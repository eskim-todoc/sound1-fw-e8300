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9BDA43" w14:textId="77777777" w:rsidR="00F21B5D" w:rsidRDefault="00F21B5D" w:rsidP="002E582F">
      <w:pPr>
        <w:spacing w:after="0" w:line="240" w:lineRule="auto"/>
        <w:rPr>
          <w:b/>
          <w:szCs w:val="20"/>
        </w:rPr>
      </w:pPr>
    </w:p>
    <w:p w14:paraId="4A112CE2" w14:textId="77777777" w:rsidR="00F21B5D" w:rsidRDefault="00F21B5D" w:rsidP="002E582F">
      <w:pPr>
        <w:spacing w:after="0" w:line="240" w:lineRule="auto"/>
        <w:rPr>
          <w:b/>
          <w:szCs w:val="20"/>
        </w:rPr>
      </w:pPr>
    </w:p>
    <w:p w14:paraId="0FF3AD33" w14:textId="77777777" w:rsidR="00F21B5D" w:rsidRDefault="00F21B5D" w:rsidP="002E582F">
      <w:pPr>
        <w:spacing w:after="0" w:line="240" w:lineRule="auto"/>
        <w:rPr>
          <w:b/>
          <w:szCs w:val="20"/>
        </w:rPr>
      </w:pPr>
    </w:p>
    <w:tbl>
      <w:tblPr>
        <w:tblStyle w:val="a5"/>
        <w:tblW w:w="0" w:type="auto"/>
        <w:jc w:val="center"/>
        <w:tblBorders>
          <w:bottom w:val="single" w:sz="18" w:space="0" w:color="auto"/>
          <w:right w:val="single" w:sz="18" w:space="0" w:color="auto"/>
          <w:insideH w:val="single" w:sz="18" w:space="0" w:color="auto"/>
          <w:insideV w:val="single" w:sz="18" w:space="0" w:color="auto"/>
        </w:tblBorders>
        <w:shd w:val="clear" w:color="auto" w:fill="F2F2F2" w:themeFill="background1" w:themeFillShade="F2"/>
        <w:tblLook w:val="04A0" w:firstRow="1" w:lastRow="0" w:firstColumn="1" w:lastColumn="0" w:noHBand="0" w:noVBand="1"/>
      </w:tblPr>
      <w:tblGrid>
        <w:gridCol w:w="7599"/>
      </w:tblGrid>
      <w:tr w:rsidR="008D7755" w14:paraId="7D52D50E" w14:textId="77777777" w:rsidTr="00C62BB0">
        <w:trPr>
          <w:trHeight w:val="1225"/>
          <w:jc w:val="center"/>
        </w:trPr>
        <w:tc>
          <w:tcPr>
            <w:tcW w:w="7599" w:type="dxa"/>
            <w:shd w:val="clear" w:color="auto" w:fill="F2F2F2" w:themeFill="background1" w:themeFillShade="F2"/>
            <w:vAlign w:val="center"/>
          </w:tcPr>
          <w:p w14:paraId="124841DD" w14:textId="77777777" w:rsidR="008D7755" w:rsidRDefault="00234FDE" w:rsidP="00C62BB0">
            <w:pPr>
              <w:jc w:val="center"/>
              <w:rPr>
                <w:b/>
                <w:sz w:val="54"/>
                <w:szCs w:val="54"/>
              </w:rPr>
            </w:pPr>
            <w:r>
              <w:rPr>
                <w:rFonts w:hint="eastAsia"/>
                <w:b/>
                <w:sz w:val="54"/>
                <w:szCs w:val="54"/>
              </w:rPr>
              <w:t xml:space="preserve">소프트웨어 </w:t>
            </w:r>
            <w:r w:rsidR="008D7755">
              <w:rPr>
                <w:rFonts w:hint="eastAsia"/>
                <w:b/>
                <w:sz w:val="54"/>
                <w:szCs w:val="54"/>
              </w:rPr>
              <w:t>상세 설계서</w:t>
            </w:r>
          </w:p>
          <w:p w14:paraId="791387EF" w14:textId="77777777" w:rsidR="008D7755" w:rsidRPr="003935B6" w:rsidRDefault="008D7755" w:rsidP="00C62BB0">
            <w:pPr>
              <w:jc w:val="center"/>
              <w:rPr>
                <w:rFonts w:asciiTheme="minorEastAsia" w:hAnsiTheme="minorEastAsia"/>
                <w:b/>
                <w:sz w:val="40"/>
                <w:szCs w:val="40"/>
              </w:rPr>
            </w:pPr>
            <w:r>
              <w:rPr>
                <w:rFonts w:asciiTheme="minorEastAsia" w:hAnsiTheme="minorEastAsia" w:cs="Times New Roman"/>
                <w:b/>
                <w:sz w:val="40"/>
                <w:szCs w:val="40"/>
              </w:rPr>
              <w:t>(</w:t>
            </w:r>
            <w:del w:id="6" w:author="김은수" w:date="2026-09-30T15:44:00Z" w16du:dateUtc="2026-09-30T06:44:00Z">
              <w:r w:rsidRPr="003935B6">
                <w:rPr>
                  <w:rFonts w:asciiTheme="minorEastAsia" w:hAnsiTheme="minorEastAsia" w:cs="Times New Roman"/>
                  <w:b/>
                  <w:sz w:val="40"/>
                  <w:szCs w:val="40"/>
                </w:rPr>
                <w:delText>TD20B</w:delText>
              </w:r>
            </w:del>
            <w:ins w:id="7" w:author="김은수" w:date="2026-09-30T15:44:00Z" w16du:dateUtc="2026-09-30T06:44:00Z">
              <w:r>
                <w:rPr>
                  <w:rFonts w:asciiTheme="minorEastAsia" w:hAnsiTheme="minorEastAsia" w:cs="Times New Roman"/>
                  <w:b/>
                  <w:sz w:val="40"/>
                  <w:szCs w:val="40"/>
                </w:rPr>
                <w:t>TD24A</w:t>
              </w:r>
            </w:ins>
            <w:r>
              <w:rPr>
                <w:rFonts w:asciiTheme="minorEastAsia" w:hAnsiTheme="minorEastAsia" w:cs="Times New Roman"/>
                <w:b/>
                <w:sz w:val="40"/>
                <w:szCs w:val="40"/>
              </w:rPr>
              <w:t>-A-EXT)</w:t>
            </w:r>
          </w:p>
        </w:tc>
      </w:tr>
    </w:tbl>
    <w:p w14:paraId="6DC47664" w14:textId="77777777" w:rsidR="00F21B5D" w:rsidRDefault="00F21B5D" w:rsidP="002E582F">
      <w:pPr>
        <w:spacing w:after="0" w:line="240" w:lineRule="auto"/>
        <w:jc w:val="left"/>
        <w:rPr>
          <w:b/>
          <w:szCs w:val="20"/>
        </w:rPr>
      </w:pPr>
    </w:p>
    <w:p w14:paraId="24FEC15B" w14:textId="77777777" w:rsidR="00F21B5D" w:rsidRDefault="00F21B5D" w:rsidP="002E582F">
      <w:pPr>
        <w:spacing w:after="0" w:line="240" w:lineRule="auto"/>
        <w:jc w:val="left"/>
        <w:rPr>
          <w:b/>
          <w:szCs w:val="20"/>
        </w:rPr>
      </w:pPr>
    </w:p>
    <w:p w14:paraId="5C4C909B" w14:textId="77777777" w:rsidR="00F21B5D" w:rsidRDefault="00F21B5D" w:rsidP="002E582F">
      <w:pPr>
        <w:spacing w:after="0" w:line="240" w:lineRule="auto"/>
        <w:jc w:val="left"/>
        <w:rPr>
          <w:b/>
          <w:szCs w:val="20"/>
        </w:rPr>
      </w:pPr>
    </w:p>
    <w:p w14:paraId="00546E44" w14:textId="77777777" w:rsidR="00561F3A" w:rsidRDefault="000F1A8B" w:rsidP="000F1A8B">
      <w:pPr>
        <w:tabs>
          <w:tab w:val="left" w:pos="6035"/>
        </w:tabs>
        <w:spacing w:after="0" w:line="240" w:lineRule="auto"/>
        <w:jc w:val="left"/>
        <w:rPr>
          <w:b/>
          <w:szCs w:val="20"/>
        </w:rPr>
      </w:pPr>
      <w:r>
        <w:rPr>
          <w:b/>
          <w:szCs w:val="20"/>
        </w:rPr>
        <w:tab/>
      </w:r>
    </w:p>
    <w:p w14:paraId="4216E605" w14:textId="77777777" w:rsidR="00561F3A" w:rsidRDefault="00561F3A" w:rsidP="002E582F">
      <w:pPr>
        <w:spacing w:after="0" w:line="240" w:lineRule="auto"/>
        <w:jc w:val="left"/>
        <w:rPr>
          <w:b/>
          <w:szCs w:val="20"/>
        </w:rPr>
      </w:pPr>
    </w:p>
    <w:p w14:paraId="038313F4" w14:textId="77777777" w:rsidR="00561F3A" w:rsidRDefault="00561F3A" w:rsidP="002E582F">
      <w:pPr>
        <w:spacing w:after="0" w:line="240" w:lineRule="auto"/>
        <w:jc w:val="left"/>
        <w:rPr>
          <w:b/>
          <w:szCs w:val="20"/>
        </w:rPr>
      </w:pPr>
    </w:p>
    <w:p w14:paraId="56A13A1A" w14:textId="77777777" w:rsidR="00561F3A" w:rsidRDefault="00561F3A" w:rsidP="002E582F">
      <w:pPr>
        <w:spacing w:after="0" w:line="240" w:lineRule="auto"/>
        <w:jc w:val="left"/>
        <w:rPr>
          <w:b/>
          <w:szCs w:val="20"/>
        </w:rPr>
      </w:pPr>
    </w:p>
    <w:p w14:paraId="023ED5B6" w14:textId="77777777" w:rsidR="00561F3A" w:rsidRDefault="00561F3A" w:rsidP="002E582F">
      <w:pPr>
        <w:spacing w:after="0" w:line="240" w:lineRule="auto"/>
        <w:jc w:val="left"/>
        <w:rPr>
          <w:b/>
          <w:szCs w:val="20"/>
        </w:rPr>
      </w:pPr>
    </w:p>
    <w:p w14:paraId="3F994790" w14:textId="77777777" w:rsidR="00561F3A" w:rsidRDefault="00561F3A" w:rsidP="002E582F">
      <w:pPr>
        <w:spacing w:after="0" w:line="240" w:lineRule="auto"/>
        <w:jc w:val="left"/>
        <w:rPr>
          <w:b/>
          <w:szCs w:val="20"/>
        </w:rPr>
      </w:pPr>
    </w:p>
    <w:tbl>
      <w:tblPr>
        <w:tblW w:w="9105" w:type="dxa"/>
        <w:tblInd w:w="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62"/>
        <w:gridCol w:w="2581"/>
        <w:gridCol w:w="2581"/>
        <w:gridCol w:w="2581"/>
      </w:tblGrid>
      <w:tr w:rsidR="00540504" w14:paraId="03C713AC" w14:textId="77777777" w:rsidTr="005C2FC8">
        <w:trPr>
          <w:trHeight w:val="456"/>
        </w:trPr>
        <w:tc>
          <w:tcPr>
            <w:tcW w:w="1362" w:type="dxa"/>
            <w:shd w:val="clear" w:color="auto" w:fill="E7E6E6" w:themeFill="background2"/>
          </w:tcPr>
          <w:p w14:paraId="765B2BBD" w14:textId="77777777" w:rsidR="00540504" w:rsidRPr="00E2210A" w:rsidRDefault="00540504" w:rsidP="005C2FC8">
            <w:pPr>
              <w:wordWrap/>
              <w:spacing w:before="66" w:after="54" w:line="280" w:lineRule="exact"/>
              <w:rPr>
                <w:rFonts w:asciiTheme="majorEastAsia" w:eastAsiaTheme="majorEastAsia" w:hAnsiTheme="majorEastAsia" w:cs="Tahoma"/>
                <w:b/>
                <w:color w:val="000000"/>
                <w:szCs w:val="20"/>
              </w:rPr>
            </w:pPr>
          </w:p>
        </w:tc>
        <w:tc>
          <w:tcPr>
            <w:tcW w:w="2581" w:type="dxa"/>
            <w:shd w:val="clear" w:color="auto" w:fill="E7E6E6" w:themeFill="background2"/>
            <w:vAlign w:val="center"/>
          </w:tcPr>
          <w:p w14:paraId="22A9ECFF" w14:textId="77777777" w:rsidR="00540504" w:rsidRPr="00E2210A" w:rsidRDefault="00540504" w:rsidP="005C2FC8">
            <w:pPr>
              <w:wordWrap/>
              <w:spacing w:before="66" w:after="54" w:line="280" w:lineRule="exact"/>
              <w:jc w:val="center"/>
              <w:rPr>
                <w:rFonts w:asciiTheme="majorEastAsia" w:eastAsiaTheme="majorEastAsia" w:hAnsiTheme="majorEastAsia" w:cs="Tahoma"/>
                <w:b/>
                <w:color w:val="000000"/>
                <w:szCs w:val="20"/>
              </w:rPr>
            </w:pPr>
            <w:r w:rsidRPr="00E2210A">
              <w:rPr>
                <w:rFonts w:asciiTheme="majorEastAsia" w:eastAsiaTheme="majorEastAsia" w:hAnsiTheme="majorEastAsia" w:cs="Tahoma" w:hint="eastAsia"/>
                <w:b/>
                <w:color w:val="000000"/>
                <w:szCs w:val="20"/>
              </w:rPr>
              <w:t>작성</w:t>
            </w:r>
          </w:p>
        </w:tc>
        <w:tc>
          <w:tcPr>
            <w:tcW w:w="2581" w:type="dxa"/>
            <w:shd w:val="clear" w:color="auto" w:fill="E7E6E6" w:themeFill="background2"/>
            <w:vAlign w:val="center"/>
          </w:tcPr>
          <w:p w14:paraId="6BF5A583" w14:textId="77777777" w:rsidR="00540504" w:rsidRPr="00E2210A" w:rsidRDefault="00540504" w:rsidP="005C2FC8">
            <w:pPr>
              <w:wordWrap/>
              <w:spacing w:before="66" w:after="54" w:line="280" w:lineRule="exact"/>
              <w:jc w:val="center"/>
              <w:rPr>
                <w:rFonts w:asciiTheme="majorEastAsia" w:eastAsiaTheme="majorEastAsia" w:hAnsiTheme="majorEastAsia" w:cs="Tahoma"/>
                <w:b/>
                <w:color w:val="000000"/>
                <w:szCs w:val="20"/>
              </w:rPr>
            </w:pPr>
            <w:r w:rsidRPr="00E2210A">
              <w:rPr>
                <w:rFonts w:asciiTheme="majorEastAsia" w:eastAsiaTheme="majorEastAsia" w:hAnsiTheme="majorEastAsia" w:cs="Tahoma" w:hint="eastAsia"/>
                <w:b/>
                <w:color w:val="000000"/>
                <w:szCs w:val="20"/>
              </w:rPr>
              <w:t>검토</w:t>
            </w:r>
          </w:p>
        </w:tc>
        <w:tc>
          <w:tcPr>
            <w:tcW w:w="2581" w:type="dxa"/>
            <w:shd w:val="clear" w:color="auto" w:fill="E7E6E6" w:themeFill="background2"/>
            <w:vAlign w:val="center"/>
          </w:tcPr>
          <w:p w14:paraId="49DB793E" w14:textId="77777777" w:rsidR="00540504" w:rsidRPr="00E2210A" w:rsidRDefault="00540504" w:rsidP="005C2FC8">
            <w:pPr>
              <w:wordWrap/>
              <w:spacing w:before="66" w:after="54" w:line="280" w:lineRule="exact"/>
              <w:jc w:val="center"/>
              <w:rPr>
                <w:rFonts w:asciiTheme="majorEastAsia" w:eastAsiaTheme="majorEastAsia" w:hAnsiTheme="majorEastAsia" w:cs="Tahoma"/>
                <w:b/>
                <w:color w:val="000000"/>
                <w:szCs w:val="20"/>
              </w:rPr>
            </w:pPr>
            <w:r w:rsidRPr="00E2210A">
              <w:rPr>
                <w:rFonts w:asciiTheme="majorEastAsia" w:eastAsiaTheme="majorEastAsia" w:hAnsiTheme="majorEastAsia" w:cs="Tahoma" w:hint="eastAsia"/>
                <w:b/>
                <w:color w:val="000000"/>
                <w:szCs w:val="20"/>
              </w:rPr>
              <w:t>승인</w:t>
            </w:r>
          </w:p>
        </w:tc>
      </w:tr>
      <w:tr w:rsidR="00540504" w14:paraId="6F28DF36" w14:textId="77777777" w:rsidTr="005C2FC8">
        <w:trPr>
          <w:trHeight w:val="456"/>
        </w:trPr>
        <w:tc>
          <w:tcPr>
            <w:tcW w:w="1362" w:type="dxa"/>
            <w:shd w:val="clear" w:color="auto" w:fill="E7E6E6" w:themeFill="background2"/>
            <w:vAlign w:val="center"/>
          </w:tcPr>
          <w:p w14:paraId="074A604A" w14:textId="77777777" w:rsidR="00540504" w:rsidRPr="00E2210A" w:rsidRDefault="00540504" w:rsidP="005C2FC8">
            <w:pPr>
              <w:wordWrap/>
              <w:spacing w:before="66" w:after="54" w:line="280" w:lineRule="exact"/>
              <w:jc w:val="center"/>
              <w:rPr>
                <w:rFonts w:asciiTheme="majorEastAsia" w:eastAsiaTheme="majorEastAsia" w:hAnsiTheme="majorEastAsia" w:cs="Tahoma"/>
                <w:b/>
                <w:color w:val="000000"/>
                <w:szCs w:val="20"/>
              </w:rPr>
            </w:pPr>
            <w:r w:rsidRPr="00E2210A">
              <w:rPr>
                <w:rFonts w:asciiTheme="majorEastAsia" w:eastAsiaTheme="majorEastAsia" w:hAnsiTheme="majorEastAsia" w:cs="Tahoma" w:hint="eastAsia"/>
                <w:b/>
                <w:color w:val="000000"/>
                <w:szCs w:val="20"/>
              </w:rPr>
              <w:t>성함</w:t>
            </w:r>
          </w:p>
        </w:tc>
        <w:tc>
          <w:tcPr>
            <w:tcW w:w="2581" w:type="dxa"/>
            <w:vAlign w:val="center"/>
          </w:tcPr>
          <w:p w14:paraId="4B5CB034" w14:textId="77777777" w:rsidR="00540504" w:rsidRPr="00E2210A" w:rsidRDefault="00540504" w:rsidP="005C2FC8">
            <w:pPr>
              <w:wordWrap/>
              <w:spacing w:before="66" w:after="54" w:line="280" w:lineRule="exact"/>
              <w:jc w:val="center"/>
              <w:rPr>
                <w:rFonts w:asciiTheme="majorEastAsia" w:eastAsiaTheme="majorEastAsia" w:hAnsiTheme="majorEastAsia" w:cs="Tahoma"/>
                <w:szCs w:val="20"/>
              </w:rPr>
            </w:pPr>
            <w:del w:id="8" w:author="김은수" w:date="2026-09-30T15:44:00Z" w16du:dateUtc="2026-09-30T06:44:00Z">
              <w:r w:rsidRPr="00E2210A">
                <w:rPr>
                  <w:rFonts w:asciiTheme="majorEastAsia" w:eastAsiaTheme="majorEastAsia" w:hAnsiTheme="majorEastAsia" w:cs="Tahoma" w:hint="eastAsia"/>
                  <w:szCs w:val="20"/>
                </w:rPr>
                <w:delText>임정우</w:delText>
              </w:r>
            </w:del>
            <w:ins w:id="9" w:author="김은수" w:date="2026-09-30T15:44:00Z" w16du:dateUtc="2026-09-30T06:44:00Z">
              <w:r>
                <w:rPr>
                  <w:rFonts w:asciiTheme="majorEastAsia" w:eastAsiaTheme="majorEastAsia" w:hAnsiTheme="majorEastAsia" w:cs="Tahoma" w:hint="eastAsia"/>
                  <w:szCs w:val="20"/>
                </w:rPr>
                <w:t>김은수</w:t>
              </w:r>
            </w:ins>
          </w:p>
        </w:tc>
        <w:tc>
          <w:tcPr>
            <w:tcW w:w="2581" w:type="dxa"/>
            <w:vAlign w:val="center"/>
          </w:tcPr>
          <w:p w14:paraId="3DE09302" w14:textId="77777777" w:rsidR="00540504" w:rsidRPr="00E2210A" w:rsidRDefault="00540504" w:rsidP="005C2FC8">
            <w:pPr>
              <w:wordWrap/>
              <w:spacing w:before="66" w:after="54" w:line="280" w:lineRule="exact"/>
              <w:jc w:val="center"/>
              <w:rPr>
                <w:rFonts w:asciiTheme="majorEastAsia" w:eastAsiaTheme="majorEastAsia" w:hAnsiTheme="majorEastAsia" w:cs="Tahoma"/>
                <w:szCs w:val="20"/>
              </w:rPr>
            </w:pPr>
          </w:p>
        </w:tc>
        <w:tc>
          <w:tcPr>
            <w:tcW w:w="2581" w:type="dxa"/>
            <w:vAlign w:val="center"/>
          </w:tcPr>
          <w:p w14:paraId="6B747E94" w14:textId="77777777" w:rsidR="00540504" w:rsidRPr="00E2210A" w:rsidRDefault="00540504" w:rsidP="005C2FC8">
            <w:pPr>
              <w:wordWrap/>
              <w:spacing w:before="66" w:after="54" w:line="280" w:lineRule="exact"/>
              <w:jc w:val="center"/>
              <w:rPr>
                <w:rFonts w:asciiTheme="majorEastAsia" w:eastAsiaTheme="majorEastAsia" w:hAnsiTheme="majorEastAsia" w:cs="Tahoma"/>
                <w:color w:val="000000"/>
                <w:szCs w:val="20"/>
              </w:rPr>
            </w:pPr>
            <w:del w:id="10" w:author="김은수" w:date="2026-09-30T15:44:00Z" w16du:dateUtc="2026-09-30T06:44:00Z">
              <w:r w:rsidRPr="00E2210A">
                <w:rPr>
                  <w:rFonts w:asciiTheme="majorEastAsia" w:eastAsiaTheme="majorEastAsia" w:hAnsiTheme="majorEastAsia" w:cs="Tahoma" w:hint="eastAsia"/>
                  <w:szCs w:val="20"/>
                </w:rPr>
                <w:delText>이호승</w:delText>
              </w:r>
            </w:del>
          </w:p>
        </w:tc>
      </w:tr>
      <w:tr w:rsidR="00540504" w14:paraId="5DE78B74" w14:textId="77777777" w:rsidTr="005C2FC8">
        <w:trPr>
          <w:trHeight w:val="456"/>
        </w:trPr>
        <w:tc>
          <w:tcPr>
            <w:tcW w:w="1362" w:type="dxa"/>
            <w:shd w:val="clear" w:color="auto" w:fill="E7E6E6" w:themeFill="background2"/>
            <w:vAlign w:val="center"/>
          </w:tcPr>
          <w:p w14:paraId="0E0806BE" w14:textId="77777777" w:rsidR="00540504" w:rsidRPr="00E2210A" w:rsidRDefault="00540504" w:rsidP="005C2FC8">
            <w:pPr>
              <w:wordWrap/>
              <w:spacing w:before="66" w:after="54" w:line="280" w:lineRule="exact"/>
              <w:jc w:val="center"/>
              <w:rPr>
                <w:rFonts w:asciiTheme="majorEastAsia" w:eastAsiaTheme="majorEastAsia" w:hAnsiTheme="majorEastAsia" w:cs="Tahoma"/>
                <w:b/>
                <w:color w:val="000000"/>
                <w:szCs w:val="20"/>
              </w:rPr>
            </w:pPr>
            <w:r w:rsidRPr="00E2210A">
              <w:rPr>
                <w:rFonts w:asciiTheme="majorEastAsia" w:eastAsiaTheme="majorEastAsia" w:hAnsiTheme="majorEastAsia" w:cs="Tahoma" w:hint="eastAsia"/>
                <w:b/>
                <w:color w:val="000000"/>
                <w:szCs w:val="20"/>
              </w:rPr>
              <w:t>직책</w:t>
            </w:r>
          </w:p>
        </w:tc>
        <w:tc>
          <w:tcPr>
            <w:tcW w:w="2581" w:type="dxa"/>
            <w:vAlign w:val="center"/>
          </w:tcPr>
          <w:p w14:paraId="64F75EB1" w14:textId="77777777" w:rsidR="00540504" w:rsidRPr="00E2210A" w:rsidRDefault="00540504" w:rsidP="005C2FC8">
            <w:pPr>
              <w:wordWrap/>
              <w:spacing w:before="66" w:after="54" w:line="280" w:lineRule="exact"/>
              <w:jc w:val="center"/>
              <w:rPr>
                <w:rFonts w:asciiTheme="majorEastAsia" w:eastAsiaTheme="majorEastAsia" w:hAnsiTheme="majorEastAsia" w:cs="Tahoma"/>
                <w:szCs w:val="20"/>
                <w:lang w:val="x-none" w:bidi="en-US"/>
              </w:rPr>
            </w:pPr>
            <w:del w:id="11" w:author="김은수" w:date="2026-09-30T15:44:00Z" w16du:dateUtc="2026-09-30T06:44:00Z">
              <w:r w:rsidRPr="00E2210A">
                <w:rPr>
                  <w:rFonts w:asciiTheme="majorEastAsia" w:eastAsiaTheme="majorEastAsia" w:hAnsiTheme="majorEastAsia" w:cs="Tahoma" w:hint="eastAsia"/>
                  <w:szCs w:val="20"/>
                  <w:lang w:val="x-none" w:bidi="en-US"/>
                </w:rPr>
                <w:delText>사업부장</w:delText>
              </w:r>
            </w:del>
            <w:ins w:id="12" w:author="김은수" w:date="2026-09-30T15:44:00Z" w16du:dateUtc="2026-09-30T06:44:00Z">
              <w:r>
                <w:rPr>
                  <w:rFonts w:asciiTheme="majorEastAsia" w:eastAsiaTheme="majorEastAsia" w:hAnsiTheme="majorEastAsia" w:cs="Tahoma" w:hint="eastAsia"/>
                  <w:szCs w:val="20"/>
                  <w:lang w:val="x-none" w:bidi="en-US"/>
                </w:rPr>
                <w:t>수석연구원</w:t>
              </w:r>
            </w:ins>
          </w:p>
        </w:tc>
        <w:tc>
          <w:tcPr>
            <w:tcW w:w="2581" w:type="dxa"/>
            <w:vAlign w:val="center"/>
          </w:tcPr>
          <w:p w14:paraId="00F8AAEF" w14:textId="77777777" w:rsidR="00540504" w:rsidRPr="00E2210A" w:rsidRDefault="00540504" w:rsidP="005C2FC8">
            <w:pPr>
              <w:wordWrap/>
              <w:spacing w:before="66" w:after="54" w:line="280" w:lineRule="exact"/>
              <w:jc w:val="center"/>
              <w:rPr>
                <w:rFonts w:asciiTheme="majorEastAsia" w:eastAsiaTheme="majorEastAsia" w:hAnsiTheme="majorEastAsia" w:cs="Tahoma"/>
                <w:szCs w:val="20"/>
                <w:lang w:val="x-none" w:eastAsia="en-US" w:bidi="en-US"/>
              </w:rPr>
            </w:pPr>
          </w:p>
        </w:tc>
        <w:tc>
          <w:tcPr>
            <w:tcW w:w="2581" w:type="dxa"/>
            <w:vAlign w:val="center"/>
          </w:tcPr>
          <w:p w14:paraId="5EC24540" w14:textId="77777777" w:rsidR="00540504" w:rsidRPr="00E2210A" w:rsidRDefault="00540504" w:rsidP="005C2FC8">
            <w:pPr>
              <w:wordWrap/>
              <w:spacing w:before="66" w:after="54" w:line="280" w:lineRule="exact"/>
              <w:jc w:val="center"/>
              <w:rPr>
                <w:rFonts w:asciiTheme="majorEastAsia" w:eastAsiaTheme="majorEastAsia" w:hAnsiTheme="majorEastAsia" w:cs="Tahoma"/>
                <w:color w:val="000000"/>
                <w:szCs w:val="20"/>
              </w:rPr>
            </w:pPr>
            <w:del w:id="13" w:author="김은수" w:date="2026-09-30T15:44:00Z" w16du:dateUtc="2026-09-30T06:44:00Z">
              <w:r w:rsidRPr="00E2210A">
                <w:rPr>
                  <w:rFonts w:asciiTheme="majorEastAsia" w:eastAsiaTheme="majorEastAsia" w:hAnsiTheme="majorEastAsia" w:cs="Tahoma" w:hint="eastAsia"/>
                  <w:szCs w:val="20"/>
                  <w:lang w:val="x-none" w:bidi="en-US"/>
                </w:rPr>
                <w:delText>기술이사</w:delText>
              </w:r>
            </w:del>
          </w:p>
        </w:tc>
      </w:tr>
      <w:tr w:rsidR="00540504" w14:paraId="62E9AB0F" w14:textId="77777777" w:rsidTr="005C2FC8">
        <w:trPr>
          <w:trHeight w:val="456"/>
        </w:trPr>
        <w:tc>
          <w:tcPr>
            <w:tcW w:w="1362" w:type="dxa"/>
            <w:shd w:val="clear" w:color="auto" w:fill="E7E6E6" w:themeFill="background2"/>
            <w:vAlign w:val="center"/>
          </w:tcPr>
          <w:p w14:paraId="16DDD954" w14:textId="77777777" w:rsidR="00540504" w:rsidRPr="00E2210A" w:rsidRDefault="00540504" w:rsidP="005C2FC8">
            <w:pPr>
              <w:wordWrap/>
              <w:spacing w:before="66" w:after="54" w:line="280" w:lineRule="exact"/>
              <w:jc w:val="center"/>
              <w:rPr>
                <w:rFonts w:asciiTheme="majorEastAsia" w:eastAsiaTheme="majorEastAsia" w:hAnsiTheme="majorEastAsia" w:cs="Tahoma"/>
                <w:b/>
                <w:color w:val="000000"/>
                <w:szCs w:val="20"/>
              </w:rPr>
            </w:pPr>
            <w:r w:rsidRPr="00E2210A">
              <w:rPr>
                <w:rFonts w:asciiTheme="majorEastAsia" w:eastAsiaTheme="majorEastAsia" w:hAnsiTheme="majorEastAsia" w:cs="Tahoma" w:hint="eastAsia"/>
                <w:b/>
                <w:color w:val="000000"/>
                <w:szCs w:val="20"/>
              </w:rPr>
              <w:t>일자</w:t>
            </w:r>
          </w:p>
        </w:tc>
        <w:tc>
          <w:tcPr>
            <w:tcW w:w="2581" w:type="dxa"/>
            <w:vAlign w:val="center"/>
          </w:tcPr>
          <w:p w14:paraId="57E72C7A" w14:textId="77777777" w:rsidR="00540504" w:rsidRPr="00E2210A" w:rsidRDefault="00540504" w:rsidP="005C2FC8">
            <w:pPr>
              <w:wordWrap/>
              <w:spacing w:before="66" w:after="54" w:line="280" w:lineRule="exact"/>
              <w:jc w:val="center"/>
              <w:rPr>
                <w:rFonts w:asciiTheme="majorEastAsia" w:eastAsiaTheme="majorEastAsia" w:hAnsiTheme="majorEastAsia" w:cs="Tahoma"/>
                <w:color w:val="000000" w:themeColor="text1"/>
                <w:szCs w:val="20"/>
              </w:rPr>
            </w:pPr>
            <w:del w:id="14" w:author="김은수" w:date="2026-09-30T15:44:00Z" w16du:dateUtc="2026-09-30T06:44:00Z">
              <w:r>
                <w:rPr>
                  <w:rFonts w:asciiTheme="majorEastAsia" w:eastAsiaTheme="majorEastAsia" w:hAnsiTheme="majorEastAsia" w:cs="Tahoma" w:hint="eastAsia"/>
                  <w:color w:val="000000" w:themeColor="text1"/>
                  <w:szCs w:val="20"/>
                </w:rPr>
                <w:delText>2</w:delText>
              </w:r>
              <w:r>
                <w:rPr>
                  <w:rFonts w:asciiTheme="majorEastAsia" w:eastAsiaTheme="majorEastAsia" w:hAnsiTheme="majorEastAsia" w:cs="Tahoma"/>
                  <w:color w:val="000000" w:themeColor="text1"/>
                  <w:szCs w:val="20"/>
                </w:rPr>
                <w:delText>021.07.20</w:delText>
              </w:r>
            </w:del>
          </w:p>
        </w:tc>
        <w:tc>
          <w:tcPr>
            <w:tcW w:w="2581" w:type="dxa"/>
            <w:vAlign w:val="center"/>
          </w:tcPr>
          <w:p w14:paraId="5AA230AA" w14:textId="77777777" w:rsidR="00540504" w:rsidRPr="00E2210A" w:rsidRDefault="00540504" w:rsidP="005C2FC8">
            <w:pPr>
              <w:wordWrap/>
              <w:spacing w:after="0" w:line="280" w:lineRule="exact"/>
              <w:jc w:val="center"/>
              <w:rPr>
                <w:rFonts w:asciiTheme="majorEastAsia" w:eastAsiaTheme="majorEastAsia" w:hAnsiTheme="majorEastAsia" w:cs="Tahoma"/>
                <w:color w:val="000000" w:themeColor="text1"/>
                <w:szCs w:val="20"/>
              </w:rPr>
            </w:pPr>
          </w:p>
        </w:tc>
        <w:tc>
          <w:tcPr>
            <w:tcW w:w="2581" w:type="dxa"/>
            <w:vAlign w:val="center"/>
          </w:tcPr>
          <w:p w14:paraId="1B31DCA0" w14:textId="77777777" w:rsidR="00540504" w:rsidRPr="00E2210A" w:rsidRDefault="00540504" w:rsidP="005C2FC8">
            <w:pPr>
              <w:wordWrap/>
              <w:spacing w:after="0" w:line="280" w:lineRule="exact"/>
              <w:jc w:val="center"/>
              <w:rPr>
                <w:rFonts w:asciiTheme="majorEastAsia" w:eastAsiaTheme="majorEastAsia" w:hAnsiTheme="majorEastAsia" w:cs="Tahoma"/>
                <w:color w:val="000000" w:themeColor="text1"/>
                <w:szCs w:val="20"/>
              </w:rPr>
            </w:pPr>
            <w:del w:id="15" w:author="김은수" w:date="2026-09-30T15:44:00Z" w16du:dateUtc="2026-09-30T06:44:00Z">
              <w:r>
                <w:rPr>
                  <w:rFonts w:asciiTheme="majorEastAsia" w:eastAsiaTheme="majorEastAsia" w:hAnsiTheme="majorEastAsia" w:cs="Tahoma" w:hint="eastAsia"/>
                  <w:color w:val="000000" w:themeColor="text1"/>
                  <w:szCs w:val="20"/>
                </w:rPr>
                <w:delText>2</w:delText>
              </w:r>
              <w:r>
                <w:rPr>
                  <w:rFonts w:asciiTheme="majorEastAsia" w:eastAsiaTheme="majorEastAsia" w:hAnsiTheme="majorEastAsia" w:cs="Tahoma"/>
                  <w:color w:val="000000" w:themeColor="text1"/>
                  <w:szCs w:val="20"/>
                </w:rPr>
                <w:delText>021.07.20</w:delText>
              </w:r>
            </w:del>
          </w:p>
        </w:tc>
      </w:tr>
      <w:tr w:rsidR="00540504" w14:paraId="622E05A5" w14:textId="77777777" w:rsidTr="005C2FC8">
        <w:trPr>
          <w:trHeight w:val="1315"/>
        </w:trPr>
        <w:tc>
          <w:tcPr>
            <w:tcW w:w="1362" w:type="dxa"/>
            <w:shd w:val="clear" w:color="auto" w:fill="E7E6E6" w:themeFill="background2"/>
            <w:vAlign w:val="center"/>
          </w:tcPr>
          <w:p w14:paraId="39543C7C" w14:textId="77777777" w:rsidR="00540504" w:rsidRPr="00E2210A" w:rsidRDefault="00540504" w:rsidP="005C2FC8">
            <w:pPr>
              <w:wordWrap/>
              <w:spacing w:before="66" w:after="54" w:line="280" w:lineRule="exact"/>
              <w:jc w:val="center"/>
              <w:rPr>
                <w:rFonts w:asciiTheme="majorEastAsia" w:eastAsiaTheme="majorEastAsia" w:hAnsiTheme="majorEastAsia" w:cs="Tahoma"/>
                <w:b/>
                <w:color w:val="000000"/>
                <w:szCs w:val="20"/>
              </w:rPr>
            </w:pPr>
            <w:r w:rsidRPr="00E2210A">
              <w:rPr>
                <w:rFonts w:asciiTheme="majorEastAsia" w:eastAsiaTheme="majorEastAsia" w:hAnsiTheme="majorEastAsia" w:cs="Tahoma" w:hint="eastAsia"/>
                <w:b/>
                <w:color w:val="000000"/>
                <w:szCs w:val="20"/>
              </w:rPr>
              <w:t>서명</w:t>
            </w:r>
          </w:p>
        </w:tc>
        <w:tc>
          <w:tcPr>
            <w:tcW w:w="2581" w:type="dxa"/>
            <w:vAlign w:val="center"/>
          </w:tcPr>
          <w:p w14:paraId="6FA1394F" w14:textId="77777777" w:rsidR="00540504" w:rsidRPr="00E2210A" w:rsidRDefault="00540504" w:rsidP="005C2FC8">
            <w:pPr>
              <w:wordWrap/>
              <w:spacing w:before="66" w:after="54" w:line="280" w:lineRule="exact"/>
              <w:jc w:val="center"/>
              <w:rPr>
                <w:rFonts w:asciiTheme="majorEastAsia" w:eastAsiaTheme="majorEastAsia" w:hAnsiTheme="majorEastAsia" w:cs="Tahoma"/>
                <w:szCs w:val="20"/>
              </w:rPr>
            </w:pPr>
            <w:del w:id="16" w:author="김은수" w:date="2026-09-30T15:44:00Z" w16du:dateUtc="2026-09-30T06:44:00Z">
              <w:r w:rsidRPr="00E2210A">
                <w:rPr>
                  <w:rFonts w:asciiTheme="majorEastAsia" w:eastAsiaTheme="majorEastAsia" w:hAnsiTheme="majorEastAsia"/>
                  <w:noProof/>
                </w:rPr>
                <w:drawing>
                  <wp:anchor distT="0" distB="0" distL="114300" distR="114300" simplePos="0" relativeHeight="251659264" behindDoc="0" locked="0" layoutInCell="1" allowOverlap="1" wp14:anchorId="1D68BC41" wp14:editId="560ABE10">
                    <wp:simplePos x="0" y="0"/>
                    <wp:positionH relativeFrom="column">
                      <wp:posOffset>-5715</wp:posOffset>
                    </wp:positionH>
                    <wp:positionV relativeFrom="paragraph">
                      <wp:posOffset>-20320</wp:posOffset>
                    </wp:positionV>
                    <wp:extent cx="1504950" cy="676275"/>
                    <wp:effectExtent l="0" t="0" r="0" b="9525"/>
                    <wp:wrapNone/>
                    <wp:docPr id="2080932553" name="그림 2080932553" descr="라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descr="라인이(가) 표시된 사진&#10;&#10;자동 생성된 설명"/>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04950" cy="676275"/>
                            </a:xfrm>
                            <a:prstGeom prst="rect">
                              <a:avLst/>
                            </a:prstGeom>
                            <a:noFill/>
                            <a:ln>
                              <a:noFill/>
                            </a:ln>
                          </pic:spPr>
                        </pic:pic>
                      </a:graphicData>
                    </a:graphic>
                    <wp14:sizeRelH relativeFrom="page">
                      <wp14:pctWidth>0</wp14:pctWidth>
                    </wp14:sizeRelH>
                    <wp14:sizeRelV relativeFrom="page">
                      <wp14:pctHeight>0</wp14:pctHeight>
                    </wp14:sizeRelV>
                  </wp:anchor>
                </w:drawing>
              </w:r>
            </w:del>
          </w:p>
        </w:tc>
        <w:tc>
          <w:tcPr>
            <w:tcW w:w="2581" w:type="dxa"/>
            <w:vAlign w:val="center"/>
          </w:tcPr>
          <w:p w14:paraId="17208ADB" w14:textId="77777777" w:rsidR="00540504" w:rsidRPr="00E2210A" w:rsidRDefault="00540504" w:rsidP="005C2FC8">
            <w:pPr>
              <w:wordWrap/>
              <w:spacing w:before="66" w:after="54" w:line="280" w:lineRule="exact"/>
              <w:jc w:val="center"/>
              <w:rPr>
                <w:rFonts w:asciiTheme="majorEastAsia" w:eastAsiaTheme="majorEastAsia" w:hAnsiTheme="majorEastAsia" w:cs="Tahoma"/>
                <w:szCs w:val="20"/>
              </w:rPr>
            </w:pPr>
          </w:p>
        </w:tc>
        <w:tc>
          <w:tcPr>
            <w:tcW w:w="2581" w:type="dxa"/>
            <w:vAlign w:val="center"/>
          </w:tcPr>
          <w:p w14:paraId="567BB079" w14:textId="77777777" w:rsidR="00540504" w:rsidRPr="00E2210A" w:rsidRDefault="00540504" w:rsidP="005C2FC8">
            <w:pPr>
              <w:wordWrap/>
              <w:spacing w:before="66" w:after="54" w:line="280" w:lineRule="exact"/>
              <w:jc w:val="center"/>
              <w:rPr>
                <w:rFonts w:asciiTheme="majorEastAsia" w:eastAsiaTheme="majorEastAsia" w:hAnsiTheme="majorEastAsia" w:cs="Tahoma"/>
                <w:color w:val="000000"/>
                <w:szCs w:val="20"/>
              </w:rPr>
            </w:pPr>
            <w:del w:id="17" w:author="김은수" w:date="2026-09-30T15:44:00Z" w16du:dateUtc="2026-09-30T06:44:00Z">
              <w:r w:rsidRPr="00E2210A">
                <w:rPr>
                  <w:rFonts w:asciiTheme="majorEastAsia" w:eastAsiaTheme="majorEastAsia" w:hAnsiTheme="majorEastAsia"/>
                  <w:noProof/>
                </w:rPr>
                <w:drawing>
                  <wp:anchor distT="0" distB="0" distL="114300" distR="114300" simplePos="0" relativeHeight="251661312" behindDoc="0" locked="0" layoutInCell="1" allowOverlap="1" wp14:anchorId="752A4B58" wp14:editId="72995F82">
                    <wp:simplePos x="0" y="0"/>
                    <wp:positionH relativeFrom="column">
                      <wp:posOffset>-24765</wp:posOffset>
                    </wp:positionH>
                    <wp:positionV relativeFrom="paragraph">
                      <wp:posOffset>-38735</wp:posOffset>
                    </wp:positionV>
                    <wp:extent cx="1504950" cy="714375"/>
                    <wp:effectExtent l="0" t="0" r="0" b="9525"/>
                    <wp:wrapNone/>
                    <wp:docPr id="2" name="그림 2" descr="스케치, 그림, 라인 아트, 아동 미술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그림 2" descr="스케치, 그림, 라인 아트, 아동 미술이(가) 표시된 사진&#10;&#10;자동 생성된 설명"/>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04950" cy="714375"/>
                            </a:xfrm>
                            <a:prstGeom prst="rect">
                              <a:avLst/>
                            </a:prstGeom>
                            <a:noFill/>
                            <a:ln>
                              <a:noFill/>
                            </a:ln>
                          </pic:spPr>
                        </pic:pic>
                      </a:graphicData>
                    </a:graphic>
                    <wp14:sizeRelH relativeFrom="page">
                      <wp14:pctWidth>0</wp14:pctWidth>
                    </wp14:sizeRelH>
                    <wp14:sizeRelV relativeFrom="page">
                      <wp14:pctHeight>0</wp14:pctHeight>
                    </wp14:sizeRelV>
                  </wp:anchor>
                </w:drawing>
              </w:r>
            </w:del>
          </w:p>
        </w:tc>
      </w:tr>
    </w:tbl>
    <w:p w14:paraId="1A9B762B" w14:textId="77777777" w:rsidR="00561F3A" w:rsidRDefault="00561F3A" w:rsidP="002E582F">
      <w:pPr>
        <w:spacing w:after="0" w:line="240" w:lineRule="auto"/>
        <w:jc w:val="left"/>
        <w:rPr>
          <w:b/>
          <w:szCs w:val="20"/>
        </w:rPr>
      </w:pPr>
    </w:p>
    <w:p w14:paraId="59110053" w14:textId="77777777" w:rsidR="00366D61" w:rsidRPr="00366D61" w:rsidRDefault="00366D61" w:rsidP="002E582F">
      <w:pPr>
        <w:tabs>
          <w:tab w:val="left" w:pos="1215"/>
        </w:tabs>
        <w:spacing w:after="0" w:line="240" w:lineRule="auto"/>
        <w:sectPr w:rsidR="00366D61" w:rsidRPr="00366D61" w:rsidSect="00C41441">
          <w:headerReference w:type="default" r:id="rId10"/>
          <w:footerReference w:type="default" r:id="rId11"/>
          <w:pgSz w:w="11906" w:h="16838" w:code="9"/>
          <w:pgMar w:top="1134" w:right="1134" w:bottom="851" w:left="1134" w:header="1020" w:footer="680" w:gutter="0"/>
          <w:cols w:space="425"/>
          <w:docGrid w:linePitch="360"/>
        </w:sectPr>
      </w:pPr>
    </w:p>
    <w:sdt>
      <w:sdtPr>
        <w:rPr>
          <w:rFonts w:asciiTheme="minorHAnsi" w:eastAsiaTheme="minorEastAsia" w:hAnsiTheme="minorHAnsi" w:cstheme="minorBidi"/>
          <w:b w:val="0"/>
          <w:bCs w:val="0"/>
          <w:color w:val="auto"/>
          <w:kern w:val="2"/>
          <w:sz w:val="20"/>
          <w:szCs w:val="22"/>
          <w:lang w:val="ko-KR"/>
        </w:rPr>
        <w:id w:val="1155724046"/>
        <w:docPartObj>
          <w:docPartGallery w:val="Table of Contents"/>
          <w:docPartUnique/>
        </w:docPartObj>
      </w:sdtPr>
      <w:sdtEndPr>
        <w:rPr>
          <w:b/>
          <w:bCs/>
        </w:rPr>
      </w:sdtEndPr>
      <w:sdtContent>
        <w:p w14:paraId="7C464C89" w14:textId="77777777" w:rsidR="00C97B66" w:rsidRPr="0086786F" w:rsidRDefault="00C97B66" w:rsidP="0039186E">
          <w:pPr>
            <w:pStyle w:val="TOC"/>
            <w:spacing w:line="240" w:lineRule="auto"/>
            <w:rPr>
              <w:color w:val="000000" w:themeColor="text1"/>
              <w:sz w:val="24"/>
            </w:rPr>
          </w:pPr>
          <w:r w:rsidRPr="0086786F">
            <w:rPr>
              <w:color w:val="000000" w:themeColor="text1"/>
              <w:sz w:val="24"/>
              <w:lang w:val="ko-KR"/>
            </w:rPr>
            <w:t>목차</w:t>
          </w:r>
        </w:p>
        <w:p w14:paraId="2FF3228D" w14:textId="77777777" w:rsidR="00F20E12" w:rsidRDefault="00C97B66">
          <w:pPr>
            <w:pStyle w:val="12"/>
            <w:rPr>
              <w:del w:id="22" w:author="김은수" w:date="2026-09-30T15:44:00Z" w16du:dateUtc="2026-09-30T06:44:00Z"/>
              <w:noProof/>
              <w:sz w:val="22"/>
              <w:szCs w:val="24"/>
              <w14:ligatures w14:val="standardContextual"/>
            </w:rPr>
          </w:pPr>
          <w:del w:id="23" w:author="김은수" w:date="2026-09-30T15:44:00Z" w16du:dateUtc="2026-09-30T06:44:00Z">
            <w:r w:rsidRPr="00C46AA2">
              <w:rPr>
                <w:sz w:val="16"/>
                <w:szCs w:val="16"/>
              </w:rPr>
              <w:fldChar w:fldCharType="begin"/>
            </w:r>
            <w:r w:rsidRPr="00C46AA2">
              <w:rPr>
                <w:sz w:val="16"/>
                <w:szCs w:val="16"/>
              </w:rPr>
              <w:delInstrText xml:space="preserve"> TOC \o "1-3" \h \z \u </w:delInstrText>
            </w:r>
            <w:r w:rsidRPr="00C46AA2">
              <w:rPr>
                <w:sz w:val="16"/>
                <w:szCs w:val="16"/>
              </w:rPr>
              <w:fldChar w:fldCharType="separate"/>
            </w:r>
            <w:r w:rsidR="00F20E12">
              <w:fldChar w:fldCharType="begin"/>
            </w:r>
            <w:r w:rsidR="00F20E12">
              <w:delInstrText>HYPERLINK \l "_Toc180573597"</w:delInstrText>
            </w:r>
            <w:r w:rsidR="00F20E12">
              <w:fldChar w:fldCharType="separate"/>
            </w:r>
            <w:r w:rsidR="00F20E12" w:rsidRPr="00C93D0C">
              <w:rPr>
                <w:rStyle w:val="aa"/>
                <w:noProof/>
              </w:rPr>
              <w:delText>1.</w:delText>
            </w:r>
            <w:r w:rsidR="00F20E12">
              <w:rPr>
                <w:noProof/>
                <w:sz w:val="22"/>
                <w:szCs w:val="24"/>
                <w14:ligatures w14:val="standardContextual"/>
              </w:rPr>
              <w:tab/>
            </w:r>
            <w:r w:rsidR="00F20E12" w:rsidRPr="00C93D0C">
              <w:rPr>
                <w:rStyle w:val="aa"/>
                <w:noProof/>
              </w:rPr>
              <w:delText>서론</w:delText>
            </w:r>
            <w:r w:rsidR="00F20E12">
              <w:rPr>
                <w:noProof/>
                <w:webHidden/>
              </w:rPr>
              <w:tab/>
            </w:r>
            <w:r w:rsidR="00F20E12">
              <w:rPr>
                <w:noProof/>
                <w:webHidden/>
              </w:rPr>
              <w:fldChar w:fldCharType="begin"/>
            </w:r>
            <w:r w:rsidR="00F20E12">
              <w:rPr>
                <w:noProof/>
                <w:webHidden/>
              </w:rPr>
              <w:delInstrText xml:space="preserve"> PAGEREF _Toc180573597 \h </w:delInstrText>
            </w:r>
            <w:r w:rsidR="00F20E12">
              <w:rPr>
                <w:noProof/>
                <w:webHidden/>
              </w:rPr>
            </w:r>
            <w:r w:rsidR="00F20E12">
              <w:rPr>
                <w:noProof/>
                <w:webHidden/>
              </w:rPr>
              <w:fldChar w:fldCharType="separate"/>
            </w:r>
            <w:r w:rsidR="00F20E12">
              <w:rPr>
                <w:noProof/>
                <w:webHidden/>
              </w:rPr>
              <w:delText>5</w:delText>
            </w:r>
            <w:r w:rsidR="00F20E12">
              <w:rPr>
                <w:noProof/>
                <w:webHidden/>
              </w:rPr>
              <w:fldChar w:fldCharType="end"/>
            </w:r>
            <w:r w:rsidR="00F20E12">
              <w:fldChar w:fldCharType="end"/>
            </w:r>
          </w:del>
        </w:p>
        <w:p w14:paraId="1D813B97" w14:textId="77777777" w:rsidR="00F20E12" w:rsidRDefault="00F20E12">
          <w:pPr>
            <w:pStyle w:val="20"/>
            <w:tabs>
              <w:tab w:val="left" w:pos="1100"/>
              <w:tab w:val="right" w:leader="dot" w:pos="9628"/>
            </w:tabs>
            <w:ind w:left="400"/>
            <w:rPr>
              <w:del w:id="24" w:author="김은수" w:date="2026-09-30T15:44:00Z" w16du:dateUtc="2026-09-30T06:44:00Z"/>
              <w:noProof/>
              <w:sz w:val="22"/>
              <w:szCs w:val="24"/>
              <w14:ligatures w14:val="standardContextual"/>
            </w:rPr>
          </w:pPr>
          <w:del w:id="25" w:author="김은수" w:date="2026-09-30T15:44:00Z" w16du:dateUtc="2026-09-30T06:44:00Z">
            <w:r>
              <w:fldChar w:fldCharType="begin"/>
            </w:r>
            <w:r>
              <w:delInstrText>HYPERLINK \l "_Toc180573598"</w:delInstrText>
            </w:r>
            <w:r>
              <w:fldChar w:fldCharType="separate"/>
            </w:r>
            <w:r w:rsidRPr="00C93D0C">
              <w:rPr>
                <w:rStyle w:val="aa"/>
                <w:noProof/>
              </w:rPr>
              <w:delText>1.1.</w:delText>
            </w:r>
            <w:r>
              <w:rPr>
                <w:noProof/>
                <w:sz w:val="22"/>
                <w:szCs w:val="24"/>
                <w14:ligatures w14:val="standardContextual"/>
              </w:rPr>
              <w:tab/>
            </w:r>
            <w:r w:rsidRPr="00C93D0C">
              <w:rPr>
                <w:rStyle w:val="aa"/>
                <w:noProof/>
              </w:rPr>
              <w:delText>개요</w:delText>
            </w:r>
            <w:r>
              <w:rPr>
                <w:noProof/>
                <w:webHidden/>
              </w:rPr>
              <w:tab/>
            </w:r>
            <w:r>
              <w:rPr>
                <w:noProof/>
                <w:webHidden/>
              </w:rPr>
              <w:fldChar w:fldCharType="begin"/>
            </w:r>
            <w:r>
              <w:rPr>
                <w:noProof/>
                <w:webHidden/>
              </w:rPr>
              <w:delInstrText xml:space="preserve"> PAGEREF _Toc180573598 \h </w:delInstrText>
            </w:r>
            <w:r>
              <w:rPr>
                <w:noProof/>
                <w:webHidden/>
              </w:rPr>
            </w:r>
            <w:r>
              <w:rPr>
                <w:noProof/>
                <w:webHidden/>
              </w:rPr>
              <w:fldChar w:fldCharType="separate"/>
            </w:r>
            <w:r>
              <w:rPr>
                <w:noProof/>
                <w:webHidden/>
              </w:rPr>
              <w:delText>5</w:delText>
            </w:r>
            <w:r>
              <w:rPr>
                <w:noProof/>
                <w:webHidden/>
              </w:rPr>
              <w:fldChar w:fldCharType="end"/>
            </w:r>
            <w:r>
              <w:fldChar w:fldCharType="end"/>
            </w:r>
          </w:del>
        </w:p>
        <w:p w14:paraId="01D7C476" w14:textId="77777777" w:rsidR="00F20E12" w:rsidRDefault="00F20E12">
          <w:pPr>
            <w:pStyle w:val="20"/>
            <w:tabs>
              <w:tab w:val="left" w:pos="1100"/>
              <w:tab w:val="right" w:leader="dot" w:pos="9628"/>
            </w:tabs>
            <w:ind w:left="400"/>
            <w:rPr>
              <w:del w:id="26" w:author="김은수" w:date="2026-09-30T15:44:00Z" w16du:dateUtc="2026-09-30T06:44:00Z"/>
              <w:noProof/>
              <w:sz w:val="22"/>
              <w:szCs w:val="24"/>
              <w14:ligatures w14:val="standardContextual"/>
            </w:rPr>
          </w:pPr>
          <w:del w:id="27" w:author="김은수" w:date="2026-09-30T15:44:00Z" w16du:dateUtc="2026-09-30T06:44:00Z">
            <w:r>
              <w:fldChar w:fldCharType="begin"/>
            </w:r>
            <w:r>
              <w:delInstrText>HYPERLINK \l "_Toc180573599"</w:delInstrText>
            </w:r>
            <w:r>
              <w:fldChar w:fldCharType="separate"/>
            </w:r>
            <w:r w:rsidRPr="00C93D0C">
              <w:rPr>
                <w:rStyle w:val="aa"/>
                <w:noProof/>
              </w:rPr>
              <w:delText>1.2.</w:delText>
            </w:r>
            <w:r>
              <w:rPr>
                <w:noProof/>
                <w:sz w:val="22"/>
                <w:szCs w:val="24"/>
                <w14:ligatures w14:val="standardContextual"/>
              </w:rPr>
              <w:tab/>
            </w:r>
            <w:r w:rsidRPr="00C93D0C">
              <w:rPr>
                <w:rStyle w:val="aa"/>
                <w:noProof/>
              </w:rPr>
              <w:delText>목적</w:delText>
            </w:r>
            <w:r>
              <w:rPr>
                <w:noProof/>
                <w:webHidden/>
              </w:rPr>
              <w:tab/>
            </w:r>
            <w:r>
              <w:rPr>
                <w:noProof/>
                <w:webHidden/>
              </w:rPr>
              <w:fldChar w:fldCharType="begin"/>
            </w:r>
            <w:r>
              <w:rPr>
                <w:noProof/>
                <w:webHidden/>
              </w:rPr>
              <w:delInstrText xml:space="preserve"> PAGEREF _Toc180573599 \h </w:delInstrText>
            </w:r>
            <w:r>
              <w:rPr>
                <w:noProof/>
                <w:webHidden/>
              </w:rPr>
            </w:r>
            <w:r>
              <w:rPr>
                <w:noProof/>
                <w:webHidden/>
              </w:rPr>
              <w:fldChar w:fldCharType="separate"/>
            </w:r>
            <w:r>
              <w:rPr>
                <w:noProof/>
                <w:webHidden/>
              </w:rPr>
              <w:delText>5</w:delText>
            </w:r>
            <w:r>
              <w:rPr>
                <w:noProof/>
                <w:webHidden/>
              </w:rPr>
              <w:fldChar w:fldCharType="end"/>
            </w:r>
            <w:r>
              <w:fldChar w:fldCharType="end"/>
            </w:r>
          </w:del>
        </w:p>
        <w:p w14:paraId="4D98839C" w14:textId="77777777" w:rsidR="00F20E12" w:rsidRDefault="00F20E12">
          <w:pPr>
            <w:pStyle w:val="20"/>
            <w:tabs>
              <w:tab w:val="left" w:pos="1100"/>
              <w:tab w:val="right" w:leader="dot" w:pos="9628"/>
            </w:tabs>
            <w:ind w:left="400"/>
            <w:rPr>
              <w:del w:id="28" w:author="김은수" w:date="2026-09-30T15:44:00Z" w16du:dateUtc="2026-09-30T06:44:00Z"/>
              <w:noProof/>
              <w:sz w:val="22"/>
              <w:szCs w:val="24"/>
              <w14:ligatures w14:val="standardContextual"/>
            </w:rPr>
          </w:pPr>
          <w:del w:id="29" w:author="김은수" w:date="2026-09-30T15:44:00Z" w16du:dateUtc="2026-09-30T06:44:00Z">
            <w:r>
              <w:fldChar w:fldCharType="begin"/>
            </w:r>
            <w:r>
              <w:delInstrText>HYPERLINK \l "_Toc180573600"</w:delInstrText>
            </w:r>
            <w:r>
              <w:fldChar w:fldCharType="separate"/>
            </w:r>
            <w:r w:rsidRPr="00C93D0C">
              <w:rPr>
                <w:rStyle w:val="aa"/>
                <w:noProof/>
              </w:rPr>
              <w:delText>1.3.</w:delText>
            </w:r>
            <w:r>
              <w:rPr>
                <w:noProof/>
                <w:sz w:val="22"/>
                <w:szCs w:val="24"/>
                <w14:ligatures w14:val="standardContextual"/>
              </w:rPr>
              <w:tab/>
            </w:r>
            <w:r w:rsidRPr="00C93D0C">
              <w:rPr>
                <w:rStyle w:val="aa"/>
                <w:noProof/>
              </w:rPr>
              <w:delText>대상</w:delText>
            </w:r>
            <w:r>
              <w:rPr>
                <w:noProof/>
                <w:webHidden/>
              </w:rPr>
              <w:tab/>
            </w:r>
            <w:r>
              <w:rPr>
                <w:noProof/>
                <w:webHidden/>
              </w:rPr>
              <w:fldChar w:fldCharType="begin"/>
            </w:r>
            <w:r>
              <w:rPr>
                <w:noProof/>
                <w:webHidden/>
              </w:rPr>
              <w:delInstrText xml:space="preserve"> PAGEREF _Toc180573600 \h </w:delInstrText>
            </w:r>
            <w:r>
              <w:rPr>
                <w:noProof/>
                <w:webHidden/>
              </w:rPr>
            </w:r>
            <w:r>
              <w:rPr>
                <w:noProof/>
                <w:webHidden/>
              </w:rPr>
              <w:fldChar w:fldCharType="separate"/>
            </w:r>
            <w:r>
              <w:rPr>
                <w:noProof/>
                <w:webHidden/>
              </w:rPr>
              <w:delText>5</w:delText>
            </w:r>
            <w:r>
              <w:rPr>
                <w:noProof/>
                <w:webHidden/>
              </w:rPr>
              <w:fldChar w:fldCharType="end"/>
            </w:r>
            <w:r>
              <w:fldChar w:fldCharType="end"/>
            </w:r>
          </w:del>
        </w:p>
        <w:p w14:paraId="6EFDDFF9" w14:textId="77777777" w:rsidR="00F20E12" w:rsidRDefault="00F20E12">
          <w:pPr>
            <w:pStyle w:val="20"/>
            <w:tabs>
              <w:tab w:val="left" w:pos="1100"/>
              <w:tab w:val="right" w:leader="dot" w:pos="9628"/>
            </w:tabs>
            <w:ind w:left="400"/>
            <w:rPr>
              <w:del w:id="30" w:author="김은수" w:date="2026-09-30T15:44:00Z" w16du:dateUtc="2026-09-30T06:44:00Z"/>
              <w:noProof/>
              <w:sz w:val="22"/>
              <w:szCs w:val="24"/>
              <w14:ligatures w14:val="standardContextual"/>
            </w:rPr>
          </w:pPr>
          <w:del w:id="31" w:author="김은수" w:date="2026-09-30T15:44:00Z" w16du:dateUtc="2026-09-30T06:44:00Z">
            <w:r>
              <w:fldChar w:fldCharType="begin"/>
            </w:r>
            <w:r>
              <w:delInstrText>HYPERLINK \l "_Toc180573601"</w:delInstrText>
            </w:r>
            <w:r>
              <w:fldChar w:fldCharType="separate"/>
            </w:r>
            <w:r w:rsidRPr="00C93D0C">
              <w:rPr>
                <w:rStyle w:val="aa"/>
                <w:noProof/>
              </w:rPr>
              <w:delText>1.4.</w:delText>
            </w:r>
            <w:r>
              <w:rPr>
                <w:noProof/>
                <w:sz w:val="22"/>
                <w:szCs w:val="24"/>
                <w14:ligatures w14:val="standardContextual"/>
              </w:rPr>
              <w:tab/>
            </w:r>
            <w:r w:rsidRPr="00C93D0C">
              <w:rPr>
                <w:rStyle w:val="aa"/>
                <w:noProof/>
              </w:rPr>
              <w:delText>관련문서</w:delText>
            </w:r>
            <w:r>
              <w:rPr>
                <w:noProof/>
                <w:webHidden/>
              </w:rPr>
              <w:tab/>
            </w:r>
            <w:r>
              <w:rPr>
                <w:noProof/>
                <w:webHidden/>
              </w:rPr>
              <w:fldChar w:fldCharType="begin"/>
            </w:r>
            <w:r>
              <w:rPr>
                <w:noProof/>
                <w:webHidden/>
              </w:rPr>
              <w:delInstrText xml:space="preserve"> PAGEREF _Toc180573601 \h </w:delInstrText>
            </w:r>
            <w:r>
              <w:rPr>
                <w:noProof/>
                <w:webHidden/>
              </w:rPr>
            </w:r>
            <w:r>
              <w:rPr>
                <w:noProof/>
                <w:webHidden/>
              </w:rPr>
              <w:fldChar w:fldCharType="separate"/>
            </w:r>
            <w:r>
              <w:rPr>
                <w:noProof/>
                <w:webHidden/>
              </w:rPr>
              <w:delText>5</w:delText>
            </w:r>
            <w:r>
              <w:rPr>
                <w:noProof/>
                <w:webHidden/>
              </w:rPr>
              <w:fldChar w:fldCharType="end"/>
            </w:r>
            <w:r>
              <w:fldChar w:fldCharType="end"/>
            </w:r>
          </w:del>
        </w:p>
        <w:p w14:paraId="1C863E4F" w14:textId="77777777" w:rsidR="00F20E12" w:rsidRDefault="00F20E12">
          <w:pPr>
            <w:pStyle w:val="30"/>
            <w:tabs>
              <w:tab w:val="left" w:pos="1760"/>
              <w:tab w:val="right" w:leader="dot" w:pos="9628"/>
            </w:tabs>
            <w:ind w:left="800"/>
            <w:rPr>
              <w:del w:id="32" w:author="김은수" w:date="2026-09-30T15:44:00Z" w16du:dateUtc="2026-09-30T06:44:00Z"/>
              <w:noProof/>
              <w:sz w:val="22"/>
              <w:szCs w:val="24"/>
              <w14:ligatures w14:val="standardContextual"/>
            </w:rPr>
          </w:pPr>
          <w:del w:id="33" w:author="김은수" w:date="2026-09-30T15:44:00Z" w16du:dateUtc="2026-09-30T06:44:00Z">
            <w:r>
              <w:fldChar w:fldCharType="begin"/>
            </w:r>
            <w:r>
              <w:delInstrText>HYPERLINK \l "_Toc180573602"</w:delInstrText>
            </w:r>
            <w:r>
              <w:fldChar w:fldCharType="separate"/>
            </w:r>
            <w:r w:rsidRPr="00C93D0C">
              <w:rPr>
                <w:rStyle w:val="aa"/>
                <w:noProof/>
              </w:rPr>
              <w:delText>1.4.1.</w:delText>
            </w:r>
            <w:r>
              <w:rPr>
                <w:noProof/>
                <w:sz w:val="22"/>
                <w:szCs w:val="24"/>
                <w14:ligatures w14:val="standardContextual"/>
              </w:rPr>
              <w:tab/>
            </w:r>
            <w:r w:rsidRPr="00C93D0C">
              <w:rPr>
                <w:rStyle w:val="aa"/>
                <w:noProof/>
              </w:rPr>
              <w:delText>프로젝트</w:delText>
            </w:r>
            <w:r>
              <w:rPr>
                <w:noProof/>
                <w:webHidden/>
              </w:rPr>
              <w:tab/>
            </w:r>
            <w:r>
              <w:rPr>
                <w:noProof/>
                <w:webHidden/>
              </w:rPr>
              <w:fldChar w:fldCharType="begin"/>
            </w:r>
            <w:r>
              <w:rPr>
                <w:noProof/>
                <w:webHidden/>
              </w:rPr>
              <w:delInstrText xml:space="preserve"> PAGEREF _Toc180573602 \h </w:delInstrText>
            </w:r>
            <w:r>
              <w:rPr>
                <w:noProof/>
                <w:webHidden/>
              </w:rPr>
            </w:r>
            <w:r>
              <w:rPr>
                <w:noProof/>
                <w:webHidden/>
              </w:rPr>
              <w:fldChar w:fldCharType="separate"/>
            </w:r>
            <w:r>
              <w:rPr>
                <w:noProof/>
                <w:webHidden/>
              </w:rPr>
              <w:delText>5</w:delText>
            </w:r>
            <w:r>
              <w:rPr>
                <w:noProof/>
                <w:webHidden/>
              </w:rPr>
              <w:fldChar w:fldCharType="end"/>
            </w:r>
            <w:r>
              <w:fldChar w:fldCharType="end"/>
            </w:r>
          </w:del>
        </w:p>
        <w:p w14:paraId="65111112" w14:textId="77777777" w:rsidR="00F20E12" w:rsidRDefault="00F20E12">
          <w:pPr>
            <w:pStyle w:val="12"/>
            <w:rPr>
              <w:del w:id="34" w:author="김은수" w:date="2026-09-30T15:44:00Z" w16du:dateUtc="2026-09-30T06:44:00Z"/>
              <w:noProof/>
              <w:sz w:val="22"/>
              <w:szCs w:val="24"/>
              <w14:ligatures w14:val="standardContextual"/>
            </w:rPr>
          </w:pPr>
          <w:del w:id="35" w:author="김은수" w:date="2026-09-30T15:44:00Z" w16du:dateUtc="2026-09-30T06:44:00Z">
            <w:r>
              <w:fldChar w:fldCharType="begin"/>
            </w:r>
            <w:r>
              <w:delInstrText>HYPERLINK \l "_Toc180573603"</w:delInstrText>
            </w:r>
            <w:r>
              <w:fldChar w:fldCharType="separate"/>
            </w:r>
            <w:r w:rsidRPr="00C93D0C">
              <w:rPr>
                <w:rStyle w:val="aa"/>
                <w:noProof/>
              </w:rPr>
              <w:delText>2.</w:delText>
            </w:r>
            <w:r>
              <w:rPr>
                <w:noProof/>
                <w:sz w:val="22"/>
                <w:szCs w:val="24"/>
                <w14:ligatures w14:val="standardContextual"/>
              </w:rPr>
              <w:tab/>
            </w:r>
            <w:r w:rsidRPr="00C93D0C">
              <w:rPr>
                <w:rStyle w:val="aa"/>
                <w:noProof/>
              </w:rPr>
              <w:delText>하드웨어 구조</w:delText>
            </w:r>
            <w:r>
              <w:rPr>
                <w:noProof/>
                <w:webHidden/>
              </w:rPr>
              <w:tab/>
            </w:r>
            <w:r>
              <w:rPr>
                <w:noProof/>
                <w:webHidden/>
              </w:rPr>
              <w:fldChar w:fldCharType="begin"/>
            </w:r>
            <w:r>
              <w:rPr>
                <w:noProof/>
                <w:webHidden/>
              </w:rPr>
              <w:delInstrText xml:space="preserve"> PAGEREF _Toc180573603 \h </w:delInstrText>
            </w:r>
            <w:r>
              <w:rPr>
                <w:noProof/>
                <w:webHidden/>
              </w:rPr>
            </w:r>
            <w:r>
              <w:rPr>
                <w:noProof/>
                <w:webHidden/>
              </w:rPr>
              <w:fldChar w:fldCharType="separate"/>
            </w:r>
            <w:r>
              <w:rPr>
                <w:noProof/>
                <w:webHidden/>
              </w:rPr>
              <w:delText>6</w:delText>
            </w:r>
            <w:r>
              <w:rPr>
                <w:noProof/>
                <w:webHidden/>
              </w:rPr>
              <w:fldChar w:fldCharType="end"/>
            </w:r>
            <w:r>
              <w:fldChar w:fldCharType="end"/>
            </w:r>
          </w:del>
        </w:p>
        <w:p w14:paraId="5AC8DE77" w14:textId="77777777" w:rsidR="00F20E12" w:rsidRDefault="00F20E12">
          <w:pPr>
            <w:pStyle w:val="12"/>
            <w:rPr>
              <w:del w:id="36" w:author="김은수" w:date="2026-09-30T15:44:00Z" w16du:dateUtc="2026-09-30T06:44:00Z"/>
              <w:noProof/>
              <w:sz w:val="22"/>
              <w:szCs w:val="24"/>
              <w14:ligatures w14:val="standardContextual"/>
            </w:rPr>
          </w:pPr>
          <w:del w:id="37" w:author="김은수" w:date="2026-09-30T15:44:00Z" w16du:dateUtc="2026-09-30T06:44:00Z">
            <w:r>
              <w:fldChar w:fldCharType="begin"/>
            </w:r>
            <w:r>
              <w:delInstrText>HYPERLINK \l "_Toc180573604"</w:delInstrText>
            </w:r>
            <w:r>
              <w:fldChar w:fldCharType="separate"/>
            </w:r>
            <w:r w:rsidRPr="00C93D0C">
              <w:rPr>
                <w:rStyle w:val="aa"/>
                <w:noProof/>
              </w:rPr>
              <w:delText>3.</w:delText>
            </w:r>
            <w:r>
              <w:rPr>
                <w:noProof/>
                <w:sz w:val="22"/>
                <w:szCs w:val="24"/>
                <w14:ligatures w14:val="standardContextual"/>
              </w:rPr>
              <w:tab/>
            </w:r>
            <w:r w:rsidRPr="00C93D0C">
              <w:rPr>
                <w:rStyle w:val="aa"/>
                <w:noProof/>
              </w:rPr>
              <w:delText>MCU간 제어 인터페이스</w:delText>
            </w:r>
            <w:r>
              <w:rPr>
                <w:noProof/>
                <w:webHidden/>
              </w:rPr>
              <w:tab/>
            </w:r>
            <w:r>
              <w:rPr>
                <w:noProof/>
                <w:webHidden/>
              </w:rPr>
              <w:fldChar w:fldCharType="begin"/>
            </w:r>
            <w:r>
              <w:rPr>
                <w:noProof/>
                <w:webHidden/>
              </w:rPr>
              <w:delInstrText xml:space="preserve"> PAGEREF _Toc180573604 \h </w:delInstrText>
            </w:r>
            <w:r>
              <w:rPr>
                <w:noProof/>
                <w:webHidden/>
              </w:rPr>
            </w:r>
            <w:r>
              <w:rPr>
                <w:noProof/>
                <w:webHidden/>
              </w:rPr>
              <w:fldChar w:fldCharType="separate"/>
            </w:r>
            <w:r>
              <w:rPr>
                <w:noProof/>
                <w:webHidden/>
              </w:rPr>
              <w:delText>7</w:delText>
            </w:r>
            <w:r>
              <w:rPr>
                <w:noProof/>
                <w:webHidden/>
              </w:rPr>
              <w:fldChar w:fldCharType="end"/>
            </w:r>
            <w:r>
              <w:fldChar w:fldCharType="end"/>
            </w:r>
          </w:del>
        </w:p>
        <w:p w14:paraId="670B6FE4" w14:textId="77777777" w:rsidR="00F20E12" w:rsidRDefault="00F20E12">
          <w:pPr>
            <w:pStyle w:val="20"/>
            <w:tabs>
              <w:tab w:val="left" w:pos="1100"/>
              <w:tab w:val="right" w:leader="dot" w:pos="9628"/>
            </w:tabs>
            <w:ind w:left="400"/>
            <w:rPr>
              <w:del w:id="38" w:author="김은수" w:date="2026-09-30T15:44:00Z" w16du:dateUtc="2026-09-30T06:44:00Z"/>
              <w:noProof/>
              <w:sz w:val="22"/>
              <w:szCs w:val="24"/>
              <w14:ligatures w14:val="standardContextual"/>
            </w:rPr>
          </w:pPr>
          <w:del w:id="39" w:author="김은수" w:date="2026-09-30T15:44:00Z" w16du:dateUtc="2026-09-30T06:44:00Z">
            <w:r>
              <w:fldChar w:fldCharType="begin"/>
            </w:r>
            <w:r>
              <w:delInstrText>HYPERLINK \l "_Toc180573605"</w:delInstrText>
            </w:r>
            <w:r>
              <w:fldChar w:fldCharType="separate"/>
            </w:r>
            <w:r w:rsidRPr="00C93D0C">
              <w:rPr>
                <w:rStyle w:val="aa"/>
                <w:noProof/>
              </w:rPr>
              <w:delText>3.1.</w:delText>
            </w:r>
            <w:r>
              <w:rPr>
                <w:noProof/>
                <w:sz w:val="22"/>
                <w:szCs w:val="24"/>
                <w14:ligatures w14:val="standardContextual"/>
              </w:rPr>
              <w:tab/>
            </w:r>
            <w:r w:rsidRPr="00C93D0C">
              <w:rPr>
                <w:rStyle w:val="aa"/>
                <w:noProof/>
              </w:rPr>
              <w:delText>System Control module</w:delText>
            </w:r>
            <w:r>
              <w:rPr>
                <w:noProof/>
                <w:webHidden/>
              </w:rPr>
              <w:tab/>
            </w:r>
            <w:r>
              <w:rPr>
                <w:noProof/>
                <w:webHidden/>
              </w:rPr>
              <w:fldChar w:fldCharType="begin"/>
            </w:r>
            <w:r>
              <w:rPr>
                <w:noProof/>
                <w:webHidden/>
              </w:rPr>
              <w:delInstrText xml:space="preserve"> PAGEREF _Toc180573605 \h </w:delInstrText>
            </w:r>
            <w:r>
              <w:rPr>
                <w:noProof/>
                <w:webHidden/>
              </w:rPr>
            </w:r>
            <w:r>
              <w:rPr>
                <w:noProof/>
                <w:webHidden/>
              </w:rPr>
              <w:fldChar w:fldCharType="separate"/>
            </w:r>
            <w:r>
              <w:rPr>
                <w:noProof/>
                <w:webHidden/>
              </w:rPr>
              <w:delText>7</w:delText>
            </w:r>
            <w:r>
              <w:rPr>
                <w:noProof/>
                <w:webHidden/>
              </w:rPr>
              <w:fldChar w:fldCharType="end"/>
            </w:r>
            <w:r>
              <w:fldChar w:fldCharType="end"/>
            </w:r>
          </w:del>
        </w:p>
        <w:p w14:paraId="3CD076EA" w14:textId="77777777" w:rsidR="00F20E12" w:rsidRDefault="00F20E12">
          <w:pPr>
            <w:pStyle w:val="20"/>
            <w:tabs>
              <w:tab w:val="left" w:pos="1100"/>
              <w:tab w:val="right" w:leader="dot" w:pos="9628"/>
            </w:tabs>
            <w:ind w:left="400"/>
            <w:rPr>
              <w:del w:id="40" w:author="김은수" w:date="2026-09-30T15:44:00Z" w16du:dateUtc="2026-09-30T06:44:00Z"/>
              <w:noProof/>
              <w:sz w:val="22"/>
              <w:szCs w:val="24"/>
              <w14:ligatures w14:val="standardContextual"/>
            </w:rPr>
          </w:pPr>
          <w:del w:id="41" w:author="김은수" w:date="2026-09-30T15:44:00Z" w16du:dateUtc="2026-09-30T06:44:00Z">
            <w:r>
              <w:fldChar w:fldCharType="begin"/>
            </w:r>
            <w:r>
              <w:delInstrText>HYPERLINK \l "_Toc180573606"</w:delInstrText>
            </w:r>
            <w:r>
              <w:fldChar w:fldCharType="separate"/>
            </w:r>
            <w:r w:rsidRPr="00C93D0C">
              <w:rPr>
                <w:rStyle w:val="aa"/>
                <w:noProof/>
              </w:rPr>
              <w:delText>3.2.</w:delText>
            </w:r>
            <w:r>
              <w:rPr>
                <w:noProof/>
                <w:sz w:val="22"/>
                <w:szCs w:val="24"/>
                <w14:ligatures w14:val="standardContextual"/>
              </w:rPr>
              <w:tab/>
            </w:r>
            <w:r w:rsidRPr="00C93D0C">
              <w:rPr>
                <w:rStyle w:val="aa"/>
                <w:noProof/>
              </w:rPr>
              <w:delText>Signal Processing Module</w:delText>
            </w:r>
            <w:r>
              <w:rPr>
                <w:noProof/>
                <w:webHidden/>
              </w:rPr>
              <w:tab/>
            </w:r>
            <w:r>
              <w:rPr>
                <w:noProof/>
                <w:webHidden/>
              </w:rPr>
              <w:fldChar w:fldCharType="begin"/>
            </w:r>
            <w:r>
              <w:rPr>
                <w:noProof/>
                <w:webHidden/>
              </w:rPr>
              <w:delInstrText xml:space="preserve"> PAGEREF _Toc180573606 \h </w:delInstrText>
            </w:r>
            <w:r>
              <w:rPr>
                <w:noProof/>
                <w:webHidden/>
              </w:rPr>
            </w:r>
            <w:r>
              <w:rPr>
                <w:noProof/>
                <w:webHidden/>
              </w:rPr>
              <w:fldChar w:fldCharType="separate"/>
            </w:r>
            <w:r>
              <w:rPr>
                <w:noProof/>
                <w:webHidden/>
              </w:rPr>
              <w:delText>7</w:delText>
            </w:r>
            <w:r>
              <w:rPr>
                <w:noProof/>
                <w:webHidden/>
              </w:rPr>
              <w:fldChar w:fldCharType="end"/>
            </w:r>
            <w:r>
              <w:fldChar w:fldCharType="end"/>
            </w:r>
          </w:del>
        </w:p>
        <w:p w14:paraId="246EB6DE" w14:textId="77777777" w:rsidR="00F20E12" w:rsidRDefault="00F20E12">
          <w:pPr>
            <w:pStyle w:val="20"/>
            <w:tabs>
              <w:tab w:val="left" w:pos="1100"/>
              <w:tab w:val="right" w:leader="dot" w:pos="9628"/>
            </w:tabs>
            <w:ind w:left="400"/>
            <w:rPr>
              <w:del w:id="42" w:author="김은수" w:date="2026-09-30T15:44:00Z" w16du:dateUtc="2026-09-30T06:44:00Z"/>
              <w:noProof/>
              <w:sz w:val="22"/>
              <w:szCs w:val="24"/>
              <w14:ligatures w14:val="standardContextual"/>
            </w:rPr>
          </w:pPr>
          <w:del w:id="43" w:author="김은수" w:date="2026-09-30T15:44:00Z" w16du:dateUtc="2026-09-30T06:44:00Z">
            <w:r>
              <w:fldChar w:fldCharType="begin"/>
            </w:r>
            <w:r>
              <w:delInstrText>HYPERLINK \l "_Toc180573607"</w:delInstrText>
            </w:r>
            <w:r>
              <w:fldChar w:fldCharType="separate"/>
            </w:r>
            <w:r w:rsidRPr="00C93D0C">
              <w:rPr>
                <w:rStyle w:val="aa"/>
                <w:noProof/>
              </w:rPr>
              <w:delText>3.3.</w:delText>
            </w:r>
            <w:r>
              <w:rPr>
                <w:noProof/>
                <w:sz w:val="22"/>
                <w:szCs w:val="24"/>
                <w14:ligatures w14:val="standardContextual"/>
              </w:rPr>
              <w:tab/>
            </w:r>
            <w:r w:rsidRPr="00C93D0C">
              <w:rPr>
                <w:rStyle w:val="aa"/>
                <w:noProof/>
              </w:rPr>
              <w:delText>Internal Stimulation Device Execution Module</w:delText>
            </w:r>
            <w:r>
              <w:rPr>
                <w:noProof/>
                <w:webHidden/>
              </w:rPr>
              <w:tab/>
            </w:r>
            <w:r>
              <w:rPr>
                <w:noProof/>
                <w:webHidden/>
              </w:rPr>
              <w:fldChar w:fldCharType="begin"/>
            </w:r>
            <w:r>
              <w:rPr>
                <w:noProof/>
                <w:webHidden/>
              </w:rPr>
              <w:delInstrText xml:space="preserve"> PAGEREF _Toc180573607 \h </w:delInstrText>
            </w:r>
            <w:r>
              <w:rPr>
                <w:noProof/>
                <w:webHidden/>
              </w:rPr>
            </w:r>
            <w:r>
              <w:rPr>
                <w:noProof/>
                <w:webHidden/>
              </w:rPr>
              <w:fldChar w:fldCharType="separate"/>
            </w:r>
            <w:r>
              <w:rPr>
                <w:noProof/>
                <w:webHidden/>
              </w:rPr>
              <w:delText>8</w:delText>
            </w:r>
            <w:r>
              <w:rPr>
                <w:noProof/>
                <w:webHidden/>
              </w:rPr>
              <w:fldChar w:fldCharType="end"/>
            </w:r>
            <w:r>
              <w:fldChar w:fldCharType="end"/>
            </w:r>
          </w:del>
        </w:p>
        <w:p w14:paraId="466A1D8B" w14:textId="77777777" w:rsidR="00F20E12" w:rsidRDefault="00F20E12">
          <w:pPr>
            <w:pStyle w:val="20"/>
            <w:tabs>
              <w:tab w:val="left" w:pos="1100"/>
              <w:tab w:val="right" w:leader="dot" w:pos="9628"/>
            </w:tabs>
            <w:ind w:left="400"/>
            <w:rPr>
              <w:del w:id="44" w:author="김은수" w:date="2026-09-30T15:44:00Z" w16du:dateUtc="2026-09-30T06:44:00Z"/>
              <w:noProof/>
              <w:sz w:val="22"/>
              <w:szCs w:val="24"/>
              <w14:ligatures w14:val="standardContextual"/>
            </w:rPr>
          </w:pPr>
          <w:del w:id="45" w:author="김은수" w:date="2026-09-30T15:44:00Z" w16du:dateUtc="2026-09-30T06:44:00Z">
            <w:r>
              <w:fldChar w:fldCharType="begin"/>
            </w:r>
            <w:r>
              <w:delInstrText>HYPERLINK \l "_Toc180573608"</w:delInstrText>
            </w:r>
            <w:r>
              <w:fldChar w:fldCharType="separate"/>
            </w:r>
            <w:r w:rsidRPr="00C93D0C">
              <w:rPr>
                <w:rStyle w:val="aa"/>
                <w:noProof/>
              </w:rPr>
              <w:delText>3.4.</w:delText>
            </w:r>
            <w:r>
              <w:rPr>
                <w:noProof/>
                <w:sz w:val="22"/>
                <w:szCs w:val="24"/>
                <w14:ligatures w14:val="standardContextual"/>
              </w:rPr>
              <w:tab/>
            </w:r>
            <w:r w:rsidRPr="00C93D0C">
              <w:rPr>
                <w:rStyle w:val="aa"/>
                <w:noProof/>
              </w:rPr>
              <w:delText>Bluetooth Communication Module</w:delText>
            </w:r>
            <w:r>
              <w:rPr>
                <w:noProof/>
                <w:webHidden/>
              </w:rPr>
              <w:tab/>
            </w:r>
            <w:r>
              <w:rPr>
                <w:noProof/>
                <w:webHidden/>
              </w:rPr>
              <w:fldChar w:fldCharType="begin"/>
            </w:r>
            <w:r>
              <w:rPr>
                <w:noProof/>
                <w:webHidden/>
              </w:rPr>
              <w:delInstrText xml:space="preserve"> PAGEREF _Toc180573608 \h </w:delInstrText>
            </w:r>
            <w:r>
              <w:rPr>
                <w:noProof/>
                <w:webHidden/>
              </w:rPr>
            </w:r>
            <w:r>
              <w:rPr>
                <w:noProof/>
                <w:webHidden/>
              </w:rPr>
              <w:fldChar w:fldCharType="separate"/>
            </w:r>
            <w:r>
              <w:rPr>
                <w:noProof/>
                <w:webHidden/>
              </w:rPr>
              <w:delText>9</w:delText>
            </w:r>
            <w:r>
              <w:rPr>
                <w:noProof/>
                <w:webHidden/>
              </w:rPr>
              <w:fldChar w:fldCharType="end"/>
            </w:r>
            <w:r>
              <w:fldChar w:fldCharType="end"/>
            </w:r>
          </w:del>
        </w:p>
        <w:p w14:paraId="6FFC2E7E" w14:textId="77777777" w:rsidR="00F20E12" w:rsidRDefault="00F20E12">
          <w:pPr>
            <w:pStyle w:val="12"/>
            <w:rPr>
              <w:del w:id="46" w:author="김은수" w:date="2026-09-30T15:44:00Z" w16du:dateUtc="2026-09-30T06:44:00Z"/>
              <w:noProof/>
              <w:sz w:val="22"/>
              <w:szCs w:val="24"/>
              <w14:ligatures w14:val="standardContextual"/>
            </w:rPr>
          </w:pPr>
          <w:del w:id="47" w:author="김은수" w:date="2026-09-30T15:44:00Z" w16du:dateUtc="2026-09-30T06:44:00Z">
            <w:r>
              <w:fldChar w:fldCharType="begin"/>
            </w:r>
            <w:r>
              <w:delInstrText>HYPERLINK \l "_Toc180573609"</w:delInstrText>
            </w:r>
            <w:r>
              <w:fldChar w:fldCharType="separate"/>
            </w:r>
            <w:r w:rsidRPr="00C93D0C">
              <w:rPr>
                <w:rStyle w:val="aa"/>
                <w:noProof/>
              </w:rPr>
              <w:delText>4.</w:delText>
            </w:r>
            <w:r>
              <w:rPr>
                <w:noProof/>
                <w:sz w:val="22"/>
                <w:szCs w:val="24"/>
                <w14:ligatures w14:val="standardContextual"/>
              </w:rPr>
              <w:tab/>
            </w:r>
            <w:r w:rsidRPr="00C93D0C">
              <w:rPr>
                <w:rStyle w:val="aa"/>
                <w:noProof/>
              </w:rPr>
              <w:delText>CFX 소프트웨어 상세 설계</w:delText>
            </w:r>
            <w:r>
              <w:rPr>
                <w:noProof/>
                <w:webHidden/>
              </w:rPr>
              <w:tab/>
            </w:r>
            <w:r>
              <w:rPr>
                <w:noProof/>
                <w:webHidden/>
              </w:rPr>
              <w:fldChar w:fldCharType="begin"/>
            </w:r>
            <w:r>
              <w:rPr>
                <w:noProof/>
                <w:webHidden/>
              </w:rPr>
              <w:delInstrText xml:space="preserve"> PAGEREF _Toc180573609 \h </w:delInstrText>
            </w:r>
            <w:r>
              <w:rPr>
                <w:noProof/>
                <w:webHidden/>
              </w:rPr>
            </w:r>
            <w:r>
              <w:rPr>
                <w:noProof/>
                <w:webHidden/>
              </w:rPr>
              <w:fldChar w:fldCharType="separate"/>
            </w:r>
            <w:r>
              <w:rPr>
                <w:noProof/>
                <w:webHidden/>
              </w:rPr>
              <w:delText>9</w:delText>
            </w:r>
            <w:r>
              <w:rPr>
                <w:noProof/>
                <w:webHidden/>
              </w:rPr>
              <w:fldChar w:fldCharType="end"/>
            </w:r>
            <w:r>
              <w:fldChar w:fldCharType="end"/>
            </w:r>
          </w:del>
        </w:p>
        <w:p w14:paraId="38907F2D" w14:textId="77777777" w:rsidR="00F20E12" w:rsidRDefault="00F20E12">
          <w:pPr>
            <w:pStyle w:val="20"/>
            <w:tabs>
              <w:tab w:val="left" w:pos="1100"/>
              <w:tab w:val="right" w:leader="dot" w:pos="9628"/>
            </w:tabs>
            <w:ind w:left="400"/>
            <w:rPr>
              <w:del w:id="48" w:author="김은수" w:date="2026-09-30T15:44:00Z" w16du:dateUtc="2026-09-30T06:44:00Z"/>
              <w:noProof/>
              <w:sz w:val="22"/>
              <w:szCs w:val="24"/>
              <w14:ligatures w14:val="standardContextual"/>
            </w:rPr>
          </w:pPr>
          <w:del w:id="49" w:author="김은수" w:date="2026-09-30T15:44:00Z" w16du:dateUtc="2026-09-30T06:44:00Z">
            <w:r>
              <w:fldChar w:fldCharType="begin"/>
            </w:r>
            <w:r>
              <w:delInstrText>HYPERLINK \l "_Toc180573610"</w:delInstrText>
            </w:r>
            <w:r>
              <w:fldChar w:fldCharType="separate"/>
            </w:r>
            <w:r w:rsidRPr="00C93D0C">
              <w:rPr>
                <w:rStyle w:val="aa"/>
                <w:noProof/>
              </w:rPr>
              <w:delText>4.1.</w:delText>
            </w:r>
            <w:r>
              <w:rPr>
                <w:noProof/>
                <w:sz w:val="22"/>
                <w:szCs w:val="24"/>
                <w14:ligatures w14:val="standardContextual"/>
              </w:rPr>
              <w:tab/>
            </w:r>
            <w:r w:rsidRPr="00C93D0C">
              <w:rPr>
                <w:rStyle w:val="aa"/>
                <w:noProof/>
              </w:rPr>
              <w:delText>System Control Module</w:delText>
            </w:r>
            <w:r>
              <w:rPr>
                <w:noProof/>
                <w:webHidden/>
              </w:rPr>
              <w:tab/>
            </w:r>
            <w:r>
              <w:rPr>
                <w:noProof/>
                <w:webHidden/>
              </w:rPr>
              <w:fldChar w:fldCharType="begin"/>
            </w:r>
            <w:r>
              <w:rPr>
                <w:noProof/>
                <w:webHidden/>
              </w:rPr>
              <w:delInstrText xml:space="preserve"> PAGEREF _Toc180573610 \h </w:delInstrText>
            </w:r>
            <w:r>
              <w:rPr>
                <w:noProof/>
                <w:webHidden/>
              </w:rPr>
            </w:r>
            <w:r>
              <w:rPr>
                <w:noProof/>
                <w:webHidden/>
              </w:rPr>
              <w:fldChar w:fldCharType="separate"/>
            </w:r>
            <w:r>
              <w:rPr>
                <w:noProof/>
                <w:webHidden/>
              </w:rPr>
              <w:delText>9</w:delText>
            </w:r>
            <w:r>
              <w:rPr>
                <w:noProof/>
                <w:webHidden/>
              </w:rPr>
              <w:fldChar w:fldCharType="end"/>
            </w:r>
            <w:r>
              <w:fldChar w:fldCharType="end"/>
            </w:r>
          </w:del>
        </w:p>
        <w:p w14:paraId="1A6BAE4D" w14:textId="77777777" w:rsidR="00F20E12" w:rsidRDefault="00F20E12">
          <w:pPr>
            <w:pStyle w:val="30"/>
            <w:tabs>
              <w:tab w:val="left" w:pos="1760"/>
              <w:tab w:val="right" w:leader="dot" w:pos="9628"/>
            </w:tabs>
            <w:ind w:left="800"/>
            <w:rPr>
              <w:del w:id="50" w:author="김은수" w:date="2026-09-30T15:44:00Z" w16du:dateUtc="2026-09-30T06:44:00Z"/>
              <w:noProof/>
              <w:sz w:val="22"/>
              <w:szCs w:val="24"/>
              <w14:ligatures w14:val="standardContextual"/>
            </w:rPr>
          </w:pPr>
          <w:del w:id="51" w:author="김은수" w:date="2026-09-30T15:44:00Z" w16du:dateUtc="2026-09-30T06:44:00Z">
            <w:r>
              <w:fldChar w:fldCharType="begin"/>
            </w:r>
            <w:r>
              <w:delInstrText>HYPERLINK \l "_Toc180573611"</w:delInstrText>
            </w:r>
            <w:r>
              <w:fldChar w:fldCharType="separate"/>
            </w:r>
            <w:r w:rsidRPr="00C93D0C">
              <w:rPr>
                <w:rStyle w:val="aa"/>
                <w:noProof/>
              </w:rPr>
              <w:delText>4.1.1.</w:delText>
            </w:r>
            <w:r>
              <w:rPr>
                <w:noProof/>
                <w:sz w:val="22"/>
                <w:szCs w:val="24"/>
                <w14:ligatures w14:val="standardContextual"/>
              </w:rPr>
              <w:tab/>
            </w:r>
            <w:r w:rsidRPr="00C93D0C">
              <w:rPr>
                <w:rStyle w:val="aa"/>
                <w:noProof/>
              </w:rPr>
              <w:delText>SI-ID-CFX-001, 시스템 초기화 항목</w:delText>
            </w:r>
            <w:r>
              <w:rPr>
                <w:noProof/>
                <w:webHidden/>
              </w:rPr>
              <w:tab/>
            </w:r>
            <w:r>
              <w:rPr>
                <w:noProof/>
                <w:webHidden/>
              </w:rPr>
              <w:fldChar w:fldCharType="begin"/>
            </w:r>
            <w:r>
              <w:rPr>
                <w:noProof/>
                <w:webHidden/>
              </w:rPr>
              <w:delInstrText xml:space="preserve"> PAGEREF _Toc180573611 \h </w:delInstrText>
            </w:r>
            <w:r>
              <w:rPr>
                <w:noProof/>
                <w:webHidden/>
              </w:rPr>
            </w:r>
            <w:r>
              <w:rPr>
                <w:noProof/>
                <w:webHidden/>
              </w:rPr>
              <w:fldChar w:fldCharType="separate"/>
            </w:r>
            <w:r>
              <w:rPr>
                <w:noProof/>
                <w:webHidden/>
              </w:rPr>
              <w:delText>9</w:delText>
            </w:r>
            <w:r>
              <w:rPr>
                <w:noProof/>
                <w:webHidden/>
              </w:rPr>
              <w:fldChar w:fldCharType="end"/>
            </w:r>
            <w:r>
              <w:fldChar w:fldCharType="end"/>
            </w:r>
          </w:del>
        </w:p>
        <w:p w14:paraId="300A885B" w14:textId="77777777" w:rsidR="00F20E12" w:rsidRDefault="00F20E12">
          <w:pPr>
            <w:pStyle w:val="30"/>
            <w:tabs>
              <w:tab w:val="left" w:pos="1760"/>
              <w:tab w:val="right" w:leader="dot" w:pos="9628"/>
            </w:tabs>
            <w:ind w:left="800"/>
            <w:rPr>
              <w:del w:id="52" w:author="김은수" w:date="2026-09-30T15:44:00Z" w16du:dateUtc="2026-09-30T06:44:00Z"/>
              <w:noProof/>
              <w:sz w:val="22"/>
              <w:szCs w:val="24"/>
              <w14:ligatures w14:val="standardContextual"/>
            </w:rPr>
          </w:pPr>
          <w:del w:id="53" w:author="김은수" w:date="2026-09-30T15:44:00Z" w16du:dateUtc="2026-09-30T06:44:00Z">
            <w:r>
              <w:fldChar w:fldCharType="begin"/>
            </w:r>
            <w:r>
              <w:delInstrText>HYPERLINK \l "_Toc180573612"</w:delInstrText>
            </w:r>
            <w:r>
              <w:fldChar w:fldCharType="separate"/>
            </w:r>
            <w:r w:rsidRPr="00C93D0C">
              <w:rPr>
                <w:rStyle w:val="aa"/>
                <w:noProof/>
              </w:rPr>
              <w:delText>4.1.2.</w:delText>
            </w:r>
            <w:r>
              <w:rPr>
                <w:noProof/>
                <w:sz w:val="22"/>
                <w:szCs w:val="24"/>
                <w14:ligatures w14:val="standardContextual"/>
              </w:rPr>
              <w:tab/>
            </w:r>
            <w:r w:rsidRPr="00C93D0C">
              <w:rPr>
                <w:rStyle w:val="aa"/>
                <w:noProof/>
              </w:rPr>
              <w:delText>SI-ID-CFX-002, 시스템 제어 항목</w:delText>
            </w:r>
            <w:r>
              <w:rPr>
                <w:noProof/>
                <w:webHidden/>
              </w:rPr>
              <w:tab/>
            </w:r>
            <w:r>
              <w:rPr>
                <w:noProof/>
                <w:webHidden/>
              </w:rPr>
              <w:fldChar w:fldCharType="begin"/>
            </w:r>
            <w:r>
              <w:rPr>
                <w:noProof/>
                <w:webHidden/>
              </w:rPr>
              <w:delInstrText xml:space="preserve"> PAGEREF _Toc180573612 \h </w:delInstrText>
            </w:r>
            <w:r>
              <w:rPr>
                <w:noProof/>
                <w:webHidden/>
              </w:rPr>
            </w:r>
            <w:r>
              <w:rPr>
                <w:noProof/>
                <w:webHidden/>
              </w:rPr>
              <w:fldChar w:fldCharType="separate"/>
            </w:r>
            <w:r>
              <w:rPr>
                <w:noProof/>
                <w:webHidden/>
              </w:rPr>
              <w:delText>16</w:delText>
            </w:r>
            <w:r>
              <w:rPr>
                <w:noProof/>
                <w:webHidden/>
              </w:rPr>
              <w:fldChar w:fldCharType="end"/>
            </w:r>
            <w:r>
              <w:fldChar w:fldCharType="end"/>
            </w:r>
          </w:del>
        </w:p>
        <w:p w14:paraId="1F1DD05F" w14:textId="77777777" w:rsidR="00F20E12" w:rsidRDefault="00F20E12">
          <w:pPr>
            <w:pStyle w:val="30"/>
            <w:tabs>
              <w:tab w:val="left" w:pos="1760"/>
              <w:tab w:val="right" w:leader="dot" w:pos="9628"/>
            </w:tabs>
            <w:ind w:left="800"/>
            <w:rPr>
              <w:del w:id="54" w:author="김은수" w:date="2026-09-30T15:44:00Z" w16du:dateUtc="2026-09-30T06:44:00Z"/>
              <w:noProof/>
              <w:sz w:val="22"/>
              <w:szCs w:val="24"/>
              <w14:ligatures w14:val="standardContextual"/>
            </w:rPr>
          </w:pPr>
          <w:del w:id="55" w:author="김은수" w:date="2026-09-30T15:44:00Z" w16du:dateUtc="2026-09-30T06:44:00Z">
            <w:r>
              <w:fldChar w:fldCharType="begin"/>
            </w:r>
            <w:r>
              <w:delInstrText>HYPERLINK \l "_Toc180573613"</w:delInstrText>
            </w:r>
            <w:r>
              <w:fldChar w:fldCharType="separate"/>
            </w:r>
            <w:r w:rsidRPr="00C93D0C">
              <w:rPr>
                <w:rStyle w:val="aa"/>
                <w:noProof/>
              </w:rPr>
              <w:delText>4.1.3.</w:delText>
            </w:r>
            <w:r>
              <w:rPr>
                <w:noProof/>
                <w:sz w:val="22"/>
                <w:szCs w:val="24"/>
                <w14:ligatures w14:val="standardContextual"/>
              </w:rPr>
              <w:tab/>
            </w:r>
            <w:r w:rsidRPr="00C93D0C">
              <w:rPr>
                <w:rStyle w:val="aa"/>
                <w:noProof/>
              </w:rPr>
              <w:delText>EEPROM 접근 항목</w:delText>
            </w:r>
            <w:r>
              <w:rPr>
                <w:noProof/>
                <w:webHidden/>
              </w:rPr>
              <w:tab/>
            </w:r>
            <w:r>
              <w:rPr>
                <w:noProof/>
                <w:webHidden/>
              </w:rPr>
              <w:fldChar w:fldCharType="begin"/>
            </w:r>
            <w:r>
              <w:rPr>
                <w:noProof/>
                <w:webHidden/>
              </w:rPr>
              <w:delInstrText xml:space="preserve"> PAGEREF _Toc180573613 \h </w:delInstrText>
            </w:r>
            <w:r>
              <w:rPr>
                <w:noProof/>
                <w:webHidden/>
              </w:rPr>
            </w:r>
            <w:r>
              <w:rPr>
                <w:noProof/>
                <w:webHidden/>
              </w:rPr>
              <w:fldChar w:fldCharType="separate"/>
            </w:r>
            <w:r>
              <w:rPr>
                <w:noProof/>
                <w:webHidden/>
              </w:rPr>
              <w:delText>19</w:delText>
            </w:r>
            <w:r>
              <w:rPr>
                <w:noProof/>
                <w:webHidden/>
              </w:rPr>
              <w:fldChar w:fldCharType="end"/>
            </w:r>
            <w:r>
              <w:fldChar w:fldCharType="end"/>
            </w:r>
          </w:del>
        </w:p>
        <w:p w14:paraId="55CF80A9" w14:textId="77777777" w:rsidR="00F20E12" w:rsidRDefault="00F20E12">
          <w:pPr>
            <w:pStyle w:val="30"/>
            <w:tabs>
              <w:tab w:val="left" w:pos="1760"/>
              <w:tab w:val="right" w:leader="dot" w:pos="9628"/>
            </w:tabs>
            <w:ind w:left="800"/>
            <w:rPr>
              <w:del w:id="56" w:author="김은수" w:date="2026-09-30T15:44:00Z" w16du:dateUtc="2026-09-30T06:44:00Z"/>
              <w:noProof/>
              <w:sz w:val="22"/>
              <w:szCs w:val="24"/>
              <w14:ligatures w14:val="standardContextual"/>
            </w:rPr>
          </w:pPr>
          <w:del w:id="57" w:author="김은수" w:date="2026-09-30T15:44:00Z" w16du:dateUtc="2026-09-30T06:44:00Z">
            <w:r>
              <w:fldChar w:fldCharType="begin"/>
            </w:r>
            <w:r>
              <w:delInstrText>HYPERLINK \l "_Toc180573614"</w:delInstrText>
            </w:r>
            <w:r>
              <w:fldChar w:fldCharType="separate"/>
            </w:r>
            <w:r w:rsidRPr="00C93D0C">
              <w:rPr>
                <w:rStyle w:val="aa"/>
                <w:noProof/>
              </w:rPr>
              <w:delText>4.1.4.</w:delText>
            </w:r>
            <w:r>
              <w:rPr>
                <w:noProof/>
                <w:sz w:val="22"/>
                <w:szCs w:val="24"/>
                <w14:ligatures w14:val="standardContextual"/>
              </w:rPr>
              <w:tab/>
            </w:r>
            <w:r w:rsidRPr="00C93D0C">
              <w:rPr>
                <w:rStyle w:val="aa"/>
                <w:noProof/>
              </w:rPr>
              <w:delText>보조장치 제어 항목</w:delText>
            </w:r>
            <w:r>
              <w:rPr>
                <w:noProof/>
                <w:webHidden/>
              </w:rPr>
              <w:tab/>
            </w:r>
            <w:r>
              <w:rPr>
                <w:noProof/>
                <w:webHidden/>
              </w:rPr>
              <w:fldChar w:fldCharType="begin"/>
            </w:r>
            <w:r>
              <w:rPr>
                <w:noProof/>
                <w:webHidden/>
              </w:rPr>
              <w:delInstrText xml:space="preserve"> PAGEREF _Toc180573614 \h </w:delInstrText>
            </w:r>
            <w:r>
              <w:rPr>
                <w:noProof/>
                <w:webHidden/>
              </w:rPr>
            </w:r>
            <w:r>
              <w:rPr>
                <w:noProof/>
                <w:webHidden/>
              </w:rPr>
              <w:fldChar w:fldCharType="separate"/>
            </w:r>
            <w:r>
              <w:rPr>
                <w:noProof/>
                <w:webHidden/>
              </w:rPr>
              <w:delText>20</w:delText>
            </w:r>
            <w:r>
              <w:rPr>
                <w:noProof/>
                <w:webHidden/>
              </w:rPr>
              <w:fldChar w:fldCharType="end"/>
            </w:r>
            <w:r>
              <w:fldChar w:fldCharType="end"/>
            </w:r>
          </w:del>
        </w:p>
        <w:p w14:paraId="1487BD6C" w14:textId="77777777" w:rsidR="00F20E12" w:rsidRDefault="00F20E12">
          <w:pPr>
            <w:pStyle w:val="20"/>
            <w:tabs>
              <w:tab w:val="left" w:pos="1100"/>
              <w:tab w:val="right" w:leader="dot" w:pos="9628"/>
            </w:tabs>
            <w:ind w:left="400"/>
            <w:rPr>
              <w:del w:id="58" w:author="김은수" w:date="2026-09-30T15:44:00Z" w16du:dateUtc="2026-09-30T06:44:00Z"/>
              <w:noProof/>
              <w:sz w:val="22"/>
              <w:szCs w:val="24"/>
              <w14:ligatures w14:val="standardContextual"/>
            </w:rPr>
          </w:pPr>
          <w:del w:id="59" w:author="김은수" w:date="2026-09-30T15:44:00Z" w16du:dateUtc="2026-09-30T06:44:00Z">
            <w:r>
              <w:fldChar w:fldCharType="begin"/>
            </w:r>
            <w:r>
              <w:delInstrText>HYPERLINK \l "_Toc180573615"</w:delInstrText>
            </w:r>
            <w:r>
              <w:fldChar w:fldCharType="separate"/>
            </w:r>
            <w:r w:rsidRPr="00C93D0C">
              <w:rPr>
                <w:rStyle w:val="aa"/>
                <w:noProof/>
              </w:rPr>
              <w:delText>4.2.</w:delText>
            </w:r>
            <w:r>
              <w:rPr>
                <w:noProof/>
                <w:sz w:val="22"/>
                <w:szCs w:val="24"/>
                <w14:ligatures w14:val="standardContextual"/>
              </w:rPr>
              <w:tab/>
            </w:r>
            <w:r w:rsidRPr="00C93D0C">
              <w:rPr>
                <w:rStyle w:val="aa"/>
                <w:noProof/>
              </w:rPr>
              <w:delText>Signal Processing Module</w:delText>
            </w:r>
            <w:r>
              <w:rPr>
                <w:noProof/>
                <w:webHidden/>
              </w:rPr>
              <w:tab/>
            </w:r>
            <w:r>
              <w:rPr>
                <w:noProof/>
                <w:webHidden/>
              </w:rPr>
              <w:fldChar w:fldCharType="begin"/>
            </w:r>
            <w:r>
              <w:rPr>
                <w:noProof/>
                <w:webHidden/>
              </w:rPr>
              <w:delInstrText xml:space="preserve"> PAGEREF _Toc180573615 \h </w:delInstrText>
            </w:r>
            <w:r>
              <w:rPr>
                <w:noProof/>
                <w:webHidden/>
              </w:rPr>
            </w:r>
            <w:r>
              <w:rPr>
                <w:noProof/>
                <w:webHidden/>
              </w:rPr>
              <w:fldChar w:fldCharType="separate"/>
            </w:r>
            <w:r>
              <w:rPr>
                <w:noProof/>
                <w:webHidden/>
              </w:rPr>
              <w:delText>22</w:delText>
            </w:r>
            <w:r>
              <w:rPr>
                <w:noProof/>
                <w:webHidden/>
              </w:rPr>
              <w:fldChar w:fldCharType="end"/>
            </w:r>
            <w:r>
              <w:fldChar w:fldCharType="end"/>
            </w:r>
          </w:del>
        </w:p>
        <w:p w14:paraId="367A8C89" w14:textId="77777777" w:rsidR="00F20E12" w:rsidRDefault="00F20E12">
          <w:pPr>
            <w:pStyle w:val="30"/>
            <w:tabs>
              <w:tab w:val="left" w:pos="1760"/>
              <w:tab w:val="right" w:leader="dot" w:pos="9628"/>
            </w:tabs>
            <w:ind w:left="800"/>
            <w:rPr>
              <w:del w:id="60" w:author="김은수" w:date="2026-09-30T15:44:00Z" w16du:dateUtc="2026-09-30T06:44:00Z"/>
              <w:noProof/>
              <w:sz w:val="22"/>
              <w:szCs w:val="24"/>
              <w14:ligatures w14:val="standardContextual"/>
            </w:rPr>
          </w:pPr>
          <w:del w:id="61" w:author="김은수" w:date="2026-09-30T15:44:00Z" w16du:dateUtc="2026-09-30T06:44:00Z">
            <w:r>
              <w:fldChar w:fldCharType="begin"/>
            </w:r>
            <w:r>
              <w:delInstrText>HYPERLINK \l "_Toc180573616"</w:delInstrText>
            </w:r>
            <w:r>
              <w:fldChar w:fldCharType="separate"/>
            </w:r>
            <w:r w:rsidRPr="00C93D0C">
              <w:rPr>
                <w:rStyle w:val="aa"/>
                <w:noProof/>
              </w:rPr>
              <w:delText>4.2.1.</w:delText>
            </w:r>
            <w:r>
              <w:rPr>
                <w:noProof/>
                <w:sz w:val="22"/>
                <w:szCs w:val="24"/>
                <w14:ligatures w14:val="standardContextual"/>
              </w:rPr>
              <w:tab/>
            </w:r>
            <w:r w:rsidRPr="00C93D0C">
              <w:rPr>
                <w:rStyle w:val="aa"/>
                <w:noProof/>
              </w:rPr>
              <w:delText>SU-ID-CFX-048, 텔레코일 입력 절대값, FC_0</w:delText>
            </w:r>
            <w:r>
              <w:rPr>
                <w:noProof/>
                <w:webHidden/>
              </w:rPr>
              <w:tab/>
            </w:r>
            <w:r>
              <w:rPr>
                <w:noProof/>
                <w:webHidden/>
              </w:rPr>
              <w:fldChar w:fldCharType="begin"/>
            </w:r>
            <w:r>
              <w:rPr>
                <w:noProof/>
                <w:webHidden/>
              </w:rPr>
              <w:delInstrText xml:space="preserve"> PAGEREF _Toc180573616 \h </w:delInstrText>
            </w:r>
            <w:r>
              <w:rPr>
                <w:noProof/>
                <w:webHidden/>
              </w:rPr>
            </w:r>
            <w:r>
              <w:rPr>
                <w:noProof/>
                <w:webHidden/>
              </w:rPr>
              <w:fldChar w:fldCharType="separate"/>
            </w:r>
            <w:r>
              <w:rPr>
                <w:noProof/>
                <w:webHidden/>
              </w:rPr>
              <w:delText>22</w:delText>
            </w:r>
            <w:r>
              <w:rPr>
                <w:noProof/>
                <w:webHidden/>
              </w:rPr>
              <w:fldChar w:fldCharType="end"/>
            </w:r>
            <w:r>
              <w:fldChar w:fldCharType="end"/>
            </w:r>
          </w:del>
        </w:p>
        <w:p w14:paraId="166E355F" w14:textId="77777777" w:rsidR="00F20E12" w:rsidRDefault="00F20E12">
          <w:pPr>
            <w:pStyle w:val="30"/>
            <w:tabs>
              <w:tab w:val="left" w:pos="1760"/>
              <w:tab w:val="right" w:leader="dot" w:pos="9628"/>
            </w:tabs>
            <w:ind w:left="800"/>
            <w:rPr>
              <w:del w:id="62" w:author="김은수" w:date="2026-09-30T15:44:00Z" w16du:dateUtc="2026-09-30T06:44:00Z"/>
              <w:noProof/>
              <w:sz w:val="22"/>
              <w:szCs w:val="24"/>
              <w14:ligatures w14:val="standardContextual"/>
            </w:rPr>
          </w:pPr>
          <w:del w:id="63" w:author="김은수" w:date="2026-09-30T15:44:00Z" w16du:dateUtc="2026-09-30T06:44:00Z">
            <w:r>
              <w:fldChar w:fldCharType="begin"/>
            </w:r>
            <w:r>
              <w:delInstrText>HYPERLINK \l "_Toc180573617"</w:delInstrText>
            </w:r>
            <w:r>
              <w:fldChar w:fldCharType="separate"/>
            </w:r>
            <w:r w:rsidRPr="00C93D0C">
              <w:rPr>
                <w:rStyle w:val="aa"/>
                <w:noProof/>
              </w:rPr>
              <w:delText>4.2.2.</w:delText>
            </w:r>
            <w:r>
              <w:rPr>
                <w:noProof/>
                <w:sz w:val="22"/>
                <w:szCs w:val="24"/>
                <w14:ligatures w14:val="standardContextual"/>
              </w:rPr>
              <w:tab/>
            </w:r>
            <w:r w:rsidRPr="00C93D0C">
              <w:rPr>
                <w:rStyle w:val="aa"/>
                <w:noProof/>
              </w:rPr>
              <w:delText>SU-ID-CFX-049, 텔레코일 입력 감지</w:delText>
            </w:r>
            <w:r>
              <w:rPr>
                <w:noProof/>
                <w:webHidden/>
              </w:rPr>
              <w:tab/>
            </w:r>
            <w:r>
              <w:rPr>
                <w:noProof/>
                <w:webHidden/>
              </w:rPr>
              <w:fldChar w:fldCharType="begin"/>
            </w:r>
            <w:r>
              <w:rPr>
                <w:noProof/>
                <w:webHidden/>
              </w:rPr>
              <w:delInstrText xml:space="preserve"> PAGEREF _Toc180573617 \h </w:delInstrText>
            </w:r>
            <w:r>
              <w:rPr>
                <w:noProof/>
                <w:webHidden/>
              </w:rPr>
            </w:r>
            <w:r>
              <w:rPr>
                <w:noProof/>
                <w:webHidden/>
              </w:rPr>
              <w:fldChar w:fldCharType="separate"/>
            </w:r>
            <w:r>
              <w:rPr>
                <w:noProof/>
                <w:webHidden/>
              </w:rPr>
              <w:delText>22</w:delText>
            </w:r>
            <w:r>
              <w:rPr>
                <w:noProof/>
                <w:webHidden/>
              </w:rPr>
              <w:fldChar w:fldCharType="end"/>
            </w:r>
            <w:r>
              <w:fldChar w:fldCharType="end"/>
            </w:r>
          </w:del>
        </w:p>
        <w:p w14:paraId="1D022992" w14:textId="77777777" w:rsidR="00F20E12" w:rsidRDefault="00F20E12">
          <w:pPr>
            <w:pStyle w:val="30"/>
            <w:tabs>
              <w:tab w:val="left" w:pos="1760"/>
              <w:tab w:val="right" w:leader="dot" w:pos="9628"/>
            </w:tabs>
            <w:ind w:left="800"/>
            <w:rPr>
              <w:del w:id="64" w:author="김은수" w:date="2026-09-30T15:44:00Z" w16du:dateUtc="2026-09-30T06:44:00Z"/>
              <w:noProof/>
              <w:sz w:val="22"/>
              <w:szCs w:val="24"/>
              <w14:ligatures w14:val="standardContextual"/>
            </w:rPr>
          </w:pPr>
          <w:del w:id="65" w:author="김은수" w:date="2026-09-30T15:44:00Z" w16du:dateUtc="2026-09-30T06:44:00Z">
            <w:r>
              <w:fldChar w:fldCharType="begin"/>
            </w:r>
            <w:r>
              <w:delInstrText>HYPERLINK \l "_Toc180573618"</w:delInstrText>
            </w:r>
            <w:r>
              <w:fldChar w:fldCharType="separate"/>
            </w:r>
            <w:r w:rsidRPr="00C93D0C">
              <w:rPr>
                <w:rStyle w:val="aa"/>
                <w:noProof/>
              </w:rPr>
              <w:delText>4.2.3.</w:delText>
            </w:r>
            <w:r>
              <w:rPr>
                <w:noProof/>
                <w:sz w:val="22"/>
                <w:szCs w:val="24"/>
                <w14:ligatures w14:val="standardContextual"/>
              </w:rPr>
              <w:tab/>
            </w:r>
            <w:r w:rsidRPr="00C93D0C">
              <w:rPr>
                <w:rStyle w:val="aa"/>
                <w:noProof/>
              </w:rPr>
              <w:delText>SU-ID-CFX-050, 오디오 신호 혼합</w:delText>
            </w:r>
            <w:r>
              <w:rPr>
                <w:noProof/>
                <w:webHidden/>
              </w:rPr>
              <w:tab/>
            </w:r>
            <w:r>
              <w:rPr>
                <w:noProof/>
                <w:webHidden/>
              </w:rPr>
              <w:fldChar w:fldCharType="begin"/>
            </w:r>
            <w:r>
              <w:rPr>
                <w:noProof/>
                <w:webHidden/>
              </w:rPr>
              <w:delInstrText xml:space="preserve"> PAGEREF _Toc180573618 \h </w:delInstrText>
            </w:r>
            <w:r>
              <w:rPr>
                <w:noProof/>
                <w:webHidden/>
              </w:rPr>
            </w:r>
            <w:r>
              <w:rPr>
                <w:noProof/>
                <w:webHidden/>
              </w:rPr>
              <w:fldChar w:fldCharType="separate"/>
            </w:r>
            <w:r>
              <w:rPr>
                <w:noProof/>
                <w:webHidden/>
              </w:rPr>
              <w:delText>22</w:delText>
            </w:r>
            <w:r>
              <w:rPr>
                <w:noProof/>
                <w:webHidden/>
              </w:rPr>
              <w:fldChar w:fldCharType="end"/>
            </w:r>
            <w:r>
              <w:fldChar w:fldCharType="end"/>
            </w:r>
          </w:del>
        </w:p>
        <w:p w14:paraId="77019862" w14:textId="77777777" w:rsidR="00F20E12" w:rsidRDefault="00F20E12">
          <w:pPr>
            <w:pStyle w:val="30"/>
            <w:tabs>
              <w:tab w:val="left" w:pos="1760"/>
              <w:tab w:val="right" w:leader="dot" w:pos="9628"/>
            </w:tabs>
            <w:ind w:left="800"/>
            <w:rPr>
              <w:del w:id="66" w:author="김은수" w:date="2026-09-30T15:44:00Z" w16du:dateUtc="2026-09-30T06:44:00Z"/>
              <w:noProof/>
              <w:sz w:val="22"/>
              <w:szCs w:val="24"/>
              <w14:ligatures w14:val="standardContextual"/>
            </w:rPr>
          </w:pPr>
          <w:del w:id="67" w:author="김은수" w:date="2026-09-30T15:44:00Z" w16du:dateUtc="2026-09-30T06:44:00Z">
            <w:r>
              <w:fldChar w:fldCharType="begin"/>
            </w:r>
            <w:r>
              <w:delInstrText>HYPERLINK \l "_Toc180573619"</w:delInstrText>
            </w:r>
            <w:r>
              <w:fldChar w:fldCharType="separate"/>
            </w:r>
            <w:r w:rsidRPr="00C93D0C">
              <w:rPr>
                <w:rStyle w:val="aa"/>
                <w:noProof/>
              </w:rPr>
              <w:delText>4.2.4.</w:delText>
            </w:r>
            <w:r>
              <w:rPr>
                <w:noProof/>
                <w:sz w:val="22"/>
                <w:szCs w:val="24"/>
                <w14:ligatures w14:val="standardContextual"/>
              </w:rPr>
              <w:tab/>
            </w:r>
            <w:r w:rsidRPr="00C93D0C">
              <w:rPr>
                <w:rStyle w:val="aa"/>
                <w:noProof/>
              </w:rPr>
              <w:delText>자동 이득 제어</w:delText>
            </w:r>
            <w:r>
              <w:rPr>
                <w:noProof/>
                <w:webHidden/>
              </w:rPr>
              <w:tab/>
            </w:r>
            <w:r>
              <w:rPr>
                <w:noProof/>
                <w:webHidden/>
              </w:rPr>
              <w:fldChar w:fldCharType="begin"/>
            </w:r>
            <w:r>
              <w:rPr>
                <w:noProof/>
                <w:webHidden/>
              </w:rPr>
              <w:delInstrText xml:space="preserve"> PAGEREF _Toc180573619 \h </w:delInstrText>
            </w:r>
            <w:r>
              <w:rPr>
                <w:noProof/>
                <w:webHidden/>
              </w:rPr>
            </w:r>
            <w:r>
              <w:rPr>
                <w:noProof/>
                <w:webHidden/>
              </w:rPr>
              <w:fldChar w:fldCharType="separate"/>
            </w:r>
            <w:r>
              <w:rPr>
                <w:noProof/>
                <w:webHidden/>
              </w:rPr>
              <w:delText>22</w:delText>
            </w:r>
            <w:r>
              <w:rPr>
                <w:noProof/>
                <w:webHidden/>
              </w:rPr>
              <w:fldChar w:fldCharType="end"/>
            </w:r>
            <w:r>
              <w:fldChar w:fldCharType="end"/>
            </w:r>
          </w:del>
        </w:p>
        <w:p w14:paraId="133FD959" w14:textId="77777777" w:rsidR="00F20E12" w:rsidRDefault="00F20E12">
          <w:pPr>
            <w:pStyle w:val="30"/>
            <w:tabs>
              <w:tab w:val="left" w:pos="1760"/>
              <w:tab w:val="right" w:leader="dot" w:pos="9628"/>
            </w:tabs>
            <w:ind w:left="800"/>
            <w:rPr>
              <w:del w:id="68" w:author="김은수" w:date="2026-09-30T15:44:00Z" w16du:dateUtc="2026-09-30T06:44:00Z"/>
              <w:noProof/>
              <w:sz w:val="22"/>
              <w:szCs w:val="24"/>
              <w14:ligatures w14:val="standardContextual"/>
            </w:rPr>
          </w:pPr>
          <w:del w:id="69" w:author="김은수" w:date="2026-09-30T15:44:00Z" w16du:dateUtc="2026-09-30T06:44:00Z">
            <w:r>
              <w:fldChar w:fldCharType="begin"/>
            </w:r>
            <w:r>
              <w:delInstrText>HYPERLINK \l "_Toc180573620"</w:delInstrText>
            </w:r>
            <w:r>
              <w:fldChar w:fldCharType="separate"/>
            </w:r>
            <w:r w:rsidRPr="00C93D0C">
              <w:rPr>
                <w:rStyle w:val="aa"/>
                <w:noProof/>
              </w:rPr>
              <w:delText>4.2.5.</w:delText>
            </w:r>
            <w:r>
              <w:rPr>
                <w:noProof/>
                <w:sz w:val="22"/>
                <w:szCs w:val="24"/>
                <w14:ligatures w14:val="standardContextual"/>
              </w:rPr>
              <w:tab/>
            </w:r>
            <w:r w:rsidRPr="00C93D0C">
              <w:rPr>
                <w:rStyle w:val="aa"/>
                <w:noProof/>
              </w:rPr>
              <w:delText>주파수 분석</w:delText>
            </w:r>
            <w:r>
              <w:rPr>
                <w:noProof/>
                <w:webHidden/>
              </w:rPr>
              <w:tab/>
            </w:r>
            <w:r>
              <w:rPr>
                <w:noProof/>
                <w:webHidden/>
              </w:rPr>
              <w:fldChar w:fldCharType="begin"/>
            </w:r>
            <w:r>
              <w:rPr>
                <w:noProof/>
                <w:webHidden/>
              </w:rPr>
              <w:delInstrText xml:space="preserve"> PAGEREF _Toc180573620 \h </w:delInstrText>
            </w:r>
            <w:r>
              <w:rPr>
                <w:noProof/>
                <w:webHidden/>
              </w:rPr>
            </w:r>
            <w:r>
              <w:rPr>
                <w:noProof/>
                <w:webHidden/>
              </w:rPr>
              <w:fldChar w:fldCharType="separate"/>
            </w:r>
            <w:r>
              <w:rPr>
                <w:noProof/>
                <w:webHidden/>
              </w:rPr>
              <w:delText>24</w:delText>
            </w:r>
            <w:r>
              <w:rPr>
                <w:noProof/>
                <w:webHidden/>
              </w:rPr>
              <w:fldChar w:fldCharType="end"/>
            </w:r>
            <w:r>
              <w:fldChar w:fldCharType="end"/>
            </w:r>
          </w:del>
        </w:p>
        <w:p w14:paraId="1381D49F" w14:textId="77777777" w:rsidR="00F20E12" w:rsidRDefault="00F20E12">
          <w:pPr>
            <w:pStyle w:val="30"/>
            <w:tabs>
              <w:tab w:val="left" w:pos="1760"/>
              <w:tab w:val="right" w:leader="dot" w:pos="9628"/>
            </w:tabs>
            <w:ind w:left="800"/>
            <w:rPr>
              <w:del w:id="70" w:author="김은수" w:date="2026-09-30T15:44:00Z" w16du:dateUtc="2026-09-30T06:44:00Z"/>
              <w:noProof/>
              <w:sz w:val="22"/>
              <w:szCs w:val="24"/>
              <w14:ligatures w14:val="standardContextual"/>
            </w:rPr>
          </w:pPr>
          <w:del w:id="71" w:author="김은수" w:date="2026-09-30T15:44:00Z" w16du:dateUtc="2026-09-30T06:44:00Z">
            <w:r>
              <w:fldChar w:fldCharType="begin"/>
            </w:r>
            <w:r>
              <w:delInstrText>HYPERLINK \l "_Toc180573621"</w:delInstrText>
            </w:r>
            <w:r>
              <w:fldChar w:fldCharType="separate"/>
            </w:r>
            <w:r w:rsidRPr="00C93D0C">
              <w:rPr>
                <w:rStyle w:val="aa"/>
                <w:noProof/>
              </w:rPr>
              <w:delText>4.2.6.</w:delText>
            </w:r>
            <w:r>
              <w:rPr>
                <w:noProof/>
                <w:sz w:val="22"/>
                <w:szCs w:val="24"/>
                <w14:ligatures w14:val="standardContextual"/>
              </w:rPr>
              <w:tab/>
            </w:r>
            <w:r w:rsidRPr="00C93D0C">
              <w:rPr>
                <w:rStyle w:val="aa"/>
                <w:noProof/>
              </w:rPr>
              <w:delText>SU-ID-CFX-057, 비선형 매핑</w:delText>
            </w:r>
            <w:r>
              <w:rPr>
                <w:noProof/>
                <w:webHidden/>
              </w:rPr>
              <w:tab/>
            </w:r>
            <w:r>
              <w:rPr>
                <w:noProof/>
                <w:webHidden/>
              </w:rPr>
              <w:fldChar w:fldCharType="begin"/>
            </w:r>
            <w:r>
              <w:rPr>
                <w:noProof/>
                <w:webHidden/>
              </w:rPr>
              <w:delInstrText xml:space="preserve"> PAGEREF _Toc180573621 \h </w:delInstrText>
            </w:r>
            <w:r>
              <w:rPr>
                <w:noProof/>
                <w:webHidden/>
              </w:rPr>
            </w:r>
            <w:r>
              <w:rPr>
                <w:noProof/>
                <w:webHidden/>
              </w:rPr>
              <w:fldChar w:fldCharType="separate"/>
            </w:r>
            <w:r>
              <w:rPr>
                <w:noProof/>
                <w:webHidden/>
              </w:rPr>
              <w:delText>25</w:delText>
            </w:r>
            <w:r>
              <w:rPr>
                <w:noProof/>
                <w:webHidden/>
              </w:rPr>
              <w:fldChar w:fldCharType="end"/>
            </w:r>
            <w:r>
              <w:fldChar w:fldCharType="end"/>
            </w:r>
          </w:del>
        </w:p>
        <w:p w14:paraId="76C68E75" w14:textId="77777777" w:rsidR="00F20E12" w:rsidRDefault="00F20E12">
          <w:pPr>
            <w:pStyle w:val="30"/>
            <w:tabs>
              <w:tab w:val="left" w:pos="1760"/>
              <w:tab w:val="right" w:leader="dot" w:pos="9628"/>
            </w:tabs>
            <w:ind w:left="800"/>
            <w:rPr>
              <w:del w:id="72" w:author="김은수" w:date="2026-09-30T15:44:00Z" w16du:dateUtc="2026-09-30T06:44:00Z"/>
              <w:noProof/>
              <w:sz w:val="22"/>
              <w:szCs w:val="24"/>
              <w14:ligatures w14:val="standardContextual"/>
            </w:rPr>
          </w:pPr>
          <w:del w:id="73" w:author="김은수" w:date="2026-09-30T15:44:00Z" w16du:dateUtc="2026-09-30T06:44:00Z">
            <w:r>
              <w:fldChar w:fldCharType="begin"/>
            </w:r>
            <w:r>
              <w:delInstrText>HYPERLINK \l "_Toc180573622"</w:delInstrText>
            </w:r>
            <w:r>
              <w:fldChar w:fldCharType="separate"/>
            </w:r>
            <w:r w:rsidRPr="00C93D0C">
              <w:rPr>
                <w:rStyle w:val="aa"/>
                <w:noProof/>
              </w:rPr>
              <w:delText>4.2.7.</w:delText>
            </w:r>
            <w:r>
              <w:rPr>
                <w:noProof/>
                <w:sz w:val="22"/>
                <w:szCs w:val="24"/>
                <w14:ligatures w14:val="standardContextual"/>
              </w:rPr>
              <w:tab/>
            </w:r>
            <w:r w:rsidRPr="00C93D0C">
              <w:rPr>
                <w:rStyle w:val="aa"/>
                <w:noProof/>
              </w:rPr>
              <w:delText>신호처리 계수 계산</w:delText>
            </w:r>
            <w:r>
              <w:rPr>
                <w:noProof/>
                <w:webHidden/>
              </w:rPr>
              <w:tab/>
            </w:r>
            <w:r>
              <w:rPr>
                <w:noProof/>
                <w:webHidden/>
              </w:rPr>
              <w:fldChar w:fldCharType="begin"/>
            </w:r>
            <w:r>
              <w:rPr>
                <w:noProof/>
                <w:webHidden/>
              </w:rPr>
              <w:delInstrText xml:space="preserve"> PAGEREF _Toc180573622 \h </w:delInstrText>
            </w:r>
            <w:r>
              <w:rPr>
                <w:noProof/>
                <w:webHidden/>
              </w:rPr>
            </w:r>
            <w:r>
              <w:rPr>
                <w:noProof/>
                <w:webHidden/>
              </w:rPr>
              <w:fldChar w:fldCharType="separate"/>
            </w:r>
            <w:r>
              <w:rPr>
                <w:noProof/>
                <w:webHidden/>
              </w:rPr>
              <w:delText>26</w:delText>
            </w:r>
            <w:r>
              <w:rPr>
                <w:noProof/>
                <w:webHidden/>
              </w:rPr>
              <w:fldChar w:fldCharType="end"/>
            </w:r>
            <w:r>
              <w:fldChar w:fldCharType="end"/>
            </w:r>
          </w:del>
        </w:p>
        <w:p w14:paraId="3A540F46" w14:textId="77777777" w:rsidR="00F20E12" w:rsidRDefault="00F20E12">
          <w:pPr>
            <w:pStyle w:val="20"/>
            <w:tabs>
              <w:tab w:val="left" w:pos="1100"/>
              <w:tab w:val="right" w:leader="dot" w:pos="9628"/>
            </w:tabs>
            <w:ind w:left="400"/>
            <w:rPr>
              <w:del w:id="74" w:author="김은수" w:date="2026-09-30T15:44:00Z" w16du:dateUtc="2026-09-30T06:44:00Z"/>
              <w:noProof/>
              <w:sz w:val="22"/>
              <w:szCs w:val="24"/>
              <w14:ligatures w14:val="standardContextual"/>
            </w:rPr>
          </w:pPr>
          <w:del w:id="75" w:author="김은수" w:date="2026-09-30T15:44:00Z" w16du:dateUtc="2026-09-30T06:44:00Z">
            <w:r>
              <w:fldChar w:fldCharType="begin"/>
            </w:r>
            <w:r>
              <w:delInstrText>HYPERLINK \l "_Toc180573623"</w:delInstrText>
            </w:r>
            <w:r>
              <w:fldChar w:fldCharType="separate"/>
            </w:r>
            <w:r w:rsidRPr="00C93D0C">
              <w:rPr>
                <w:rStyle w:val="aa"/>
                <w:noProof/>
              </w:rPr>
              <w:delText>4.3.</w:delText>
            </w:r>
            <w:r>
              <w:rPr>
                <w:noProof/>
                <w:sz w:val="22"/>
                <w:szCs w:val="24"/>
                <w14:ligatures w14:val="standardContextual"/>
              </w:rPr>
              <w:tab/>
            </w:r>
            <w:r w:rsidRPr="00C93D0C">
              <w:rPr>
                <w:rStyle w:val="aa"/>
                <w:noProof/>
              </w:rPr>
              <w:delText>Internal Stimulation Device Execution Module</w:delText>
            </w:r>
            <w:r>
              <w:rPr>
                <w:noProof/>
                <w:webHidden/>
              </w:rPr>
              <w:tab/>
            </w:r>
            <w:r>
              <w:rPr>
                <w:noProof/>
                <w:webHidden/>
              </w:rPr>
              <w:fldChar w:fldCharType="begin"/>
            </w:r>
            <w:r>
              <w:rPr>
                <w:noProof/>
                <w:webHidden/>
              </w:rPr>
              <w:delInstrText xml:space="preserve"> PAGEREF _Toc180573623 \h </w:delInstrText>
            </w:r>
            <w:r>
              <w:rPr>
                <w:noProof/>
                <w:webHidden/>
              </w:rPr>
            </w:r>
            <w:r>
              <w:rPr>
                <w:noProof/>
                <w:webHidden/>
              </w:rPr>
              <w:fldChar w:fldCharType="separate"/>
            </w:r>
            <w:r>
              <w:rPr>
                <w:noProof/>
                <w:webHidden/>
              </w:rPr>
              <w:delText>26</w:delText>
            </w:r>
            <w:r>
              <w:rPr>
                <w:noProof/>
                <w:webHidden/>
              </w:rPr>
              <w:fldChar w:fldCharType="end"/>
            </w:r>
            <w:r>
              <w:fldChar w:fldCharType="end"/>
            </w:r>
          </w:del>
        </w:p>
        <w:p w14:paraId="45DAB224" w14:textId="77777777" w:rsidR="00F20E12" w:rsidRDefault="00F20E12">
          <w:pPr>
            <w:pStyle w:val="30"/>
            <w:tabs>
              <w:tab w:val="right" w:leader="dot" w:pos="9628"/>
            </w:tabs>
            <w:ind w:left="800"/>
            <w:rPr>
              <w:del w:id="76" w:author="김은수" w:date="2026-09-30T15:44:00Z" w16du:dateUtc="2026-09-30T06:44:00Z"/>
              <w:noProof/>
              <w:sz w:val="22"/>
              <w:szCs w:val="24"/>
              <w14:ligatures w14:val="standardContextual"/>
            </w:rPr>
          </w:pPr>
          <w:del w:id="77" w:author="김은수" w:date="2026-09-30T15:44:00Z" w16du:dateUtc="2026-09-30T06:44:00Z">
            <w:r>
              <w:fldChar w:fldCharType="begin"/>
            </w:r>
            <w:r>
              <w:delInstrText>HYPERLINK \l "_Toc180573624"</w:delInstrText>
            </w:r>
            <w:r>
              <w:fldChar w:fldCharType="separate"/>
            </w:r>
            <w:r w:rsidRPr="00C93D0C">
              <w:rPr>
                <w:rStyle w:val="aa"/>
                <w:noProof/>
              </w:rPr>
              <w:delText>4.3.1. 비트 스트림 생성</w:delText>
            </w:r>
            <w:r>
              <w:rPr>
                <w:noProof/>
                <w:webHidden/>
              </w:rPr>
              <w:tab/>
            </w:r>
            <w:r>
              <w:rPr>
                <w:noProof/>
                <w:webHidden/>
              </w:rPr>
              <w:fldChar w:fldCharType="begin"/>
            </w:r>
            <w:r>
              <w:rPr>
                <w:noProof/>
                <w:webHidden/>
              </w:rPr>
              <w:delInstrText xml:space="preserve"> PAGEREF _Toc180573624 \h </w:delInstrText>
            </w:r>
            <w:r>
              <w:rPr>
                <w:noProof/>
                <w:webHidden/>
              </w:rPr>
            </w:r>
            <w:r>
              <w:rPr>
                <w:noProof/>
                <w:webHidden/>
              </w:rPr>
              <w:fldChar w:fldCharType="separate"/>
            </w:r>
            <w:r>
              <w:rPr>
                <w:noProof/>
                <w:webHidden/>
              </w:rPr>
              <w:delText>26</w:delText>
            </w:r>
            <w:r>
              <w:rPr>
                <w:noProof/>
                <w:webHidden/>
              </w:rPr>
              <w:fldChar w:fldCharType="end"/>
            </w:r>
            <w:r>
              <w:fldChar w:fldCharType="end"/>
            </w:r>
          </w:del>
        </w:p>
        <w:p w14:paraId="71F0F461" w14:textId="77777777" w:rsidR="00F20E12" w:rsidRDefault="00F20E12">
          <w:pPr>
            <w:pStyle w:val="12"/>
            <w:rPr>
              <w:del w:id="78" w:author="김은수" w:date="2026-09-30T15:44:00Z" w16du:dateUtc="2026-09-30T06:44:00Z"/>
              <w:noProof/>
              <w:sz w:val="22"/>
              <w:szCs w:val="24"/>
              <w14:ligatures w14:val="standardContextual"/>
            </w:rPr>
          </w:pPr>
          <w:del w:id="79" w:author="김은수" w:date="2026-09-30T15:44:00Z" w16du:dateUtc="2026-09-30T06:44:00Z">
            <w:r>
              <w:fldChar w:fldCharType="begin"/>
            </w:r>
            <w:r>
              <w:delInstrText>HYPERLINK \l "_Toc180573625"</w:delInstrText>
            </w:r>
            <w:r>
              <w:fldChar w:fldCharType="separate"/>
            </w:r>
            <w:r w:rsidRPr="00C93D0C">
              <w:rPr>
                <w:rStyle w:val="aa"/>
                <w:noProof/>
              </w:rPr>
              <w:delText>5.</w:delText>
            </w:r>
            <w:r>
              <w:rPr>
                <w:noProof/>
                <w:sz w:val="22"/>
                <w:szCs w:val="24"/>
                <w14:ligatures w14:val="standardContextual"/>
              </w:rPr>
              <w:tab/>
            </w:r>
            <w:r w:rsidRPr="00C93D0C">
              <w:rPr>
                <w:rStyle w:val="aa"/>
                <w:noProof/>
              </w:rPr>
              <w:delText>CM3 소프트웨어 상세 설계</w:delText>
            </w:r>
            <w:r>
              <w:rPr>
                <w:noProof/>
                <w:webHidden/>
              </w:rPr>
              <w:tab/>
            </w:r>
            <w:r>
              <w:rPr>
                <w:noProof/>
                <w:webHidden/>
              </w:rPr>
              <w:fldChar w:fldCharType="begin"/>
            </w:r>
            <w:r>
              <w:rPr>
                <w:noProof/>
                <w:webHidden/>
              </w:rPr>
              <w:delInstrText xml:space="preserve"> PAGEREF _Toc180573625 \h </w:delInstrText>
            </w:r>
            <w:r>
              <w:rPr>
                <w:noProof/>
                <w:webHidden/>
              </w:rPr>
            </w:r>
            <w:r>
              <w:rPr>
                <w:noProof/>
                <w:webHidden/>
              </w:rPr>
              <w:fldChar w:fldCharType="separate"/>
            </w:r>
            <w:r>
              <w:rPr>
                <w:noProof/>
                <w:webHidden/>
              </w:rPr>
              <w:delText>28</w:delText>
            </w:r>
            <w:r>
              <w:rPr>
                <w:noProof/>
                <w:webHidden/>
              </w:rPr>
              <w:fldChar w:fldCharType="end"/>
            </w:r>
            <w:r>
              <w:fldChar w:fldCharType="end"/>
            </w:r>
          </w:del>
        </w:p>
        <w:p w14:paraId="43DC1D42" w14:textId="77777777" w:rsidR="00F20E12" w:rsidRDefault="00F20E12">
          <w:pPr>
            <w:pStyle w:val="20"/>
            <w:tabs>
              <w:tab w:val="left" w:pos="1100"/>
              <w:tab w:val="right" w:leader="dot" w:pos="9628"/>
            </w:tabs>
            <w:ind w:left="400"/>
            <w:rPr>
              <w:del w:id="80" w:author="김은수" w:date="2026-09-30T15:44:00Z" w16du:dateUtc="2026-09-30T06:44:00Z"/>
              <w:noProof/>
              <w:sz w:val="22"/>
              <w:szCs w:val="24"/>
              <w14:ligatures w14:val="standardContextual"/>
            </w:rPr>
          </w:pPr>
          <w:del w:id="81" w:author="김은수" w:date="2026-09-30T15:44:00Z" w16du:dateUtc="2026-09-30T06:44:00Z">
            <w:r>
              <w:fldChar w:fldCharType="begin"/>
            </w:r>
            <w:r>
              <w:delInstrText>HYPERLINK \l "_Toc180573626"</w:delInstrText>
            </w:r>
            <w:r>
              <w:fldChar w:fldCharType="separate"/>
            </w:r>
            <w:r w:rsidRPr="00C93D0C">
              <w:rPr>
                <w:rStyle w:val="aa"/>
                <w:noProof/>
              </w:rPr>
              <w:delText>5.1.</w:delText>
            </w:r>
            <w:r>
              <w:rPr>
                <w:noProof/>
                <w:sz w:val="22"/>
                <w:szCs w:val="24"/>
                <w14:ligatures w14:val="standardContextual"/>
              </w:rPr>
              <w:tab/>
            </w:r>
            <w:r w:rsidRPr="00C93D0C">
              <w:rPr>
                <w:rStyle w:val="aa"/>
                <w:noProof/>
              </w:rPr>
              <w:delText>System Control Module</w:delText>
            </w:r>
            <w:r>
              <w:rPr>
                <w:noProof/>
                <w:webHidden/>
              </w:rPr>
              <w:tab/>
            </w:r>
            <w:r>
              <w:rPr>
                <w:noProof/>
                <w:webHidden/>
              </w:rPr>
              <w:fldChar w:fldCharType="begin"/>
            </w:r>
            <w:r>
              <w:rPr>
                <w:noProof/>
                <w:webHidden/>
              </w:rPr>
              <w:delInstrText xml:space="preserve"> PAGEREF _Toc180573626 \h </w:delInstrText>
            </w:r>
            <w:r>
              <w:rPr>
                <w:noProof/>
                <w:webHidden/>
              </w:rPr>
            </w:r>
            <w:r>
              <w:rPr>
                <w:noProof/>
                <w:webHidden/>
              </w:rPr>
              <w:fldChar w:fldCharType="separate"/>
            </w:r>
            <w:r>
              <w:rPr>
                <w:noProof/>
                <w:webHidden/>
              </w:rPr>
              <w:delText>28</w:delText>
            </w:r>
            <w:r>
              <w:rPr>
                <w:noProof/>
                <w:webHidden/>
              </w:rPr>
              <w:fldChar w:fldCharType="end"/>
            </w:r>
            <w:r>
              <w:fldChar w:fldCharType="end"/>
            </w:r>
          </w:del>
        </w:p>
        <w:p w14:paraId="6E5B35BB" w14:textId="77777777" w:rsidR="00F20E12" w:rsidRDefault="00F20E12">
          <w:pPr>
            <w:pStyle w:val="30"/>
            <w:tabs>
              <w:tab w:val="left" w:pos="1760"/>
              <w:tab w:val="right" w:leader="dot" w:pos="9628"/>
            </w:tabs>
            <w:ind w:left="800"/>
            <w:rPr>
              <w:del w:id="82" w:author="김은수" w:date="2026-09-30T15:44:00Z" w16du:dateUtc="2026-09-30T06:44:00Z"/>
              <w:noProof/>
              <w:sz w:val="22"/>
              <w:szCs w:val="24"/>
              <w14:ligatures w14:val="standardContextual"/>
            </w:rPr>
          </w:pPr>
          <w:del w:id="83" w:author="김은수" w:date="2026-09-30T15:44:00Z" w16du:dateUtc="2026-09-30T06:44:00Z">
            <w:r>
              <w:fldChar w:fldCharType="begin"/>
            </w:r>
            <w:r>
              <w:delInstrText>HYPERLINK \l "_Toc180573627"</w:delInstrText>
            </w:r>
            <w:r>
              <w:fldChar w:fldCharType="separate"/>
            </w:r>
            <w:r w:rsidRPr="00C93D0C">
              <w:rPr>
                <w:rStyle w:val="aa"/>
                <w:noProof/>
              </w:rPr>
              <w:delText>5.1.1.</w:delText>
            </w:r>
            <w:r>
              <w:rPr>
                <w:noProof/>
                <w:sz w:val="22"/>
                <w:szCs w:val="24"/>
                <w14:ligatures w14:val="standardContextual"/>
              </w:rPr>
              <w:tab/>
            </w:r>
            <w:r w:rsidRPr="00C93D0C">
              <w:rPr>
                <w:rStyle w:val="aa"/>
                <w:noProof/>
              </w:rPr>
              <w:delText>SI-ID-CM3-001, 시스템 초기화 항목</w:delText>
            </w:r>
            <w:r>
              <w:rPr>
                <w:noProof/>
                <w:webHidden/>
              </w:rPr>
              <w:tab/>
            </w:r>
            <w:r>
              <w:rPr>
                <w:noProof/>
                <w:webHidden/>
              </w:rPr>
              <w:fldChar w:fldCharType="begin"/>
            </w:r>
            <w:r>
              <w:rPr>
                <w:noProof/>
                <w:webHidden/>
              </w:rPr>
              <w:delInstrText xml:space="preserve"> PAGEREF _Toc180573627 \h </w:delInstrText>
            </w:r>
            <w:r>
              <w:rPr>
                <w:noProof/>
                <w:webHidden/>
              </w:rPr>
            </w:r>
            <w:r>
              <w:rPr>
                <w:noProof/>
                <w:webHidden/>
              </w:rPr>
              <w:fldChar w:fldCharType="separate"/>
            </w:r>
            <w:r>
              <w:rPr>
                <w:noProof/>
                <w:webHidden/>
              </w:rPr>
              <w:delText>28</w:delText>
            </w:r>
            <w:r>
              <w:rPr>
                <w:noProof/>
                <w:webHidden/>
              </w:rPr>
              <w:fldChar w:fldCharType="end"/>
            </w:r>
            <w:r>
              <w:fldChar w:fldCharType="end"/>
            </w:r>
          </w:del>
        </w:p>
        <w:p w14:paraId="3C292F16" w14:textId="77777777" w:rsidR="00F20E12" w:rsidRDefault="00F20E12">
          <w:pPr>
            <w:pStyle w:val="30"/>
            <w:tabs>
              <w:tab w:val="left" w:pos="1760"/>
              <w:tab w:val="right" w:leader="dot" w:pos="9628"/>
            </w:tabs>
            <w:ind w:left="800"/>
            <w:rPr>
              <w:del w:id="84" w:author="김은수" w:date="2026-09-30T15:44:00Z" w16du:dateUtc="2026-09-30T06:44:00Z"/>
              <w:noProof/>
              <w:sz w:val="22"/>
              <w:szCs w:val="24"/>
              <w14:ligatures w14:val="standardContextual"/>
            </w:rPr>
          </w:pPr>
          <w:del w:id="85" w:author="김은수" w:date="2026-09-30T15:44:00Z" w16du:dateUtc="2026-09-30T06:44:00Z">
            <w:r>
              <w:fldChar w:fldCharType="begin"/>
            </w:r>
            <w:r>
              <w:delInstrText>HYPERLINK \l "_Toc180573628"</w:delInstrText>
            </w:r>
            <w:r>
              <w:fldChar w:fldCharType="separate"/>
            </w:r>
            <w:r w:rsidRPr="00C93D0C">
              <w:rPr>
                <w:rStyle w:val="aa"/>
                <w:noProof/>
              </w:rPr>
              <w:delText>5.1.2.</w:delText>
            </w:r>
            <w:r>
              <w:rPr>
                <w:noProof/>
                <w:sz w:val="22"/>
                <w:szCs w:val="24"/>
                <w14:ligatures w14:val="standardContextual"/>
              </w:rPr>
              <w:tab/>
            </w:r>
            <w:r w:rsidRPr="00C93D0C">
              <w:rPr>
                <w:rStyle w:val="aa"/>
                <w:noProof/>
              </w:rPr>
              <w:delText>SI-ID-CM3-002, 시스템 제어 항목</w:delText>
            </w:r>
            <w:r>
              <w:rPr>
                <w:noProof/>
                <w:webHidden/>
              </w:rPr>
              <w:tab/>
            </w:r>
            <w:r>
              <w:rPr>
                <w:noProof/>
                <w:webHidden/>
              </w:rPr>
              <w:fldChar w:fldCharType="begin"/>
            </w:r>
            <w:r>
              <w:rPr>
                <w:noProof/>
                <w:webHidden/>
              </w:rPr>
              <w:delInstrText xml:space="preserve"> PAGEREF _Toc180573628 \h </w:delInstrText>
            </w:r>
            <w:r>
              <w:rPr>
                <w:noProof/>
                <w:webHidden/>
              </w:rPr>
            </w:r>
            <w:r>
              <w:rPr>
                <w:noProof/>
                <w:webHidden/>
              </w:rPr>
              <w:fldChar w:fldCharType="separate"/>
            </w:r>
            <w:r>
              <w:rPr>
                <w:noProof/>
                <w:webHidden/>
              </w:rPr>
              <w:delText>33</w:delText>
            </w:r>
            <w:r>
              <w:rPr>
                <w:noProof/>
                <w:webHidden/>
              </w:rPr>
              <w:fldChar w:fldCharType="end"/>
            </w:r>
            <w:r>
              <w:fldChar w:fldCharType="end"/>
            </w:r>
          </w:del>
        </w:p>
        <w:p w14:paraId="1300250E" w14:textId="77777777" w:rsidR="00F20E12" w:rsidRDefault="00F20E12">
          <w:pPr>
            <w:pStyle w:val="30"/>
            <w:tabs>
              <w:tab w:val="left" w:pos="1760"/>
              <w:tab w:val="right" w:leader="dot" w:pos="9628"/>
            </w:tabs>
            <w:ind w:left="800"/>
            <w:rPr>
              <w:del w:id="86" w:author="김은수" w:date="2026-09-30T15:44:00Z" w16du:dateUtc="2026-09-30T06:44:00Z"/>
              <w:noProof/>
              <w:sz w:val="22"/>
              <w:szCs w:val="24"/>
              <w14:ligatures w14:val="standardContextual"/>
            </w:rPr>
          </w:pPr>
          <w:del w:id="87" w:author="김은수" w:date="2026-09-30T15:44:00Z" w16du:dateUtc="2026-09-30T06:44:00Z">
            <w:r>
              <w:fldChar w:fldCharType="begin"/>
            </w:r>
            <w:r>
              <w:delInstrText>HYPERLINK \l "_Toc180573629"</w:delInstrText>
            </w:r>
            <w:r>
              <w:fldChar w:fldCharType="separate"/>
            </w:r>
            <w:r w:rsidRPr="00C93D0C">
              <w:rPr>
                <w:rStyle w:val="aa"/>
                <w:noProof/>
              </w:rPr>
              <w:delText>5.1.3.</w:delText>
            </w:r>
            <w:r>
              <w:rPr>
                <w:noProof/>
                <w:sz w:val="22"/>
                <w:szCs w:val="24"/>
                <w14:ligatures w14:val="standardContextual"/>
              </w:rPr>
              <w:tab/>
            </w:r>
            <w:r w:rsidRPr="00C93D0C">
              <w:rPr>
                <w:rStyle w:val="aa"/>
                <w:noProof/>
              </w:rPr>
              <w:delText>공유 메모리 접근 항목</w:delText>
            </w:r>
            <w:r>
              <w:rPr>
                <w:noProof/>
                <w:webHidden/>
              </w:rPr>
              <w:tab/>
            </w:r>
            <w:r>
              <w:rPr>
                <w:noProof/>
                <w:webHidden/>
              </w:rPr>
              <w:fldChar w:fldCharType="begin"/>
            </w:r>
            <w:r>
              <w:rPr>
                <w:noProof/>
                <w:webHidden/>
              </w:rPr>
              <w:delInstrText xml:space="preserve"> PAGEREF _Toc180573629 \h </w:delInstrText>
            </w:r>
            <w:r>
              <w:rPr>
                <w:noProof/>
                <w:webHidden/>
              </w:rPr>
            </w:r>
            <w:r>
              <w:rPr>
                <w:noProof/>
                <w:webHidden/>
              </w:rPr>
              <w:fldChar w:fldCharType="separate"/>
            </w:r>
            <w:r>
              <w:rPr>
                <w:noProof/>
                <w:webHidden/>
              </w:rPr>
              <w:delText>39</w:delText>
            </w:r>
            <w:r>
              <w:rPr>
                <w:noProof/>
                <w:webHidden/>
              </w:rPr>
              <w:fldChar w:fldCharType="end"/>
            </w:r>
            <w:r>
              <w:fldChar w:fldCharType="end"/>
            </w:r>
          </w:del>
        </w:p>
        <w:p w14:paraId="079A3732" w14:textId="77777777" w:rsidR="00F20E12" w:rsidRDefault="00F20E12">
          <w:pPr>
            <w:pStyle w:val="30"/>
            <w:tabs>
              <w:tab w:val="left" w:pos="1760"/>
              <w:tab w:val="right" w:leader="dot" w:pos="9628"/>
            </w:tabs>
            <w:ind w:left="800"/>
            <w:rPr>
              <w:del w:id="88" w:author="김은수" w:date="2026-09-30T15:44:00Z" w16du:dateUtc="2026-09-30T06:44:00Z"/>
              <w:noProof/>
              <w:sz w:val="22"/>
              <w:szCs w:val="24"/>
              <w14:ligatures w14:val="standardContextual"/>
            </w:rPr>
          </w:pPr>
          <w:del w:id="89" w:author="김은수" w:date="2026-09-30T15:44:00Z" w16du:dateUtc="2026-09-30T06:44:00Z">
            <w:r>
              <w:fldChar w:fldCharType="begin"/>
            </w:r>
            <w:r>
              <w:delInstrText>HYPERLINK \l "_Toc180573630"</w:delInstrText>
            </w:r>
            <w:r>
              <w:fldChar w:fldCharType="separate"/>
            </w:r>
            <w:r w:rsidRPr="00C93D0C">
              <w:rPr>
                <w:rStyle w:val="aa"/>
                <w:noProof/>
              </w:rPr>
              <w:delText>5.1.4.</w:delText>
            </w:r>
            <w:r>
              <w:rPr>
                <w:noProof/>
                <w:sz w:val="22"/>
                <w:szCs w:val="24"/>
                <w14:ligatures w14:val="standardContextual"/>
              </w:rPr>
              <w:tab/>
            </w:r>
            <w:r w:rsidRPr="00C93D0C">
              <w:rPr>
                <w:rStyle w:val="aa"/>
                <w:noProof/>
              </w:rPr>
              <w:delText>보조장치 제어</w:delText>
            </w:r>
            <w:r>
              <w:rPr>
                <w:noProof/>
                <w:webHidden/>
              </w:rPr>
              <w:tab/>
            </w:r>
            <w:r>
              <w:rPr>
                <w:noProof/>
                <w:webHidden/>
              </w:rPr>
              <w:fldChar w:fldCharType="begin"/>
            </w:r>
            <w:r>
              <w:rPr>
                <w:noProof/>
                <w:webHidden/>
              </w:rPr>
              <w:delInstrText xml:space="preserve"> PAGEREF _Toc180573630 \h </w:delInstrText>
            </w:r>
            <w:r>
              <w:rPr>
                <w:noProof/>
                <w:webHidden/>
              </w:rPr>
            </w:r>
            <w:r>
              <w:rPr>
                <w:noProof/>
                <w:webHidden/>
              </w:rPr>
              <w:fldChar w:fldCharType="separate"/>
            </w:r>
            <w:r>
              <w:rPr>
                <w:noProof/>
                <w:webHidden/>
              </w:rPr>
              <w:delText>48</w:delText>
            </w:r>
            <w:r>
              <w:rPr>
                <w:noProof/>
                <w:webHidden/>
              </w:rPr>
              <w:fldChar w:fldCharType="end"/>
            </w:r>
            <w:r>
              <w:fldChar w:fldCharType="end"/>
            </w:r>
          </w:del>
        </w:p>
        <w:p w14:paraId="424439FA" w14:textId="77777777" w:rsidR="00F20E12" w:rsidRDefault="00F20E12">
          <w:pPr>
            <w:pStyle w:val="20"/>
            <w:tabs>
              <w:tab w:val="left" w:pos="1100"/>
              <w:tab w:val="right" w:leader="dot" w:pos="9628"/>
            </w:tabs>
            <w:ind w:left="400"/>
            <w:rPr>
              <w:del w:id="90" w:author="김은수" w:date="2026-09-30T15:44:00Z" w16du:dateUtc="2026-09-30T06:44:00Z"/>
              <w:noProof/>
              <w:sz w:val="22"/>
              <w:szCs w:val="24"/>
              <w14:ligatures w14:val="standardContextual"/>
            </w:rPr>
          </w:pPr>
          <w:del w:id="91" w:author="김은수" w:date="2026-09-30T15:44:00Z" w16du:dateUtc="2026-09-30T06:44:00Z">
            <w:r>
              <w:fldChar w:fldCharType="begin"/>
            </w:r>
            <w:r>
              <w:delInstrText>HYPERLINK \l "_Toc180573631"</w:delInstrText>
            </w:r>
            <w:r>
              <w:fldChar w:fldCharType="separate"/>
            </w:r>
            <w:r w:rsidRPr="00C93D0C">
              <w:rPr>
                <w:rStyle w:val="aa"/>
                <w:noProof/>
              </w:rPr>
              <w:delText>5.2.</w:delText>
            </w:r>
            <w:r>
              <w:rPr>
                <w:noProof/>
                <w:sz w:val="22"/>
                <w:szCs w:val="24"/>
                <w14:ligatures w14:val="standardContextual"/>
              </w:rPr>
              <w:tab/>
            </w:r>
            <w:r w:rsidRPr="00C93D0C">
              <w:rPr>
                <w:rStyle w:val="aa"/>
                <w:noProof/>
              </w:rPr>
              <w:delText>Signal Processing Module</w:delText>
            </w:r>
            <w:r>
              <w:rPr>
                <w:noProof/>
                <w:webHidden/>
              </w:rPr>
              <w:tab/>
            </w:r>
            <w:r>
              <w:rPr>
                <w:noProof/>
                <w:webHidden/>
              </w:rPr>
              <w:fldChar w:fldCharType="begin"/>
            </w:r>
            <w:r>
              <w:rPr>
                <w:noProof/>
                <w:webHidden/>
              </w:rPr>
              <w:delInstrText xml:space="preserve"> PAGEREF _Toc180573631 \h </w:delInstrText>
            </w:r>
            <w:r>
              <w:rPr>
                <w:noProof/>
                <w:webHidden/>
              </w:rPr>
            </w:r>
            <w:r>
              <w:rPr>
                <w:noProof/>
                <w:webHidden/>
              </w:rPr>
              <w:fldChar w:fldCharType="separate"/>
            </w:r>
            <w:r>
              <w:rPr>
                <w:noProof/>
                <w:webHidden/>
              </w:rPr>
              <w:delText>49</w:delText>
            </w:r>
            <w:r>
              <w:rPr>
                <w:noProof/>
                <w:webHidden/>
              </w:rPr>
              <w:fldChar w:fldCharType="end"/>
            </w:r>
            <w:r>
              <w:fldChar w:fldCharType="end"/>
            </w:r>
          </w:del>
        </w:p>
        <w:p w14:paraId="4E710A3B" w14:textId="77777777" w:rsidR="00F20E12" w:rsidRDefault="00F20E12">
          <w:pPr>
            <w:pStyle w:val="30"/>
            <w:tabs>
              <w:tab w:val="right" w:leader="dot" w:pos="9628"/>
            </w:tabs>
            <w:ind w:left="800"/>
            <w:rPr>
              <w:del w:id="92" w:author="김은수" w:date="2026-09-30T15:44:00Z" w16du:dateUtc="2026-09-30T06:44:00Z"/>
              <w:noProof/>
              <w:sz w:val="22"/>
              <w:szCs w:val="24"/>
              <w14:ligatures w14:val="standardContextual"/>
            </w:rPr>
          </w:pPr>
          <w:del w:id="93" w:author="김은수" w:date="2026-09-30T15:44:00Z" w16du:dateUtc="2026-09-30T06:44:00Z">
            <w:r>
              <w:fldChar w:fldCharType="begin"/>
            </w:r>
            <w:r>
              <w:delInstrText>HYPERLINK \l "_Toc180573632"</w:delInstrText>
            </w:r>
            <w:r>
              <w:fldChar w:fldCharType="separate"/>
            </w:r>
            <w:r w:rsidRPr="00C93D0C">
              <w:rPr>
                <w:rStyle w:val="aa"/>
                <w:noProof/>
              </w:rPr>
              <w:delText>5.2.1. 신호처리 계수 계산</w:delText>
            </w:r>
            <w:r>
              <w:rPr>
                <w:noProof/>
                <w:webHidden/>
              </w:rPr>
              <w:tab/>
            </w:r>
            <w:r>
              <w:rPr>
                <w:noProof/>
                <w:webHidden/>
              </w:rPr>
              <w:fldChar w:fldCharType="begin"/>
            </w:r>
            <w:r>
              <w:rPr>
                <w:noProof/>
                <w:webHidden/>
              </w:rPr>
              <w:delInstrText xml:space="preserve"> PAGEREF _Toc180573632 \h </w:delInstrText>
            </w:r>
            <w:r>
              <w:rPr>
                <w:noProof/>
                <w:webHidden/>
              </w:rPr>
            </w:r>
            <w:r>
              <w:rPr>
                <w:noProof/>
                <w:webHidden/>
              </w:rPr>
              <w:fldChar w:fldCharType="separate"/>
            </w:r>
            <w:r>
              <w:rPr>
                <w:noProof/>
                <w:webHidden/>
              </w:rPr>
              <w:delText>49</w:delText>
            </w:r>
            <w:r>
              <w:rPr>
                <w:noProof/>
                <w:webHidden/>
              </w:rPr>
              <w:fldChar w:fldCharType="end"/>
            </w:r>
            <w:r>
              <w:fldChar w:fldCharType="end"/>
            </w:r>
          </w:del>
        </w:p>
        <w:p w14:paraId="61A24E2D" w14:textId="77777777" w:rsidR="00F20E12" w:rsidRDefault="00F20E12">
          <w:pPr>
            <w:pStyle w:val="20"/>
            <w:tabs>
              <w:tab w:val="left" w:pos="1100"/>
              <w:tab w:val="right" w:leader="dot" w:pos="9628"/>
            </w:tabs>
            <w:ind w:left="400"/>
            <w:rPr>
              <w:del w:id="94" w:author="김은수" w:date="2026-09-30T15:44:00Z" w16du:dateUtc="2026-09-30T06:44:00Z"/>
              <w:noProof/>
              <w:sz w:val="22"/>
              <w:szCs w:val="24"/>
              <w14:ligatures w14:val="standardContextual"/>
            </w:rPr>
          </w:pPr>
          <w:del w:id="95" w:author="김은수" w:date="2026-09-30T15:44:00Z" w16du:dateUtc="2026-09-30T06:44:00Z">
            <w:r>
              <w:fldChar w:fldCharType="begin"/>
            </w:r>
            <w:r>
              <w:delInstrText>HYPERLINK \l "_Toc180573633"</w:delInstrText>
            </w:r>
            <w:r>
              <w:fldChar w:fldCharType="separate"/>
            </w:r>
            <w:r w:rsidRPr="00C93D0C">
              <w:rPr>
                <w:rStyle w:val="aa"/>
                <w:noProof/>
              </w:rPr>
              <w:delText>5.3.</w:delText>
            </w:r>
            <w:r>
              <w:rPr>
                <w:noProof/>
                <w:sz w:val="22"/>
                <w:szCs w:val="24"/>
                <w14:ligatures w14:val="standardContextual"/>
              </w:rPr>
              <w:tab/>
            </w:r>
            <w:r w:rsidRPr="00C93D0C">
              <w:rPr>
                <w:rStyle w:val="aa"/>
                <w:noProof/>
              </w:rPr>
              <w:delText>Internal Stimulation Device Execution Module</w:delText>
            </w:r>
            <w:r>
              <w:rPr>
                <w:noProof/>
                <w:webHidden/>
              </w:rPr>
              <w:tab/>
            </w:r>
            <w:r>
              <w:rPr>
                <w:noProof/>
                <w:webHidden/>
              </w:rPr>
              <w:fldChar w:fldCharType="begin"/>
            </w:r>
            <w:r>
              <w:rPr>
                <w:noProof/>
                <w:webHidden/>
              </w:rPr>
              <w:delInstrText xml:space="preserve"> PAGEREF _Toc180573633 \h </w:delInstrText>
            </w:r>
            <w:r>
              <w:rPr>
                <w:noProof/>
                <w:webHidden/>
              </w:rPr>
            </w:r>
            <w:r>
              <w:rPr>
                <w:noProof/>
                <w:webHidden/>
              </w:rPr>
              <w:fldChar w:fldCharType="separate"/>
            </w:r>
            <w:r>
              <w:rPr>
                <w:noProof/>
                <w:webHidden/>
              </w:rPr>
              <w:delText>50</w:delText>
            </w:r>
            <w:r>
              <w:rPr>
                <w:noProof/>
                <w:webHidden/>
              </w:rPr>
              <w:fldChar w:fldCharType="end"/>
            </w:r>
            <w:r>
              <w:fldChar w:fldCharType="end"/>
            </w:r>
          </w:del>
        </w:p>
        <w:p w14:paraId="2A9DFEE6" w14:textId="77777777" w:rsidR="00F20E12" w:rsidRDefault="00F20E12">
          <w:pPr>
            <w:pStyle w:val="30"/>
            <w:tabs>
              <w:tab w:val="left" w:pos="1760"/>
              <w:tab w:val="right" w:leader="dot" w:pos="9628"/>
            </w:tabs>
            <w:ind w:left="800"/>
            <w:rPr>
              <w:del w:id="96" w:author="김은수" w:date="2026-09-30T15:44:00Z" w16du:dateUtc="2026-09-30T06:44:00Z"/>
              <w:noProof/>
              <w:sz w:val="22"/>
              <w:szCs w:val="24"/>
              <w14:ligatures w14:val="standardContextual"/>
            </w:rPr>
          </w:pPr>
          <w:del w:id="97" w:author="김은수" w:date="2026-09-30T15:44:00Z" w16du:dateUtc="2026-09-30T06:44:00Z">
            <w:r>
              <w:fldChar w:fldCharType="begin"/>
            </w:r>
            <w:r>
              <w:delInstrText>HYPERLINK \l "_Toc180573634"</w:delInstrText>
            </w:r>
            <w:r>
              <w:fldChar w:fldCharType="separate"/>
            </w:r>
            <w:r w:rsidRPr="00C93D0C">
              <w:rPr>
                <w:rStyle w:val="aa"/>
                <w:noProof/>
              </w:rPr>
              <w:delText>5.3.1.</w:delText>
            </w:r>
            <w:r>
              <w:rPr>
                <w:noProof/>
                <w:sz w:val="22"/>
                <w:szCs w:val="24"/>
                <w14:ligatures w14:val="standardContextual"/>
              </w:rPr>
              <w:tab/>
            </w:r>
            <w:r w:rsidRPr="00C93D0C">
              <w:rPr>
                <w:rStyle w:val="aa"/>
                <w:noProof/>
              </w:rPr>
              <w:delText>내부기 인터페이스 관련</w:delText>
            </w:r>
            <w:r>
              <w:rPr>
                <w:noProof/>
                <w:webHidden/>
              </w:rPr>
              <w:tab/>
            </w:r>
            <w:r>
              <w:rPr>
                <w:noProof/>
                <w:webHidden/>
              </w:rPr>
              <w:fldChar w:fldCharType="begin"/>
            </w:r>
            <w:r>
              <w:rPr>
                <w:noProof/>
                <w:webHidden/>
              </w:rPr>
              <w:delInstrText xml:space="preserve"> PAGEREF _Toc180573634 \h </w:delInstrText>
            </w:r>
            <w:r>
              <w:rPr>
                <w:noProof/>
                <w:webHidden/>
              </w:rPr>
            </w:r>
            <w:r>
              <w:rPr>
                <w:noProof/>
                <w:webHidden/>
              </w:rPr>
              <w:fldChar w:fldCharType="separate"/>
            </w:r>
            <w:r>
              <w:rPr>
                <w:noProof/>
                <w:webHidden/>
              </w:rPr>
              <w:delText>50</w:delText>
            </w:r>
            <w:r>
              <w:rPr>
                <w:noProof/>
                <w:webHidden/>
              </w:rPr>
              <w:fldChar w:fldCharType="end"/>
            </w:r>
            <w:r>
              <w:fldChar w:fldCharType="end"/>
            </w:r>
          </w:del>
        </w:p>
        <w:p w14:paraId="0A487C46" w14:textId="77777777" w:rsidR="00F20E12" w:rsidRDefault="00F20E12">
          <w:pPr>
            <w:pStyle w:val="30"/>
            <w:tabs>
              <w:tab w:val="left" w:pos="1760"/>
              <w:tab w:val="right" w:leader="dot" w:pos="9628"/>
            </w:tabs>
            <w:ind w:left="800"/>
            <w:rPr>
              <w:del w:id="98" w:author="김은수" w:date="2026-09-30T15:44:00Z" w16du:dateUtc="2026-09-30T06:44:00Z"/>
              <w:noProof/>
              <w:sz w:val="22"/>
              <w:szCs w:val="24"/>
              <w14:ligatures w14:val="standardContextual"/>
            </w:rPr>
          </w:pPr>
          <w:del w:id="99" w:author="김은수" w:date="2026-09-30T15:44:00Z" w16du:dateUtc="2026-09-30T06:44:00Z">
            <w:r>
              <w:fldChar w:fldCharType="begin"/>
            </w:r>
            <w:r>
              <w:delInstrText>HYPERLINK \l "_Toc180573635"</w:delInstrText>
            </w:r>
            <w:r>
              <w:fldChar w:fldCharType="separate"/>
            </w:r>
            <w:r w:rsidRPr="00C93D0C">
              <w:rPr>
                <w:rStyle w:val="aa"/>
                <w:noProof/>
              </w:rPr>
              <w:delText>5.3.2.</w:delText>
            </w:r>
            <w:r>
              <w:rPr>
                <w:noProof/>
                <w:sz w:val="22"/>
                <w:szCs w:val="24"/>
                <w14:ligatures w14:val="standardContextual"/>
              </w:rPr>
              <w:tab/>
            </w:r>
            <w:r w:rsidRPr="00C93D0C">
              <w:rPr>
                <w:rStyle w:val="aa"/>
                <w:noProof/>
              </w:rPr>
              <w:delText>내부기 실행 제어 관련</w:delText>
            </w:r>
            <w:r>
              <w:rPr>
                <w:noProof/>
                <w:webHidden/>
              </w:rPr>
              <w:tab/>
            </w:r>
            <w:r>
              <w:rPr>
                <w:noProof/>
                <w:webHidden/>
              </w:rPr>
              <w:fldChar w:fldCharType="begin"/>
            </w:r>
            <w:r>
              <w:rPr>
                <w:noProof/>
                <w:webHidden/>
              </w:rPr>
              <w:delInstrText xml:space="preserve"> PAGEREF _Toc180573635 \h </w:delInstrText>
            </w:r>
            <w:r>
              <w:rPr>
                <w:noProof/>
                <w:webHidden/>
              </w:rPr>
            </w:r>
            <w:r>
              <w:rPr>
                <w:noProof/>
                <w:webHidden/>
              </w:rPr>
              <w:fldChar w:fldCharType="separate"/>
            </w:r>
            <w:r>
              <w:rPr>
                <w:noProof/>
                <w:webHidden/>
              </w:rPr>
              <w:delText>52</w:delText>
            </w:r>
            <w:r>
              <w:rPr>
                <w:noProof/>
                <w:webHidden/>
              </w:rPr>
              <w:fldChar w:fldCharType="end"/>
            </w:r>
            <w:r>
              <w:fldChar w:fldCharType="end"/>
            </w:r>
          </w:del>
        </w:p>
        <w:p w14:paraId="19D43E2F" w14:textId="77777777" w:rsidR="00F20E12" w:rsidRDefault="00F20E12">
          <w:pPr>
            <w:pStyle w:val="20"/>
            <w:tabs>
              <w:tab w:val="left" w:pos="1100"/>
              <w:tab w:val="right" w:leader="dot" w:pos="9628"/>
            </w:tabs>
            <w:ind w:left="400"/>
            <w:rPr>
              <w:del w:id="100" w:author="김은수" w:date="2026-09-30T15:44:00Z" w16du:dateUtc="2026-09-30T06:44:00Z"/>
              <w:noProof/>
              <w:sz w:val="22"/>
              <w:szCs w:val="24"/>
              <w14:ligatures w14:val="standardContextual"/>
            </w:rPr>
          </w:pPr>
          <w:del w:id="101" w:author="김은수" w:date="2026-09-30T15:44:00Z" w16du:dateUtc="2026-09-30T06:44:00Z">
            <w:r>
              <w:fldChar w:fldCharType="begin"/>
            </w:r>
            <w:r>
              <w:delInstrText>HYPERLINK \l "_Toc180573636"</w:delInstrText>
            </w:r>
            <w:r>
              <w:fldChar w:fldCharType="separate"/>
            </w:r>
            <w:r w:rsidRPr="00C93D0C">
              <w:rPr>
                <w:rStyle w:val="aa"/>
                <w:noProof/>
              </w:rPr>
              <w:delText>5.4.</w:delText>
            </w:r>
            <w:r>
              <w:rPr>
                <w:noProof/>
                <w:sz w:val="22"/>
                <w:szCs w:val="24"/>
                <w14:ligatures w14:val="standardContextual"/>
              </w:rPr>
              <w:tab/>
            </w:r>
            <w:r w:rsidRPr="00C93D0C">
              <w:rPr>
                <w:rStyle w:val="aa"/>
                <w:noProof/>
              </w:rPr>
              <w:delText>Bluetooth Communication Module</w:delText>
            </w:r>
            <w:r>
              <w:rPr>
                <w:noProof/>
                <w:webHidden/>
              </w:rPr>
              <w:tab/>
            </w:r>
            <w:r>
              <w:rPr>
                <w:noProof/>
                <w:webHidden/>
              </w:rPr>
              <w:fldChar w:fldCharType="begin"/>
            </w:r>
            <w:r>
              <w:rPr>
                <w:noProof/>
                <w:webHidden/>
              </w:rPr>
              <w:delInstrText xml:space="preserve"> PAGEREF _Toc180573636 \h </w:delInstrText>
            </w:r>
            <w:r>
              <w:rPr>
                <w:noProof/>
                <w:webHidden/>
              </w:rPr>
            </w:r>
            <w:r>
              <w:rPr>
                <w:noProof/>
                <w:webHidden/>
              </w:rPr>
              <w:fldChar w:fldCharType="separate"/>
            </w:r>
            <w:r>
              <w:rPr>
                <w:noProof/>
                <w:webHidden/>
              </w:rPr>
              <w:delText>63</w:delText>
            </w:r>
            <w:r>
              <w:rPr>
                <w:noProof/>
                <w:webHidden/>
              </w:rPr>
              <w:fldChar w:fldCharType="end"/>
            </w:r>
            <w:r>
              <w:fldChar w:fldCharType="end"/>
            </w:r>
          </w:del>
        </w:p>
        <w:p w14:paraId="7E623FC0" w14:textId="77777777" w:rsidR="00F20E12" w:rsidRDefault="00F20E12">
          <w:pPr>
            <w:pStyle w:val="30"/>
            <w:tabs>
              <w:tab w:val="left" w:pos="1760"/>
              <w:tab w:val="right" w:leader="dot" w:pos="9628"/>
            </w:tabs>
            <w:ind w:left="800"/>
            <w:rPr>
              <w:del w:id="102" w:author="김은수" w:date="2026-09-30T15:44:00Z" w16du:dateUtc="2026-09-30T06:44:00Z"/>
              <w:noProof/>
              <w:sz w:val="22"/>
              <w:szCs w:val="24"/>
              <w14:ligatures w14:val="standardContextual"/>
            </w:rPr>
          </w:pPr>
          <w:del w:id="103" w:author="김은수" w:date="2026-09-30T15:44:00Z" w16du:dateUtc="2026-09-30T06:44:00Z">
            <w:r>
              <w:fldChar w:fldCharType="begin"/>
            </w:r>
            <w:r>
              <w:delInstrText>HYPERLINK \l "_Toc180573637"</w:delInstrText>
            </w:r>
            <w:r>
              <w:fldChar w:fldCharType="separate"/>
            </w:r>
            <w:r w:rsidRPr="00C93D0C">
              <w:rPr>
                <w:rStyle w:val="aa"/>
                <w:noProof/>
              </w:rPr>
              <w:delText>5.4.1.</w:delText>
            </w:r>
            <w:r>
              <w:rPr>
                <w:noProof/>
                <w:sz w:val="22"/>
                <w:szCs w:val="24"/>
                <w14:ligatures w14:val="standardContextual"/>
              </w:rPr>
              <w:tab/>
            </w:r>
            <w:r w:rsidRPr="00C93D0C">
              <w:rPr>
                <w:rStyle w:val="aa"/>
                <w:noProof/>
              </w:rPr>
              <w:delText>SI-ID-CM3-004, 블루투스 통신 제어 항목</w:delText>
            </w:r>
            <w:r>
              <w:rPr>
                <w:noProof/>
                <w:webHidden/>
              </w:rPr>
              <w:tab/>
            </w:r>
            <w:r>
              <w:rPr>
                <w:noProof/>
                <w:webHidden/>
              </w:rPr>
              <w:fldChar w:fldCharType="begin"/>
            </w:r>
            <w:r>
              <w:rPr>
                <w:noProof/>
                <w:webHidden/>
              </w:rPr>
              <w:delInstrText xml:space="preserve"> PAGEREF _Toc180573637 \h </w:delInstrText>
            </w:r>
            <w:r>
              <w:rPr>
                <w:noProof/>
                <w:webHidden/>
              </w:rPr>
            </w:r>
            <w:r>
              <w:rPr>
                <w:noProof/>
                <w:webHidden/>
              </w:rPr>
              <w:fldChar w:fldCharType="separate"/>
            </w:r>
            <w:r>
              <w:rPr>
                <w:noProof/>
                <w:webHidden/>
              </w:rPr>
              <w:delText>63</w:delText>
            </w:r>
            <w:r>
              <w:rPr>
                <w:noProof/>
                <w:webHidden/>
              </w:rPr>
              <w:fldChar w:fldCharType="end"/>
            </w:r>
            <w:r>
              <w:fldChar w:fldCharType="end"/>
            </w:r>
          </w:del>
        </w:p>
        <w:p w14:paraId="1A34AF2D" w14:textId="77777777" w:rsidR="00F20E12" w:rsidRDefault="00F20E12">
          <w:pPr>
            <w:pStyle w:val="30"/>
            <w:tabs>
              <w:tab w:val="left" w:pos="1760"/>
              <w:tab w:val="right" w:leader="dot" w:pos="9628"/>
            </w:tabs>
            <w:ind w:left="800"/>
            <w:rPr>
              <w:del w:id="104" w:author="김은수" w:date="2026-09-30T15:44:00Z" w16du:dateUtc="2026-09-30T06:44:00Z"/>
              <w:noProof/>
              <w:sz w:val="22"/>
              <w:szCs w:val="24"/>
              <w14:ligatures w14:val="standardContextual"/>
            </w:rPr>
          </w:pPr>
          <w:del w:id="105" w:author="김은수" w:date="2026-09-30T15:44:00Z" w16du:dateUtc="2026-09-30T06:44:00Z">
            <w:r>
              <w:fldChar w:fldCharType="begin"/>
            </w:r>
            <w:r>
              <w:delInstrText>HYPERLINK \l "_Toc180573638"</w:delInstrText>
            </w:r>
            <w:r>
              <w:fldChar w:fldCharType="separate"/>
            </w:r>
            <w:r w:rsidRPr="00C93D0C">
              <w:rPr>
                <w:rStyle w:val="aa"/>
                <w:noProof/>
              </w:rPr>
              <w:delText>5.4.2.</w:delText>
            </w:r>
            <w:r>
              <w:rPr>
                <w:noProof/>
                <w:sz w:val="22"/>
                <w:szCs w:val="24"/>
                <w14:ligatures w14:val="standardContextual"/>
              </w:rPr>
              <w:tab/>
            </w:r>
            <w:r w:rsidRPr="00C93D0C">
              <w:rPr>
                <w:rStyle w:val="aa"/>
                <w:noProof/>
              </w:rPr>
              <w:delText>SU-ID-CM3-099, BLE 설정 수신 데이터 인출 유닛</w:delText>
            </w:r>
            <w:r>
              <w:rPr>
                <w:noProof/>
                <w:webHidden/>
              </w:rPr>
              <w:tab/>
            </w:r>
            <w:r>
              <w:rPr>
                <w:noProof/>
                <w:webHidden/>
              </w:rPr>
              <w:fldChar w:fldCharType="begin"/>
            </w:r>
            <w:r>
              <w:rPr>
                <w:noProof/>
                <w:webHidden/>
              </w:rPr>
              <w:delInstrText xml:space="preserve"> PAGEREF _Toc180573638 \h </w:delInstrText>
            </w:r>
            <w:r>
              <w:rPr>
                <w:noProof/>
                <w:webHidden/>
              </w:rPr>
            </w:r>
            <w:r>
              <w:rPr>
                <w:noProof/>
                <w:webHidden/>
              </w:rPr>
              <w:fldChar w:fldCharType="separate"/>
            </w:r>
            <w:r>
              <w:rPr>
                <w:noProof/>
                <w:webHidden/>
              </w:rPr>
              <w:delText>63</w:delText>
            </w:r>
            <w:r>
              <w:rPr>
                <w:noProof/>
                <w:webHidden/>
              </w:rPr>
              <w:fldChar w:fldCharType="end"/>
            </w:r>
            <w:r>
              <w:fldChar w:fldCharType="end"/>
            </w:r>
          </w:del>
        </w:p>
        <w:p w14:paraId="7230FFBA" w14:textId="77777777" w:rsidR="00F20E12" w:rsidRDefault="00F20E12">
          <w:pPr>
            <w:pStyle w:val="30"/>
            <w:tabs>
              <w:tab w:val="left" w:pos="1760"/>
              <w:tab w:val="right" w:leader="dot" w:pos="9628"/>
            </w:tabs>
            <w:ind w:left="800"/>
            <w:rPr>
              <w:del w:id="106" w:author="김은수" w:date="2026-09-30T15:44:00Z" w16du:dateUtc="2026-09-30T06:44:00Z"/>
              <w:noProof/>
              <w:sz w:val="22"/>
              <w:szCs w:val="24"/>
              <w14:ligatures w14:val="standardContextual"/>
            </w:rPr>
          </w:pPr>
          <w:del w:id="107" w:author="김은수" w:date="2026-09-30T15:44:00Z" w16du:dateUtc="2026-09-30T06:44:00Z">
            <w:r>
              <w:fldChar w:fldCharType="begin"/>
            </w:r>
            <w:r>
              <w:delInstrText>HYPERLINK \l "_Toc180573639"</w:delInstrText>
            </w:r>
            <w:r>
              <w:fldChar w:fldCharType="separate"/>
            </w:r>
            <w:r w:rsidRPr="00C93D0C">
              <w:rPr>
                <w:rStyle w:val="aa"/>
                <w:noProof/>
              </w:rPr>
              <w:delText>5.4.3.</w:delText>
            </w:r>
            <w:r>
              <w:rPr>
                <w:noProof/>
                <w:sz w:val="22"/>
                <w:szCs w:val="24"/>
                <w14:ligatures w14:val="standardContextual"/>
              </w:rPr>
              <w:tab/>
            </w:r>
            <w:r w:rsidRPr="00C93D0C">
              <w:rPr>
                <w:rStyle w:val="aa"/>
                <w:noProof/>
              </w:rPr>
              <w:delText>SU-ID-CM3-100, 리모콘 수신 데이터 인출 유닛</w:delText>
            </w:r>
            <w:r>
              <w:rPr>
                <w:noProof/>
                <w:webHidden/>
              </w:rPr>
              <w:tab/>
            </w:r>
            <w:r>
              <w:rPr>
                <w:noProof/>
                <w:webHidden/>
              </w:rPr>
              <w:fldChar w:fldCharType="begin"/>
            </w:r>
            <w:r>
              <w:rPr>
                <w:noProof/>
                <w:webHidden/>
              </w:rPr>
              <w:delInstrText xml:space="preserve"> PAGEREF _Toc180573639 \h </w:delInstrText>
            </w:r>
            <w:r>
              <w:rPr>
                <w:noProof/>
                <w:webHidden/>
              </w:rPr>
            </w:r>
            <w:r>
              <w:rPr>
                <w:noProof/>
                <w:webHidden/>
              </w:rPr>
              <w:fldChar w:fldCharType="separate"/>
            </w:r>
            <w:r>
              <w:rPr>
                <w:noProof/>
                <w:webHidden/>
              </w:rPr>
              <w:delText>64</w:delText>
            </w:r>
            <w:r>
              <w:rPr>
                <w:noProof/>
                <w:webHidden/>
              </w:rPr>
              <w:fldChar w:fldCharType="end"/>
            </w:r>
            <w:r>
              <w:fldChar w:fldCharType="end"/>
            </w:r>
          </w:del>
        </w:p>
        <w:p w14:paraId="5CCF6D1E" w14:textId="77777777" w:rsidR="00F20E12" w:rsidRDefault="00F20E12">
          <w:pPr>
            <w:pStyle w:val="30"/>
            <w:tabs>
              <w:tab w:val="left" w:pos="1760"/>
              <w:tab w:val="right" w:leader="dot" w:pos="9628"/>
            </w:tabs>
            <w:ind w:left="800"/>
            <w:rPr>
              <w:del w:id="108" w:author="김은수" w:date="2026-09-30T15:44:00Z" w16du:dateUtc="2026-09-30T06:44:00Z"/>
              <w:noProof/>
              <w:sz w:val="22"/>
              <w:szCs w:val="24"/>
              <w14:ligatures w14:val="standardContextual"/>
            </w:rPr>
          </w:pPr>
          <w:del w:id="109" w:author="김은수" w:date="2026-09-30T15:44:00Z" w16du:dateUtc="2026-09-30T06:44:00Z">
            <w:r>
              <w:fldChar w:fldCharType="begin"/>
            </w:r>
            <w:r>
              <w:delInstrText>HYPERLINK \l "_Toc180573640"</w:delInstrText>
            </w:r>
            <w:r>
              <w:fldChar w:fldCharType="separate"/>
            </w:r>
            <w:r w:rsidRPr="00C93D0C">
              <w:rPr>
                <w:rStyle w:val="aa"/>
                <w:noProof/>
              </w:rPr>
              <w:delText>5.4.4.</w:delText>
            </w:r>
            <w:r>
              <w:rPr>
                <w:noProof/>
                <w:sz w:val="22"/>
                <w:szCs w:val="24"/>
                <w14:ligatures w14:val="standardContextual"/>
              </w:rPr>
              <w:tab/>
            </w:r>
            <w:r w:rsidRPr="00C93D0C">
              <w:rPr>
                <w:rStyle w:val="aa"/>
                <w:noProof/>
              </w:rPr>
              <w:delText>SU-ID-CM3-101, 매핑 수신 데이터 인출 유닛</w:delText>
            </w:r>
            <w:r>
              <w:rPr>
                <w:noProof/>
                <w:webHidden/>
              </w:rPr>
              <w:tab/>
            </w:r>
            <w:r>
              <w:rPr>
                <w:noProof/>
                <w:webHidden/>
              </w:rPr>
              <w:fldChar w:fldCharType="begin"/>
            </w:r>
            <w:r>
              <w:rPr>
                <w:noProof/>
                <w:webHidden/>
              </w:rPr>
              <w:delInstrText xml:space="preserve"> PAGEREF _Toc180573640 \h </w:delInstrText>
            </w:r>
            <w:r>
              <w:rPr>
                <w:noProof/>
                <w:webHidden/>
              </w:rPr>
            </w:r>
            <w:r>
              <w:rPr>
                <w:noProof/>
                <w:webHidden/>
              </w:rPr>
              <w:fldChar w:fldCharType="separate"/>
            </w:r>
            <w:r>
              <w:rPr>
                <w:noProof/>
                <w:webHidden/>
              </w:rPr>
              <w:delText>64</w:delText>
            </w:r>
            <w:r>
              <w:rPr>
                <w:noProof/>
                <w:webHidden/>
              </w:rPr>
              <w:fldChar w:fldCharType="end"/>
            </w:r>
            <w:r>
              <w:fldChar w:fldCharType="end"/>
            </w:r>
          </w:del>
        </w:p>
        <w:p w14:paraId="1C99FD21" w14:textId="77777777" w:rsidR="00F20E12" w:rsidRDefault="00F20E12">
          <w:pPr>
            <w:pStyle w:val="30"/>
            <w:tabs>
              <w:tab w:val="left" w:pos="1760"/>
              <w:tab w:val="right" w:leader="dot" w:pos="9628"/>
            </w:tabs>
            <w:ind w:left="800"/>
            <w:rPr>
              <w:del w:id="110" w:author="김은수" w:date="2026-09-30T15:44:00Z" w16du:dateUtc="2026-09-30T06:44:00Z"/>
              <w:noProof/>
              <w:sz w:val="22"/>
              <w:szCs w:val="24"/>
              <w14:ligatures w14:val="standardContextual"/>
            </w:rPr>
          </w:pPr>
          <w:del w:id="111" w:author="김은수" w:date="2026-09-30T15:44:00Z" w16du:dateUtc="2026-09-30T06:44:00Z">
            <w:r>
              <w:fldChar w:fldCharType="begin"/>
            </w:r>
            <w:r>
              <w:delInstrText>HYPERLINK \l "_Toc180573641"</w:delInstrText>
            </w:r>
            <w:r>
              <w:fldChar w:fldCharType="separate"/>
            </w:r>
            <w:r w:rsidRPr="00C93D0C">
              <w:rPr>
                <w:rStyle w:val="aa"/>
                <w:noProof/>
              </w:rPr>
              <w:delText>5.4.5.</w:delText>
            </w:r>
            <w:r>
              <w:rPr>
                <w:noProof/>
                <w:sz w:val="22"/>
                <w:szCs w:val="24"/>
                <w14:ligatures w14:val="standardContextual"/>
              </w:rPr>
              <w:tab/>
            </w:r>
            <w:r w:rsidRPr="00C93D0C">
              <w:rPr>
                <w:rStyle w:val="aa"/>
                <w:noProof/>
              </w:rPr>
              <w:delText>SU-ID-CM3-102, 블루투스 광고 이름 설정 유닛</w:delText>
            </w:r>
            <w:r>
              <w:rPr>
                <w:noProof/>
                <w:webHidden/>
              </w:rPr>
              <w:tab/>
            </w:r>
            <w:r>
              <w:rPr>
                <w:noProof/>
                <w:webHidden/>
              </w:rPr>
              <w:fldChar w:fldCharType="begin"/>
            </w:r>
            <w:r>
              <w:rPr>
                <w:noProof/>
                <w:webHidden/>
              </w:rPr>
              <w:delInstrText xml:space="preserve"> PAGEREF _Toc180573641 \h </w:delInstrText>
            </w:r>
            <w:r>
              <w:rPr>
                <w:noProof/>
                <w:webHidden/>
              </w:rPr>
            </w:r>
            <w:r>
              <w:rPr>
                <w:noProof/>
                <w:webHidden/>
              </w:rPr>
              <w:fldChar w:fldCharType="separate"/>
            </w:r>
            <w:r>
              <w:rPr>
                <w:noProof/>
                <w:webHidden/>
              </w:rPr>
              <w:delText>65</w:delText>
            </w:r>
            <w:r>
              <w:rPr>
                <w:noProof/>
                <w:webHidden/>
              </w:rPr>
              <w:fldChar w:fldCharType="end"/>
            </w:r>
            <w:r>
              <w:fldChar w:fldCharType="end"/>
            </w:r>
          </w:del>
        </w:p>
        <w:p w14:paraId="5A909DAC" w14:textId="77777777" w:rsidR="00F20E12" w:rsidRDefault="00F20E12">
          <w:pPr>
            <w:pStyle w:val="30"/>
            <w:tabs>
              <w:tab w:val="left" w:pos="1760"/>
              <w:tab w:val="right" w:leader="dot" w:pos="9628"/>
            </w:tabs>
            <w:ind w:left="800"/>
            <w:rPr>
              <w:del w:id="112" w:author="김은수" w:date="2026-09-30T15:44:00Z" w16du:dateUtc="2026-09-30T06:44:00Z"/>
              <w:noProof/>
              <w:sz w:val="22"/>
              <w:szCs w:val="24"/>
              <w14:ligatures w14:val="standardContextual"/>
            </w:rPr>
          </w:pPr>
          <w:del w:id="113" w:author="김은수" w:date="2026-09-30T15:44:00Z" w16du:dateUtc="2026-09-30T06:44:00Z">
            <w:r>
              <w:fldChar w:fldCharType="begin"/>
            </w:r>
            <w:r>
              <w:delInstrText>HYPERLINK \l "_Toc180573642"</w:delInstrText>
            </w:r>
            <w:r>
              <w:fldChar w:fldCharType="separate"/>
            </w:r>
            <w:r w:rsidRPr="00C93D0C">
              <w:rPr>
                <w:rStyle w:val="aa"/>
                <w:noProof/>
              </w:rPr>
              <w:delText>5.4.6.</w:delText>
            </w:r>
            <w:r>
              <w:rPr>
                <w:noProof/>
                <w:sz w:val="22"/>
                <w:szCs w:val="24"/>
                <w14:ligatures w14:val="standardContextual"/>
              </w:rPr>
              <w:tab/>
            </w:r>
            <w:r w:rsidRPr="00C93D0C">
              <w:rPr>
                <w:rStyle w:val="aa"/>
                <w:noProof/>
              </w:rPr>
              <w:delText>SU-ID-CM3-103, 리모콘 제어 유닛</w:delText>
            </w:r>
            <w:r>
              <w:rPr>
                <w:noProof/>
                <w:webHidden/>
              </w:rPr>
              <w:tab/>
            </w:r>
            <w:r>
              <w:rPr>
                <w:noProof/>
                <w:webHidden/>
              </w:rPr>
              <w:fldChar w:fldCharType="begin"/>
            </w:r>
            <w:r>
              <w:rPr>
                <w:noProof/>
                <w:webHidden/>
              </w:rPr>
              <w:delInstrText xml:space="preserve"> PAGEREF _Toc180573642 \h </w:delInstrText>
            </w:r>
            <w:r>
              <w:rPr>
                <w:noProof/>
                <w:webHidden/>
              </w:rPr>
            </w:r>
            <w:r>
              <w:rPr>
                <w:noProof/>
                <w:webHidden/>
              </w:rPr>
              <w:fldChar w:fldCharType="separate"/>
            </w:r>
            <w:r>
              <w:rPr>
                <w:noProof/>
                <w:webHidden/>
              </w:rPr>
              <w:delText>66</w:delText>
            </w:r>
            <w:r>
              <w:rPr>
                <w:noProof/>
                <w:webHidden/>
              </w:rPr>
              <w:fldChar w:fldCharType="end"/>
            </w:r>
            <w:r>
              <w:fldChar w:fldCharType="end"/>
            </w:r>
          </w:del>
        </w:p>
        <w:p w14:paraId="78FDC2A5" w14:textId="77777777" w:rsidR="00F20E12" w:rsidRDefault="00F20E12">
          <w:pPr>
            <w:pStyle w:val="30"/>
            <w:tabs>
              <w:tab w:val="left" w:pos="1760"/>
              <w:tab w:val="right" w:leader="dot" w:pos="9628"/>
            </w:tabs>
            <w:ind w:left="800"/>
            <w:rPr>
              <w:del w:id="114" w:author="김은수" w:date="2026-09-30T15:44:00Z" w16du:dateUtc="2026-09-30T06:44:00Z"/>
              <w:noProof/>
              <w:sz w:val="22"/>
              <w:szCs w:val="24"/>
              <w14:ligatures w14:val="standardContextual"/>
            </w:rPr>
          </w:pPr>
          <w:del w:id="115" w:author="김은수" w:date="2026-09-30T15:44:00Z" w16du:dateUtc="2026-09-30T06:44:00Z">
            <w:r>
              <w:fldChar w:fldCharType="begin"/>
            </w:r>
            <w:r>
              <w:delInstrText>HYPERLINK \l "_Toc180573643"</w:delInstrText>
            </w:r>
            <w:r>
              <w:fldChar w:fldCharType="separate"/>
            </w:r>
            <w:r w:rsidRPr="00C93D0C">
              <w:rPr>
                <w:rStyle w:val="aa"/>
                <w:noProof/>
              </w:rPr>
              <w:delText>5.4.7.</w:delText>
            </w:r>
            <w:r>
              <w:rPr>
                <w:noProof/>
                <w:sz w:val="22"/>
                <w:szCs w:val="24"/>
                <w14:ligatures w14:val="standardContextual"/>
              </w:rPr>
              <w:tab/>
            </w:r>
            <w:r w:rsidRPr="00C93D0C">
              <w:rPr>
                <w:rStyle w:val="aa"/>
                <w:noProof/>
              </w:rPr>
              <w:delText>SU-ID-CM3-104, 리모콘 명령 수행 완료 유닛</w:delText>
            </w:r>
            <w:r>
              <w:rPr>
                <w:noProof/>
                <w:webHidden/>
              </w:rPr>
              <w:tab/>
            </w:r>
            <w:r>
              <w:rPr>
                <w:noProof/>
                <w:webHidden/>
              </w:rPr>
              <w:fldChar w:fldCharType="begin"/>
            </w:r>
            <w:r>
              <w:rPr>
                <w:noProof/>
                <w:webHidden/>
              </w:rPr>
              <w:delInstrText xml:space="preserve"> PAGEREF _Toc180573643 \h </w:delInstrText>
            </w:r>
            <w:r>
              <w:rPr>
                <w:noProof/>
                <w:webHidden/>
              </w:rPr>
            </w:r>
            <w:r>
              <w:rPr>
                <w:noProof/>
                <w:webHidden/>
              </w:rPr>
              <w:fldChar w:fldCharType="separate"/>
            </w:r>
            <w:r>
              <w:rPr>
                <w:noProof/>
                <w:webHidden/>
              </w:rPr>
              <w:delText>66</w:delText>
            </w:r>
            <w:r>
              <w:rPr>
                <w:noProof/>
                <w:webHidden/>
              </w:rPr>
              <w:fldChar w:fldCharType="end"/>
            </w:r>
            <w:r>
              <w:fldChar w:fldCharType="end"/>
            </w:r>
          </w:del>
        </w:p>
        <w:p w14:paraId="3A213B1D" w14:textId="77777777" w:rsidR="00F20E12" w:rsidRDefault="00F20E12">
          <w:pPr>
            <w:pStyle w:val="30"/>
            <w:tabs>
              <w:tab w:val="left" w:pos="1760"/>
              <w:tab w:val="right" w:leader="dot" w:pos="9628"/>
            </w:tabs>
            <w:ind w:left="800"/>
            <w:rPr>
              <w:del w:id="116" w:author="김은수" w:date="2026-09-30T15:44:00Z" w16du:dateUtc="2026-09-30T06:44:00Z"/>
              <w:noProof/>
              <w:sz w:val="22"/>
              <w:szCs w:val="24"/>
              <w14:ligatures w14:val="standardContextual"/>
            </w:rPr>
          </w:pPr>
          <w:del w:id="117" w:author="김은수" w:date="2026-09-30T15:44:00Z" w16du:dateUtc="2026-09-30T06:44:00Z">
            <w:r>
              <w:fldChar w:fldCharType="begin"/>
            </w:r>
            <w:r>
              <w:delInstrText>HYPERLINK \l "_Toc180573644"</w:delInstrText>
            </w:r>
            <w:r>
              <w:fldChar w:fldCharType="separate"/>
            </w:r>
            <w:r w:rsidRPr="00C93D0C">
              <w:rPr>
                <w:rStyle w:val="aa"/>
                <w:noProof/>
              </w:rPr>
              <w:delText>5.4.8.</w:delText>
            </w:r>
            <w:r>
              <w:rPr>
                <w:noProof/>
                <w:sz w:val="22"/>
                <w:szCs w:val="24"/>
                <w14:ligatures w14:val="standardContextual"/>
              </w:rPr>
              <w:tab/>
            </w:r>
            <w:r w:rsidRPr="00C93D0C">
              <w:rPr>
                <w:rStyle w:val="aa"/>
                <w:noProof/>
              </w:rPr>
              <w:delText>SI-ID-CM3-005, 매핑 제어 항목</w:delText>
            </w:r>
            <w:r>
              <w:rPr>
                <w:noProof/>
                <w:webHidden/>
              </w:rPr>
              <w:tab/>
            </w:r>
            <w:r>
              <w:rPr>
                <w:noProof/>
                <w:webHidden/>
              </w:rPr>
              <w:fldChar w:fldCharType="begin"/>
            </w:r>
            <w:r>
              <w:rPr>
                <w:noProof/>
                <w:webHidden/>
              </w:rPr>
              <w:delInstrText xml:space="preserve"> PAGEREF _Toc180573644 \h </w:delInstrText>
            </w:r>
            <w:r>
              <w:rPr>
                <w:noProof/>
                <w:webHidden/>
              </w:rPr>
            </w:r>
            <w:r>
              <w:rPr>
                <w:noProof/>
                <w:webHidden/>
              </w:rPr>
              <w:fldChar w:fldCharType="separate"/>
            </w:r>
            <w:r>
              <w:rPr>
                <w:noProof/>
                <w:webHidden/>
              </w:rPr>
              <w:delText>67</w:delText>
            </w:r>
            <w:r>
              <w:rPr>
                <w:noProof/>
                <w:webHidden/>
              </w:rPr>
              <w:fldChar w:fldCharType="end"/>
            </w:r>
            <w:r>
              <w:fldChar w:fldCharType="end"/>
            </w:r>
          </w:del>
        </w:p>
        <w:p w14:paraId="27E59516" w14:textId="77777777" w:rsidR="00F20E12" w:rsidRDefault="00F20E12">
          <w:pPr>
            <w:pStyle w:val="30"/>
            <w:tabs>
              <w:tab w:val="left" w:pos="1760"/>
              <w:tab w:val="right" w:leader="dot" w:pos="9628"/>
            </w:tabs>
            <w:ind w:left="800"/>
            <w:rPr>
              <w:del w:id="118" w:author="김은수" w:date="2026-09-30T15:44:00Z" w16du:dateUtc="2026-09-30T06:44:00Z"/>
              <w:noProof/>
              <w:sz w:val="22"/>
              <w:szCs w:val="24"/>
              <w14:ligatures w14:val="standardContextual"/>
            </w:rPr>
          </w:pPr>
          <w:del w:id="119" w:author="김은수" w:date="2026-09-30T15:44:00Z" w16du:dateUtc="2026-09-30T06:44:00Z">
            <w:r>
              <w:fldChar w:fldCharType="begin"/>
            </w:r>
            <w:r>
              <w:delInstrText>HYPERLINK \l "_Toc180573645"</w:delInstrText>
            </w:r>
            <w:r>
              <w:fldChar w:fldCharType="separate"/>
            </w:r>
            <w:r w:rsidRPr="00C93D0C">
              <w:rPr>
                <w:rStyle w:val="aa"/>
                <w:noProof/>
              </w:rPr>
              <w:delText>5.4.9.</w:delText>
            </w:r>
            <w:r>
              <w:rPr>
                <w:noProof/>
                <w:sz w:val="22"/>
                <w:szCs w:val="24"/>
                <w14:ligatures w14:val="standardContextual"/>
              </w:rPr>
              <w:tab/>
            </w:r>
            <w:r w:rsidRPr="00C93D0C">
              <w:rPr>
                <w:rStyle w:val="aa"/>
                <w:noProof/>
              </w:rPr>
              <w:delText>SU-ID-CM3-107, 매핑 명령 수행 완료 유닛</w:delText>
            </w:r>
            <w:r>
              <w:rPr>
                <w:noProof/>
                <w:webHidden/>
              </w:rPr>
              <w:tab/>
            </w:r>
            <w:r>
              <w:rPr>
                <w:noProof/>
                <w:webHidden/>
              </w:rPr>
              <w:fldChar w:fldCharType="begin"/>
            </w:r>
            <w:r>
              <w:rPr>
                <w:noProof/>
                <w:webHidden/>
              </w:rPr>
              <w:delInstrText xml:space="preserve"> PAGEREF _Toc180573645 \h </w:delInstrText>
            </w:r>
            <w:r>
              <w:rPr>
                <w:noProof/>
                <w:webHidden/>
              </w:rPr>
            </w:r>
            <w:r>
              <w:rPr>
                <w:noProof/>
                <w:webHidden/>
              </w:rPr>
              <w:fldChar w:fldCharType="separate"/>
            </w:r>
            <w:r>
              <w:rPr>
                <w:noProof/>
                <w:webHidden/>
              </w:rPr>
              <w:delText>69</w:delText>
            </w:r>
            <w:r>
              <w:rPr>
                <w:noProof/>
                <w:webHidden/>
              </w:rPr>
              <w:fldChar w:fldCharType="end"/>
            </w:r>
            <w:r>
              <w:fldChar w:fldCharType="end"/>
            </w:r>
          </w:del>
        </w:p>
        <w:p w14:paraId="2D9546C2" w14:textId="77777777" w:rsidR="00F20E12" w:rsidRDefault="00F20E12">
          <w:pPr>
            <w:pStyle w:val="12"/>
            <w:rPr>
              <w:del w:id="120" w:author="김은수" w:date="2026-09-30T15:44:00Z" w16du:dateUtc="2026-09-30T06:44:00Z"/>
              <w:noProof/>
              <w:sz w:val="22"/>
              <w:szCs w:val="24"/>
              <w14:ligatures w14:val="standardContextual"/>
            </w:rPr>
          </w:pPr>
          <w:del w:id="121" w:author="김은수" w:date="2026-09-30T15:44:00Z" w16du:dateUtc="2026-09-30T06:44:00Z">
            <w:r>
              <w:fldChar w:fldCharType="begin"/>
            </w:r>
            <w:r>
              <w:delInstrText>HYPERLINK \l "_Toc180573646"</w:delInstrText>
            </w:r>
            <w:r>
              <w:fldChar w:fldCharType="separate"/>
            </w:r>
            <w:r w:rsidRPr="00C93D0C">
              <w:rPr>
                <w:rStyle w:val="aa"/>
                <w:noProof/>
              </w:rPr>
              <w:delText>6.</w:delText>
            </w:r>
            <w:r>
              <w:rPr>
                <w:noProof/>
                <w:sz w:val="22"/>
                <w:szCs w:val="24"/>
                <w14:ligatures w14:val="standardContextual"/>
              </w:rPr>
              <w:tab/>
            </w:r>
            <w:r w:rsidRPr="00C93D0C">
              <w:rPr>
                <w:rStyle w:val="aa"/>
                <w:noProof/>
              </w:rPr>
              <w:delText>NRF 소프트웨어 상세 설계</w:delText>
            </w:r>
            <w:r>
              <w:rPr>
                <w:noProof/>
                <w:webHidden/>
              </w:rPr>
              <w:tab/>
            </w:r>
            <w:r>
              <w:rPr>
                <w:noProof/>
                <w:webHidden/>
              </w:rPr>
              <w:fldChar w:fldCharType="begin"/>
            </w:r>
            <w:r>
              <w:rPr>
                <w:noProof/>
                <w:webHidden/>
              </w:rPr>
              <w:delInstrText xml:space="preserve"> PAGEREF _Toc180573646 \h </w:delInstrText>
            </w:r>
            <w:r>
              <w:rPr>
                <w:noProof/>
                <w:webHidden/>
              </w:rPr>
            </w:r>
            <w:r>
              <w:rPr>
                <w:noProof/>
                <w:webHidden/>
              </w:rPr>
              <w:fldChar w:fldCharType="separate"/>
            </w:r>
            <w:r>
              <w:rPr>
                <w:noProof/>
                <w:webHidden/>
              </w:rPr>
              <w:delText>70</w:delText>
            </w:r>
            <w:r>
              <w:rPr>
                <w:noProof/>
                <w:webHidden/>
              </w:rPr>
              <w:fldChar w:fldCharType="end"/>
            </w:r>
            <w:r>
              <w:fldChar w:fldCharType="end"/>
            </w:r>
          </w:del>
        </w:p>
        <w:p w14:paraId="52C84B2E" w14:textId="77777777" w:rsidR="00F20E12" w:rsidRDefault="00F20E12">
          <w:pPr>
            <w:pStyle w:val="20"/>
            <w:tabs>
              <w:tab w:val="left" w:pos="1100"/>
              <w:tab w:val="right" w:leader="dot" w:pos="9628"/>
            </w:tabs>
            <w:ind w:left="400"/>
            <w:rPr>
              <w:del w:id="122" w:author="김은수" w:date="2026-09-30T15:44:00Z" w16du:dateUtc="2026-09-30T06:44:00Z"/>
              <w:noProof/>
              <w:sz w:val="22"/>
              <w:szCs w:val="24"/>
              <w14:ligatures w14:val="standardContextual"/>
            </w:rPr>
          </w:pPr>
          <w:del w:id="123" w:author="김은수" w:date="2026-09-30T15:44:00Z" w16du:dateUtc="2026-09-30T06:44:00Z">
            <w:r>
              <w:fldChar w:fldCharType="begin"/>
            </w:r>
            <w:r>
              <w:delInstrText>HYPERLINK \l "_Toc180573647"</w:delInstrText>
            </w:r>
            <w:r>
              <w:fldChar w:fldCharType="separate"/>
            </w:r>
            <w:r w:rsidRPr="00C93D0C">
              <w:rPr>
                <w:rStyle w:val="aa"/>
                <w:noProof/>
              </w:rPr>
              <w:delText>6.1.</w:delText>
            </w:r>
            <w:r>
              <w:rPr>
                <w:noProof/>
                <w:sz w:val="22"/>
                <w:szCs w:val="24"/>
                <w14:ligatures w14:val="standardContextual"/>
              </w:rPr>
              <w:tab/>
            </w:r>
            <w:r w:rsidRPr="00C93D0C">
              <w:rPr>
                <w:rStyle w:val="aa"/>
                <w:noProof/>
              </w:rPr>
              <w:delText>System Control Module</w:delText>
            </w:r>
            <w:r>
              <w:rPr>
                <w:noProof/>
                <w:webHidden/>
              </w:rPr>
              <w:tab/>
            </w:r>
            <w:r>
              <w:rPr>
                <w:noProof/>
                <w:webHidden/>
              </w:rPr>
              <w:fldChar w:fldCharType="begin"/>
            </w:r>
            <w:r>
              <w:rPr>
                <w:noProof/>
                <w:webHidden/>
              </w:rPr>
              <w:delInstrText xml:space="preserve"> PAGEREF _Toc180573647 \h </w:delInstrText>
            </w:r>
            <w:r>
              <w:rPr>
                <w:noProof/>
                <w:webHidden/>
              </w:rPr>
            </w:r>
            <w:r>
              <w:rPr>
                <w:noProof/>
                <w:webHidden/>
              </w:rPr>
              <w:fldChar w:fldCharType="separate"/>
            </w:r>
            <w:r>
              <w:rPr>
                <w:noProof/>
                <w:webHidden/>
              </w:rPr>
              <w:delText>70</w:delText>
            </w:r>
            <w:r>
              <w:rPr>
                <w:noProof/>
                <w:webHidden/>
              </w:rPr>
              <w:fldChar w:fldCharType="end"/>
            </w:r>
            <w:r>
              <w:fldChar w:fldCharType="end"/>
            </w:r>
          </w:del>
        </w:p>
        <w:p w14:paraId="68F90138" w14:textId="77777777" w:rsidR="00F20E12" w:rsidRDefault="00F20E12">
          <w:pPr>
            <w:pStyle w:val="30"/>
            <w:tabs>
              <w:tab w:val="left" w:pos="1760"/>
              <w:tab w:val="right" w:leader="dot" w:pos="9628"/>
            </w:tabs>
            <w:ind w:left="800"/>
            <w:rPr>
              <w:del w:id="124" w:author="김은수" w:date="2026-09-30T15:44:00Z" w16du:dateUtc="2026-09-30T06:44:00Z"/>
              <w:noProof/>
              <w:sz w:val="22"/>
              <w:szCs w:val="24"/>
              <w14:ligatures w14:val="standardContextual"/>
            </w:rPr>
          </w:pPr>
          <w:del w:id="125" w:author="김은수" w:date="2026-09-30T15:44:00Z" w16du:dateUtc="2026-09-30T06:44:00Z">
            <w:r>
              <w:fldChar w:fldCharType="begin"/>
            </w:r>
            <w:r>
              <w:delInstrText>HYPERLINK \l "_Toc180573648"</w:delInstrText>
            </w:r>
            <w:r>
              <w:fldChar w:fldCharType="separate"/>
            </w:r>
            <w:r w:rsidRPr="00C93D0C">
              <w:rPr>
                <w:rStyle w:val="aa"/>
                <w:noProof/>
              </w:rPr>
              <w:delText>6.1.1.</w:delText>
            </w:r>
            <w:r>
              <w:rPr>
                <w:noProof/>
                <w:sz w:val="22"/>
                <w:szCs w:val="24"/>
                <w14:ligatures w14:val="standardContextual"/>
              </w:rPr>
              <w:tab/>
            </w:r>
            <w:r w:rsidRPr="00C93D0C">
              <w:rPr>
                <w:rStyle w:val="aa"/>
                <w:noProof/>
              </w:rPr>
              <w:delText>SI-ID-NRF-001, 시스템 초기화 항목</w:delText>
            </w:r>
            <w:r>
              <w:rPr>
                <w:noProof/>
                <w:webHidden/>
              </w:rPr>
              <w:tab/>
            </w:r>
            <w:r>
              <w:rPr>
                <w:noProof/>
                <w:webHidden/>
              </w:rPr>
              <w:fldChar w:fldCharType="begin"/>
            </w:r>
            <w:r>
              <w:rPr>
                <w:noProof/>
                <w:webHidden/>
              </w:rPr>
              <w:delInstrText xml:space="preserve"> PAGEREF _Toc180573648 \h </w:delInstrText>
            </w:r>
            <w:r>
              <w:rPr>
                <w:noProof/>
                <w:webHidden/>
              </w:rPr>
            </w:r>
            <w:r>
              <w:rPr>
                <w:noProof/>
                <w:webHidden/>
              </w:rPr>
              <w:fldChar w:fldCharType="separate"/>
            </w:r>
            <w:r>
              <w:rPr>
                <w:noProof/>
                <w:webHidden/>
              </w:rPr>
              <w:delText>70</w:delText>
            </w:r>
            <w:r>
              <w:rPr>
                <w:noProof/>
                <w:webHidden/>
              </w:rPr>
              <w:fldChar w:fldCharType="end"/>
            </w:r>
            <w:r>
              <w:fldChar w:fldCharType="end"/>
            </w:r>
          </w:del>
        </w:p>
        <w:p w14:paraId="33B0B58F" w14:textId="77777777" w:rsidR="00F20E12" w:rsidRDefault="00F20E12">
          <w:pPr>
            <w:pStyle w:val="30"/>
            <w:tabs>
              <w:tab w:val="left" w:pos="1760"/>
              <w:tab w:val="right" w:leader="dot" w:pos="9628"/>
            </w:tabs>
            <w:ind w:left="800"/>
            <w:rPr>
              <w:del w:id="126" w:author="김은수" w:date="2026-09-30T15:44:00Z" w16du:dateUtc="2026-09-30T06:44:00Z"/>
              <w:noProof/>
              <w:sz w:val="22"/>
              <w:szCs w:val="24"/>
              <w14:ligatures w14:val="standardContextual"/>
            </w:rPr>
          </w:pPr>
          <w:del w:id="127" w:author="김은수" w:date="2026-09-30T15:44:00Z" w16du:dateUtc="2026-09-30T06:44:00Z">
            <w:r>
              <w:fldChar w:fldCharType="begin"/>
            </w:r>
            <w:r>
              <w:delInstrText>HYPERLINK \l "_Toc180573649"</w:delInstrText>
            </w:r>
            <w:r>
              <w:fldChar w:fldCharType="separate"/>
            </w:r>
            <w:r w:rsidRPr="00C93D0C">
              <w:rPr>
                <w:rStyle w:val="aa"/>
                <w:noProof/>
              </w:rPr>
              <w:delText>6.1.2.</w:delText>
            </w:r>
            <w:r>
              <w:rPr>
                <w:noProof/>
                <w:sz w:val="22"/>
                <w:szCs w:val="24"/>
                <w14:ligatures w14:val="standardContextual"/>
              </w:rPr>
              <w:tab/>
            </w:r>
            <w:r w:rsidRPr="00C93D0C">
              <w:rPr>
                <w:rStyle w:val="aa"/>
                <w:noProof/>
              </w:rPr>
              <w:delText>시스템 제어</w:delText>
            </w:r>
            <w:r>
              <w:rPr>
                <w:noProof/>
                <w:webHidden/>
              </w:rPr>
              <w:tab/>
            </w:r>
            <w:r>
              <w:rPr>
                <w:noProof/>
                <w:webHidden/>
              </w:rPr>
              <w:fldChar w:fldCharType="begin"/>
            </w:r>
            <w:r>
              <w:rPr>
                <w:noProof/>
                <w:webHidden/>
              </w:rPr>
              <w:delInstrText xml:space="preserve"> PAGEREF _Toc180573649 \h </w:delInstrText>
            </w:r>
            <w:r>
              <w:rPr>
                <w:noProof/>
                <w:webHidden/>
              </w:rPr>
            </w:r>
            <w:r>
              <w:rPr>
                <w:noProof/>
                <w:webHidden/>
              </w:rPr>
              <w:fldChar w:fldCharType="separate"/>
            </w:r>
            <w:r>
              <w:rPr>
                <w:noProof/>
                <w:webHidden/>
              </w:rPr>
              <w:delText>73</w:delText>
            </w:r>
            <w:r>
              <w:rPr>
                <w:noProof/>
                <w:webHidden/>
              </w:rPr>
              <w:fldChar w:fldCharType="end"/>
            </w:r>
            <w:r>
              <w:fldChar w:fldCharType="end"/>
            </w:r>
          </w:del>
        </w:p>
        <w:p w14:paraId="1D31FE3A" w14:textId="77777777" w:rsidR="00F20E12" w:rsidRDefault="00F20E12">
          <w:pPr>
            <w:pStyle w:val="30"/>
            <w:tabs>
              <w:tab w:val="left" w:pos="1760"/>
              <w:tab w:val="right" w:leader="dot" w:pos="9628"/>
            </w:tabs>
            <w:ind w:left="800"/>
            <w:rPr>
              <w:del w:id="128" w:author="김은수" w:date="2026-09-30T15:44:00Z" w16du:dateUtc="2026-09-30T06:44:00Z"/>
              <w:noProof/>
              <w:sz w:val="22"/>
              <w:szCs w:val="24"/>
              <w14:ligatures w14:val="standardContextual"/>
            </w:rPr>
          </w:pPr>
          <w:del w:id="129" w:author="김은수" w:date="2026-09-30T15:44:00Z" w16du:dateUtc="2026-09-30T06:44:00Z">
            <w:r>
              <w:fldChar w:fldCharType="begin"/>
            </w:r>
            <w:r>
              <w:delInstrText>HYPERLINK \l "_Toc180573650"</w:delInstrText>
            </w:r>
            <w:r>
              <w:fldChar w:fldCharType="separate"/>
            </w:r>
            <w:r w:rsidRPr="00C93D0C">
              <w:rPr>
                <w:rStyle w:val="aa"/>
                <w:noProof/>
              </w:rPr>
              <w:delText>6.1.3.</w:delText>
            </w:r>
            <w:r>
              <w:rPr>
                <w:noProof/>
                <w:sz w:val="22"/>
                <w:szCs w:val="24"/>
                <w14:ligatures w14:val="standardContextual"/>
              </w:rPr>
              <w:tab/>
            </w:r>
            <w:r w:rsidRPr="00C93D0C">
              <w:rPr>
                <w:rStyle w:val="aa"/>
                <w:noProof/>
              </w:rPr>
              <w:delText>보조장치 제어</w:delText>
            </w:r>
            <w:r>
              <w:rPr>
                <w:noProof/>
                <w:webHidden/>
              </w:rPr>
              <w:tab/>
            </w:r>
            <w:r>
              <w:rPr>
                <w:noProof/>
                <w:webHidden/>
              </w:rPr>
              <w:fldChar w:fldCharType="begin"/>
            </w:r>
            <w:r>
              <w:rPr>
                <w:noProof/>
                <w:webHidden/>
              </w:rPr>
              <w:delInstrText xml:space="preserve"> PAGEREF _Toc180573650 \h </w:delInstrText>
            </w:r>
            <w:r>
              <w:rPr>
                <w:noProof/>
                <w:webHidden/>
              </w:rPr>
            </w:r>
            <w:r>
              <w:rPr>
                <w:noProof/>
                <w:webHidden/>
              </w:rPr>
              <w:fldChar w:fldCharType="separate"/>
            </w:r>
            <w:r>
              <w:rPr>
                <w:noProof/>
                <w:webHidden/>
              </w:rPr>
              <w:delText>74</w:delText>
            </w:r>
            <w:r>
              <w:rPr>
                <w:noProof/>
                <w:webHidden/>
              </w:rPr>
              <w:fldChar w:fldCharType="end"/>
            </w:r>
            <w:r>
              <w:fldChar w:fldCharType="end"/>
            </w:r>
          </w:del>
        </w:p>
        <w:p w14:paraId="21F2B14B" w14:textId="77777777" w:rsidR="00F20E12" w:rsidRDefault="00F20E12">
          <w:pPr>
            <w:pStyle w:val="20"/>
            <w:tabs>
              <w:tab w:val="left" w:pos="1100"/>
              <w:tab w:val="right" w:leader="dot" w:pos="9628"/>
            </w:tabs>
            <w:ind w:left="400"/>
            <w:rPr>
              <w:del w:id="130" w:author="김은수" w:date="2026-09-30T15:44:00Z" w16du:dateUtc="2026-09-30T06:44:00Z"/>
              <w:noProof/>
              <w:sz w:val="22"/>
              <w:szCs w:val="24"/>
              <w14:ligatures w14:val="standardContextual"/>
            </w:rPr>
          </w:pPr>
          <w:del w:id="131" w:author="김은수" w:date="2026-09-30T15:44:00Z" w16du:dateUtc="2026-09-30T06:44:00Z">
            <w:r>
              <w:fldChar w:fldCharType="begin"/>
            </w:r>
            <w:r>
              <w:delInstrText>HYPERLINK \l "_Toc180573651"</w:delInstrText>
            </w:r>
            <w:r>
              <w:fldChar w:fldCharType="separate"/>
            </w:r>
            <w:r w:rsidRPr="00C93D0C">
              <w:rPr>
                <w:rStyle w:val="aa"/>
                <w:noProof/>
              </w:rPr>
              <w:delText>6.2.</w:delText>
            </w:r>
            <w:r>
              <w:rPr>
                <w:noProof/>
                <w:sz w:val="22"/>
                <w:szCs w:val="24"/>
                <w14:ligatures w14:val="standardContextual"/>
              </w:rPr>
              <w:tab/>
            </w:r>
            <w:r w:rsidRPr="00C93D0C">
              <w:rPr>
                <w:rStyle w:val="aa"/>
                <w:noProof/>
              </w:rPr>
              <w:delText>Bluetooth Communication Module</w:delText>
            </w:r>
            <w:r>
              <w:rPr>
                <w:noProof/>
                <w:webHidden/>
              </w:rPr>
              <w:tab/>
            </w:r>
            <w:r>
              <w:rPr>
                <w:noProof/>
                <w:webHidden/>
              </w:rPr>
              <w:fldChar w:fldCharType="begin"/>
            </w:r>
            <w:r>
              <w:rPr>
                <w:noProof/>
                <w:webHidden/>
              </w:rPr>
              <w:delInstrText xml:space="preserve"> PAGEREF _Toc180573651 \h </w:delInstrText>
            </w:r>
            <w:r>
              <w:rPr>
                <w:noProof/>
                <w:webHidden/>
              </w:rPr>
            </w:r>
            <w:r>
              <w:rPr>
                <w:noProof/>
                <w:webHidden/>
              </w:rPr>
              <w:fldChar w:fldCharType="separate"/>
            </w:r>
            <w:r>
              <w:rPr>
                <w:noProof/>
                <w:webHidden/>
              </w:rPr>
              <w:delText>75</w:delText>
            </w:r>
            <w:r>
              <w:rPr>
                <w:noProof/>
                <w:webHidden/>
              </w:rPr>
              <w:fldChar w:fldCharType="end"/>
            </w:r>
            <w:r>
              <w:fldChar w:fldCharType="end"/>
            </w:r>
          </w:del>
        </w:p>
        <w:p w14:paraId="768842E4" w14:textId="77777777" w:rsidR="00F20E12" w:rsidRDefault="00F20E12">
          <w:pPr>
            <w:pStyle w:val="30"/>
            <w:tabs>
              <w:tab w:val="left" w:pos="1760"/>
              <w:tab w:val="right" w:leader="dot" w:pos="9628"/>
            </w:tabs>
            <w:ind w:left="800"/>
            <w:rPr>
              <w:del w:id="132" w:author="김은수" w:date="2026-09-30T15:44:00Z" w16du:dateUtc="2026-09-30T06:44:00Z"/>
              <w:noProof/>
              <w:sz w:val="22"/>
              <w:szCs w:val="24"/>
              <w14:ligatures w14:val="standardContextual"/>
            </w:rPr>
          </w:pPr>
          <w:del w:id="133" w:author="김은수" w:date="2026-09-30T15:44:00Z" w16du:dateUtc="2026-09-30T06:44:00Z">
            <w:r>
              <w:fldChar w:fldCharType="begin"/>
            </w:r>
            <w:r>
              <w:delInstrText>HYPERLINK \l "_Toc180573652"</w:delInstrText>
            </w:r>
            <w:r>
              <w:fldChar w:fldCharType="separate"/>
            </w:r>
            <w:r w:rsidRPr="00C93D0C">
              <w:rPr>
                <w:rStyle w:val="aa"/>
                <w:noProof/>
              </w:rPr>
              <w:delText>6.2.1.</w:delText>
            </w:r>
            <w:r>
              <w:rPr>
                <w:noProof/>
                <w:sz w:val="22"/>
                <w:szCs w:val="24"/>
                <w14:ligatures w14:val="standardContextual"/>
              </w:rPr>
              <w:tab/>
            </w:r>
            <w:r w:rsidRPr="00C93D0C">
              <w:rPr>
                <w:rStyle w:val="aa"/>
                <w:noProof/>
              </w:rPr>
              <w:delText>SU-ID-NRF-018, 블루투스 데이터 수신 유닛</w:delText>
            </w:r>
            <w:r>
              <w:rPr>
                <w:noProof/>
                <w:webHidden/>
              </w:rPr>
              <w:tab/>
            </w:r>
            <w:r>
              <w:rPr>
                <w:noProof/>
                <w:webHidden/>
              </w:rPr>
              <w:fldChar w:fldCharType="begin"/>
            </w:r>
            <w:r>
              <w:rPr>
                <w:noProof/>
                <w:webHidden/>
              </w:rPr>
              <w:delInstrText xml:space="preserve"> PAGEREF _Toc180573652 \h </w:delInstrText>
            </w:r>
            <w:r>
              <w:rPr>
                <w:noProof/>
                <w:webHidden/>
              </w:rPr>
            </w:r>
            <w:r>
              <w:rPr>
                <w:noProof/>
                <w:webHidden/>
              </w:rPr>
              <w:fldChar w:fldCharType="separate"/>
            </w:r>
            <w:r>
              <w:rPr>
                <w:noProof/>
                <w:webHidden/>
              </w:rPr>
              <w:delText>75</w:delText>
            </w:r>
            <w:r>
              <w:rPr>
                <w:noProof/>
                <w:webHidden/>
              </w:rPr>
              <w:fldChar w:fldCharType="end"/>
            </w:r>
            <w:r>
              <w:fldChar w:fldCharType="end"/>
            </w:r>
          </w:del>
        </w:p>
        <w:p w14:paraId="647B0AF4" w14:textId="77777777" w:rsidR="00F20E12" w:rsidRDefault="00F20E12">
          <w:pPr>
            <w:pStyle w:val="30"/>
            <w:tabs>
              <w:tab w:val="left" w:pos="1760"/>
              <w:tab w:val="right" w:leader="dot" w:pos="9628"/>
            </w:tabs>
            <w:ind w:left="800"/>
            <w:rPr>
              <w:del w:id="134" w:author="김은수" w:date="2026-09-30T15:44:00Z" w16du:dateUtc="2026-09-30T06:44:00Z"/>
              <w:noProof/>
              <w:sz w:val="22"/>
              <w:szCs w:val="24"/>
              <w14:ligatures w14:val="standardContextual"/>
            </w:rPr>
          </w:pPr>
          <w:del w:id="135" w:author="김은수" w:date="2026-09-30T15:44:00Z" w16du:dateUtc="2026-09-30T06:44:00Z">
            <w:r>
              <w:fldChar w:fldCharType="begin"/>
            </w:r>
            <w:r>
              <w:delInstrText>HYPERLINK \l "_Toc180573653"</w:delInstrText>
            </w:r>
            <w:r>
              <w:fldChar w:fldCharType="separate"/>
            </w:r>
            <w:r w:rsidRPr="00C93D0C">
              <w:rPr>
                <w:rStyle w:val="aa"/>
                <w:noProof/>
              </w:rPr>
              <w:delText>6.2.2.</w:delText>
            </w:r>
            <w:r>
              <w:rPr>
                <w:noProof/>
                <w:sz w:val="22"/>
                <w:szCs w:val="24"/>
                <w14:ligatures w14:val="standardContextual"/>
              </w:rPr>
              <w:tab/>
            </w:r>
            <w:r w:rsidRPr="00C93D0C">
              <w:rPr>
                <w:rStyle w:val="aa"/>
                <w:noProof/>
              </w:rPr>
              <w:delText>SI-ID-NRF-003, 블루투스 통신 제어 항목</w:delText>
            </w:r>
            <w:r>
              <w:rPr>
                <w:noProof/>
                <w:webHidden/>
              </w:rPr>
              <w:tab/>
            </w:r>
            <w:r>
              <w:rPr>
                <w:noProof/>
                <w:webHidden/>
              </w:rPr>
              <w:fldChar w:fldCharType="begin"/>
            </w:r>
            <w:r>
              <w:rPr>
                <w:noProof/>
                <w:webHidden/>
              </w:rPr>
              <w:delInstrText xml:space="preserve"> PAGEREF _Toc180573653 \h </w:delInstrText>
            </w:r>
            <w:r>
              <w:rPr>
                <w:noProof/>
                <w:webHidden/>
              </w:rPr>
            </w:r>
            <w:r>
              <w:rPr>
                <w:noProof/>
                <w:webHidden/>
              </w:rPr>
              <w:fldChar w:fldCharType="separate"/>
            </w:r>
            <w:r>
              <w:rPr>
                <w:noProof/>
                <w:webHidden/>
              </w:rPr>
              <w:delText>75</w:delText>
            </w:r>
            <w:r>
              <w:rPr>
                <w:noProof/>
                <w:webHidden/>
              </w:rPr>
              <w:fldChar w:fldCharType="end"/>
            </w:r>
            <w:r>
              <w:fldChar w:fldCharType="end"/>
            </w:r>
          </w:del>
        </w:p>
        <w:p w14:paraId="5F6022A8" w14:textId="77777777" w:rsidR="00F20E12" w:rsidRDefault="00F20E12">
          <w:pPr>
            <w:pStyle w:val="12"/>
            <w:rPr>
              <w:del w:id="136" w:author="김은수" w:date="2026-09-30T15:44:00Z" w16du:dateUtc="2026-09-30T06:44:00Z"/>
              <w:noProof/>
              <w:sz w:val="22"/>
              <w:szCs w:val="24"/>
              <w14:ligatures w14:val="standardContextual"/>
            </w:rPr>
          </w:pPr>
          <w:del w:id="137" w:author="김은수" w:date="2026-09-30T15:44:00Z" w16du:dateUtc="2026-09-30T06:44:00Z">
            <w:r>
              <w:fldChar w:fldCharType="begin"/>
            </w:r>
            <w:r>
              <w:delInstrText>HYPERLINK \l "_Toc180573654"</w:delInstrText>
            </w:r>
            <w:r>
              <w:fldChar w:fldCharType="separate"/>
            </w:r>
            <w:r w:rsidRPr="00C93D0C">
              <w:rPr>
                <w:rStyle w:val="aa"/>
                <w:noProof/>
              </w:rPr>
              <w:delText>7. 소프트웨어 상세 설계 검증</w:delText>
            </w:r>
            <w:r>
              <w:rPr>
                <w:noProof/>
                <w:webHidden/>
              </w:rPr>
              <w:tab/>
            </w:r>
            <w:r>
              <w:rPr>
                <w:noProof/>
                <w:webHidden/>
              </w:rPr>
              <w:fldChar w:fldCharType="begin"/>
            </w:r>
            <w:r>
              <w:rPr>
                <w:noProof/>
                <w:webHidden/>
              </w:rPr>
              <w:delInstrText xml:space="preserve"> PAGEREF _Toc180573654 \h </w:delInstrText>
            </w:r>
            <w:r>
              <w:rPr>
                <w:noProof/>
                <w:webHidden/>
              </w:rPr>
            </w:r>
            <w:r>
              <w:rPr>
                <w:noProof/>
                <w:webHidden/>
              </w:rPr>
              <w:fldChar w:fldCharType="separate"/>
            </w:r>
            <w:r>
              <w:rPr>
                <w:noProof/>
                <w:webHidden/>
              </w:rPr>
              <w:delText>76</w:delText>
            </w:r>
            <w:r>
              <w:rPr>
                <w:noProof/>
                <w:webHidden/>
              </w:rPr>
              <w:fldChar w:fldCharType="end"/>
            </w:r>
            <w:r>
              <w:fldChar w:fldCharType="end"/>
            </w:r>
          </w:del>
        </w:p>
        <w:p w14:paraId="061E7614" w14:textId="77777777" w:rsidR="0086786F" w:rsidRDefault="00C97B66">
          <w:pPr>
            <w:pStyle w:val="12"/>
            <w:rPr>
              <w:ins w:id="138" w:author="김은수" w:date="2026-09-30T15:44:00Z" w16du:dateUtc="2026-09-30T06:44:00Z"/>
              <w:noProof/>
              <w:sz w:val="22"/>
              <w:szCs w:val="24"/>
              <w14:ligatures w14:val="standardContextual"/>
            </w:rPr>
          </w:pPr>
          <w:del w:id="139" w:author="김은수" w:date="2026-09-30T15:44:00Z" w16du:dateUtc="2026-09-30T06:44:00Z">
            <w:r w:rsidRPr="00C46AA2">
              <w:rPr>
                <w:b/>
                <w:bCs/>
                <w:sz w:val="16"/>
                <w:szCs w:val="16"/>
                <w:lang w:val="ko-KR"/>
              </w:rPr>
              <w:fldChar w:fldCharType="end"/>
            </w:r>
          </w:del>
          <w:ins w:id="140" w:author="김은수" w:date="2026-09-30T15:44:00Z" w16du:dateUtc="2026-09-30T06:44:00Z">
            <w:r w:rsidRPr="00C46AA2">
              <w:rPr>
                <w:sz w:val="16"/>
                <w:szCs w:val="16"/>
              </w:rPr>
              <w:fldChar w:fldCharType="begin"/>
            </w:r>
            <w:r w:rsidRPr="00C46AA2">
              <w:rPr>
                <w:sz w:val="16"/>
                <w:szCs w:val="16"/>
              </w:rPr>
              <w:instrText xml:space="preserve"> TOC \o "1-3" \h \z \u </w:instrText>
            </w:r>
            <w:r w:rsidRPr="00C46AA2">
              <w:rPr>
                <w:sz w:val="16"/>
                <w:szCs w:val="16"/>
              </w:rPr>
              <w:fldChar w:fldCharType="separate"/>
            </w:r>
            <w:r w:rsidR="0086786F" w:rsidRPr="00FE0F56">
              <w:rPr>
                <w:rStyle w:val="aa"/>
                <w:noProof/>
              </w:rPr>
              <w:fldChar w:fldCharType="begin"/>
            </w:r>
            <w:r w:rsidR="0086786F" w:rsidRPr="00FE0F56">
              <w:rPr>
                <w:rStyle w:val="aa"/>
                <w:noProof/>
              </w:rPr>
              <w:instrText xml:space="preserve"> </w:instrText>
            </w:r>
            <w:r w:rsidR="0086786F">
              <w:rPr>
                <w:noProof/>
              </w:rPr>
              <w:instrText>HYPERLINK \l "_Toc241675510"</w:instrText>
            </w:r>
            <w:r w:rsidR="0086786F" w:rsidRPr="00FE0F56">
              <w:rPr>
                <w:rStyle w:val="aa"/>
                <w:noProof/>
              </w:rPr>
              <w:instrText xml:space="preserve"> </w:instrText>
            </w:r>
            <w:r w:rsidR="0086786F" w:rsidRPr="00FE0F56">
              <w:rPr>
                <w:rStyle w:val="aa"/>
                <w:noProof/>
              </w:rPr>
            </w:r>
            <w:r w:rsidR="0086786F" w:rsidRPr="00FE0F56">
              <w:rPr>
                <w:rStyle w:val="aa"/>
                <w:noProof/>
              </w:rPr>
              <w:fldChar w:fldCharType="separate"/>
            </w:r>
            <w:r w:rsidR="0086786F" w:rsidRPr="00FE0F56">
              <w:rPr>
                <w:rStyle w:val="aa"/>
                <w:noProof/>
              </w:rPr>
              <w:t>1.</w:t>
            </w:r>
            <w:r w:rsidR="0086786F">
              <w:rPr>
                <w:noProof/>
                <w:sz w:val="22"/>
                <w:szCs w:val="24"/>
                <w14:ligatures w14:val="standardContextual"/>
              </w:rPr>
              <w:tab/>
            </w:r>
            <w:r w:rsidR="0086786F" w:rsidRPr="00FE0F56">
              <w:rPr>
                <w:rStyle w:val="aa"/>
                <w:noProof/>
              </w:rPr>
              <w:t>서론</w:t>
            </w:r>
            <w:r w:rsidR="0086786F">
              <w:rPr>
                <w:noProof/>
                <w:webHidden/>
              </w:rPr>
              <w:tab/>
            </w:r>
            <w:r w:rsidR="0086786F">
              <w:rPr>
                <w:noProof/>
                <w:webHidden/>
              </w:rPr>
              <w:fldChar w:fldCharType="begin"/>
            </w:r>
            <w:r w:rsidR="0086786F">
              <w:rPr>
                <w:noProof/>
                <w:webHidden/>
              </w:rPr>
              <w:instrText xml:space="preserve"> PAGEREF _Toc241675510 \h </w:instrText>
            </w:r>
          </w:ins>
          <w:r w:rsidR="0086786F">
            <w:rPr>
              <w:noProof/>
              <w:webHidden/>
            </w:rPr>
          </w:r>
          <w:ins w:id="141" w:author="김은수" w:date="2026-09-30T15:44:00Z" w16du:dateUtc="2026-09-30T06:44:00Z">
            <w:r w:rsidR="0086786F">
              <w:rPr>
                <w:noProof/>
                <w:webHidden/>
              </w:rPr>
              <w:fldChar w:fldCharType="separate"/>
            </w:r>
          </w:ins>
          <w:ins w:id="142" w:author="김은수" w:date="2026-09-30T15:45:00Z" w16du:dateUtc="2026-09-30T06:45:00Z">
            <w:r w:rsidR="0086786F">
              <w:rPr>
                <w:noProof/>
                <w:webHidden/>
              </w:rPr>
              <w:t>4</w:t>
            </w:r>
          </w:ins>
          <w:ins w:id="143" w:author="김은수" w:date="2026-09-30T15:44:00Z" w16du:dateUtc="2026-09-30T06:44:00Z">
            <w:r w:rsidR="0086786F">
              <w:rPr>
                <w:noProof/>
                <w:webHidden/>
              </w:rPr>
              <w:fldChar w:fldCharType="end"/>
            </w:r>
            <w:r w:rsidR="0086786F" w:rsidRPr="00FE0F56">
              <w:rPr>
                <w:rStyle w:val="aa"/>
                <w:noProof/>
              </w:rPr>
              <w:fldChar w:fldCharType="end"/>
            </w:r>
          </w:ins>
        </w:p>
        <w:p w14:paraId="59A49815" w14:textId="77777777" w:rsidR="0086786F" w:rsidRDefault="0086786F">
          <w:pPr>
            <w:pStyle w:val="20"/>
            <w:tabs>
              <w:tab w:val="left" w:pos="1100"/>
              <w:tab w:val="right" w:leader="dot" w:pos="9628"/>
            </w:tabs>
            <w:ind w:left="400"/>
            <w:rPr>
              <w:ins w:id="144" w:author="김은수" w:date="2026-09-30T15:44:00Z" w16du:dateUtc="2026-09-30T06:44:00Z"/>
              <w:noProof/>
              <w:sz w:val="22"/>
              <w:szCs w:val="24"/>
              <w14:ligatures w14:val="standardContextual"/>
            </w:rPr>
          </w:pPr>
          <w:ins w:id="145" w:author="김은수" w:date="2026-09-30T15:44:00Z" w16du:dateUtc="2026-09-30T06:44:00Z">
            <w:r w:rsidRPr="00FE0F56">
              <w:rPr>
                <w:rStyle w:val="aa"/>
                <w:noProof/>
              </w:rPr>
              <w:fldChar w:fldCharType="begin"/>
            </w:r>
            <w:r w:rsidRPr="00FE0F56">
              <w:rPr>
                <w:rStyle w:val="aa"/>
                <w:noProof/>
              </w:rPr>
              <w:instrText xml:space="preserve"> </w:instrText>
            </w:r>
            <w:r>
              <w:rPr>
                <w:noProof/>
              </w:rPr>
              <w:instrText>HYPERLINK \l "_Toc241675511"</w:instrText>
            </w:r>
            <w:r w:rsidRPr="00FE0F56">
              <w:rPr>
                <w:rStyle w:val="aa"/>
                <w:noProof/>
              </w:rPr>
              <w:instrText xml:space="preserve"> </w:instrText>
            </w:r>
            <w:r w:rsidRPr="00FE0F56">
              <w:rPr>
                <w:rStyle w:val="aa"/>
                <w:noProof/>
              </w:rPr>
            </w:r>
            <w:r w:rsidRPr="00FE0F56">
              <w:rPr>
                <w:rStyle w:val="aa"/>
                <w:noProof/>
              </w:rPr>
              <w:fldChar w:fldCharType="separate"/>
            </w:r>
            <w:r w:rsidRPr="00FE0F56">
              <w:rPr>
                <w:rStyle w:val="aa"/>
                <w:noProof/>
              </w:rPr>
              <w:t>1.1.</w:t>
            </w:r>
            <w:r>
              <w:rPr>
                <w:noProof/>
                <w:sz w:val="22"/>
                <w:szCs w:val="24"/>
                <w14:ligatures w14:val="standardContextual"/>
              </w:rPr>
              <w:tab/>
            </w:r>
            <w:r w:rsidRPr="00FE0F56">
              <w:rPr>
                <w:rStyle w:val="aa"/>
                <w:noProof/>
              </w:rPr>
              <w:t>개요</w:t>
            </w:r>
            <w:r>
              <w:rPr>
                <w:noProof/>
                <w:webHidden/>
              </w:rPr>
              <w:tab/>
            </w:r>
            <w:r>
              <w:rPr>
                <w:noProof/>
                <w:webHidden/>
              </w:rPr>
              <w:fldChar w:fldCharType="begin"/>
            </w:r>
            <w:r>
              <w:rPr>
                <w:noProof/>
                <w:webHidden/>
              </w:rPr>
              <w:instrText xml:space="preserve"> PAGEREF _Toc241675511 \h </w:instrText>
            </w:r>
          </w:ins>
          <w:r>
            <w:rPr>
              <w:noProof/>
              <w:webHidden/>
            </w:rPr>
          </w:r>
          <w:ins w:id="146" w:author="김은수" w:date="2026-09-30T15:44:00Z" w16du:dateUtc="2026-09-30T06:44:00Z">
            <w:r>
              <w:rPr>
                <w:noProof/>
                <w:webHidden/>
              </w:rPr>
              <w:fldChar w:fldCharType="separate"/>
            </w:r>
          </w:ins>
          <w:ins w:id="147" w:author="김은수" w:date="2026-09-30T15:45:00Z" w16du:dateUtc="2026-09-30T06:45:00Z">
            <w:r>
              <w:rPr>
                <w:noProof/>
                <w:webHidden/>
              </w:rPr>
              <w:t>4</w:t>
            </w:r>
          </w:ins>
          <w:ins w:id="148" w:author="김은수" w:date="2026-09-30T15:44:00Z" w16du:dateUtc="2026-09-30T06:44:00Z">
            <w:r>
              <w:rPr>
                <w:noProof/>
                <w:webHidden/>
              </w:rPr>
              <w:fldChar w:fldCharType="end"/>
            </w:r>
            <w:r w:rsidRPr="00FE0F56">
              <w:rPr>
                <w:rStyle w:val="aa"/>
                <w:noProof/>
              </w:rPr>
              <w:fldChar w:fldCharType="end"/>
            </w:r>
          </w:ins>
        </w:p>
        <w:p w14:paraId="1A6B4E06" w14:textId="77777777" w:rsidR="0086786F" w:rsidRDefault="0086786F">
          <w:pPr>
            <w:pStyle w:val="20"/>
            <w:tabs>
              <w:tab w:val="left" w:pos="1100"/>
              <w:tab w:val="right" w:leader="dot" w:pos="9628"/>
            </w:tabs>
            <w:ind w:left="400"/>
            <w:rPr>
              <w:ins w:id="149" w:author="김은수" w:date="2026-09-30T15:44:00Z" w16du:dateUtc="2026-09-30T06:44:00Z"/>
              <w:noProof/>
              <w:sz w:val="22"/>
              <w:szCs w:val="24"/>
              <w14:ligatures w14:val="standardContextual"/>
            </w:rPr>
          </w:pPr>
          <w:ins w:id="150" w:author="김은수" w:date="2026-09-30T15:44:00Z" w16du:dateUtc="2026-09-30T06:44:00Z">
            <w:r w:rsidRPr="00FE0F56">
              <w:rPr>
                <w:rStyle w:val="aa"/>
                <w:noProof/>
              </w:rPr>
              <w:fldChar w:fldCharType="begin"/>
            </w:r>
            <w:r w:rsidRPr="00FE0F56">
              <w:rPr>
                <w:rStyle w:val="aa"/>
                <w:noProof/>
              </w:rPr>
              <w:instrText xml:space="preserve"> </w:instrText>
            </w:r>
            <w:r>
              <w:rPr>
                <w:noProof/>
              </w:rPr>
              <w:instrText>HYPERLINK \l "_Toc241675513"</w:instrText>
            </w:r>
            <w:r w:rsidRPr="00FE0F56">
              <w:rPr>
                <w:rStyle w:val="aa"/>
                <w:noProof/>
              </w:rPr>
              <w:instrText xml:space="preserve"> </w:instrText>
            </w:r>
            <w:r w:rsidRPr="00FE0F56">
              <w:rPr>
                <w:rStyle w:val="aa"/>
                <w:noProof/>
              </w:rPr>
            </w:r>
            <w:r w:rsidRPr="00FE0F56">
              <w:rPr>
                <w:rStyle w:val="aa"/>
                <w:noProof/>
              </w:rPr>
              <w:fldChar w:fldCharType="separate"/>
            </w:r>
            <w:r w:rsidRPr="00FE0F56">
              <w:rPr>
                <w:rStyle w:val="aa"/>
                <w:noProof/>
              </w:rPr>
              <w:t>1.2.</w:t>
            </w:r>
            <w:r>
              <w:rPr>
                <w:noProof/>
                <w:sz w:val="22"/>
                <w:szCs w:val="24"/>
                <w14:ligatures w14:val="standardContextual"/>
              </w:rPr>
              <w:tab/>
            </w:r>
            <w:r w:rsidRPr="00FE0F56">
              <w:rPr>
                <w:rStyle w:val="aa"/>
                <w:noProof/>
              </w:rPr>
              <w:t>목적</w:t>
            </w:r>
            <w:r>
              <w:rPr>
                <w:noProof/>
                <w:webHidden/>
              </w:rPr>
              <w:tab/>
            </w:r>
            <w:r>
              <w:rPr>
                <w:noProof/>
                <w:webHidden/>
              </w:rPr>
              <w:fldChar w:fldCharType="begin"/>
            </w:r>
            <w:r>
              <w:rPr>
                <w:noProof/>
                <w:webHidden/>
              </w:rPr>
              <w:instrText xml:space="preserve"> PAGEREF _Toc241675513 \h </w:instrText>
            </w:r>
          </w:ins>
          <w:r>
            <w:rPr>
              <w:noProof/>
              <w:webHidden/>
            </w:rPr>
          </w:r>
          <w:ins w:id="151" w:author="김은수" w:date="2026-09-30T15:44:00Z" w16du:dateUtc="2026-09-30T06:44:00Z">
            <w:r>
              <w:rPr>
                <w:noProof/>
                <w:webHidden/>
              </w:rPr>
              <w:fldChar w:fldCharType="separate"/>
            </w:r>
          </w:ins>
          <w:ins w:id="152" w:author="김은수" w:date="2026-09-30T15:45:00Z" w16du:dateUtc="2026-09-30T06:45:00Z">
            <w:r>
              <w:rPr>
                <w:noProof/>
                <w:webHidden/>
              </w:rPr>
              <w:t>4</w:t>
            </w:r>
          </w:ins>
          <w:ins w:id="153" w:author="김은수" w:date="2026-09-30T15:44:00Z" w16du:dateUtc="2026-09-30T06:44:00Z">
            <w:r>
              <w:rPr>
                <w:noProof/>
                <w:webHidden/>
              </w:rPr>
              <w:fldChar w:fldCharType="end"/>
            </w:r>
            <w:r w:rsidRPr="00FE0F56">
              <w:rPr>
                <w:rStyle w:val="aa"/>
                <w:noProof/>
              </w:rPr>
              <w:fldChar w:fldCharType="end"/>
            </w:r>
          </w:ins>
        </w:p>
        <w:p w14:paraId="219D0157" w14:textId="77777777" w:rsidR="0086786F" w:rsidRDefault="0086786F">
          <w:pPr>
            <w:pStyle w:val="20"/>
            <w:tabs>
              <w:tab w:val="left" w:pos="1100"/>
              <w:tab w:val="right" w:leader="dot" w:pos="9628"/>
            </w:tabs>
            <w:ind w:left="400"/>
            <w:rPr>
              <w:ins w:id="154" w:author="김은수" w:date="2026-09-30T15:44:00Z" w16du:dateUtc="2026-09-30T06:44:00Z"/>
              <w:noProof/>
              <w:sz w:val="22"/>
              <w:szCs w:val="24"/>
              <w14:ligatures w14:val="standardContextual"/>
            </w:rPr>
          </w:pPr>
          <w:ins w:id="155" w:author="김은수" w:date="2026-09-30T15:44:00Z" w16du:dateUtc="2026-09-30T06:44:00Z">
            <w:r w:rsidRPr="00FE0F56">
              <w:rPr>
                <w:rStyle w:val="aa"/>
                <w:noProof/>
              </w:rPr>
              <w:fldChar w:fldCharType="begin"/>
            </w:r>
            <w:r w:rsidRPr="00FE0F56">
              <w:rPr>
                <w:rStyle w:val="aa"/>
                <w:noProof/>
              </w:rPr>
              <w:instrText xml:space="preserve"> </w:instrText>
            </w:r>
            <w:r>
              <w:rPr>
                <w:noProof/>
              </w:rPr>
              <w:instrText>HYPERLINK \l "_Toc241675515"</w:instrText>
            </w:r>
            <w:r w:rsidRPr="00FE0F56">
              <w:rPr>
                <w:rStyle w:val="aa"/>
                <w:noProof/>
              </w:rPr>
              <w:instrText xml:space="preserve"> </w:instrText>
            </w:r>
            <w:r w:rsidRPr="00FE0F56">
              <w:rPr>
                <w:rStyle w:val="aa"/>
                <w:noProof/>
              </w:rPr>
            </w:r>
            <w:r w:rsidRPr="00FE0F56">
              <w:rPr>
                <w:rStyle w:val="aa"/>
                <w:noProof/>
              </w:rPr>
              <w:fldChar w:fldCharType="separate"/>
            </w:r>
            <w:r w:rsidRPr="00FE0F56">
              <w:rPr>
                <w:rStyle w:val="aa"/>
                <w:noProof/>
              </w:rPr>
              <w:t>1.3.</w:t>
            </w:r>
            <w:r>
              <w:rPr>
                <w:noProof/>
                <w:sz w:val="22"/>
                <w:szCs w:val="24"/>
                <w14:ligatures w14:val="standardContextual"/>
              </w:rPr>
              <w:tab/>
            </w:r>
            <w:r w:rsidRPr="00FE0F56">
              <w:rPr>
                <w:rStyle w:val="aa"/>
                <w:noProof/>
              </w:rPr>
              <w:t>대상</w:t>
            </w:r>
            <w:r>
              <w:rPr>
                <w:noProof/>
                <w:webHidden/>
              </w:rPr>
              <w:tab/>
            </w:r>
            <w:r>
              <w:rPr>
                <w:noProof/>
                <w:webHidden/>
              </w:rPr>
              <w:fldChar w:fldCharType="begin"/>
            </w:r>
            <w:r>
              <w:rPr>
                <w:noProof/>
                <w:webHidden/>
              </w:rPr>
              <w:instrText xml:space="preserve"> PAGEREF _Toc241675515 \h </w:instrText>
            </w:r>
          </w:ins>
          <w:r>
            <w:rPr>
              <w:noProof/>
              <w:webHidden/>
            </w:rPr>
          </w:r>
          <w:ins w:id="156" w:author="김은수" w:date="2026-09-30T15:44:00Z" w16du:dateUtc="2026-09-30T06:44:00Z">
            <w:r>
              <w:rPr>
                <w:noProof/>
                <w:webHidden/>
              </w:rPr>
              <w:fldChar w:fldCharType="separate"/>
            </w:r>
          </w:ins>
          <w:ins w:id="157" w:author="김은수" w:date="2026-09-30T15:45:00Z" w16du:dateUtc="2026-09-30T06:45:00Z">
            <w:r>
              <w:rPr>
                <w:noProof/>
                <w:webHidden/>
              </w:rPr>
              <w:t>4</w:t>
            </w:r>
          </w:ins>
          <w:ins w:id="158" w:author="김은수" w:date="2026-09-30T15:44:00Z" w16du:dateUtc="2026-09-30T06:44:00Z">
            <w:r>
              <w:rPr>
                <w:noProof/>
                <w:webHidden/>
              </w:rPr>
              <w:fldChar w:fldCharType="end"/>
            </w:r>
            <w:r w:rsidRPr="00FE0F56">
              <w:rPr>
                <w:rStyle w:val="aa"/>
                <w:noProof/>
              </w:rPr>
              <w:fldChar w:fldCharType="end"/>
            </w:r>
          </w:ins>
        </w:p>
        <w:p w14:paraId="1F49332F" w14:textId="77777777" w:rsidR="0086786F" w:rsidRDefault="0086786F">
          <w:pPr>
            <w:pStyle w:val="20"/>
            <w:tabs>
              <w:tab w:val="left" w:pos="1100"/>
              <w:tab w:val="right" w:leader="dot" w:pos="9628"/>
            </w:tabs>
            <w:ind w:left="400"/>
            <w:rPr>
              <w:ins w:id="159" w:author="김은수" w:date="2026-09-30T15:44:00Z" w16du:dateUtc="2026-09-30T06:44:00Z"/>
              <w:noProof/>
              <w:sz w:val="22"/>
              <w:szCs w:val="24"/>
              <w14:ligatures w14:val="standardContextual"/>
            </w:rPr>
          </w:pPr>
          <w:ins w:id="160" w:author="김은수" w:date="2026-09-30T15:44:00Z" w16du:dateUtc="2026-09-30T06:44:00Z">
            <w:r w:rsidRPr="00FE0F56">
              <w:rPr>
                <w:rStyle w:val="aa"/>
                <w:noProof/>
              </w:rPr>
              <w:fldChar w:fldCharType="begin"/>
            </w:r>
            <w:r w:rsidRPr="00FE0F56">
              <w:rPr>
                <w:rStyle w:val="aa"/>
                <w:noProof/>
              </w:rPr>
              <w:instrText xml:space="preserve"> </w:instrText>
            </w:r>
            <w:r>
              <w:rPr>
                <w:noProof/>
              </w:rPr>
              <w:instrText>HYPERLINK \l "_Toc241675517"</w:instrText>
            </w:r>
            <w:r w:rsidRPr="00FE0F56">
              <w:rPr>
                <w:rStyle w:val="aa"/>
                <w:noProof/>
              </w:rPr>
              <w:instrText xml:space="preserve"> </w:instrText>
            </w:r>
            <w:r w:rsidRPr="00FE0F56">
              <w:rPr>
                <w:rStyle w:val="aa"/>
                <w:noProof/>
              </w:rPr>
            </w:r>
            <w:r w:rsidRPr="00FE0F56">
              <w:rPr>
                <w:rStyle w:val="aa"/>
                <w:noProof/>
              </w:rPr>
              <w:fldChar w:fldCharType="separate"/>
            </w:r>
            <w:r w:rsidRPr="00FE0F56">
              <w:rPr>
                <w:rStyle w:val="aa"/>
                <w:noProof/>
              </w:rPr>
              <w:t>1.4.</w:t>
            </w:r>
            <w:r>
              <w:rPr>
                <w:noProof/>
                <w:sz w:val="22"/>
                <w:szCs w:val="24"/>
                <w14:ligatures w14:val="standardContextual"/>
              </w:rPr>
              <w:tab/>
            </w:r>
            <w:r w:rsidRPr="00FE0F56">
              <w:rPr>
                <w:rStyle w:val="aa"/>
                <w:noProof/>
              </w:rPr>
              <w:t>관련문서</w:t>
            </w:r>
            <w:r>
              <w:rPr>
                <w:noProof/>
                <w:webHidden/>
              </w:rPr>
              <w:tab/>
            </w:r>
            <w:r>
              <w:rPr>
                <w:noProof/>
                <w:webHidden/>
              </w:rPr>
              <w:fldChar w:fldCharType="begin"/>
            </w:r>
            <w:r>
              <w:rPr>
                <w:noProof/>
                <w:webHidden/>
              </w:rPr>
              <w:instrText xml:space="preserve"> PAGEREF _Toc241675517 \h </w:instrText>
            </w:r>
          </w:ins>
          <w:r>
            <w:rPr>
              <w:noProof/>
              <w:webHidden/>
            </w:rPr>
          </w:r>
          <w:ins w:id="161" w:author="김은수" w:date="2026-09-30T15:44:00Z" w16du:dateUtc="2026-09-30T06:44:00Z">
            <w:r>
              <w:rPr>
                <w:noProof/>
                <w:webHidden/>
              </w:rPr>
              <w:fldChar w:fldCharType="separate"/>
            </w:r>
          </w:ins>
          <w:ins w:id="162" w:author="김은수" w:date="2026-09-30T15:45:00Z" w16du:dateUtc="2026-09-30T06:45:00Z">
            <w:r>
              <w:rPr>
                <w:noProof/>
                <w:webHidden/>
              </w:rPr>
              <w:t>4</w:t>
            </w:r>
          </w:ins>
          <w:ins w:id="163" w:author="김은수" w:date="2026-09-30T15:44:00Z" w16du:dateUtc="2026-09-30T06:44:00Z">
            <w:r>
              <w:rPr>
                <w:noProof/>
                <w:webHidden/>
              </w:rPr>
              <w:fldChar w:fldCharType="end"/>
            </w:r>
            <w:r w:rsidRPr="00FE0F56">
              <w:rPr>
                <w:rStyle w:val="aa"/>
                <w:noProof/>
              </w:rPr>
              <w:fldChar w:fldCharType="end"/>
            </w:r>
          </w:ins>
        </w:p>
        <w:p w14:paraId="563D5DFA" w14:textId="77777777" w:rsidR="0086786F" w:rsidRDefault="0086786F">
          <w:pPr>
            <w:pStyle w:val="30"/>
            <w:tabs>
              <w:tab w:val="left" w:pos="1760"/>
              <w:tab w:val="right" w:leader="dot" w:pos="9628"/>
            </w:tabs>
            <w:ind w:left="800"/>
            <w:rPr>
              <w:ins w:id="164" w:author="김은수" w:date="2026-09-30T15:44:00Z" w16du:dateUtc="2026-09-30T06:44:00Z"/>
              <w:noProof/>
              <w:sz w:val="22"/>
              <w:szCs w:val="24"/>
              <w14:ligatures w14:val="standardContextual"/>
            </w:rPr>
          </w:pPr>
          <w:ins w:id="165" w:author="김은수" w:date="2026-09-30T15:44:00Z" w16du:dateUtc="2026-09-30T06:44:00Z">
            <w:r w:rsidRPr="00FE0F56">
              <w:rPr>
                <w:rStyle w:val="aa"/>
                <w:noProof/>
              </w:rPr>
              <w:fldChar w:fldCharType="begin"/>
            </w:r>
            <w:r w:rsidRPr="00FE0F56">
              <w:rPr>
                <w:rStyle w:val="aa"/>
                <w:noProof/>
              </w:rPr>
              <w:instrText xml:space="preserve"> </w:instrText>
            </w:r>
            <w:r>
              <w:rPr>
                <w:noProof/>
              </w:rPr>
              <w:instrText>HYPERLINK \l "_Toc241675518"</w:instrText>
            </w:r>
            <w:r w:rsidRPr="00FE0F56">
              <w:rPr>
                <w:rStyle w:val="aa"/>
                <w:noProof/>
              </w:rPr>
              <w:instrText xml:space="preserve"> </w:instrText>
            </w:r>
            <w:r w:rsidRPr="00FE0F56">
              <w:rPr>
                <w:rStyle w:val="aa"/>
                <w:noProof/>
              </w:rPr>
            </w:r>
            <w:r w:rsidRPr="00FE0F56">
              <w:rPr>
                <w:rStyle w:val="aa"/>
                <w:noProof/>
              </w:rPr>
              <w:fldChar w:fldCharType="separate"/>
            </w:r>
            <w:r w:rsidRPr="00FE0F56">
              <w:rPr>
                <w:rStyle w:val="aa"/>
                <w:noProof/>
              </w:rPr>
              <w:t>1.4.1.</w:t>
            </w:r>
            <w:r>
              <w:rPr>
                <w:noProof/>
                <w:sz w:val="22"/>
                <w:szCs w:val="24"/>
                <w14:ligatures w14:val="standardContextual"/>
              </w:rPr>
              <w:tab/>
            </w:r>
            <w:r w:rsidRPr="00FE0F56">
              <w:rPr>
                <w:rStyle w:val="aa"/>
                <w:noProof/>
              </w:rPr>
              <w:t>프로젝트</w:t>
            </w:r>
            <w:r>
              <w:rPr>
                <w:noProof/>
                <w:webHidden/>
              </w:rPr>
              <w:tab/>
            </w:r>
            <w:r>
              <w:rPr>
                <w:noProof/>
                <w:webHidden/>
              </w:rPr>
              <w:fldChar w:fldCharType="begin"/>
            </w:r>
            <w:r>
              <w:rPr>
                <w:noProof/>
                <w:webHidden/>
              </w:rPr>
              <w:instrText xml:space="preserve"> PAGEREF _Toc241675518 \h </w:instrText>
            </w:r>
          </w:ins>
          <w:r>
            <w:rPr>
              <w:noProof/>
              <w:webHidden/>
            </w:rPr>
          </w:r>
          <w:ins w:id="166" w:author="김은수" w:date="2026-09-30T15:44:00Z" w16du:dateUtc="2026-09-30T06:44:00Z">
            <w:r>
              <w:rPr>
                <w:noProof/>
                <w:webHidden/>
              </w:rPr>
              <w:fldChar w:fldCharType="separate"/>
            </w:r>
          </w:ins>
          <w:ins w:id="167" w:author="김은수" w:date="2026-09-30T15:45:00Z" w16du:dateUtc="2026-09-30T06:45:00Z">
            <w:r>
              <w:rPr>
                <w:noProof/>
                <w:webHidden/>
              </w:rPr>
              <w:t>4</w:t>
            </w:r>
          </w:ins>
          <w:ins w:id="168" w:author="김은수" w:date="2026-09-30T15:44:00Z" w16du:dateUtc="2026-09-30T06:44:00Z">
            <w:r>
              <w:rPr>
                <w:noProof/>
                <w:webHidden/>
              </w:rPr>
              <w:fldChar w:fldCharType="end"/>
            </w:r>
            <w:r w:rsidRPr="00FE0F56">
              <w:rPr>
                <w:rStyle w:val="aa"/>
                <w:noProof/>
              </w:rPr>
              <w:fldChar w:fldCharType="end"/>
            </w:r>
          </w:ins>
        </w:p>
        <w:p w14:paraId="0B4B19BD" w14:textId="77777777" w:rsidR="0086786F" w:rsidRDefault="0086786F">
          <w:pPr>
            <w:pStyle w:val="30"/>
            <w:tabs>
              <w:tab w:val="left" w:pos="1760"/>
              <w:tab w:val="right" w:leader="dot" w:pos="9628"/>
            </w:tabs>
            <w:ind w:left="800"/>
            <w:rPr>
              <w:ins w:id="169" w:author="김은수" w:date="2026-09-30T15:44:00Z" w16du:dateUtc="2026-09-30T06:44:00Z"/>
              <w:noProof/>
              <w:sz w:val="22"/>
              <w:szCs w:val="24"/>
              <w14:ligatures w14:val="standardContextual"/>
            </w:rPr>
          </w:pPr>
          <w:ins w:id="170" w:author="김은수" w:date="2026-09-30T15:44:00Z" w16du:dateUtc="2026-09-30T06:44:00Z">
            <w:r w:rsidRPr="00FE0F56">
              <w:rPr>
                <w:rStyle w:val="aa"/>
                <w:noProof/>
              </w:rPr>
              <w:fldChar w:fldCharType="begin"/>
            </w:r>
            <w:r w:rsidRPr="00FE0F56">
              <w:rPr>
                <w:rStyle w:val="aa"/>
                <w:noProof/>
              </w:rPr>
              <w:instrText xml:space="preserve"> </w:instrText>
            </w:r>
            <w:r>
              <w:rPr>
                <w:noProof/>
              </w:rPr>
              <w:instrText>HYPERLINK \l "_Toc241675520"</w:instrText>
            </w:r>
            <w:r w:rsidRPr="00FE0F56">
              <w:rPr>
                <w:rStyle w:val="aa"/>
                <w:noProof/>
              </w:rPr>
              <w:instrText xml:space="preserve"> </w:instrText>
            </w:r>
            <w:r w:rsidRPr="00FE0F56">
              <w:rPr>
                <w:rStyle w:val="aa"/>
                <w:noProof/>
              </w:rPr>
            </w:r>
            <w:r w:rsidRPr="00FE0F56">
              <w:rPr>
                <w:rStyle w:val="aa"/>
                <w:noProof/>
              </w:rPr>
              <w:fldChar w:fldCharType="separate"/>
            </w:r>
            <w:r w:rsidRPr="00FE0F56">
              <w:rPr>
                <w:rStyle w:val="aa"/>
                <w:noProof/>
              </w:rPr>
              <w:t>1.4.2.</w:t>
            </w:r>
            <w:r>
              <w:rPr>
                <w:noProof/>
                <w:sz w:val="22"/>
                <w:szCs w:val="24"/>
                <w14:ligatures w14:val="standardContextual"/>
              </w:rPr>
              <w:tab/>
            </w:r>
            <w:r w:rsidRPr="00FE0F56">
              <w:rPr>
                <w:rStyle w:val="aa"/>
                <w:noProof/>
              </w:rPr>
              <w:t>표준 및 규제</w:t>
            </w:r>
            <w:r>
              <w:rPr>
                <w:noProof/>
                <w:webHidden/>
              </w:rPr>
              <w:tab/>
            </w:r>
            <w:r>
              <w:rPr>
                <w:noProof/>
                <w:webHidden/>
              </w:rPr>
              <w:fldChar w:fldCharType="begin"/>
            </w:r>
            <w:r>
              <w:rPr>
                <w:noProof/>
                <w:webHidden/>
              </w:rPr>
              <w:instrText xml:space="preserve"> PAGEREF _Toc241675520 \h </w:instrText>
            </w:r>
          </w:ins>
          <w:r>
            <w:rPr>
              <w:noProof/>
              <w:webHidden/>
            </w:rPr>
          </w:r>
          <w:ins w:id="171" w:author="김은수" w:date="2026-09-30T15:44:00Z" w16du:dateUtc="2026-09-30T06:44:00Z">
            <w:r>
              <w:rPr>
                <w:noProof/>
                <w:webHidden/>
              </w:rPr>
              <w:fldChar w:fldCharType="separate"/>
            </w:r>
          </w:ins>
          <w:ins w:id="172" w:author="김은수" w:date="2026-09-30T15:45:00Z" w16du:dateUtc="2026-09-30T06:45:00Z">
            <w:r>
              <w:rPr>
                <w:noProof/>
                <w:webHidden/>
              </w:rPr>
              <w:t>5</w:t>
            </w:r>
          </w:ins>
          <w:ins w:id="173" w:author="김은수" w:date="2026-09-30T15:44:00Z" w16du:dateUtc="2026-09-30T06:44:00Z">
            <w:r>
              <w:rPr>
                <w:noProof/>
                <w:webHidden/>
              </w:rPr>
              <w:fldChar w:fldCharType="end"/>
            </w:r>
            <w:r w:rsidRPr="00FE0F56">
              <w:rPr>
                <w:rStyle w:val="aa"/>
                <w:noProof/>
              </w:rPr>
              <w:fldChar w:fldCharType="end"/>
            </w:r>
          </w:ins>
        </w:p>
        <w:p w14:paraId="5B2719F0" w14:textId="77777777" w:rsidR="0086786F" w:rsidRDefault="0086786F">
          <w:pPr>
            <w:pStyle w:val="12"/>
            <w:rPr>
              <w:ins w:id="174" w:author="김은수" w:date="2026-09-30T15:44:00Z" w16du:dateUtc="2026-09-30T06:44:00Z"/>
              <w:noProof/>
              <w:sz w:val="22"/>
              <w:szCs w:val="24"/>
              <w14:ligatures w14:val="standardContextual"/>
            </w:rPr>
          </w:pPr>
          <w:ins w:id="175" w:author="김은수" w:date="2026-09-30T15:44:00Z" w16du:dateUtc="2026-09-30T06:44:00Z">
            <w:r w:rsidRPr="00FE0F56">
              <w:rPr>
                <w:rStyle w:val="aa"/>
                <w:noProof/>
              </w:rPr>
              <w:fldChar w:fldCharType="begin"/>
            </w:r>
            <w:r w:rsidRPr="00FE0F56">
              <w:rPr>
                <w:rStyle w:val="aa"/>
                <w:noProof/>
              </w:rPr>
              <w:instrText xml:space="preserve"> </w:instrText>
            </w:r>
            <w:r>
              <w:rPr>
                <w:noProof/>
              </w:rPr>
              <w:instrText>HYPERLINK \l "_Toc241675522"</w:instrText>
            </w:r>
            <w:r w:rsidRPr="00FE0F56">
              <w:rPr>
                <w:rStyle w:val="aa"/>
                <w:noProof/>
              </w:rPr>
              <w:instrText xml:space="preserve"> </w:instrText>
            </w:r>
            <w:r w:rsidRPr="00FE0F56">
              <w:rPr>
                <w:rStyle w:val="aa"/>
                <w:noProof/>
              </w:rPr>
            </w:r>
            <w:r w:rsidRPr="00FE0F56">
              <w:rPr>
                <w:rStyle w:val="aa"/>
                <w:noProof/>
              </w:rPr>
              <w:fldChar w:fldCharType="separate"/>
            </w:r>
            <w:r w:rsidRPr="00FE0F56">
              <w:rPr>
                <w:rStyle w:val="aa"/>
                <w:noProof/>
              </w:rPr>
              <w:t>2.</w:t>
            </w:r>
            <w:r>
              <w:rPr>
                <w:noProof/>
                <w:sz w:val="22"/>
                <w:szCs w:val="24"/>
                <w14:ligatures w14:val="standardContextual"/>
              </w:rPr>
              <w:tab/>
            </w:r>
            <w:r w:rsidRPr="00FE0F56">
              <w:rPr>
                <w:rStyle w:val="aa"/>
                <w:noProof/>
              </w:rPr>
              <w:t>하드웨어 구조</w:t>
            </w:r>
            <w:r>
              <w:rPr>
                <w:noProof/>
                <w:webHidden/>
              </w:rPr>
              <w:tab/>
            </w:r>
            <w:r>
              <w:rPr>
                <w:noProof/>
                <w:webHidden/>
              </w:rPr>
              <w:fldChar w:fldCharType="begin"/>
            </w:r>
            <w:r>
              <w:rPr>
                <w:noProof/>
                <w:webHidden/>
              </w:rPr>
              <w:instrText xml:space="preserve"> PAGEREF _Toc241675522 \h </w:instrText>
            </w:r>
          </w:ins>
          <w:r>
            <w:rPr>
              <w:noProof/>
              <w:webHidden/>
            </w:rPr>
          </w:r>
          <w:ins w:id="176" w:author="김은수" w:date="2026-09-30T15:44:00Z" w16du:dateUtc="2026-09-30T06:44:00Z">
            <w:r>
              <w:rPr>
                <w:noProof/>
                <w:webHidden/>
              </w:rPr>
              <w:fldChar w:fldCharType="separate"/>
            </w:r>
          </w:ins>
          <w:ins w:id="177" w:author="김은수" w:date="2026-09-30T15:45:00Z" w16du:dateUtc="2026-09-30T06:45:00Z">
            <w:r>
              <w:rPr>
                <w:noProof/>
                <w:webHidden/>
              </w:rPr>
              <w:t>6</w:t>
            </w:r>
          </w:ins>
          <w:ins w:id="178" w:author="김은수" w:date="2026-09-30T15:44:00Z" w16du:dateUtc="2026-09-30T06:44:00Z">
            <w:r>
              <w:rPr>
                <w:noProof/>
                <w:webHidden/>
              </w:rPr>
              <w:fldChar w:fldCharType="end"/>
            </w:r>
            <w:r w:rsidRPr="00FE0F56">
              <w:rPr>
                <w:rStyle w:val="aa"/>
                <w:noProof/>
              </w:rPr>
              <w:fldChar w:fldCharType="end"/>
            </w:r>
          </w:ins>
        </w:p>
        <w:p w14:paraId="061AE176" w14:textId="77777777" w:rsidR="0086786F" w:rsidRDefault="0086786F">
          <w:pPr>
            <w:pStyle w:val="12"/>
            <w:rPr>
              <w:ins w:id="179" w:author="김은수" w:date="2026-09-30T15:44:00Z" w16du:dateUtc="2026-09-30T06:44:00Z"/>
              <w:noProof/>
              <w:sz w:val="22"/>
              <w:szCs w:val="24"/>
              <w14:ligatures w14:val="standardContextual"/>
            </w:rPr>
          </w:pPr>
          <w:ins w:id="180" w:author="김은수" w:date="2026-09-30T15:44:00Z" w16du:dateUtc="2026-09-30T06:44:00Z">
            <w:r w:rsidRPr="00FE0F56">
              <w:rPr>
                <w:rStyle w:val="aa"/>
                <w:noProof/>
              </w:rPr>
              <w:fldChar w:fldCharType="begin"/>
            </w:r>
            <w:r w:rsidRPr="00FE0F56">
              <w:rPr>
                <w:rStyle w:val="aa"/>
                <w:noProof/>
              </w:rPr>
              <w:instrText xml:space="preserve"> </w:instrText>
            </w:r>
            <w:r>
              <w:rPr>
                <w:noProof/>
              </w:rPr>
              <w:instrText>HYPERLINK \l "_Toc241675523"</w:instrText>
            </w:r>
            <w:r w:rsidRPr="00FE0F56">
              <w:rPr>
                <w:rStyle w:val="aa"/>
                <w:noProof/>
              </w:rPr>
              <w:instrText xml:space="preserve"> </w:instrText>
            </w:r>
            <w:r w:rsidRPr="00FE0F56">
              <w:rPr>
                <w:rStyle w:val="aa"/>
                <w:noProof/>
              </w:rPr>
            </w:r>
            <w:r w:rsidRPr="00FE0F56">
              <w:rPr>
                <w:rStyle w:val="aa"/>
                <w:noProof/>
              </w:rPr>
              <w:fldChar w:fldCharType="separate"/>
            </w:r>
            <w:r w:rsidRPr="00FE0F56">
              <w:rPr>
                <w:rStyle w:val="aa"/>
                <w:noProof/>
              </w:rPr>
              <w:t>3.</w:t>
            </w:r>
            <w:r>
              <w:rPr>
                <w:noProof/>
                <w:sz w:val="22"/>
                <w:szCs w:val="24"/>
                <w14:ligatures w14:val="standardContextual"/>
              </w:rPr>
              <w:tab/>
            </w:r>
            <w:r w:rsidRPr="00FE0F56">
              <w:rPr>
                <w:rStyle w:val="aa"/>
                <w:noProof/>
              </w:rPr>
              <w:t>MCU간 제어 인터페이스</w:t>
            </w:r>
            <w:r>
              <w:rPr>
                <w:noProof/>
                <w:webHidden/>
              </w:rPr>
              <w:tab/>
            </w:r>
            <w:r>
              <w:rPr>
                <w:noProof/>
                <w:webHidden/>
              </w:rPr>
              <w:fldChar w:fldCharType="begin"/>
            </w:r>
            <w:r>
              <w:rPr>
                <w:noProof/>
                <w:webHidden/>
              </w:rPr>
              <w:instrText xml:space="preserve"> PAGEREF _Toc241675523 \h </w:instrText>
            </w:r>
          </w:ins>
          <w:r>
            <w:rPr>
              <w:noProof/>
              <w:webHidden/>
            </w:rPr>
          </w:r>
          <w:ins w:id="181" w:author="김은수" w:date="2026-09-30T15:44:00Z" w16du:dateUtc="2026-09-30T06:44:00Z">
            <w:r>
              <w:rPr>
                <w:noProof/>
                <w:webHidden/>
              </w:rPr>
              <w:fldChar w:fldCharType="separate"/>
            </w:r>
          </w:ins>
          <w:ins w:id="182" w:author="김은수" w:date="2026-09-30T15:45:00Z" w16du:dateUtc="2026-09-30T06:45:00Z">
            <w:r>
              <w:rPr>
                <w:noProof/>
                <w:webHidden/>
              </w:rPr>
              <w:t>7</w:t>
            </w:r>
          </w:ins>
          <w:ins w:id="183" w:author="김은수" w:date="2026-09-30T15:44:00Z" w16du:dateUtc="2026-09-30T06:44:00Z">
            <w:r>
              <w:rPr>
                <w:noProof/>
                <w:webHidden/>
              </w:rPr>
              <w:fldChar w:fldCharType="end"/>
            </w:r>
            <w:r w:rsidRPr="00FE0F56">
              <w:rPr>
                <w:rStyle w:val="aa"/>
                <w:noProof/>
              </w:rPr>
              <w:fldChar w:fldCharType="end"/>
            </w:r>
          </w:ins>
        </w:p>
        <w:p w14:paraId="5048141A" w14:textId="77777777" w:rsidR="0086786F" w:rsidRDefault="0086786F">
          <w:pPr>
            <w:pStyle w:val="20"/>
            <w:tabs>
              <w:tab w:val="left" w:pos="1100"/>
              <w:tab w:val="right" w:leader="dot" w:pos="9628"/>
            </w:tabs>
            <w:ind w:left="400"/>
            <w:rPr>
              <w:ins w:id="184" w:author="김은수" w:date="2026-09-30T15:44:00Z" w16du:dateUtc="2026-09-30T06:44:00Z"/>
              <w:noProof/>
              <w:sz w:val="22"/>
              <w:szCs w:val="24"/>
              <w14:ligatures w14:val="standardContextual"/>
            </w:rPr>
          </w:pPr>
          <w:ins w:id="185" w:author="김은수" w:date="2026-09-30T15:44:00Z" w16du:dateUtc="2026-09-30T06:44:00Z">
            <w:r w:rsidRPr="00FE0F56">
              <w:rPr>
                <w:rStyle w:val="aa"/>
                <w:noProof/>
              </w:rPr>
              <w:fldChar w:fldCharType="begin"/>
            </w:r>
            <w:r w:rsidRPr="00FE0F56">
              <w:rPr>
                <w:rStyle w:val="aa"/>
                <w:noProof/>
              </w:rPr>
              <w:instrText xml:space="preserve"> </w:instrText>
            </w:r>
            <w:r>
              <w:rPr>
                <w:noProof/>
              </w:rPr>
              <w:instrText>HYPERLINK \l "_Toc241675524"</w:instrText>
            </w:r>
            <w:r w:rsidRPr="00FE0F56">
              <w:rPr>
                <w:rStyle w:val="aa"/>
                <w:noProof/>
              </w:rPr>
              <w:instrText xml:space="preserve"> </w:instrText>
            </w:r>
            <w:r w:rsidRPr="00FE0F56">
              <w:rPr>
                <w:rStyle w:val="aa"/>
                <w:noProof/>
              </w:rPr>
            </w:r>
            <w:r w:rsidRPr="00FE0F56">
              <w:rPr>
                <w:rStyle w:val="aa"/>
                <w:noProof/>
              </w:rPr>
              <w:fldChar w:fldCharType="separate"/>
            </w:r>
            <w:r w:rsidRPr="00FE0F56">
              <w:rPr>
                <w:rStyle w:val="aa"/>
                <w:noProof/>
              </w:rPr>
              <w:t>3.1.</w:t>
            </w:r>
            <w:r>
              <w:rPr>
                <w:noProof/>
                <w:sz w:val="22"/>
                <w:szCs w:val="24"/>
                <w14:ligatures w14:val="standardContextual"/>
              </w:rPr>
              <w:tab/>
            </w:r>
            <w:r w:rsidRPr="00FE0F56">
              <w:rPr>
                <w:rStyle w:val="aa"/>
                <w:noProof/>
              </w:rPr>
              <w:t>System Control module</w:t>
            </w:r>
            <w:r>
              <w:rPr>
                <w:noProof/>
                <w:webHidden/>
              </w:rPr>
              <w:tab/>
            </w:r>
            <w:r>
              <w:rPr>
                <w:noProof/>
                <w:webHidden/>
              </w:rPr>
              <w:fldChar w:fldCharType="begin"/>
            </w:r>
            <w:r>
              <w:rPr>
                <w:noProof/>
                <w:webHidden/>
              </w:rPr>
              <w:instrText xml:space="preserve"> PAGEREF _Toc241675524 \h </w:instrText>
            </w:r>
          </w:ins>
          <w:r>
            <w:rPr>
              <w:noProof/>
              <w:webHidden/>
            </w:rPr>
          </w:r>
          <w:ins w:id="186" w:author="김은수" w:date="2026-09-30T15:44:00Z" w16du:dateUtc="2026-09-30T06:44:00Z">
            <w:r>
              <w:rPr>
                <w:noProof/>
                <w:webHidden/>
              </w:rPr>
              <w:fldChar w:fldCharType="separate"/>
            </w:r>
          </w:ins>
          <w:ins w:id="187" w:author="김은수" w:date="2026-09-30T15:45:00Z" w16du:dateUtc="2026-09-30T06:45:00Z">
            <w:r>
              <w:rPr>
                <w:noProof/>
                <w:webHidden/>
              </w:rPr>
              <w:t>7</w:t>
            </w:r>
          </w:ins>
          <w:ins w:id="188" w:author="김은수" w:date="2026-09-30T15:44:00Z" w16du:dateUtc="2026-09-30T06:44:00Z">
            <w:r>
              <w:rPr>
                <w:noProof/>
                <w:webHidden/>
              </w:rPr>
              <w:fldChar w:fldCharType="end"/>
            </w:r>
            <w:r w:rsidRPr="00FE0F56">
              <w:rPr>
                <w:rStyle w:val="aa"/>
                <w:noProof/>
              </w:rPr>
              <w:fldChar w:fldCharType="end"/>
            </w:r>
          </w:ins>
        </w:p>
        <w:p w14:paraId="78381809" w14:textId="77777777" w:rsidR="0086786F" w:rsidRDefault="0086786F">
          <w:pPr>
            <w:pStyle w:val="20"/>
            <w:tabs>
              <w:tab w:val="left" w:pos="1100"/>
              <w:tab w:val="right" w:leader="dot" w:pos="9628"/>
            </w:tabs>
            <w:ind w:left="400"/>
            <w:rPr>
              <w:ins w:id="189" w:author="김은수" w:date="2026-09-30T15:44:00Z" w16du:dateUtc="2026-09-30T06:44:00Z"/>
              <w:noProof/>
              <w:sz w:val="22"/>
              <w:szCs w:val="24"/>
              <w14:ligatures w14:val="standardContextual"/>
            </w:rPr>
          </w:pPr>
          <w:ins w:id="190" w:author="김은수" w:date="2026-09-30T15:44:00Z" w16du:dateUtc="2026-09-30T06:44:00Z">
            <w:r w:rsidRPr="00FE0F56">
              <w:rPr>
                <w:rStyle w:val="aa"/>
                <w:noProof/>
              </w:rPr>
              <w:fldChar w:fldCharType="begin"/>
            </w:r>
            <w:r w:rsidRPr="00FE0F56">
              <w:rPr>
                <w:rStyle w:val="aa"/>
                <w:noProof/>
              </w:rPr>
              <w:instrText xml:space="preserve"> </w:instrText>
            </w:r>
            <w:r>
              <w:rPr>
                <w:noProof/>
              </w:rPr>
              <w:instrText>HYPERLINK \l "_Toc241675526"</w:instrText>
            </w:r>
            <w:r w:rsidRPr="00FE0F56">
              <w:rPr>
                <w:rStyle w:val="aa"/>
                <w:noProof/>
              </w:rPr>
              <w:instrText xml:space="preserve"> </w:instrText>
            </w:r>
            <w:r w:rsidRPr="00FE0F56">
              <w:rPr>
                <w:rStyle w:val="aa"/>
                <w:noProof/>
              </w:rPr>
            </w:r>
            <w:r w:rsidRPr="00FE0F56">
              <w:rPr>
                <w:rStyle w:val="aa"/>
                <w:noProof/>
              </w:rPr>
              <w:fldChar w:fldCharType="separate"/>
            </w:r>
            <w:r w:rsidRPr="00FE0F56">
              <w:rPr>
                <w:rStyle w:val="aa"/>
                <w:noProof/>
              </w:rPr>
              <w:t>3.2.</w:t>
            </w:r>
            <w:r>
              <w:rPr>
                <w:noProof/>
                <w:sz w:val="22"/>
                <w:szCs w:val="24"/>
                <w14:ligatures w14:val="standardContextual"/>
              </w:rPr>
              <w:tab/>
            </w:r>
            <w:r w:rsidRPr="00FE0F56">
              <w:rPr>
                <w:rStyle w:val="aa"/>
                <w:noProof/>
              </w:rPr>
              <w:t>Signal Processing Module</w:t>
            </w:r>
            <w:r>
              <w:rPr>
                <w:noProof/>
                <w:webHidden/>
              </w:rPr>
              <w:tab/>
            </w:r>
            <w:r>
              <w:rPr>
                <w:noProof/>
                <w:webHidden/>
              </w:rPr>
              <w:fldChar w:fldCharType="begin"/>
            </w:r>
            <w:r>
              <w:rPr>
                <w:noProof/>
                <w:webHidden/>
              </w:rPr>
              <w:instrText xml:space="preserve"> PAGEREF _Toc241675526 \h </w:instrText>
            </w:r>
          </w:ins>
          <w:r>
            <w:rPr>
              <w:noProof/>
              <w:webHidden/>
            </w:rPr>
          </w:r>
          <w:ins w:id="191" w:author="김은수" w:date="2026-09-30T15:44:00Z" w16du:dateUtc="2026-09-30T06:44:00Z">
            <w:r>
              <w:rPr>
                <w:noProof/>
                <w:webHidden/>
              </w:rPr>
              <w:fldChar w:fldCharType="separate"/>
            </w:r>
          </w:ins>
          <w:ins w:id="192" w:author="김은수" w:date="2026-09-30T15:45:00Z" w16du:dateUtc="2026-09-30T06:45:00Z">
            <w:r>
              <w:rPr>
                <w:noProof/>
                <w:webHidden/>
              </w:rPr>
              <w:t>8</w:t>
            </w:r>
          </w:ins>
          <w:ins w:id="193" w:author="김은수" w:date="2026-09-30T15:44:00Z" w16du:dateUtc="2026-09-30T06:44:00Z">
            <w:r>
              <w:rPr>
                <w:noProof/>
                <w:webHidden/>
              </w:rPr>
              <w:fldChar w:fldCharType="end"/>
            </w:r>
            <w:r w:rsidRPr="00FE0F56">
              <w:rPr>
                <w:rStyle w:val="aa"/>
                <w:noProof/>
              </w:rPr>
              <w:fldChar w:fldCharType="end"/>
            </w:r>
          </w:ins>
        </w:p>
        <w:p w14:paraId="1AFF155F" w14:textId="77777777" w:rsidR="0086786F" w:rsidRDefault="0086786F">
          <w:pPr>
            <w:pStyle w:val="20"/>
            <w:tabs>
              <w:tab w:val="left" w:pos="1100"/>
              <w:tab w:val="right" w:leader="dot" w:pos="9628"/>
            </w:tabs>
            <w:ind w:left="400"/>
            <w:rPr>
              <w:ins w:id="194" w:author="김은수" w:date="2026-09-30T15:44:00Z" w16du:dateUtc="2026-09-30T06:44:00Z"/>
              <w:noProof/>
              <w:sz w:val="22"/>
              <w:szCs w:val="24"/>
              <w14:ligatures w14:val="standardContextual"/>
            </w:rPr>
          </w:pPr>
          <w:ins w:id="195" w:author="김은수" w:date="2026-09-30T15:44:00Z" w16du:dateUtc="2026-09-30T06:44:00Z">
            <w:r w:rsidRPr="00FE0F56">
              <w:rPr>
                <w:rStyle w:val="aa"/>
                <w:noProof/>
              </w:rPr>
              <w:fldChar w:fldCharType="begin"/>
            </w:r>
            <w:r w:rsidRPr="00FE0F56">
              <w:rPr>
                <w:rStyle w:val="aa"/>
                <w:noProof/>
              </w:rPr>
              <w:instrText xml:space="preserve"> </w:instrText>
            </w:r>
            <w:r>
              <w:rPr>
                <w:noProof/>
              </w:rPr>
              <w:instrText>HYPERLINK \l "_Toc241675527"</w:instrText>
            </w:r>
            <w:r w:rsidRPr="00FE0F56">
              <w:rPr>
                <w:rStyle w:val="aa"/>
                <w:noProof/>
              </w:rPr>
              <w:instrText xml:space="preserve"> </w:instrText>
            </w:r>
            <w:r w:rsidRPr="00FE0F56">
              <w:rPr>
                <w:rStyle w:val="aa"/>
                <w:noProof/>
              </w:rPr>
            </w:r>
            <w:r w:rsidRPr="00FE0F56">
              <w:rPr>
                <w:rStyle w:val="aa"/>
                <w:noProof/>
              </w:rPr>
              <w:fldChar w:fldCharType="separate"/>
            </w:r>
            <w:r w:rsidRPr="00FE0F56">
              <w:rPr>
                <w:rStyle w:val="aa"/>
                <w:noProof/>
              </w:rPr>
              <w:t>3.3.</w:t>
            </w:r>
            <w:r>
              <w:rPr>
                <w:noProof/>
                <w:sz w:val="22"/>
                <w:szCs w:val="24"/>
                <w14:ligatures w14:val="standardContextual"/>
              </w:rPr>
              <w:tab/>
            </w:r>
            <w:r w:rsidRPr="00FE0F56">
              <w:rPr>
                <w:rStyle w:val="aa"/>
                <w:noProof/>
              </w:rPr>
              <w:t>Internal Stimulation Device Execution Module</w:t>
            </w:r>
            <w:r>
              <w:rPr>
                <w:noProof/>
                <w:webHidden/>
              </w:rPr>
              <w:tab/>
            </w:r>
            <w:r>
              <w:rPr>
                <w:noProof/>
                <w:webHidden/>
              </w:rPr>
              <w:fldChar w:fldCharType="begin"/>
            </w:r>
            <w:r>
              <w:rPr>
                <w:noProof/>
                <w:webHidden/>
              </w:rPr>
              <w:instrText xml:space="preserve"> PAGEREF _Toc241675527 \h </w:instrText>
            </w:r>
          </w:ins>
          <w:r>
            <w:rPr>
              <w:noProof/>
              <w:webHidden/>
            </w:rPr>
          </w:r>
          <w:ins w:id="196" w:author="김은수" w:date="2026-09-30T15:44:00Z" w16du:dateUtc="2026-09-30T06:44:00Z">
            <w:r>
              <w:rPr>
                <w:noProof/>
                <w:webHidden/>
              </w:rPr>
              <w:fldChar w:fldCharType="separate"/>
            </w:r>
          </w:ins>
          <w:ins w:id="197" w:author="김은수" w:date="2026-09-30T15:45:00Z" w16du:dateUtc="2026-09-30T06:45:00Z">
            <w:r>
              <w:rPr>
                <w:noProof/>
                <w:webHidden/>
              </w:rPr>
              <w:t>9</w:t>
            </w:r>
          </w:ins>
          <w:ins w:id="198" w:author="김은수" w:date="2026-09-30T15:44:00Z" w16du:dateUtc="2026-09-30T06:44:00Z">
            <w:r>
              <w:rPr>
                <w:noProof/>
                <w:webHidden/>
              </w:rPr>
              <w:fldChar w:fldCharType="end"/>
            </w:r>
            <w:r w:rsidRPr="00FE0F56">
              <w:rPr>
                <w:rStyle w:val="aa"/>
                <w:noProof/>
              </w:rPr>
              <w:fldChar w:fldCharType="end"/>
            </w:r>
          </w:ins>
        </w:p>
        <w:p w14:paraId="46E399FB" w14:textId="77777777" w:rsidR="0086786F" w:rsidRDefault="0086786F">
          <w:pPr>
            <w:pStyle w:val="20"/>
            <w:tabs>
              <w:tab w:val="left" w:pos="1100"/>
              <w:tab w:val="right" w:leader="dot" w:pos="9628"/>
            </w:tabs>
            <w:ind w:left="400"/>
            <w:rPr>
              <w:ins w:id="199" w:author="김은수" w:date="2026-09-30T15:44:00Z" w16du:dateUtc="2026-09-30T06:44:00Z"/>
              <w:noProof/>
              <w:sz w:val="22"/>
              <w:szCs w:val="24"/>
              <w14:ligatures w14:val="standardContextual"/>
            </w:rPr>
          </w:pPr>
          <w:ins w:id="200" w:author="김은수" w:date="2026-09-30T15:44:00Z" w16du:dateUtc="2026-09-30T06:44:00Z">
            <w:r w:rsidRPr="00FE0F56">
              <w:rPr>
                <w:rStyle w:val="aa"/>
                <w:noProof/>
              </w:rPr>
              <w:fldChar w:fldCharType="begin"/>
            </w:r>
            <w:r w:rsidRPr="00FE0F56">
              <w:rPr>
                <w:rStyle w:val="aa"/>
                <w:noProof/>
              </w:rPr>
              <w:instrText xml:space="preserve"> </w:instrText>
            </w:r>
            <w:r>
              <w:rPr>
                <w:noProof/>
              </w:rPr>
              <w:instrText>HYPERLINK \l "_Toc241675528"</w:instrText>
            </w:r>
            <w:r w:rsidRPr="00FE0F56">
              <w:rPr>
                <w:rStyle w:val="aa"/>
                <w:noProof/>
              </w:rPr>
              <w:instrText xml:space="preserve"> </w:instrText>
            </w:r>
            <w:r w:rsidRPr="00FE0F56">
              <w:rPr>
                <w:rStyle w:val="aa"/>
                <w:noProof/>
              </w:rPr>
            </w:r>
            <w:r w:rsidRPr="00FE0F56">
              <w:rPr>
                <w:rStyle w:val="aa"/>
                <w:noProof/>
              </w:rPr>
              <w:fldChar w:fldCharType="separate"/>
            </w:r>
            <w:r w:rsidRPr="00FE0F56">
              <w:rPr>
                <w:rStyle w:val="aa"/>
                <w:noProof/>
              </w:rPr>
              <w:t>3.4.</w:t>
            </w:r>
            <w:r>
              <w:rPr>
                <w:noProof/>
                <w:sz w:val="22"/>
                <w:szCs w:val="24"/>
                <w14:ligatures w14:val="standardContextual"/>
              </w:rPr>
              <w:tab/>
            </w:r>
            <w:r w:rsidRPr="00FE0F56">
              <w:rPr>
                <w:rStyle w:val="aa"/>
                <w:noProof/>
              </w:rPr>
              <w:t>Bluetooth Communication Module</w:t>
            </w:r>
            <w:r>
              <w:rPr>
                <w:noProof/>
                <w:webHidden/>
              </w:rPr>
              <w:tab/>
            </w:r>
            <w:r>
              <w:rPr>
                <w:noProof/>
                <w:webHidden/>
              </w:rPr>
              <w:fldChar w:fldCharType="begin"/>
            </w:r>
            <w:r>
              <w:rPr>
                <w:noProof/>
                <w:webHidden/>
              </w:rPr>
              <w:instrText xml:space="preserve"> PAGEREF _Toc241675528 \h </w:instrText>
            </w:r>
          </w:ins>
          <w:r>
            <w:rPr>
              <w:noProof/>
              <w:webHidden/>
            </w:rPr>
          </w:r>
          <w:ins w:id="201" w:author="김은수" w:date="2026-09-30T15:44:00Z" w16du:dateUtc="2026-09-30T06:44:00Z">
            <w:r>
              <w:rPr>
                <w:noProof/>
                <w:webHidden/>
              </w:rPr>
              <w:fldChar w:fldCharType="separate"/>
            </w:r>
          </w:ins>
          <w:ins w:id="202" w:author="김은수" w:date="2026-09-30T15:45:00Z" w16du:dateUtc="2026-09-30T06:45:00Z">
            <w:r>
              <w:rPr>
                <w:noProof/>
                <w:webHidden/>
              </w:rPr>
              <w:t>10</w:t>
            </w:r>
          </w:ins>
          <w:ins w:id="203" w:author="김은수" w:date="2026-09-30T15:44:00Z" w16du:dateUtc="2026-09-30T06:44:00Z">
            <w:r>
              <w:rPr>
                <w:noProof/>
                <w:webHidden/>
              </w:rPr>
              <w:fldChar w:fldCharType="end"/>
            </w:r>
            <w:r w:rsidRPr="00FE0F56">
              <w:rPr>
                <w:rStyle w:val="aa"/>
                <w:noProof/>
              </w:rPr>
              <w:fldChar w:fldCharType="end"/>
            </w:r>
          </w:ins>
        </w:p>
        <w:p w14:paraId="2496FC11" w14:textId="77777777" w:rsidR="0086786F" w:rsidRDefault="0086786F">
          <w:pPr>
            <w:pStyle w:val="12"/>
            <w:rPr>
              <w:ins w:id="204" w:author="김은수" w:date="2026-09-30T15:44:00Z" w16du:dateUtc="2026-09-30T06:44:00Z"/>
              <w:noProof/>
              <w:sz w:val="22"/>
              <w:szCs w:val="24"/>
              <w14:ligatures w14:val="standardContextual"/>
            </w:rPr>
          </w:pPr>
          <w:ins w:id="205" w:author="김은수" w:date="2026-09-30T15:44:00Z" w16du:dateUtc="2026-09-30T06:44:00Z">
            <w:r w:rsidRPr="00FE0F56">
              <w:rPr>
                <w:rStyle w:val="aa"/>
                <w:noProof/>
              </w:rPr>
              <w:fldChar w:fldCharType="begin"/>
            </w:r>
            <w:r w:rsidRPr="00FE0F56">
              <w:rPr>
                <w:rStyle w:val="aa"/>
                <w:noProof/>
              </w:rPr>
              <w:instrText xml:space="preserve"> </w:instrText>
            </w:r>
            <w:r>
              <w:rPr>
                <w:noProof/>
              </w:rPr>
              <w:instrText>HYPERLINK \l "_Toc241675531"</w:instrText>
            </w:r>
            <w:r w:rsidRPr="00FE0F56">
              <w:rPr>
                <w:rStyle w:val="aa"/>
                <w:noProof/>
              </w:rPr>
              <w:instrText xml:space="preserve"> </w:instrText>
            </w:r>
            <w:r w:rsidRPr="00FE0F56">
              <w:rPr>
                <w:rStyle w:val="aa"/>
                <w:noProof/>
              </w:rPr>
            </w:r>
            <w:r w:rsidRPr="00FE0F56">
              <w:rPr>
                <w:rStyle w:val="aa"/>
                <w:noProof/>
              </w:rPr>
              <w:fldChar w:fldCharType="separate"/>
            </w:r>
            <w:r w:rsidRPr="00FE0F56">
              <w:rPr>
                <w:rStyle w:val="aa"/>
                <w:noProof/>
              </w:rPr>
              <w:t>4.</w:t>
            </w:r>
            <w:r>
              <w:rPr>
                <w:noProof/>
                <w:sz w:val="22"/>
                <w:szCs w:val="24"/>
                <w14:ligatures w14:val="standardContextual"/>
              </w:rPr>
              <w:tab/>
            </w:r>
            <w:r w:rsidRPr="00FE0F56">
              <w:rPr>
                <w:rStyle w:val="aa"/>
                <w:noProof/>
              </w:rPr>
              <w:t>CFX 소프트웨어 상세 설계</w:t>
            </w:r>
            <w:r>
              <w:rPr>
                <w:noProof/>
                <w:webHidden/>
              </w:rPr>
              <w:tab/>
            </w:r>
            <w:r>
              <w:rPr>
                <w:noProof/>
                <w:webHidden/>
              </w:rPr>
              <w:fldChar w:fldCharType="begin"/>
            </w:r>
            <w:r>
              <w:rPr>
                <w:noProof/>
                <w:webHidden/>
              </w:rPr>
              <w:instrText xml:space="preserve"> PAGEREF _Toc241675531 \h </w:instrText>
            </w:r>
          </w:ins>
          <w:r>
            <w:rPr>
              <w:noProof/>
              <w:webHidden/>
            </w:rPr>
          </w:r>
          <w:ins w:id="206" w:author="김은수" w:date="2026-09-30T15:44:00Z" w16du:dateUtc="2026-09-30T06:44:00Z">
            <w:r>
              <w:rPr>
                <w:noProof/>
                <w:webHidden/>
              </w:rPr>
              <w:fldChar w:fldCharType="separate"/>
            </w:r>
          </w:ins>
          <w:ins w:id="207" w:author="김은수" w:date="2026-09-30T15:45:00Z" w16du:dateUtc="2026-09-30T06:45:00Z">
            <w:r>
              <w:rPr>
                <w:noProof/>
                <w:webHidden/>
              </w:rPr>
              <w:t>12</w:t>
            </w:r>
          </w:ins>
          <w:ins w:id="208" w:author="김은수" w:date="2026-09-30T15:44:00Z" w16du:dateUtc="2026-09-30T06:44:00Z">
            <w:r>
              <w:rPr>
                <w:noProof/>
                <w:webHidden/>
              </w:rPr>
              <w:fldChar w:fldCharType="end"/>
            </w:r>
            <w:r w:rsidRPr="00FE0F56">
              <w:rPr>
                <w:rStyle w:val="aa"/>
                <w:noProof/>
              </w:rPr>
              <w:fldChar w:fldCharType="end"/>
            </w:r>
          </w:ins>
        </w:p>
        <w:p w14:paraId="4F50CF66" w14:textId="77777777" w:rsidR="0086786F" w:rsidRDefault="0086786F">
          <w:pPr>
            <w:pStyle w:val="20"/>
            <w:tabs>
              <w:tab w:val="left" w:pos="1100"/>
              <w:tab w:val="right" w:leader="dot" w:pos="9628"/>
            </w:tabs>
            <w:ind w:left="400"/>
            <w:rPr>
              <w:ins w:id="209" w:author="김은수" w:date="2026-09-30T15:44:00Z" w16du:dateUtc="2026-09-30T06:44:00Z"/>
              <w:noProof/>
              <w:sz w:val="22"/>
              <w:szCs w:val="24"/>
              <w14:ligatures w14:val="standardContextual"/>
            </w:rPr>
          </w:pPr>
          <w:ins w:id="210" w:author="김은수" w:date="2026-09-30T15:44:00Z" w16du:dateUtc="2026-09-30T06:44:00Z">
            <w:r w:rsidRPr="00FE0F56">
              <w:rPr>
                <w:rStyle w:val="aa"/>
                <w:noProof/>
              </w:rPr>
              <w:fldChar w:fldCharType="begin"/>
            </w:r>
            <w:r w:rsidRPr="00FE0F56">
              <w:rPr>
                <w:rStyle w:val="aa"/>
                <w:noProof/>
              </w:rPr>
              <w:instrText xml:space="preserve"> </w:instrText>
            </w:r>
            <w:r>
              <w:rPr>
                <w:noProof/>
              </w:rPr>
              <w:instrText>HYPERLINK \l "_Toc241675532"</w:instrText>
            </w:r>
            <w:r w:rsidRPr="00FE0F56">
              <w:rPr>
                <w:rStyle w:val="aa"/>
                <w:noProof/>
              </w:rPr>
              <w:instrText xml:space="preserve"> </w:instrText>
            </w:r>
            <w:r w:rsidRPr="00FE0F56">
              <w:rPr>
                <w:rStyle w:val="aa"/>
                <w:noProof/>
              </w:rPr>
            </w:r>
            <w:r w:rsidRPr="00FE0F56">
              <w:rPr>
                <w:rStyle w:val="aa"/>
                <w:noProof/>
              </w:rPr>
              <w:fldChar w:fldCharType="separate"/>
            </w:r>
            <w:r w:rsidRPr="00FE0F56">
              <w:rPr>
                <w:rStyle w:val="aa"/>
                <w:noProof/>
              </w:rPr>
              <w:t>4.1.</w:t>
            </w:r>
            <w:r>
              <w:rPr>
                <w:noProof/>
                <w:sz w:val="22"/>
                <w:szCs w:val="24"/>
                <w14:ligatures w14:val="standardContextual"/>
              </w:rPr>
              <w:tab/>
            </w:r>
            <w:r w:rsidRPr="00FE0F56">
              <w:rPr>
                <w:rStyle w:val="aa"/>
                <w:noProof/>
              </w:rPr>
              <w:t>System Control Module</w:t>
            </w:r>
            <w:r>
              <w:rPr>
                <w:noProof/>
                <w:webHidden/>
              </w:rPr>
              <w:tab/>
            </w:r>
            <w:r>
              <w:rPr>
                <w:noProof/>
                <w:webHidden/>
              </w:rPr>
              <w:fldChar w:fldCharType="begin"/>
            </w:r>
            <w:r>
              <w:rPr>
                <w:noProof/>
                <w:webHidden/>
              </w:rPr>
              <w:instrText xml:space="preserve"> PAGEREF _Toc241675532 \h </w:instrText>
            </w:r>
          </w:ins>
          <w:r>
            <w:rPr>
              <w:noProof/>
              <w:webHidden/>
            </w:rPr>
          </w:r>
          <w:ins w:id="211" w:author="김은수" w:date="2026-09-30T15:44:00Z" w16du:dateUtc="2026-09-30T06:44:00Z">
            <w:r>
              <w:rPr>
                <w:noProof/>
                <w:webHidden/>
              </w:rPr>
              <w:fldChar w:fldCharType="separate"/>
            </w:r>
          </w:ins>
          <w:ins w:id="212" w:author="김은수" w:date="2026-09-30T15:45:00Z" w16du:dateUtc="2026-09-30T06:45:00Z">
            <w:r>
              <w:rPr>
                <w:noProof/>
                <w:webHidden/>
              </w:rPr>
              <w:t>15</w:t>
            </w:r>
          </w:ins>
          <w:ins w:id="213" w:author="김은수" w:date="2026-09-30T15:44:00Z" w16du:dateUtc="2026-09-30T06:44:00Z">
            <w:r>
              <w:rPr>
                <w:noProof/>
                <w:webHidden/>
              </w:rPr>
              <w:fldChar w:fldCharType="end"/>
            </w:r>
            <w:r w:rsidRPr="00FE0F56">
              <w:rPr>
                <w:rStyle w:val="aa"/>
                <w:noProof/>
              </w:rPr>
              <w:fldChar w:fldCharType="end"/>
            </w:r>
          </w:ins>
        </w:p>
        <w:p w14:paraId="6A3150DF" w14:textId="77777777" w:rsidR="0086786F" w:rsidRDefault="0086786F">
          <w:pPr>
            <w:pStyle w:val="30"/>
            <w:tabs>
              <w:tab w:val="left" w:pos="1760"/>
              <w:tab w:val="right" w:leader="dot" w:pos="9628"/>
            </w:tabs>
            <w:ind w:left="800"/>
            <w:rPr>
              <w:ins w:id="214" w:author="김은수" w:date="2026-09-30T15:44:00Z" w16du:dateUtc="2026-09-30T06:44:00Z"/>
              <w:noProof/>
              <w:sz w:val="22"/>
              <w:szCs w:val="24"/>
              <w14:ligatures w14:val="standardContextual"/>
            </w:rPr>
          </w:pPr>
          <w:ins w:id="215" w:author="김은수" w:date="2026-09-30T15:44:00Z" w16du:dateUtc="2026-09-30T06:44:00Z">
            <w:r w:rsidRPr="00FE0F56">
              <w:rPr>
                <w:rStyle w:val="aa"/>
                <w:noProof/>
              </w:rPr>
              <w:fldChar w:fldCharType="begin"/>
            </w:r>
            <w:r w:rsidRPr="00FE0F56">
              <w:rPr>
                <w:rStyle w:val="aa"/>
                <w:noProof/>
              </w:rPr>
              <w:instrText xml:space="preserve"> </w:instrText>
            </w:r>
            <w:r>
              <w:rPr>
                <w:noProof/>
              </w:rPr>
              <w:instrText>HYPERLINK \l "_Toc241675533"</w:instrText>
            </w:r>
            <w:r w:rsidRPr="00FE0F56">
              <w:rPr>
                <w:rStyle w:val="aa"/>
                <w:noProof/>
              </w:rPr>
              <w:instrText xml:space="preserve"> </w:instrText>
            </w:r>
            <w:r w:rsidRPr="00FE0F56">
              <w:rPr>
                <w:rStyle w:val="aa"/>
                <w:noProof/>
              </w:rPr>
            </w:r>
            <w:r w:rsidRPr="00FE0F56">
              <w:rPr>
                <w:rStyle w:val="aa"/>
                <w:noProof/>
              </w:rPr>
              <w:fldChar w:fldCharType="separate"/>
            </w:r>
            <w:r w:rsidRPr="00FE0F56">
              <w:rPr>
                <w:rStyle w:val="aa"/>
                <w:noProof/>
              </w:rPr>
              <w:t>4.1.1.</w:t>
            </w:r>
            <w:r>
              <w:rPr>
                <w:noProof/>
                <w:sz w:val="22"/>
                <w:szCs w:val="24"/>
                <w14:ligatures w14:val="standardContextual"/>
              </w:rPr>
              <w:tab/>
            </w:r>
            <w:r w:rsidRPr="00FE0F56">
              <w:rPr>
                <w:rStyle w:val="aa"/>
                <w:noProof/>
              </w:rPr>
              <w:t>SI-ID-CFX-001, 시스템 제어 모듈</w:t>
            </w:r>
            <w:r>
              <w:rPr>
                <w:noProof/>
                <w:webHidden/>
              </w:rPr>
              <w:tab/>
            </w:r>
            <w:r>
              <w:rPr>
                <w:noProof/>
                <w:webHidden/>
              </w:rPr>
              <w:fldChar w:fldCharType="begin"/>
            </w:r>
            <w:r>
              <w:rPr>
                <w:noProof/>
                <w:webHidden/>
              </w:rPr>
              <w:instrText xml:space="preserve"> PAGEREF _Toc241675533 \h </w:instrText>
            </w:r>
          </w:ins>
          <w:r>
            <w:rPr>
              <w:noProof/>
              <w:webHidden/>
            </w:rPr>
          </w:r>
          <w:ins w:id="216" w:author="김은수" w:date="2026-09-30T15:44:00Z" w16du:dateUtc="2026-09-30T06:44:00Z">
            <w:r>
              <w:rPr>
                <w:noProof/>
                <w:webHidden/>
              </w:rPr>
              <w:fldChar w:fldCharType="separate"/>
            </w:r>
          </w:ins>
          <w:ins w:id="217" w:author="김은수" w:date="2026-09-30T15:45:00Z" w16du:dateUtc="2026-09-30T06:45:00Z">
            <w:r>
              <w:rPr>
                <w:noProof/>
                <w:webHidden/>
              </w:rPr>
              <w:t>15</w:t>
            </w:r>
          </w:ins>
          <w:ins w:id="218" w:author="김은수" w:date="2026-09-30T15:44:00Z" w16du:dateUtc="2026-09-30T06:44:00Z">
            <w:r>
              <w:rPr>
                <w:noProof/>
                <w:webHidden/>
              </w:rPr>
              <w:fldChar w:fldCharType="end"/>
            </w:r>
            <w:r w:rsidRPr="00FE0F56">
              <w:rPr>
                <w:rStyle w:val="aa"/>
                <w:noProof/>
              </w:rPr>
              <w:fldChar w:fldCharType="end"/>
            </w:r>
          </w:ins>
        </w:p>
        <w:p w14:paraId="00F86C88" w14:textId="77777777" w:rsidR="0086786F" w:rsidRDefault="0086786F">
          <w:pPr>
            <w:pStyle w:val="20"/>
            <w:tabs>
              <w:tab w:val="left" w:pos="1100"/>
              <w:tab w:val="right" w:leader="dot" w:pos="9628"/>
            </w:tabs>
            <w:ind w:left="400"/>
            <w:rPr>
              <w:ins w:id="219" w:author="김은수" w:date="2026-09-30T15:44:00Z" w16du:dateUtc="2026-09-30T06:44:00Z"/>
              <w:noProof/>
              <w:sz w:val="22"/>
              <w:szCs w:val="24"/>
              <w14:ligatures w14:val="standardContextual"/>
            </w:rPr>
          </w:pPr>
          <w:ins w:id="220" w:author="김은수" w:date="2026-09-30T15:44:00Z" w16du:dateUtc="2026-09-30T06:44:00Z">
            <w:r w:rsidRPr="00FE0F56">
              <w:rPr>
                <w:rStyle w:val="aa"/>
                <w:noProof/>
              </w:rPr>
              <w:fldChar w:fldCharType="begin"/>
            </w:r>
            <w:r w:rsidRPr="00FE0F56">
              <w:rPr>
                <w:rStyle w:val="aa"/>
                <w:noProof/>
              </w:rPr>
              <w:instrText xml:space="preserve"> </w:instrText>
            </w:r>
            <w:r>
              <w:rPr>
                <w:noProof/>
              </w:rPr>
              <w:instrText>HYPERLINK \l "_Toc241675534"</w:instrText>
            </w:r>
            <w:r w:rsidRPr="00FE0F56">
              <w:rPr>
                <w:rStyle w:val="aa"/>
                <w:noProof/>
              </w:rPr>
              <w:instrText xml:space="preserve"> </w:instrText>
            </w:r>
            <w:r w:rsidRPr="00FE0F56">
              <w:rPr>
                <w:rStyle w:val="aa"/>
                <w:noProof/>
              </w:rPr>
            </w:r>
            <w:r w:rsidRPr="00FE0F56">
              <w:rPr>
                <w:rStyle w:val="aa"/>
                <w:noProof/>
              </w:rPr>
              <w:fldChar w:fldCharType="separate"/>
            </w:r>
            <w:r w:rsidRPr="00FE0F56">
              <w:rPr>
                <w:rStyle w:val="aa"/>
                <w:noProof/>
              </w:rPr>
              <w:t>4.2.</w:t>
            </w:r>
            <w:r>
              <w:rPr>
                <w:noProof/>
                <w:sz w:val="22"/>
                <w:szCs w:val="24"/>
                <w14:ligatures w14:val="standardContextual"/>
              </w:rPr>
              <w:tab/>
            </w:r>
            <w:r w:rsidRPr="00FE0F56">
              <w:rPr>
                <w:rStyle w:val="aa"/>
                <w:noProof/>
              </w:rPr>
              <w:t>Signal Processing Module</w:t>
            </w:r>
            <w:r>
              <w:rPr>
                <w:noProof/>
                <w:webHidden/>
              </w:rPr>
              <w:tab/>
            </w:r>
            <w:r>
              <w:rPr>
                <w:noProof/>
                <w:webHidden/>
              </w:rPr>
              <w:fldChar w:fldCharType="begin"/>
            </w:r>
            <w:r>
              <w:rPr>
                <w:noProof/>
                <w:webHidden/>
              </w:rPr>
              <w:instrText xml:space="preserve"> PAGEREF _Toc241675534 \h </w:instrText>
            </w:r>
          </w:ins>
          <w:r>
            <w:rPr>
              <w:noProof/>
              <w:webHidden/>
            </w:rPr>
          </w:r>
          <w:ins w:id="221" w:author="김은수" w:date="2026-09-30T15:44:00Z" w16du:dateUtc="2026-09-30T06:44:00Z">
            <w:r>
              <w:rPr>
                <w:noProof/>
                <w:webHidden/>
              </w:rPr>
              <w:fldChar w:fldCharType="separate"/>
            </w:r>
          </w:ins>
          <w:ins w:id="222" w:author="김은수" w:date="2026-09-30T15:45:00Z" w16du:dateUtc="2026-09-30T06:45:00Z">
            <w:r>
              <w:rPr>
                <w:noProof/>
                <w:webHidden/>
              </w:rPr>
              <w:t>28</w:t>
            </w:r>
          </w:ins>
          <w:ins w:id="223" w:author="김은수" w:date="2026-09-30T15:44:00Z" w16du:dateUtc="2026-09-30T06:44:00Z">
            <w:r>
              <w:rPr>
                <w:noProof/>
                <w:webHidden/>
              </w:rPr>
              <w:fldChar w:fldCharType="end"/>
            </w:r>
            <w:r w:rsidRPr="00FE0F56">
              <w:rPr>
                <w:rStyle w:val="aa"/>
                <w:noProof/>
              </w:rPr>
              <w:fldChar w:fldCharType="end"/>
            </w:r>
          </w:ins>
        </w:p>
        <w:p w14:paraId="55685800" w14:textId="77777777" w:rsidR="0086786F" w:rsidRDefault="0086786F">
          <w:pPr>
            <w:pStyle w:val="30"/>
            <w:tabs>
              <w:tab w:val="left" w:pos="1760"/>
              <w:tab w:val="right" w:leader="dot" w:pos="9628"/>
            </w:tabs>
            <w:ind w:left="800"/>
            <w:rPr>
              <w:ins w:id="224" w:author="김은수" w:date="2026-09-30T15:44:00Z" w16du:dateUtc="2026-09-30T06:44:00Z"/>
              <w:noProof/>
              <w:sz w:val="22"/>
              <w:szCs w:val="24"/>
              <w14:ligatures w14:val="standardContextual"/>
            </w:rPr>
          </w:pPr>
          <w:ins w:id="225" w:author="김은수" w:date="2026-09-30T15:44:00Z" w16du:dateUtc="2026-09-30T06:44:00Z">
            <w:r w:rsidRPr="00FE0F56">
              <w:rPr>
                <w:rStyle w:val="aa"/>
                <w:noProof/>
              </w:rPr>
              <w:fldChar w:fldCharType="begin"/>
            </w:r>
            <w:r w:rsidRPr="00FE0F56">
              <w:rPr>
                <w:rStyle w:val="aa"/>
                <w:noProof/>
              </w:rPr>
              <w:instrText xml:space="preserve"> </w:instrText>
            </w:r>
            <w:r>
              <w:rPr>
                <w:noProof/>
              </w:rPr>
              <w:instrText>HYPERLINK \l "_Toc241675560"</w:instrText>
            </w:r>
            <w:r w:rsidRPr="00FE0F56">
              <w:rPr>
                <w:rStyle w:val="aa"/>
                <w:noProof/>
              </w:rPr>
              <w:instrText xml:space="preserve"> </w:instrText>
            </w:r>
            <w:r w:rsidRPr="00FE0F56">
              <w:rPr>
                <w:rStyle w:val="aa"/>
                <w:noProof/>
              </w:rPr>
            </w:r>
            <w:r w:rsidRPr="00FE0F56">
              <w:rPr>
                <w:rStyle w:val="aa"/>
                <w:noProof/>
              </w:rPr>
              <w:fldChar w:fldCharType="separate"/>
            </w:r>
            <w:r w:rsidRPr="00FE0F56">
              <w:rPr>
                <w:rStyle w:val="aa"/>
                <w:noProof/>
              </w:rPr>
              <w:t>4.2.1.</w:t>
            </w:r>
            <w:r>
              <w:rPr>
                <w:noProof/>
                <w:sz w:val="22"/>
                <w:szCs w:val="24"/>
                <w14:ligatures w14:val="standardContextual"/>
              </w:rPr>
              <w:tab/>
            </w:r>
            <w:r w:rsidRPr="00FE0F56">
              <w:rPr>
                <w:rStyle w:val="aa"/>
                <w:noProof/>
              </w:rPr>
              <w:t>SI-ID-CFX-002, 신호처리 모듈</w:t>
            </w:r>
            <w:r>
              <w:rPr>
                <w:noProof/>
                <w:webHidden/>
              </w:rPr>
              <w:tab/>
            </w:r>
            <w:r>
              <w:rPr>
                <w:noProof/>
                <w:webHidden/>
              </w:rPr>
              <w:fldChar w:fldCharType="begin"/>
            </w:r>
            <w:r>
              <w:rPr>
                <w:noProof/>
                <w:webHidden/>
              </w:rPr>
              <w:instrText xml:space="preserve"> PAGEREF _Toc241675560 \h </w:instrText>
            </w:r>
          </w:ins>
          <w:r>
            <w:rPr>
              <w:noProof/>
              <w:webHidden/>
            </w:rPr>
          </w:r>
          <w:ins w:id="226" w:author="김은수" w:date="2026-09-30T15:44:00Z" w16du:dateUtc="2026-09-30T06:44:00Z">
            <w:r>
              <w:rPr>
                <w:noProof/>
                <w:webHidden/>
              </w:rPr>
              <w:fldChar w:fldCharType="separate"/>
            </w:r>
          </w:ins>
          <w:ins w:id="227" w:author="김은수" w:date="2026-09-30T15:45:00Z" w16du:dateUtc="2026-09-30T06:45:00Z">
            <w:r>
              <w:rPr>
                <w:noProof/>
                <w:webHidden/>
              </w:rPr>
              <w:t>28</w:t>
            </w:r>
          </w:ins>
          <w:ins w:id="228" w:author="김은수" w:date="2026-09-30T15:44:00Z" w16du:dateUtc="2026-09-30T06:44:00Z">
            <w:r>
              <w:rPr>
                <w:noProof/>
                <w:webHidden/>
              </w:rPr>
              <w:fldChar w:fldCharType="end"/>
            </w:r>
            <w:r w:rsidRPr="00FE0F56">
              <w:rPr>
                <w:rStyle w:val="aa"/>
                <w:noProof/>
              </w:rPr>
              <w:fldChar w:fldCharType="end"/>
            </w:r>
          </w:ins>
        </w:p>
        <w:p w14:paraId="1F04D37E" w14:textId="77777777" w:rsidR="0086786F" w:rsidRDefault="0086786F">
          <w:pPr>
            <w:pStyle w:val="20"/>
            <w:tabs>
              <w:tab w:val="left" w:pos="1100"/>
              <w:tab w:val="right" w:leader="dot" w:pos="9628"/>
            </w:tabs>
            <w:ind w:left="400"/>
            <w:rPr>
              <w:ins w:id="229" w:author="김은수" w:date="2026-09-30T15:44:00Z" w16du:dateUtc="2026-09-30T06:44:00Z"/>
              <w:noProof/>
              <w:sz w:val="22"/>
              <w:szCs w:val="24"/>
              <w14:ligatures w14:val="standardContextual"/>
            </w:rPr>
          </w:pPr>
          <w:ins w:id="230" w:author="김은수" w:date="2026-09-30T15:44:00Z" w16du:dateUtc="2026-09-30T06:44:00Z">
            <w:r w:rsidRPr="00FE0F56">
              <w:rPr>
                <w:rStyle w:val="aa"/>
                <w:noProof/>
              </w:rPr>
              <w:fldChar w:fldCharType="begin"/>
            </w:r>
            <w:r w:rsidRPr="00FE0F56">
              <w:rPr>
                <w:rStyle w:val="aa"/>
                <w:noProof/>
              </w:rPr>
              <w:instrText xml:space="preserve"> </w:instrText>
            </w:r>
            <w:r>
              <w:rPr>
                <w:noProof/>
              </w:rPr>
              <w:instrText>HYPERLINK \l "_Toc241675561"</w:instrText>
            </w:r>
            <w:r w:rsidRPr="00FE0F56">
              <w:rPr>
                <w:rStyle w:val="aa"/>
                <w:noProof/>
              </w:rPr>
              <w:instrText xml:space="preserve"> </w:instrText>
            </w:r>
            <w:r w:rsidRPr="00FE0F56">
              <w:rPr>
                <w:rStyle w:val="aa"/>
                <w:noProof/>
              </w:rPr>
            </w:r>
            <w:r w:rsidRPr="00FE0F56">
              <w:rPr>
                <w:rStyle w:val="aa"/>
                <w:noProof/>
              </w:rPr>
              <w:fldChar w:fldCharType="separate"/>
            </w:r>
            <w:r w:rsidRPr="00FE0F56">
              <w:rPr>
                <w:rStyle w:val="aa"/>
                <w:noProof/>
              </w:rPr>
              <w:t>4.3.</w:t>
            </w:r>
            <w:r>
              <w:rPr>
                <w:noProof/>
                <w:sz w:val="22"/>
                <w:szCs w:val="24"/>
                <w14:ligatures w14:val="standardContextual"/>
              </w:rPr>
              <w:tab/>
            </w:r>
            <w:r w:rsidRPr="00FE0F56">
              <w:rPr>
                <w:rStyle w:val="aa"/>
                <w:noProof/>
              </w:rPr>
              <w:t>Internal Stimulation Device Execution Module</w:t>
            </w:r>
            <w:r>
              <w:rPr>
                <w:noProof/>
                <w:webHidden/>
              </w:rPr>
              <w:tab/>
            </w:r>
            <w:r>
              <w:rPr>
                <w:noProof/>
                <w:webHidden/>
              </w:rPr>
              <w:fldChar w:fldCharType="begin"/>
            </w:r>
            <w:r>
              <w:rPr>
                <w:noProof/>
                <w:webHidden/>
              </w:rPr>
              <w:instrText xml:space="preserve"> PAGEREF _Toc241675561 \h </w:instrText>
            </w:r>
          </w:ins>
          <w:r>
            <w:rPr>
              <w:noProof/>
              <w:webHidden/>
            </w:rPr>
          </w:r>
          <w:ins w:id="231" w:author="김은수" w:date="2026-09-30T15:44:00Z" w16du:dateUtc="2026-09-30T06:44:00Z">
            <w:r>
              <w:rPr>
                <w:noProof/>
                <w:webHidden/>
              </w:rPr>
              <w:fldChar w:fldCharType="separate"/>
            </w:r>
          </w:ins>
          <w:ins w:id="232" w:author="김은수" w:date="2026-09-30T15:45:00Z" w16du:dateUtc="2026-09-30T06:45:00Z">
            <w:r>
              <w:rPr>
                <w:noProof/>
                <w:webHidden/>
              </w:rPr>
              <w:t>55</w:t>
            </w:r>
          </w:ins>
          <w:ins w:id="233" w:author="김은수" w:date="2026-09-30T15:44:00Z" w16du:dateUtc="2026-09-30T06:44:00Z">
            <w:r>
              <w:rPr>
                <w:noProof/>
                <w:webHidden/>
              </w:rPr>
              <w:fldChar w:fldCharType="end"/>
            </w:r>
            <w:r w:rsidRPr="00FE0F56">
              <w:rPr>
                <w:rStyle w:val="aa"/>
                <w:noProof/>
              </w:rPr>
              <w:fldChar w:fldCharType="end"/>
            </w:r>
          </w:ins>
        </w:p>
        <w:p w14:paraId="17323F66" w14:textId="77777777" w:rsidR="0086786F" w:rsidRDefault="0086786F">
          <w:pPr>
            <w:pStyle w:val="30"/>
            <w:tabs>
              <w:tab w:val="left" w:pos="1760"/>
              <w:tab w:val="right" w:leader="dot" w:pos="9628"/>
            </w:tabs>
            <w:ind w:left="800"/>
            <w:rPr>
              <w:ins w:id="234" w:author="김은수" w:date="2026-09-30T15:44:00Z" w16du:dateUtc="2026-09-30T06:44:00Z"/>
              <w:noProof/>
              <w:sz w:val="22"/>
              <w:szCs w:val="24"/>
              <w14:ligatures w14:val="standardContextual"/>
            </w:rPr>
          </w:pPr>
          <w:ins w:id="235" w:author="김은수" w:date="2026-09-30T15:44:00Z" w16du:dateUtc="2026-09-30T06:44:00Z">
            <w:r w:rsidRPr="00FE0F56">
              <w:rPr>
                <w:rStyle w:val="aa"/>
                <w:noProof/>
              </w:rPr>
              <w:fldChar w:fldCharType="begin"/>
            </w:r>
            <w:r w:rsidRPr="00FE0F56">
              <w:rPr>
                <w:rStyle w:val="aa"/>
                <w:noProof/>
              </w:rPr>
              <w:instrText xml:space="preserve"> </w:instrText>
            </w:r>
            <w:r>
              <w:rPr>
                <w:noProof/>
              </w:rPr>
              <w:instrText>HYPERLINK \l "_Toc241675563"</w:instrText>
            </w:r>
            <w:r w:rsidRPr="00FE0F56">
              <w:rPr>
                <w:rStyle w:val="aa"/>
                <w:noProof/>
              </w:rPr>
              <w:instrText xml:space="preserve"> </w:instrText>
            </w:r>
            <w:r w:rsidRPr="00FE0F56">
              <w:rPr>
                <w:rStyle w:val="aa"/>
                <w:noProof/>
              </w:rPr>
            </w:r>
            <w:r w:rsidRPr="00FE0F56">
              <w:rPr>
                <w:rStyle w:val="aa"/>
                <w:noProof/>
              </w:rPr>
              <w:fldChar w:fldCharType="separate"/>
            </w:r>
            <w:r w:rsidRPr="00FE0F56">
              <w:rPr>
                <w:rStyle w:val="aa"/>
                <w:noProof/>
              </w:rPr>
              <w:t>4.3.1.</w:t>
            </w:r>
            <w:r>
              <w:rPr>
                <w:noProof/>
                <w:sz w:val="22"/>
                <w:szCs w:val="24"/>
                <w14:ligatures w14:val="standardContextual"/>
              </w:rPr>
              <w:tab/>
            </w:r>
            <w:r w:rsidRPr="00FE0F56">
              <w:rPr>
                <w:rStyle w:val="aa"/>
                <w:noProof/>
              </w:rPr>
              <w:t>SI-ID-CFX-003, 내부 자극 장치 실행 모듈</w:t>
            </w:r>
            <w:r>
              <w:rPr>
                <w:noProof/>
                <w:webHidden/>
              </w:rPr>
              <w:tab/>
            </w:r>
            <w:r>
              <w:rPr>
                <w:noProof/>
                <w:webHidden/>
              </w:rPr>
              <w:fldChar w:fldCharType="begin"/>
            </w:r>
            <w:r>
              <w:rPr>
                <w:noProof/>
                <w:webHidden/>
              </w:rPr>
              <w:instrText xml:space="preserve"> PAGEREF _Toc241675563 \h </w:instrText>
            </w:r>
          </w:ins>
          <w:r>
            <w:rPr>
              <w:noProof/>
              <w:webHidden/>
            </w:rPr>
          </w:r>
          <w:ins w:id="236" w:author="김은수" w:date="2026-09-30T15:44:00Z" w16du:dateUtc="2026-09-30T06:44:00Z">
            <w:r>
              <w:rPr>
                <w:noProof/>
                <w:webHidden/>
              </w:rPr>
              <w:fldChar w:fldCharType="separate"/>
            </w:r>
          </w:ins>
          <w:ins w:id="237" w:author="김은수" w:date="2026-09-30T15:45:00Z" w16du:dateUtc="2026-09-30T06:45:00Z">
            <w:r>
              <w:rPr>
                <w:noProof/>
                <w:webHidden/>
              </w:rPr>
              <w:t>55</w:t>
            </w:r>
          </w:ins>
          <w:ins w:id="238" w:author="김은수" w:date="2026-09-30T15:44:00Z" w16du:dateUtc="2026-09-30T06:44:00Z">
            <w:r>
              <w:rPr>
                <w:noProof/>
                <w:webHidden/>
              </w:rPr>
              <w:fldChar w:fldCharType="end"/>
            </w:r>
            <w:r w:rsidRPr="00FE0F56">
              <w:rPr>
                <w:rStyle w:val="aa"/>
                <w:noProof/>
              </w:rPr>
              <w:fldChar w:fldCharType="end"/>
            </w:r>
          </w:ins>
        </w:p>
        <w:p w14:paraId="7DB6EF7D" w14:textId="77777777" w:rsidR="0086786F" w:rsidRDefault="0086786F">
          <w:pPr>
            <w:pStyle w:val="12"/>
            <w:rPr>
              <w:ins w:id="239" w:author="김은수" w:date="2026-09-30T15:44:00Z" w16du:dateUtc="2026-09-30T06:44:00Z"/>
              <w:noProof/>
              <w:sz w:val="22"/>
              <w:szCs w:val="24"/>
              <w14:ligatures w14:val="standardContextual"/>
            </w:rPr>
          </w:pPr>
          <w:ins w:id="240" w:author="김은수" w:date="2026-09-30T15:44:00Z" w16du:dateUtc="2026-09-30T06:44:00Z">
            <w:r w:rsidRPr="00FE0F56">
              <w:rPr>
                <w:rStyle w:val="aa"/>
                <w:noProof/>
              </w:rPr>
              <w:fldChar w:fldCharType="begin"/>
            </w:r>
            <w:r w:rsidRPr="00FE0F56">
              <w:rPr>
                <w:rStyle w:val="aa"/>
                <w:noProof/>
              </w:rPr>
              <w:instrText xml:space="preserve"> </w:instrText>
            </w:r>
            <w:r>
              <w:rPr>
                <w:noProof/>
              </w:rPr>
              <w:instrText>HYPERLINK \l "_Toc241675564"</w:instrText>
            </w:r>
            <w:r w:rsidRPr="00FE0F56">
              <w:rPr>
                <w:rStyle w:val="aa"/>
                <w:noProof/>
              </w:rPr>
              <w:instrText xml:space="preserve"> </w:instrText>
            </w:r>
            <w:r w:rsidRPr="00FE0F56">
              <w:rPr>
                <w:rStyle w:val="aa"/>
                <w:noProof/>
              </w:rPr>
            </w:r>
            <w:r w:rsidRPr="00FE0F56">
              <w:rPr>
                <w:rStyle w:val="aa"/>
                <w:noProof/>
              </w:rPr>
              <w:fldChar w:fldCharType="separate"/>
            </w:r>
            <w:r w:rsidRPr="00FE0F56">
              <w:rPr>
                <w:rStyle w:val="aa"/>
                <w:noProof/>
              </w:rPr>
              <w:t>5.</w:t>
            </w:r>
            <w:r>
              <w:rPr>
                <w:noProof/>
                <w:sz w:val="22"/>
                <w:szCs w:val="24"/>
                <w14:ligatures w14:val="standardContextual"/>
              </w:rPr>
              <w:tab/>
            </w:r>
            <w:r w:rsidRPr="00FE0F56">
              <w:rPr>
                <w:rStyle w:val="aa"/>
                <w:noProof/>
              </w:rPr>
              <w:t>HEAR 소프트웨어 상세 설계</w:t>
            </w:r>
            <w:r>
              <w:rPr>
                <w:noProof/>
                <w:webHidden/>
              </w:rPr>
              <w:tab/>
            </w:r>
            <w:r>
              <w:rPr>
                <w:noProof/>
                <w:webHidden/>
              </w:rPr>
              <w:fldChar w:fldCharType="begin"/>
            </w:r>
            <w:r>
              <w:rPr>
                <w:noProof/>
                <w:webHidden/>
              </w:rPr>
              <w:instrText xml:space="preserve"> PAGEREF _Toc241675564 \h </w:instrText>
            </w:r>
          </w:ins>
          <w:r>
            <w:rPr>
              <w:noProof/>
              <w:webHidden/>
            </w:rPr>
          </w:r>
          <w:ins w:id="241" w:author="김은수" w:date="2026-09-30T15:44:00Z" w16du:dateUtc="2026-09-30T06:44:00Z">
            <w:r>
              <w:rPr>
                <w:noProof/>
                <w:webHidden/>
              </w:rPr>
              <w:fldChar w:fldCharType="separate"/>
            </w:r>
          </w:ins>
          <w:ins w:id="242" w:author="김은수" w:date="2026-09-30T15:45:00Z" w16du:dateUtc="2026-09-30T06:45:00Z">
            <w:r>
              <w:rPr>
                <w:noProof/>
                <w:webHidden/>
              </w:rPr>
              <w:t>62</w:t>
            </w:r>
          </w:ins>
          <w:ins w:id="243" w:author="김은수" w:date="2026-09-30T15:44:00Z" w16du:dateUtc="2026-09-30T06:44:00Z">
            <w:r>
              <w:rPr>
                <w:noProof/>
                <w:webHidden/>
              </w:rPr>
              <w:fldChar w:fldCharType="end"/>
            </w:r>
            <w:r w:rsidRPr="00FE0F56">
              <w:rPr>
                <w:rStyle w:val="aa"/>
                <w:noProof/>
              </w:rPr>
              <w:fldChar w:fldCharType="end"/>
            </w:r>
          </w:ins>
        </w:p>
        <w:p w14:paraId="6E0E7A87" w14:textId="77777777" w:rsidR="0086786F" w:rsidRDefault="0086786F">
          <w:pPr>
            <w:pStyle w:val="20"/>
            <w:tabs>
              <w:tab w:val="left" w:pos="1100"/>
              <w:tab w:val="right" w:leader="dot" w:pos="9628"/>
            </w:tabs>
            <w:ind w:left="400"/>
            <w:rPr>
              <w:ins w:id="244" w:author="김은수" w:date="2026-09-30T15:44:00Z" w16du:dateUtc="2026-09-30T06:44:00Z"/>
              <w:noProof/>
              <w:sz w:val="22"/>
              <w:szCs w:val="24"/>
              <w14:ligatures w14:val="standardContextual"/>
            </w:rPr>
          </w:pPr>
          <w:ins w:id="245" w:author="김은수" w:date="2026-09-30T15:44:00Z" w16du:dateUtc="2026-09-30T06:44:00Z">
            <w:r w:rsidRPr="00FE0F56">
              <w:rPr>
                <w:rStyle w:val="aa"/>
                <w:noProof/>
              </w:rPr>
              <w:fldChar w:fldCharType="begin"/>
            </w:r>
            <w:r w:rsidRPr="00FE0F56">
              <w:rPr>
                <w:rStyle w:val="aa"/>
                <w:noProof/>
              </w:rPr>
              <w:instrText xml:space="preserve"> </w:instrText>
            </w:r>
            <w:r>
              <w:rPr>
                <w:noProof/>
              </w:rPr>
              <w:instrText>HYPERLINK \l "_Toc241675565"</w:instrText>
            </w:r>
            <w:r w:rsidRPr="00FE0F56">
              <w:rPr>
                <w:rStyle w:val="aa"/>
                <w:noProof/>
              </w:rPr>
              <w:instrText xml:space="preserve"> </w:instrText>
            </w:r>
            <w:r w:rsidRPr="00FE0F56">
              <w:rPr>
                <w:rStyle w:val="aa"/>
                <w:noProof/>
              </w:rPr>
            </w:r>
            <w:r w:rsidRPr="00FE0F56">
              <w:rPr>
                <w:rStyle w:val="aa"/>
                <w:noProof/>
              </w:rPr>
              <w:fldChar w:fldCharType="separate"/>
            </w:r>
            <w:r w:rsidRPr="00FE0F56">
              <w:rPr>
                <w:rStyle w:val="aa"/>
                <w:noProof/>
              </w:rPr>
              <w:t>5.1.</w:t>
            </w:r>
            <w:r>
              <w:rPr>
                <w:noProof/>
                <w:sz w:val="22"/>
                <w:szCs w:val="24"/>
                <w14:ligatures w14:val="standardContextual"/>
              </w:rPr>
              <w:tab/>
            </w:r>
            <w:r w:rsidRPr="00FE0F56">
              <w:rPr>
                <w:rStyle w:val="aa"/>
                <w:noProof/>
              </w:rPr>
              <w:t>Signal Processing Module</w:t>
            </w:r>
            <w:r>
              <w:rPr>
                <w:noProof/>
                <w:webHidden/>
              </w:rPr>
              <w:tab/>
            </w:r>
            <w:r>
              <w:rPr>
                <w:noProof/>
                <w:webHidden/>
              </w:rPr>
              <w:fldChar w:fldCharType="begin"/>
            </w:r>
            <w:r>
              <w:rPr>
                <w:noProof/>
                <w:webHidden/>
              </w:rPr>
              <w:instrText xml:space="preserve"> PAGEREF _Toc241675565 \h </w:instrText>
            </w:r>
          </w:ins>
          <w:r>
            <w:rPr>
              <w:noProof/>
              <w:webHidden/>
            </w:rPr>
          </w:r>
          <w:ins w:id="246" w:author="김은수" w:date="2026-09-30T15:44:00Z" w16du:dateUtc="2026-09-30T06:44:00Z">
            <w:r>
              <w:rPr>
                <w:noProof/>
                <w:webHidden/>
              </w:rPr>
              <w:fldChar w:fldCharType="separate"/>
            </w:r>
          </w:ins>
          <w:ins w:id="247" w:author="김은수" w:date="2026-09-30T15:45:00Z" w16du:dateUtc="2026-09-30T06:45:00Z">
            <w:r>
              <w:rPr>
                <w:noProof/>
                <w:webHidden/>
              </w:rPr>
              <w:t>63</w:t>
            </w:r>
          </w:ins>
          <w:ins w:id="248" w:author="김은수" w:date="2026-09-30T15:44:00Z" w16du:dateUtc="2026-09-30T06:44:00Z">
            <w:r>
              <w:rPr>
                <w:noProof/>
                <w:webHidden/>
              </w:rPr>
              <w:fldChar w:fldCharType="end"/>
            </w:r>
            <w:r w:rsidRPr="00FE0F56">
              <w:rPr>
                <w:rStyle w:val="aa"/>
                <w:noProof/>
              </w:rPr>
              <w:fldChar w:fldCharType="end"/>
            </w:r>
          </w:ins>
        </w:p>
        <w:p w14:paraId="3C7F9171" w14:textId="77777777" w:rsidR="0086786F" w:rsidRDefault="0086786F">
          <w:pPr>
            <w:pStyle w:val="30"/>
            <w:tabs>
              <w:tab w:val="left" w:pos="1760"/>
              <w:tab w:val="right" w:leader="dot" w:pos="9628"/>
            </w:tabs>
            <w:ind w:left="800"/>
            <w:rPr>
              <w:ins w:id="249" w:author="김은수" w:date="2026-09-30T15:44:00Z" w16du:dateUtc="2026-09-30T06:44:00Z"/>
              <w:noProof/>
              <w:sz w:val="22"/>
              <w:szCs w:val="24"/>
              <w14:ligatures w14:val="standardContextual"/>
            </w:rPr>
          </w:pPr>
          <w:ins w:id="250" w:author="김은수" w:date="2026-09-30T15:44:00Z" w16du:dateUtc="2026-09-30T06:44:00Z">
            <w:r w:rsidRPr="00FE0F56">
              <w:rPr>
                <w:rStyle w:val="aa"/>
                <w:noProof/>
              </w:rPr>
              <w:fldChar w:fldCharType="begin"/>
            </w:r>
            <w:r w:rsidRPr="00FE0F56">
              <w:rPr>
                <w:rStyle w:val="aa"/>
                <w:noProof/>
              </w:rPr>
              <w:instrText xml:space="preserve"> </w:instrText>
            </w:r>
            <w:r>
              <w:rPr>
                <w:noProof/>
              </w:rPr>
              <w:instrText>HYPERLINK \l "_Toc241675566"</w:instrText>
            </w:r>
            <w:r w:rsidRPr="00FE0F56">
              <w:rPr>
                <w:rStyle w:val="aa"/>
                <w:noProof/>
              </w:rPr>
              <w:instrText xml:space="preserve"> </w:instrText>
            </w:r>
            <w:r w:rsidRPr="00FE0F56">
              <w:rPr>
                <w:rStyle w:val="aa"/>
                <w:noProof/>
              </w:rPr>
            </w:r>
            <w:r w:rsidRPr="00FE0F56">
              <w:rPr>
                <w:rStyle w:val="aa"/>
                <w:noProof/>
              </w:rPr>
              <w:fldChar w:fldCharType="separate"/>
            </w:r>
            <w:r w:rsidRPr="00FE0F56">
              <w:rPr>
                <w:rStyle w:val="aa"/>
                <w:noProof/>
              </w:rPr>
              <w:t>5.1.1.</w:t>
            </w:r>
            <w:r>
              <w:rPr>
                <w:noProof/>
                <w:sz w:val="22"/>
                <w:szCs w:val="24"/>
                <w14:ligatures w14:val="standardContextual"/>
              </w:rPr>
              <w:tab/>
            </w:r>
            <w:r w:rsidRPr="00FE0F56">
              <w:rPr>
                <w:rStyle w:val="aa"/>
                <w:noProof/>
              </w:rPr>
              <w:t>SI-ID-HEAR-001, 신호처리 모듈</w:t>
            </w:r>
            <w:r>
              <w:rPr>
                <w:noProof/>
                <w:webHidden/>
              </w:rPr>
              <w:tab/>
            </w:r>
            <w:r>
              <w:rPr>
                <w:noProof/>
                <w:webHidden/>
              </w:rPr>
              <w:fldChar w:fldCharType="begin"/>
            </w:r>
            <w:r>
              <w:rPr>
                <w:noProof/>
                <w:webHidden/>
              </w:rPr>
              <w:instrText xml:space="preserve"> PAGEREF _Toc241675566 \h </w:instrText>
            </w:r>
          </w:ins>
          <w:r>
            <w:rPr>
              <w:noProof/>
              <w:webHidden/>
            </w:rPr>
          </w:r>
          <w:ins w:id="251" w:author="김은수" w:date="2026-09-30T15:44:00Z" w16du:dateUtc="2026-09-30T06:44:00Z">
            <w:r>
              <w:rPr>
                <w:noProof/>
                <w:webHidden/>
              </w:rPr>
              <w:fldChar w:fldCharType="separate"/>
            </w:r>
          </w:ins>
          <w:ins w:id="252" w:author="김은수" w:date="2026-09-30T15:45:00Z" w16du:dateUtc="2026-09-30T06:45:00Z">
            <w:r>
              <w:rPr>
                <w:noProof/>
                <w:webHidden/>
              </w:rPr>
              <w:t>63</w:t>
            </w:r>
          </w:ins>
          <w:ins w:id="253" w:author="김은수" w:date="2026-09-30T15:44:00Z" w16du:dateUtc="2026-09-30T06:44:00Z">
            <w:r>
              <w:rPr>
                <w:noProof/>
                <w:webHidden/>
              </w:rPr>
              <w:fldChar w:fldCharType="end"/>
            </w:r>
            <w:r w:rsidRPr="00FE0F56">
              <w:rPr>
                <w:rStyle w:val="aa"/>
                <w:noProof/>
              </w:rPr>
              <w:fldChar w:fldCharType="end"/>
            </w:r>
          </w:ins>
        </w:p>
        <w:p w14:paraId="04FB7465" w14:textId="77777777" w:rsidR="0086786F" w:rsidRDefault="0086786F">
          <w:pPr>
            <w:pStyle w:val="12"/>
            <w:rPr>
              <w:ins w:id="254" w:author="김은수" w:date="2026-09-30T15:44:00Z" w16du:dateUtc="2026-09-30T06:44:00Z"/>
              <w:noProof/>
              <w:sz w:val="22"/>
              <w:szCs w:val="24"/>
              <w14:ligatures w14:val="standardContextual"/>
            </w:rPr>
          </w:pPr>
          <w:ins w:id="255" w:author="김은수" w:date="2026-09-30T15:44:00Z" w16du:dateUtc="2026-09-30T06:44:00Z">
            <w:r w:rsidRPr="00FE0F56">
              <w:rPr>
                <w:rStyle w:val="aa"/>
                <w:noProof/>
              </w:rPr>
              <w:fldChar w:fldCharType="begin"/>
            </w:r>
            <w:r w:rsidRPr="00FE0F56">
              <w:rPr>
                <w:rStyle w:val="aa"/>
                <w:noProof/>
              </w:rPr>
              <w:instrText xml:space="preserve"> </w:instrText>
            </w:r>
            <w:r>
              <w:rPr>
                <w:noProof/>
              </w:rPr>
              <w:instrText>HYPERLINK \l "_Toc241675567"</w:instrText>
            </w:r>
            <w:r w:rsidRPr="00FE0F56">
              <w:rPr>
                <w:rStyle w:val="aa"/>
                <w:noProof/>
              </w:rPr>
              <w:instrText xml:space="preserve"> </w:instrText>
            </w:r>
            <w:r w:rsidRPr="00FE0F56">
              <w:rPr>
                <w:rStyle w:val="aa"/>
                <w:noProof/>
              </w:rPr>
            </w:r>
            <w:r w:rsidRPr="00FE0F56">
              <w:rPr>
                <w:rStyle w:val="aa"/>
                <w:noProof/>
              </w:rPr>
              <w:fldChar w:fldCharType="separate"/>
            </w:r>
            <w:r w:rsidRPr="00FE0F56">
              <w:rPr>
                <w:rStyle w:val="aa"/>
                <w:noProof/>
              </w:rPr>
              <w:t>6.</w:t>
            </w:r>
            <w:r>
              <w:rPr>
                <w:noProof/>
                <w:sz w:val="22"/>
                <w:szCs w:val="24"/>
                <w14:ligatures w14:val="standardContextual"/>
              </w:rPr>
              <w:tab/>
            </w:r>
            <w:r w:rsidRPr="00FE0F56">
              <w:rPr>
                <w:rStyle w:val="aa"/>
                <w:noProof/>
              </w:rPr>
              <w:t>CM3 소프트웨어 상세 설계</w:t>
            </w:r>
            <w:r>
              <w:rPr>
                <w:noProof/>
                <w:webHidden/>
              </w:rPr>
              <w:tab/>
            </w:r>
            <w:r>
              <w:rPr>
                <w:noProof/>
                <w:webHidden/>
              </w:rPr>
              <w:fldChar w:fldCharType="begin"/>
            </w:r>
            <w:r>
              <w:rPr>
                <w:noProof/>
                <w:webHidden/>
              </w:rPr>
              <w:instrText xml:space="preserve"> PAGEREF _Toc241675567 \h </w:instrText>
            </w:r>
          </w:ins>
          <w:r>
            <w:rPr>
              <w:noProof/>
              <w:webHidden/>
            </w:rPr>
          </w:r>
          <w:ins w:id="256" w:author="김은수" w:date="2026-09-30T15:44:00Z" w16du:dateUtc="2026-09-30T06:44:00Z">
            <w:r>
              <w:rPr>
                <w:noProof/>
                <w:webHidden/>
              </w:rPr>
              <w:fldChar w:fldCharType="separate"/>
            </w:r>
          </w:ins>
          <w:ins w:id="257" w:author="김은수" w:date="2026-09-30T15:45:00Z" w16du:dateUtc="2026-09-30T06:45:00Z">
            <w:r>
              <w:rPr>
                <w:noProof/>
                <w:webHidden/>
              </w:rPr>
              <w:t>65</w:t>
            </w:r>
          </w:ins>
          <w:ins w:id="258" w:author="김은수" w:date="2026-09-30T15:44:00Z" w16du:dateUtc="2026-09-30T06:44:00Z">
            <w:r>
              <w:rPr>
                <w:noProof/>
                <w:webHidden/>
              </w:rPr>
              <w:fldChar w:fldCharType="end"/>
            </w:r>
            <w:r w:rsidRPr="00FE0F56">
              <w:rPr>
                <w:rStyle w:val="aa"/>
                <w:noProof/>
              </w:rPr>
              <w:fldChar w:fldCharType="end"/>
            </w:r>
          </w:ins>
        </w:p>
        <w:p w14:paraId="3DAD0016" w14:textId="77777777" w:rsidR="0086786F" w:rsidRDefault="0086786F">
          <w:pPr>
            <w:pStyle w:val="20"/>
            <w:tabs>
              <w:tab w:val="left" w:pos="1100"/>
              <w:tab w:val="right" w:leader="dot" w:pos="9628"/>
            </w:tabs>
            <w:ind w:left="400"/>
            <w:rPr>
              <w:ins w:id="259" w:author="김은수" w:date="2026-09-30T15:44:00Z" w16du:dateUtc="2026-09-30T06:44:00Z"/>
              <w:noProof/>
              <w:sz w:val="22"/>
              <w:szCs w:val="24"/>
              <w14:ligatures w14:val="standardContextual"/>
            </w:rPr>
          </w:pPr>
          <w:ins w:id="260" w:author="김은수" w:date="2026-09-30T15:44:00Z" w16du:dateUtc="2026-09-30T06:44:00Z">
            <w:r w:rsidRPr="00FE0F56">
              <w:rPr>
                <w:rStyle w:val="aa"/>
                <w:noProof/>
              </w:rPr>
              <w:fldChar w:fldCharType="begin"/>
            </w:r>
            <w:r w:rsidRPr="00FE0F56">
              <w:rPr>
                <w:rStyle w:val="aa"/>
                <w:noProof/>
              </w:rPr>
              <w:instrText xml:space="preserve"> </w:instrText>
            </w:r>
            <w:r>
              <w:rPr>
                <w:noProof/>
              </w:rPr>
              <w:instrText>HYPERLINK \l "_Toc241675568"</w:instrText>
            </w:r>
            <w:r w:rsidRPr="00FE0F56">
              <w:rPr>
                <w:rStyle w:val="aa"/>
                <w:noProof/>
              </w:rPr>
              <w:instrText xml:space="preserve"> </w:instrText>
            </w:r>
            <w:r w:rsidRPr="00FE0F56">
              <w:rPr>
                <w:rStyle w:val="aa"/>
                <w:noProof/>
              </w:rPr>
            </w:r>
            <w:r w:rsidRPr="00FE0F56">
              <w:rPr>
                <w:rStyle w:val="aa"/>
                <w:noProof/>
              </w:rPr>
              <w:fldChar w:fldCharType="separate"/>
            </w:r>
            <w:r w:rsidRPr="00FE0F56">
              <w:rPr>
                <w:rStyle w:val="aa"/>
                <w:noProof/>
              </w:rPr>
              <w:t>6.1.</w:t>
            </w:r>
            <w:r>
              <w:rPr>
                <w:noProof/>
                <w:sz w:val="22"/>
                <w:szCs w:val="24"/>
                <w14:ligatures w14:val="standardContextual"/>
              </w:rPr>
              <w:tab/>
            </w:r>
            <w:r w:rsidRPr="00FE0F56">
              <w:rPr>
                <w:rStyle w:val="aa"/>
                <w:noProof/>
              </w:rPr>
              <w:t>System Control Module</w:t>
            </w:r>
            <w:r>
              <w:rPr>
                <w:noProof/>
                <w:webHidden/>
              </w:rPr>
              <w:tab/>
            </w:r>
            <w:r>
              <w:rPr>
                <w:noProof/>
                <w:webHidden/>
              </w:rPr>
              <w:fldChar w:fldCharType="begin"/>
            </w:r>
            <w:r>
              <w:rPr>
                <w:noProof/>
                <w:webHidden/>
              </w:rPr>
              <w:instrText xml:space="preserve"> PAGEREF _Toc241675568 \h </w:instrText>
            </w:r>
          </w:ins>
          <w:r>
            <w:rPr>
              <w:noProof/>
              <w:webHidden/>
            </w:rPr>
          </w:r>
          <w:ins w:id="261" w:author="김은수" w:date="2026-09-30T15:44:00Z" w16du:dateUtc="2026-09-30T06:44:00Z">
            <w:r>
              <w:rPr>
                <w:noProof/>
                <w:webHidden/>
              </w:rPr>
              <w:fldChar w:fldCharType="separate"/>
            </w:r>
          </w:ins>
          <w:ins w:id="262" w:author="김은수" w:date="2026-09-30T15:45:00Z" w16du:dateUtc="2026-09-30T06:45:00Z">
            <w:r>
              <w:rPr>
                <w:noProof/>
                <w:webHidden/>
              </w:rPr>
              <w:t>68</w:t>
            </w:r>
          </w:ins>
          <w:ins w:id="263" w:author="김은수" w:date="2026-09-30T15:44:00Z" w16du:dateUtc="2026-09-30T06:44:00Z">
            <w:r>
              <w:rPr>
                <w:noProof/>
                <w:webHidden/>
              </w:rPr>
              <w:fldChar w:fldCharType="end"/>
            </w:r>
            <w:r w:rsidRPr="00FE0F56">
              <w:rPr>
                <w:rStyle w:val="aa"/>
                <w:noProof/>
              </w:rPr>
              <w:fldChar w:fldCharType="end"/>
            </w:r>
          </w:ins>
        </w:p>
        <w:p w14:paraId="30E92B14" w14:textId="77777777" w:rsidR="0086786F" w:rsidRDefault="0086786F">
          <w:pPr>
            <w:pStyle w:val="30"/>
            <w:tabs>
              <w:tab w:val="left" w:pos="1760"/>
              <w:tab w:val="right" w:leader="dot" w:pos="9628"/>
            </w:tabs>
            <w:ind w:left="800"/>
            <w:rPr>
              <w:ins w:id="264" w:author="김은수" w:date="2026-09-30T15:44:00Z" w16du:dateUtc="2026-09-30T06:44:00Z"/>
              <w:noProof/>
              <w:sz w:val="22"/>
              <w:szCs w:val="24"/>
              <w14:ligatures w14:val="standardContextual"/>
            </w:rPr>
          </w:pPr>
          <w:ins w:id="265" w:author="김은수" w:date="2026-09-30T15:44:00Z" w16du:dateUtc="2026-09-30T06:44:00Z">
            <w:r w:rsidRPr="00FE0F56">
              <w:rPr>
                <w:rStyle w:val="aa"/>
                <w:noProof/>
              </w:rPr>
              <w:lastRenderedPageBreak/>
              <w:fldChar w:fldCharType="begin"/>
            </w:r>
            <w:r w:rsidRPr="00FE0F56">
              <w:rPr>
                <w:rStyle w:val="aa"/>
                <w:noProof/>
              </w:rPr>
              <w:instrText xml:space="preserve"> </w:instrText>
            </w:r>
            <w:r>
              <w:rPr>
                <w:noProof/>
              </w:rPr>
              <w:instrText>HYPERLINK \l "_Toc241675569"</w:instrText>
            </w:r>
            <w:r w:rsidRPr="00FE0F56">
              <w:rPr>
                <w:rStyle w:val="aa"/>
                <w:noProof/>
              </w:rPr>
              <w:instrText xml:space="preserve"> </w:instrText>
            </w:r>
            <w:r w:rsidRPr="00FE0F56">
              <w:rPr>
                <w:rStyle w:val="aa"/>
                <w:noProof/>
              </w:rPr>
            </w:r>
            <w:r w:rsidRPr="00FE0F56">
              <w:rPr>
                <w:rStyle w:val="aa"/>
                <w:noProof/>
              </w:rPr>
              <w:fldChar w:fldCharType="separate"/>
            </w:r>
            <w:r w:rsidRPr="00FE0F56">
              <w:rPr>
                <w:rStyle w:val="aa"/>
                <w:noProof/>
              </w:rPr>
              <w:t>6.1.1.</w:t>
            </w:r>
            <w:r>
              <w:rPr>
                <w:noProof/>
                <w:sz w:val="22"/>
                <w:szCs w:val="24"/>
                <w14:ligatures w14:val="standardContextual"/>
              </w:rPr>
              <w:tab/>
            </w:r>
            <w:r w:rsidRPr="00FE0F56">
              <w:rPr>
                <w:rStyle w:val="aa"/>
                <w:noProof/>
              </w:rPr>
              <w:t>SI-ID-CM3-001, 시스템 제어 모듈</w:t>
            </w:r>
            <w:r>
              <w:rPr>
                <w:noProof/>
                <w:webHidden/>
              </w:rPr>
              <w:tab/>
            </w:r>
            <w:r>
              <w:rPr>
                <w:noProof/>
                <w:webHidden/>
              </w:rPr>
              <w:fldChar w:fldCharType="begin"/>
            </w:r>
            <w:r>
              <w:rPr>
                <w:noProof/>
                <w:webHidden/>
              </w:rPr>
              <w:instrText xml:space="preserve"> PAGEREF _Toc241675569 \h </w:instrText>
            </w:r>
          </w:ins>
          <w:r>
            <w:rPr>
              <w:noProof/>
              <w:webHidden/>
            </w:rPr>
          </w:r>
          <w:ins w:id="266" w:author="김은수" w:date="2026-09-30T15:44:00Z" w16du:dateUtc="2026-09-30T06:44:00Z">
            <w:r>
              <w:rPr>
                <w:noProof/>
                <w:webHidden/>
              </w:rPr>
              <w:fldChar w:fldCharType="separate"/>
            </w:r>
          </w:ins>
          <w:ins w:id="267" w:author="김은수" w:date="2026-09-30T15:45:00Z" w16du:dateUtc="2026-09-30T06:45:00Z">
            <w:r>
              <w:rPr>
                <w:noProof/>
                <w:webHidden/>
              </w:rPr>
              <w:t>68</w:t>
            </w:r>
          </w:ins>
          <w:ins w:id="268" w:author="김은수" w:date="2026-09-30T15:44:00Z" w16du:dateUtc="2026-09-30T06:44:00Z">
            <w:r>
              <w:rPr>
                <w:noProof/>
                <w:webHidden/>
              </w:rPr>
              <w:fldChar w:fldCharType="end"/>
            </w:r>
            <w:r w:rsidRPr="00FE0F56">
              <w:rPr>
                <w:rStyle w:val="aa"/>
                <w:noProof/>
              </w:rPr>
              <w:fldChar w:fldCharType="end"/>
            </w:r>
          </w:ins>
        </w:p>
        <w:p w14:paraId="7C2664FF" w14:textId="77777777" w:rsidR="0086786F" w:rsidRDefault="0086786F">
          <w:pPr>
            <w:pStyle w:val="20"/>
            <w:tabs>
              <w:tab w:val="left" w:pos="1100"/>
              <w:tab w:val="right" w:leader="dot" w:pos="9628"/>
            </w:tabs>
            <w:ind w:left="400"/>
            <w:rPr>
              <w:ins w:id="269" w:author="김은수" w:date="2026-09-30T15:44:00Z" w16du:dateUtc="2026-09-30T06:44:00Z"/>
              <w:noProof/>
              <w:sz w:val="22"/>
              <w:szCs w:val="24"/>
              <w14:ligatures w14:val="standardContextual"/>
            </w:rPr>
          </w:pPr>
          <w:ins w:id="270" w:author="김은수" w:date="2026-09-30T15:44:00Z" w16du:dateUtc="2026-09-30T06:44:00Z">
            <w:r w:rsidRPr="00FE0F56">
              <w:rPr>
                <w:rStyle w:val="aa"/>
                <w:noProof/>
              </w:rPr>
              <w:fldChar w:fldCharType="begin"/>
            </w:r>
            <w:r w:rsidRPr="00FE0F56">
              <w:rPr>
                <w:rStyle w:val="aa"/>
                <w:noProof/>
              </w:rPr>
              <w:instrText xml:space="preserve"> </w:instrText>
            </w:r>
            <w:r>
              <w:rPr>
                <w:noProof/>
              </w:rPr>
              <w:instrText>HYPERLINK \l "_Toc241675570"</w:instrText>
            </w:r>
            <w:r w:rsidRPr="00FE0F56">
              <w:rPr>
                <w:rStyle w:val="aa"/>
                <w:noProof/>
              </w:rPr>
              <w:instrText xml:space="preserve"> </w:instrText>
            </w:r>
            <w:r w:rsidRPr="00FE0F56">
              <w:rPr>
                <w:rStyle w:val="aa"/>
                <w:noProof/>
              </w:rPr>
            </w:r>
            <w:r w:rsidRPr="00FE0F56">
              <w:rPr>
                <w:rStyle w:val="aa"/>
                <w:noProof/>
              </w:rPr>
              <w:fldChar w:fldCharType="separate"/>
            </w:r>
            <w:r w:rsidRPr="00FE0F56">
              <w:rPr>
                <w:rStyle w:val="aa"/>
                <w:noProof/>
              </w:rPr>
              <w:t>6.2.</w:t>
            </w:r>
            <w:r>
              <w:rPr>
                <w:noProof/>
                <w:sz w:val="22"/>
                <w:szCs w:val="24"/>
                <w14:ligatures w14:val="standardContextual"/>
              </w:rPr>
              <w:tab/>
            </w:r>
            <w:r w:rsidRPr="00FE0F56">
              <w:rPr>
                <w:rStyle w:val="aa"/>
                <w:noProof/>
              </w:rPr>
              <w:t>Signal Processing Module</w:t>
            </w:r>
            <w:r>
              <w:rPr>
                <w:noProof/>
                <w:webHidden/>
              </w:rPr>
              <w:tab/>
            </w:r>
            <w:r>
              <w:rPr>
                <w:noProof/>
                <w:webHidden/>
              </w:rPr>
              <w:fldChar w:fldCharType="begin"/>
            </w:r>
            <w:r>
              <w:rPr>
                <w:noProof/>
                <w:webHidden/>
              </w:rPr>
              <w:instrText xml:space="preserve"> PAGEREF _Toc241675570 \h </w:instrText>
            </w:r>
          </w:ins>
          <w:r>
            <w:rPr>
              <w:noProof/>
              <w:webHidden/>
            </w:rPr>
          </w:r>
          <w:ins w:id="271" w:author="김은수" w:date="2026-09-30T15:44:00Z" w16du:dateUtc="2026-09-30T06:44:00Z">
            <w:r>
              <w:rPr>
                <w:noProof/>
                <w:webHidden/>
              </w:rPr>
              <w:fldChar w:fldCharType="separate"/>
            </w:r>
          </w:ins>
          <w:ins w:id="272" w:author="김은수" w:date="2026-09-30T15:45:00Z" w16du:dateUtc="2026-09-30T06:45:00Z">
            <w:r>
              <w:rPr>
                <w:noProof/>
                <w:webHidden/>
              </w:rPr>
              <w:t>94</w:t>
            </w:r>
          </w:ins>
          <w:ins w:id="273" w:author="김은수" w:date="2026-09-30T15:44:00Z" w16du:dateUtc="2026-09-30T06:44:00Z">
            <w:r>
              <w:rPr>
                <w:noProof/>
                <w:webHidden/>
              </w:rPr>
              <w:fldChar w:fldCharType="end"/>
            </w:r>
            <w:r w:rsidRPr="00FE0F56">
              <w:rPr>
                <w:rStyle w:val="aa"/>
                <w:noProof/>
              </w:rPr>
              <w:fldChar w:fldCharType="end"/>
            </w:r>
          </w:ins>
        </w:p>
        <w:p w14:paraId="67FD7675" w14:textId="77777777" w:rsidR="0086786F" w:rsidRDefault="0086786F">
          <w:pPr>
            <w:pStyle w:val="30"/>
            <w:tabs>
              <w:tab w:val="left" w:pos="1760"/>
              <w:tab w:val="right" w:leader="dot" w:pos="9628"/>
            </w:tabs>
            <w:ind w:left="800"/>
            <w:rPr>
              <w:ins w:id="274" w:author="김은수" w:date="2026-09-30T15:44:00Z" w16du:dateUtc="2026-09-30T06:44:00Z"/>
              <w:noProof/>
              <w:sz w:val="22"/>
              <w:szCs w:val="24"/>
              <w14:ligatures w14:val="standardContextual"/>
            </w:rPr>
          </w:pPr>
          <w:ins w:id="275" w:author="김은수" w:date="2026-09-30T15:44:00Z" w16du:dateUtc="2026-09-30T06:44:00Z">
            <w:r w:rsidRPr="00FE0F56">
              <w:rPr>
                <w:rStyle w:val="aa"/>
                <w:noProof/>
              </w:rPr>
              <w:fldChar w:fldCharType="begin"/>
            </w:r>
            <w:r w:rsidRPr="00FE0F56">
              <w:rPr>
                <w:rStyle w:val="aa"/>
                <w:noProof/>
              </w:rPr>
              <w:instrText xml:space="preserve"> </w:instrText>
            </w:r>
            <w:r>
              <w:rPr>
                <w:noProof/>
              </w:rPr>
              <w:instrText>HYPERLINK \l "_Toc241675571"</w:instrText>
            </w:r>
            <w:r w:rsidRPr="00FE0F56">
              <w:rPr>
                <w:rStyle w:val="aa"/>
                <w:noProof/>
              </w:rPr>
              <w:instrText xml:space="preserve"> </w:instrText>
            </w:r>
            <w:r w:rsidRPr="00FE0F56">
              <w:rPr>
                <w:rStyle w:val="aa"/>
                <w:noProof/>
              </w:rPr>
            </w:r>
            <w:r w:rsidRPr="00FE0F56">
              <w:rPr>
                <w:rStyle w:val="aa"/>
                <w:noProof/>
              </w:rPr>
              <w:fldChar w:fldCharType="separate"/>
            </w:r>
            <w:r w:rsidRPr="00FE0F56">
              <w:rPr>
                <w:rStyle w:val="aa"/>
                <w:noProof/>
              </w:rPr>
              <w:t>6.2.1.</w:t>
            </w:r>
            <w:r>
              <w:rPr>
                <w:noProof/>
                <w:sz w:val="22"/>
                <w:szCs w:val="24"/>
                <w14:ligatures w14:val="standardContextual"/>
              </w:rPr>
              <w:tab/>
            </w:r>
            <w:r w:rsidRPr="00FE0F56">
              <w:rPr>
                <w:rStyle w:val="aa"/>
                <w:noProof/>
              </w:rPr>
              <w:t>SI-ID-CM3-002, 신호처리 모듈</w:t>
            </w:r>
            <w:r>
              <w:rPr>
                <w:noProof/>
                <w:webHidden/>
              </w:rPr>
              <w:tab/>
            </w:r>
            <w:r>
              <w:rPr>
                <w:noProof/>
                <w:webHidden/>
              </w:rPr>
              <w:fldChar w:fldCharType="begin"/>
            </w:r>
            <w:r>
              <w:rPr>
                <w:noProof/>
                <w:webHidden/>
              </w:rPr>
              <w:instrText xml:space="preserve"> PAGEREF _Toc241675571 \h </w:instrText>
            </w:r>
          </w:ins>
          <w:r>
            <w:rPr>
              <w:noProof/>
              <w:webHidden/>
            </w:rPr>
          </w:r>
          <w:ins w:id="276" w:author="김은수" w:date="2026-09-30T15:44:00Z" w16du:dateUtc="2026-09-30T06:44:00Z">
            <w:r>
              <w:rPr>
                <w:noProof/>
                <w:webHidden/>
              </w:rPr>
              <w:fldChar w:fldCharType="separate"/>
            </w:r>
          </w:ins>
          <w:ins w:id="277" w:author="김은수" w:date="2026-09-30T15:45:00Z" w16du:dateUtc="2026-09-30T06:45:00Z">
            <w:r>
              <w:rPr>
                <w:noProof/>
                <w:webHidden/>
              </w:rPr>
              <w:t>94</w:t>
            </w:r>
          </w:ins>
          <w:ins w:id="278" w:author="김은수" w:date="2026-09-30T15:44:00Z" w16du:dateUtc="2026-09-30T06:44:00Z">
            <w:r>
              <w:rPr>
                <w:noProof/>
                <w:webHidden/>
              </w:rPr>
              <w:fldChar w:fldCharType="end"/>
            </w:r>
            <w:r w:rsidRPr="00FE0F56">
              <w:rPr>
                <w:rStyle w:val="aa"/>
                <w:noProof/>
              </w:rPr>
              <w:fldChar w:fldCharType="end"/>
            </w:r>
          </w:ins>
        </w:p>
        <w:p w14:paraId="01B64F08" w14:textId="77777777" w:rsidR="0086786F" w:rsidRDefault="0086786F">
          <w:pPr>
            <w:pStyle w:val="20"/>
            <w:tabs>
              <w:tab w:val="left" w:pos="1100"/>
              <w:tab w:val="right" w:leader="dot" w:pos="9628"/>
            </w:tabs>
            <w:ind w:left="400"/>
            <w:rPr>
              <w:ins w:id="279" w:author="김은수" w:date="2026-09-30T15:44:00Z" w16du:dateUtc="2026-09-30T06:44:00Z"/>
              <w:noProof/>
              <w:sz w:val="22"/>
              <w:szCs w:val="24"/>
              <w14:ligatures w14:val="standardContextual"/>
            </w:rPr>
          </w:pPr>
          <w:ins w:id="280" w:author="김은수" w:date="2026-09-30T15:44:00Z" w16du:dateUtc="2026-09-30T06:44:00Z">
            <w:r w:rsidRPr="00FE0F56">
              <w:rPr>
                <w:rStyle w:val="aa"/>
                <w:noProof/>
              </w:rPr>
              <w:fldChar w:fldCharType="begin"/>
            </w:r>
            <w:r w:rsidRPr="00FE0F56">
              <w:rPr>
                <w:rStyle w:val="aa"/>
                <w:noProof/>
              </w:rPr>
              <w:instrText xml:space="preserve"> </w:instrText>
            </w:r>
            <w:r>
              <w:rPr>
                <w:noProof/>
              </w:rPr>
              <w:instrText>HYPERLINK \l "_Toc241675580"</w:instrText>
            </w:r>
            <w:r w:rsidRPr="00FE0F56">
              <w:rPr>
                <w:rStyle w:val="aa"/>
                <w:noProof/>
              </w:rPr>
              <w:instrText xml:space="preserve"> </w:instrText>
            </w:r>
            <w:r w:rsidRPr="00FE0F56">
              <w:rPr>
                <w:rStyle w:val="aa"/>
                <w:noProof/>
              </w:rPr>
            </w:r>
            <w:r w:rsidRPr="00FE0F56">
              <w:rPr>
                <w:rStyle w:val="aa"/>
                <w:noProof/>
              </w:rPr>
              <w:fldChar w:fldCharType="separate"/>
            </w:r>
            <w:r w:rsidRPr="00FE0F56">
              <w:rPr>
                <w:rStyle w:val="aa"/>
                <w:noProof/>
              </w:rPr>
              <w:t>6.3.</w:t>
            </w:r>
            <w:r>
              <w:rPr>
                <w:noProof/>
                <w:sz w:val="22"/>
                <w:szCs w:val="24"/>
                <w14:ligatures w14:val="standardContextual"/>
              </w:rPr>
              <w:tab/>
            </w:r>
            <w:r w:rsidRPr="00FE0F56">
              <w:rPr>
                <w:rStyle w:val="aa"/>
                <w:noProof/>
              </w:rPr>
              <w:t>Internal Stimulation Device Execution Module</w:t>
            </w:r>
            <w:r>
              <w:rPr>
                <w:noProof/>
                <w:webHidden/>
              </w:rPr>
              <w:tab/>
            </w:r>
            <w:r>
              <w:rPr>
                <w:noProof/>
                <w:webHidden/>
              </w:rPr>
              <w:fldChar w:fldCharType="begin"/>
            </w:r>
            <w:r>
              <w:rPr>
                <w:noProof/>
                <w:webHidden/>
              </w:rPr>
              <w:instrText xml:space="preserve"> PAGEREF _Toc241675580 \h </w:instrText>
            </w:r>
          </w:ins>
          <w:r>
            <w:rPr>
              <w:noProof/>
              <w:webHidden/>
            </w:rPr>
          </w:r>
          <w:ins w:id="281" w:author="김은수" w:date="2026-09-30T15:44:00Z" w16du:dateUtc="2026-09-30T06:44:00Z">
            <w:r>
              <w:rPr>
                <w:noProof/>
                <w:webHidden/>
              </w:rPr>
              <w:fldChar w:fldCharType="separate"/>
            </w:r>
          </w:ins>
          <w:ins w:id="282" w:author="김은수" w:date="2026-09-30T15:45:00Z" w16du:dateUtc="2026-09-30T06:45:00Z">
            <w:r>
              <w:rPr>
                <w:noProof/>
                <w:webHidden/>
              </w:rPr>
              <w:t>100</w:t>
            </w:r>
          </w:ins>
          <w:ins w:id="283" w:author="김은수" w:date="2026-09-30T15:44:00Z" w16du:dateUtc="2026-09-30T06:44:00Z">
            <w:r>
              <w:rPr>
                <w:noProof/>
                <w:webHidden/>
              </w:rPr>
              <w:fldChar w:fldCharType="end"/>
            </w:r>
            <w:r w:rsidRPr="00FE0F56">
              <w:rPr>
                <w:rStyle w:val="aa"/>
                <w:noProof/>
              </w:rPr>
              <w:fldChar w:fldCharType="end"/>
            </w:r>
          </w:ins>
        </w:p>
        <w:p w14:paraId="4A02A84B" w14:textId="77777777" w:rsidR="0086786F" w:rsidRDefault="0086786F">
          <w:pPr>
            <w:pStyle w:val="30"/>
            <w:tabs>
              <w:tab w:val="left" w:pos="1760"/>
              <w:tab w:val="right" w:leader="dot" w:pos="9628"/>
            </w:tabs>
            <w:ind w:left="800"/>
            <w:rPr>
              <w:ins w:id="284" w:author="김은수" w:date="2026-09-30T15:44:00Z" w16du:dateUtc="2026-09-30T06:44:00Z"/>
              <w:noProof/>
              <w:sz w:val="22"/>
              <w:szCs w:val="24"/>
              <w14:ligatures w14:val="standardContextual"/>
            </w:rPr>
          </w:pPr>
          <w:ins w:id="285" w:author="김은수" w:date="2026-09-30T15:44:00Z" w16du:dateUtc="2026-09-30T06:44:00Z">
            <w:r w:rsidRPr="00FE0F56">
              <w:rPr>
                <w:rStyle w:val="aa"/>
                <w:noProof/>
              </w:rPr>
              <w:fldChar w:fldCharType="begin"/>
            </w:r>
            <w:r w:rsidRPr="00FE0F56">
              <w:rPr>
                <w:rStyle w:val="aa"/>
                <w:noProof/>
              </w:rPr>
              <w:instrText xml:space="preserve"> </w:instrText>
            </w:r>
            <w:r>
              <w:rPr>
                <w:noProof/>
              </w:rPr>
              <w:instrText>HYPERLINK \l "_Toc241675646"</w:instrText>
            </w:r>
            <w:r w:rsidRPr="00FE0F56">
              <w:rPr>
                <w:rStyle w:val="aa"/>
                <w:noProof/>
              </w:rPr>
              <w:instrText xml:space="preserve"> </w:instrText>
            </w:r>
            <w:r w:rsidRPr="00FE0F56">
              <w:rPr>
                <w:rStyle w:val="aa"/>
                <w:noProof/>
              </w:rPr>
            </w:r>
            <w:r w:rsidRPr="00FE0F56">
              <w:rPr>
                <w:rStyle w:val="aa"/>
                <w:noProof/>
              </w:rPr>
              <w:fldChar w:fldCharType="separate"/>
            </w:r>
            <w:r w:rsidRPr="00FE0F56">
              <w:rPr>
                <w:rStyle w:val="aa"/>
                <w:noProof/>
              </w:rPr>
              <w:t>6.3.1.</w:t>
            </w:r>
            <w:r>
              <w:rPr>
                <w:noProof/>
                <w:sz w:val="22"/>
                <w:szCs w:val="24"/>
                <w14:ligatures w14:val="standardContextual"/>
              </w:rPr>
              <w:tab/>
            </w:r>
            <w:r w:rsidRPr="00FE0F56">
              <w:rPr>
                <w:rStyle w:val="aa"/>
                <w:noProof/>
              </w:rPr>
              <w:t>SI-ID-CM3-003, 내부 자극 장치 실행 모듈</w:t>
            </w:r>
            <w:r>
              <w:rPr>
                <w:noProof/>
                <w:webHidden/>
              </w:rPr>
              <w:tab/>
            </w:r>
            <w:r>
              <w:rPr>
                <w:noProof/>
                <w:webHidden/>
              </w:rPr>
              <w:fldChar w:fldCharType="begin"/>
            </w:r>
            <w:r>
              <w:rPr>
                <w:noProof/>
                <w:webHidden/>
              </w:rPr>
              <w:instrText xml:space="preserve"> PAGEREF _Toc241675646 \h </w:instrText>
            </w:r>
          </w:ins>
          <w:r>
            <w:rPr>
              <w:noProof/>
              <w:webHidden/>
            </w:rPr>
          </w:r>
          <w:ins w:id="286" w:author="김은수" w:date="2026-09-30T15:44:00Z" w16du:dateUtc="2026-09-30T06:44:00Z">
            <w:r>
              <w:rPr>
                <w:noProof/>
                <w:webHidden/>
              </w:rPr>
              <w:fldChar w:fldCharType="separate"/>
            </w:r>
          </w:ins>
          <w:ins w:id="287" w:author="김은수" w:date="2026-09-30T15:45:00Z" w16du:dateUtc="2026-09-30T06:45:00Z">
            <w:r>
              <w:rPr>
                <w:noProof/>
                <w:webHidden/>
              </w:rPr>
              <w:t>100</w:t>
            </w:r>
          </w:ins>
          <w:ins w:id="288" w:author="김은수" w:date="2026-09-30T15:44:00Z" w16du:dateUtc="2026-09-30T06:44:00Z">
            <w:r>
              <w:rPr>
                <w:noProof/>
                <w:webHidden/>
              </w:rPr>
              <w:fldChar w:fldCharType="end"/>
            </w:r>
            <w:r w:rsidRPr="00FE0F56">
              <w:rPr>
                <w:rStyle w:val="aa"/>
                <w:noProof/>
              </w:rPr>
              <w:fldChar w:fldCharType="end"/>
            </w:r>
          </w:ins>
        </w:p>
        <w:p w14:paraId="62FF1C8A" w14:textId="77777777" w:rsidR="0086786F" w:rsidRDefault="0086786F">
          <w:pPr>
            <w:pStyle w:val="20"/>
            <w:tabs>
              <w:tab w:val="left" w:pos="1100"/>
              <w:tab w:val="right" w:leader="dot" w:pos="9628"/>
            </w:tabs>
            <w:ind w:left="400"/>
            <w:rPr>
              <w:ins w:id="289" w:author="김은수" w:date="2026-09-30T15:44:00Z" w16du:dateUtc="2026-09-30T06:44:00Z"/>
              <w:noProof/>
              <w:sz w:val="22"/>
              <w:szCs w:val="24"/>
              <w14:ligatures w14:val="standardContextual"/>
            </w:rPr>
          </w:pPr>
          <w:ins w:id="290" w:author="김은수" w:date="2026-09-30T15:44:00Z" w16du:dateUtc="2026-09-30T06:44:00Z">
            <w:r w:rsidRPr="00FE0F56">
              <w:rPr>
                <w:rStyle w:val="aa"/>
                <w:noProof/>
              </w:rPr>
              <w:fldChar w:fldCharType="begin"/>
            </w:r>
            <w:r w:rsidRPr="00FE0F56">
              <w:rPr>
                <w:rStyle w:val="aa"/>
                <w:noProof/>
              </w:rPr>
              <w:instrText xml:space="preserve"> </w:instrText>
            </w:r>
            <w:r>
              <w:rPr>
                <w:noProof/>
              </w:rPr>
              <w:instrText>HYPERLINK \l "_Toc241675647"</w:instrText>
            </w:r>
            <w:r w:rsidRPr="00FE0F56">
              <w:rPr>
                <w:rStyle w:val="aa"/>
                <w:noProof/>
              </w:rPr>
              <w:instrText xml:space="preserve"> </w:instrText>
            </w:r>
            <w:r w:rsidRPr="00FE0F56">
              <w:rPr>
                <w:rStyle w:val="aa"/>
                <w:noProof/>
              </w:rPr>
            </w:r>
            <w:r w:rsidRPr="00FE0F56">
              <w:rPr>
                <w:rStyle w:val="aa"/>
                <w:noProof/>
              </w:rPr>
              <w:fldChar w:fldCharType="separate"/>
            </w:r>
            <w:r w:rsidRPr="00FE0F56">
              <w:rPr>
                <w:rStyle w:val="aa"/>
                <w:noProof/>
              </w:rPr>
              <w:t>6.4.</w:t>
            </w:r>
            <w:r>
              <w:rPr>
                <w:noProof/>
                <w:sz w:val="22"/>
                <w:szCs w:val="24"/>
                <w14:ligatures w14:val="standardContextual"/>
              </w:rPr>
              <w:tab/>
            </w:r>
            <w:r w:rsidRPr="00FE0F56">
              <w:rPr>
                <w:rStyle w:val="aa"/>
                <w:noProof/>
              </w:rPr>
              <w:t>Bluetooth Communication Module</w:t>
            </w:r>
            <w:r>
              <w:rPr>
                <w:noProof/>
                <w:webHidden/>
              </w:rPr>
              <w:tab/>
            </w:r>
            <w:r>
              <w:rPr>
                <w:noProof/>
                <w:webHidden/>
              </w:rPr>
              <w:fldChar w:fldCharType="begin"/>
            </w:r>
            <w:r>
              <w:rPr>
                <w:noProof/>
                <w:webHidden/>
              </w:rPr>
              <w:instrText xml:space="preserve"> PAGEREF _Toc241675647 \h </w:instrText>
            </w:r>
          </w:ins>
          <w:r>
            <w:rPr>
              <w:noProof/>
              <w:webHidden/>
            </w:rPr>
          </w:r>
          <w:ins w:id="291" w:author="김은수" w:date="2026-09-30T15:44:00Z" w16du:dateUtc="2026-09-30T06:44:00Z">
            <w:r>
              <w:rPr>
                <w:noProof/>
                <w:webHidden/>
              </w:rPr>
              <w:fldChar w:fldCharType="separate"/>
            </w:r>
          </w:ins>
          <w:ins w:id="292" w:author="김은수" w:date="2026-09-30T15:45:00Z" w16du:dateUtc="2026-09-30T06:45:00Z">
            <w:r>
              <w:rPr>
                <w:noProof/>
                <w:webHidden/>
              </w:rPr>
              <w:t>114</w:t>
            </w:r>
          </w:ins>
          <w:ins w:id="293" w:author="김은수" w:date="2026-09-30T15:44:00Z" w16du:dateUtc="2026-09-30T06:44:00Z">
            <w:r>
              <w:rPr>
                <w:noProof/>
                <w:webHidden/>
              </w:rPr>
              <w:fldChar w:fldCharType="end"/>
            </w:r>
            <w:r w:rsidRPr="00FE0F56">
              <w:rPr>
                <w:rStyle w:val="aa"/>
                <w:noProof/>
              </w:rPr>
              <w:fldChar w:fldCharType="end"/>
            </w:r>
          </w:ins>
        </w:p>
        <w:p w14:paraId="6FF6BC10" w14:textId="77777777" w:rsidR="0086786F" w:rsidRDefault="0086786F">
          <w:pPr>
            <w:pStyle w:val="30"/>
            <w:tabs>
              <w:tab w:val="left" w:pos="1760"/>
              <w:tab w:val="right" w:leader="dot" w:pos="9628"/>
            </w:tabs>
            <w:ind w:left="800"/>
            <w:rPr>
              <w:ins w:id="294" w:author="김은수" w:date="2026-09-30T15:44:00Z" w16du:dateUtc="2026-09-30T06:44:00Z"/>
              <w:noProof/>
              <w:sz w:val="22"/>
              <w:szCs w:val="24"/>
              <w14:ligatures w14:val="standardContextual"/>
            </w:rPr>
          </w:pPr>
          <w:ins w:id="295" w:author="김은수" w:date="2026-09-30T15:44:00Z" w16du:dateUtc="2026-09-30T06:44:00Z">
            <w:r w:rsidRPr="00FE0F56">
              <w:rPr>
                <w:rStyle w:val="aa"/>
                <w:noProof/>
              </w:rPr>
              <w:fldChar w:fldCharType="begin"/>
            </w:r>
            <w:r w:rsidRPr="00FE0F56">
              <w:rPr>
                <w:rStyle w:val="aa"/>
                <w:noProof/>
              </w:rPr>
              <w:instrText xml:space="preserve"> </w:instrText>
            </w:r>
            <w:r>
              <w:rPr>
                <w:noProof/>
              </w:rPr>
              <w:instrText>HYPERLINK \l "_Toc241675656"</w:instrText>
            </w:r>
            <w:r w:rsidRPr="00FE0F56">
              <w:rPr>
                <w:rStyle w:val="aa"/>
                <w:noProof/>
              </w:rPr>
              <w:instrText xml:space="preserve"> </w:instrText>
            </w:r>
            <w:r w:rsidRPr="00FE0F56">
              <w:rPr>
                <w:rStyle w:val="aa"/>
                <w:noProof/>
              </w:rPr>
            </w:r>
            <w:r w:rsidRPr="00FE0F56">
              <w:rPr>
                <w:rStyle w:val="aa"/>
                <w:noProof/>
              </w:rPr>
              <w:fldChar w:fldCharType="separate"/>
            </w:r>
            <w:r w:rsidRPr="00FE0F56">
              <w:rPr>
                <w:rStyle w:val="aa"/>
                <w:noProof/>
              </w:rPr>
              <w:t>6.4.1.</w:t>
            </w:r>
            <w:r>
              <w:rPr>
                <w:noProof/>
                <w:sz w:val="22"/>
                <w:szCs w:val="24"/>
                <w14:ligatures w14:val="standardContextual"/>
              </w:rPr>
              <w:tab/>
            </w:r>
            <w:r w:rsidRPr="00FE0F56">
              <w:rPr>
                <w:rStyle w:val="aa"/>
                <w:noProof/>
              </w:rPr>
              <w:t>SI-ID-CM3-004, 블루투스 통신 모듈</w:t>
            </w:r>
            <w:r>
              <w:rPr>
                <w:noProof/>
                <w:webHidden/>
              </w:rPr>
              <w:tab/>
            </w:r>
            <w:r>
              <w:rPr>
                <w:noProof/>
                <w:webHidden/>
              </w:rPr>
              <w:fldChar w:fldCharType="begin"/>
            </w:r>
            <w:r>
              <w:rPr>
                <w:noProof/>
                <w:webHidden/>
              </w:rPr>
              <w:instrText xml:space="preserve"> PAGEREF _Toc241675656 \h </w:instrText>
            </w:r>
          </w:ins>
          <w:r>
            <w:rPr>
              <w:noProof/>
              <w:webHidden/>
            </w:rPr>
          </w:r>
          <w:ins w:id="296" w:author="김은수" w:date="2026-09-30T15:44:00Z" w16du:dateUtc="2026-09-30T06:44:00Z">
            <w:r>
              <w:rPr>
                <w:noProof/>
                <w:webHidden/>
              </w:rPr>
              <w:fldChar w:fldCharType="separate"/>
            </w:r>
          </w:ins>
          <w:ins w:id="297" w:author="김은수" w:date="2026-09-30T15:45:00Z" w16du:dateUtc="2026-09-30T06:45:00Z">
            <w:r>
              <w:rPr>
                <w:noProof/>
                <w:webHidden/>
              </w:rPr>
              <w:t>114</w:t>
            </w:r>
          </w:ins>
          <w:ins w:id="298" w:author="김은수" w:date="2026-09-30T15:44:00Z" w16du:dateUtc="2026-09-30T06:44:00Z">
            <w:r>
              <w:rPr>
                <w:noProof/>
                <w:webHidden/>
              </w:rPr>
              <w:fldChar w:fldCharType="end"/>
            </w:r>
            <w:r w:rsidRPr="00FE0F56">
              <w:rPr>
                <w:rStyle w:val="aa"/>
                <w:noProof/>
              </w:rPr>
              <w:fldChar w:fldCharType="end"/>
            </w:r>
          </w:ins>
        </w:p>
        <w:p w14:paraId="67999B29" w14:textId="77777777" w:rsidR="0086786F" w:rsidRDefault="0086786F">
          <w:pPr>
            <w:pStyle w:val="12"/>
            <w:rPr>
              <w:ins w:id="299" w:author="김은수" w:date="2026-09-30T15:44:00Z" w16du:dateUtc="2026-09-30T06:44:00Z"/>
              <w:noProof/>
              <w:sz w:val="22"/>
              <w:szCs w:val="24"/>
              <w14:ligatures w14:val="standardContextual"/>
            </w:rPr>
          </w:pPr>
          <w:ins w:id="300" w:author="김은수" w:date="2026-09-30T15:44:00Z" w16du:dateUtc="2026-09-30T06:44:00Z">
            <w:r w:rsidRPr="00FE0F56">
              <w:rPr>
                <w:rStyle w:val="aa"/>
                <w:noProof/>
              </w:rPr>
              <w:fldChar w:fldCharType="begin"/>
            </w:r>
            <w:r w:rsidRPr="00FE0F56">
              <w:rPr>
                <w:rStyle w:val="aa"/>
                <w:noProof/>
              </w:rPr>
              <w:instrText xml:space="preserve"> </w:instrText>
            </w:r>
            <w:r>
              <w:rPr>
                <w:noProof/>
              </w:rPr>
              <w:instrText>HYPERLINK \l "_Toc241675657"</w:instrText>
            </w:r>
            <w:r w:rsidRPr="00FE0F56">
              <w:rPr>
                <w:rStyle w:val="aa"/>
                <w:noProof/>
              </w:rPr>
              <w:instrText xml:space="preserve"> </w:instrText>
            </w:r>
            <w:r w:rsidRPr="00FE0F56">
              <w:rPr>
                <w:rStyle w:val="aa"/>
                <w:noProof/>
              </w:rPr>
            </w:r>
            <w:r w:rsidRPr="00FE0F56">
              <w:rPr>
                <w:rStyle w:val="aa"/>
                <w:noProof/>
              </w:rPr>
              <w:fldChar w:fldCharType="separate"/>
            </w:r>
            <w:r w:rsidRPr="00FE0F56">
              <w:rPr>
                <w:rStyle w:val="aa"/>
                <w:noProof/>
              </w:rPr>
              <w:t>7.</w:t>
            </w:r>
            <w:r>
              <w:rPr>
                <w:noProof/>
                <w:sz w:val="22"/>
                <w:szCs w:val="24"/>
                <w14:ligatures w14:val="standardContextual"/>
              </w:rPr>
              <w:tab/>
            </w:r>
            <w:r w:rsidRPr="00FE0F56">
              <w:rPr>
                <w:rStyle w:val="aa"/>
                <w:noProof/>
              </w:rPr>
              <w:t>부트로더 소프트웨어 상세 설계</w:t>
            </w:r>
            <w:r>
              <w:rPr>
                <w:noProof/>
                <w:webHidden/>
              </w:rPr>
              <w:tab/>
            </w:r>
            <w:r>
              <w:rPr>
                <w:noProof/>
                <w:webHidden/>
              </w:rPr>
              <w:fldChar w:fldCharType="begin"/>
            </w:r>
            <w:r>
              <w:rPr>
                <w:noProof/>
                <w:webHidden/>
              </w:rPr>
              <w:instrText xml:space="preserve"> PAGEREF _Toc241675657 \h </w:instrText>
            </w:r>
          </w:ins>
          <w:r>
            <w:rPr>
              <w:noProof/>
              <w:webHidden/>
            </w:rPr>
          </w:r>
          <w:ins w:id="301" w:author="김은수" w:date="2026-09-30T15:44:00Z" w16du:dateUtc="2026-09-30T06:44:00Z">
            <w:r>
              <w:rPr>
                <w:noProof/>
                <w:webHidden/>
              </w:rPr>
              <w:fldChar w:fldCharType="separate"/>
            </w:r>
          </w:ins>
          <w:ins w:id="302" w:author="김은수" w:date="2026-09-30T15:45:00Z" w16du:dateUtc="2026-09-30T06:45:00Z">
            <w:r>
              <w:rPr>
                <w:noProof/>
                <w:webHidden/>
              </w:rPr>
              <w:t>124</w:t>
            </w:r>
          </w:ins>
          <w:ins w:id="303" w:author="김은수" w:date="2026-09-30T15:44:00Z" w16du:dateUtc="2026-09-30T06:44:00Z">
            <w:r>
              <w:rPr>
                <w:noProof/>
                <w:webHidden/>
              </w:rPr>
              <w:fldChar w:fldCharType="end"/>
            </w:r>
            <w:r w:rsidRPr="00FE0F56">
              <w:rPr>
                <w:rStyle w:val="aa"/>
                <w:noProof/>
              </w:rPr>
              <w:fldChar w:fldCharType="end"/>
            </w:r>
          </w:ins>
        </w:p>
        <w:p w14:paraId="0AE25CB9" w14:textId="77777777" w:rsidR="0086786F" w:rsidRDefault="0086786F">
          <w:pPr>
            <w:pStyle w:val="20"/>
            <w:tabs>
              <w:tab w:val="left" w:pos="1100"/>
              <w:tab w:val="right" w:leader="dot" w:pos="9628"/>
            </w:tabs>
            <w:ind w:left="400"/>
            <w:rPr>
              <w:ins w:id="304" w:author="김은수" w:date="2026-09-30T15:44:00Z" w16du:dateUtc="2026-09-30T06:44:00Z"/>
              <w:noProof/>
              <w:sz w:val="22"/>
              <w:szCs w:val="24"/>
              <w14:ligatures w14:val="standardContextual"/>
            </w:rPr>
          </w:pPr>
          <w:ins w:id="305" w:author="김은수" w:date="2026-09-30T15:44:00Z" w16du:dateUtc="2026-09-30T06:44:00Z">
            <w:r w:rsidRPr="00FE0F56">
              <w:rPr>
                <w:rStyle w:val="aa"/>
                <w:noProof/>
              </w:rPr>
              <w:fldChar w:fldCharType="begin"/>
            </w:r>
            <w:r w:rsidRPr="00FE0F56">
              <w:rPr>
                <w:rStyle w:val="aa"/>
                <w:noProof/>
              </w:rPr>
              <w:instrText xml:space="preserve"> </w:instrText>
            </w:r>
            <w:r>
              <w:rPr>
                <w:noProof/>
              </w:rPr>
              <w:instrText>HYPERLINK \l "_Toc241675658"</w:instrText>
            </w:r>
            <w:r w:rsidRPr="00FE0F56">
              <w:rPr>
                <w:rStyle w:val="aa"/>
                <w:noProof/>
              </w:rPr>
              <w:instrText xml:space="preserve"> </w:instrText>
            </w:r>
            <w:r w:rsidRPr="00FE0F56">
              <w:rPr>
                <w:rStyle w:val="aa"/>
                <w:noProof/>
              </w:rPr>
            </w:r>
            <w:r w:rsidRPr="00FE0F56">
              <w:rPr>
                <w:rStyle w:val="aa"/>
                <w:noProof/>
              </w:rPr>
              <w:fldChar w:fldCharType="separate"/>
            </w:r>
            <w:r w:rsidRPr="00FE0F56">
              <w:rPr>
                <w:rStyle w:val="aa"/>
                <w:noProof/>
              </w:rPr>
              <w:t>7.1.</w:t>
            </w:r>
            <w:r>
              <w:rPr>
                <w:noProof/>
                <w:sz w:val="22"/>
                <w:szCs w:val="24"/>
                <w14:ligatures w14:val="standardContextual"/>
              </w:rPr>
              <w:tab/>
            </w:r>
            <w:r w:rsidRPr="00FE0F56">
              <w:rPr>
                <w:rStyle w:val="aa"/>
                <w:noProof/>
              </w:rPr>
              <w:t>Boot Control and Image Loading Module</w:t>
            </w:r>
            <w:r>
              <w:rPr>
                <w:noProof/>
                <w:webHidden/>
              </w:rPr>
              <w:tab/>
            </w:r>
            <w:r>
              <w:rPr>
                <w:noProof/>
                <w:webHidden/>
              </w:rPr>
              <w:fldChar w:fldCharType="begin"/>
            </w:r>
            <w:r>
              <w:rPr>
                <w:noProof/>
                <w:webHidden/>
              </w:rPr>
              <w:instrText xml:space="preserve"> PAGEREF _Toc241675658 \h </w:instrText>
            </w:r>
          </w:ins>
          <w:r>
            <w:rPr>
              <w:noProof/>
              <w:webHidden/>
            </w:rPr>
          </w:r>
          <w:ins w:id="306" w:author="김은수" w:date="2026-09-30T15:44:00Z" w16du:dateUtc="2026-09-30T06:44:00Z">
            <w:r>
              <w:rPr>
                <w:noProof/>
                <w:webHidden/>
              </w:rPr>
              <w:fldChar w:fldCharType="separate"/>
            </w:r>
          </w:ins>
          <w:ins w:id="307" w:author="김은수" w:date="2026-09-30T15:45:00Z" w16du:dateUtc="2026-09-30T06:45:00Z">
            <w:r>
              <w:rPr>
                <w:noProof/>
                <w:webHidden/>
              </w:rPr>
              <w:t>126</w:t>
            </w:r>
          </w:ins>
          <w:ins w:id="308" w:author="김은수" w:date="2026-09-30T15:44:00Z" w16du:dateUtc="2026-09-30T06:44:00Z">
            <w:r>
              <w:rPr>
                <w:noProof/>
                <w:webHidden/>
              </w:rPr>
              <w:fldChar w:fldCharType="end"/>
            </w:r>
            <w:r w:rsidRPr="00FE0F56">
              <w:rPr>
                <w:rStyle w:val="aa"/>
                <w:noProof/>
              </w:rPr>
              <w:fldChar w:fldCharType="end"/>
            </w:r>
          </w:ins>
        </w:p>
        <w:p w14:paraId="290BDD1B" w14:textId="77777777" w:rsidR="0086786F" w:rsidRDefault="0086786F">
          <w:pPr>
            <w:pStyle w:val="30"/>
            <w:tabs>
              <w:tab w:val="left" w:pos="1760"/>
              <w:tab w:val="right" w:leader="dot" w:pos="9628"/>
            </w:tabs>
            <w:ind w:left="800"/>
            <w:rPr>
              <w:ins w:id="309" w:author="김은수" w:date="2026-09-30T15:44:00Z" w16du:dateUtc="2026-09-30T06:44:00Z"/>
              <w:noProof/>
              <w:sz w:val="22"/>
              <w:szCs w:val="24"/>
              <w14:ligatures w14:val="standardContextual"/>
            </w:rPr>
          </w:pPr>
          <w:ins w:id="310" w:author="김은수" w:date="2026-09-30T15:44:00Z" w16du:dateUtc="2026-09-30T06:44:00Z">
            <w:r w:rsidRPr="00FE0F56">
              <w:rPr>
                <w:rStyle w:val="aa"/>
                <w:noProof/>
              </w:rPr>
              <w:fldChar w:fldCharType="begin"/>
            </w:r>
            <w:r w:rsidRPr="00FE0F56">
              <w:rPr>
                <w:rStyle w:val="aa"/>
                <w:noProof/>
              </w:rPr>
              <w:instrText xml:space="preserve"> </w:instrText>
            </w:r>
            <w:r>
              <w:rPr>
                <w:noProof/>
              </w:rPr>
              <w:instrText>HYPERLINK \l "_Toc241675659"</w:instrText>
            </w:r>
            <w:r w:rsidRPr="00FE0F56">
              <w:rPr>
                <w:rStyle w:val="aa"/>
                <w:noProof/>
              </w:rPr>
              <w:instrText xml:space="preserve"> </w:instrText>
            </w:r>
            <w:r w:rsidRPr="00FE0F56">
              <w:rPr>
                <w:rStyle w:val="aa"/>
                <w:noProof/>
              </w:rPr>
            </w:r>
            <w:r w:rsidRPr="00FE0F56">
              <w:rPr>
                <w:rStyle w:val="aa"/>
                <w:noProof/>
              </w:rPr>
              <w:fldChar w:fldCharType="separate"/>
            </w:r>
            <w:r w:rsidRPr="00FE0F56">
              <w:rPr>
                <w:rStyle w:val="aa"/>
                <w:noProof/>
              </w:rPr>
              <w:t>7.1.1.</w:t>
            </w:r>
            <w:r>
              <w:rPr>
                <w:noProof/>
                <w:sz w:val="22"/>
                <w:szCs w:val="24"/>
                <w14:ligatures w14:val="standardContextual"/>
              </w:rPr>
              <w:tab/>
            </w:r>
            <w:r w:rsidRPr="00FE0F56">
              <w:rPr>
                <w:rStyle w:val="aa"/>
                <w:noProof/>
              </w:rPr>
              <w:t>SI-ID-BOOT-001, 부트 제어 및 이미지 적재 모듈</w:t>
            </w:r>
            <w:r>
              <w:rPr>
                <w:noProof/>
                <w:webHidden/>
              </w:rPr>
              <w:tab/>
            </w:r>
            <w:r>
              <w:rPr>
                <w:noProof/>
                <w:webHidden/>
              </w:rPr>
              <w:fldChar w:fldCharType="begin"/>
            </w:r>
            <w:r>
              <w:rPr>
                <w:noProof/>
                <w:webHidden/>
              </w:rPr>
              <w:instrText xml:space="preserve"> PAGEREF _Toc241675659 \h </w:instrText>
            </w:r>
          </w:ins>
          <w:r>
            <w:rPr>
              <w:noProof/>
              <w:webHidden/>
            </w:rPr>
          </w:r>
          <w:ins w:id="311" w:author="김은수" w:date="2026-09-30T15:44:00Z" w16du:dateUtc="2026-09-30T06:44:00Z">
            <w:r>
              <w:rPr>
                <w:noProof/>
                <w:webHidden/>
              </w:rPr>
              <w:fldChar w:fldCharType="separate"/>
            </w:r>
          </w:ins>
          <w:ins w:id="312" w:author="김은수" w:date="2026-09-30T15:45:00Z" w16du:dateUtc="2026-09-30T06:45:00Z">
            <w:r>
              <w:rPr>
                <w:noProof/>
                <w:webHidden/>
              </w:rPr>
              <w:t>126</w:t>
            </w:r>
          </w:ins>
          <w:ins w:id="313" w:author="김은수" w:date="2026-09-30T15:44:00Z" w16du:dateUtc="2026-09-30T06:44:00Z">
            <w:r>
              <w:rPr>
                <w:noProof/>
                <w:webHidden/>
              </w:rPr>
              <w:fldChar w:fldCharType="end"/>
            </w:r>
            <w:r w:rsidRPr="00FE0F56">
              <w:rPr>
                <w:rStyle w:val="aa"/>
                <w:noProof/>
              </w:rPr>
              <w:fldChar w:fldCharType="end"/>
            </w:r>
          </w:ins>
        </w:p>
        <w:p w14:paraId="472E1B9E" w14:textId="77777777" w:rsidR="0086786F" w:rsidRDefault="0086786F">
          <w:pPr>
            <w:pStyle w:val="20"/>
            <w:tabs>
              <w:tab w:val="left" w:pos="1100"/>
              <w:tab w:val="right" w:leader="dot" w:pos="9628"/>
            </w:tabs>
            <w:ind w:left="400"/>
            <w:rPr>
              <w:ins w:id="314" w:author="김은수" w:date="2026-09-30T15:44:00Z" w16du:dateUtc="2026-09-30T06:44:00Z"/>
              <w:noProof/>
              <w:sz w:val="22"/>
              <w:szCs w:val="24"/>
              <w14:ligatures w14:val="standardContextual"/>
            </w:rPr>
          </w:pPr>
          <w:ins w:id="315" w:author="김은수" w:date="2026-09-30T15:44:00Z" w16du:dateUtc="2026-09-30T06:44:00Z">
            <w:r w:rsidRPr="00FE0F56">
              <w:rPr>
                <w:rStyle w:val="aa"/>
                <w:noProof/>
              </w:rPr>
              <w:fldChar w:fldCharType="begin"/>
            </w:r>
            <w:r w:rsidRPr="00FE0F56">
              <w:rPr>
                <w:rStyle w:val="aa"/>
                <w:noProof/>
              </w:rPr>
              <w:instrText xml:space="preserve"> </w:instrText>
            </w:r>
            <w:r>
              <w:rPr>
                <w:noProof/>
              </w:rPr>
              <w:instrText>HYPERLINK \l "_Toc241675660"</w:instrText>
            </w:r>
            <w:r w:rsidRPr="00FE0F56">
              <w:rPr>
                <w:rStyle w:val="aa"/>
                <w:noProof/>
              </w:rPr>
              <w:instrText xml:space="preserve"> </w:instrText>
            </w:r>
            <w:r w:rsidRPr="00FE0F56">
              <w:rPr>
                <w:rStyle w:val="aa"/>
                <w:noProof/>
              </w:rPr>
            </w:r>
            <w:r w:rsidRPr="00FE0F56">
              <w:rPr>
                <w:rStyle w:val="aa"/>
                <w:noProof/>
              </w:rPr>
              <w:fldChar w:fldCharType="separate"/>
            </w:r>
            <w:r w:rsidRPr="00FE0F56">
              <w:rPr>
                <w:rStyle w:val="aa"/>
                <w:noProof/>
              </w:rPr>
              <w:t>7.2.</w:t>
            </w:r>
            <w:r>
              <w:rPr>
                <w:noProof/>
                <w:sz w:val="22"/>
                <w:szCs w:val="24"/>
                <w14:ligatures w14:val="standardContextual"/>
              </w:rPr>
              <w:tab/>
            </w:r>
            <w:r w:rsidRPr="00FE0F56">
              <w:rPr>
                <w:rStyle w:val="aa"/>
                <w:noProof/>
              </w:rPr>
              <w:t>Wireless Update Module</w:t>
            </w:r>
            <w:r>
              <w:rPr>
                <w:noProof/>
                <w:webHidden/>
              </w:rPr>
              <w:tab/>
            </w:r>
            <w:r>
              <w:rPr>
                <w:noProof/>
                <w:webHidden/>
              </w:rPr>
              <w:fldChar w:fldCharType="begin"/>
            </w:r>
            <w:r>
              <w:rPr>
                <w:noProof/>
                <w:webHidden/>
              </w:rPr>
              <w:instrText xml:space="preserve"> PAGEREF _Toc241675660 \h </w:instrText>
            </w:r>
          </w:ins>
          <w:r>
            <w:rPr>
              <w:noProof/>
              <w:webHidden/>
            </w:rPr>
          </w:r>
          <w:ins w:id="316" w:author="김은수" w:date="2026-09-30T15:44:00Z" w16du:dateUtc="2026-09-30T06:44:00Z">
            <w:r>
              <w:rPr>
                <w:noProof/>
                <w:webHidden/>
              </w:rPr>
              <w:fldChar w:fldCharType="separate"/>
            </w:r>
          </w:ins>
          <w:ins w:id="317" w:author="김은수" w:date="2026-09-30T15:45:00Z" w16du:dateUtc="2026-09-30T06:45:00Z">
            <w:r>
              <w:rPr>
                <w:noProof/>
                <w:webHidden/>
              </w:rPr>
              <w:t>144</w:t>
            </w:r>
          </w:ins>
          <w:ins w:id="318" w:author="김은수" w:date="2026-09-30T15:44:00Z" w16du:dateUtc="2026-09-30T06:44:00Z">
            <w:r>
              <w:rPr>
                <w:noProof/>
                <w:webHidden/>
              </w:rPr>
              <w:fldChar w:fldCharType="end"/>
            </w:r>
            <w:r w:rsidRPr="00FE0F56">
              <w:rPr>
                <w:rStyle w:val="aa"/>
                <w:noProof/>
              </w:rPr>
              <w:fldChar w:fldCharType="end"/>
            </w:r>
          </w:ins>
        </w:p>
        <w:p w14:paraId="4EE648D3" w14:textId="77777777" w:rsidR="0086786F" w:rsidRDefault="0086786F">
          <w:pPr>
            <w:pStyle w:val="30"/>
            <w:tabs>
              <w:tab w:val="left" w:pos="1760"/>
              <w:tab w:val="right" w:leader="dot" w:pos="9628"/>
            </w:tabs>
            <w:ind w:left="800"/>
            <w:rPr>
              <w:ins w:id="319" w:author="김은수" w:date="2026-09-30T15:44:00Z" w16du:dateUtc="2026-09-30T06:44:00Z"/>
              <w:noProof/>
              <w:sz w:val="22"/>
              <w:szCs w:val="24"/>
              <w14:ligatures w14:val="standardContextual"/>
            </w:rPr>
          </w:pPr>
          <w:ins w:id="320" w:author="김은수" w:date="2026-09-30T15:44:00Z" w16du:dateUtc="2026-09-30T06:44:00Z">
            <w:r w:rsidRPr="00FE0F56">
              <w:rPr>
                <w:rStyle w:val="aa"/>
                <w:noProof/>
              </w:rPr>
              <w:fldChar w:fldCharType="begin"/>
            </w:r>
            <w:r w:rsidRPr="00FE0F56">
              <w:rPr>
                <w:rStyle w:val="aa"/>
                <w:noProof/>
              </w:rPr>
              <w:instrText xml:space="preserve"> </w:instrText>
            </w:r>
            <w:r>
              <w:rPr>
                <w:noProof/>
              </w:rPr>
              <w:instrText>HYPERLINK \l "_Toc241675661"</w:instrText>
            </w:r>
            <w:r w:rsidRPr="00FE0F56">
              <w:rPr>
                <w:rStyle w:val="aa"/>
                <w:noProof/>
              </w:rPr>
              <w:instrText xml:space="preserve"> </w:instrText>
            </w:r>
            <w:r w:rsidRPr="00FE0F56">
              <w:rPr>
                <w:rStyle w:val="aa"/>
                <w:noProof/>
              </w:rPr>
            </w:r>
            <w:r w:rsidRPr="00FE0F56">
              <w:rPr>
                <w:rStyle w:val="aa"/>
                <w:noProof/>
              </w:rPr>
              <w:fldChar w:fldCharType="separate"/>
            </w:r>
            <w:r w:rsidRPr="00FE0F56">
              <w:rPr>
                <w:rStyle w:val="aa"/>
                <w:noProof/>
              </w:rPr>
              <w:t>7.2.1.</w:t>
            </w:r>
            <w:r>
              <w:rPr>
                <w:noProof/>
                <w:sz w:val="22"/>
                <w:szCs w:val="24"/>
                <w14:ligatures w14:val="standardContextual"/>
              </w:rPr>
              <w:tab/>
            </w:r>
            <w:r w:rsidRPr="00FE0F56">
              <w:rPr>
                <w:rStyle w:val="aa"/>
                <w:noProof/>
              </w:rPr>
              <w:t>SI-ID-BOOT-002, 무선 갱신 모듈</w:t>
            </w:r>
            <w:r>
              <w:rPr>
                <w:noProof/>
                <w:webHidden/>
              </w:rPr>
              <w:tab/>
            </w:r>
            <w:r>
              <w:rPr>
                <w:noProof/>
                <w:webHidden/>
              </w:rPr>
              <w:fldChar w:fldCharType="begin"/>
            </w:r>
            <w:r>
              <w:rPr>
                <w:noProof/>
                <w:webHidden/>
              </w:rPr>
              <w:instrText xml:space="preserve"> PAGEREF _Toc241675661 \h </w:instrText>
            </w:r>
          </w:ins>
          <w:r>
            <w:rPr>
              <w:noProof/>
              <w:webHidden/>
            </w:rPr>
          </w:r>
          <w:ins w:id="321" w:author="김은수" w:date="2026-09-30T15:44:00Z" w16du:dateUtc="2026-09-30T06:44:00Z">
            <w:r>
              <w:rPr>
                <w:noProof/>
                <w:webHidden/>
              </w:rPr>
              <w:fldChar w:fldCharType="separate"/>
            </w:r>
          </w:ins>
          <w:ins w:id="322" w:author="김은수" w:date="2026-09-30T15:45:00Z" w16du:dateUtc="2026-09-30T06:45:00Z">
            <w:r>
              <w:rPr>
                <w:noProof/>
                <w:webHidden/>
              </w:rPr>
              <w:t>144</w:t>
            </w:r>
          </w:ins>
          <w:ins w:id="323" w:author="김은수" w:date="2026-09-30T15:44:00Z" w16du:dateUtc="2026-09-30T06:44:00Z">
            <w:r>
              <w:rPr>
                <w:noProof/>
                <w:webHidden/>
              </w:rPr>
              <w:fldChar w:fldCharType="end"/>
            </w:r>
            <w:r w:rsidRPr="00FE0F56">
              <w:rPr>
                <w:rStyle w:val="aa"/>
                <w:noProof/>
              </w:rPr>
              <w:fldChar w:fldCharType="end"/>
            </w:r>
          </w:ins>
        </w:p>
        <w:p w14:paraId="7384AAFA" w14:textId="77777777" w:rsidR="0086786F" w:rsidRDefault="0086786F">
          <w:pPr>
            <w:pStyle w:val="12"/>
            <w:rPr>
              <w:ins w:id="324" w:author="김은수" w:date="2026-09-30T15:44:00Z" w16du:dateUtc="2026-09-30T06:44:00Z"/>
              <w:noProof/>
              <w:sz w:val="22"/>
              <w:szCs w:val="24"/>
              <w14:ligatures w14:val="standardContextual"/>
            </w:rPr>
          </w:pPr>
          <w:ins w:id="325" w:author="김은수" w:date="2026-09-30T15:44:00Z" w16du:dateUtc="2026-09-30T06:44:00Z">
            <w:r w:rsidRPr="00FE0F56">
              <w:rPr>
                <w:rStyle w:val="aa"/>
                <w:noProof/>
              </w:rPr>
              <w:fldChar w:fldCharType="begin"/>
            </w:r>
            <w:r w:rsidRPr="00FE0F56">
              <w:rPr>
                <w:rStyle w:val="aa"/>
                <w:noProof/>
              </w:rPr>
              <w:instrText xml:space="preserve"> </w:instrText>
            </w:r>
            <w:r>
              <w:rPr>
                <w:noProof/>
              </w:rPr>
              <w:instrText>HYPERLINK \l "_Toc241675662"</w:instrText>
            </w:r>
            <w:r w:rsidRPr="00FE0F56">
              <w:rPr>
                <w:rStyle w:val="aa"/>
                <w:noProof/>
              </w:rPr>
              <w:instrText xml:space="preserve"> </w:instrText>
            </w:r>
            <w:r w:rsidRPr="00FE0F56">
              <w:rPr>
                <w:rStyle w:val="aa"/>
                <w:noProof/>
              </w:rPr>
            </w:r>
            <w:r w:rsidRPr="00FE0F56">
              <w:rPr>
                <w:rStyle w:val="aa"/>
                <w:noProof/>
              </w:rPr>
              <w:fldChar w:fldCharType="separate"/>
            </w:r>
            <w:r w:rsidRPr="00FE0F56">
              <w:rPr>
                <w:rStyle w:val="aa"/>
                <w:noProof/>
              </w:rPr>
              <w:t>8.</w:t>
            </w:r>
            <w:r>
              <w:rPr>
                <w:noProof/>
                <w:sz w:val="22"/>
                <w:szCs w:val="24"/>
                <w14:ligatures w14:val="standardContextual"/>
              </w:rPr>
              <w:tab/>
            </w:r>
            <w:r w:rsidRPr="00FE0F56">
              <w:rPr>
                <w:rStyle w:val="aa"/>
                <w:noProof/>
              </w:rPr>
              <w:t>QCC 소프트웨어 상세 설계</w:t>
            </w:r>
            <w:r>
              <w:rPr>
                <w:noProof/>
                <w:webHidden/>
              </w:rPr>
              <w:tab/>
            </w:r>
            <w:r>
              <w:rPr>
                <w:noProof/>
                <w:webHidden/>
              </w:rPr>
              <w:fldChar w:fldCharType="begin"/>
            </w:r>
            <w:r>
              <w:rPr>
                <w:noProof/>
                <w:webHidden/>
              </w:rPr>
              <w:instrText xml:space="preserve"> PAGEREF _Toc241675662 \h </w:instrText>
            </w:r>
          </w:ins>
          <w:r>
            <w:rPr>
              <w:noProof/>
              <w:webHidden/>
            </w:rPr>
          </w:r>
          <w:ins w:id="326" w:author="김은수" w:date="2026-09-30T15:44:00Z" w16du:dateUtc="2026-09-30T06:44:00Z">
            <w:r>
              <w:rPr>
                <w:noProof/>
                <w:webHidden/>
              </w:rPr>
              <w:fldChar w:fldCharType="separate"/>
            </w:r>
          </w:ins>
          <w:ins w:id="327" w:author="김은수" w:date="2026-09-30T15:45:00Z" w16du:dateUtc="2026-09-30T06:45:00Z">
            <w:r>
              <w:rPr>
                <w:noProof/>
                <w:webHidden/>
              </w:rPr>
              <w:t>147</w:t>
            </w:r>
          </w:ins>
          <w:ins w:id="328" w:author="김은수" w:date="2026-09-30T15:44:00Z" w16du:dateUtc="2026-09-30T06:44:00Z">
            <w:r>
              <w:rPr>
                <w:noProof/>
                <w:webHidden/>
              </w:rPr>
              <w:fldChar w:fldCharType="end"/>
            </w:r>
            <w:r w:rsidRPr="00FE0F56">
              <w:rPr>
                <w:rStyle w:val="aa"/>
                <w:noProof/>
              </w:rPr>
              <w:fldChar w:fldCharType="end"/>
            </w:r>
          </w:ins>
        </w:p>
        <w:p w14:paraId="43A04157" w14:textId="77777777" w:rsidR="0086786F" w:rsidRDefault="0086786F">
          <w:pPr>
            <w:pStyle w:val="20"/>
            <w:tabs>
              <w:tab w:val="left" w:pos="1100"/>
              <w:tab w:val="right" w:leader="dot" w:pos="9628"/>
            </w:tabs>
            <w:ind w:left="400"/>
            <w:rPr>
              <w:ins w:id="329" w:author="김은수" w:date="2026-09-30T15:44:00Z" w16du:dateUtc="2026-09-30T06:44:00Z"/>
              <w:noProof/>
              <w:sz w:val="22"/>
              <w:szCs w:val="24"/>
              <w14:ligatures w14:val="standardContextual"/>
            </w:rPr>
          </w:pPr>
          <w:ins w:id="330" w:author="김은수" w:date="2026-09-30T15:44:00Z" w16du:dateUtc="2026-09-30T06:44:00Z">
            <w:r w:rsidRPr="00FE0F56">
              <w:rPr>
                <w:rStyle w:val="aa"/>
                <w:noProof/>
              </w:rPr>
              <w:fldChar w:fldCharType="begin"/>
            </w:r>
            <w:r w:rsidRPr="00FE0F56">
              <w:rPr>
                <w:rStyle w:val="aa"/>
                <w:noProof/>
              </w:rPr>
              <w:instrText xml:space="preserve"> </w:instrText>
            </w:r>
            <w:r>
              <w:rPr>
                <w:noProof/>
              </w:rPr>
              <w:instrText>HYPERLINK \l "_Toc241675663"</w:instrText>
            </w:r>
            <w:r w:rsidRPr="00FE0F56">
              <w:rPr>
                <w:rStyle w:val="aa"/>
                <w:noProof/>
              </w:rPr>
              <w:instrText xml:space="preserve"> </w:instrText>
            </w:r>
            <w:r w:rsidRPr="00FE0F56">
              <w:rPr>
                <w:rStyle w:val="aa"/>
                <w:noProof/>
              </w:rPr>
            </w:r>
            <w:r w:rsidRPr="00FE0F56">
              <w:rPr>
                <w:rStyle w:val="aa"/>
                <w:noProof/>
              </w:rPr>
              <w:fldChar w:fldCharType="separate"/>
            </w:r>
            <w:r w:rsidRPr="00FE0F56">
              <w:rPr>
                <w:rStyle w:val="aa"/>
                <w:noProof/>
              </w:rPr>
              <w:t>8.1.</w:t>
            </w:r>
            <w:r>
              <w:rPr>
                <w:noProof/>
                <w:sz w:val="22"/>
                <w:szCs w:val="24"/>
                <w14:ligatures w14:val="standardContextual"/>
              </w:rPr>
              <w:tab/>
            </w:r>
            <w:r w:rsidRPr="00FE0F56">
              <w:rPr>
                <w:rStyle w:val="aa"/>
                <w:noProof/>
              </w:rPr>
              <w:t>E8300 연계</w:t>
            </w:r>
            <w:r>
              <w:rPr>
                <w:noProof/>
                <w:webHidden/>
              </w:rPr>
              <w:tab/>
            </w:r>
            <w:r>
              <w:rPr>
                <w:noProof/>
                <w:webHidden/>
              </w:rPr>
              <w:fldChar w:fldCharType="begin"/>
            </w:r>
            <w:r>
              <w:rPr>
                <w:noProof/>
                <w:webHidden/>
              </w:rPr>
              <w:instrText xml:space="preserve"> PAGEREF _Toc241675663 \h </w:instrText>
            </w:r>
          </w:ins>
          <w:r>
            <w:rPr>
              <w:noProof/>
              <w:webHidden/>
            </w:rPr>
          </w:r>
          <w:ins w:id="331" w:author="김은수" w:date="2026-09-30T15:44:00Z" w16du:dateUtc="2026-09-30T06:44:00Z">
            <w:r>
              <w:rPr>
                <w:noProof/>
                <w:webHidden/>
              </w:rPr>
              <w:fldChar w:fldCharType="separate"/>
            </w:r>
          </w:ins>
          <w:ins w:id="332" w:author="김은수" w:date="2026-09-30T15:45:00Z" w16du:dateUtc="2026-09-30T06:45:00Z">
            <w:r>
              <w:rPr>
                <w:noProof/>
                <w:webHidden/>
              </w:rPr>
              <w:t>147</w:t>
            </w:r>
          </w:ins>
          <w:ins w:id="333" w:author="김은수" w:date="2026-09-30T15:44:00Z" w16du:dateUtc="2026-09-30T06:44:00Z">
            <w:r>
              <w:rPr>
                <w:noProof/>
                <w:webHidden/>
              </w:rPr>
              <w:fldChar w:fldCharType="end"/>
            </w:r>
            <w:r w:rsidRPr="00FE0F56">
              <w:rPr>
                <w:rStyle w:val="aa"/>
                <w:noProof/>
              </w:rPr>
              <w:fldChar w:fldCharType="end"/>
            </w:r>
          </w:ins>
        </w:p>
        <w:p w14:paraId="75F77EA5" w14:textId="77777777" w:rsidR="0086786F" w:rsidRDefault="0086786F">
          <w:pPr>
            <w:pStyle w:val="20"/>
            <w:tabs>
              <w:tab w:val="left" w:pos="1100"/>
              <w:tab w:val="right" w:leader="dot" w:pos="9628"/>
            </w:tabs>
            <w:ind w:left="400"/>
            <w:rPr>
              <w:ins w:id="334" w:author="김은수" w:date="2026-09-30T15:44:00Z" w16du:dateUtc="2026-09-30T06:44:00Z"/>
              <w:noProof/>
              <w:sz w:val="22"/>
              <w:szCs w:val="24"/>
              <w14:ligatures w14:val="standardContextual"/>
            </w:rPr>
          </w:pPr>
          <w:ins w:id="335" w:author="김은수" w:date="2026-09-30T15:44:00Z" w16du:dateUtc="2026-09-30T06:44:00Z">
            <w:r w:rsidRPr="00FE0F56">
              <w:rPr>
                <w:rStyle w:val="aa"/>
                <w:noProof/>
              </w:rPr>
              <w:fldChar w:fldCharType="begin"/>
            </w:r>
            <w:r w:rsidRPr="00FE0F56">
              <w:rPr>
                <w:rStyle w:val="aa"/>
                <w:noProof/>
              </w:rPr>
              <w:instrText xml:space="preserve"> </w:instrText>
            </w:r>
            <w:r>
              <w:rPr>
                <w:noProof/>
              </w:rPr>
              <w:instrText>HYPERLINK \l "_Toc241675664"</w:instrText>
            </w:r>
            <w:r w:rsidRPr="00FE0F56">
              <w:rPr>
                <w:rStyle w:val="aa"/>
                <w:noProof/>
              </w:rPr>
              <w:instrText xml:space="preserve"> </w:instrText>
            </w:r>
            <w:r w:rsidRPr="00FE0F56">
              <w:rPr>
                <w:rStyle w:val="aa"/>
                <w:noProof/>
              </w:rPr>
            </w:r>
            <w:r w:rsidRPr="00FE0F56">
              <w:rPr>
                <w:rStyle w:val="aa"/>
                <w:noProof/>
              </w:rPr>
              <w:fldChar w:fldCharType="separate"/>
            </w:r>
            <w:r w:rsidRPr="00FE0F56">
              <w:rPr>
                <w:rStyle w:val="aa"/>
                <w:noProof/>
              </w:rPr>
              <w:t>8.2.</w:t>
            </w:r>
            <w:r>
              <w:rPr>
                <w:noProof/>
                <w:sz w:val="22"/>
                <w:szCs w:val="24"/>
                <w14:ligatures w14:val="standardContextual"/>
              </w:rPr>
              <w:tab/>
            </w:r>
            <w:r w:rsidRPr="00FE0F56">
              <w:rPr>
                <w:rStyle w:val="aa"/>
                <w:noProof/>
              </w:rPr>
              <w:t>QCC 내부 설계</w:t>
            </w:r>
            <w:r>
              <w:rPr>
                <w:noProof/>
                <w:webHidden/>
              </w:rPr>
              <w:tab/>
            </w:r>
            <w:r>
              <w:rPr>
                <w:noProof/>
                <w:webHidden/>
              </w:rPr>
              <w:fldChar w:fldCharType="begin"/>
            </w:r>
            <w:r>
              <w:rPr>
                <w:noProof/>
                <w:webHidden/>
              </w:rPr>
              <w:instrText xml:space="preserve"> PAGEREF _Toc241675664 \h </w:instrText>
            </w:r>
          </w:ins>
          <w:r>
            <w:rPr>
              <w:noProof/>
              <w:webHidden/>
            </w:rPr>
          </w:r>
          <w:ins w:id="336" w:author="김은수" w:date="2026-09-30T15:44:00Z" w16du:dateUtc="2026-09-30T06:44:00Z">
            <w:r>
              <w:rPr>
                <w:noProof/>
                <w:webHidden/>
              </w:rPr>
              <w:fldChar w:fldCharType="separate"/>
            </w:r>
          </w:ins>
          <w:ins w:id="337" w:author="김은수" w:date="2026-09-30T15:45:00Z" w16du:dateUtc="2026-09-30T06:45:00Z">
            <w:r>
              <w:rPr>
                <w:noProof/>
                <w:webHidden/>
              </w:rPr>
              <w:t>147</w:t>
            </w:r>
          </w:ins>
          <w:ins w:id="338" w:author="김은수" w:date="2026-09-30T15:44:00Z" w16du:dateUtc="2026-09-30T06:44:00Z">
            <w:r>
              <w:rPr>
                <w:noProof/>
                <w:webHidden/>
              </w:rPr>
              <w:fldChar w:fldCharType="end"/>
            </w:r>
            <w:r w:rsidRPr="00FE0F56">
              <w:rPr>
                <w:rStyle w:val="aa"/>
                <w:noProof/>
              </w:rPr>
              <w:fldChar w:fldCharType="end"/>
            </w:r>
          </w:ins>
        </w:p>
        <w:p w14:paraId="32C26A31" w14:textId="77777777" w:rsidR="0086786F" w:rsidRDefault="0086786F">
          <w:pPr>
            <w:pStyle w:val="12"/>
            <w:rPr>
              <w:ins w:id="339" w:author="김은수" w:date="2026-09-30T15:44:00Z" w16du:dateUtc="2026-09-30T06:44:00Z"/>
              <w:noProof/>
              <w:sz w:val="22"/>
              <w:szCs w:val="24"/>
              <w14:ligatures w14:val="standardContextual"/>
            </w:rPr>
          </w:pPr>
          <w:ins w:id="340" w:author="김은수" w:date="2026-09-30T15:44:00Z" w16du:dateUtc="2026-09-30T06:44:00Z">
            <w:r w:rsidRPr="00FE0F56">
              <w:rPr>
                <w:rStyle w:val="aa"/>
                <w:noProof/>
              </w:rPr>
              <w:fldChar w:fldCharType="begin"/>
            </w:r>
            <w:r w:rsidRPr="00FE0F56">
              <w:rPr>
                <w:rStyle w:val="aa"/>
                <w:noProof/>
              </w:rPr>
              <w:instrText xml:space="preserve"> </w:instrText>
            </w:r>
            <w:r>
              <w:rPr>
                <w:noProof/>
              </w:rPr>
              <w:instrText>HYPERLINK \l "_Toc241675665"</w:instrText>
            </w:r>
            <w:r w:rsidRPr="00FE0F56">
              <w:rPr>
                <w:rStyle w:val="aa"/>
                <w:noProof/>
              </w:rPr>
              <w:instrText xml:space="preserve"> </w:instrText>
            </w:r>
            <w:r w:rsidRPr="00FE0F56">
              <w:rPr>
                <w:rStyle w:val="aa"/>
                <w:noProof/>
              </w:rPr>
            </w:r>
            <w:r w:rsidRPr="00FE0F56">
              <w:rPr>
                <w:rStyle w:val="aa"/>
                <w:noProof/>
              </w:rPr>
              <w:fldChar w:fldCharType="separate"/>
            </w:r>
            <w:r w:rsidRPr="00FE0F56">
              <w:rPr>
                <w:rStyle w:val="aa"/>
                <w:noProof/>
              </w:rPr>
              <w:t>9.</w:t>
            </w:r>
            <w:r>
              <w:rPr>
                <w:noProof/>
                <w:sz w:val="22"/>
                <w:szCs w:val="24"/>
                <w14:ligatures w14:val="standardContextual"/>
              </w:rPr>
              <w:tab/>
            </w:r>
            <w:r w:rsidRPr="00FE0F56">
              <w:rPr>
                <w:rStyle w:val="aa"/>
                <w:noProof/>
              </w:rPr>
              <w:t>소프트웨어 상세 설계 검증</w:t>
            </w:r>
            <w:r>
              <w:rPr>
                <w:noProof/>
                <w:webHidden/>
              </w:rPr>
              <w:tab/>
            </w:r>
            <w:r>
              <w:rPr>
                <w:noProof/>
                <w:webHidden/>
              </w:rPr>
              <w:fldChar w:fldCharType="begin"/>
            </w:r>
            <w:r>
              <w:rPr>
                <w:noProof/>
                <w:webHidden/>
              </w:rPr>
              <w:instrText xml:space="preserve"> PAGEREF _Toc241675665 \h </w:instrText>
            </w:r>
          </w:ins>
          <w:r>
            <w:rPr>
              <w:noProof/>
              <w:webHidden/>
            </w:rPr>
          </w:r>
          <w:ins w:id="341" w:author="김은수" w:date="2026-09-30T15:44:00Z" w16du:dateUtc="2026-09-30T06:44:00Z">
            <w:r>
              <w:rPr>
                <w:noProof/>
                <w:webHidden/>
              </w:rPr>
              <w:fldChar w:fldCharType="separate"/>
            </w:r>
          </w:ins>
          <w:ins w:id="342" w:author="김은수" w:date="2026-09-30T15:45:00Z" w16du:dateUtc="2026-09-30T06:45:00Z">
            <w:r>
              <w:rPr>
                <w:noProof/>
                <w:webHidden/>
              </w:rPr>
              <w:t>148</w:t>
            </w:r>
          </w:ins>
          <w:ins w:id="343" w:author="김은수" w:date="2026-09-30T15:44:00Z" w16du:dateUtc="2026-09-30T06:44:00Z">
            <w:r>
              <w:rPr>
                <w:noProof/>
                <w:webHidden/>
              </w:rPr>
              <w:fldChar w:fldCharType="end"/>
            </w:r>
            <w:r w:rsidRPr="00FE0F56">
              <w:rPr>
                <w:rStyle w:val="aa"/>
                <w:noProof/>
              </w:rPr>
              <w:fldChar w:fldCharType="end"/>
            </w:r>
          </w:ins>
        </w:p>
        <w:p w14:paraId="6770A327" w14:textId="77777777" w:rsidR="0086786F" w:rsidDel="0086786F" w:rsidRDefault="0086786F">
          <w:pPr>
            <w:pStyle w:val="12"/>
            <w:rPr>
              <w:del w:id="344" w:author="김은수" w:date="2026-09-30T15:44:00Z" w16du:dateUtc="2026-09-30T06:44:00Z"/>
              <w:noProof/>
            </w:rPr>
          </w:pPr>
        </w:p>
        <w:p w14:paraId="673008B3" w14:textId="77777777" w:rsidR="00C97B66" w:rsidRDefault="00C97B66" w:rsidP="0039186E">
          <w:pPr>
            <w:spacing w:after="0" w:line="240" w:lineRule="auto"/>
          </w:pPr>
          <w:ins w:id="345" w:author="김은수" w:date="2026-09-30T15:44:00Z" w16du:dateUtc="2026-09-30T06:44:00Z">
            <w:r w:rsidRPr="00C46AA2">
              <w:rPr>
                <w:b/>
                <w:bCs/>
                <w:sz w:val="16"/>
                <w:szCs w:val="16"/>
                <w:lang w:val="ko-KR"/>
              </w:rPr>
              <w:fldChar w:fldCharType="end"/>
            </w:r>
          </w:ins>
        </w:p>
      </w:sdtContent>
    </w:sdt>
    <w:p w14:paraId="38CAACB2" w14:textId="77777777" w:rsidR="00C46AA2" w:rsidRDefault="00C46AA2" w:rsidP="002E582F">
      <w:pPr>
        <w:widowControl/>
        <w:wordWrap/>
        <w:autoSpaceDE/>
        <w:autoSpaceDN/>
        <w:spacing w:after="0" w:line="240" w:lineRule="auto"/>
        <w:rPr>
          <w:b/>
        </w:rPr>
      </w:pPr>
      <w:r>
        <w:rPr>
          <w:b/>
        </w:rPr>
        <w:br w:type="page"/>
      </w:r>
    </w:p>
    <w:p w14:paraId="524FF132" w14:textId="77777777" w:rsidR="0039186E" w:rsidRDefault="0039186E" w:rsidP="002E582F">
      <w:pPr>
        <w:widowControl/>
        <w:wordWrap/>
        <w:autoSpaceDE/>
        <w:autoSpaceDN/>
        <w:spacing w:after="0" w:line="240" w:lineRule="auto"/>
        <w:rPr>
          <w:b/>
        </w:rPr>
      </w:pPr>
    </w:p>
    <w:p w14:paraId="5FE4DE68" w14:textId="77777777" w:rsidR="0039186E" w:rsidRDefault="0039186E" w:rsidP="002E582F">
      <w:pPr>
        <w:widowControl/>
        <w:wordWrap/>
        <w:autoSpaceDE/>
        <w:autoSpaceDN/>
        <w:spacing w:after="0" w:line="240" w:lineRule="auto"/>
        <w:rPr>
          <w:b/>
        </w:rPr>
      </w:pPr>
    </w:p>
    <w:tbl>
      <w:tblPr>
        <w:tblW w:w="9605" w:type="dxa"/>
        <w:tblInd w:w="4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2" w:type="dxa"/>
          <w:right w:w="12" w:type="dxa"/>
        </w:tblCellMar>
        <w:tblLook w:val="0000" w:firstRow="0" w:lastRow="0" w:firstColumn="0" w:lastColumn="0" w:noHBand="0" w:noVBand="0"/>
      </w:tblPr>
      <w:tblGrid>
        <w:gridCol w:w="684"/>
        <w:gridCol w:w="4790"/>
        <w:gridCol w:w="2551"/>
        <w:gridCol w:w="1580"/>
      </w:tblGrid>
      <w:tr w:rsidR="009D2A40" w:rsidRPr="00B312B3" w14:paraId="40F7B32A" w14:textId="77777777" w:rsidTr="0067373B">
        <w:trPr>
          <w:trHeight w:hRule="exact" w:val="710"/>
        </w:trPr>
        <w:tc>
          <w:tcPr>
            <w:tcW w:w="684" w:type="dxa"/>
            <w:tcBorders>
              <w:top w:val="single" w:sz="12" w:space="0" w:color="auto"/>
              <w:left w:val="single" w:sz="12" w:space="0" w:color="auto"/>
              <w:bottom w:val="double" w:sz="4" w:space="0" w:color="auto"/>
              <w:right w:val="single" w:sz="6" w:space="0" w:color="auto"/>
            </w:tcBorders>
            <w:shd w:val="clear" w:color="auto" w:fill="F2F2F2" w:themeFill="background1" w:themeFillShade="F2"/>
            <w:vAlign w:val="center"/>
          </w:tcPr>
          <w:p w14:paraId="6A35346A" w14:textId="77777777" w:rsidR="009D2A40" w:rsidRPr="002B7B95" w:rsidRDefault="009D2A40" w:rsidP="002E582F">
            <w:pPr>
              <w:pStyle w:val="a9"/>
              <w:spacing w:line="240" w:lineRule="auto"/>
              <w:jc w:val="center"/>
              <w:rPr>
                <w:rFonts w:asciiTheme="minorHAnsi" w:eastAsiaTheme="minorHAnsi" w:hAnsiTheme="minorHAnsi" w:cs="Times New Roman"/>
                <w:b/>
                <w:color w:val="000000" w:themeColor="text1"/>
              </w:rPr>
            </w:pPr>
            <w:r w:rsidRPr="002B7B95">
              <w:rPr>
                <w:rFonts w:asciiTheme="minorHAnsi" w:eastAsiaTheme="minorHAnsi" w:hAnsiTheme="minorHAnsi"/>
                <w:color w:val="000000" w:themeColor="text1"/>
              </w:rPr>
              <w:br w:type="page"/>
            </w:r>
            <w:r w:rsidRPr="002B7B95">
              <w:rPr>
                <w:rFonts w:asciiTheme="minorHAnsi" w:eastAsiaTheme="minorHAnsi" w:hAnsiTheme="minorHAnsi" w:cs="Times New Roman"/>
                <w:b/>
                <w:color w:val="000000" w:themeColor="text1"/>
              </w:rPr>
              <w:t>No.</w:t>
            </w:r>
          </w:p>
        </w:tc>
        <w:tc>
          <w:tcPr>
            <w:tcW w:w="4790" w:type="dxa"/>
            <w:tcBorders>
              <w:top w:val="single" w:sz="12" w:space="0" w:color="auto"/>
              <w:left w:val="single" w:sz="6" w:space="0" w:color="auto"/>
              <w:bottom w:val="double" w:sz="4" w:space="0" w:color="auto"/>
              <w:right w:val="single" w:sz="6" w:space="0" w:color="auto"/>
            </w:tcBorders>
            <w:shd w:val="clear" w:color="auto" w:fill="F2F2F2" w:themeFill="background1" w:themeFillShade="F2"/>
            <w:vAlign w:val="center"/>
          </w:tcPr>
          <w:p w14:paraId="1628B149" w14:textId="77777777" w:rsidR="009D2A40" w:rsidRPr="002B7B95" w:rsidRDefault="009D2A40" w:rsidP="002E582F">
            <w:pPr>
              <w:pStyle w:val="a9"/>
              <w:spacing w:line="240" w:lineRule="auto"/>
              <w:jc w:val="center"/>
              <w:rPr>
                <w:rFonts w:asciiTheme="minorHAnsi" w:eastAsiaTheme="minorHAnsi" w:hAnsiTheme="minorHAnsi" w:cs="Times New Roman"/>
                <w:b/>
                <w:color w:val="000000" w:themeColor="text1"/>
              </w:rPr>
            </w:pPr>
            <w:r w:rsidRPr="002B7B95">
              <w:rPr>
                <w:rFonts w:asciiTheme="minorHAnsi" w:eastAsiaTheme="minorHAnsi" w:hAnsiTheme="minorHAnsi" w:cs="Times New Roman" w:hint="eastAsia"/>
                <w:b/>
                <w:color w:val="000000" w:themeColor="text1"/>
              </w:rPr>
              <w:t>개정 내용</w:t>
            </w:r>
          </w:p>
        </w:tc>
        <w:tc>
          <w:tcPr>
            <w:tcW w:w="2551" w:type="dxa"/>
            <w:tcBorders>
              <w:top w:val="single" w:sz="12" w:space="0" w:color="auto"/>
              <w:left w:val="single" w:sz="6" w:space="0" w:color="auto"/>
              <w:bottom w:val="double" w:sz="4" w:space="0" w:color="auto"/>
              <w:right w:val="single" w:sz="6" w:space="0" w:color="auto"/>
            </w:tcBorders>
            <w:shd w:val="clear" w:color="auto" w:fill="F2F2F2" w:themeFill="background1" w:themeFillShade="F2"/>
            <w:vAlign w:val="center"/>
          </w:tcPr>
          <w:p w14:paraId="3225EAC7" w14:textId="77777777" w:rsidR="009D2A40" w:rsidRPr="002B7B95" w:rsidRDefault="009D2A40" w:rsidP="002E582F">
            <w:pPr>
              <w:pStyle w:val="a9"/>
              <w:spacing w:line="240" w:lineRule="auto"/>
              <w:jc w:val="center"/>
              <w:rPr>
                <w:rFonts w:asciiTheme="minorHAnsi" w:eastAsiaTheme="minorHAnsi" w:hAnsiTheme="minorHAnsi" w:cs="Times New Roman"/>
                <w:b/>
                <w:color w:val="000000" w:themeColor="text1"/>
              </w:rPr>
            </w:pPr>
            <w:r>
              <w:rPr>
                <w:rFonts w:asciiTheme="minorHAnsi" w:eastAsiaTheme="minorHAnsi" w:hAnsiTheme="minorHAnsi" w:cs="Times New Roman" w:hint="eastAsia"/>
                <w:b/>
                <w:color w:val="000000" w:themeColor="text1"/>
              </w:rPr>
              <w:t xml:space="preserve">개정 위치 </w:t>
            </w:r>
          </w:p>
        </w:tc>
        <w:tc>
          <w:tcPr>
            <w:tcW w:w="1580" w:type="dxa"/>
            <w:tcBorders>
              <w:top w:val="single" w:sz="12" w:space="0" w:color="auto"/>
              <w:left w:val="single" w:sz="6" w:space="0" w:color="auto"/>
              <w:bottom w:val="double" w:sz="4" w:space="0" w:color="auto"/>
              <w:right w:val="single" w:sz="12" w:space="0" w:color="auto"/>
            </w:tcBorders>
            <w:shd w:val="clear" w:color="auto" w:fill="F2F2F2" w:themeFill="background1" w:themeFillShade="F2"/>
            <w:vAlign w:val="center"/>
          </w:tcPr>
          <w:p w14:paraId="73ACA30A" w14:textId="77777777" w:rsidR="009D2A40" w:rsidRPr="002B7B95" w:rsidRDefault="009D2A40" w:rsidP="002E582F">
            <w:pPr>
              <w:pStyle w:val="a9"/>
              <w:spacing w:line="240" w:lineRule="auto"/>
              <w:jc w:val="center"/>
              <w:rPr>
                <w:rFonts w:asciiTheme="minorHAnsi" w:eastAsiaTheme="minorHAnsi" w:hAnsiTheme="minorHAnsi" w:cs="Times New Roman"/>
                <w:b/>
                <w:color w:val="000000" w:themeColor="text1"/>
              </w:rPr>
            </w:pPr>
            <w:r w:rsidRPr="002B7B95">
              <w:rPr>
                <w:rFonts w:asciiTheme="minorHAnsi" w:eastAsiaTheme="minorHAnsi" w:hAnsiTheme="minorHAnsi" w:cs="Times New Roman" w:hint="eastAsia"/>
                <w:b/>
                <w:color w:val="000000" w:themeColor="text1"/>
              </w:rPr>
              <w:t>개정 날짜</w:t>
            </w:r>
          </w:p>
        </w:tc>
      </w:tr>
      <w:tr w:rsidR="009D2A40" w:rsidRPr="00B312B3" w14:paraId="16A5153A" w14:textId="77777777" w:rsidTr="0067373B">
        <w:trPr>
          <w:trHeight w:val="611"/>
        </w:trPr>
        <w:tc>
          <w:tcPr>
            <w:tcW w:w="684" w:type="dxa"/>
            <w:tcBorders>
              <w:top w:val="double" w:sz="4" w:space="0" w:color="auto"/>
              <w:left w:val="single" w:sz="12" w:space="0" w:color="auto"/>
              <w:bottom w:val="single" w:sz="6" w:space="0" w:color="auto"/>
              <w:right w:val="single" w:sz="6" w:space="0" w:color="auto"/>
            </w:tcBorders>
            <w:vAlign w:val="center"/>
          </w:tcPr>
          <w:p w14:paraId="79A127E6" w14:textId="77777777" w:rsidR="009D2A40" w:rsidRPr="002B7B95" w:rsidRDefault="009D2A40" w:rsidP="002E582F">
            <w:pPr>
              <w:pStyle w:val="a9"/>
              <w:spacing w:line="240" w:lineRule="auto"/>
              <w:jc w:val="center"/>
              <w:rPr>
                <w:rFonts w:asciiTheme="minorHAnsi" w:eastAsiaTheme="minorHAnsi" w:hAnsiTheme="minorHAnsi" w:cs="Times New Roman"/>
                <w:color w:val="000000" w:themeColor="text1"/>
              </w:rPr>
            </w:pPr>
            <w:r>
              <w:rPr>
                <w:rFonts w:asciiTheme="minorHAnsi" w:eastAsiaTheme="minorHAnsi" w:hAnsiTheme="minorHAnsi" w:cs="Times New Roman" w:hint="eastAsia"/>
                <w:color w:val="000000" w:themeColor="text1"/>
              </w:rPr>
              <w:t>0</w:t>
            </w:r>
          </w:p>
        </w:tc>
        <w:tc>
          <w:tcPr>
            <w:tcW w:w="4790" w:type="dxa"/>
            <w:tcBorders>
              <w:top w:val="double" w:sz="4" w:space="0" w:color="auto"/>
              <w:left w:val="single" w:sz="6" w:space="0" w:color="auto"/>
              <w:bottom w:val="single" w:sz="6" w:space="0" w:color="auto"/>
              <w:right w:val="single" w:sz="6" w:space="0" w:color="auto"/>
            </w:tcBorders>
            <w:vAlign w:val="center"/>
          </w:tcPr>
          <w:p w14:paraId="368493FF" w14:textId="77777777" w:rsidR="009D2A40" w:rsidRPr="002B7B95" w:rsidRDefault="009D2A40" w:rsidP="002E582F">
            <w:pPr>
              <w:pStyle w:val="a9"/>
              <w:spacing w:line="240" w:lineRule="auto"/>
              <w:ind w:leftChars="50" w:left="100" w:rightChars="50" w:right="100"/>
              <w:jc w:val="left"/>
              <w:rPr>
                <w:rFonts w:asciiTheme="minorHAnsi" w:eastAsiaTheme="minorHAnsi" w:hAnsiTheme="minorHAnsi" w:cs="Times New Roman"/>
                <w:color w:val="000000" w:themeColor="text1"/>
              </w:rPr>
            </w:pPr>
            <w:del w:id="346" w:author="김은수" w:date="2026-09-30T15:44:00Z" w16du:dateUtc="2026-09-30T06:44:00Z">
              <w:r w:rsidRPr="002B7B95">
                <w:rPr>
                  <w:rFonts w:asciiTheme="minorHAnsi" w:eastAsiaTheme="minorHAnsi" w:hAnsiTheme="minorHAnsi" w:cs="Times New Roman" w:hint="eastAsia"/>
                  <w:color w:val="000000" w:themeColor="text1"/>
                </w:rPr>
                <w:delText>최초 제정</w:delText>
              </w:r>
            </w:del>
            <w:ins w:id="347" w:author="김은수" w:date="2026-09-30T15:44:00Z" w16du:dateUtc="2026-09-30T06:44:00Z">
              <w:r>
                <w:rPr>
                  <w:rFonts w:asciiTheme="minorHAnsi" w:eastAsiaTheme="minorHAnsi" w:hAnsiTheme="minorHAnsi" w:cs="Times New Roman" w:hint="eastAsia"/>
                  <w:color w:val="000000" w:themeColor="text1"/>
                </w:rPr>
                <w:t>최초제정</w:t>
              </w:r>
            </w:ins>
          </w:p>
        </w:tc>
        <w:tc>
          <w:tcPr>
            <w:tcW w:w="2551" w:type="dxa"/>
            <w:tcBorders>
              <w:top w:val="double" w:sz="4" w:space="0" w:color="auto"/>
              <w:left w:val="single" w:sz="6" w:space="0" w:color="auto"/>
              <w:bottom w:val="single" w:sz="6" w:space="0" w:color="auto"/>
              <w:right w:val="single" w:sz="6" w:space="0" w:color="auto"/>
            </w:tcBorders>
            <w:vAlign w:val="center"/>
          </w:tcPr>
          <w:p w14:paraId="172E77C7" w14:textId="77777777" w:rsidR="009D2A40" w:rsidRPr="002B7B95" w:rsidRDefault="00540504" w:rsidP="002E582F">
            <w:pPr>
              <w:pStyle w:val="a9"/>
              <w:spacing w:line="240" w:lineRule="auto"/>
              <w:jc w:val="center"/>
              <w:rPr>
                <w:rFonts w:asciiTheme="minorHAnsi" w:eastAsiaTheme="minorHAnsi" w:hAnsiTheme="minorHAnsi" w:cs="Times New Roman"/>
                <w:color w:val="000000" w:themeColor="text1"/>
              </w:rPr>
            </w:pPr>
            <w:del w:id="348" w:author="김은수" w:date="2026-09-30T15:44:00Z" w16du:dateUtc="2026-09-30T06:44:00Z">
              <w:r>
                <w:rPr>
                  <w:rFonts w:asciiTheme="minorHAnsi" w:eastAsiaTheme="minorHAnsi" w:hAnsiTheme="minorHAnsi" w:cs="Times New Roman" w:hint="eastAsia"/>
                  <w:color w:val="000000" w:themeColor="text1"/>
                </w:rPr>
                <w:delText>-</w:delText>
              </w:r>
            </w:del>
          </w:p>
        </w:tc>
        <w:tc>
          <w:tcPr>
            <w:tcW w:w="1580" w:type="dxa"/>
            <w:tcBorders>
              <w:top w:val="double" w:sz="4" w:space="0" w:color="auto"/>
              <w:left w:val="single" w:sz="6" w:space="0" w:color="auto"/>
              <w:bottom w:val="single" w:sz="6" w:space="0" w:color="auto"/>
              <w:right w:val="single" w:sz="12" w:space="0" w:color="auto"/>
            </w:tcBorders>
            <w:vAlign w:val="center"/>
          </w:tcPr>
          <w:p w14:paraId="6CB5D479" w14:textId="77777777" w:rsidR="009D2A40" w:rsidRPr="002B7B95" w:rsidRDefault="00540504" w:rsidP="002E582F">
            <w:pPr>
              <w:pStyle w:val="a9"/>
              <w:spacing w:line="240" w:lineRule="auto"/>
              <w:jc w:val="center"/>
              <w:rPr>
                <w:rFonts w:asciiTheme="minorHAnsi" w:eastAsiaTheme="minorHAnsi" w:hAnsiTheme="minorHAnsi" w:cs="Times New Roman"/>
                <w:color w:val="000000" w:themeColor="text1"/>
              </w:rPr>
            </w:pPr>
            <w:del w:id="349" w:author="김은수" w:date="2026-09-30T15:44:00Z" w16du:dateUtc="2026-09-30T06:44:00Z">
              <w:r>
                <w:rPr>
                  <w:rFonts w:asciiTheme="minorHAnsi" w:eastAsiaTheme="minorHAnsi" w:hAnsiTheme="minorHAnsi" w:cs="Times New Roman"/>
                  <w:color w:val="000000" w:themeColor="text1"/>
                </w:rPr>
                <w:delText>2021.07.20</w:delText>
              </w:r>
            </w:del>
          </w:p>
        </w:tc>
      </w:tr>
      <w:tr w:rsidR="009D2A40" w:rsidRPr="00B312B3" w14:paraId="11810B59" w14:textId="77777777" w:rsidTr="0067373B">
        <w:trPr>
          <w:trHeight w:val="611"/>
        </w:trPr>
        <w:tc>
          <w:tcPr>
            <w:tcW w:w="684" w:type="dxa"/>
            <w:tcBorders>
              <w:top w:val="single" w:sz="6" w:space="0" w:color="auto"/>
              <w:left w:val="single" w:sz="12" w:space="0" w:color="auto"/>
              <w:bottom w:val="single" w:sz="6" w:space="0" w:color="auto"/>
              <w:right w:val="single" w:sz="6" w:space="0" w:color="auto"/>
            </w:tcBorders>
            <w:vAlign w:val="center"/>
          </w:tcPr>
          <w:p w14:paraId="562C21DE" w14:textId="77777777" w:rsidR="009D2A40" w:rsidRPr="002B7B95" w:rsidRDefault="00A6117B" w:rsidP="002E582F">
            <w:pPr>
              <w:pStyle w:val="a9"/>
              <w:spacing w:line="240" w:lineRule="auto"/>
              <w:ind w:leftChars="50" w:left="100" w:rightChars="50" w:right="100"/>
              <w:jc w:val="center"/>
              <w:rPr>
                <w:rFonts w:asciiTheme="minorHAnsi" w:eastAsiaTheme="minorHAnsi" w:hAnsiTheme="minorHAnsi" w:cs="Times New Roman"/>
                <w:color w:val="000000" w:themeColor="text1"/>
              </w:rPr>
            </w:pPr>
            <w:del w:id="350" w:author="김은수" w:date="2026-09-30T15:44:00Z" w16du:dateUtc="2026-09-30T06:44:00Z">
              <w:r>
                <w:rPr>
                  <w:rFonts w:asciiTheme="minorHAnsi" w:eastAsiaTheme="minorHAnsi" w:hAnsiTheme="minorHAnsi" w:cs="Times New Roman" w:hint="eastAsia"/>
                  <w:color w:val="000000" w:themeColor="text1"/>
                </w:rPr>
                <w:delText>1</w:delText>
              </w:r>
            </w:del>
          </w:p>
        </w:tc>
        <w:tc>
          <w:tcPr>
            <w:tcW w:w="4790" w:type="dxa"/>
            <w:tcBorders>
              <w:top w:val="single" w:sz="6" w:space="0" w:color="auto"/>
              <w:left w:val="single" w:sz="6" w:space="0" w:color="auto"/>
              <w:bottom w:val="single" w:sz="6" w:space="0" w:color="auto"/>
              <w:right w:val="single" w:sz="6" w:space="0" w:color="auto"/>
            </w:tcBorders>
            <w:vAlign w:val="center"/>
          </w:tcPr>
          <w:p w14:paraId="761C2CA5" w14:textId="77777777" w:rsidR="009D2A40" w:rsidRPr="002B7B95" w:rsidRDefault="009D2A40" w:rsidP="002E582F">
            <w:pPr>
              <w:pStyle w:val="a9"/>
              <w:spacing w:line="240" w:lineRule="auto"/>
              <w:ind w:leftChars="50" w:left="100" w:rightChars="50" w:right="100"/>
              <w:jc w:val="left"/>
              <w:rPr>
                <w:rFonts w:asciiTheme="minorHAnsi" w:eastAsiaTheme="minorHAnsi" w:hAnsiTheme="minorHAnsi" w:cs="Times New Roman"/>
                <w:color w:val="000000" w:themeColor="text1"/>
              </w:rPr>
            </w:pPr>
          </w:p>
        </w:tc>
        <w:tc>
          <w:tcPr>
            <w:tcW w:w="2551" w:type="dxa"/>
            <w:tcBorders>
              <w:top w:val="single" w:sz="6" w:space="0" w:color="auto"/>
              <w:left w:val="single" w:sz="6" w:space="0" w:color="auto"/>
              <w:bottom w:val="single" w:sz="6" w:space="0" w:color="auto"/>
              <w:right w:val="single" w:sz="6" w:space="0" w:color="auto"/>
            </w:tcBorders>
            <w:vAlign w:val="center"/>
          </w:tcPr>
          <w:p w14:paraId="31E99E78" w14:textId="77777777" w:rsidR="009D2A40" w:rsidRPr="002B7B95" w:rsidRDefault="009D2A40" w:rsidP="002E582F">
            <w:pPr>
              <w:pStyle w:val="a9"/>
              <w:spacing w:line="240" w:lineRule="auto"/>
              <w:ind w:leftChars="50" w:left="100" w:rightChars="50" w:right="100"/>
              <w:jc w:val="center"/>
              <w:rPr>
                <w:rFonts w:asciiTheme="minorHAnsi" w:eastAsiaTheme="minorHAnsi" w:hAnsiTheme="minorHAnsi" w:cs="Times New Roman"/>
                <w:color w:val="000000" w:themeColor="text1"/>
              </w:rPr>
            </w:pPr>
          </w:p>
        </w:tc>
        <w:tc>
          <w:tcPr>
            <w:tcW w:w="1580" w:type="dxa"/>
            <w:tcBorders>
              <w:top w:val="single" w:sz="6" w:space="0" w:color="auto"/>
              <w:left w:val="single" w:sz="6" w:space="0" w:color="auto"/>
              <w:bottom w:val="single" w:sz="6" w:space="0" w:color="auto"/>
              <w:right w:val="single" w:sz="12" w:space="0" w:color="auto"/>
            </w:tcBorders>
            <w:vAlign w:val="center"/>
          </w:tcPr>
          <w:p w14:paraId="6A71240E" w14:textId="77777777" w:rsidR="009D2A40" w:rsidRPr="002B7B95" w:rsidRDefault="009D2A40" w:rsidP="002E582F">
            <w:pPr>
              <w:pStyle w:val="a9"/>
              <w:spacing w:line="240" w:lineRule="auto"/>
              <w:jc w:val="center"/>
              <w:rPr>
                <w:rFonts w:asciiTheme="minorHAnsi" w:eastAsiaTheme="minorHAnsi" w:hAnsiTheme="minorHAnsi" w:cs="Times New Roman"/>
                <w:color w:val="000000" w:themeColor="text1"/>
              </w:rPr>
            </w:pPr>
          </w:p>
        </w:tc>
      </w:tr>
      <w:tr w:rsidR="009D2A40" w:rsidRPr="00B312B3" w14:paraId="648CD5E5" w14:textId="77777777" w:rsidTr="0067373B">
        <w:trPr>
          <w:trHeight w:val="611"/>
        </w:trPr>
        <w:tc>
          <w:tcPr>
            <w:tcW w:w="684" w:type="dxa"/>
            <w:tcBorders>
              <w:top w:val="single" w:sz="6" w:space="0" w:color="auto"/>
              <w:left w:val="single" w:sz="12" w:space="0" w:color="auto"/>
              <w:bottom w:val="single" w:sz="6" w:space="0" w:color="auto"/>
              <w:right w:val="single" w:sz="6" w:space="0" w:color="auto"/>
            </w:tcBorders>
            <w:vAlign w:val="center"/>
          </w:tcPr>
          <w:p w14:paraId="1E9D1C24" w14:textId="77777777" w:rsidR="009D2A40" w:rsidRPr="002B7B95" w:rsidRDefault="009D2A40" w:rsidP="002E582F">
            <w:pPr>
              <w:pStyle w:val="a9"/>
              <w:spacing w:line="240" w:lineRule="auto"/>
              <w:ind w:leftChars="50" w:left="100" w:rightChars="50" w:right="100"/>
              <w:jc w:val="center"/>
              <w:rPr>
                <w:rFonts w:asciiTheme="minorHAnsi" w:eastAsiaTheme="minorHAnsi" w:hAnsiTheme="minorHAnsi" w:cs="Times New Roman"/>
                <w:color w:val="000000" w:themeColor="text1"/>
              </w:rPr>
            </w:pPr>
            <w:del w:id="351" w:author="김은수" w:date="2026-09-30T15:44:00Z" w16du:dateUtc="2026-09-30T06:44:00Z">
              <w:r w:rsidRPr="002B7B95">
                <w:rPr>
                  <w:rFonts w:asciiTheme="minorHAnsi" w:eastAsiaTheme="minorHAnsi" w:hAnsiTheme="minorHAnsi" w:cs="Times New Roman" w:hint="eastAsia"/>
                  <w:color w:val="000000" w:themeColor="text1"/>
                </w:rPr>
                <w:delText>2</w:delText>
              </w:r>
            </w:del>
          </w:p>
        </w:tc>
        <w:tc>
          <w:tcPr>
            <w:tcW w:w="4790" w:type="dxa"/>
            <w:tcBorders>
              <w:top w:val="single" w:sz="6" w:space="0" w:color="auto"/>
              <w:left w:val="single" w:sz="6" w:space="0" w:color="auto"/>
              <w:bottom w:val="single" w:sz="6" w:space="0" w:color="auto"/>
              <w:right w:val="single" w:sz="6" w:space="0" w:color="auto"/>
            </w:tcBorders>
            <w:vAlign w:val="center"/>
          </w:tcPr>
          <w:p w14:paraId="0C4D5D82" w14:textId="77777777" w:rsidR="009D2A40" w:rsidRPr="002B7B95" w:rsidRDefault="009D2A40" w:rsidP="002E582F">
            <w:pPr>
              <w:pStyle w:val="a9"/>
              <w:spacing w:line="240" w:lineRule="auto"/>
              <w:ind w:leftChars="50" w:left="100" w:rightChars="50" w:right="100"/>
              <w:jc w:val="left"/>
              <w:rPr>
                <w:rFonts w:asciiTheme="minorHAnsi" w:eastAsiaTheme="minorHAnsi" w:hAnsiTheme="minorHAnsi" w:cs="Times New Roman"/>
                <w:b/>
                <w:i/>
                <w:color w:val="000000" w:themeColor="text1"/>
              </w:rPr>
            </w:pPr>
          </w:p>
        </w:tc>
        <w:tc>
          <w:tcPr>
            <w:tcW w:w="2551" w:type="dxa"/>
            <w:tcBorders>
              <w:top w:val="single" w:sz="6" w:space="0" w:color="auto"/>
              <w:left w:val="single" w:sz="6" w:space="0" w:color="auto"/>
              <w:bottom w:val="single" w:sz="6" w:space="0" w:color="auto"/>
              <w:right w:val="single" w:sz="6" w:space="0" w:color="auto"/>
            </w:tcBorders>
            <w:vAlign w:val="center"/>
          </w:tcPr>
          <w:p w14:paraId="0F090232" w14:textId="77777777" w:rsidR="009D2A40" w:rsidRPr="002B7B95" w:rsidRDefault="009D2A40" w:rsidP="002E582F">
            <w:pPr>
              <w:pStyle w:val="a9"/>
              <w:spacing w:line="240" w:lineRule="auto"/>
              <w:ind w:leftChars="50" w:left="100" w:rightChars="50" w:right="100"/>
              <w:rPr>
                <w:rFonts w:asciiTheme="minorHAnsi" w:eastAsiaTheme="minorHAnsi" w:hAnsiTheme="minorHAnsi" w:cs="Times New Roman"/>
                <w:b/>
                <w:i/>
                <w:color w:val="000000" w:themeColor="text1"/>
              </w:rPr>
            </w:pPr>
          </w:p>
        </w:tc>
        <w:tc>
          <w:tcPr>
            <w:tcW w:w="1580" w:type="dxa"/>
            <w:tcBorders>
              <w:top w:val="single" w:sz="6" w:space="0" w:color="auto"/>
              <w:left w:val="single" w:sz="6" w:space="0" w:color="auto"/>
              <w:bottom w:val="single" w:sz="6" w:space="0" w:color="auto"/>
              <w:right w:val="single" w:sz="12" w:space="0" w:color="auto"/>
            </w:tcBorders>
            <w:vAlign w:val="center"/>
          </w:tcPr>
          <w:p w14:paraId="67A5F3F4" w14:textId="77777777" w:rsidR="009D2A40" w:rsidRPr="002B7B95" w:rsidRDefault="009D2A40" w:rsidP="002E582F">
            <w:pPr>
              <w:pStyle w:val="a9"/>
              <w:spacing w:line="240" w:lineRule="auto"/>
              <w:jc w:val="center"/>
              <w:rPr>
                <w:rFonts w:asciiTheme="minorHAnsi" w:eastAsiaTheme="minorHAnsi" w:hAnsiTheme="minorHAnsi" w:cs="Times New Roman"/>
                <w:color w:val="000000" w:themeColor="text1"/>
              </w:rPr>
            </w:pPr>
          </w:p>
        </w:tc>
      </w:tr>
      <w:tr w:rsidR="009D2A40" w:rsidRPr="00B312B3" w14:paraId="14AF9C69" w14:textId="77777777" w:rsidTr="0067373B">
        <w:trPr>
          <w:trHeight w:val="611"/>
        </w:trPr>
        <w:tc>
          <w:tcPr>
            <w:tcW w:w="684" w:type="dxa"/>
            <w:tcBorders>
              <w:top w:val="single" w:sz="6" w:space="0" w:color="auto"/>
              <w:left w:val="single" w:sz="12" w:space="0" w:color="auto"/>
              <w:bottom w:val="single" w:sz="6" w:space="0" w:color="auto"/>
              <w:right w:val="single" w:sz="6" w:space="0" w:color="auto"/>
            </w:tcBorders>
            <w:vAlign w:val="center"/>
          </w:tcPr>
          <w:p w14:paraId="09F68E82" w14:textId="77777777" w:rsidR="009D2A40" w:rsidRPr="002B7B95" w:rsidRDefault="009D2A40" w:rsidP="002E582F">
            <w:pPr>
              <w:pStyle w:val="a9"/>
              <w:spacing w:line="240" w:lineRule="auto"/>
              <w:jc w:val="center"/>
              <w:rPr>
                <w:rFonts w:asciiTheme="minorHAnsi" w:eastAsiaTheme="minorHAnsi" w:hAnsiTheme="minorHAnsi" w:cs="Times New Roman"/>
                <w:color w:val="000000" w:themeColor="text1"/>
              </w:rPr>
            </w:pPr>
            <w:del w:id="352" w:author="김은수" w:date="2026-09-30T15:44:00Z" w16du:dateUtc="2026-09-30T06:44:00Z">
              <w:r w:rsidRPr="002B7B95">
                <w:rPr>
                  <w:rFonts w:asciiTheme="minorHAnsi" w:eastAsiaTheme="minorHAnsi" w:hAnsiTheme="minorHAnsi" w:cs="Times New Roman" w:hint="eastAsia"/>
                  <w:color w:val="000000" w:themeColor="text1"/>
                </w:rPr>
                <w:delText>3</w:delText>
              </w:r>
            </w:del>
          </w:p>
        </w:tc>
        <w:tc>
          <w:tcPr>
            <w:tcW w:w="4790" w:type="dxa"/>
            <w:tcBorders>
              <w:top w:val="single" w:sz="6" w:space="0" w:color="auto"/>
              <w:left w:val="single" w:sz="6" w:space="0" w:color="auto"/>
              <w:bottom w:val="single" w:sz="6" w:space="0" w:color="auto"/>
              <w:right w:val="single" w:sz="6" w:space="0" w:color="auto"/>
            </w:tcBorders>
            <w:vAlign w:val="center"/>
          </w:tcPr>
          <w:p w14:paraId="52C5BC4F" w14:textId="77777777" w:rsidR="009D2A40" w:rsidRPr="002B7B95" w:rsidRDefault="009D2A40" w:rsidP="002E582F">
            <w:pPr>
              <w:pStyle w:val="a9"/>
              <w:spacing w:line="240" w:lineRule="auto"/>
              <w:ind w:rightChars="50" w:right="100"/>
              <w:rPr>
                <w:rFonts w:asciiTheme="minorHAnsi" w:eastAsiaTheme="minorHAnsi" w:hAnsiTheme="minorHAnsi" w:cs="Times New Roman"/>
                <w:color w:val="000000" w:themeColor="text1"/>
              </w:rPr>
            </w:pPr>
          </w:p>
        </w:tc>
        <w:tc>
          <w:tcPr>
            <w:tcW w:w="2551" w:type="dxa"/>
            <w:tcBorders>
              <w:top w:val="single" w:sz="6" w:space="0" w:color="auto"/>
              <w:left w:val="single" w:sz="6" w:space="0" w:color="auto"/>
              <w:bottom w:val="single" w:sz="6" w:space="0" w:color="auto"/>
              <w:right w:val="single" w:sz="6" w:space="0" w:color="auto"/>
            </w:tcBorders>
            <w:vAlign w:val="center"/>
          </w:tcPr>
          <w:p w14:paraId="06D60D8D" w14:textId="77777777" w:rsidR="009D2A40" w:rsidRPr="002B7B95" w:rsidRDefault="009D2A40" w:rsidP="002E582F">
            <w:pPr>
              <w:pStyle w:val="a9"/>
              <w:spacing w:line="240" w:lineRule="auto"/>
              <w:jc w:val="center"/>
              <w:rPr>
                <w:rFonts w:asciiTheme="minorHAnsi" w:eastAsiaTheme="minorHAnsi" w:hAnsiTheme="minorHAnsi" w:cs="Times New Roman"/>
                <w:color w:val="000000" w:themeColor="text1"/>
              </w:rPr>
            </w:pPr>
          </w:p>
        </w:tc>
        <w:tc>
          <w:tcPr>
            <w:tcW w:w="1580" w:type="dxa"/>
            <w:tcBorders>
              <w:top w:val="single" w:sz="6" w:space="0" w:color="auto"/>
              <w:left w:val="single" w:sz="6" w:space="0" w:color="auto"/>
              <w:bottom w:val="single" w:sz="6" w:space="0" w:color="auto"/>
              <w:right w:val="single" w:sz="12" w:space="0" w:color="auto"/>
            </w:tcBorders>
            <w:vAlign w:val="center"/>
          </w:tcPr>
          <w:p w14:paraId="5CD28E72" w14:textId="77777777" w:rsidR="009D2A40" w:rsidRPr="002B7B95" w:rsidRDefault="009D2A40" w:rsidP="002E582F">
            <w:pPr>
              <w:pStyle w:val="a9"/>
              <w:spacing w:line="240" w:lineRule="auto"/>
              <w:jc w:val="center"/>
              <w:rPr>
                <w:rFonts w:asciiTheme="minorHAnsi" w:eastAsiaTheme="minorHAnsi" w:hAnsiTheme="minorHAnsi" w:cs="Times New Roman"/>
                <w:color w:val="000000" w:themeColor="text1"/>
              </w:rPr>
            </w:pPr>
          </w:p>
        </w:tc>
      </w:tr>
      <w:tr w:rsidR="009D2A40" w:rsidRPr="00B312B3" w14:paraId="6055B024" w14:textId="77777777" w:rsidTr="0067373B">
        <w:trPr>
          <w:trHeight w:val="611"/>
        </w:trPr>
        <w:tc>
          <w:tcPr>
            <w:tcW w:w="684" w:type="dxa"/>
            <w:tcBorders>
              <w:top w:val="single" w:sz="6" w:space="0" w:color="auto"/>
              <w:left w:val="single" w:sz="12" w:space="0" w:color="auto"/>
              <w:bottom w:val="single" w:sz="6" w:space="0" w:color="auto"/>
              <w:right w:val="single" w:sz="6" w:space="0" w:color="auto"/>
            </w:tcBorders>
            <w:vAlign w:val="center"/>
          </w:tcPr>
          <w:p w14:paraId="30101853" w14:textId="77777777" w:rsidR="009D2A40" w:rsidRPr="002B7B95" w:rsidRDefault="009D2A40" w:rsidP="002E582F">
            <w:pPr>
              <w:pStyle w:val="a9"/>
              <w:spacing w:line="240" w:lineRule="auto"/>
              <w:jc w:val="center"/>
              <w:rPr>
                <w:rFonts w:asciiTheme="minorHAnsi" w:eastAsiaTheme="minorHAnsi" w:hAnsiTheme="minorHAnsi" w:cs="Times New Roman"/>
                <w:color w:val="000000" w:themeColor="text1"/>
              </w:rPr>
            </w:pPr>
            <w:del w:id="353" w:author="김은수" w:date="2026-09-30T15:44:00Z" w16du:dateUtc="2026-09-30T06:44:00Z">
              <w:r w:rsidRPr="002B7B95">
                <w:rPr>
                  <w:rFonts w:asciiTheme="minorHAnsi" w:eastAsiaTheme="minorHAnsi" w:hAnsiTheme="minorHAnsi" w:cs="Times New Roman" w:hint="eastAsia"/>
                  <w:color w:val="000000" w:themeColor="text1"/>
                </w:rPr>
                <w:delText>4</w:delText>
              </w:r>
            </w:del>
          </w:p>
        </w:tc>
        <w:tc>
          <w:tcPr>
            <w:tcW w:w="4790" w:type="dxa"/>
            <w:tcBorders>
              <w:top w:val="single" w:sz="6" w:space="0" w:color="auto"/>
              <w:left w:val="single" w:sz="6" w:space="0" w:color="auto"/>
              <w:bottom w:val="single" w:sz="6" w:space="0" w:color="auto"/>
              <w:right w:val="single" w:sz="6" w:space="0" w:color="auto"/>
            </w:tcBorders>
            <w:vAlign w:val="center"/>
          </w:tcPr>
          <w:p w14:paraId="7481FA1F" w14:textId="77777777" w:rsidR="009D2A40" w:rsidRPr="002B7B95" w:rsidRDefault="009D2A40" w:rsidP="002E582F">
            <w:pPr>
              <w:pStyle w:val="a9"/>
              <w:spacing w:line="240" w:lineRule="auto"/>
              <w:ind w:leftChars="50" w:left="100" w:rightChars="50" w:right="100"/>
              <w:rPr>
                <w:rFonts w:asciiTheme="minorHAnsi" w:eastAsiaTheme="minorHAnsi" w:hAnsiTheme="minorHAnsi" w:cs="Times New Roman"/>
                <w:color w:val="000000" w:themeColor="text1"/>
              </w:rPr>
            </w:pPr>
          </w:p>
        </w:tc>
        <w:tc>
          <w:tcPr>
            <w:tcW w:w="2551" w:type="dxa"/>
            <w:tcBorders>
              <w:top w:val="single" w:sz="6" w:space="0" w:color="auto"/>
              <w:left w:val="single" w:sz="6" w:space="0" w:color="auto"/>
              <w:bottom w:val="single" w:sz="6" w:space="0" w:color="auto"/>
              <w:right w:val="single" w:sz="6" w:space="0" w:color="auto"/>
            </w:tcBorders>
            <w:vAlign w:val="center"/>
          </w:tcPr>
          <w:p w14:paraId="39656C86" w14:textId="77777777" w:rsidR="009D2A40" w:rsidRPr="002B7B95" w:rsidRDefault="009D2A40" w:rsidP="002E582F">
            <w:pPr>
              <w:pStyle w:val="a9"/>
              <w:spacing w:line="240" w:lineRule="auto"/>
              <w:jc w:val="center"/>
              <w:rPr>
                <w:rFonts w:asciiTheme="minorHAnsi" w:eastAsiaTheme="minorHAnsi" w:hAnsiTheme="minorHAnsi" w:cs="Times New Roman"/>
                <w:color w:val="000000" w:themeColor="text1"/>
              </w:rPr>
            </w:pPr>
          </w:p>
        </w:tc>
        <w:tc>
          <w:tcPr>
            <w:tcW w:w="1580" w:type="dxa"/>
            <w:tcBorders>
              <w:top w:val="single" w:sz="6" w:space="0" w:color="auto"/>
              <w:left w:val="single" w:sz="6" w:space="0" w:color="auto"/>
              <w:bottom w:val="single" w:sz="6" w:space="0" w:color="auto"/>
              <w:right w:val="single" w:sz="12" w:space="0" w:color="auto"/>
            </w:tcBorders>
            <w:vAlign w:val="center"/>
          </w:tcPr>
          <w:p w14:paraId="030134DD" w14:textId="77777777" w:rsidR="009D2A40" w:rsidRPr="002B7B95" w:rsidRDefault="009D2A40" w:rsidP="002E582F">
            <w:pPr>
              <w:pStyle w:val="a9"/>
              <w:spacing w:line="240" w:lineRule="auto"/>
              <w:jc w:val="center"/>
              <w:rPr>
                <w:rFonts w:asciiTheme="minorHAnsi" w:eastAsiaTheme="minorHAnsi" w:hAnsiTheme="minorHAnsi" w:cs="Times New Roman"/>
                <w:color w:val="000000" w:themeColor="text1"/>
              </w:rPr>
            </w:pPr>
          </w:p>
        </w:tc>
      </w:tr>
      <w:tr w:rsidR="009D2A40" w:rsidRPr="00B312B3" w14:paraId="4A4902CC" w14:textId="77777777" w:rsidTr="0067373B">
        <w:trPr>
          <w:trHeight w:val="611"/>
        </w:trPr>
        <w:tc>
          <w:tcPr>
            <w:tcW w:w="684" w:type="dxa"/>
            <w:tcBorders>
              <w:top w:val="single" w:sz="6" w:space="0" w:color="auto"/>
              <w:left w:val="single" w:sz="12" w:space="0" w:color="auto"/>
              <w:bottom w:val="single" w:sz="6" w:space="0" w:color="auto"/>
              <w:right w:val="single" w:sz="6" w:space="0" w:color="auto"/>
            </w:tcBorders>
            <w:vAlign w:val="center"/>
          </w:tcPr>
          <w:p w14:paraId="52533536" w14:textId="77777777" w:rsidR="009D2A40" w:rsidRPr="002B7B95" w:rsidRDefault="009D2A40" w:rsidP="002E582F">
            <w:pPr>
              <w:pStyle w:val="a9"/>
              <w:spacing w:line="240" w:lineRule="auto"/>
              <w:jc w:val="center"/>
              <w:rPr>
                <w:rFonts w:asciiTheme="minorHAnsi" w:eastAsiaTheme="minorHAnsi" w:hAnsiTheme="minorHAnsi" w:cs="Times New Roman"/>
                <w:color w:val="000000" w:themeColor="text1"/>
              </w:rPr>
            </w:pPr>
            <w:del w:id="354" w:author="김은수" w:date="2026-09-30T15:44:00Z" w16du:dateUtc="2026-09-30T06:44:00Z">
              <w:r w:rsidRPr="002B7B95">
                <w:rPr>
                  <w:rFonts w:asciiTheme="minorHAnsi" w:eastAsiaTheme="minorHAnsi" w:hAnsiTheme="minorHAnsi" w:cs="Times New Roman" w:hint="eastAsia"/>
                  <w:color w:val="000000" w:themeColor="text1"/>
                </w:rPr>
                <w:delText>5</w:delText>
              </w:r>
            </w:del>
          </w:p>
        </w:tc>
        <w:tc>
          <w:tcPr>
            <w:tcW w:w="4790" w:type="dxa"/>
            <w:tcBorders>
              <w:top w:val="single" w:sz="6" w:space="0" w:color="auto"/>
              <w:left w:val="single" w:sz="6" w:space="0" w:color="auto"/>
              <w:bottom w:val="single" w:sz="6" w:space="0" w:color="auto"/>
              <w:right w:val="single" w:sz="6" w:space="0" w:color="auto"/>
            </w:tcBorders>
            <w:vAlign w:val="center"/>
          </w:tcPr>
          <w:p w14:paraId="5D2D4B2E" w14:textId="77777777" w:rsidR="009D2A40" w:rsidRPr="002B7B95" w:rsidRDefault="009D2A40" w:rsidP="002E582F">
            <w:pPr>
              <w:pStyle w:val="a9"/>
              <w:spacing w:line="240" w:lineRule="auto"/>
              <w:ind w:leftChars="50" w:left="100" w:rightChars="50" w:right="100"/>
              <w:rPr>
                <w:rFonts w:asciiTheme="minorHAnsi" w:eastAsiaTheme="minorHAnsi" w:hAnsiTheme="minorHAnsi" w:cs="Times New Roman"/>
                <w:color w:val="000000" w:themeColor="text1"/>
              </w:rPr>
            </w:pPr>
          </w:p>
        </w:tc>
        <w:tc>
          <w:tcPr>
            <w:tcW w:w="2551" w:type="dxa"/>
            <w:tcBorders>
              <w:top w:val="single" w:sz="6" w:space="0" w:color="auto"/>
              <w:left w:val="single" w:sz="6" w:space="0" w:color="auto"/>
              <w:bottom w:val="single" w:sz="6" w:space="0" w:color="auto"/>
              <w:right w:val="single" w:sz="6" w:space="0" w:color="auto"/>
            </w:tcBorders>
            <w:vAlign w:val="center"/>
          </w:tcPr>
          <w:p w14:paraId="2DAA1980" w14:textId="77777777" w:rsidR="009D2A40" w:rsidRPr="002B7B95" w:rsidRDefault="009D2A40" w:rsidP="002E582F">
            <w:pPr>
              <w:pStyle w:val="a9"/>
              <w:spacing w:line="240" w:lineRule="auto"/>
              <w:jc w:val="center"/>
              <w:rPr>
                <w:rFonts w:asciiTheme="minorHAnsi" w:eastAsiaTheme="minorHAnsi" w:hAnsiTheme="minorHAnsi" w:cs="Times New Roman"/>
                <w:color w:val="000000" w:themeColor="text1"/>
              </w:rPr>
            </w:pPr>
          </w:p>
        </w:tc>
        <w:tc>
          <w:tcPr>
            <w:tcW w:w="1580" w:type="dxa"/>
            <w:tcBorders>
              <w:top w:val="single" w:sz="6" w:space="0" w:color="auto"/>
              <w:left w:val="single" w:sz="6" w:space="0" w:color="auto"/>
              <w:bottom w:val="single" w:sz="6" w:space="0" w:color="auto"/>
              <w:right w:val="single" w:sz="12" w:space="0" w:color="auto"/>
            </w:tcBorders>
            <w:vAlign w:val="center"/>
          </w:tcPr>
          <w:p w14:paraId="71A10BA7" w14:textId="77777777" w:rsidR="009D2A40" w:rsidRPr="002B7B95" w:rsidRDefault="009D2A40" w:rsidP="002E582F">
            <w:pPr>
              <w:pStyle w:val="a9"/>
              <w:spacing w:line="240" w:lineRule="auto"/>
              <w:jc w:val="center"/>
              <w:rPr>
                <w:rFonts w:asciiTheme="minorHAnsi" w:eastAsiaTheme="minorHAnsi" w:hAnsiTheme="minorHAnsi" w:cs="Times New Roman"/>
                <w:color w:val="000000" w:themeColor="text1"/>
              </w:rPr>
            </w:pPr>
          </w:p>
        </w:tc>
      </w:tr>
      <w:tr w:rsidR="009D2A40" w:rsidRPr="00B312B3" w14:paraId="3145F3F6" w14:textId="77777777" w:rsidTr="0067373B">
        <w:trPr>
          <w:trHeight w:val="611"/>
        </w:trPr>
        <w:tc>
          <w:tcPr>
            <w:tcW w:w="684" w:type="dxa"/>
            <w:tcBorders>
              <w:top w:val="single" w:sz="6" w:space="0" w:color="auto"/>
              <w:left w:val="single" w:sz="12" w:space="0" w:color="auto"/>
              <w:bottom w:val="single" w:sz="6" w:space="0" w:color="auto"/>
              <w:right w:val="single" w:sz="6" w:space="0" w:color="auto"/>
            </w:tcBorders>
            <w:vAlign w:val="center"/>
          </w:tcPr>
          <w:p w14:paraId="6DFD3322" w14:textId="77777777" w:rsidR="009D2A40" w:rsidRPr="002B7B95" w:rsidRDefault="009D2A40" w:rsidP="002E582F">
            <w:pPr>
              <w:pStyle w:val="a9"/>
              <w:spacing w:line="240" w:lineRule="auto"/>
              <w:jc w:val="center"/>
              <w:rPr>
                <w:rFonts w:asciiTheme="minorHAnsi" w:eastAsiaTheme="minorHAnsi" w:hAnsiTheme="minorHAnsi" w:cs="Times New Roman"/>
                <w:color w:val="000000" w:themeColor="text1"/>
              </w:rPr>
            </w:pPr>
            <w:del w:id="355" w:author="김은수" w:date="2026-09-30T15:44:00Z" w16du:dateUtc="2026-09-30T06:44:00Z">
              <w:r w:rsidRPr="002B7B95">
                <w:rPr>
                  <w:rFonts w:asciiTheme="minorHAnsi" w:eastAsiaTheme="minorHAnsi" w:hAnsiTheme="minorHAnsi" w:cs="Times New Roman" w:hint="eastAsia"/>
                  <w:color w:val="000000" w:themeColor="text1"/>
                </w:rPr>
                <w:delText>6</w:delText>
              </w:r>
            </w:del>
          </w:p>
        </w:tc>
        <w:tc>
          <w:tcPr>
            <w:tcW w:w="4790" w:type="dxa"/>
            <w:tcBorders>
              <w:top w:val="single" w:sz="6" w:space="0" w:color="auto"/>
              <w:left w:val="single" w:sz="6" w:space="0" w:color="auto"/>
              <w:bottom w:val="single" w:sz="6" w:space="0" w:color="auto"/>
              <w:right w:val="single" w:sz="6" w:space="0" w:color="auto"/>
            </w:tcBorders>
            <w:vAlign w:val="center"/>
          </w:tcPr>
          <w:p w14:paraId="259F9631" w14:textId="77777777" w:rsidR="009D2A40" w:rsidRPr="002B7B95" w:rsidRDefault="009D2A40" w:rsidP="002E582F">
            <w:pPr>
              <w:pStyle w:val="a9"/>
              <w:spacing w:line="240" w:lineRule="auto"/>
              <w:ind w:leftChars="50" w:left="100" w:rightChars="50" w:right="100"/>
              <w:rPr>
                <w:rFonts w:asciiTheme="minorHAnsi" w:eastAsiaTheme="minorHAnsi" w:hAnsiTheme="minorHAnsi" w:cs="Times New Roman"/>
                <w:color w:val="000000" w:themeColor="text1"/>
              </w:rPr>
            </w:pPr>
          </w:p>
        </w:tc>
        <w:tc>
          <w:tcPr>
            <w:tcW w:w="2551" w:type="dxa"/>
            <w:tcBorders>
              <w:top w:val="single" w:sz="6" w:space="0" w:color="auto"/>
              <w:left w:val="single" w:sz="6" w:space="0" w:color="auto"/>
              <w:bottom w:val="single" w:sz="6" w:space="0" w:color="auto"/>
              <w:right w:val="single" w:sz="6" w:space="0" w:color="auto"/>
            </w:tcBorders>
            <w:vAlign w:val="center"/>
          </w:tcPr>
          <w:p w14:paraId="76518C92" w14:textId="77777777" w:rsidR="009D2A40" w:rsidRPr="002B7B95" w:rsidRDefault="009D2A40" w:rsidP="002E582F">
            <w:pPr>
              <w:pStyle w:val="a9"/>
              <w:spacing w:line="240" w:lineRule="auto"/>
              <w:jc w:val="center"/>
              <w:rPr>
                <w:rFonts w:asciiTheme="minorHAnsi" w:eastAsiaTheme="minorHAnsi" w:hAnsiTheme="minorHAnsi" w:cs="Times New Roman"/>
                <w:color w:val="000000" w:themeColor="text1"/>
              </w:rPr>
            </w:pPr>
          </w:p>
        </w:tc>
        <w:tc>
          <w:tcPr>
            <w:tcW w:w="1580" w:type="dxa"/>
            <w:tcBorders>
              <w:top w:val="single" w:sz="6" w:space="0" w:color="auto"/>
              <w:left w:val="single" w:sz="6" w:space="0" w:color="auto"/>
              <w:bottom w:val="single" w:sz="6" w:space="0" w:color="auto"/>
              <w:right w:val="single" w:sz="12" w:space="0" w:color="auto"/>
            </w:tcBorders>
            <w:vAlign w:val="center"/>
          </w:tcPr>
          <w:p w14:paraId="318AB4C7" w14:textId="77777777" w:rsidR="009D2A40" w:rsidRPr="002B7B95" w:rsidRDefault="009D2A40" w:rsidP="002E582F">
            <w:pPr>
              <w:pStyle w:val="a9"/>
              <w:spacing w:line="240" w:lineRule="auto"/>
              <w:jc w:val="center"/>
              <w:rPr>
                <w:rFonts w:asciiTheme="minorHAnsi" w:eastAsiaTheme="minorHAnsi" w:hAnsiTheme="minorHAnsi" w:cs="Times New Roman"/>
                <w:color w:val="000000" w:themeColor="text1"/>
              </w:rPr>
            </w:pPr>
          </w:p>
        </w:tc>
      </w:tr>
      <w:tr w:rsidR="009D2A40" w:rsidRPr="00B312B3" w14:paraId="31FB97A9" w14:textId="77777777" w:rsidTr="0067373B">
        <w:trPr>
          <w:trHeight w:val="611"/>
        </w:trPr>
        <w:tc>
          <w:tcPr>
            <w:tcW w:w="684" w:type="dxa"/>
            <w:tcBorders>
              <w:top w:val="single" w:sz="6" w:space="0" w:color="auto"/>
              <w:left w:val="single" w:sz="12" w:space="0" w:color="auto"/>
              <w:bottom w:val="single" w:sz="6" w:space="0" w:color="auto"/>
              <w:right w:val="single" w:sz="6" w:space="0" w:color="auto"/>
            </w:tcBorders>
            <w:vAlign w:val="center"/>
          </w:tcPr>
          <w:p w14:paraId="63ACEAA6" w14:textId="77777777" w:rsidR="009D2A40" w:rsidRPr="002B7B95" w:rsidRDefault="009D2A40" w:rsidP="002E582F">
            <w:pPr>
              <w:pStyle w:val="a9"/>
              <w:spacing w:line="240" w:lineRule="auto"/>
              <w:jc w:val="center"/>
              <w:rPr>
                <w:rFonts w:asciiTheme="minorHAnsi" w:eastAsiaTheme="minorHAnsi" w:hAnsiTheme="minorHAnsi" w:cs="Times New Roman"/>
                <w:color w:val="000000" w:themeColor="text1"/>
              </w:rPr>
            </w:pPr>
            <w:del w:id="356" w:author="김은수" w:date="2026-09-30T15:44:00Z" w16du:dateUtc="2026-09-30T06:44:00Z">
              <w:r w:rsidRPr="002B7B95">
                <w:rPr>
                  <w:rFonts w:asciiTheme="minorHAnsi" w:eastAsiaTheme="minorHAnsi" w:hAnsiTheme="minorHAnsi" w:cs="Times New Roman" w:hint="eastAsia"/>
                  <w:color w:val="000000" w:themeColor="text1"/>
                </w:rPr>
                <w:delText>7</w:delText>
              </w:r>
            </w:del>
          </w:p>
        </w:tc>
        <w:tc>
          <w:tcPr>
            <w:tcW w:w="4790" w:type="dxa"/>
            <w:tcBorders>
              <w:top w:val="single" w:sz="6" w:space="0" w:color="auto"/>
              <w:left w:val="single" w:sz="6" w:space="0" w:color="auto"/>
              <w:bottom w:val="single" w:sz="6" w:space="0" w:color="auto"/>
              <w:right w:val="single" w:sz="6" w:space="0" w:color="auto"/>
            </w:tcBorders>
            <w:vAlign w:val="center"/>
          </w:tcPr>
          <w:p w14:paraId="7BB2CAAD" w14:textId="77777777" w:rsidR="009D2A40" w:rsidRPr="002B7B95" w:rsidRDefault="009D2A40" w:rsidP="002E582F">
            <w:pPr>
              <w:pStyle w:val="a9"/>
              <w:spacing w:line="240" w:lineRule="auto"/>
              <w:ind w:leftChars="50" w:left="100" w:rightChars="50" w:right="100"/>
              <w:rPr>
                <w:rFonts w:asciiTheme="minorHAnsi" w:eastAsiaTheme="minorHAnsi" w:hAnsiTheme="minorHAnsi" w:cs="Times New Roman"/>
                <w:b/>
                <w:color w:val="000000" w:themeColor="text1"/>
              </w:rPr>
            </w:pPr>
          </w:p>
        </w:tc>
        <w:tc>
          <w:tcPr>
            <w:tcW w:w="2551" w:type="dxa"/>
            <w:tcBorders>
              <w:top w:val="single" w:sz="6" w:space="0" w:color="auto"/>
              <w:left w:val="single" w:sz="6" w:space="0" w:color="auto"/>
              <w:bottom w:val="single" w:sz="6" w:space="0" w:color="auto"/>
              <w:right w:val="single" w:sz="6" w:space="0" w:color="auto"/>
            </w:tcBorders>
            <w:vAlign w:val="center"/>
          </w:tcPr>
          <w:p w14:paraId="15165007" w14:textId="77777777" w:rsidR="009D2A40" w:rsidRPr="002B7B95" w:rsidRDefault="009D2A40" w:rsidP="002E582F">
            <w:pPr>
              <w:pStyle w:val="a9"/>
              <w:spacing w:line="240" w:lineRule="auto"/>
              <w:jc w:val="center"/>
              <w:rPr>
                <w:rFonts w:asciiTheme="minorHAnsi" w:eastAsiaTheme="minorHAnsi" w:hAnsiTheme="minorHAnsi" w:cs="Times New Roman"/>
                <w:b/>
                <w:color w:val="000000" w:themeColor="text1"/>
              </w:rPr>
            </w:pPr>
          </w:p>
        </w:tc>
        <w:tc>
          <w:tcPr>
            <w:tcW w:w="1580" w:type="dxa"/>
            <w:tcBorders>
              <w:top w:val="single" w:sz="6" w:space="0" w:color="auto"/>
              <w:left w:val="single" w:sz="6" w:space="0" w:color="auto"/>
              <w:bottom w:val="single" w:sz="6" w:space="0" w:color="auto"/>
              <w:right w:val="single" w:sz="12" w:space="0" w:color="auto"/>
            </w:tcBorders>
            <w:vAlign w:val="center"/>
          </w:tcPr>
          <w:p w14:paraId="1408D5B7" w14:textId="77777777" w:rsidR="009D2A40" w:rsidRPr="002B7B95" w:rsidRDefault="009D2A40" w:rsidP="002E582F">
            <w:pPr>
              <w:pStyle w:val="a9"/>
              <w:spacing w:line="240" w:lineRule="auto"/>
              <w:jc w:val="center"/>
              <w:rPr>
                <w:rFonts w:asciiTheme="minorHAnsi" w:eastAsiaTheme="minorHAnsi" w:hAnsiTheme="minorHAnsi" w:cs="Times New Roman"/>
                <w:color w:val="000000" w:themeColor="text1"/>
              </w:rPr>
            </w:pPr>
          </w:p>
        </w:tc>
      </w:tr>
      <w:tr w:rsidR="009D2A40" w:rsidRPr="00B312B3" w14:paraId="6275749F" w14:textId="77777777" w:rsidTr="0067373B">
        <w:trPr>
          <w:trHeight w:val="611"/>
        </w:trPr>
        <w:tc>
          <w:tcPr>
            <w:tcW w:w="684" w:type="dxa"/>
            <w:tcBorders>
              <w:top w:val="single" w:sz="6" w:space="0" w:color="auto"/>
              <w:left w:val="single" w:sz="12" w:space="0" w:color="auto"/>
              <w:bottom w:val="single" w:sz="6" w:space="0" w:color="auto"/>
              <w:right w:val="single" w:sz="6" w:space="0" w:color="auto"/>
            </w:tcBorders>
            <w:vAlign w:val="center"/>
          </w:tcPr>
          <w:p w14:paraId="1BF6017E" w14:textId="77777777" w:rsidR="009D2A40" w:rsidRPr="002B7B95" w:rsidRDefault="009D2A40" w:rsidP="002E582F">
            <w:pPr>
              <w:pStyle w:val="a9"/>
              <w:spacing w:line="240" w:lineRule="auto"/>
              <w:jc w:val="center"/>
              <w:rPr>
                <w:rFonts w:asciiTheme="minorHAnsi" w:eastAsiaTheme="minorHAnsi" w:hAnsiTheme="minorHAnsi" w:cs="Times New Roman"/>
                <w:color w:val="000000" w:themeColor="text1"/>
              </w:rPr>
            </w:pPr>
            <w:del w:id="357" w:author="김은수" w:date="2026-09-30T15:44:00Z" w16du:dateUtc="2026-09-30T06:44:00Z">
              <w:r w:rsidRPr="002B7B95">
                <w:rPr>
                  <w:rFonts w:asciiTheme="minorHAnsi" w:eastAsiaTheme="minorHAnsi" w:hAnsiTheme="minorHAnsi" w:cs="Times New Roman" w:hint="eastAsia"/>
                  <w:color w:val="000000" w:themeColor="text1"/>
                </w:rPr>
                <w:delText>8</w:delText>
              </w:r>
            </w:del>
          </w:p>
        </w:tc>
        <w:tc>
          <w:tcPr>
            <w:tcW w:w="4790" w:type="dxa"/>
            <w:tcBorders>
              <w:top w:val="single" w:sz="6" w:space="0" w:color="auto"/>
              <w:left w:val="single" w:sz="6" w:space="0" w:color="auto"/>
              <w:bottom w:val="single" w:sz="6" w:space="0" w:color="auto"/>
              <w:right w:val="single" w:sz="6" w:space="0" w:color="auto"/>
            </w:tcBorders>
            <w:vAlign w:val="center"/>
          </w:tcPr>
          <w:p w14:paraId="47A4031C" w14:textId="77777777" w:rsidR="009D2A40" w:rsidRPr="002B7B95" w:rsidRDefault="009D2A40" w:rsidP="002E582F">
            <w:pPr>
              <w:pStyle w:val="a9"/>
              <w:spacing w:line="240" w:lineRule="auto"/>
              <w:ind w:leftChars="50" w:left="100" w:rightChars="50" w:right="100"/>
              <w:rPr>
                <w:rFonts w:asciiTheme="minorHAnsi" w:eastAsiaTheme="minorHAnsi" w:hAnsiTheme="minorHAnsi" w:cs="Times New Roman"/>
                <w:color w:val="000000" w:themeColor="text1"/>
              </w:rPr>
            </w:pPr>
          </w:p>
        </w:tc>
        <w:tc>
          <w:tcPr>
            <w:tcW w:w="2551" w:type="dxa"/>
            <w:tcBorders>
              <w:top w:val="single" w:sz="6" w:space="0" w:color="auto"/>
              <w:left w:val="single" w:sz="6" w:space="0" w:color="auto"/>
              <w:bottom w:val="single" w:sz="6" w:space="0" w:color="auto"/>
              <w:right w:val="single" w:sz="6" w:space="0" w:color="auto"/>
            </w:tcBorders>
            <w:vAlign w:val="center"/>
          </w:tcPr>
          <w:p w14:paraId="7A1815D2" w14:textId="77777777" w:rsidR="009D2A40" w:rsidRPr="002B7B95" w:rsidRDefault="009D2A40" w:rsidP="002E582F">
            <w:pPr>
              <w:pStyle w:val="a9"/>
              <w:spacing w:line="240" w:lineRule="auto"/>
              <w:jc w:val="center"/>
              <w:rPr>
                <w:rFonts w:asciiTheme="minorHAnsi" w:eastAsiaTheme="minorHAnsi" w:hAnsiTheme="minorHAnsi" w:cs="Times New Roman"/>
                <w:color w:val="000000" w:themeColor="text1"/>
              </w:rPr>
            </w:pPr>
          </w:p>
        </w:tc>
        <w:tc>
          <w:tcPr>
            <w:tcW w:w="1580" w:type="dxa"/>
            <w:tcBorders>
              <w:top w:val="single" w:sz="6" w:space="0" w:color="auto"/>
              <w:left w:val="single" w:sz="6" w:space="0" w:color="auto"/>
              <w:bottom w:val="single" w:sz="6" w:space="0" w:color="auto"/>
              <w:right w:val="single" w:sz="12" w:space="0" w:color="auto"/>
            </w:tcBorders>
            <w:vAlign w:val="center"/>
          </w:tcPr>
          <w:p w14:paraId="090A1287" w14:textId="77777777" w:rsidR="009D2A40" w:rsidRPr="002B7B95" w:rsidRDefault="009D2A40" w:rsidP="002E582F">
            <w:pPr>
              <w:pStyle w:val="a9"/>
              <w:spacing w:line="240" w:lineRule="auto"/>
              <w:jc w:val="center"/>
              <w:rPr>
                <w:rFonts w:asciiTheme="minorHAnsi" w:eastAsiaTheme="minorHAnsi" w:hAnsiTheme="minorHAnsi" w:cs="Times New Roman"/>
                <w:color w:val="000000" w:themeColor="text1"/>
              </w:rPr>
            </w:pPr>
          </w:p>
        </w:tc>
      </w:tr>
      <w:tr w:rsidR="009D2A40" w:rsidRPr="00B312B3" w14:paraId="433E9D13" w14:textId="77777777" w:rsidTr="0067373B">
        <w:trPr>
          <w:trHeight w:val="611"/>
        </w:trPr>
        <w:tc>
          <w:tcPr>
            <w:tcW w:w="684" w:type="dxa"/>
            <w:tcBorders>
              <w:top w:val="single" w:sz="6" w:space="0" w:color="auto"/>
              <w:left w:val="single" w:sz="12" w:space="0" w:color="auto"/>
              <w:bottom w:val="single" w:sz="6" w:space="0" w:color="auto"/>
              <w:right w:val="single" w:sz="6" w:space="0" w:color="auto"/>
            </w:tcBorders>
            <w:vAlign w:val="center"/>
          </w:tcPr>
          <w:p w14:paraId="4F07DEB6" w14:textId="77777777" w:rsidR="009D2A40" w:rsidRPr="002B7B95" w:rsidRDefault="009D2A40" w:rsidP="002E582F">
            <w:pPr>
              <w:pStyle w:val="a9"/>
              <w:spacing w:line="240" w:lineRule="auto"/>
              <w:jc w:val="center"/>
              <w:rPr>
                <w:rFonts w:asciiTheme="minorHAnsi" w:eastAsiaTheme="minorHAnsi" w:hAnsiTheme="minorHAnsi" w:cs="Times New Roman"/>
                <w:color w:val="000000" w:themeColor="text1"/>
              </w:rPr>
            </w:pPr>
            <w:del w:id="358" w:author="김은수" w:date="2026-09-30T15:44:00Z" w16du:dateUtc="2026-09-30T06:44:00Z">
              <w:r w:rsidRPr="002B7B95">
                <w:rPr>
                  <w:rFonts w:asciiTheme="minorHAnsi" w:eastAsiaTheme="minorHAnsi" w:hAnsiTheme="minorHAnsi" w:cs="Times New Roman" w:hint="eastAsia"/>
                  <w:color w:val="000000" w:themeColor="text1"/>
                </w:rPr>
                <w:delText>9</w:delText>
              </w:r>
            </w:del>
          </w:p>
        </w:tc>
        <w:tc>
          <w:tcPr>
            <w:tcW w:w="4790" w:type="dxa"/>
            <w:tcBorders>
              <w:top w:val="single" w:sz="6" w:space="0" w:color="auto"/>
              <w:left w:val="single" w:sz="6" w:space="0" w:color="auto"/>
              <w:bottom w:val="single" w:sz="6" w:space="0" w:color="auto"/>
              <w:right w:val="single" w:sz="6" w:space="0" w:color="auto"/>
            </w:tcBorders>
            <w:vAlign w:val="center"/>
          </w:tcPr>
          <w:p w14:paraId="7BF7DBFB" w14:textId="77777777" w:rsidR="009D2A40" w:rsidRPr="002B7B95" w:rsidRDefault="009D2A40" w:rsidP="002E582F">
            <w:pPr>
              <w:pStyle w:val="a9"/>
              <w:spacing w:line="240" w:lineRule="auto"/>
              <w:ind w:leftChars="50" w:left="100" w:rightChars="50" w:right="100"/>
              <w:rPr>
                <w:rFonts w:asciiTheme="minorHAnsi" w:eastAsiaTheme="minorHAnsi" w:hAnsiTheme="minorHAnsi" w:cs="Times New Roman"/>
                <w:color w:val="000000" w:themeColor="text1"/>
              </w:rPr>
            </w:pPr>
          </w:p>
        </w:tc>
        <w:tc>
          <w:tcPr>
            <w:tcW w:w="2551" w:type="dxa"/>
            <w:tcBorders>
              <w:top w:val="single" w:sz="6" w:space="0" w:color="auto"/>
              <w:left w:val="single" w:sz="6" w:space="0" w:color="auto"/>
              <w:bottom w:val="single" w:sz="6" w:space="0" w:color="auto"/>
              <w:right w:val="single" w:sz="6" w:space="0" w:color="auto"/>
            </w:tcBorders>
            <w:vAlign w:val="center"/>
          </w:tcPr>
          <w:p w14:paraId="6EBF33A7" w14:textId="77777777" w:rsidR="009D2A40" w:rsidRPr="002B7B95" w:rsidRDefault="009D2A40" w:rsidP="002E582F">
            <w:pPr>
              <w:pStyle w:val="a9"/>
              <w:spacing w:line="240" w:lineRule="auto"/>
              <w:jc w:val="center"/>
              <w:rPr>
                <w:rFonts w:asciiTheme="minorHAnsi" w:eastAsiaTheme="minorHAnsi" w:hAnsiTheme="minorHAnsi" w:cs="Times New Roman"/>
                <w:color w:val="000000" w:themeColor="text1"/>
              </w:rPr>
            </w:pPr>
          </w:p>
        </w:tc>
        <w:tc>
          <w:tcPr>
            <w:tcW w:w="1580" w:type="dxa"/>
            <w:tcBorders>
              <w:top w:val="single" w:sz="6" w:space="0" w:color="auto"/>
              <w:left w:val="single" w:sz="6" w:space="0" w:color="auto"/>
              <w:bottom w:val="single" w:sz="6" w:space="0" w:color="auto"/>
              <w:right w:val="single" w:sz="12" w:space="0" w:color="auto"/>
            </w:tcBorders>
            <w:vAlign w:val="center"/>
          </w:tcPr>
          <w:p w14:paraId="382D7718" w14:textId="77777777" w:rsidR="009D2A40" w:rsidRPr="002B7B95" w:rsidRDefault="009D2A40" w:rsidP="002E582F">
            <w:pPr>
              <w:pStyle w:val="a9"/>
              <w:spacing w:line="240" w:lineRule="auto"/>
              <w:jc w:val="center"/>
              <w:rPr>
                <w:rFonts w:asciiTheme="minorHAnsi" w:eastAsiaTheme="minorHAnsi" w:hAnsiTheme="minorHAnsi" w:cs="Times New Roman"/>
                <w:color w:val="000000" w:themeColor="text1"/>
              </w:rPr>
            </w:pPr>
          </w:p>
        </w:tc>
      </w:tr>
      <w:tr w:rsidR="009D2A40" w:rsidRPr="00B312B3" w14:paraId="342826FA" w14:textId="77777777" w:rsidTr="0067373B">
        <w:trPr>
          <w:trHeight w:val="611"/>
        </w:trPr>
        <w:tc>
          <w:tcPr>
            <w:tcW w:w="684" w:type="dxa"/>
            <w:tcBorders>
              <w:top w:val="single" w:sz="6" w:space="0" w:color="auto"/>
              <w:left w:val="single" w:sz="12" w:space="0" w:color="auto"/>
              <w:bottom w:val="single" w:sz="6" w:space="0" w:color="auto"/>
              <w:right w:val="single" w:sz="6" w:space="0" w:color="auto"/>
            </w:tcBorders>
            <w:vAlign w:val="center"/>
          </w:tcPr>
          <w:p w14:paraId="541CB512" w14:textId="77777777" w:rsidR="009D2A40" w:rsidRPr="002B7B95" w:rsidRDefault="009D2A40" w:rsidP="002E582F">
            <w:pPr>
              <w:pStyle w:val="a9"/>
              <w:spacing w:line="240" w:lineRule="auto"/>
              <w:jc w:val="center"/>
              <w:rPr>
                <w:rFonts w:asciiTheme="minorHAnsi" w:eastAsiaTheme="minorHAnsi" w:hAnsiTheme="minorHAnsi" w:cs="Times New Roman"/>
                <w:color w:val="000000" w:themeColor="text1"/>
              </w:rPr>
            </w:pPr>
            <w:del w:id="359" w:author="김은수" w:date="2026-09-30T15:44:00Z" w16du:dateUtc="2026-09-30T06:44:00Z">
              <w:r w:rsidRPr="002B7B95">
                <w:rPr>
                  <w:rFonts w:asciiTheme="minorHAnsi" w:eastAsiaTheme="minorHAnsi" w:hAnsiTheme="minorHAnsi" w:cs="Times New Roman" w:hint="eastAsia"/>
                  <w:color w:val="000000" w:themeColor="text1"/>
                </w:rPr>
                <w:delText>10</w:delText>
              </w:r>
            </w:del>
          </w:p>
        </w:tc>
        <w:tc>
          <w:tcPr>
            <w:tcW w:w="4790" w:type="dxa"/>
            <w:tcBorders>
              <w:top w:val="single" w:sz="6" w:space="0" w:color="auto"/>
              <w:left w:val="single" w:sz="6" w:space="0" w:color="auto"/>
              <w:bottom w:val="single" w:sz="6" w:space="0" w:color="auto"/>
              <w:right w:val="single" w:sz="6" w:space="0" w:color="auto"/>
            </w:tcBorders>
            <w:vAlign w:val="center"/>
          </w:tcPr>
          <w:p w14:paraId="6C5B6534" w14:textId="77777777" w:rsidR="009D2A40" w:rsidRPr="002B7B95" w:rsidRDefault="009D2A40" w:rsidP="002E582F">
            <w:pPr>
              <w:pStyle w:val="a9"/>
              <w:spacing w:line="240" w:lineRule="auto"/>
              <w:ind w:rightChars="50" w:right="100"/>
              <w:rPr>
                <w:rFonts w:asciiTheme="minorHAnsi" w:eastAsiaTheme="minorHAnsi" w:hAnsiTheme="minorHAnsi" w:cs="Times New Roman"/>
                <w:color w:val="000000" w:themeColor="text1"/>
              </w:rPr>
            </w:pPr>
          </w:p>
        </w:tc>
        <w:tc>
          <w:tcPr>
            <w:tcW w:w="2551" w:type="dxa"/>
            <w:tcBorders>
              <w:top w:val="single" w:sz="6" w:space="0" w:color="auto"/>
              <w:left w:val="single" w:sz="6" w:space="0" w:color="auto"/>
              <w:bottom w:val="single" w:sz="6" w:space="0" w:color="auto"/>
              <w:right w:val="single" w:sz="6" w:space="0" w:color="auto"/>
            </w:tcBorders>
            <w:vAlign w:val="center"/>
          </w:tcPr>
          <w:p w14:paraId="09466ACA" w14:textId="77777777" w:rsidR="009D2A40" w:rsidRPr="002B7B95" w:rsidRDefault="009D2A40" w:rsidP="002E582F">
            <w:pPr>
              <w:pStyle w:val="a9"/>
              <w:spacing w:line="240" w:lineRule="auto"/>
              <w:jc w:val="center"/>
              <w:rPr>
                <w:rFonts w:asciiTheme="minorHAnsi" w:eastAsiaTheme="minorHAnsi" w:hAnsiTheme="minorHAnsi" w:cs="Times New Roman"/>
                <w:color w:val="000000" w:themeColor="text1"/>
              </w:rPr>
            </w:pPr>
          </w:p>
        </w:tc>
        <w:tc>
          <w:tcPr>
            <w:tcW w:w="1580" w:type="dxa"/>
            <w:tcBorders>
              <w:top w:val="single" w:sz="6" w:space="0" w:color="auto"/>
              <w:left w:val="single" w:sz="6" w:space="0" w:color="auto"/>
              <w:bottom w:val="single" w:sz="6" w:space="0" w:color="auto"/>
              <w:right w:val="single" w:sz="12" w:space="0" w:color="auto"/>
            </w:tcBorders>
            <w:vAlign w:val="center"/>
          </w:tcPr>
          <w:p w14:paraId="6D7B7443" w14:textId="77777777" w:rsidR="009D2A40" w:rsidRPr="002B7B95" w:rsidRDefault="009D2A40" w:rsidP="002E582F">
            <w:pPr>
              <w:pStyle w:val="a9"/>
              <w:spacing w:line="240" w:lineRule="auto"/>
              <w:jc w:val="center"/>
              <w:rPr>
                <w:rFonts w:asciiTheme="minorHAnsi" w:eastAsiaTheme="minorHAnsi" w:hAnsiTheme="minorHAnsi" w:cs="Times New Roman"/>
                <w:color w:val="000000" w:themeColor="text1"/>
              </w:rPr>
            </w:pPr>
          </w:p>
        </w:tc>
      </w:tr>
      <w:tr w:rsidR="009D2A40" w:rsidRPr="00B312B3" w14:paraId="132068E1" w14:textId="77777777" w:rsidTr="0067373B">
        <w:trPr>
          <w:trHeight w:val="611"/>
        </w:trPr>
        <w:tc>
          <w:tcPr>
            <w:tcW w:w="684" w:type="dxa"/>
            <w:tcBorders>
              <w:top w:val="single" w:sz="6" w:space="0" w:color="auto"/>
              <w:left w:val="single" w:sz="12" w:space="0" w:color="auto"/>
              <w:bottom w:val="single" w:sz="6" w:space="0" w:color="auto"/>
              <w:right w:val="single" w:sz="6" w:space="0" w:color="auto"/>
            </w:tcBorders>
            <w:vAlign w:val="center"/>
          </w:tcPr>
          <w:p w14:paraId="036C0962" w14:textId="77777777" w:rsidR="009D2A40" w:rsidRPr="002B7B95" w:rsidRDefault="009D2A40" w:rsidP="002E582F">
            <w:pPr>
              <w:pStyle w:val="a9"/>
              <w:spacing w:line="240" w:lineRule="auto"/>
              <w:jc w:val="center"/>
              <w:rPr>
                <w:rFonts w:asciiTheme="minorHAnsi" w:eastAsiaTheme="minorHAnsi" w:hAnsiTheme="minorHAnsi" w:cs="Times New Roman"/>
                <w:color w:val="000000" w:themeColor="text1"/>
              </w:rPr>
            </w:pPr>
            <w:del w:id="360" w:author="김은수" w:date="2026-09-30T15:44:00Z" w16du:dateUtc="2026-09-30T06:44:00Z">
              <w:r w:rsidRPr="002B7B95">
                <w:rPr>
                  <w:rFonts w:asciiTheme="minorHAnsi" w:eastAsiaTheme="minorHAnsi" w:hAnsiTheme="minorHAnsi" w:cs="Times New Roman" w:hint="eastAsia"/>
                  <w:color w:val="000000" w:themeColor="text1"/>
                </w:rPr>
                <w:delText>11</w:delText>
              </w:r>
            </w:del>
          </w:p>
        </w:tc>
        <w:tc>
          <w:tcPr>
            <w:tcW w:w="4790" w:type="dxa"/>
            <w:tcBorders>
              <w:top w:val="single" w:sz="6" w:space="0" w:color="auto"/>
              <w:left w:val="single" w:sz="6" w:space="0" w:color="auto"/>
              <w:bottom w:val="single" w:sz="6" w:space="0" w:color="auto"/>
              <w:right w:val="single" w:sz="6" w:space="0" w:color="auto"/>
            </w:tcBorders>
            <w:vAlign w:val="center"/>
          </w:tcPr>
          <w:p w14:paraId="62B0AFCB" w14:textId="77777777" w:rsidR="009D2A40" w:rsidRPr="002B7B95" w:rsidRDefault="009D2A40" w:rsidP="002E582F">
            <w:pPr>
              <w:pStyle w:val="a9"/>
              <w:spacing w:line="240" w:lineRule="auto"/>
              <w:ind w:leftChars="50" w:left="100" w:rightChars="50" w:right="100"/>
              <w:rPr>
                <w:rFonts w:asciiTheme="minorHAnsi" w:eastAsiaTheme="minorHAnsi" w:hAnsiTheme="minorHAnsi" w:cs="Times New Roman"/>
                <w:color w:val="000000" w:themeColor="text1"/>
              </w:rPr>
            </w:pPr>
          </w:p>
        </w:tc>
        <w:tc>
          <w:tcPr>
            <w:tcW w:w="2551" w:type="dxa"/>
            <w:tcBorders>
              <w:top w:val="single" w:sz="6" w:space="0" w:color="auto"/>
              <w:left w:val="single" w:sz="6" w:space="0" w:color="auto"/>
              <w:bottom w:val="single" w:sz="6" w:space="0" w:color="auto"/>
              <w:right w:val="single" w:sz="6" w:space="0" w:color="auto"/>
            </w:tcBorders>
            <w:vAlign w:val="center"/>
          </w:tcPr>
          <w:p w14:paraId="2F54EB9E" w14:textId="77777777" w:rsidR="009D2A40" w:rsidRPr="002B7B95" w:rsidRDefault="009D2A40" w:rsidP="002E582F">
            <w:pPr>
              <w:pStyle w:val="a9"/>
              <w:spacing w:line="240" w:lineRule="auto"/>
              <w:jc w:val="center"/>
              <w:rPr>
                <w:rFonts w:asciiTheme="minorHAnsi" w:eastAsiaTheme="minorHAnsi" w:hAnsiTheme="minorHAnsi" w:cs="Times New Roman"/>
                <w:color w:val="000000" w:themeColor="text1"/>
              </w:rPr>
            </w:pPr>
          </w:p>
        </w:tc>
        <w:tc>
          <w:tcPr>
            <w:tcW w:w="1580" w:type="dxa"/>
            <w:tcBorders>
              <w:top w:val="single" w:sz="6" w:space="0" w:color="auto"/>
              <w:left w:val="single" w:sz="6" w:space="0" w:color="auto"/>
              <w:bottom w:val="single" w:sz="6" w:space="0" w:color="auto"/>
              <w:right w:val="single" w:sz="12" w:space="0" w:color="auto"/>
            </w:tcBorders>
            <w:vAlign w:val="center"/>
          </w:tcPr>
          <w:p w14:paraId="67DFE350" w14:textId="77777777" w:rsidR="009D2A40" w:rsidRPr="002B7B95" w:rsidRDefault="009D2A40" w:rsidP="002E582F">
            <w:pPr>
              <w:pStyle w:val="a9"/>
              <w:spacing w:line="240" w:lineRule="auto"/>
              <w:jc w:val="center"/>
              <w:rPr>
                <w:rFonts w:asciiTheme="minorHAnsi" w:eastAsiaTheme="minorHAnsi" w:hAnsiTheme="minorHAnsi" w:cs="Times New Roman"/>
                <w:color w:val="000000" w:themeColor="text1"/>
              </w:rPr>
            </w:pPr>
          </w:p>
        </w:tc>
      </w:tr>
      <w:tr w:rsidR="009D2A40" w:rsidRPr="00B312B3" w14:paraId="3549CE2E" w14:textId="77777777" w:rsidTr="0067373B">
        <w:trPr>
          <w:trHeight w:val="611"/>
        </w:trPr>
        <w:tc>
          <w:tcPr>
            <w:tcW w:w="684" w:type="dxa"/>
            <w:tcBorders>
              <w:top w:val="single" w:sz="6" w:space="0" w:color="auto"/>
              <w:left w:val="single" w:sz="12" w:space="0" w:color="auto"/>
              <w:bottom w:val="single" w:sz="6" w:space="0" w:color="auto"/>
              <w:right w:val="single" w:sz="6" w:space="0" w:color="auto"/>
            </w:tcBorders>
            <w:vAlign w:val="center"/>
          </w:tcPr>
          <w:p w14:paraId="5D643A08" w14:textId="77777777" w:rsidR="009D2A40" w:rsidRPr="002B7B95" w:rsidRDefault="009D2A40" w:rsidP="002E582F">
            <w:pPr>
              <w:pStyle w:val="a9"/>
              <w:spacing w:line="240" w:lineRule="auto"/>
              <w:jc w:val="center"/>
              <w:rPr>
                <w:rFonts w:asciiTheme="minorHAnsi" w:eastAsiaTheme="minorHAnsi" w:hAnsiTheme="minorHAnsi" w:cs="Times New Roman"/>
                <w:color w:val="000000" w:themeColor="text1"/>
              </w:rPr>
            </w:pPr>
            <w:del w:id="361" w:author="김은수" w:date="2026-09-30T15:44:00Z" w16du:dateUtc="2026-09-30T06:44:00Z">
              <w:r w:rsidRPr="002B7B95">
                <w:rPr>
                  <w:rFonts w:asciiTheme="minorHAnsi" w:eastAsiaTheme="minorHAnsi" w:hAnsiTheme="minorHAnsi" w:cs="Times New Roman" w:hint="eastAsia"/>
                  <w:color w:val="000000" w:themeColor="text1"/>
                </w:rPr>
                <w:delText>12</w:delText>
              </w:r>
            </w:del>
          </w:p>
        </w:tc>
        <w:tc>
          <w:tcPr>
            <w:tcW w:w="4790" w:type="dxa"/>
            <w:tcBorders>
              <w:top w:val="single" w:sz="6" w:space="0" w:color="auto"/>
              <w:left w:val="single" w:sz="6" w:space="0" w:color="auto"/>
              <w:bottom w:val="single" w:sz="6" w:space="0" w:color="auto"/>
              <w:right w:val="single" w:sz="6" w:space="0" w:color="auto"/>
            </w:tcBorders>
            <w:vAlign w:val="center"/>
          </w:tcPr>
          <w:p w14:paraId="69132AE2" w14:textId="77777777" w:rsidR="009D2A40" w:rsidRPr="002B7B95" w:rsidRDefault="009D2A40" w:rsidP="002E582F">
            <w:pPr>
              <w:pStyle w:val="a9"/>
              <w:spacing w:line="240" w:lineRule="auto"/>
              <w:ind w:leftChars="50" w:left="100" w:rightChars="50" w:right="100"/>
              <w:rPr>
                <w:rFonts w:asciiTheme="minorHAnsi" w:eastAsiaTheme="minorHAnsi" w:hAnsiTheme="minorHAnsi" w:cs="Times New Roman"/>
                <w:color w:val="000000" w:themeColor="text1"/>
              </w:rPr>
            </w:pPr>
          </w:p>
        </w:tc>
        <w:tc>
          <w:tcPr>
            <w:tcW w:w="2551" w:type="dxa"/>
            <w:tcBorders>
              <w:top w:val="single" w:sz="6" w:space="0" w:color="auto"/>
              <w:left w:val="single" w:sz="6" w:space="0" w:color="auto"/>
              <w:bottom w:val="single" w:sz="6" w:space="0" w:color="auto"/>
              <w:right w:val="single" w:sz="6" w:space="0" w:color="auto"/>
            </w:tcBorders>
            <w:vAlign w:val="center"/>
          </w:tcPr>
          <w:p w14:paraId="1F61021C" w14:textId="77777777" w:rsidR="009D2A40" w:rsidRPr="002B7B95" w:rsidRDefault="009D2A40" w:rsidP="002E582F">
            <w:pPr>
              <w:pStyle w:val="a9"/>
              <w:spacing w:line="240" w:lineRule="auto"/>
              <w:jc w:val="center"/>
              <w:rPr>
                <w:rFonts w:asciiTheme="minorHAnsi" w:eastAsiaTheme="minorHAnsi" w:hAnsiTheme="minorHAnsi" w:cs="Times New Roman"/>
                <w:color w:val="000000" w:themeColor="text1"/>
              </w:rPr>
            </w:pPr>
          </w:p>
        </w:tc>
        <w:tc>
          <w:tcPr>
            <w:tcW w:w="1580" w:type="dxa"/>
            <w:tcBorders>
              <w:top w:val="single" w:sz="6" w:space="0" w:color="auto"/>
              <w:left w:val="single" w:sz="6" w:space="0" w:color="auto"/>
              <w:bottom w:val="single" w:sz="6" w:space="0" w:color="auto"/>
              <w:right w:val="single" w:sz="12" w:space="0" w:color="auto"/>
            </w:tcBorders>
            <w:vAlign w:val="center"/>
          </w:tcPr>
          <w:p w14:paraId="679AB620" w14:textId="77777777" w:rsidR="009D2A40" w:rsidRPr="002B7B95" w:rsidRDefault="009D2A40" w:rsidP="002E582F">
            <w:pPr>
              <w:pStyle w:val="a9"/>
              <w:spacing w:line="240" w:lineRule="auto"/>
              <w:jc w:val="center"/>
              <w:rPr>
                <w:rFonts w:asciiTheme="minorHAnsi" w:eastAsiaTheme="minorHAnsi" w:hAnsiTheme="minorHAnsi" w:cs="Times New Roman"/>
                <w:color w:val="000000" w:themeColor="text1"/>
              </w:rPr>
            </w:pPr>
          </w:p>
        </w:tc>
      </w:tr>
      <w:tr w:rsidR="009D2A40" w:rsidRPr="00B312B3" w14:paraId="6132ADCB" w14:textId="77777777" w:rsidTr="0067373B">
        <w:trPr>
          <w:trHeight w:val="611"/>
        </w:trPr>
        <w:tc>
          <w:tcPr>
            <w:tcW w:w="684" w:type="dxa"/>
            <w:tcBorders>
              <w:top w:val="single" w:sz="6" w:space="0" w:color="auto"/>
              <w:left w:val="single" w:sz="12" w:space="0" w:color="auto"/>
              <w:bottom w:val="single" w:sz="6" w:space="0" w:color="auto"/>
              <w:right w:val="single" w:sz="6" w:space="0" w:color="auto"/>
            </w:tcBorders>
            <w:vAlign w:val="center"/>
          </w:tcPr>
          <w:p w14:paraId="6B778B68" w14:textId="77777777" w:rsidR="009D2A40" w:rsidRPr="002B7B95" w:rsidRDefault="009D2A40" w:rsidP="002E582F">
            <w:pPr>
              <w:pStyle w:val="a9"/>
              <w:spacing w:line="240" w:lineRule="auto"/>
              <w:jc w:val="center"/>
              <w:rPr>
                <w:rFonts w:asciiTheme="minorHAnsi" w:eastAsiaTheme="minorHAnsi" w:hAnsiTheme="minorHAnsi" w:cs="Times New Roman"/>
                <w:color w:val="000000" w:themeColor="text1"/>
              </w:rPr>
            </w:pPr>
            <w:del w:id="362" w:author="김은수" w:date="2026-09-30T15:44:00Z" w16du:dateUtc="2026-09-30T06:44:00Z">
              <w:r w:rsidRPr="002B7B95">
                <w:rPr>
                  <w:rFonts w:asciiTheme="minorHAnsi" w:eastAsiaTheme="minorHAnsi" w:hAnsiTheme="minorHAnsi" w:cs="Times New Roman" w:hint="eastAsia"/>
                  <w:color w:val="000000" w:themeColor="text1"/>
                </w:rPr>
                <w:delText>13</w:delText>
              </w:r>
            </w:del>
          </w:p>
        </w:tc>
        <w:tc>
          <w:tcPr>
            <w:tcW w:w="4790" w:type="dxa"/>
            <w:tcBorders>
              <w:top w:val="single" w:sz="6" w:space="0" w:color="auto"/>
              <w:left w:val="single" w:sz="6" w:space="0" w:color="auto"/>
              <w:bottom w:val="single" w:sz="6" w:space="0" w:color="auto"/>
              <w:right w:val="single" w:sz="6" w:space="0" w:color="auto"/>
            </w:tcBorders>
            <w:vAlign w:val="center"/>
          </w:tcPr>
          <w:p w14:paraId="642C06AC" w14:textId="77777777" w:rsidR="009D2A40" w:rsidRPr="002B7B95" w:rsidRDefault="009D2A40" w:rsidP="002E582F">
            <w:pPr>
              <w:pStyle w:val="a9"/>
              <w:spacing w:line="240" w:lineRule="auto"/>
              <w:ind w:leftChars="50" w:left="100" w:rightChars="50" w:right="100"/>
              <w:rPr>
                <w:rFonts w:asciiTheme="minorHAnsi" w:eastAsiaTheme="minorHAnsi" w:hAnsiTheme="minorHAnsi" w:cs="Times New Roman"/>
                <w:color w:val="000000" w:themeColor="text1"/>
              </w:rPr>
            </w:pPr>
          </w:p>
        </w:tc>
        <w:tc>
          <w:tcPr>
            <w:tcW w:w="2551" w:type="dxa"/>
            <w:tcBorders>
              <w:top w:val="single" w:sz="6" w:space="0" w:color="auto"/>
              <w:left w:val="single" w:sz="6" w:space="0" w:color="auto"/>
              <w:bottom w:val="single" w:sz="6" w:space="0" w:color="auto"/>
              <w:right w:val="single" w:sz="6" w:space="0" w:color="auto"/>
            </w:tcBorders>
            <w:vAlign w:val="center"/>
          </w:tcPr>
          <w:p w14:paraId="0808D1EC" w14:textId="77777777" w:rsidR="009D2A40" w:rsidRPr="002B7B95" w:rsidRDefault="009D2A40" w:rsidP="002E582F">
            <w:pPr>
              <w:pStyle w:val="a9"/>
              <w:spacing w:line="240" w:lineRule="auto"/>
              <w:jc w:val="center"/>
              <w:rPr>
                <w:rFonts w:asciiTheme="minorHAnsi" w:eastAsiaTheme="minorHAnsi" w:hAnsiTheme="minorHAnsi" w:cs="Times New Roman"/>
                <w:color w:val="000000" w:themeColor="text1"/>
              </w:rPr>
            </w:pPr>
          </w:p>
        </w:tc>
        <w:tc>
          <w:tcPr>
            <w:tcW w:w="1580" w:type="dxa"/>
            <w:tcBorders>
              <w:top w:val="single" w:sz="6" w:space="0" w:color="auto"/>
              <w:left w:val="single" w:sz="6" w:space="0" w:color="auto"/>
              <w:bottom w:val="single" w:sz="6" w:space="0" w:color="auto"/>
              <w:right w:val="single" w:sz="12" w:space="0" w:color="auto"/>
            </w:tcBorders>
            <w:vAlign w:val="center"/>
          </w:tcPr>
          <w:p w14:paraId="556A119E" w14:textId="77777777" w:rsidR="009D2A40" w:rsidRPr="002B7B95" w:rsidRDefault="009D2A40" w:rsidP="002E582F">
            <w:pPr>
              <w:pStyle w:val="a9"/>
              <w:spacing w:line="240" w:lineRule="auto"/>
              <w:jc w:val="center"/>
              <w:rPr>
                <w:rFonts w:asciiTheme="minorHAnsi" w:eastAsiaTheme="minorHAnsi" w:hAnsiTheme="minorHAnsi" w:cs="Times New Roman"/>
                <w:color w:val="000000" w:themeColor="text1"/>
              </w:rPr>
            </w:pPr>
          </w:p>
        </w:tc>
      </w:tr>
      <w:tr w:rsidR="009D2A40" w:rsidRPr="00B312B3" w14:paraId="300B8D6A" w14:textId="77777777" w:rsidTr="0067373B">
        <w:trPr>
          <w:trHeight w:val="611"/>
        </w:trPr>
        <w:tc>
          <w:tcPr>
            <w:tcW w:w="684" w:type="dxa"/>
            <w:tcBorders>
              <w:top w:val="single" w:sz="6" w:space="0" w:color="auto"/>
              <w:left w:val="single" w:sz="12" w:space="0" w:color="auto"/>
              <w:bottom w:val="single" w:sz="6" w:space="0" w:color="auto"/>
              <w:right w:val="single" w:sz="6" w:space="0" w:color="auto"/>
            </w:tcBorders>
            <w:vAlign w:val="center"/>
          </w:tcPr>
          <w:p w14:paraId="704224F4" w14:textId="77777777" w:rsidR="009D2A40" w:rsidRPr="002B7B95" w:rsidRDefault="009D2A40" w:rsidP="002E582F">
            <w:pPr>
              <w:pStyle w:val="a9"/>
              <w:spacing w:line="240" w:lineRule="auto"/>
              <w:jc w:val="center"/>
              <w:rPr>
                <w:rFonts w:asciiTheme="minorHAnsi" w:eastAsiaTheme="minorHAnsi" w:hAnsiTheme="minorHAnsi" w:cs="Times New Roman"/>
                <w:color w:val="000000" w:themeColor="text1"/>
              </w:rPr>
            </w:pPr>
            <w:del w:id="363" w:author="김은수" w:date="2026-09-30T15:44:00Z" w16du:dateUtc="2026-09-30T06:44:00Z">
              <w:r w:rsidRPr="002B7B95">
                <w:rPr>
                  <w:rFonts w:asciiTheme="minorHAnsi" w:eastAsiaTheme="minorHAnsi" w:hAnsiTheme="minorHAnsi" w:cs="Times New Roman" w:hint="eastAsia"/>
                  <w:color w:val="000000" w:themeColor="text1"/>
                </w:rPr>
                <w:delText>14</w:delText>
              </w:r>
            </w:del>
          </w:p>
        </w:tc>
        <w:tc>
          <w:tcPr>
            <w:tcW w:w="4790" w:type="dxa"/>
            <w:tcBorders>
              <w:top w:val="single" w:sz="6" w:space="0" w:color="auto"/>
              <w:left w:val="single" w:sz="6" w:space="0" w:color="auto"/>
              <w:bottom w:val="single" w:sz="6" w:space="0" w:color="auto"/>
              <w:right w:val="single" w:sz="6" w:space="0" w:color="auto"/>
            </w:tcBorders>
            <w:vAlign w:val="center"/>
          </w:tcPr>
          <w:p w14:paraId="3490872C" w14:textId="77777777" w:rsidR="009D2A40" w:rsidRPr="002B7B95" w:rsidRDefault="009D2A40" w:rsidP="002E582F">
            <w:pPr>
              <w:pStyle w:val="a9"/>
              <w:spacing w:line="240" w:lineRule="auto"/>
              <w:ind w:leftChars="50" w:left="100" w:rightChars="50" w:right="100"/>
              <w:rPr>
                <w:rFonts w:asciiTheme="minorHAnsi" w:eastAsiaTheme="minorHAnsi" w:hAnsiTheme="minorHAnsi" w:cs="Times New Roman"/>
                <w:color w:val="000000" w:themeColor="text1"/>
              </w:rPr>
            </w:pPr>
          </w:p>
        </w:tc>
        <w:tc>
          <w:tcPr>
            <w:tcW w:w="2551" w:type="dxa"/>
            <w:tcBorders>
              <w:top w:val="single" w:sz="6" w:space="0" w:color="auto"/>
              <w:left w:val="single" w:sz="6" w:space="0" w:color="auto"/>
              <w:bottom w:val="single" w:sz="6" w:space="0" w:color="auto"/>
              <w:right w:val="single" w:sz="6" w:space="0" w:color="auto"/>
            </w:tcBorders>
            <w:vAlign w:val="center"/>
          </w:tcPr>
          <w:p w14:paraId="279E776E" w14:textId="77777777" w:rsidR="009D2A40" w:rsidRPr="002B7B95" w:rsidRDefault="009D2A40" w:rsidP="002E582F">
            <w:pPr>
              <w:pStyle w:val="a9"/>
              <w:spacing w:line="240" w:lineRule="auto"/>
              <w:jc w:val="center"/>
              <w:rPr>
                <w:rFonts w:asciiTheme="minorHAnsi" w:eastAsiaTheme="minorHAnsi" w:hAnsiTheme="minorHAnsi" w:cs="Times New Roman"/>
                <w:color w:val="000000" w:themeColor="text1"/>
              </w:rPr>
            </w:pPr>
          </w:p>
        </w:tc>
        <w:tc>
          <w:tcPr>
            <w:tcW w:w="1580" w:type="dxa"/>
            <w:tcBorders>
              <w:top w:val="single" w:sz="6" w:space="0" w:color="auto"/>
              <w:left w:val="single" w:sz="6" w:space="0" w:color="auto"/>
              <w:bottom w:val="single" w:sz="6" w:space="0" w:color="auto"/>
              <w:right w:val="single" w:sz="12" w:space="0" w:color="auto"/>
            </w:tcBorders>
            <w:vAlign w:val="center"/>
          </w:tcPr>
          <w:p w14:paraId="055885A4" w14:textId="77777777" w:rsidR="009D2A40" w:rsidRPr="002B7B95" w:rsidRDefault="009D2A40" w:rsidP="002E582F">
            <w:pPr>
              <w:pStyle w:val="a9"/>
              <w:spacing w:line="240" w:lineRule="auto"/>
              <w:jc w:val="center"/>
              <w:rPr>
                <w:rFonts w:asciiTheme="minorHAnsi" w:eastAsiaTheme="minorHAnsi" w:hAnsiTheme="minorHAnsi" w:cs="Times New Roman"/>
                <w:color w:val="000000" w:themeColor="text1"/>
              </w:rPr>
            </w:pPr>
          </w:p>
        </w:tc>
      </w:tr>
      <w:tr w:rsidR="009D2A40" w:rsidRPr="00B312B3" w14:paraId="1A8CE554" w14:textId="77777777" w:rsidTr="0067373B">
        <w:trPr>
          <w:trHeight w:val="611"/>
        </w:trPr>
        <w:tc>
          <w:tcPr>
            <w:tcW w:w="684" w:type="dxa"/>
            <w:tcBorders>
              <w:top w:val="single" w:sz="6" w:space="0" w:color="auto"/>
              <w:left w:val="single" w:sz="12" w:space="0" w:color="auto"/>
              <w:bottom w:val="single" w:sz="6" w:space="0" w:color="auto"/>
              <w:right w:val="single" w:sz="6" w:space="0" w:color="auto"/>
            </w:tcBorders>
            <w:vAlign w:val="center"/>
          </w:tcPr>
          <w:p w14:paraId="463CF51F" w14:textId="77777777" w:rsidR="009D2A40" w:rsidRPr="002B7B95" w:rsidRDefault="009D2A40" w:rsidP="002E582F">
            <w:pPr>
              <w:pStyle w:val="a9"/>
              <w:spacing w:line="240" w:lineRule="auto"/>
              <w:jc w:val="center"/>
              <w:rPr>
                <w:rFonts w:asciiTheme="minorHAnsi" w:eastAsiaTheme="minorHAnsi" w:hAnsiTheme="minorHAnsi" w:cs="Times New Roman"/>
                <w:color w:val="000000" w:themeColor="text1"/>
              </w:rPr>
            </w:pPr>
            <w:del w:id="364" w:author="김은수" w:date="2026-09-30T15:44:00Z" w16du:dateUtc="2026-09-30T06:44:00Z">
              <w:r w:rsidRPr="002B7B95">
                <w:rPr>
                  <w:rFonts w:asciiTheme="minorHAnsi" w:eastAsiaTheme="minorHAnsi" w:hAnsiTheme="minorHAnsi" w:cs="Times New Roman" w:hint="eastAsia"/>
                  <w:color w:val="000000" w:themeColor="text1"/>
                </w:rPr>
                <w:delText>15</w:delText>
              </w:r>
            </w:del>
          </w:p>
        </w:tc>
        <w:tc>
          <w:tcPr>
            <w:tcW w:w="4790" w:type="dxa"/>
            <w:tcBorders>
              <w:top w:val="single" w:sz="6" w:space="0" w:color="auto"/>
              <w:left w:val="single" w:sz="6" w:space="0" w:color="auto"/>
              <w:bottom w:val="single" w:sz="6" w:space="0" w:color="auto"/>
              <w:right w:val="single" w:sz="6" w:space="0" w:color="auto"/>
            </w:tcBorders>
            <w:vAlign w:val="center"/>
          </w:tcPr>
          <w:p w14:paraId="2B948965" w14:textId="77777777" w:rsidR="009D2A40" w:rsidRPr="002B7B95" w:rsidRDefault="009D2A40" w:rsidP="002E582F">
            <w:pPr>
              <w:pStyle w:val="a9"/>
              <w:spacing w:line="240" w:lineRule="auto"/>
              <w:ind w:leftChars="50" w:left="100" w:rightChars="50" w:right="100"/>
              <w:rPr>
                <w:rFonts w:asciiTheme="minorHAnsi" w:eastAsiaTheme="minorHAnsi" w:hAnsiTheme="minorHAnsi" w:cs="Times New Roman"/>
                <w:color w:val="000000" w:themeColor="text1"/>
              </w:rPr>
            </w:pPr>
          </w:p>
        </w:tc>
        <w:tc>
          <w:tcPr>
            <w:tcW w:w="2551" w:type="dxa"/>
            <w:tcBorders>
              <w:top w:val="single" w:sz="6" w:space="0" w:color="auto"/>
              <w:left w:val="single" w:sz="6" w:space="0" w:color="auto"/>
              <w:bottom w:val="single" w:sz="6" w:space="0" w:color="auto"/>
              <w:right w:val="single" w:sz="6" w:space="0" w:color="auto"/>
            </w:tcBorders>
            <w:vAlign w:val="center"/>
          </w:tcPr>
          <w:p w14:paraId="7C67A714" w14:textId="77777777" w:rsidR="009D2A40" w:rsidRPr="002B7B95" w:rsidRDefault="009D2A40" w:rsidP="002E582F">
            <w:pPr>
              <w:pStyle w:val="a9"/>
              <w:spacing w:line="240" w:lineRule="auto"/>
              <w:jc w:val="center"/>
              <w:rPr>
                <w:rFonts w:asciiTheme="minorHAnsi" w:eastAsiaTheme="minorHAnsi" w:hAnsiTheme="minorHAnsi" w:cs="Times New Roman"/>
                <w:color w:val="000000" w:themeColor="text1"/>
              </w:rPr>
            </w:pPr>
          </w:p>
        </w:tc>
        <w:tc>
          <w:tcPr>
            <w:tcW w:w="1580" w:type="dxa"/>
            <w:tcBorders>
              <w:top w:val="single" w:sz="6" w:space="0" w:color="auto"/>
              <w:left w:val="single" w:sz="6" w:space="0" w:color="auto"/>
              <w:bottom w:val="single" w:sz="6" w:space="0" w:color="auto"/>
              <w:right w:val="single" w:sz="12" w:space="0" w:color="auto"/>
            </w:tcBorders>
            <w:vAlign w:val="center"/>
          </w:tcPr>
          <w:p w14:paraId="2F819DBB" w14:textId="77777777" w:rsidR="009D2A40" w:rsidRPr="002B7B95" w:rsidRDefault="009D2A40" w:rsidP="002E582F">
            <w:pPr>
              <w:pStyle w:val="a9"/>
              <w:spacing w:line="240" w:lineRule="auto"/>
              <w:jc w:val="center"/>
              <w:rPr>
                <w:rFonts w:asciiTheme="minorHAnsi" w:eastAsiaTheme="minorHAnsi" w:hAnsiTheme="minorHAnsi" w:cs="Times New Roman"/>
                <w:color w:val="000000" w:themeColor="text1"/>
              </w:rPr>
            </w:pPr>
          </w:p>
        </w:tc>
      </w:tr>
      <w:tr w:rsidR="009D2A40" w:rsidRPr="00B312B3" w14:paraId="66FA966D" w14:textId="77777777" w:rsidTr="0067373B">
        <w:trPr>
          <w:trHeight w:val="611"/>
        </w:trPr>
        <w:tc>
          <w:tcPr>
            <w:tcW w:w="684" w:type="dxa"/>
            <w:tcBorders>
              <w:top w:val="single" w:sz="6" w:space="0" w:color="auto"/>
              <w:left w:val="single" w:sz="12" w:space="0" w:color="auto"/>
              <w:bottom w:val="single" w:sz="12" w:space="0" w:color="auto"/>
              <w:right w:val="single" w:sz="6" w:space="0" w:color="auto"/>
            </w:tcBorders>
            <w:vAlign w:val="center"/>
          </w:tcPr>
          <w:p w14:paraId="2A468B8D" w14:textId="77777777" w:rsidR="009D2A40" w:rsidRPr="002B7B95" w:rsidRDefault="009D2A40" w:rsidP="002E582F">
            <w:pPr>
              <w:pStyle w:val="a9"/>
              <w:spacing w:line="240" w:lineRule="auto"/>
              <w:jc w:val="center"/>
              <w:rPr>
                <w:rFonts w:asciiTheme="minorHAnsi" w:eastAsiaTheme="minorHAnsi" w:hAnsiTheme="minorHAnsi" w:cs="Times New Roman"/>
                <w:color w:val="000000" w:themeColor="text1"/>
              </w:rPr>
            </w:pPr>
            <w:del w:id="365" w:author="김은수" w:date="2026-09-30T15:44:00Z" w16du:dateUtc="2026-09-30T06:44:00Z">
              <w:r w:rsidRPr="002B7B95">
                <w:rPr>
                  <w:rFonts w:asciiTheme="minorHAnsi" w:eastAsiaTheme="minorHAnsi" w:hAnsiTheme="minorHAnsi" w:cs="Times New Roman" w:hint="eastAsia"/>
                  <w:color w:val="000000" w:themeColor="text1"/>
                </w:rPr>
                <w:delText>16</w:delText>
              </w:r>
            </w:del>
          </w:p>
        </w:tc>
        <w:tc>
          <w:tcPr>
            <w:tcW w:w="4790" w:type="dxa"/>
            <w:tcBorders>
              <w:top w:val="single" w:sz="6" w:space="0" w:color="auto"/>
              <w:left w:val="single" w:sz="6" w:space="0" w:color="auto"/>
              <w:bottom w:val="single" w:sz="12" w:space="0" w:color="auto"/>
              <w:right w:val="single" w:sz="6" w:space="0" w:color="auto"/>
            </w:tcBorders>
            <w:vAlign w:val="center"/>
          </w:tcPr>
          <w:p w14:paraId="6F64775D" w14:textId="77777777" w:rsidR="009D2A40" w:rsidRPr="002B7B95" w:rsidRDefault="009D2A40" w:rsidP="002E582F">
            <w:pPr>
              <w:pStyle w:val="a9"/>
              <w:spacing w:line="240" w:lineRule="auto"/>
              <w:ind w:leftChars="50" w:left="100" w:rightChars="50" w:right="100"/>
              <w:rPr>
                <w:rFonts w:asciiTheme="minorHAnsi" w:eastAsiaTheme="minorHAnsi" w:hAnsiTheme="minorHAnsi" w:cs="Times New Roman"/>
                <w:color w:val="000000" w:themeColor="text1"/>
              </w:rPr>
            </w:pPr>
          </w:p>
        </w:tc>
        <w:tc>
          <w:tcPr>
            <w:tcW w:w="2551" w:type="dxa"/>
            <w:tcBorders>
              <w:top w:val="single" w:sz="6" w:space="0" w:color="auto"/>
              <w:left w:val="single" w:sz="6" w:space="0" w:color="auto"/>
              <w:bottom w:val="single" w:sz="12" w:space="0" w:color="auto"/>
              <w:right w:val="single" w:sz="6" w:space="0" w:color="auto"/>
            </w:tcBorders>
            <w:vAlign w:val="center"/>
          </w:tcPr>
          <w:p w14:paraId="7C440E23" w14:textId="77777777" w:rsidR="009D2A40" w:rsidRPr="002B7B95" w:rsidRDefault="009D2A40" w:rsidP="002E582F">
            <w:pPr>
              <w:pStyle w:val="a9"/>
              <w:spacing w:line="240" w:lineRule="auto"/>
              <w:jc w:val="center"/>
              <w:rPr>
                <w:rFonts w:asciiTheme="minorHAnsi" w:eastAsiaTheme="minorHAnsi" w:hAnsiTheme="minorHAnsi" w:cs="Times New Roman"/>
                <w:color w:val="000000" w:themeColor="text1"/>
              </w:rPr>
            </w:pPr>
          </w:p>
        </w:tc>
        <w:tc>
          <w:tcPr>
            <w:tcW w:w="1580" w:type="dxa"/>
            <w:tcBorders>
              <w:top w:val="single" w:sz="6" w:space="0" w:color="auto"/>
              <w:left w:val="single" w:sz="6" w:space="0" w:color="auto"/>
              <w:bottom w:val="single" w:sz="12" w:space="0" w:color="auto"/>
              <w:right w:val="single" w:sz="12" w:space="0" w:color="auto"/>
            </w:tcBorders>
            <w:vAlign w:val="center"/>
          </w:tcPr>
          <w:p w14:paraId="59DF4F85" w14:textId="77777777" w:rsidR="009D2A40" w:rsidRPr="002B7B95" w:rsidRDefault="009D2A40" w:rsidP="002E582F">
            <w:pPr>
              <w:pStyle w:val="a9"/>
              <w:spacing w:line="240" w:lineRule="auto"/>
              <w:jc w:val="center"/>
              <w:rPr>
                <w:rFonts w:asciiTheme="minorHAnsi" w:eastAsiaTheme="minorHAnsi" w:hAnsiTheme="minorHAnsi" w:cs="Times New Roman"/>
                <w:color w:val="000000" w:themeColor="text1"/>
              </w:rPr>
            </w:pPr>
          </w:p>
        </w:tc>
      </w:tr>
    </w:tbl>
    <w:p w14:paraId="3669D021" w14:textId="77777777" w:rsidR="002B7B95" w:rsidRDefault="002B7B95" w:rsidP="002E582F">
      <w:pPr>
        <w:spacing w:after="0" w:line="240" w:lineRule="auto"/>
      </w:pPr>
    </w:p>
    <w:p w14:paraId="1462577C" w14:textId="77777777" w:rsidR="002B7B95" w:rsidRPr="002B7B95" w:rsidRDefault="002B7B95" w:rsidP="002E582F">
      <w:pPr>
        <w:spacing w:after="0" w:line="240" w:lineRule="auto"/>
      </w:pPr>
    </w:p>
    <w:p w14:paraId="1BC2ED31" w14:textId="77777777" w:rsidR="0024589F" w:rsidRDefault="00FE6885">
      <w:pPr>
        <w:pStyle w:val="TDC1"/>
        <w:pageBreakBefore/>
        <w:pPrChange w:id="366" w:author="김은수" w:date="2026-09-30T15:44:00Z" w16du:dateUtc="2026-09-30T06:44:00Z">
          <w:pPr>
            <w:pStyle w:val="10"/>
            <w:numPr>
              <w:numId w:val="7"/>
            </w:numPr>
            <w:tabs>
              <w:tab w:val="num" w:pos="369"/>
              <w:tab w:val="num" w:pos="400"/>
            </w:tabs>
            <w:spacing w:after="0" w:line="240" w:lineRule="auto"/>
            <w:ind w:left="400" w:hanging="400"/>
          </w:pPr>
        </w:pPrChange>
      </w:pPr>
      <w:bookmarkStart w:id="367" w:name="_Toc180573597"/>
      <w:bookmarkStart w:id="368" w:name="_Toc241675510"/>
      <w:r>
        <w:lastRenderedPageBreak/>
        <w:t>서론</w:t>
      </w:r>
      <w:bookmarkEnd w:id="367"/>
      <w:bookmarkEnd w:id="368"/>
    </w:p>
    <w:p w14:paraId="20122CAC" w14:textId="77777777" w:rsidR="0024589F" w:rsidRDefault="0024589F">
      <w:pPr>
        <w:pStyle w:val="TDC2"/>
        <w:pPrChange w:id="369" w:author="김은수" w:date="2026-09-30T15:44:00Z" w16du:dateUtc="2026-09-30T06:44:00Z">
          <w:pPr>
            <w:pStyle w:val="2"/>
            <w:numPr>
              <w:ilvl w:val="1"/>
              <w:numId w:val="7"/>
            </w:numPr>
            <w:tabs>
              <w:tab w:val="num" w:pos="567"/>
              <w:tab w:val="num" w:pos="650"/>
            </w:tabs>
            <w:spacing w:after="0" w:line="240" w:lineRule="auto"/>
            <w:ind w:left="650" w:hanging="565"/>
          </w:pPr>
        </w:pPrChange>
      </w:pPr>
      <w:bookmarkStart w:id="370" w:name="_Toc180573598"/>
      <w:bookmarkStart w:id="371" w:name="_Toc241675511"/>
      <w:r>
        <w:t>개요</w:t>
      </w:r>
      <w:bookmarkEnd w:id="370"/>
      <w:bookmarkEnd w:id="371"/>
    </w:p>
    <w:p w14:paraId="74487AFA" w14:textId="77777777" w:rsidR="0024589F" w:rsidRDefault="008D7755">
      <w:pPr>
        <w:pStyle w:val="TDC20"/>
        <w:pPrChange w:id="372" w:author="김은수" w:date="2026-09-30T15:44:00Z" w16du:dateUtc="2026-09-30T06:44:00Z">
          <w:pPr>
            <w:spacing w:after="0" w:line="240" w:lineRule="auto"/>
            <w:ind w:leftChars="300" w:left="600"/>
          </w:pPr>
        </w:pPrChange>
      </w:pPr>
      <w:r w:rsidRPr="001D1C2F">
        <w:t xml:space="preserve">본 문서는 </w:t>
      </w:r>
      <w:del w:id="373" w:author="김은수" w:date="2026-09-30T15:44:00Z" w16du:dateUtc="2026-09-30T06:44:00Z">
        <w:r w:rsidR="00540504">
          <w:rPr>
            <w:rFonts w:hint="eastAsia"/>
          </w:rPr>
          <w:delText>T</w:delText>
        </w:r>
        <w:r w:rsidR="00540504">
          <w:delText>D20B</w:delText>
        </w:r>
      </w:del>
      <w:ins w:id="374" w:author="김은수" w:date="2026-09-30T15:44:00Z" w16du:dateUtc="2026-09-30T06:44:00Z">
        <w:r w:rsidRPr="001D1C2F">
          <w:t>TD24A</w:t>
        </w:r>
      </w:ins>
      <w:r w:rsidRPr="001D1C2F">
        <w:t>-A-EXT 제품의 펌웨어를 구현하기 위한 소프트웨어의 유닛을 설계하고 기술한다.</w:t>
      </w:r>
    </w:p>
    <w:p w14:paraId="1BA2C760" w14:textId="77777777" w:rsidR="008D7755" w:rsidRPr="00E00010" w:rsidRDefault="008D7755">
      <w:pPr>
        <w:spacing w:after="0" w:line="300" w:lineRule="auto"/>
        <w:rPr>
          <w:del w:id="375" w:author="김은수" w:date="2026-09-30T15:44:00Z" w16du:dateUtc="2026-09-30T06:44:00Z"/>
          <w:szCs w:val="20"/>
        </w:rPr>
        <w:pPrChange w:id="376" w:author="김은수" w:date="2026-10-01T03:22:00Z">
          <w:pPr>
            <w:spacing w:after="0" w:line="240" w:lineRule="auto"/>
            <w:ind w:leftChars="300" w:left="600"/>
          </w:pPr>
        </w:pPrChange>
      </w:pPr>
      <w:bookmarkStart w:id="377" w:name="_Toc241675512"/>
      <w:bookmarkEnd w:id="377"/>
    </w:p>
    <w:p w14:paraId="4EC77FC5" w14:textId="77777777" w:rsidR="0024589F" w:rsidRDefault="0024589F">
      <w:pPr>
        <w:pStyle w:val="TDC2"/>
        <w:pPrChange w:id="378" w:author="김은수" w:date="2026-09-30T15:44:00Z" w16du:dateUtc="2026-09-30T06:44:00Z">
          <w:pPr>
            <w:pStyle w:val="2"/>
            <w:numPr>
              <w:ilvl w:val="1"/>
              <w:numId w:val="7"/>
            </w:numPr>
            <w:tabs>
              <w:tab w:val="num" w:pos="567"/>
              <w:tab w:val="num" w:pos="650"/>
            </w:tabs>
            <w:spacing w:after="0" w:line="240" w:lineRule="auto"/>
            <w:ind w:left="650" w:hanging="565"/>
          </w:pPr>
        </w:pPrChange>
      </w:pPr>
      <w:bookmarkStart w:id="379" w:name="_Toc180573599"/>
      <w:bookmarkStart w:id="380" w:name="_Toc241675513"/>
      <w:r>
        <w:t>목적</w:t>
      </w:r>
      <w:bookmarkEnd w:id="379"/>
      <w:bookmarkEnd w:id="380"/>
    </w:p>
    <w:p w14:paraId="567D96DC" w14:textId="77777777" w:rsidR="0016729F" w:rsidRDefault="0016729F">
      <w:pPr>
        <w:pStyle w:val="TDC20"/>
        <w:pPrChange w:id="381" w:author="김은수" w:date="2026-09-30T15:44:00Z" w16du:dateUtc="2026-09-30T06:44:00Z">
          <w:pPr>
            <w:pStyle w:val="a8"/>
            <w:wordWrap/>
            <w:spacing w:after="0" w:line="240" w:lineRule="auto"/>
            <w:ind w:leftChars="313" w:left="626"/>
          </w:pPr>
        </w:pPrChange>
      </w:pPr>
      <w:r w:rsidRPr="001D1C2F">
        <w:t>인공달팽이관 외부장치 소프트웨어의 아키텍쳐를 기반으로 하위 유닛을 상세하게 설계함으로써,</w:t>
      </w:r>
      <w:r>
        <w:t xml:space="preserve"> </w:t>
      </w:r>
      <w:r w:rsidRPr="001D1C2F">
        <w:t>소프트웨어 개발 절차에 따라 안전하고 일관성 및 정확성을 보장하는 소프트웨어가 개발되는 것을 목적으로 한다.</w:t>
      </w:r>
    </w:p>
    <w:p w14:paraId="2B115E26" w14:textId="77777777" w:rsidR="008D7755" w:rsidRPr="00E00010" w:rsidRDefault="008D7755">
      <w:pPr>
        <w:spacing w:after="0" w:line="300" w:lineRule="auto"/>
        <w:rPr>
          <w:del w:id="382" w:author="김은수" w:date="2026-09-30T15:44:00Z" w16du:dateUtc="2026-09-30T06:44:00Z"/>
          <w:szCs w:val="20"/>
        </w:rPr>
        <w:pPrChange w:id="383" w:author="김은수" w:date="2026-10-01T03:22:00Z">
          <w:pPr>
            <w:spacing w:after="0" w:line="240" w:lineRule="auto"/>
            <w:ind w:leftChars="300" w:left="600"/>
          </w:pPr>
        </w:pPrChange>
      </w:pPr>
      <w:bookmarkStart w:id="384" w:name="_Toc241675514"/>
      <w:bookmarkEnd w:id="384"/>
    </w:p>
    <w:p w14:paraId="5455A4AE" w14:textId="77777777" w:rsidR="00807766" w:rsidRDefault="00807766">
      <w:pPr>
        <w:pStyle w:val="TDC2"/>
        <w:pPrChange w:id="385" w:author="김은수" w:date="2026-09-30T15:44:00Z" w16du:dateUtc="2026-09-30T06:44:00Z">
          <w:pPr>
            <w:pStyle w:val="2"/>
            <w:numPr>
              <w:ilvl w:val="1"/>
              <w:numId w:val="7"/>
            </w:numPr>
            <w:tabs>
              <w:tab w:val="num" w:pos="567"/>
              <w:tab w:val="num" w:pos="650"/>
            </w:tabs>
            <w:spacing w:after="0" w:line="240" w:lineRule="auto"/>
            <w:ind w:left="650" w:hanging="565"/>
          </w:pPr>
        </w:pPrChange>
      </w:pPr>
      <w:bookmarkStart w:id="386" w:name="_Toc180573600"/>
      <w:bookmarkStart w:id="387" w:name="_Toc241675515"/>
      <w:r>
        <w:t>대상</w:t>
      </w:r>
      <w:bookmarkEnd w:id="386"/>
      <w:bookmarkEnd w:id="387"/>
    </w:p>
    <w:p w14:paraId="749B8EFC" w14:textId="77777777" w:rsidR="00807766" w:rsidRDefault="00540504">
      <w:pPr>
        <w:pStyle w:val="TDC20"/>
        <w:pPrChange w:id="388" w:author="김은수" w:date="2026-09-30T15:44:00Z" w16du:dateUtc="2026-09-30T06:44:00Z">
          <w:pPr>
            <w:spacing w:after="0" w:line="240" w:lineRule="auto"/>
            <w:ind w:leftChars="300" w:left="600"/>
          </w:pPr>
        </w:pPrChange>
      </w:pPr>
      <w:del w:id="389" w:author="김은수" w:date="2026-09-30T15:44:00Z" w16du:dateUtc="2026-09-30T06:44:00Z">
        <w:r>
          <w:rPr>
            <w:rFonts w:hint="eastAsia"/>
          </w:rPr>
          <w:delText>T</w:delText>
        </w:r>
        <w:r>
          <w:delText>D20B</w:delText>
        </w:r>
      </w:del>
      <w:ins w:id="390" w:author="김은수" w:date="2026-09-30T15:44:00Z" w16du:dateUtc="2026-09-30T06:44:00Z">
        <w:r w:rsidRPr="001D1C2F">
          <w:t>TD24A</w:t>
        </w:r>
      </w:ins>
      <w:r w:rsidRPr="001D1C2F">
        <w:t>-A-EXT 제품의 펌웨어 개발 프로젝트에 참여하는 모든 구성원은 이 문서를 참고하도록 한다.</w:t>
      </w:r>
    </w:p>
    <w:p w14:paraId="0EC94958" w14:textId="77777777" w:rsidR="0016729F" w:rsidRPr="00E00010" w:rsidRDefault="0016729F">
      <w:pPr>
        <w:spacing w:after="0" w:line="300" w:lineRule="auto"/>
        <w:rPr>
          <w:del w:id="391" w:author="김은수" w:date="2026-09-30T15:44:00Z" w16du:dateUtc="2026-09-30T06:44:00Z"/>
          <w:szCs w:val="20"/>
        </w:rPr>
        <w:pPrChange w:id="392" w:author="김은수" w:date="2026-10-01T03:22:00Z">
          <w:pPr>
            <w:spacing w:after="0" w:line="240" w:lineRule="auto"/>
            <w:ind w:leftChars="300" w:left="600"/>
          </w:pPr>
        </w:pPrChange>
      </w:pPr>
      <w:bookmarkStart w:id="393" w:name="_Toc241675516"/>
      <w:bookmarkEnd w:id="393"/>
    </w:p>
    <w:p w14:paraId="5B0F68BE" w14:textId="77777777" w:rsidR="0024589F" w:rsidRDefault="0024589F">
      <w:pPr>
        <w:pStyle w:val="TDC2"/>
        <w:pPrChange w:id="394" w:author="김은수" w:date="2026-09-30T15:44:00Z" w16du:dateUtc="2026-09-30T06:44:00Z">
          <w:pPr>
            <w:pStyle w:val="2"/>
            <w:numPr>
              <w:ilvl w:val="1"/>
              <w:numId w:val="7"/>
            </w:numPr>
            <w:tabs>
              <w:tab w:val="num" w:pos="567"/>
              <w:tab w:val="num" w:pos="650"/>
            </w:tabs>
            <w:spacing w:after="0" w:line="240" w:lineRule="auto"/>
            <w:ind w:left="650" w:hanging="565"/>
          </w:pPr>
        </w:pPrChange>
      </w:pPr>
      <w:bookmarkStart w:id="395" w:name="_Toc180573601"/>
      <w:bookmarkStart w:id="396" w:name="_Toc241675517"/>
      <w:r>
        <w:t>관련문서</w:t>
      </w:r>
      <w:bookmarkEnd w:id="395"/>
      <w:bookmarkEnd w:id="396"/>
    </w:p>
    <w:p w14:paraId="79322E91" w14:textId="77777777" w:rsidR="00202AB0" w:rsidRDefault="00202AB0">
      <w:pPr>
        <w:pStyle w:val="TDC3"/>
        <w:pPrChange w:id="397" w:author="김은수" w:date="2026-09-30T15:44:00Z" w16du:dateUtc="2026-09-30T06:44:00Z">
          <w:pPr>
            <w:pStyle w:val="3"/>
            <w:numPr>
              <w:ilvl w:val="2"/>
              <w:numId w:val="7"/>
            </w:numPr>
            <w:tabs>
              <w:tab w:val="num" w:pos="850"/>
              <w:tab w:val="num" w:pos="900"/>
            </w:tabs>
            <w:spacing w:after="0" w:line="240" w:lineRule="auto"/>
            <w:ind w:left="1000" w:hanging="400"/>
          </w:pPr>
        </w:pPrChange>
      </w:pPr>
      <w:bookmarkStart w:id="398" w:name="_Toc180573602"/>
      <w:bookmarkStart w:id="399" w:name="_Toc241675518"/>
      <w:r>
        <w:t>프로젝트</w:t>
      </w:r>
      <w:bookmarkEnd w:id="398"/>
      <w:bookmarkEnd w:id="399"/>
    </w:p>
    <w:p w14:paraId="15315FF2" w14:textId="77777777" w:rsidR="00422C55" w:rsidRDefault="007018A2">
      <w:pPr>
        <w:pStyle w:val="TDC32"/>
        <w:rPr>
          <w:ins w:id="400" w:author="김은수" w:date="2026-10-01T02:14:00Z"/>
        </w:rPr>
      </w:pPr>
      <w:ins w:id="401" w:author="김은수" w:date="2026-10-01T02:14:00Z">
        <w:r>
          <w:t xml:space="preserve">표 </w:t>
        </w:r>
        <w:r>
          <w:fldChar w:fldCharType="begin"/>
        </w:r>
        <w:r>
          <w:instrText xml:space="preserve"> SEQ 표 \* ARABIC </w:instrText>
        </w:r>
        <w:r>
          <w:fldChar w:fldCharType="separate"/>
        </w:r>
        <w:r>
          <w:t>1</w:t>
        </w:r>
        <w:r>
          <w:fldChar w:fldCharType="end"/>
        </w:r>
        <w:r>
          <w:t>. 프로젝트 참조 문서</w:t>
        </w:r>
      </w:ins>
    </w:p>
    <w:tbl>
      <w:tblPr>
        <w:tblStyle w:val="TDC31"/>
        <w:tblW w:w="0" w:type="auto"/>
        <w:tblLook w:val="04A0" w:firstRow="1" w:lastRow="0" w:firstColumn="1" w:lastColumn="0" w:noHBand="0" w:noVBand="1"/>
        <w:tblPrChange w:id="402" w:author="김은수" w:date="2026-10-01T01:11:00Z">
          <w:tblPr>
            <w:tblStyle w:val="TDC31"/>
            <w:tblW w:w="0" w:type="nil"/>
            <w:tblLook w:val="04A0" w:firstRow="1" w:lastRow="0" w:firstColumn="1" w:lastColumn="0" w:noHBand="0" w:noVBand="1"/>
          </w:tblPr>
        </w:tblPrChange>
      </w:tblPr>
      <w:tblGrid>
        <w:gridCol w:w="540"/>
        <w:gridCol w:w="2410"/>
        <w:gridCol w:w="4649"/>
        <w:tblGridChange w:id="403">
          <w:tblGrid>
            <w:gridCol w:w="114"/>
            <w:gridCol w:w="360"/>
            <w:gridCol w:w="66"/>
            <w:gridCol w:w="294"/>
            <w:gridCol w:w="360"/>
            <w:gridCol w:w="1756"/>
            <w:gridCol w:w="4649"/>
          </w:tblGrid>
        </w:tblGridChange>
      </w:tblGrid>
      <w:tr w:rsidR="0016729F" w:rsidRPr="005D4343" w14:paraId="200A2C34" w14:textId="77777777" w:rsidTr="00C62BB0">
        <w:trPr>
          <w:cnfStyle w:val="100000000000" w:firstRow="1" w:lastRow="0" w:firstColumn="0" w:lastColumn="0" w:oddVBand="0" w:evenVBand="0" w:oddHBand="0" w:evenHBand="0" w:firstRowFirstColumn="0" w:firstRowLastColumn="0" w:lastRowFirstColumn="0" w:lastRowLastColumn="0"/>
          <w:trHeight w:val="420"/>
          <w:tblHeader/>
          <w:trPrChange w:id="404" w:author="김은수" w:date="2026-10-01T01:11:00Z">
            <w:trPr>
              <w:gridBefore w:val="1"/>
              <w:gridAfter w:val="2"/>
              <w:trHeight w:val="420"/>
            </w:trPr>
          </w:trPrChange>
        </w:trPr>
        <w:tc>
          <w:tcPr>
            <w:cnfStyle w:val="001000000000" w:firstRow="0" w:lastRow="0" w:firstColumn="1" w:lastColumn="0" w:oddVBand="0" w:evenVBand="0" w:oddHBand="0" w:evenHBand="0" w:firstRowFirstColumn="0" w:firstRowLastColumn="0" w:lastRowFirstColumn="0" w:lastRowLastColumn="0"/>
            <w:tcW w:w="540" w:type="dxa"/>
            <w:tcPrChange w:id="405" w:author="김은수" w:date="2026-10-01T01:11:00Z">
              <w:tcPr>
                <w:tcW w:w="540" w:type="dxa"/>
              </w:tcPr>
            </w:tcPrChange>
          </w:tcPr>
          <w:p w14:paraId="223A96B7" w14:textId="77777777" w:rsidR="0016729F" w:rsidRPr="00E00010" w:rsidRDefault="0016729F">
            <w:pPr>
              <w:pStyle w:val="TDC0"/>
              <w:cnfStyle w:val="101000000000" w:firstRow="1" w:lastRow="0" w:firstColumn="1" w:lastColumn="0" w:oddVBand="0" w:evenVBand="0" w:oddHBand="0" w:evenHBand="0" w:firstRowFirstColumn="0" w:firstRowLastColumn="0" w:lastRowFirstColumn="0" w:lastRowLastColumn="0"/>
              <w:rPr>
                <w:rFonts w:ascii="Times New Roman" w:eastAsiaTheme="majorHAnsi" w:hAnsi="Times New Roman" w:cs="Times New Roman"/>
              </w:rPr>
              <w:pPrChange w:id="406" w:author="김은수" w:date="2026-10-01T01:11:00Z">
                <w:pPr>
                  <w:pStyle w:val="a8"/>
                  <w:wordWrap/>
                  <w:ind w:leftChars="0" w:left="0"/>
                  <w:cnfStyle w:val="101000000000" w:firstRow="1" w:lastRow="0" w:firstColumn="1" w:lastColumn="0" w:oddVBand="0" w:evenVBand="0" w:oddHBand="0" w:evenHBand="0" w:firstRowFirstColumn="0" w:firstRowLastColumn="0" w:lastRowFirstColumn="0" w:lastRowLastColumn="0"/>
                </w:pPr>
              </w:pPrChange>
            </w:pPr>
            <w:r w:rsidRPr="005D4343">
              <w:rPr>
                <w:b/>
                <w:rPrChange w:id="407" w:author="김은수" w:date="2026-10-01T01:11:00Z">
                  <w:rPr>
                    <w:rFonts w:ascii="Times New Roman" w:eastAsiaTheme="majorHAnsi" w:hAnsi="Times New Roman" w:cs="Times New Roman"/>
                    <w:b w:val="0"/>
                    <w:color w:val="auto"/>
                    <w:szCs w:val="22"/>
                    <w:lang w:val="en-US"/>
                  </w:rPr>
                </w:rPrChange>
              </w:rPr>
              <w:t>No</w:t>
            </w:r>
          </w:p>
        </w:tc>
        <w:tc>
          <w:tcPr>
            <w:tcW w:w="2410" w:type="dxa"/>
            <w:tcPrChange w:id="408" w:author="김은수" w:date="2026-10-01T01:11:00Z">
              <w:tcPr>
                <w:tcW w:w="2410" w:type="dxa"/>
                <w:gridSpan w:val="2"/>
              </w:tcPr>
            </w:tcPrChange>
          </w:tcPr>
          <w:p w14:paraId="3CB4AF1E" w14:textId="77777777" w:rsidR="0016729F" w:rsidRPr="00E00010" w:rsidRDefault="0016729F">
            <w:pPr>
              <w:pStyle w:val="TDC0"/>
              <w:cnfStyle w:val="100000000000" w:firstRow="1" w:lastRow="0" w:firstColumn="0" w:lastColumn="0" w:oddVBand="0" w:evenVBand="0" w:oddHBand="0" w:evenHBand="0" w:firstRowFirstColumn="0" w:firstRowLastColumn="0" w:lastRowFirstColumn="0" w:lastRowLastColumn="0"/>
              <w:rPr>
                <w:rFonts w:ascii="Times New Roman" w:eastAsiaTheme="majorHAnsi" w:hAnsi="Times New Roman" w:cs="Times New Roman"/>
              </w:rPr>
              <w:pPrChange w:id="409" w:author="김은수" w:date="2026-10-01T01:11:00Z">
                <w:pPr>
                  <w:pStyle w:val="a8"/>
                  <w:wordWrap/>
                  <w:ind w:leftChars="0" w:left="0"/>
                  <w:cnfStyle w:val="100000000000" w:firstRow="1" w:lastRow="0" w:firstColumn="0" w:lastColumn="0" w:oddVBand="0" w:evenVBand="0" w:oddHBand="0" w:evenHBand="0" w:firstRowFirstColumn="0" w:firstRowLastColumn="0" w:lastRowFirstColumn="0" w:lastRowLastColumn="0"/>
                </w:pPr>
              </w:pPrChange>
            </w:pPr>
            <w:r>
              <w:rPr>
                <w:rFonts w:hint="eastAsia"/>
                <w:b/>
                <w:rPrChange w:id="410" w:author="김은수" w:date="2026-10-01T01:11:00Z">
                  <w:rPr>
                    <w:rFonts w:ascii="Times New Roman" w:eastAsiaTheme="majorHAnsi" w:hAnsi="Times New Roman" w:cs="Times New Roman" w:hint="eastAsia"/>
                    <w:b w:val="0"/>
                    <w:color w:val="auto"/>
                    <w:szCs w:val="22"/>
                    <w:lang w:val="en-US"/>
                  </w:rPr>
                </w:rPrChange>
              </w:rPr>
              <w:t>문서번호</w:t>
            </w:r>
          </w:p>
        </w:tc>
        <w:tc>
          <w:tcPr>
            <w:tcW w:w="4649" w:type="dxa"/>
            <w:tcPrChange w:id="411" w:author="김은수" w:date="2026-10-01T01:11:00Z">
              <w:tcPr>
                <w:tcW w:w="4649" w:type="dxa"/>
              </w:tcPr>
            </w:tcPrChange>
          </w:tcPr>
          <w:p w14:paraId="7AAED40F" w14:textId="77777777" w:rsidR="0016729F" w:rsidRPr="00E00010" w:rsidRDefault="0016729F">
            <w:pPr>
              <w:pStyle w:val="TDC0"/>
              <w:cnfStyle w:val="100000000000" w:firstRow="1" w:lastRow="0" w:firstColumn="0" w:lastColumn="0" w:oddVBand="0" w:evenVBand="0" w:oddHBand="0" w:evenHBand="0" w:firstRowFirstColumn="0" w:firstRowLastColumn="0" w:lastRowFirstColumn="0" w:lastRowLastColumn="0"/>
              <w:rPr>
                <w:rFonts w:ascii="Times New Roman" w:eastAsiaTheme="majorHAnsi" w:hAnsi="Times New Roman" w:cs="Times New Roman"/>
              </w:rPr>
              <w:pPrChange w:id="412" w:author="김은수" w:date="2026-10-01T01:11:00Z">
                <w:pPr>
                  <w:pStyle w:val="a8"/>
                  <w:wordWrap/>
                  <w:ind w:leftChars="0" w:left="0"/>
                  <w:cnfStyle w:val="100000000000" w:firstRow="1" w:lastRow="0" w:firstColumn="0" w:lastColumn="0" w:oddVBand="0" w:evenVBand="0" w:oddHBand="0" w:evenHBand="0" w:firstRowFirstColumn="0" w:firstRowLastColumn="0" w:lastRowFirstColumn="0" w:lastRowLastColumn="0"/>
                </w:pPr>
              </w:pPrChange>
            </w:pPr>
            <w:r>
              <w:rPr>
                <w:rFonts w:hint="eastAsia"/>
                <w:b/>
                <w:rPrChange w:id="413" w:author="김은수" w:date="2026-10-01T01:11:00Z">
                  <w:rPr>
                    <w:rFonts w:ascii="Times New Roman" w:eastAsiaTheme="majorHAnsi" w:hAnsi="Times New Roman" w:cs="Times New Roman" w:hint="eastAsia"/>
                    <w:b w:val="0"/>
                    <w:color w:val="auto"/>
                    <w:szCs w:val="22"/>
                    <w:lang w:val="en-US"/>
                  </w:rPr>
                </w:rPrChange>
              </w:rPr>
              <w:t>문서</w:t>
            </w:r>
            <w:r>
              <w:rPr>
                <w:b/>
                <w:rPrChange w:id="414" w:author="김은수" w:date="2026-10-01T01:11:00Z">
                  <w:rPr>
                    <w:rFonts w:ascii="Times New Roman" w:eastAsiaTheme="majorHAnsi" w:hAnsi="Times New Roman" w:cs="Times New Roman"/>
                    <w:b w:val="0"/>
                    <w:color w:val="auto"/>
                    <w:szCs w:val="22"/>
                    <w:lang w:val="en-US"/>
                  </w:rPr>
                </w:rPrChange>
              </w:rPr>
              <w:t xml:space="preserve"> </w:t>
            </w:r>
            <w:r>
              <w:rPr>
                <w:rFonts w:hint="eastAsia"/>
                <w:b/>
                <w:rPrChange w:id="415" w:author="김은수" w:date="2026-10-01T01:11:00Z">
                  <w:rPr>
                    <w:rFonts w:ascii="Times New Roman" w:eastAsiaTheme="majorHAnsi" w:hAnsi="Times New Roman" w:cs="Times New Roman" w:hint="eastAsia"/>
                    <w:b w:val="0"/>
                    <w:color w:val="auto"/>
                    <w:szCs w:val="22"/>
                    <w:lang w:val="en-US"/>
                  </w:rPr>
                </w:rPrChange>
              </w:rPr>
              <w:t>제목</w:t>
            </w:r>
          </w:p>
        </w:tc>
      </w:tr>
      <w:tr w:rsidR="0016729F" w:rsidRPr="005D4343" w14:paraId="463F0906" w14:textId="77777777" w:rsidTr="00C62BB0">
        <w:trPr>
          <w:trHeight w:val="420"/>
          <w:trPrChange w:id="416" w:author="김은수" w:date="2026-10-01T01:11:00Z">
            <w:trPr>
              <w:gridBefore w:val="1"/>
              <w:gridAfter w:val="2"/>
              <w:trHeight w:val="420"/>
            </w:trPr>
          </w:trPrChange>
        </w:trPr>
        <w:tc>
          <w:tcPr>
            <w:cnfStyle w:val="001000000000" w:firstRow="0" w:lastRow="0" w:firstColumn="1" w:lastColumn="0" w:oddVBand="0" w:evenVBand="0" w:oddHBand="0" w:evenHBand="0" w:firstRowFirstColumn="0" w:firstRowLastColumn="0" w:lastRowFirstColumn="0" w:lastRowLastColumn="0"/>
            <w:tcW w:w="540" w:type="dxa"/>
            <w:tcPrChange w:id="417" w:author="김은수" w:date="2026-10-01T01:11:00Z">
              <w:tcPr>
                <w:tcW w:w="540" w:type="dxa"/>
              </w:tcPr>
            </w:tcPrChange>
          </w:tcPr>
          <w:p w14:paraId="414E77F8" w14:textId="77777777" w:rsidR="0016729F" w:rsidRPr="005D4343" w:rsidRDefault="0016729F">
            <w:pPr>
              <w:pStyle w:val="TDC7"/>
              <w:jc w:val="center"/>
              <w:rPr>
                <w:rFonts w:ascii="Times New Roman" w:eastAsiaTheme="majorHAnsi" w:hAnsi="Times New Roman" w:cs="Times New Roman"/>
              </w:rPr>
              <w:pPrChange w:id="418" w:author="김은수" w:date="2026-10-01T01:11:00Z">
                <w:pPr>
                  <w:pStyle w:val="a8"/>
                  <w:wordWrap/>
                  <w:ind w:leftChars="0" w:left="0"/>
                </w:pPr>
              </w:pPrChange>
            </w:pPr>
            <w:r>
              <w:rPr>
                <w:rPrChange w:id="419" w:author="김은수" w:date="2026-10-01T01:11:00Z">
                  <w:rPr>
                    <w:rFonts w:ascii="Times New Roman" w:eastAsiaTheme="majorHAnsi" w:hAnsi="Times New Roman" w:cs="Times New Roman"/>
                    <w:color w:val="auto"/>
                    <w:szCs w:val="22"/>
                    <w:lang w:val="en-US"/>
                  </w:rPr>
                </w:rPrChange>
              </w:rPr>
              <w:t>1</w:t>
            </w:r>
          </w:p>
        </w:tc>
        <w:tc>
          <w:tcPr>
            <w:tcW w:w="2410" w:type="dxa"/>
            <w:tcPrChange w:id="420" w:author="김은수" w:date="2026-10-01T01:11:00Z">
              <w:tcPr>
                <w:tcW w:w="2410" w:type="dxa"/>
                <w:gridSpan w:val="2"/>
              </w:tcPr>
            </w:tcPrChange>
          </w:tcPr>
          <w:p w14:paraId="7A5D3DF5" w14:textId="77777777" w:rsidR="0016729F" w:rsidRPr="005D4343" w:rsidRDefault="0016729F">
            <w:pPr>
              <w:pStyle w:val="TDC7"/>
              <w:cnfStyle w:val="000000000000" w:firstRow="0" w:lastRow="0" w:firstColumn="0" w:lastColumn="0" w:oddVBand="0" w:evenVBand="0" w:oddHBand="0" w:evenHBand="0" w:firstRowFirstColumn="0" w:firstRowLastColumn="0" w:lastRowFirstColumn="0" w:lastRowLastColumn="0"/>
              <w:rPr>
                <w:rFonts w:ascii="Times New Roman" w:eastAsiaTheme="majorHAnsi" w:hAnsi="Times New Roman" w:cs="Times New Roman"/>
              </w:rPr>
              <w:pPrChange w:id="421" w:author="김은수" w:date="2026-10-01T01:11:00Z">
                <w:pPr>
                  <w:pStyle w:val="a8"/>
                  <w:wordWrap/>
                  <w:ind w:leftChars="0" w:left="0"/>
                  <w:cnfStyle w:val="000000000000" w:firstRow="0" w:lastRow="0" w:firstColumn="0" w:lastColumn="0" w:oddVBand="0" w:evenVBand="0" w:oddHBand="0" w:evenHBand="0" w:firstRowFirstColumn="0" w:firstRowLastColumn="0" w:lastRowFirstColumn="0" w:lastRowLastColumn="0"/>
                </w:pPr>
              </w:pPrChange>
            </w:pPr>
            <w:r>
              <w:t>SDP-FW-</w:t>
            </w:r>
            <w:del w:id="422" w:author="김은수" w:date="2026-09-30T15:44:00Z" w16du:dateUtc="2026-09-30T06:44:00Z">
              <w:r w:rsidR="00540504">
                <w:delText>TD20B</w:delText>
              </w:r>
            </w:del>
            <w:ins w:id="423" w:author="김은수" w:date="2026-09-30T15:44:00Z" w16du:dateUtc="2026-09-30T06:44:00Z">
              <w:r>
                <w:t>TD24A</w:t>
              </w:r>
            </w:ins>
          </w:p>
        </w:tc>
        <w:tc>
          <w:tcPr>
            <w:tcW w:w="4649" w:type="dxa"/>
            <w:tcPrChange w:id="424" w:author="김은수" w:date="2026-10-01T01:11:00Z">
              <w:tcPr>
                <w:tcW w:w="4649" w:type="dxa"/>
              </w:tcPr>
            </w:tcPrChange>
          </w:tcPr>
          <w:p w14:paraId="661ECA2D" w14:textId="77777777" w:rsidR="0016729F" w:rsidRPr="005D4343" w:rsidRDefault="0016729F">
            <w:pPr>
              <w:pStyle w:val="TDC7"/>
              <w:cnfStyle w:val="000000000000" w:firstRow="0" w:lastRow="0" w:firstColumn="0" w:lastColumn="0" w:oddVBand="0" w:evenVBand="0" w:oddHBand="0" w:evenHBand="0" w:firstRowFirstColumn="0" w:firstRowLastColumn="0" w:lastRowFirstColumn="0" w:lastRowLastColumn="0"/>
              <w:rPr>
                <w:rFonts w:ascii="Times New Roman" w:eastAsiaTheme="majorHAnsi" w:hAnsi="Times New Roman" w:cs="Times New Roman"/>
              </w:rPr>
              <w:pPrChange w:id="425" w:author="김은수" w:date="2026-10-01T01:11:00Z">
                <w:pPr>
                  <w:pStyle w:val="a8"/>
                  <w:wordWrap/>
                  <w:ind w:leftChars="0" w:left="0"/>
                  <w:cnfStyle w:val="000000000000" w:firstRow="0" w:lastRow="0" w:firstColumn="0" w:lastColumn="0" w:oddVBand="0" w:evenVBand="0" w:oddHBand="0" w:evenHBand="0" w:firstRowFirstColumn="0" w:firstRowLastColumn="0" w:lastRowFirstColumn="0" w:lastRowLastColumn="0"/>
                </w:pPr>
              </w:pPrChange>
            </w:pPr>
            <w:r>
              <w:rPr>
                <w:rFonts w:hint="eastAsia"/>
                <w:rPrChange w:id="426" w:author="김은수" w:date="2026-10-01T01:11:00Z">
                  <w:rPr>
                    <w:rFonts w:ascii="Times New Roman" w:eastAsiaTheme="majorHAnsi" w:hAnsi="Times New Roman" w:cs="Times New Roman" w:hint="eastAsia"/>
                    <w:color w:val="auto"/>
                    <w:szCs w:val="22"/>
                    <w:lang w:val="en-US"/>
                  </w:rPr>
                </w:rPrChange>
              </w:rPr>
              <w:t>소프트웨어</w:t>
            </w:r>
            <w:r>
              <w:rPr>
                <w:rPrChange w:id="427" w:author="김은수" w:date="2026-10-01T01:11:00Z">
                  <w:rPr>
                    <w:rFonts w:ascii="Times New Roman" w:eastAsiaTheme="majorHAnsi" w:hAnsi="Times New Roman" w:cs="Times New Roman"/>
                    <w:color w:val="auto"/>
                    <w:szCs w:val="22"/>
                    <w:lang w:val="en-US"/>
                  </w:rPr>
                </w:rPrChange>
              </w:rPr>
              <w:t xml:space="preserve"> </w:t>
            </w:r>
            <w:r>
              <w:rPr>
                <w:rFonts w:hint="eastAsia"/>
                <w:rPrChange w:id="428" w:author="김은수" w:date="2026-10-01T01:11:00Z">
                  <w:rPr>
                    <w:rFonts w:ascii="Times New Roman" w:eastAsiaTheme="majorHAnsi" w:hAnsi="Times New Roman" w:cs="Times New Roman" w:hint="eastAsia"/>
                    <w:color w:val="auto"/>
                    <w:szCs w:val="22"/>
                    <w:lang w:val="en-US"/>
                  </w:rPr>
                </w:rPrChange>
              </w:rPr>
              <w:t>개발</w:t>
            </w:r>
            <w:r>
              <w:rPr>
                <w:rPrChange w:id="429" w:author="김은수" w:date="2026-10-01T01:11:00Z">
                  <w:rPr>
                    <w:rFonts w:ascii="Times New Roman" w:eastAsiaTheme="majorHAnsi" w:hAnsi="Times New Roman" w:cs="Times New Roman"/>
                    <w:color w:val="auto"/>
                    <w:szCs w:val="22"/>
                    <w:lang w:val="en-US"/>
                  </w:rPr>
                </w:rPrChange>
              </w:rPr>
              <w:t xml:space="preserve"> </w:t>
            </w:r>
            <w:r>
              <w:rPr>
                <w:rFonts w:hint="eastAsia"/>
                <w:rPrChange w:id="430" w:author="김은수" w:date="2026-10-01T01:11:00Z">
                  <w:rPr>
                    <w:rFonts w:ascii="Times New Roman" w:eastAsiaTheme="majorHAnsi" w:hAnsi="Times New Roman" w:cs="Times New Roman" w:hint="eastAsia"/>
                    <w:color w:val="auto"/>
                    <w:szCs w:val="22"/>
                    <w:lang w:val="en-US"/>
                  </w:rPr>
                </w:rPrChange>
              </w:rPr>
              <w:t>계획서</w:t>
            </w:r>
          </w:p>
        </w:tc>
      </w:tr>
      <w:tr w:rsidR="0016729F" w:rsidRPr="005D4343" w14:paraId="4ED152D1" w14:textId="77777777" w:rsidTr="00C62BB0">
        <w:trPr>
          <w:trHeight w:val="420"/>
          <w:trPrChange w:id="431" w:author="김은수" w:date="2026-10-01T01:11:00Z">
            <w:trPr>
              <w:gridBefore w:val="1"/>
              <w:gridAfter w:val="2"/>
              <w:trHeight w:val="420"/>
            </w:trPr>
          </w:trPrChange>
        </w:trPr>
        <w:tc>
          <w:tcPr>
            <w:cnfStyle w:val="001000000000" w:firstRow="0" w:lastRow="0" w:firstColumn="1" w:lastColumn="0" w:oddVBand="0" w:evenVBand="0" w:oddHBand="0" w:evenHBand="0" w:firstRowFirstColumn="0" w:firstRowLastColumn="0" w:lastRowFirstColumn="0" w:lastRowLastColumn="0"/>
            <w:tcW w:w="540" w:type="dxa"/>
            <w:tcPrChange w:id="432" w:author="김은수" w:date="2026-10-01T01:11:00Z">
              <w:tcPr>
                <w:tcW w:w="540" w:type="dxa"/>
              </w:tcPr>
            </w:tcPrChange>
          </w:tcPr>
          <w:p w14:paraId="7B49FB80" w14:textId="77777777" w:rsidR="0016729F" w:rsidRDefault="0016729F">
            <w:pPr>
              <w:pStyle w:val="TDC7"/>
              <w:jc w:val="center"/>
              <w:rPr>
                <w:rFonts w:ascii="Times New Roman" w:eastAsiaTheme="majorHAnsi" w:hAnsi="Times New Roman" w:cs="Times New Roman"/>
              </w:rPr>
              <w:pPrChange w:id="433" w:author="김은수" w:date="2026-10-01T01:11:00Z">
                <w:pPr>
                  <w:pStyle w:val="a8"/>
                  <w:wordWrap/>
                  <w:ind w:leftChars="0" w:left="0"/>
                </w:pPr>
              </w:pPrChange>
            </w:pPr>
            <w:r>
              <w:rPr>
                <w:rPrChange w:id="434" w:author="김은수" w:date="2026-10-01T01:11:00Z">
                  <w:rPr>
                    <w:rFonts w:ascii="Times New Roman" w:eastAsiaTheme="majorHAnsi" w:hAnsi="Times New Roman" w:cs="Times New Roman"/>
                    <w:color w:val="auto"/>
                    <w:szCs w:val="22"/>
                    <w:lang w:val="en-US"/>
                  </w:rPr>
                </w:rPrChange>
              </w:rPr>
              <w:t>2</w:t>
            </w:r>
          </w:p>
        </w:tc>
        <w:tc>
          <w:tcPr>
            <w:tcW w:w="2410" w:type="dxa"/>
            <w:tcPrChange w:id="435" w:author="김은수" w:date="2026-10-01T01:11:00Z">
              <w:tcPr>
                <w:tcW w:w="2410" w:type="dxa"/>
                <w:gridSpan w:val="2"/>
              </w:tcPr>
            </w:tcPrChange>
          </w:tcPr>
          <w:p w14:paraId="604252E9" w14:textId="77777777" w:rsidR="0016729F" w:rsidRDefault="00540504">
            <w:pPr>
              <w:pStyle w:val="TDC7"/>
              <w:cnfStyle w:val="000000000000" w:firstRow="0" w:lastRow="0" w:firstColumn="0" w:lastColumn="0" w:oddVBand="0" w:evenVBand="0" w:oddHBand="0" w:evenHBand="0" w:firstRowFirstColumn="0" w:firstRowLastColumn="0" w:lastRowFirstColumn="0" w:lastRowLastColumn="0"/>
              <w:pPrChange w:id="436" w:author="김은수" w:date="2026-10-01T01:11:00Z">
                <w:pPr>
                  <w:pStyle w:val="a8"/>
                  <w:wordWrap/>
                  <w:ind w:leftChars="0" w:left="0"/>
                  <w:cnfStyle w:val="000000000000" w:firstRow="0" w:lastRow="0" w:firstColumn="0" w:lastColumn="0" w:oddVBand="0" w:evenVBand="0" w:oddHBand="0" w:evenHBand="0" w:firstRowFirstColumn="0" w:firstRowLastColumn="0" w:lastRowFirstColumn="0" w:lastRowLastColumn="0"/>
                </w:pPr>
              </w:pPrChange>
            </w:pPr>
            <w:r>
              <w:t>SGR-FW-</w:t>
            </w:r>
            <w:del w:id="437" w:author="김은수" w:date="2026-09-30T15:44:00Z" w16du:dateUtc="2026-09-30T06:44:00Z">
              <w:r>
                <w:delText>TD20B</w:delText>
              </w:r>
            </w:del>
            <w:ins w:id="438" w:author="김은수" w:date="2026-09-30T15:44:00Z" w16du:dateUtc="2026-09-30T06:44:00Z">
              <w:r>
                <w:t>TD24A</w:t>
              </w:r>
            </w:ins>
          </w:p>
        </w:tc>
        <w:tc>
          <w:tcPr>
            <w:tcW w:w="4649" w:type="dxa"/>
            <w:tcPrChange w:id="439" w:author="김은수" w:date="2026-10-01T01:11:00Z">
              <w:tcPr>
                <w:tcW w:w="4649" w:type="dxa"/>
              </w:tcPr>
            </w:tcPrChange>
          </w:tcPr>
          <w:p w14:paraId="6B73A6C2" w14:textId="77777777" w:rsidR="0016729F" w:rsidRDefault="0016729F">
            <w:pPr>
              <w:pStyle w:val="TDC7"/>
              <w:cnfStyle w:val="000000000000" w:firstRow="0" w:lastRow="0" w:firstColumn="0" w:lastColumn="0" w:oddVBand="0" w:evenVBand="0" w:oddHBand="0" w:evenHBand="0" w:firstRowFirstColumn="0" w:firstRowLastColumn="0" w:lastRowFirstColumn="0" w:lastRowLastColumn="0"/>
              <w:rPr>
                <w:rFonts w:ascii="Times New Roman" w:eastAsiaTheme="majorHAnsi" w:hAnsi="Times New Roman" w:cs="Times New Roman"/>
              </w:rPr>
              <w:pPrChange w:id="440" w:author="김은수" w:date="2026-10-01T01:11:00Z">
                <w:pPr>
                  <w:pStyle w:val="a8"/>
                  <w:wordWrap/>
                  <w:ind w:leftChars="0" w:left="0"/>
                  <w:cnfStyle w:val="000000000000" w:firstRow="0" w:lastRow="0" w:firstColumn="0" w:lastColumn="0" w:oddVBand="0" w:evenVBand="0" w:oddHBand="0" w:evenHBand="0" w:firstRowFirstColumn="0" w:firstRowLastColumn="0" w:lastRowFirstColumn="0" w:lastRowLastColumn="0"/>
                </w:pPr>
              </w:pPrChange>
            </w:pPr>
            <w:r>
              <w:rPr>
                <w:rFonts w:hint="eastAsia"/>
                <w:rPrChange w:id="441" w:author="김은수" w:date="2026-10-01T01:11:00Z">
                  <w:rPr>
                    <w:rFonts w:ascii="Times New Roman" w:eastAsiaTheme="majorHAnsi" w:hAnsi="Times New Roman" w:cs="Times New Roman" w:hint="eastAsia"/>
                    <w:color w:val="auto"/>
                    <w:szCs w:val="22"/>
                    <w:lang w:val="en-US"/>
                  </w:rPr>
                </w:rPrChange>
              </w:rPr>
              <w:t>소프트웨어</w:t>
            </w:r>
            <w:r>
              <w:rPr>
                <w:rPrChange w:id="442" w:author="김은수" w:date="2026-10-01T01:11:00Z">
                  <w:rPr>
                    <w:rFonts w:ascii="Times New Roman" w:eastAsiaTheme="majorHAnsi" w:hAnsi="Times New Roman" w:cs="Times New Roman"/>
                    <w:color w:val="auto"/>
                    <w:szCs w:val="22"/>
                    <w:lang w:val="en-US"/>
                  </w:rPr>
                </w:rPrChange>
              </w:rPr>
              <w:t xml:space="preserve"> </w:t>
            </w:r>
            <w:r>
              <w:rPr>
                <w:rFonts w:hint="eastAsia"/>
                <w:rPrChange w:id="443" w:author="김은수" w:date="2026-10-01T01:11:00Z">
                  <w:rPr>
                    <w:rFonts w:ascii="Times New Roman" w:eastAsiaTheme="majorHAnsi" w:hAnsi="Times New Roman" w:cs="Times New Roman" w:hint="eastAsia"/>
                    <w:color w:val="auto"/>
                    <w:szCs w:val="22"/>
                    <w:lang w:val="en-US"/>
                  </w:rPr>
                </w:rPrChange>
              </w:rPr>
              <w:t>일반</w:t>
            </w:r>
            <w:r>
              <w:rPr>
                <w:rPrChange w:id="444" w:author="김은수" w:date="2026-10-01T01:11:00Z">
                  <w:rPr>
                    <w:rFonts w:ascii="Times New Roman" w:eastAsiaTheme="majorHAnsi" w:hAnsi="Times New Roman" w:cs="Times New Roman"/>
                    <w:color w:val="auto"/>
                    <w:szCs w:val="22"/>
                    <w:lang w:val="en-US"/>
                  </w:rPr>
                </w:rPrChange>
              </w:rPr>
              <w:t xml:space="preserve"> </w:t>
            </w:r>
            <w:r>
              <w:rPr>
                <w:rFonts w:hint="eastAsia"/>
                <w:rPrChange w:id="445" w:author="김은수" w:date="2026-10-01T01:11:00Z">
                  <w:rPr>
                    <w:rFonts w:ascii="Times New Roman" w:eastAsiaTheme="majorHAnsi" w:hAnsi="Times New Roman" w:cs="Times New Roman" w:hint="eastAsia"/>
                    <w:color w:val="auto"/>
                    <w:szCs w:val="22"/>
                    <w:lang w:val="en-US"/>
                  </w:rPr>
                </w:rPrChange>
              </w:rPr>
              <w:t>요구사항</w:t>
            </w:r>
          </w:p>
        </w:tc>
      </w:tr>
      <w:tr w:rsidR="0016729F" w:rsidRPr="005D4343" w14:paraId="30473BE5" w14:textId="77777777" w:rsidTr="00C62BB0">
        <w:trPr>
          <w:trHeight w:val="420"/>
          <w:trPrChange w:id="446" w:author="김은수" w:date="2026-10-01T01:11:00Z">
            <w:trPr>
              <w:gridBefore w:val="1"/>
              <w:gridAfter w:val="2"/>
              <w:trHeight w:val="420"/>
            </w:trPr>
          </w:trPrChange>
        </w:trPr>
        <w:tc>
          <w:tcPr>
            <w:cnfStyle w:val="001000000000" w:firstRow="0" w:lastRow="0" w:firstColumn="1" w:lastColumn="0" w:oddVBand="0" w:evenVBand="0" w:oddHBand="0" w:evenHBand="0" w:firstRowFirstColumn="0" w:firstRowLastColumn="0" w:lastRowFirstColumn="0" w:lastRowLastColumn="0"/>
            <w:tcW w:w="540" w:type="dxa"/>
            <w:tcPrChange w:id="447" w:author="김은수" w:date="2026-10-01T01:11:00Z">
              <w:tcPr>
                <w:tcW w:w="540" w:type="dxa"/>
              </w:tcPr>
            </w:tcPrChange>
          </w:tcPr>
          <w:p w14:paraId="4F62FCF5" w14:textId="77777777" w:rsidR="0016729F" w:rsidRDefault="0016729F">
            <w:pPr>
              <w:pStyle w:val="TDC7"/>
              <w:jc w:val="center"/>
              <w:rPr>
                <w:rFonts w:ascii="Times New Roman" w:eastAsiaTheme="majorHAnsi" w:hAnsi="Times New Roman" w:cs="Times New Roman"/>
              </w:rPr>
              <w:pPrChange w:id="448" w:author="김은수" w:date="2026-10-01T01:11:00Z">
                <w:pPr>
                  <w:pStyle w:val="a8"/>
                  <w:wordWrap/>
                  <w:ind w:leftChars="0" w:left="0"/>
                </w:pPr>
              </w:pPrChange>
            </w:pPr>
            <w:r>
              <w:rPr>
                <w:rPrChange w:id="449" w:author="김은수" w:date="2026-10-01T01:11:00Z">
                  <w:rPr>
                    <w:rFonts w:ascii="Times New Roman" w:eastAsiaTheme="majorHAnsi" w:hAnsi="Times New Roman" w:cs="Times New Roman"/>
                    <w:color w:val="auto"/>
                    <w:szCs w:val="22"/>
                    <w:lang w:val="en-US"/>
                  </w:rPr>
                </w:rPrChange>
              </w:rPr>
              <w:t>3</w:t>
            </w:r>
          </w:p>
        </w:tc>
        <w:tc>
          <w:tcPr>
            <w:tcW w:w="2410" w:type="dxa"/>
            <w:tcPrChange w:id="450" w:author="김은수" w:date="2026-10-01T01:11:00Z">
              <w:tcPr>
                <w:tcW w:w="2410" w:type="dxa"/>
                <w:gridSpan w:val="2"/>
              </w:tcPr>
            </w:tcPrChange>
          </w:tcPr>
          <w:p w14:paraId="238F2576" w14:textId="77777777" w:rsidR="0016729F" w:rsidRDefault="00540504">
            <w:pPr>
              <w:pStyle w:val="TDC7"/>
              <w:cnfStyle w:val="000000000000" w:firstRow="0" w:lastRow="0" w:firstColumn="0" w:lastColumn="0" w:oddVBand="0" w:evenVBand="0" w:oddHBand="0" w:evenHBand="0" w:firstRowFirstColumn="0" w:firstRowLastColumn="0" w:lastRowFirstColumn="0" w:lastRowLastColumn="0"/>
              <w:pPrChange w:id="451" w:author="김은수" w:date="2026-10-01T01:11:00Z">
                <w:pPr>
                  <w:pStyle w:val="a8"/>
                  <w:wordWrap/>
                  <w:ind w:leftChars="0" w:left="0"/>
                  <w:cnfStyle w:val="000000000000" w:firstRow="0" w:lastRow="0" w:firstColumn="0" w:lastColumn="0" w:oddVBand="0" w:evenVBand="0" w:oddHBand="0" w:evenHBand="0" w:firstRowFirstColumn="0" w:firstRowLastColumn="0" w:lastRowFirstColumn="0" w:lastRowLastColumn="0"/>
                </w:pPr>
              </w:pPrChange>
            </w:pPr>
            <w:del w:id="452" w:author="김은수" w:date="2026-09-30T15:44:00Z" w16du:dateUtc="2026-09-30T06:44:00Z">
              <w:r>
                <w:delText>SR</w:delText>
              </w:r>
            </w:del>
            <w:ins w:id="453" w:author="김은수" w:date="2026-09-30T15:44:00Z" w16du:dateUtc="2026-09-30T06:44:00Z">
              <w:r>
                <w:t>SRS</w:t>
              </w:r>
            </w:ins>
            <w:r>
              <w:t>-FW-</w:t>
            </w:r>
            <w:del w:id="454" w:author="김은수" w:date="2026-09-30T15:44:00Z" w16du:dateUtc="2026-09-30T06:44:00Z">
              <w:r>
                <w:delText>TD20B</w:delText>
              </w:r>
            </w:del>
            <w:ins w:id="455" w:author="김은수" w:date="2026-09-30T15:44:00Z" w16du:dateUtc="2026-09-30T06:44:00Z">
              <w:r>
                <w:t>TD24A</w:t>
              </w:r>
            </w:ins>
          </w:p>
        </w:tc>
        <w:tc>
          <w:tcPr>
            <w:tcW w:w="4649" w:type="dxa"/>
            <w:tcPrChange w:id="456" w:author="김은수" w:date="2026-10-01T01:11:00Z">
              <w:tcPr>
                <w:tcW w:w="4649" w:type="dxa"/>
              </w:tcPr>
            </w:tcPrChange>
          </w:tcPr>
          <w:p w14:paraId="459CED45" w14:textId="77777777" w:rsidR="0016729F" w:rsidRDefault="0016729F">
            <w:pPr>
              <w:pStyle w:val="TDC7"/>
              <w:cnfStyle w:val="000000000000" w:firstRow="0" w:lastRow="0" w:firstColumn="0" w:lastColumn="0" w:oddVBand="0" w:evenVBand="0" w:oddHBand="0" w:evenHBand="0" w:firstRowFirstColumn="0" w:firstRowLastColumn="0" w:lastRowFirstColumn="0" w:lastRowLastColumn="0"/>
              <w:rPr>
                <w:rFonts w:ascii="Times New Roman" w:eastAsiaTheme="majorHAnsi" w:hAnsi="Times New Roman" w:cs="Times New Roman"/>
              </w:rPr>
              <w:pPrChange w:id="457" w:author="김은수" w:date="2026-10-01T01:11:00Z">
                <w:pPr>
                  <w:pStyle w:val="a8"/>
                  <w:wordWrap/>
                  <w:ind w:leftChars="0" w:left="0"/>
                  <w:cnfStyle w:val="000000000000" w:firstRow="0" w:lastRow="0" w:firstColumn="0" w:lastColumn="0" w:oddVBand="0" w:evenVBand="0" w:oddHBand="0" w:evenHBand="0" w:firstRowFirstColumn="0" w:firstRowLastColumn="0" w:lastRowFirstColumn="0" w:lastRowLastColumn="0"/>
                </w:pPr>
              </w:pPrChange>
            </w:pPr>
            <w:r>
              <w:rPr>
                <w:rFonts w:hint="eastAsia"/>
                <w:rPrChange w:id="458" w:author="김은수" w:date="2026-10-01T01:11:00Z">
                  <w:rPr>
                    <w:rFonts w:ascii="Times New Roman" w:eastAsiaTheme="majorHAnsi" w:hAnsi="Times New Roman" w:cs="Times New Roman" w:hint="eastAsia"/>
                    <w:color w:val="auto"/>
                    <w:szCs w:val="22"/>
                    <w:lang w:val="en-US"/>
                  </w:rPr>
                </w:rPrChange>
              </w:rPr>
              <w:t>소프트웨어</w:t>
            </w:r>
            <w:r>
              <w:rPr>
                <w:rPrChange w:id="459" w:author="김은수" w:date="2026-10-01T01:11:00Z">
                  <w:rPr>
                    <w:rFonts w:ascii="Times New Roman" w:eastAsiaTheme="majorHAnsi" w:hAnsi="Times New Roman" w:cs="Times New Roman"/>
                    <w:color w:val="auto"/>
                    <w:szCs w:val="22"/>
                    <w:lang w:val="en-US"/>
                  </w:rPr>
                </w:rPrChange>
              </w:rPr>
              <w:t xml:space="preserve"> </w:t>
            </w:r>
            <w:r>
              <w:rPr>
                <w:rFonts w:hint="eastAsia"/>
                <w:rPrChange w:id="460" w:author="김은수" w:date="2026-10-01T01:11:00Z">
                  <w:rPr>
                    <w:rFonts w:ascii="Times New Roman" w:eastAsiaTheme="majorHAnsi" w:hAnsi="Times New Roman" w:cs="Times New Roman" w:hint="eastAsia"/>
                    <w:color w:val="auto"/>
                    <w:szCs w:val="22"/>
                    <w:lang w:val="en-US"/>
                  </w:rPr>
                </w:rPrChange>
              </w:rPr>
              <w:t>요구사항</w:t>
            </w:r>
            <w:r>
              <w:rPr>
                <w:rPrChange w:id="461" w:author="김은수" w:date="2026-10-01T01:11:00Z">
                  <w:rPr>
                    <w:rFonts w:ascii="Times New Roman" w:eastAsiaTheme="majorHAnsi" w:hAnsi="Times New Roman" w:cs="Times New Roman"/>
                    <w:color w:val="auto"/>
                    <w:szCs w:val="22"/>
                    <w:lang w:val="en-US"/>
                  </w:rPr>
                </w:rPrChange>
              </w:rPr>
              <w:t xml:space="preserve"> </w:t>
            </w:r>
            <w:r>
              <w:rPr>
                <w:rFonts w:hint="eastAsia"/>
                <w:rPrChange w:id="462" w:author="김은수" w:date="2026-10-01T01:11:00Z">
                  <w:rPr>
                    <w:rFonts w:ascii="Times New Roman" w:eastAsiaTheme="majorHAnsi" w:hAnsi="Times New Roman" w:cs="Times New Roman" w:hint="eastAsia"/>
                    <w:color w:val="auto"/>
                    <w:szCs w:val="22"/>
                    <w:lang w:val="en-US"/>
                  </w:rPr>
                </w:rPrChange>
              </w:rPr>
              <w:t>사양서</w:t>
            </w:r>
          </w:p>
        </w:tc>
      </w:tr>
      <w:tr w:rsidR="00540504" w:rsidRPr="005D4343" w14:paraId="52C6AB2D" w14:textId="77777777" w:rsidTr="00C62BB0">
        <w:trPr>
          <w:trHeight w:val="420"/>
          <w:trPrChange w:id="463" w:author="김은수" w:date="2026-10-01T01:11:00Z">
            <w:trPr>
              <w:gridBefore w:val="1"/>
              <w:gridAfter w:val="2"/>
              <w:trHeight w:val="420"/>
            </w:trPr>
          </w:trPrChange>
        </w:trPr>
        <w:tc>
          <w:tcPr>
            <w:cnfStyle w:val="001000000000" w:firstRow="0" w:lastRow="0" w:firstColumn="1" w:lastColumn="0" w:oddVBand="0" w:evenVBand="0" w:oddHBand="0" w:evenHBand="0" w:firstRowFirstColumn="0" w:firstRowLastColumn="0" w:lastRowFirstColumn="0" w:lastRowLastColumn="0"/>
            <w:tcW w:w="540" w:type="dxa"/>
            <w:tcPrChange w:id="464" w:author="김은수" w:date="2026-10-01T01:11:00Z">
              <w:tcPr>
                <w:tcW w:w="540" w:type="dxa"/>
              </w:tcPr>
            </w:tcPrChange>
          </w:tcPr>
          <w:p w14:paraId="37D19323" w14:textId="77777777" w:rsidR="00540504" w:rsidRDefault="00540504">
            <w:pPr>
              <w:pStyle w:val="TDC7"/>
              <w:jc w:val="center"/>
              <w:rPr>
                <w:rFonts w:ascii="Times New Roman" w:eastAsiaTheme="majorHAnsi" w:hAnsi="Times New Roman" w:cs="Times New Roman"/>
              </w:rPr>
              <w:pPrChange w:id="465" w:author="김은수" w:date="2026-10-01T01:11:00Z">
                <w:pPr>
                  <w:pStyle w:val="a8"/>
                  <w:wordWrap/>
                  <w:ind w:leftChars="0" w:left="0"/>
                </w:pPr>
              </w:pPrChange>
            </w:pPr>
            <w:r>
              <w:rPr>
                <w:rPrChange w:id="466" w:author="김은수" w:date="2026-10-01T01:11:00Z">
                  <w:rPr>
                    <w:rFonts w:ascii="Times New Roman" w:eastAsiaTheme="majorHAnsi" w:hAnsi="Times New Roman" w:cs="Times New Roman"/>
                    <w:color w:val="auto"/>
                    <w:szCs w:val="22"/>
                    <w:lang w:val="en-US"/>
                  </w:rPr>
                </w:rPrChange>
              </w:rPr>
              <w:t>4</w:t>
            </w:r>
          </w:p>
        </w:tc>
        <w:tc>
          <w:tcPr>
            <w:tcW w:w="2410" w:type="dxa"/>
            <w:tcPrChange w:id="467" w:author="김은수" w:date="2026-10-01T01:11:00Z">
              <w:tcPr>
                <w:tcW w:w="2410" w:type="dxa"/>
                <w:gridSpan w:val="2"/>
              </w:tcPr>
            </w:tcPrChange>
          </w:tcPr>
          <w:p w14:paraId="7E068279" w14:textId="77777777" w:rsidR="00540504" w:rsidRDefault="00540504">
            <w:pPr>
              <w:pStyle w:val="TDC7"/>
              <w:cnfStyle w:val="000000000000" w:firstRow="0" w:lastRow="0" w:firstColumn="0" w:lastColumn="0" w:oddVBand="0" w:evenVBand="0" w:oddHBand="0" w:evenHBand="0" w:firstRowFirstColumn="0" w:firstRowLastColumn="0" w:lastRowFirstColumn="0" w:lastRowLastColumn="0"/>
              <w:pPrChange w:id="468" w:author="김은수" w:date="2026-10-01T01:11:00Z">
                <w:pPr>
                  <w:pStyle w:val="a8"/>
                  <w:wordWrap/>
                  <w:ind w:leftChars="0" w:left="0"/>
                  <w:cnfStyle w:val="000000000000" w:firstRow="0" w:lastRow="0" w:firstColumn="0" w:lastColumn="0" w:oddVBand="0" w:evenVBand="0" w:oddHBand="0" w:evenHBand="0" w:firstRowFirstColumn="0" w:firstRowLastColumn="0" w:lastRowFirstColumn="0" w:lastRowLastColumn="0"/>
                </w:pPr>
              </w:pPrChange>
            </w:pPr>
            <w:r>
              <w:rPr>
                <w:rPrChange w:id="469" w:author="김은수" w:date="2026-10-01T01:11:00Z">
                  <w:rPr>
                    <w:rFonts w:asciiTheme="minorHAnsi" w:eastAsiaTheme="minorEastAsia" w:hAnsiTheme="minorHAnsi" w:cstheme="minorBidi"/>
                    <w:color w:val="auto"/>
                    <w:szCs w:val="22"/>
                    <w:lang w:val="en-US"/>
                  </w:rPr>
                </w:rPrChange>
              </w:rPr>
              <w:t>SAD-FW-</w:t>
            </w:r>
            <w:del w:id="470" w:author="김은수" w:date="2026-09-30T15:44:00Z" w16du:dateUtc="2026-09-30T06:44:00Z">
              <w:r>
                <w:delText>TD20B</w:delText>
              </w:r>
            </w:del>
            <w:ins w:id="471" w:author="김은수" w:date="2026-09-30T15:44:00Z" w16du:dateUtc="2026-09-30T06:44:00Z">
              <w:r>
                <w:rPr>
                  <w:rPrChange w:id="472" w:author="김은수" w:date="2026-10-01T01:11:00Z">
                    <w:rPr>
                      <w:rFonts w:asciiTheme="minorHAnsi" w:eastAsiaTheme="minorEastAsia" w:hAnsiTheme="minorHAnsi" w:cstheme="minorBidi"/>
                      <w:color w:val="auto"/>
                      <w:szCs w:val="22"/>
                      <w:lang w:val="en-US"/>
                    </w:rPr>
                  </w:rPrChange>
                </w:rPr>
                <w:t>TD24A</w:t>
              </w:r>
            </w:ins>
          </w:p>
        </w:tc>
        <w:tc>
          <w:tcPr>
            <w:tcW w:w="4649" w:type="dxa"/>
            <w:tcPrChange w:id="473" w:author="김은수" w:date="2026-10-01T01:11:00Z">
              <w:tcPr>
                <w:tcW w:w="4649" w:type="dxa"/>
              </w:tcPr>
            </w:tcPrChange>
          </w:tcPr>
          <w:p w14:paraId="5AC85736" w14:textId="77777777" w:rsidR="00540504" w:rsidRDefault="00540504">
            <w:pPr>
              <w:pStyle w:val="TDC7"/>
              <w:cnfStyle w:val="000000000000" w:firstRow="0" w:lastRow="0" w:firstColumn="0" w:lastColumn="0" w:oddVBand="0" w:evenVBand="0" w:oddHBand="0" w:evenHBand="0" w:firstRowFirstColumn="0" w:firstRowLastColumn="0" w:lastRowFirstColumn="0" w:lastRowLastColumn="0"/>
              <w:rPr>
                <w:rFonts w:ascii="Times New Roman" w:eastAsiaTheme="majorHAnsi" w:hAnsi="Times New Roman" w:cs="Times New Roman"/>
              </w:rPr>
              <w:pPrChange w:id="474" w:author="김은수" w:date="2026-10-01T01:11:00Z">
                <w:pPr>
                  <w:pStyle w:val="a8"/>
                  <w:wordWrap/>
                  <w:ind w:leftChars="0" w:left="0"/>
                  <w:cnfStyle w:val="000000000000" w:firstRow="0" w:lastRow="0" w:firstColumn="0" w:lastColumn="0" w:oddVBand="0" w:evenVBand="0" w:oddHBand="0" w:evenHBand="0" w:firstRowFirstColumn="0" w:firstRowLastColumn="0" w:lastRowFirstColumn="0" w:lastRowLastColumn="0"/>
                </w:pPr>
              </w:pPrChange>
            </w:pPr>
            <w:r>
              <w:rPr>
                <w:rFonts w:hint="eastAsia"/>
                <w:rPrChange w:id="475" w:author="김은수" w:date="2026-10-01T01:11:00Z">
                  <w:rPr>
                    <w:rFonts w:ascii="Times New Roman" w:eastAsiaTheme="majorHAnsi" w:hAnsi="Times New Roman" w:cs="Times New Roman" w:hint="eastAsia"/>
                    <w:color w:val="auto"/>
                    <w:szCs w:val="22"/>
                    <w:lang w:val="en-US"/>
                  </w:rPr>
                </w:rPrChange>
              </w:rPr>
              <w:t>소프트웨어</w:t>
            </w:r>
            <w:r>
              <w:rPr>
                <w:rPrChange w:id="476" w:author="김은수" w:date="2026-10-01T01:11:00Z">
                  <w:rPr>
                    <w:rFonts w:ascii="Times New Roman" w:eastAsiaTheme="majorHAnsi" w:hAnsi="Times New Roman" w:cs="Times New Roman"/>
                    <w:color w:val="auto"/>
                    <w:szCs w:val="22"/>
                    <w:lang w:val="en-US"/>
                  </w:rPr>
                </w:rPrChange>
              </w:rPr>
              <w:t xml:space="preserve"> </w:t>
            </w:r>
            <w:r>
              <w:rPr>
                <w:rFonts w:hint="eastAsia"/>
                <w:rPrChange w:id="477" w:author="김은수" w:date="2026-10-01T01:11:00Z">
                  <w:rPr>
                    <w:rFonts w:ascii="Times New Roman" w:eastAsiaTheme="majorHAnsi" w:hAnsi="Times New Roman" w:cs="Times New Roman" w:hint="eastAsia"/>
                    <w:color w:val="auto"/>
                    <w:szCs w:val="22"/>
                    <w:lang w:val="en-US"/>
                  </w:rPr>
                </w:rPrChange>
              </w:rPr>
              <w:t>아키텍쳐</w:t>
            </w:r>
            <w:r>
              <w:rPr>
                <w:rPrChange w:id="478" w:author="김은수" w:date="2026-10-01T01:11:00Z">
                  <w:rPr>
                    <w:rFonts w:ascii="Times New Roman" w:eastAsiaTheme="majorHAnsi" w:hAnsi="Times New Roman" w:cs="Times New Roman"/>
                    <w:color w:val="auto"/>
                    <w:szCs w:val="22"/>
                    <w:lang w:val="en-US"/>
                  </w:rPr>
                </w:rPrChange>
              </w:rPr>
              <w:t xml:space="preserve"> </w:t>
            </w:r>
            <w:r>
              <w:rPr>
                <w:rFonts w:hint="eastAsia"/>
                <w:rPrChange w:id="479" w:author="김은수" w:date="2026-10-01T01:11:00Z">
                  <w:rPr>
                    <w:rFonts w:ascii="Times New Roman" w:eastAsiaTheme="majorHAnsi" w:hAnsi="Times New Roman" w:cs="Times New Roman" w:hint="eastAsia"/>
                    <w:color w:val="auto"/>
                    <w:szCs w:val="22"/>
                    <w:lang w:val="en-US"/>
                  </w:rPr>
                </w:rPrChange>
              </w:rPr>
              <w:t>기술서</w:t>
            </w:r>
          </w:p>
        </w:tc>
      </w:tr>
    </w:tbl>
    <w:p w14:paraId="2AA1C127" w14:textId="77777777" w:rsidR="000A4182" w:rsidRDefault="000A4182">
      <w:pPr>
        <w:pStyle w:val="TDC30"/>
        <w:spacing w:after="0"/>
        <w:rPr>
          <w:ins w:id="480" w:author="김은수" w:date="2026-10-01T03:22:00Z"/>
        </w:rPr>
      </w:pPr>
    </w:p>
    <w:p w14:paraId="1A7BCCE9" w14:textId="77777777" w:rsidR="00202AB0" w:rsidRPr="00E00010" w:rsidRDefault="00202AB0">
      <w:pPr>
        <w:spacing w:after="0" w:line="300" w:lineRule="auto"/>
        <w:rPr>
          <w:del w:id="481" w:author="김은수" w:date="2026-09-30T15:44:00Z" w16du:dateUtc="2026-09-30T06:44:00Z"/>
          <w:szCs w:val="20"/>
        </w:rPr>
        <w:pPrChange w:id="482" w:author="김은수" w:date="2026-10-01T03:22:00Z">
          <w:pPr>
            <w:spacing w:after="0" w:line="240" w:lineRule="auto"/>
          </w:pPr>
        </w:pPrChange>
      </w:pPr>
      <w:bookmarkStart w:id="483" w:name="_Toc241675519"/>
      <w:bookmarkEnd w:id="483"/>
    </w:p>
    <w:p w14:paraId="1A70D506" w14:textId="77777777" w:rsidR="00202AB0" w:rsidRDefault="00202AB0">
      <w:pPr>
        <w:pStyle w:val="TDC3"/>
        <w:pPrChange w:id="484" w:author="김은수" w:date="2026-09-30T15:44:00Z" w16du:dateUtc="2026-09-30T06:44:00Z">
          <w:pPr>
            <w:pStyle w:val="a8"/>
            <w:numPr>
              <w:ilvl w:val="2"/>
              <w:numId w:val="7"/>
            </w:numPr>
            <w:tabs>
              <w:tab w:val="num" w:pos="850"/>
              <w:tab w:val="num" w:pos="900"/>
            </w:tabs>
            <w:spacing w:after="0" w:line="240" w:lineRule="auto"/>
            <w:ind w:leftChars="0" w:left="900" w:hanging="730"/>
          </w:pPr>
        </w:pPrChange>
      </w:pPr>
      <w:bookmarkStart w:id="485" w:name="_Toc241675520"/>
      <w:r>
        <w:t>표준 및 규제</w:t>
      </w:r>
      <w:bookmarkEnd w:id="485"/>
    </w:p>
    <w:p w14:paraId="75A8FA81" w14:textId="77777777" w:rsidR="00422C55" w:rsidRDefault="007018A2">
      <w:pPr>
        <w:pStyle w:val="TDC32"/>
        <w:rPr>
          <w:ins w:id="486" w:author="김은수" w:date="2026-10-01T02:14:00Z"/>
        </w:rPr>
      </w:pPr>
      <w:ins w:id="487" w:author="김은수" w:date="2026-10-01T02:14:00Z">
        <w:r>
          <w:t xml:space="preserve">표 </w:t>
        </w:r>
        <w:r>
          <w:fldChar w:fldCharType="begin"/>
        </w:r>
        <w:r>
          <w:instrText xml:space="preserve"> SEQ 표 \* ARABIC </w:instrText>
        </w:r>
        <w:r>
          <w:fldChar w:fldCharType="separate"/>
        </w:r>
        <w:r>
          <w:t>2</w:t>
        </w:r>
        <w:r>
          <w:fldChar w:fldCharType="end"/>
        </w:r>
        <w:r>
          <w:t>. 적용 표준 및 규제</w:t>
        </w:r>
      </w:ins>
    </w:p>
    <w:tbl>
      <w:tblPr>
        <w:tblStyle w:val="TDC31"/>
        <w:tblW w:w="0" w:type="auto"/>
        <w:tblLook w:val="04A0" w:firstRow="1" w:lastRow="0" w:firstColumn="1" w:lastColumn="0" w:noHBand="0" w:noVBand="1"/>
        <w:tblPrChange w:id="488" w:author="김은수" w:date="2026-10-01T01:11:00Z">
          <w:tblPr>
            <w:tblStyle w:val="TDC31"/>
            <w:tblW w:w="0" w:type="nil"/>
            <w:tblLook w:val="04A0" w:firstRow="1" w:lastRow="0" w:firstColumn="1" w:lastColumn="0" w:noHBand="0" w:noVBand="1"/>
          </w:tblPr>
        </w:tblPrChange>
      </w:tblPr>
      <w:tblGrid>
        <w:gridCol w:w="540"/>
        <w:gridCol w:w="1559"/>
        <w:gridCol w:w="5500"/>
        <w:tblGridChange w:id="489">
          <w:tblGrid>
            <w:gridCol w:w="114"/>
            <w:gridCol w:w="360"/>
            <w:gridCol w:w="66"/>
            <w:gridCol w:w="294"/>
            <w:gridCol w:w="360"/>
            <w:gridCol w:w="905"/>
            <w:gridCol w:w="5500"/>
          </w:tblGrid>
        </w:tblGridChange>
      </w:tblGrid>
      <w:tr w:rsidR="0016729F" w:rsidRPr="005D4343" w14:paraId="07E3BAFE" w14:textId="77777777" w:rsidTr="00C62BB0">
        <w:trPr>
          <w:cnfStyle w:val="100000000000" w:firstRow="1" w:lastRow="0" w:firstColumn="0" w:lastColumn="0" w:oddVBand="0" w:evenVBand="0" w:oddHBand="0" w:evenHBand="0" w:firstRowFirstColumn="0" w:firstRowLastColumn="0" w:lastRowFirstColumn="0" w:lastRowLastColumn="0"/>
          <w:trHeight w:val="468"/>
          <w:tblHeader/>
          <w:trPrChange w:id="490" w:author="김은수" w:date="2026-10-01T01:11:00Z">
            <w:trPr>
              <w:gridBefore w:val="1"/>
              <w:gridAfter w:val="2"/>
              <w:trHeight w:val="468"/>
            </w:trPr>
          </w:trPrChange>
        </w:trPr>
        <w:tc>
          <w:tcPr>
            <w:cnfStyle w:val="001000000000" w:firstRow="0" w:lastRow="0" w:firstColumn="1" w:lastColumn="0" w:oddVBand="0" w:evenVBand="0" w:oddHBand="0" w:evenHBand="0" w:firstRowFirstColumn="0" w:firstRowLastColumn="0" w:lastRowFirstColumn="0" w:lastRowLastColumn="0"/>
            <w:tcW w:w="540" w:type="dxa"/>
            <w:tcPrChange w:id="491" w:author="김은수" w:date="2026-10-01T01:11:00Z">
              <w:tcPr>
                <w:tcW w:w="540" w:type="dxa"/>
              </w:tcPr>
            </w:tcPrChange>
          </w:tcPr>
          <w:p w14:paraId="6E9F10F6" w14:textId="77777777" w:rsidR="0016729F" w:rsidRPr="00E00010" w:rsidRDefault="0016729F">
            <w:pPr>
              <w:pStyle w:val="TDC0"/>
              <w:cnfStyle w:val="101000000000" w:firstRow="1" w:lastRow="0" w:firstColumn="1" w:lastColumn="0" w:oddVBand="0" w:evenVBand="0" w:oddHBand="0" w:evenHBand="0" w:firstRowFirstColumn="0" w:firstRowLastColumn="0" w:lastRowFirstColumn="0" w:lastRowLastColumn="0"/>
              <w:rPr>
                <w:rFonts w:ascii="Times New Roman" w:eastAsiaTheme="majorHAnsi" w:hAnsi="Times New Roman" w:cs="Times New Roman"/>
              </w:rPr>
              <w:pPrChange w:id="492" w:author="김은수" w:date="2026-10-01T01:11:00Z">
                <w:pPr>
                  <w:pStyle w:val="a8"/>
                  <w:wordWrap/>
                  <w:ind w:leftChars="0" w:left="0"/>
                  <w:cnfStyle w:val="101000000000" w:firstRow="1" w:lastRow="0" w:firstColumn="1" w:lastColumn="0" w:oddVBand="0" w:evenVBand="0" w:oddHBand="0" w:evenHBand="0" w:firstRowFirstColumn="0" w:firstRowLastColumn="0" w:lastRowFirstColumn="0" w:lastRowLastColumn="0"/>
                </w:pPr>
              </w:pPrChange>
            </w:pPr>
            <w:r w:rsidRPr="005D4343">
              <w:rPr>
                <w:b/>
                <w:rPrChange w:id="493" w:author="김은수" w:date="2026-10-01T01:11:00Z">
                  <w:rPr>
                    <w:rFonts w:ascii="Times New Roman" w:eastAsiaTheme="majorHAnsi" w:hAnsi="Times New Roman" w:cs="Times New Roman"/>
                    <w:b w:val="0"/>
                    <w:color w:val="auto"/>
                    <w:szCs w:val="22"/>
                    <w:lang w:val="en-US"/>
                  </w:rPr>
                </w:rPrChange>
              </w:rPr>
              <w:t>No</w:t>
            </w:r>
          </w:p>
        </w:tc>
        <w:tc>
          <w:tcPr>
            <w:tcW w:w="1559" w:type="dxa"/>
            <w:tcPrChange w:id="494" w:author="김은수" w:date="2026-10-01T01:11:00Z">
              <w:tcPr>
                <w:tcW w:w="1559" w:type="dxa"/>
                <w:gridSpan w:val="2"/>
              </w:tcPr>
            </w:tcPrChange>
          </w:tcPr>
          <w:p w14:paraId="675A8EFF" w14:textId="77777777" w:rsidR="0016729F" w:rsidRPr="00E00010" w:rsidRDefault="0016729F">
            <w:pPr>
              <w:pStyle w:val="TDC0"/>
              <w:cnfStyle w:val="100000000000" w:firstRow="1" w:lastRow="0" w:firstColumn="0" w:lastColumn="0" w:oddVBand="0" w:evenVBand="0" w:oddHBand="0" w:evenHBand="0" w:firstRowFirstColumn="0" w:firstRowLastColumn="0" w:lastRowFirstColumn="0" w:lastRowLastColumn="0"/>
              <w:rPr>
                <w:rFonts w:ascii="Times New Roman" w:eastAsiaTheme="majorHAnsi" w:hAnsi="Times New Roman" w:cs="Times New Roman"/>
              </w:rPr>
              <w:pPrChange w:id="495" w:author="김은수" w:date="2026-10-01T01:11:00Z">
                <w:pPr>
                  <w:pStyle w:val="a8"/>
                  <w:wordWrap/>
                  <w:ind w:leftChars="0" w:left="0"/>
                  <w:cnfStyle w:val="100000000000" w:firstRow="1" w:lastRow="0" w:firstColumn="0" w:lastColumn="0" w:oddVBand="0" w:evenVBand="0" w:oddHBand="0" w:evenHBand="0" w:firstRowFirstColumn="0" w:firstRowLastColumn="0" w:lastRowFirstColumn="0" w:lastRowLastColumn="0"/>
                </w:pPr>
              </w:pPrChange>
            </w:pPr>
            <w:r>
              <w:rPr>
                <w:rFonts w:hint="eastAsia"/>
                <w:b/>
                <w:rPrChange w:id="496" w:author="김은수" w:date="2026-10-01T01:11:00Z">
                  <w:rPr>
                    <w:rFonts w:ascii="Times New Roman" w:eastAsiaTheme="majorHAnsi" w:hAnsi="Times New Roman" w:cs="Times New Roman" w:hint="eastAsia"/>
                    <w:b w:val="0"/>
                    <w:color w:val="auto"/>
                    <w:szCs w:val="22"/>
                    <w:lang w:val="en-US"/>
                  </w:rPr>
                </w:rPrChange>
              </w:rPr>
              <w:t>문서번호</w:t>
            </w:r>
          </w:p>
        </w:tc>
        <w:tc>
          <w:tcPr>
            <w:tcW w:w="5500" w:type="dxa"/>
            <w:tcPrChange w:id="497" w:author="김은수" w:date="2026-10-01T01:11:00Z">
              <w:tcPr>
                <w:tcW w:w="5500" w:type="dxa"/>
              </w:tcPr>
            </w:tcPrChange>
          </w:tcPr>
          <w:p w14:paraId="182CC08E" w14:textId="77777777" w:rsidR="0016729F" w:rsidRPr="00E00010" w:rsidRDefault="0016729F">
            <w:pPr>
              <w:pStyle w:val="TDC0"/>
              <w:cnfStyle w:val="100000000000" w:firstRow="1" w:lastRow="0" w:firstColumn="0" w:lastColumn="0" w:oddVBand="0" w:evenVBand="0" w:oddHBand="0" w:evenHBand="0" w:firstRowFirstColumn="0" w:firstRowLastColumn="0" w:lastRowFirstColumn="0" w:lastRowLastColumn="0"/>
              <w:rPr>
                <w:rFonts w:ascii="Times New Roman" w:eastAsiaTheme="majorHAnsi" w:hAnsi="Times New Roman" w:cs="Times New Roman"/>
              </w:rPr>
              <w:pPrChange w:id="498" w:author="김은수" w:date="2026-10-01T01:11:00Z">
                <w:pPr>
                  <w:pStyle w:val="a8"/>
                  <w:wordWrap/>
                  <w:ind w:leftChars="0" w:left="0"/>
                  <w:cnfStyle w:val="100000000000" w:firstRow="1" w:lastRow="0" w:firstColumn="0" w:lastColumn="0" w:oddVBand="0" w:evenVBand="0" w:oddHBand="0" w:evenHBand="0" w:firstRowFirstColumn="0" w:firstRowLastColumn="0" w:lastRowFirstColumn="0" w:lastRowLastColumn="0"/>
                </w:pPr>
              </w:pPrChange>
            </w:pPr>
            <w:r>
              <w:rPr>
                <w:rFonts w:hint="eastAsia"/>
                <w:b/>
                <w:rPrChange w:id="499" w:author="김은수" w:date="2026-10-01T01:11:00Z">
                  <w:rPr>
                    <w:rFonts w:ascii="Times New Roman" w:eastAsiaTheme="majorHAnsi" w:hAnsi="Times New Roman" w:cs="Times New Roman" w:hint="eastAsia"/>
                    <w:b w:val="0"/>
                    <w:color w:val="auto"/>
                    <w:szCs w:val="22"/>
                    <w:lang w:val="en-US"/>
                  </w:rPr>
                </w:rPrChange>
              </w:rPr>
              <w:t>문서</w:t>
            </w:r>
            <w:r>
              <w:rPr>
                <w:b/>
                <w:rPrChange w:id="500" w:author="김은수" w:date="2026-10-01T01:11:00Z">
                  <w:rPr>
                    <w:rFonts w:ascii="Times New Roman" w:eastAsiaTheme="majorHAnsi" w:hAnsi="Times New Roman" w:cs="Times New Roman"/>
                    <w:b w:val="0"/>
                    <w:color w:val="auto"/>
                    <w:szCs w:val="22"/>
                    <w:lang w:val="en-US"/>
                  </w:rPr>
                </w:rPrChange>
              </w:rPr>
              <w:t xml:space="preserve"> </w:t>
            </w:r>
            <w:r>
              <w:rPr>
                <w:rFonts w:hint="eastAsia"/>
                <w:b/>
                <w:rPrChange w:id="501" w:author="김은수" w:date="2026-10-01T01:11:00Z">
                  <w:rPr>
                    <w:rFonts w:ascii="Times New Roman" w:eastAsiaTheme="majorHAnsi" w:hAnsi="Times New Roman" w:cs="Times New Roman" w:hint="eastAsia"/>
                    <w:b w:val="0"/>
                    <w:color w:val="auto"/>
                    <w:szCs w:val="22"/>
                    <w:lang w:val="en-US"/>
                  </w:rPr>
                </w:rPrChange>
              </w:rPr>
              <w:t>제목</w:t>
            </w:r>
          </w:p>
        </w:tc>
      </w:tr>
      <w:tr w:rsidR="0016729F" w:rsidRPr="005D4343" w14:paraId="14E29F65" w14:textId="77777777" w:rsidTr="00C62BB0">
        <w:trPr>
          <w:trHeight w:val="468"/>
          <w:trPrChange w:id="502" w:author="김은수" w:date="2026-10-01T01:11:00Z">
            <w:trPr>
              <w:gridBefore w:val="1"/>
              <w:gridAfter w:val="2"/>
              <w:trHeight w:val="468"/>
            </w:trPr>
          </w:trPrChange>
        </w:trPr>
        <w:tc>
          <w:tcPr>
            <w:cnfStyle w:val="001000000000" w:firstRow="0" w:lastRow="0" w:firstColumn="1" w:lastColumn="0" w:oddVBand="0" w:evenVBand="0" w:oddHBand="0" w:evenHBand="0" w:firstRowFirstColumn="0" w:firstRowLastColumn="0" w:lastRowFirstColumn="0" w:lastRowLastColumn="0"/>
            <w:tcW w:w="540" w:type="dxa"/>
            <w:tcPrChange w:id="503" w:author="김은수" w:date="2026-10-01T01:11:00Z">
              <w:tcPr>
                <w:tcW w:w="540" w:type="dxa"/>
              </w:tcPr>
            </w:tcPrChange>
          </w:tcPr>
          <w:p w14:paraId="4689469D" w14:textId="77777777" w:rsidR="0016729F" w:rsidRPr="005D4343" w:rsidRDefault="0016729F">
            <w:pPr>
              <w:pStyle w:val="TDC7"/>
              <w:jc w:val="center"/>
              <w:rPr>
                <w:rFonts w:ascii="Times New Roman" w:eastAsiaTheme="majorHAnsi" w:hAnsi="Times New Roman" w:cs="Times New Roman"/>
              </w:rPr>
              <w:pPrChange w:id="504" w:author="김은수" w:date="2026-10-01T01:11:00Z">
                <w:pPr>
                  <w:pStyle w:val="a8"/>
                  <w:wordWrap/>
                  <w:ind w:leftChars="0" w:left="0"/>
                </w:pPr>
              </w:pPrChange>
            </w:pPr>
            <w:r>
              <w:rPr>
                <w:rPrChange w:id="505" w:author="김은수" w:date="2026-10-01T01:11:00Z">
                  <w:rPr>
                    <w:rFonts w:ascii="Times New Roman" w:eastAsiaTheme="majorHAnsi" w:hAnsi="Times New Roman" w:cs="Times New Roman"/>
                    <w:color w:val="auto"/>
                    <w:szCs w:val="22"/>
                    <w:lang w:val="en-US"/>
                  </w:rPr>
                </w:rPrChange>
              </w:rPr>
              <w:t>1</w:t>
            </w:r>
          </w:p>
        </w:tc>
        <w:tc>
          <w:tcPr>
            <w:tcW w:w="1559" w:type="dxa"/>
            <w:tcPrChange w:id="506" w:author="김은수" w:date="2026-10-01T01:11:00Z">
              <w:tcPr>
                <w:tcW w:w="1559" w:type="dxa"/>
                <w:gridSpan w:val="2"/>
              </w:tcPr>
            </w:tcPrChange>
          </w:tcPr>
          <w:p w14:paraId="1B66D28C" w14:textId="77777777" w:rsidR="0016729F" w:rsidRPr="00E0271E" w:rsidRDefault="0016729F">
            <w:pPr>
              <w:pStyle w:val="TDC7"/>
              <w:cnfStyle w:val="000000000000" w:firstRow="0" w:lastRow="0" w:firstColumn="0" w:lastColumn="0" w:oddVBand="0" w:evenVBand="0" w:oddHBand="0" w:evenHBand="0" w:firstRowFirstColumn="0" w:firstRowLastColumn="0" w:lastRowFirstColumn="0" w:lastRowLastColumn="0"/>
              <w:rPr>
                <w:rFonts w:asciiTheme="majorHAnsi" w:eastAsiaTheme="majorHAnsi" w:hAnsiTheme="majorHAnsi" w:cs="Times New Roman"/>
              </w:rPr>
              <w:pPrChange w:id="507" w:author="김은수" w:date="2026-10-01T01:11:00Z">
                <w:pPr>
                  <w:pStyle w:val="a8"/>
                  <w:wordWrap/>
                  <w:ind w:leftChars="0" w:left="0"/>
                  <w:cnfStyle w:val="000000000000" w:firstRow="0" w:lastRow="0" w:firstColumn="0" w:lastColumn="0" w:oddVBand="0" w:evenVBand="0" w:oddHBand="0" w:evenHBand="0" w:firstRowFirstColumn="0" w:firstRowLastColumn="0" w:lastRowFirstColumn="0" w:lastRowLastColumn="0"/>
                </w:pPr>
              </w:pPrChange>
            </w:pPr>
            <w:r w:rsidRPr="00E0271E">
              <w:rPr>
                <w:rPrChange w:id="508" w:author="김은수" w:date="2026-10-01T01:11:00Z">
                  <w:rPr>
                    <w:rFonts w:asciiTheme="majorHAnsi" w:eastAsiaTheme="majorHAnsi" w:hAnsiTheme="majorHAnsi" w:cs="Times New Roman"/>
                    <w:color w:val="auto"/>
                    <w:szCs w:val="22"/>
                    <w:lang w:val="en-US"/>
                  </w:rPr>
                </w:rPrChange>
              </w:rPr>
              <w:t>IEC 62304</w:t>
            </w:r>
          </w:p>
        </w:tc>
        <w:tc>
          <w:tcPr>
            <w:tcW w:w="5500" w:type="dxa"/>
            <w:tcPrChange w:id="509" w:author="김은수" w:date="2026-10-01T01:11:00Z">
              <w:tcPr>
                <w:tcW w:w="5500" w:type="dxa"/>
              </w:tcPr>
            </w:tcPrChange>
          </w:tcPr>
          <w:p w14:paraId="52A812B6" w14:textId="77777777" w:rsidR="0016729F" w:rsidRPr="00E00010" w:rsidRDefault="0016729F">
            <w:pPr>
              <w:pStyle w:val="TDC7"/>
              <w:cnfStyle w:val="000000000000" w:firstRow="0" w:lastRow="0" w:firstColumn="0" w:lastColumn="0" w:oddVBand="0" w:evenVBand="0" w:oddHBand="0" w:evenHBand="0" w:firstRowFirstColumn="0" w:firstRowLastColumn="0" w:lastRowFirstColumn="0" w:lastRowLastColumn="0"/>
              <w:rPr>
                <w:rFonts w:ascii="Times New Roman" w:eastAsiaTheme="majorHAnsi" w:hAnsi="Times New Roman" w:cs="Times New Roman"/>
                <w:lang w:val="en-US"/>
                <w:rPrChange w:id="510" w:author="김은수" w:date="2026-10-01T13:47:00Z" w16du:dateUtc="2026-10-01T04:47:00Z">
                  <w:rPr>
                    <w:rFonts w:ascii="Times New Roman" w:eastAsiaTheme="majorHAnsi" w:hAnsi="Times New Roman" w:cs="Times New Roman"/>
                  </w:rPr>
                </w:rPrChange>
              </w:rPr>
              <w:pPrChange w:id="511" w:author="김은수" w:date="2026-10-01T01:11:00Z">
                <w:pPr>
                  <w:wordWrap/>
                  <w:cnfStyle w:val="000000000000" w:firstRow="0" w:lastRow="0" w:firstColumn="0" w:lastColumn="0" w:oddVBand="0" w:evenVBand="0" w:oddHBand="0" w:evenHBand="0" w:firstRowFirstColumn="0" w:firstRowLastColumn="0" w:lastRowFirstColumn="0" w:lastRowLastColumn="0"/>
                </w:pPr>
              </w:pPrChange>
            </w:pPr>
            <w:r w:rsidRPr="00E00010">
              <w:rPr>
                <w:lang w:val="en-US"/>
                <w:rPrChange w:id="512" w:author="김은수" w:date="2026-10-01T13:47:00Z" w16du:dateUtc="2026-10-01T04:47:00Z">
                  <w:rPr>
                    <w:rFonts w:ascii="Times New Roman" w:eastAsiaTheme="majorHAnsi" w:hAnsi="Times New Roman" w:cs="Times New Roman"/>
                    <w:color w:val="auto"/>
                    <w:szCs w:val="22"/>
                    <w:lang w:val="en-US"/>
                  </w:rPr>
                </w:rPrChange>
              </w:rPr>
              <w:t>Medical device software – Software life cycle processes</w:t>
            </w:r>
          </w:p>
        </w:tc>
      </w:tr>
      <w:tr w:rsidR="0016729F" w:rsidRPr="005D4343" w14:paraId="6A4C03C3" w14:textId="77777777" w:rsidTr="00C62BB0">
        <w:trPr>
          <w:trHeight w:val="468"/>
          <w:trPrChange w:id="513" w:author="김은수" w:date="2026-10-01T01:11:00Z">
            <w:trPr>
              <w:gridBefore w:val="1"/>
              <w:gridAfter w:val="2"/>
              <w:trHeight w:val="468"/>
            </w:trPr>
          </w:trPrChange>
        </w:trPr>
        <w:tc>
          <w:tcPr>
            <w:cnfStyle w:val="001000000000" w:firstRow="0" w:lastRow="0" w:firstColumn="1" w:lastColumn="0" w:oddVBand="0" w:evenVBand="0" w:oddHBand="0" w:evenHBand="0" w:firstRowFirstColumn="0" w:firstRowLastColumn="0" w:lastRowFirstColumn="0" w:lastRowLastColumn="0"/>
            <w:tcW w:w="540" w:type="dxa"/>
            <w:tcPrChange w:id="514" w:author="김은수" w:date="2026-10-01T01:11:00Z">
              <w:tcPr>
                <w:tcW w:w="540" w:type="dxa"/>
              </w:tcPr>
            </w:tcPrChange>
          </w:tcPr>
          <w:p w14:paraId="55099FE9" w14:textId="77777777" w:rsidR="0016729F" w:rsidRDefault="0016729F">
            <w:pPr>
              <w:pStyle w:val="TDC7"/>
              <w:jc w:val="center"/>
              <w:rPr>
                <w:rFonts w:ascii="Times New Roman" w:eastAsiaTheme="majorHAnsi" w:hAnsi="Times New Roman" w:cs="Times New Roman"/>
              </w:rPr>
              <w:pPrChange w:id="515" w:author="김은수" w:date="2026-10-01T01:11:00Z">
                <w:pPr>
                  <w:pStyle w:val="a8"/>
                  <w:wordWrap/>
                  <w:ind w:leftChars="0" w:left="0"/>
                </w:pPr>
              </w:pPrChange>
            </w:pPr>
            <w:r>
              <w:rPr>
                <w:rPrChange w:id="516" w:author="김은수" w:date="2026-10-01T01:11:00Z">
                  <w:rPr>
                    <w:rFonts w:ascii="Times New Roman" w:eastAsiaTheme="majorHAnsi" w:hAnsi="Times New Roman" w:cs="Times New Roman"/>
                    <w:color w:val="auto"/>
                    <w:szCs w:val="22"/>
                    <w:lang w:val="en-US"/>
                  </w:rPr>
                </w:rPrChange>
              </w:rPr>
              <w:t>2</w:t>
            </w:r>
          </w:p>
        </w:tc>
        <w:tc>
          <w:tcPr>
            <w:tcW w:w="1559" w:type="dxa"/>
            <w:tcPrChange w:id="517" w:author="김은수" w:date="2026-10-01T01:11:00Z">
              <w:tcPr>
                <w:tcW w:w="1559" w:type="dxa"/>
                <w:gridSpan w:val="2"/>
              </w:tcPr>
            </w:tcPrChange>
          </w:tcPr>
          <w:p w14:paraId="6D488CA7" w14:textId="77777777" w:rsidR="0016729F" w:rsidRPr="00E0271E" w:rsidRDefault="0016729F">
            <w:pPr>
              <w:pStyle w:val="TDC7"/>
              <w:cnfStyle w:val="000000000000" w:firstRow="0" w:lastRow="0" w:firstColumn="0" w:lastColumn="0" w:oddVBand="0" w:evenVBand="0" w:oddHBand="0" w:evenHBand="0" w:firstRowFirstColumn="0" w:firstRowLastColumn="0" w:lastRowFirstColumn="0" w:lastRowLastColumn="0"/>
              <w:rPr>
                <w:rFonts w:asciiTheme="majorHAnsi" w:eastAsiaTheme="majorHAnsi" w:hAnsiTheme="majorHAnsi" w:cs="Times New Roman"/>
              </w:rPr>
              <w:pPrChange w:id="518" w:author="김은수" w:date="2026-10-01T01:11:00Z">
                <w:pPr>
                  <w:pStyle w:val="a8"/>
                  <w:wordWrap/>
                  <w:ind w:leftChars="0" w:left="0"/>
                  <w:cnfStyle w:val="000000000000" w:firstRow="0" w:lastRow="0" w:firstColumn="0" w:lastColumn="0" w:oddVBand="0" w:evenVBand="0" w:oddHBand="0" w:evenHBand="0" w:firstRowFirstColumn="0" w:firstRowLastColumn="0" w:lastRowFirstColumn="0" w:lastRowLastColumn="0"/>
                </w:pPr>
              </w:pPrChange>
            </w:pPr>
            <w:r w:rsidRPr="00E0271E">
              <w:rPr>
                <w:rPrChange w:id="519" w:author="김은수" w:date="2026-10-01T01:11:00Z">
                  <w:rPr>
                    <w:rFonts w:asciiTheme="majorHAnsi" w:eastAsiaTheme="majorHAnsi" w:hAnsiTheme="majorHAnsi" w:cs="Times New Roman"/>
                    <w:color w:val="auto"/>
                    <w:szCs w:val="22"/>
                    <w:lang w:val="en-US"/>
                  </w:rPr>
                </w:rPrChange>
              </w:rPr>
              <w:t>ISO 14971</w:t>
            </w:r>
          </w:p>
        </w:tc>
        <w:tc>
          <w:tcPr>
            <w:tcW w:w="5500" w:type="dxa"/>
            <w:tcPrChange w:id="520" w:author="김은수" w:date="2026-10-01T01:11:00Z">
              <w:tcPr>
                <w:tcW w:w="5500" w:type="dxa"/>
              </w:tcPr>
            </w:tcPrChange>
          </w:tcPr>
          <w:p w14:paraId="1348C8CC" w14:textId="77777777" w:rsidR="0016729F" w:rsidRPr="00E00010" w:rsidRDefault="0016729F">
            <w:pPr>
              <w:pStyle w:val="TDC7"/>
              <w:cnfStyle w:val="000000000000" w:firstRow="0" w:lastRow="0" w:firstColumn="0" w:lastColumn="0" w:oddVBand="0" w:evenVBand="0" w:oddHBand="0" w:evenHBand="0" w:firstRowFirstColumn="0" w:firstRowLastColumn="0" w:lastRowFirstColumn="0" w:lastRowLastColumn="0"/>
              <w:rPr>
                <w:rFonts w:ascii="Times New Roman" w:eastAsiaTheme="majorHAnsi" w:hAnsi="Times New Roman" w:cs="Times New Roman"/>
                <w:lang w:val="en-US"/>
                <w:rPrChange w:id="521" w:author="김은수" w:date="2026-10-01T13:47:00Z" w16du:dateUtc="2026-10-01T04:47:00Z">
                  <w:rPr>
                    <w:rFonts w:ascii="Times New Roman" w:eastAsiaTheme="majorHAnsi" w:hAnsi="Times New Roman" w:cs="Times New Roman"/>
                  </w:rPr>
                </w:rPrChange>
              </w:rPr>
              <w:pPrChange w:id="522" w:author="김은수" w:date="2026-10-01T01:11:00Z">
                <w:pPr>
                  <w:pStyle w:val="a8"/>
                  <w:wordWrap/>
                  <w:ind w:leftChars="0" w:left="0"/>
                  <w:cnfStyle w:val="000000000000" w:firstRow="0" w:lastRow="0" w:firstColumn="0" w:lastColumn="0" w:oddVBand="0" w:evenVBand="0" w:oddHBand="0" w:evenHBand="0" w:firstRowFirstColumn="0" w:firstRowLastColumn="0" w:lastRowFirstColumn="0" w:lastRowLastColumn="0"/>
                </w:pPr>
              </w:pPrChange>
            </w:pPr>
            <w:r w:rsidRPr="00E00010">
              <w:rPr>
                <w:lang w:val="en-US"/>
                <w:rPrChange w:id="523" w:author="김은수" w:date="2026-10-01T13:47:00Z" w16du:dateUtc="2026-10-01T04:47:00Z">
                  <w:rPr>
                    <w:rFonts w:ascii="Times New Roman" w:eastAsiaTheme="majorHAnsi" w:hAnsi="Times New Roman" w:cs="Times New Roman"/>
                    <w:color w:val="auto"/>
                    <w:szCs w:val="22"/>
                    <w:lang w:val="en-US"/>
                  </w:rPr>
                </w:rPrChange>
              </w:rPr>
              <w:t>Medical devices – Application of risk management to medical</w:t>
            </w:r>
          </w:p>
        </w:tc>
      </w:tr>
    </w:tbl>
    <w:p w14:paraId="01393EE3" w14:textId="77777777" w:rsidR="000A4182" w:rsidRPr="00E00010" w:rsidRDefault="000A4182">
      <w:pPr>
        <w:pStyle w:val="TDC30"/>
        <w:spacing w:after="0"/>
        <w:rPr>
          <w:ins w:id="524" w:author="김은수" w:date="2026-10-01T03:22:00Z"/>
          <w:lang w:val="en-US"/>
          <w:rPrChange w:id="525" w:author="김은수" w:date="2026-10-01T13:47:00Z" w16du:dateUtc="2026-10-01T04:47:00Z">
            <w:rPr>
              <w:ins w:id="526" w:author="김은수" w:date="2026-10-01T03:22:00Z"/>
            </w:rPr>
          </w:rPrChange>
        </w:rPr>
      </w:pPr>
    </w:p>
    <w:p w14:paraId="0C2E4549" w14:textId="77777777" w:rsidR="001C2C2D" w:rsidRPr="00E00010" w:rsidRDefault="001C2C2D">
      <w:pPr>
        <w:pStyle w:val="a8"/>
        <w:spacing w:after="0" w:line="300" w:lineRule="auto"/>
        <w:rPr>
          <w:del w:id="527" w:author="김은수" w:date="2026-09-30T15:44:00Z" w16du:dateUtc="2026-09-30T06:44:00Z"/>
          <w:szCs w:val="20"/>
        </w:rPr>
        <w:pPrChange w:id="528" w:author="김은수" w:date="2026-10-01T03:22:00Z">
          <w:pPr>
            <w:pStyle w:val="a8"/>
            <w:spacing w:after="0" w:line="240" w:lineRule="auto"/>
            <w:ind w:leftChars="0" w:left="1418"/>
          </w:pPr>
        </w:pPrChange>
      </w:pPr>
      <w:bookmarkStart w:id="529" w:name="_Toc241675521"/>
      <w:bookmarkEnd w:id="529"/>
    </w:p>
    <w:p w14:paraId="6624CB8C" w14:textId="77777777" w:rsidR="002E582F" w:rsidRPr="00E00010" w:rsidRDefault="002E582F">
      <w:pPr>
        <w:widowControl/>
        <w:wordWrap/>
        <w:autoSpaceDE/>
        <w:autoSpaceDN/>
        <w:spacing w:after="0" w:line="300" w:lineRule="auto"/>
        <w:rPr>
          <w:del w:id="530" w:author="김은수" w:date="2026-09-30T15:44:00Z" w16du:dateUtc="2026-09-30T06:44:00Z"/>
          <w:szCs w:val="20"/>
        </w:rPr>
        <w:pPrChange w:id="531" w:author="김은수" w:date="2026-10-01T03:22:00Z">
          <w:pPr>
            <w:widowControl/>
            <w:wordWrap/>
            <w:autoSpaceDE/>
            <w:autoSpaceDN/>
            <w:spacing w:after="0" w:line="240" w:lineRule="auto"/>
          </w:pPr>
        </w:pPrChange>
      </w:pPr>
      <w:del w:id="532" w:author="김은수" w:date="2026-09-30T15:44:00Z" w16du:dateUtc="2026-09-30T06:44:00Z">
        <w:r>
          <w:br w:type="page"/>
        </w:r>
      </w:del>
    </w:p>
    <w:p w14:paraId="2CA1B0E2" w14:textId="77777777" w:rsidR="00ED0920" w:rsidRDefault="00ED0920">
      <w:pPr>
        <w:pStyle w:val="TDC1"/>
        <w:pageBreakBefore/>
        <w:pPrChange w:id="533" w:author="김은수" w:date="2026-09-30T15:44:00Z" w16du:dateUtc="2026-09-30T06:44:00Z">
          <w:pPr>
            <w:pStyle w:val="10"/>
            <w:numPr>
              <w:numId w:val="7"/>
            </w:numPr>
            <w:tabs>
              <w:tab w:val="num" w:pos="369"/>
              <w:tab w:val="num" w:pos="400"/>
            </w:tabs>
            <w:spacing w:line="240" w:lineRule="auto"/>
            <w:ind w:left="400" w:hanging="400"/>
          </w:pPr>
        </w:pPrChange>
      </w:pPr>
      <w:bookmarkStart w:id="534" w:name="_Toc180573603"/>
      <w:bookmarkStart w:id="535" w:name="_Toc241675522"/>
      <w:r>
        <w:lastRenderedPageBreak/>
        <w:t>하드웨어 구조</w:t>
      </w:r>
      <w:bookmarkEnd w:id="534"/>
      <w:bookmarkEnd w:id="535"/>
    </w:p>
    <w:p w14:paraId="520BA95D" w14:textId="77777777" w:rsidR="00ED0920" w:rsidRPr="00E00010" w:rsidRDefault="00ED0920">
      <w:pPr>
        <w:spacing w:after="0" w:line="300" w:lineRule="auto"/>
        <w:rPr>
          <w:del w:id="536" w:author="김은수" w:date="2026-09-30T15:44:00Z" w16du:dateUtc="2026-09-30T06:44:00Z"/>
          <w:szCs w:val="20"/>
        </w:rPr>
        <w:pPrChange w:id="537" w:author="김은수" w:date="2026-10-01T03:22:00Z">
          <w:pPr>
            <w:ind w:leftChars="100" w:left="200"/>
          </w:pPr>
        </w:pPrChange>
      </w:pPr>
      <w:del w:id="538" w:author="김은수" w:date="2026-09-30T15:44:00Z" w16du:dateUtc="2026-09-30T06:44:00Z">
        <w:r>
          <w:rPr>
            <w:rFonts w:hint="eastAsia"/>
          </w:rPr>
          <w:delText xml:space="preserve">인공달팽이관 외부장치의 하드웨어 플랫폼은 그림 </w:delText>
        </w:r>
        <w:r>
          <w:delText xml:space="preserve">1. </w:delText>
        </w:r>
        <w:r>
          <w:rPr>
            <w:rFonts w:hint="eastAsia"/>
          </w:rPr>
          <w:delText>과 같으며</w:delText>
        </w:r>
        <w:r>
          <w:delText>, Ezaro 7100</w:delText>
        </w:r>
        <w:r>
          <w:rPr>
            <w:rFonts w:hint="eastAsia"/>
          </w:rPr>
          <w:delText xml:space="preserve">내부에 </w:delText>
        </w:r>
        <w:r>
          <w:delText>4</w:delText>
        </w:r>
        <w:r>
          <w:rPr>
            <w:rFonts w:hint="eastAsia"/>
          </w:rPr>
          <w:delText xml:space="preserve">개의 </w:delText>
        </w:r>
        <w:r>
          <w:delText>MCU</w:delText>
        </w:r>
        <w:r>
          <w:rPr>
            <w:rFonts w:hint="eastAsia"/>
          </w:rPr>
          <w:delText>,</w:delText>
        </w:r>
        <w:r>
          <w:delText xml:space="preserve"> </w:delText>
        </w:r>
        <w:r>
          <w:rPr>
            <w:rFonts w:hint="eastAsia"/>
          </w:rPr>
          <w:delText xml:space="preserve">외부에 </w:delText>
        </w:r>
        <w:r>
          <w:delText>1</w:delText>
        </w:r>
        <w:r>
          <w:rPr>
            <w:rFonts w:hint="eastAsia"/>
          </w:rPr>
          <w:delText xml:space="preserve">개의 </w:delText>
        </w:r>
        <w:r>
          <w:delText xml:space="preserve">MCU </w:delText>
        </w:r>
        <w:r>
          <w:rPr>
            <w:rFonts w:hint="eastAsia"/>
          </w:rPr>
          <w:delText>및 주변장치로 구성되어 있다.</w:delText>
        </w:r>
        <w:r>
          <w:delText xml:space="preserve"> 5</w:delText>
        </w:r>
        <w:r>
          <w:rPr>
            <w:rFonts w:hint="eastAsia"/>
          </w:rPr>
          <w:delText xml:space="preserve">개의 </w:delText>
        </w:r>
        <w:r>
          <w:delText>MCU</w:delText>
        </w:r>
        <w:r>
          <w:rPr>
            <w:rFonts w:hint="eastAsia"/>
          </w:rPr>
          <w:delText>중 C</w:delText>
        </w:r>
        <w:r>
          <w:delText>FX</w:delText>
        </w:r>
        <w:r>
          <w:rPr>
            <w:rFonts w:hint="eastAsia"/>
          </w:rPr>
          <w:delText xml:space="preserve">가 주 </w:delText>
        </w:r>
        <w:r>
          <w:delText>MCU</w:delText>
        </w:r>
        <w:r>
          <w:rPr>
            <w:rFonts w:hint="eastAsia"/>
          </w:rPr>
          <w:delText>이며 C</w:delText>
        </w:r>
        <w:r>
          <w:delText xml:space="preserve">FX </w:delText>
        </w:r>
        <w:r>
          <w:rPr>
            <w:rFonts w:hint="eastAsia"/>
          </w:rPr>
          <w:delText>c</w:delText>
        </w:r>
        <w:r>
          <w:delText>ore</w:delText>
        </w:r>
        <w:r>
          <w:rPr>
            <w:rFonts w:hint="eastAsia"/>
          </w:rPr>
          <w:delText>가 저전력 모드로 진입하면 다른 M</w:delText>
        </w:r>
        <w:r>
          <w:delText>CU</w:delText>
        </w:r>
        <w:r>
          <w:rPr>
            <w:rFonts w:hint="eastAsia"/>
          </w:rPr>
          <w:delText>에 전원 공급이 중단되어 동작이 멈추게 된다.</w:delText>
        </w:r>
        <w:r w:rsidR="0043413B">
          <w:delText xml:space="preserve"> </w:delText>
        </w:r>
      </w:del>
    </w:p>
    <w:p w14:paraId="246D37C4" w14:textId="77777777" w:rsidR="00ED0920" w:rsidRPr="00E00010" w:rsidRDefault="00ED0920">
      <w:pPr>
        <w:spacing w:after="0" w:line="300" w:lineRule="auto"/>
        <w:rPr>
          <w:del w:id="539" w:author="김은수" w:date="2026-09-30T15:44:00Z" w16du:dateUtc="2026-09-30T06:44:00Z"/>
          <w:szCs w:val="20"/>
        </w:rPr>
        <w:pPrChange w:id="540" w:author="김은수" w:date="2026-10-01T03:22:00Z">
          <w:pPr>
            <w:spacing w:after="0" w:line="240" w:lineRule="auto"/>
            <w:ind w:leftChars="100" w:left="200"/>
          </w:pPr>
        </w:pPrChange>
      </w:pPr>
    </w:p>
    <w:p w14:paraId="0D013206" w14:textId="77777777" w:rsidR="00ED0920" w:rsidRPr="00E00010" w:rsidRDefault="00ED0920">
      <w:pPr>
        <w:rPr>
          <w:del w:id="541" w:author="김은수" w:date="2026-09-30T15:44:00Z" w16du:dateUtc="2026-09-30T06:44:00Z"/>
          <w:szCs w:val="20"/>
        </w:rPr>
        <w:pPrChange w:id="542" w:author="김은수" w:date="2026-10-01T03:22:00Z">
          <w:pPr>
            <w:spacing w:after="0" w:line="240" w:lineRule="auto"/>
          </w:pPr>
        </w:pPrChange>
      </w:pPr>
      <w:del w:id="543" w:author="김은수" w:date="2026-09-30T15:44:00Z" w16du:dateUtc="2026-09-30T06:44:00Z">
        <w:r w:rsidRPr="00DA3F99">
          <w:rPr>
            <w:noProof/>
          </w:rPr>
          <w:drawing>
            <wp:inline distT="0" distB="0" distL="0" distR="0" wp14:anchorId="17486A77" wp14:editId="1F1A4E3C">
              <wp:extent cx="6120130" cy="3793490"/>
              <wp:effectExtent l="0" t="0" r="0" b="0"/>
              <wp:docPr id="1322681113" name="그림 179" descr="텍스트, 스크린샷, 도표, 디자인이(가) 표시된 사진&#10;&#10;자동 생성된 설명">
                <a:extLst xmlns:a="http://schemas.openxmlformats.org/drawingml/2006/main">
                  <a:ext uri="{FF2B5EF4-FFF2-40B4-BE49-F238E27FC236}">
                    <a16:creationId xmlns:a16="http://schemas.microsoft.com/office/drawing/2014/main" id="{11424A9C-AF8F-FCA5-CE7E-889E0BD65B7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그림 179" descr="텍스트, 스크린샷, 도표, 디자인이(가) 표시된 사진&#10;&#10;자동 생성된 설명">
                        <a:extLst>
                          <a:ext uri="{FF2B5EF4-FFF2-40B4-BE49-F238E27FC236}">
                            <a16:creationId xmlns:a16="http://schemas.microsoft.com/office/drawing/2014/main" id="{11424A9C-AF8F-FCA5-CE7E-889E0BD65B7E}"/>
                          </a:ext>
                        </a:extLst>
                      </pic:cNvPr>
                      <pic:cNvPicPr>
                        <a:picLocks noChangeAspect="1"/>
                      </pic:cNvPicPr>
                    </pic:nvPicPr>
                    <pic:blipFill>
                      <a:blip r:embed="rId12"/>
                      <a:stretch>
                        <a:fillRect/>
                      </a:stretch>
                    </pic:blipFill>
                    <pic:spPr>
                      <a:xfrm>
                        <a:off x="0" y="0"/>
                        <a:ext cx="6120130" cy="3793490"/>
                      </a:xfrm>
                      <a:prstGeom prst="rect">
                        <a:avLst/>
                      </a:prstGeom>
                    </pic:spPr>
                  </pic:pic>
                </a:graphicData>
              </a:graphic>
            </wp:inline>
          </w:drawing>
        </w:r>
      </w:del>
    </w:p>
    <w:p w14:paraId="01E8BF2A" w14:textId="77777777" w:rsidR="00BF7017" w:rsidRPr="00E00010" w:rsidRDefault="00BF7017">
      <w:pPr>
        <w:spacing w:after="0" w:line="300" w:lineRule="auto"/>
        <w:rPr>
          <w:del w:id="544" w:author="김은수" w:date="2026-09-30T15:44:00Z" w16du:dateUtc="2026-09-30T06:44:00Z"/>
          <w:szCs w:val="20"/>
        </w:rPr>
        <w:pPrChange w:id="545" w:author="김은수" w:date="2026-10-01T03:22:00Z">
          <w:pPr>
            <w:spacing w:after="0" w:line="240" w:lineRule="auto"/>
          </w:pPr>
        </w:pPrChange>
      </w:pPr>
    </w:p>
    <w:p w14:paraId="58FA5D76" w14:textId="77777777" w:rsidR="00ED0920" w:rsidRPr="00E00010" w:rsidRDefault="00ED0920">
      <w:pPr>
        <w:pStyle w:val="TDC10"/>
        <w:rPr>
          <w:ins w:id="546" w:author="김은수" w:date="2026-09-30T15:44:00Z" w16du:dateUtc="2026-09-30T06:44:00Z"/>
        </w:rPr>
        <w:pPrChange w:id="547" w:author="김은수" w:date="2026-10-01T01:11:00Z">
          <w:pPr>
            <w:keepLines/>
            <w:widowControl/>
            <w:snapToGrid w:val="0"/>
            <w:spacing w:after="80" w:line="300" w:lineRule="auto"/>
            <w:ind w:left="400"/>
            <w:jc w:val="left"/>
          </w:pPr>
        </w:pPrChange>
      </w:pPr>
      <w:ins w:id="548" w:author="김은수" w:date="2026-09-30T15:44:00Z" w16du:dateUtc="2026-09-30T06:44:00Z">
        <w:r w:rsidRPr="001D1C2F">
          <w:t>인공달팽이관 외부장치 Sound1은 E8300의 CFX, HEAR, Cortex-M3와 외부 QCC5181 및 주변장치로 구성된다. 부트로더가 하드웨어와 실행 이미지를 준비하고 각 코어를 기동한다.</w:t>
        </w:r>
      </w:ins>
    </w:p>
    <w:p w14:paraId="17E06258" w14:textId="77777777" w:rsidR="00ED0920" w:rsidRPr="00E00010" w:rsidRDefault="00ED0920">
      <w:pPr>
        <w:pStyle w:val="TDC14"/>
        <w:rPr>
          <w:ins w:id="549" w:author="김은수" w:date="2026-09-30T15:44:00Z" w16du:dateUtc="2026-09-30T06:44:00Z"/>
        </w:rPr>
        <w:pPrChange w:id="550" w:author="김은수" w:date="2026-10-01T01:11:00Z">
          <w:pPr>
            <w:keepNext/>
            <w:keepLines/>
            <w:widowControl/>
            <w:snapToGrid w:val="0"/>
            <w:spacing w:before="120" w:line="300" w:lineRule="auto"/>
            <w:jc w:val="center"/>
          </w:pPr>
        </w:pPrChange>
      </w:pPr>
      <w:ins w:id="551" w:author="김은수" w:date="2026-09-30T15:44:00Z" w16du:dateUtc="2026-09-30T06:44:00Z">
        <w:r w:rsidRPr="00E00010">
          <w:rPr>
            <w:noProof/>
          </w:rPr>
          <w:drawing>
            <wp:inline distT="0" distB="0" distL="0" distR="0" wp14:anchorId="17486A77" wp14:editId="1F1A4E3C">
              <wp:extent cx="5800000" cy="4142857"/>
              <wp:effectExtent l="0" t="0" r="0" b="0"/>
              <wp:docPr id="180" name="그림 179" descr="텍스트, 스크린샷, 도표, 디자인이(가) 표시된 사진&#10;&#10;자동 생성된 설명">
                <a:extLst xmlns:a="http://schemas.openxmlformats.org/drawingml/2006/main">
                  <a:ext uri="{FF2B5EF4-FFF2-40B4-BE49-F238E27FC236}">
                    <a16:creationId xmlns:a16="http://schemas.microsoft.com/office/drawing/2014/main" id="{11424A9C-AF8F-FCA5-CE7E-889E0BD65B7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그림 179" descr="텍스트, 스크린샷, 도표, 디자인이(가) 표시된 사진&#10;&#10;자동 생성된 설명">
                        <a:extLst>
                          <a:ext uri="{FF2B5EF4-FFF2-40B4-BE49-F238E27FC236}">
                            <a16:creationId xmlns:a16="http://schemas.microsoft.com/office/drawing/2014/main" id="{11424A9C-AF8F-FCA5-CE7E-889E0BD65B7E}"/>
                          </a:ext>
                        </a:extLst>
                      </pic:cNvPr>
                      <pic:cNvPicPr>
                        <a:picLocks noChangeAspect="1"/>
                      </pic:cNvPicPr>
                    </pic:nvPicPr>
                    <pic:blipFill>
                      <a:blip r:embed="rId13"/>
                      <a:stretch>
                        <a:fillRect/>
                      </a:stretch>
                    </pic:blipFill>
                    <pic:spPr>
                      <a:xfrm>
                        <a:off x="0" y="0"/>
                        <a:ext cx="5800000" cy="4142857"/>
                      </a:xfrm>
                      <a:prstGeom prst="rect">
                        <a:avLst/>
                      </a:prstGeom>
                    </pic:spPr>
                  </pic:pic>
                </a:graphicData>
              </a:graphic>
            </wp:inline>
          </w:drawing>
        </w:r>
      </w:ins>
    </w:p>
    <w:p w14:paraId="162998B9" w14:textId="77777777" w:rsidR="00BF7017" w:rsidRDefault="00BF7017">
      <w:pPr>
        <w:pStyle w:val="TDC15"/>
        <w:pPrChange w:id="552" w:author="김은수" w:date="2026-09-30T15:44:00Z" w16du:dateUtc="2026-09-30T06:44:00Z">
          <w:pPr>
            <w:jc w:val="center"/>
          </w:pPr>
        </w:pPrChange>
      </w:pPr>
      <w:r w:rsidRPr="001D1C2F">
        <w:t>&lt;그림 1. 인공달팽이관 외부장치의 하드웨어 플랫폼&gt;</w:t>
      </w:r>
    </w:p>
    <w:p w14:paraId="54D4A103" w14:textId="77777777" w:rsidR="001F2A0F" w:rsidRPr="00E00010" w:rsidRDefault="001F2A0F">
      <w:pPr>
        <w:widowControl/>
        <w:wordWrap/>
        <w:autoSpaceDE/>
        <w:autoSpaceDN/>
        <w:spacing w:after="0" w:line="300" w:lineRule="auto"/>
        <w:rPr>
          <w:del w:id="553" w:author="김은수" w:date="2026-09-30T15:44:00Z" w16du:dateUtc="2026-09-30T06:44:00Z"/>
          <w:szCs w:val="20"/>
        </w:rPr>
        <w:pPrChange w:id="554" w:author="김은수" w:date="2026-10-01T03:22:00Z">
          <w:pPr>
            <w:widowControl/>
            <w:wordWrap/>
            <w:autoSpaceDE/>
            <w:autoSpaceDN/>
            <w:spacing w:after="0" w:line="240" w:lineRule="auto"/>
          </w:pPr>
        </w:pPrChange>
      </w:pPr>
      <w:del w:id="555" w:author="김은수" w:date="2026-09-30T15:44:00Z" w16du:dateUtc="2026-09-30T06:44:00Z">
        <w:r>
          <w:br w:type="page"/>
        </w:r>
      </w:del>
    </w:p>
    <w:p w14:paraId="7C31C594" w14:textId="77777777" w:rsidR="007D3F7F" w:rsidRDefault="007D3F7F">
      <w:pPr>
        <w:pStyle w:val="TDC1"/>
        <w:pageBreakBefore/>
        <w:pPrChange w:id="556" w:author="김은수" w:date="2026-09-30T15:44:00Z" w16du:dateUtc="2026-09-30T06:44:00Z">
          <w:pPr>
            <w:pStyle w:val="10"/>
            <w:numPr>
              <w:numId w:val="7"/>
            </w:numPr>
            <w:tabs>
              <w:tab w:val="num" w:pos="369"/>
              <w:tab w:val="num" w:pos="400"/>
            </w:tabs>
            <w:spacing w:line="240" w:lineRule="auto"/>
            <w:ind w:left="400" w:hanging="400"/>
          </w:pPr>
        </w:pPrChange>
      </w:pPr>
      <w:bookmarkStart w:id="557" w:name="_Toc180573604"/>
      <w:bookmarkStart w:id="558" w:name="_Toc241675523"/>
      <w:r>
        <w:lastRenderedPageBreak/>
        <w:t xml:space="preserve">MCU간 </w:t>
      </w:r>
      <w:r w:rsidR="00857846">
        <w:t>제어 인터페이스</w:t>
      </w:r>
      <w:bookmarkEnd w:id="557"/>
      <w:bookmarkEnd w:id="558"/>
    </w:p>
    <w:p w14:paraId="1C75C8A3" w14:textId="77777777" w:rsidR="000C626C" w:rsidRDefault="00000000">
      <w:pPr>
        <w:pStyle w:val="TDC10"/>
        <w:rPr>
          <w:ins w:id="559" w:author="김은수" w:date="2026-10-01T05:08:00Z"/>
        </w:rPr>
      </w:pPr>
      <w:ins w:id="560" w:author="김은수" w:date="2026-10-01T05:08:00Z">
        <w:r>
          <w:t>외부장치의 동작은 시스템 제어, 신호처리, 내부기 실행, 블루투스 통신의 네 기능 모듈로 나누어 설계한다. 하나의 기능을 여러 코어가 나누어 수행하므로, 이 장에서는 각 모듈의 담당 범위와 코어 사이에 전달할 데이터, 실행 순서를 설명한다.</w:t>
        </w:r>
      </w:ins>
    </w:p>
    <w:p w14:paraId="6D9ED115" w14:textId="77777777" w:rsidR="000C626C" w:rsidRDefault="00000000">
      <w:pPr>
        <w:pStyle w:val="TDC10"/>
        <w:rPr>
          <w:ins w:id="561" w:author="김은수" w:date="2026-10-01T05:08:00Z"/>
        </w:rPr>
      </w:pPr>
      <w:ins w:id="562" w:author="김은수" w:date="2026-10-01T05:08:00Z">
        <w:r>
          <w:t>각 모듈은 아래의 역할을 수행하는 유닛으로 나누어 구현한다. 뒤의 상세 설계에서는 CFX, HEAR, CM3별로 담당 모듈과 유닛을 정의하고 입력, 출력, 처리 방법을 설명한다. 부트로더는 응용 프로그램을 시작하기 전의 별도 단계로 다룬다. QCC는 E8300과의 연결을 설명하고 내부 상세 설계는 별도 자료를 반영한다.</w:t>
        </w:r>
      </w:ins>
    </w:p>
    <w:p w14:paraId="00C7F17E" w14:textId="77777777" w:rsidR="007D3F7F" w:rsidRDefault="007D3F7F">
      <w:pPr>
        <w:pStyle w:val="TDC2"/>
        <w:pPrChange w:id="563" w:author="김은수" w:date="2026-09-30T15:44:00Z" w16du:dateUtc="2026-09-30T06:44:00Z">
          <w:pPr>
            <w:pStyle w:val="2"/>
            <w:numPr>
              <w:ilvl w:val="1"/>
              <w:numId w:val="7"/>
            </w:numPr>
            <w:tabs>
              <w:tab w:val="num" w:pos="567"/>
              <w:tab w:val="num" w:pos="650"/>
            </w:tabs>
            <w:ind w:left="650" w:hanging="565"/>
          </w:pPr>
        </w:pPrChange>
      </w:pPr>
      <w:bookmarkStart w:id="564" w:name="_Toc180573605"/>
      <w:bookmarkStart w:id="565" w:name="_Toc241675524"/>
      <w:r>
        <w:t>System Control module</w:t>
      </w:r>
      <w:bookmarkEnd w:id="564"/>
      <w:bookmarkEnd w:id="565"/>
    </w:p>
    <w:p w14:paraId="118820C1" w14:textId="77777777" w:rsidR="007D3F7F" w:rsidRDefault="007D3F7F">
      <w:pPr>
        <w:pStyle w:val="TDC20"/>
        <w:pPrChange w:id="566" w:author="김은수" w:date="2026-09-30T15:44:00Z" w16du:dateUtc="2026-09-30T06:44:00Z">
          <w:pPr>
            <w:ind w:left="425"/>
          </w:pPr>
        </w:pPrChange>
      </w:pPr>
      <w:r w:rsidRPr="001D1C2F">
        <w:t xml:space="preserve">각 </w:t>
      </w:r>
      <w:r>
        <w:t>MCU</w:t>
      </w:r>
      <w:r w:rsidRPr="001D1C2F">
        <w:t xml:space="preserve">의 시스템 제어 모듈간 순차적인 </w:t>
      </w:r>
      <w:r w:rsidR="00B57D6D" w:rsidRPr="001D1C2F">
        <w:t xml:space="preserve">제어 흐름은 </w:t>
      </w:r>
      <w:r w:rsidRPr="001D1C2F">
        <w:t>다음과 같이 설계한다.</w:t>
      </w:r>
    </w:p>
    <w:p w14:paraId="2E5D4583" w14:textId="77777777" w:rsidR="007D3F7F" w:rsidRPr="00E00010" w:rsidRDefault="002A707B">
      <w:pPr>
        <w:rPr>
          <w:del w:id="567" w:author="김은수" w:date="2026-09-30T15:44:00Z" w16du:dateUtc="2026-09-30T06:44:00Z"/>
          <w:szCs w:val="20"/>
        </w:rPr>
        <w:pPrChange w:id="568" w:author="김은수" w:date="2026-10-01T03:22:00Z">
          <w:pPr>
            <w:spacing w:after="0" w:line="240" w:lineRule="auto"/>
            <w:ind w:left="425"/>
          </w:pPr>
        </w:pPrChange>
      </w:pPr>
      <w:del w:id="569" w:author="김은수" w:date="2026-09-30T15:44:00Z" w16du:dateUtc="2026-09-30T06:44:00Z">
        <w:r w:rsidRPr="002A707B">
          <w:rPr>
            <w:noProof/>
          </w:rPr>
          <w:drawing>
            <wp:inline distT="0" distB="0" distL="0" distR="0" wp14:anchorId="551BDCD3" wp14:editId="5D4D850B">
              <wp:extent cx="5879805" cy="4120378"/>
              <wp:effectExtent l="0" t="0" r="0" b="0"/>
              <wp:docPr id="399012794" name="그림 596" descr="텍스트, 도표, 평면도, 스크린샷이(가) 표시된 사진&#10;&#10;자동 생성된 설명">
                <a:extLst xmlns:a="http://schemas.openxmlformats.org/drawingml/2006/main">
                  <a:ext uri="{FF2B5EF4-FFF2-40B4-BE49-F238E27FC236}">
                    <a16:creationId xmlns:a16="http://schemas.microsoft.com/office/drawing/2014/main" id="{0CF1ED59-4DF9-A924-7CF8-4EE45B613FE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 name="그림 596" descr="텍스트, 도표, 평면도, 스크린샷이(가) 표시된 사진&#10;&#10;자동 생성된 설명">
                        <a:extLst>
                          <a:ext uri="{FF2B5EF4-FFF2-40B4-BE49-F238E27FC236}">
                            <a16:creationId xmlns:a16="http://schemas.microsoft.com/office/drawing/2014/main" id="{0CF1ED59-4DF9-A924-7CF8-4EE45B613FEA}"/>
                          </a:ext>
                        </a:extLst>
                      </pic:cNvPr>
                      <pic:cNvPicPr>
                        <a:picLocks noChangeAspect="1"/>
                      </pic:cNvPicPr>
                    </pic:nvPicPr>
                    <pic:blipFill>
                      <a:blip r:embed="rId14"/>
                      <a:stretch>
                        <a:fillRect/>
                      </a:stretch>
                    </pic:blipFill>
                    <pic:spPr>
                      <a:xfrm>
                        <a:off x="0" y="0"/>
                        <a:ext cx="5883912" cy="4123256"/>
                      </a:xfrm>
                      <a:prstGeom prst="rect">
                        <a:avLst/>
                      </a:prstGeom>
                    </pic:spPr>
                  </pic:pic>
                </a:graphicData>
              </a:graphic>
            </wp:inline>
          </w:drawing>
        </w:r>
      </w:del>
    </w:p>
    <w:p w14:paraId="4B4076D0" w14:textId="77777777" w:rsidR="007D3F7F" w:rsidRPr="00E00010" w:rsidRDefault="002A707B">
      <w:pPr>
        <w:pStyle w:val="TDC24"/>
        <w:rPr>
          <w:ins w:id="570" w:author="김은수" w:date="2026-09-30T15:44:00Z" w16du:dateUtc="2026-09-30T06:44:00Z"/>
        </w:rPr>
        <w:pPrChange w:id="571" w:author="김은수" w:date="2026-10-01T01:11:00Z">
          <w:pPr>
            <w:keepNext/>
            <w:keepLines/>
            <w:widowControl/>
            <w:snapToGrid w:val="0"/>
            <w:spacing w:before="120" w:line="300" w:lineRule="auto"/>
            <w:jc w:val="center"/>
          </w:pPr>
        </w:pPrChange>
      </w:pPr>
      <w:ins w:id="572" w:author="김은수" w:date="2026-09-30T15:44:00Z" w16du:dateUtc="2026-09-30T06:44:00Z">
        <w:r w:rsidRPr="00E00010">
          <w:rPr>
            <w:noProof/>
          </w:rPr>
          <w:drawing>
            <wp:inline distT="0" distB="0" distL="0" distR="0" wp14:anchorId="551BDCD3" wp14:editId="5D4D850B">
              <wp:extent cx="5800000" cy="3645714"/>
              <wp:effectExtent l="0" t="0" r="0" b="0"/>
              <wp:docPr id="597" name="그림 596" descr="텍스트, 도표, 평면도, 스크린샷이(가) 표시된 사진&#10;&#10;자동 생성된 설명">
                <a:extLst xmlns:a="http://schemas.openxmlformats.org/drawingml/2006/main">
                  <a:ext uri="{FF2B5EF4-FFF2-40B4-BE49-F238E27FC236}">
                    <a16:creationId xmlns:a16="http://schemas.microsoft.com/office/drawing/2014/main" id="{0CF1ED59-4DF9-A924-7CF8-4EE45B613FE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 name="그림 596" descr="텍스트, 도표, 평면도, 스크린샷이(가) 표시된 사진&#10;&#10;자동 생성된 설명">
                        <a:extLst>
                          <a:ext uri="{FF2B5EF4-FFF2-40B4-BE49-F238E27FC236}">
                            <a16:creationId xmlns:a16="http://schemas.microsoft.com/office/drawing/2014/main" id="{0CF1ED59-4DF9-A924-7CF8-4EE45B613FEA}"/>
                          </a:ext>
                        </a:extLst>
                      </pic:cNvPr>
                      <pic:cNvPicPr>
                        <a:picLocks noChangeAspect="1"/>
                      </pic:cNvPicPr>
                    </pic:nvPicPr>
                    <pic:blipFill>
                      <a:blip r:embed="rId15"/>
                      <a:stretch>
                        <a:fillRect/>
                      </a:stretch>
                    </pic:blipFill>
                    <pic:spPr>
                      <a:xfrm>
                        <a:off x="0" y="0"/>
                        <a:ext cx="5800000" cy="3645714"/>
                      </a:xfrm>
                      <a:prstGeom prst="rect">
                        <a:avLst/>
                      </a:prstGeom>
                    </pic:spPr>
                  </pic:pic>
                </a:graphicData>
              </a:graphic>
            </wp:inline>
          </w:drawing>
        </w:r>
      </w:ins>
    </w:p>
    <w:p w14:paraId="031ADEF3" w14:textId="77777777" w:rsidR="00BF7017" w:rsidRPr="00E00010" w:rsidRDefault="00BF7017">
      <w:pPr>
        <w:pStyle w:val="TDC25"/>
        <w:rPr>
          <w:ins w:id="573" w:author="김은수" w:date="2026-09-30T15:44:00Z" w16du:dateUtc="2026-09-30T06:44:00Z"/>
        </w:rPr>
        <w:pPrChange w:id="574" w:author="김은수" w:date="2026-10-01T01:11:00Z">
          <w:pPr>
            <w:keepLines/>
            <w:widowControl/>
            <w:snapToGrid w:val="0"/>
            <w:spacing w:after="240" w:line="276" w:lineRule="auto"/>
            <w:jc w:val="center"/>
          </w:pPr>
        </w:pPrChange>
      </w:pPr>
      <w:ins w:id="575" w:author="김은수" w:date="2026-09-30T15:44:00Z" w16du:dateUtc="2026-09-30T06:44:00Z">
        <w:r w:rsidRPr="001D1C2F">
          <w:t>&lt;그림 2. 시스템 제어 연계&gt;</w:t>
        </w:r>
      </w:ins>
    </w:p>
    <w:p w14:paraId="38E7AFBF" w14:textId="77777777" w:rsidR="00B57D6D" w:rsidRDefault="00B57D6D">
      <w:pPr>
        <w:pStyle w:val="TDC20"/>
        <w:pPrChange w:id="576" w:author="김은수" w:date="2026-09-30T15:44:00Z" w16du:dateUtc="2026-09-30T06:44:00Z">
          <w:pPr>
            <w:ind w:left="425"/>
          </w:pPr>
        </w:pPrChange>
      </w:pPr>
      <w:r w:rsidRPr="001D1C2F">
        <w:t xml:space="preserve">각각의 </w:t>
      </w:r>
      <w:r>
        <w:t>MCU</w:t>
      </w:r>
      <w:r w:rsidRPr="001D1C2F">
        <w:t>간 제어용 인터페이스는 다음과 같다.</w:t>
      </w:r>
    </w:p>
    <w:p w14:paraId="2B4E1752" w14:textId="77777777" w:rsidR="00857846" w:rsidRDefault="007D3F7F">
      <w:pPr>
        <w:pStyle w:val="TDC20"/>
        <w:pPrChange w:id="577" w:author="김은수" w:date="2026-09-30T15:44:00Z" w16du:dateUtc="2026-09-30T06:44:00Z">
          <w:pPr>
            <w:spacing w:after="0"/>
            <w:ind w:leftChars="413" w:left="826"/>
          </w:pPr>
        </w:pPrChange>
      </w:pPr>
      <w:del w:id="578" w:author="김은수" w:date="2026-09-30T15:44:00Z" w16du:dateUtc="2026-09-30T06:44:00Z">
        <w:r>
          <w:rPr>
            <w:rFonts w:hint="eastAsia"/>
          </w:rPr>
          <w:delText>N</w:delText>
        </w:r>
        <w:r>
          <w:delText>RF</w:delText>
        </w:r>
      </w:del>
      <w:ins w:id="579" w:author="김은수" w:date="2026-09-30T15:44:00Z" w16du:dateUtc="2026-09-30T06:44:00Z">
        <w:r w:rsidRPr="001D1C2F">
          <w:t>QCC</w:t>
        </w:r>
      </w:ins>
      <w:r w:rsidRPr="001D1C2F">
        <w:t xml:space="preserve">와 CM3 : </w:t>
      </w:r>
      <w:del w:id="580" w:author="김은수" w:date="2026-09-30T15:44:00Z" w16du:dateUtc="2026-09-30T06:44:00Z">
        <w:r>
          <w:delText>GPIO</w:delText>
        </w:r>
        <w:r>
          <w:rPr>
            <w:rFonts w:hint="eastAsia"/>
          </w:rPr>
          <w:delText>핀을 사용</w:delText>
        </w:r>
      </w:del>
      <w:ins w:id="581" w:author="김은수" w:date="2026-09-30T15:44:00Z" w16du:dateUtc="2026-09-30T06:44:00Z">
        <w:r w:rsidRPr="001D1C2F">
          <w:t>SPI 통신 및 GPIO 제어 핀. QCC와 CFX : I2S 오디오 입력.</w:t>
        </w:r>
      </w:ins>
    </w:p>
    <w:p w14:paraId="6DE1629A" w14:textId="77777777" w:rsidR="007D3F7F" w:rsidRDefault="007D3F7F">
      <w:pPr>
        <w:pStyle w:val="TDC20"/>
        <w:pPrChange w:id="582" w:author="김은수" w:date="2026-09-30T15:44:00Z" w16du:dateUtc="2026-09-30T06:44:00Z">
          <w:pPr>
            <w:spacing w:after="0"/>
            <w:ind w:leftChars="413" w:left="826"/>
          </w:pPr>
        </w:pPrChange>
      </w:pPr>
      <w:r>
        <w:t>CM3</w:t>
      </w:r>
      <w:r w:rsidRPr="001D1C2F">
        <w:t>와</w:t>
      </w:r>
      <w:r w:rsidR="00857846">
        <w:t xml:space="preserve"> </w:t>
      </w:r>
      <w:r w:rsidR="00857846" w:rsidRPr="001D1C2F">
        <w:t>C</w:t>
      </w:r>
      <w:r w:rsidR="00857846">
        <w:t xml:space="preserve">FX : </w:t>
      </w:r>
      <w:r w:rsidR="00857846" w:rsidRPr="001D1C2F">
        <w:t>인터럽트,</w:t>
      </w:r>
      <w:r w:rsidR="00857846">
        <w:t xml:space="preserve"> </w:t>
      </w:r>
      <w:r w:rsidR="00857846" w:rsidRPr="001D1C2F">
        <w:t>공유 메모리,</w:t>
      </w:r>
      <w:r w:rsidR="00857846">
        <w:t xml:space="preserve"> </w:t>
      </w:r>
      <w:r w:rsidR="00857846" w:rsidRPr="001D1C2F">
        <w:t>시스템 라이브러리</w:t>
      </w:r>
    </w:p>
    <w:p w14:paraId="7A90A886" w14:textId="77777777" w:rsidR="00857846" w:rsidRDefault="00857846">
      <w:pPr>
        <w:pStyle w:val="TDC20"/>
        <w:pPrChange w:id="583" w:author="김은수" w:date="2026-09-30T15:44:00Z" w16du:dateUtc="2026-09-30T06:44:00Z">
          <w:pPr>
            <w:spacing w:after="0"/>
            <w:ind w:leftChars="413" w:left="826"/>
          </w:pPr>
        </w:pPrChange>
      </w:pPr>
      <w:r w:rsidRPr="001D1C2F">
        <w:lastRenderedPageBreak/>
        <w:t>C</w:t>
      </w:r>
      <w:r>
        <w:t>FX</w:t>
      </w:r>
      <w:r w:rsidRPr="001D1C2F">
        <w:t xml:space="preserve">와 </w:t>
      </w:r>
      <w:r>
        <w:t xml:space="preserve">Hear : </w:t>
      </w:r>
      <w:r w:rsidRPr="001D1C2F">
        <w:t>시스템 라이브러리</w:t>
      </w:r>
      <w:r w:rsidR="00133814" w:rsidRPr="001D1C2F">
        <w:t>,</w:t>
      </w:r>
      <w:r w:rsidR="00133814">
        <w:t xml:space="preserve"> </w:t>
      </w:r>
      <w:r w:rsidR="00133814" w:rsidRPr="001D1C2F">
        <w:t>인터럽트</w:t>
      </w:r>
    </w:p>
    <w:p w14:paraId="1A9E232E" w14:textId="77777777" w:rsidR="000C626C" w:rsidRDefault="00000000">
      <w:pPr>
        <w:pStyle w:val="TDC20"/>
        <w:rPr>
          <w:ins w:id="584" w:author="김은수" w:date="2026-10-01T05:08:00Z"/>
        </w:rPr>
      </w:pPr>
      <w:ins w:id="585" w:author="김은수" w:date="2026-10-01T05:08:00Z">
        <w:r>
          <w:t>시스템 제어는 전원과 연결 상태에 따라 실행할 기능을 정하고 각 코어가 필요한 시점에 동작하도록 한다. 따라서 CM3에는 전원/절전 상태, 터치 입력, LED 표시, 설정 저장과 주변장치 통신을 담당하는 유닛이 필요하다. CFX에는 인터럽트와 반복 실행, 입력 버퍼 준비, 맵/볼륨 변경 반영을 담당하는 유닛이 필요하다.</w:t>
        </w:r>
      </w:ins>
    </w:p>
    <w:p w14:paraId="3FB850FC" w14:textId="77777777" w:rsidR="000C626C" w:rsidRDefault="00000000">
      <w:pPr>
        <w:pStyle w:val="TDC20"/>
        <w:rPr>
          <w:ins w:id="586" w:author="김은수" w:date="2026-10-01T05:08:00Z"/>
        </w:rPr>
      </w:pPr>
      <w:ins w:id="587" w:author="김은수" w:date="2026-10-01T05:08:00Z">
        <w:r>
          <w:t>설정값을 전달하는 일과 그 설정으로 처리를 시작하는 일을 구분한다. CM3가 공유 메모리에 설정한 값은 CFX가 반영하고, FIFO와 HEAR의 완료 이벤트를 확인한 뒤 다음 처리를 진행하도록 한다. 아직 준비되지 않은 입력이나 계산 결과를 사용하지 않도록 상태 확인과 완료 처리를 둔다.</w:t>
        </w:r>
      </w:ins>
    </w:p>
    <w:p w14:paraId="1D07B302" w14:textId="77777777" w:rsidR="00BF7017" w:rsidRPr="00BF7017" w:rsidRDefault="00BF7017">
      <w:pPr>
        <w:spacing w:after="0" w:line="300" w:lineRule="auto"/>
        <w:rPr>
          <w:del w:id="588" w:author="김은수" w:date="2026-09-30T15:44:00Z" w16du:dateUtc="2026-09-30T06:44:00Z"/>
          <w:sz w:val="14"/>
          <w:szCs w:val="16"/>
        </w:rPr>
        <w:pPrChange w:id="589" w:author="김은수" w:date="2026-10-01T03:22:00Z">
          <w:pPr>
            <w:spacing w:after="0" w:line="240" w:lineRule="auto"/>
            <w:ind w:leftChars="413" w:left="826"/>
          </w:pPr>
        </w:pPrChange>
      </w:pPr>
      <w:bookmarkStart w:id="590" w:name="_Toc241675525"/>
      <w:bookmarkEnd w:id="590"/>
    </w:p>
    <w:p w14:paraId="4B6B16F0" w14:textId="77777777" w:rsidR="00830F8E" w:rsidRDefault="00830F8E">
      <w:pPr>
        <w:pStyle w:val="TDC2"/>
        <w:pPrChange w:id="591" w:author="김은수" w:date="2026-09-30T15:44:00Z" w16du:dateUtc="2026-09-30T06:44:00Z">
          <w:pPr>
            <w:pStyle w:val="2"/>
            <w:numPr>
              <w:ilvl w:val="1"/>
              <w:numId w:val="7"/>
            </w:numPr>
            <w:tabs>
              <w:tab w:val="num" w:pos="567"/>
              <w:tab w:val="num" w:pos="650"/>
            </w:tabs>
            <w:ind w:left="650" w:hanging="565"/>
          </w:pPr>
        </w:pPrChange>
      </w:pPr>
      <w:bookmarkStart w:id="592" w:name="_Toc180573606"/>
      <w:bookmarkStart w:id="593" w:name="_Toc241675526"/>
      <w:r>
        <w:t>Signal Processing Module</w:t>
      </w:r>
      <w:bookmarkEnd w:id="592"/>
      <w:bookmarkEnd w:id="593"/>
    </w:p>
    <w:p w14:paraId="665BCC67" w14:textId="77777777" w:rsidR="00133814" w:rsidRDefault="00B03EBD">
      <w:pPr>
        <w:pStyle w:val="TDC20"/>
        <w:pPrChange w:id="594" w:author="김은수" w:date="2026-09-30T15:44:00Z" w16du:dateUtc="2026-09-30T06:44:00Z">
          <w:pPr>
            <w:spacing w:after="0"/>
            <w:ind w:left="425"/>
          </w:pPr>
        </w:pPrChange>
      </w:pPr>
      <w:r w:rsidRPr="001D1C2F">
        <w:t>신호처리 모듈은 CM3</w:t>
      </w:r>
      <w:del w:id="595" w:author="김은수" w:date="2026-09-30T15:44:00Z" w16du:dateUtc="2026-09-30T06:44:00Z">
        <w:r>
          <w:rPr>
            <w:rFonts w:hint="eastAsia"/>
          </w:rPr>
          <w:delText>와</w:delText>
        </w:r>
      </w:del>
      <w:ins w:id="596" w:author="김은수" w:date="2026-09-30T15:44:00Z" w16du:dateUtc="2026-09-30T06:44:00Z">
        <w:r w:rsidRPr="001D1C2F">
          <w:t>,</w:t>
        </w:r>
      </w:ins>
      <w:r w:rsidRPr="001D1C2F">
        <w:t xml:space="preserve"> CFX</w:t>
      </w:r>
      <w:ins w:id="597" w:author="김은수" w:date="2026-09-30T15:44:00Z" w16du:dateUtc="2026-09-30T06:44:00Z">
        <w:r w:rsidRPr="001D1C2F">
          <w:t>와 HEAR</w:t>
        </w:r>
      </w:ins>
      <w:r w:rsidRPr="001D1C2F">
        <w:t xml:space="preserve">에서 </w:t>
      </w:r>
      <w:del w:id="598" w:author="김은수" w:date="2026-09-30T15:44:00Z" w16du:dateUtc="2026-09-30T06:44:00Z">
        <w:r>
          <w:rPr>
            <w:rFonts w:hint="eastAsia"/>
          </w:rPr>
          <w:delText xml:space="preserve">실행이 되며 </w:delText>
        </w:r>
        <w:r>
          <w:delText>MCU</w:delText>
        </w:r>
      </w:del>
      <w:ins w:id="599" w:author="김은수" w:date="2026-09-30T15:44:00Z" w16du:dateUtc="2026-09-30T06:44:00Z">
        <w:r w:rsidRPr="001D1C2F">
          <w:t xml:space="preserve">역할을 나누어 실행하며 코어 </w:t>
        </w:r>
      </w:ins>
      <w:r w:rsidRPr="001D1C2F">
        <w:t xml:space="preserve">간 파라미터는 공유 </w:t>
      </w:r>
      <w:del w:id="600" w:author="김은수" w:date="2026-09-30T15:44:00Z" w16du:dateUtc="2026-09-30T06:44:00Z">
        <w:r>
          <w:rPr>
            <w:rFonts w:hint="eastAsia"/>
          </w:rPr>
          <w:delText>메모리를 통해서 전달된다</w:delText>
        </w:r>
      </w:del>
      <w:ins w:id="601" w:author="김은수" w:date="2026-09-30T15:44:00Z" w16du:dateUtc="2026-09-30T06:44:00Z">
        <w:r w:rsidRPr="001D1C2F">
          <w:t>메모리로 전달한다</w:t>
        </w:r>
      </w:ins>
      <w:r w:rsidRPr="001D1C2F">
        <w:t>.</w:t>
      </w:r>
    </w:p>
    <w:p w14:paraId="6ABD75BD" w14:textId="77777777" w:rsidR="00B03EBD" w:rsidRDefault="00B03EBD">
      <w:pPr>
        <w:pStyle w:val="TDC20"/>
        <w:pPrChange w:id="602" w:author="김은수" w:date="2026-09-30T15:44:00Z" w16du:dateUtc="2026-09-30T06:44:00Z">
          <w:pPr>
            <w:spacing w:after="0"/>
            <w:ind w:left="425"/>
          </w:pPr>
        </w:pPrChange>
      </w:pPr>
      <w:r w:rsidRPr="001D1C2F">
        <w:t>시스템 제어 모듈에서 신호처리 모듈에 필요한 파라미터를 제공한다.</w:t>
      </w:r>
    </w:p>
    <w:p w14:paraId="015ACA33" w14:textId="77777777" w:rsidR="00FE53C4" w:rsidRDefault="00FE53C4">
      <w:pPr>
        <w:pStyle w:val="TDC20"/>
        <w:pPrChange w:id="603" w:author="김은수" w:date="2026-09-30T15:44:00Z" w16du:dateUtc="2026-09-30T06:44:00Z">
          <w:pPr>
            <w:spacing w:after="0"/>
            <w:ind w:left="425"/>
          </w:pPr>
        </w:pPrChange>
      </w:pPr>
      <w:r>
        <w:t>CM3</w:t>
      </w:r>
      <w:del w:id="604" w:author="김은수" w:date="2026-09-30T15:44:00Z" w16du:dateUtc="2026-09-30T06:44:00Z">
        <w:r>
          <w:rPr>
            <w:rFonts w:hint="eastAsia"/>
          </w:rPr>
          <w:delText xml:space="preserve">에서 신호처리에 필요한 파라미터를 </w:delText>
        </w:r>
        <w:r>
          <w:delText>1</w:delText>
        </w:r>
        <w:r>
          <w:rPr>
            <w:rFonts w:hint="eastAsia"/>
          </w:rPr>
          <w:delText>차적으로 계산하고,</w:delText>
        </w:r>
        <w:r>
          <w:delText xml:space="preserve"> CFX</w:delText>
        </w:r>
        <w:r>
          <w:rPr>
            <w:rFonts w:hint="eastAsia"/>
          </w:rPr>
          <w:delText>는 이를 사용하여 추가적인</w:delText>
        </w:r>
      </w:del>
      <w:ins w:id="605" w:author="김은수" w:date="2026-09-30T15:44:00Z" w16du:dateUtc="2026-09-30T06:44:00Z">
        <w:r>
          <w:t>는 맵의 T/C 전류와 펄스폭으로 내부기</w:t>
        </w:r>
      </w:ins>
      <w:r>
        <w:t xml:space="preserve"> 파라미터를 계산한다. </w:t>
      </w:r>
      <w:del w:id="606" w:author="김은수" w:date="2026-09-30T15:44:00Z" w16du:dateUtc="2026-09-30T06:44:00Z">
        <w:r>
          <w:rPr>
            <w:rFonts w:hint="eastAsia"/>
          </w:rPr>
          <w:delText xml:space="preserve">계산이 완료된 파라미터를 사용하여 </w:delText>
        </w:r>
        <w:r>
          <w:delText>CFX</w:delText>
        </w:r>
        <w:r>
          <w:rPr>
            <w:rFonts w:hint="eastAsia"/>
          </w:rPr>
          <w:delText xml:space="preserve">와 </w:delText>
        </w:r>
        <w:r>
          <w:delText>Hear Core</w:delText>
        </w:r>
        <w:r>
          <w:rPr>
            <w:rFonts w:hint="eastAsia"/>
          </w:rPr>
          <w:delText>는 오디신호 처리를 실행하여 내부기에 전달되는 전기</w:delText>
        </w:r>
      </w:del>
      <w:ins w:id="607" w:author="김은수" w:date="2026-09-30T15:44:00Z" w16du:dateUtc="2026-09-30T06:44:00Z">
        <w:r>
          <w:t>CFX는 전달된 디지털 T/C와 오디오 설정으로 매핑 계수를 계산하고, HEAR의 벡터/주파수 분석 결과로</w:t>
        </w:r>
      </w:ins>
      <w:r>
        <w:t xml:space="preserve"> 자극 크기를 </w:t>
      </w:r>
      <w:del w:id="608" w:author="김은수" w:date="2026-09-30T15:44:00Z" w16du:dateUtc="2026-09-30T06:44:00Z">
        <w:r>
          <w:rPr>
            <w:rFonts w:hint="eastAsia"/>
          </w:rPr>
          <w:delText>계산한다</w:delText>
        </w:r>
      </w:del>
      <w:ins w:id="609" w:author="김은수" w:date="2026-09-30T15:44:00Z" w16du:dateUtc="2026-09-30T06:44:00Z">
        <w:r>
          <w:t>만든다</w:t>
        </w:r>
      </w:ins>
      <w:r>
        <w:t>.</w:t>
      </w:r>
    </w:p>
    <w:p w14:paraId="130BC7A5" w14:textId="77777777" w:rsidR="000C626C" w:rsidRDefault="00000000">
      <w:pPr>
        <w:pStyle w:val="TDC20"/>
        <w:rPr>
          <w:ins w:id="610" w:author="김은수" w:date="2026-10-01T05:08:00Z"/>
        </w:rPr>
      </w:pPr>
      <w:ins w:id="611" w:author="김은수" w:date="2026-10-01T05:08:00Z">
        <w:r>
          <w:t>입력 소리가 전극별 자극 크기로 바뀌기까지의 단계를 나누어 구현한다. CFX에는 마이크/I2S 입력 선택과 혼합, 두 마이크 빔포밍, AGC, 주파수 대역 대표값 계산, T/C 범위 매핑과 CIS/NofM 처리를 담당하는 유닛을 둔다. HEAR에는 절대값/최대값과 FFT/크기를 계산하는 처리 단위를 둔다.</w:t>
        </w:r>
      </w:ins>
    </w:p>
    <w:p w14:paraId="45F6B280" w14:textId="77777777" w:rsidR="000C626C" w:rsidRDefault="00000000">
      <w:pPr>
        <w:pStyle w:val="TDC20"/>
        <w:rPr>
          <w:ins w:id="612" w:author="김은수" w:date="2026-10-01T05:08:00Z"/>
        </w:rPr>
      </w:pPr>
      <w:ins w:id="613" w:author="김은수" w:date="2026-10-01T05:08:00Z">
        <w:r>
          <w:t>CM3에는 펄스폭에 따른 프레임 수와 전송 가능한 채널 수, 내부기 DAC 범위와 디지털 T/C를 계산하여 공유하는 유닛을 둔다. 이 설정과 CFX/HEAR의 오디오 계산 결과를 구분해야 맵이 바뀌었을 때도 같은 조건으로 전극별 자극 크기를 만들 수 있다.</w:t>
        </w:r>
      </w:ins>
    </w:p>
    <w:p w14:paraId="242AA843" w14:textId="77777777" w:rsidR="00B03EBD" w:rsidRPr="00E00010" w:rsidRDefault="00B03EBD">
      <w:pPr>
        <w:rPr>
          <w:del w:id="614" w:author="김은수" w:date="2026-09-30T15:44:00Z" w16du:dateUtc="2026-09-30T06:44:00Z"/>
          <w:szCs w:val="20"/>
        </w:rPr>
        <w:pPrChange w:id="615" w:author="김은수" w:date="2026-10-01T03:22:00Z">
          <w:pPr>
            <w:spacing w:after="0" w:line="240" w:lineRule="auto"/>
            <w:ind w:left="425"/>
          </w:pPr>
        </w:pPrChange>
      </w:pPr>
      <w:del w:id="616" w:author="김은수" w:date="2026-09-30T15:44:00Z" w16du:dateUtc="2026-09-30T06:44:00Z">
        <w:r w:rsidRPr="00B03EBD">
          <w:rPr>
            <w:noProof/>
          </w:rPr>
          <w:lastRenderedPageBreak/>
          <w:drawing>
            <wp:inline distT="0" distB="0" distL="0" distR="0" wp14:anchorId="6148DEA4" wp14:editId="01820CAB">
              <wp:extent cx="5905113" cy="2920084"/>
              <wp:effectExtent l="0" t="0" r="0" b="0"/>
              <wp:docPr id="777801396" name="그림 76" descr="텍스트, 스크린샷, 도표, 직사각형이(가) 표시된 사진&#10;&#10;자동 생성된 설명">
                <a:extLst xmlns:a="http://schemas.openxmlformats.org/drawingml/2006/main">
                  <a:ext uri="{FF2B5EF4-FFF2-40B4-BE49-F238E27FC236}">
                    <a16:creationId xmlns:a16="http://schemas.microsoft.com/office/drawing/2014/main" id="{80E8F959-D215-94BF-251E-1041F19C592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그림 76" descr="텍스트, 스크린샷, 도표, 직사각형이(가) 표시된 사진&#10;&#10;자동 생성된 설명">
                        <a:extLst>
                          <a:ext uri="{FF2B5EF4-FFF2-40B4-BE49-F238E27FC236}">
                            <a16:creationId xmlns:a16="http://schemas.microsoft.com/office/drawing/2014/main" id="{80E8F959-D215-94BF-251E-1041F19C5928}"/>
                          </a:ext>
                        </a:extLst>
                      </pic:cNvPr>
                      <pic:cNvPicPr>
                        <a:picLocks noChangeAspect="1"/>
                      </pic:cNvPicPr>
                    </pic:nvPicPr>
                    <pic:blipFill>
                      <a:blip r:embed="rId16"/>
                      <a:stretch>
                        <a:fillRect/>
                      </a:stretch>
                    </pic:blipFill>
                    <pic:spPr>
                      <a:xfrm>
                        <a:off x="0" y="0"/>
                        <a:ext cx="5907797" cy="2921411"/>
                      </a:xfrm>
                      <a:prstGeom prst="rect">
                        <a:avLst/>
                      </a:prstGeom>
                    </pic:spPr>
                  </pic:pic>
                </a:graphicData>
              </a:graphic>
            </wp:inline>
          </w:drawing>
        </w:r>
      </w:del>
    </w:p>
    <w:p w14:paraId="1385E6B6" w14:textId="77777777" w:rsidR="00B03EBD" w:rsidRPr="00E00010" w:rsidRDefault="00B03EBD">
      <w:pPr>
        <w:spacing w:after="0" w:line="300" w:lineRule="auto"/>
        <w:rPr>
          <w:del w:id="617" w:author="김은수" w:date="2026-09-30T15:44:00Z" w16du:dateUtc="2026-09-30T06:44:00Z"/>
          <w:szCs w:val="20"/>
        </w:rPr>
        <w:pPrChange w:id="618" w:author="김은수" w:date="2026-10-01T03:22:00Z">
          <w:pPr>
            <w:spacing w:after="0" w:line="240" w:lineRule="auto"/>
            <w:ind w:left="425"/>
          </w:pPr>
        </w:pPrChange>
      </w:pPr>
    </w:p>
    <w:p w14:paraId="12F09BD4" w14:textId="77777777" w:rsidR="00B03EBD" w:rsidRPr="00E00010" w:rsidRDefault="00B03EBD">
      <w:pPr>
        <w:pStyle w:val="TDC24"/>
        <w:rPr>
          <w:ins w:id="619" w:author="김은수" w:date="2026-09-30T15:44:00Z" w16du:dateUtc="2026-09-30T06:44:00Z"/>
        </w:rPr>
        <w:pPrChange w:id="620" w:author="김은수" w:date="2026-10-01T01:11:00Z">
          <w:pPr>
            <w:keepNext/>
            <w:keepLines/>
            <w:widowControl/>
            <w:snapToGrid w:val="0"/>
            <w:spacing w:before="120" w:line="300" w:lineRule="auto"/>
            <w:jc w:val="center"/>
          </w:pPr>
        </w:pPrChange>
      </w:pPr>
      <w:ins w:id="621" w:author="김은수" w:date="2026-09-30T15:44:00Z" w16du:dateUtc="2026-09-30T06:44:00Z">
        <w:r w:rsidRPr="00E00010">
          <w:rPr>
            <w:noProof/>
          </w:rPr>
          <w:drawing>
            <wp:inline distT="0" distB="0" distL="0" distR="0" wp14:anchorId="6148DEA4" wp14:editId="01820CAB">
              <wp:extent cx="5800000" cy="4004762"/>
              <wp:effectExtent l="0" t="0" r="0" b="0"/>
              <wp:docPr id="77" name="그림 76" descr="텍스트, 스크린샷, 도표, 직사각형이(가) 표시된 사진&#10;&#10;자동 생성된 설명">
                <a:extLst xmlns:a="http://schemas.openxmlformats.org/drawingml/2006/main">
                  <a:ext uri="{FF2B5EF4-FFF2-40B4-BE49-F238E27FC236}">
                    <a16:creationId xmlns:a16="http://schemas.microsoft.com/office/drawing/2014/main" id="{80E8F959-D215-94BF-251E-1041F19C592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그림 76" descr="텍스트, 스크린샷, 도표, 직사각형이(가) 표시된 사진&#10;&#10;자동 생성된 설명">
                        <a:extLst>
                          <a:ext uri="{FF2B5EF4-FFF2-40B4-BE49-F238E27FC236}">
                            <a16:creationId xmlns:a16="http://schemas.microsoft.com/office/drawing/2014/main" id="{80E8F959-D215-94BF-251E-1041F19C5928}"/>
                          </a:ext>
                        </a:extLst>
                      </pic:cNvPr>
                      <pic:cNvPicPr>
                        <a:picLocks noChangeAspect="1"/>
                      </pic:cNvPicPr>
                    </pic:nvPicPr>
                    <pic:blipFill>
                      <a:blip r:embed="rId17"/>
                      <a:stretch>
                        <a:fillRect/>
                      </a:stretch>
                    </pic:blipFill>
                    <pic:spPr>
                      <a:xfrm>
                        <a:off x="0" y="0"/>
                        <a:ext cx="5800000" cy="4004762"/>
                      </a:xfrm>
                      <a:prstGeom prst="rect">
                        <a:avLst/>
                      </a:prstGeom>
                    </pic:spPr>
                  </pic:pic>
                </a:graphicData>
              </a:graphic>
            </wp:inline>
          </w:drawing>
        </w:r>
      </w:ins>
    </w:p>
    <w:p w14:paraId="3396C0F9" w14:textId="77777777" w:rsidR="00BF7017" w:rsidRPr="00E00010" w:rsidRDefault="00BF7017">
      <w:pPr>
        <w:pStyle w:val="TDC25"/>
        <w:rPr>
          <w:ins w:id="622" w:author="김은수" w:date="2026-09-30T15:44:00Z" w16du:dateUtc="2026-09-30T06:44:00Z"/>
        </w:rPr>
        <w:pPrChange w:id="623" w:author="김은수" w:date="2026-10-01T01:11:00Z">
          <w:pPr>
            <w:keepLines/>
            <w:widowControl/>
            <w:snapToGrid w:val="0"/>
            <w:spacing w:after="240" w:line="276" w:lineRule="auto"/>
            <w:jc w:val="center"/>
          </w:pPr>
        </w:pPrChange>
      </w:pPr>
      <w:ins w:id="624" w:author="김은수" w:date="2026-09-30T15:44:00Z" w16du:dateUtc="2026-09-30T06:44:00Z">
        <w:r w:rsidRPr="001D1C2F">
          <w:t>&lt;그림 3. 신호처리 연계&gt;</w:t>
        </w:r>
      </w:ins>
    </w:p>
    <w:p w14:paraId="3975E9B3" w14:textId="77777777" w:rsidR="00B03EBD" w:rsidRDefault="00BA1805">
      <w:pPr>
        <w:pStyle w:val="TDC2"/>
        <w:pPrChange w:id="625" w:author="김은수" w:date="2026-09-30T15:44:00Z" w16du:dateUtc="2026-09-30T06:44:00Z">
          <w:pPr>
            <w:pStyle w:val="2"/>
            <w:numPr>
              <w:ilvl w:val="1"/>
              <w:numId w:val="7"/>
            </w:numPr>
            <w:tabs>
              <w:tab w:val="num" w:pos="567"/>
              <w:tab w:val="num" w:pos="650"/>
            </w:tabs>
            <w:ind w:left="650" w:hanging="565"/>
          </w:pPr>
        </w:pPrChange>
      </w:pPr>
      <w:bookmarkStart w:id="626" w:name="_Toc180573607"/>
      <w:bookmarkStart w:id="627" w:name="_Toc241675527"/>
      <w:r>
        <w:t>Internal Stimulation Device Execution Module</w:t>
      </w:r>
      <w:bookmarkEnd w:id="626"/>
      <w:bookmarkEnd w:id="627"/>
    </w:p>
    <w:p w14:paraId="7B933850" w14:textId="77777777" w:rsidR="00B03EBD" w:rsidRDefault="00B03EBD">
      <w:pPr>
        <w:pStyle w:val="TDC20"/>
        <w:pPrChange w:id="628" w:author="김은수" w:date="2026-09-30T15:44:00Z" w16du:dateUtc="2026-09-30T06:44:00Z">
          <w:pPr>
            <w:ind w:left="425"/>
          </w:pPr>
        </w:pPrChange>
      </w:pPr>
      <w:r w:rsidRPr="001D1C2F">
        <w:t xml:space="preserve">내부기 제어 모듈은 </w:t>
      </w:r>
      <w:r>
        <w:t>CM3</w:t>
      </w:r>
      <w:r w:rsidRPr="001D1C2F">
        <w:t>와 C</w:t>
      </w:r>
      <w:r>
        <w:t>FX</w:t>
      </w:r>
      <w:r w:rsidRPr="001D1C2F">
        <w:t xml:space="preserve">에서 실행이 되며 </w:t>
      </w:r>
      <w:r>
        <w:t>MCU</w:t>
      </w:r>
      <w:r w:rsidRPr="001D1C2F">
        <w:t>간 파라미터는 공유 메모리를 통해서 전달된다.</w:t>
      </w:r>
    </w:p>
    <w:p w14:paraId="59E44F6B" w14:textId="77777777" w:rsidR="00FE53C4" w:rsidRDefault="00B03EBD">
      <w:pPr>
        <w:pStyle w:val="TDC20"/>
        <w:pPrChange w:id="629" w:author="김은수" w:date="2026-09-30T15:44:00Z" w16du:dateUtc="2026-09-30T06:44:00Z">
          <w:pPr>
            <w:ind w:left="425"/>
          </w:pPr>
        </w:pPrChange>
      </w:pPr>
      <w:r w:rsidRPr="001D1C2F">
        <w:t xml:space="preserve">CM3는 I2C를 사용하여 FPGA와 통신하고, 내부기 </w:t>
      </w:r>
      <w:del w:id="630" w:author="김은수" w:date="2026-09-30T15:44:00Z" w16du:dateUtc="2026-09-30T06:44:00Z">
        <w:r>
          <w:rPr>
            <w:rFonts w:hint="eastAsia"/>
          </w:rPr>
          <w:delText>실해에</w:delText>
        </w:r>
      </w:del>
      <w:ins w:id="631" w:author="김은수" w:date="2026-09-30T15:44:00Z" w16du:dateUtc="2026-09-30T06:44:00Z">
        <w:r w:rsidRPr="001D1C2F">
          <w:t>실행에</w:t>
        </w:r>
      </w:ins>
      <w:r w:rsidRPr="001D1C2F">
        <w:t xml:space="preserve"> 필요한 명령을 </w:t>
      </w:r>
      <w:ins w:id="632" w:author="김은수" w:date="2026-09-30T15:44:00Z" w16du:dateUtc="2026-09-30T06:44:00Z">
        <w:r w:rsidRPr="001D1C2F">
          <w:t xml:space="preserve">공유 메모리로 </w:t>
        </w:r>
      </w:ins>
      <w:r w:rsidRPr="001D1C2F">
        <w:t xml:space="preserve">CFX에 </w:t>
      </w:r>
      <w:del w:id="633" w:author="김은수" w:date="2026-09-30T15:44:00Z" w16du:dateUtc="2026-09-30T06:44:00Z">
        <w:r>
          <w:rPr>
            <w:rFonts w:hint="eastAsia"/>
          </w:rPr>
          <w:delText xml:space="preserve">공유메모리를 사용하여 </w:delText>
        </w:r>
      </w:del>
      <w:r w:rsidRPr="001D1C2F">
        <w:t>전달한다.</w:t>
      </w:r>
      <w:del w:id="634" w:author="김은수" w:date="2026-09-30T15:44:00Z" w16du:dateUtc="2026-09-30T06:44:00Z">
        <w:r w:rsidR="00FE53C4">
          <w:delText xml:space="preserve"> </w:delText>
        </w:r>
      </w:del>
    </w:p>
    <w:p w14:paraId="26C7AD8A" w14:textId="77777777" w:rsidR="00B03EBD" w:rsidRDefault="00FE53C4">
      <w:pPr>
        <w:pStyle w:val="TDC20"/>
        <w:pPrChange w:id="635" w:author="김은수" w:date="2026-09-30T15:44:00Z" w16du:dateUtc="2026-09-30T06:44:00Z">
          <w:pPr>
            <w:ind w:left="425"/>
          </w:pPr>
        </w:pPrChange>
      </w:pPr>
      <w:r w:rsidRPr="001D1C2F">
        <w:t>C</w:t>
      </w:r>
      <w:r>
        <w:t>FX</w:t>
      </w:r>
      <w:r w:rsidRPr="001D1C2F">
        <w:t xml:space="preserve">는 공유 메모리에 설정된 내부기 실행 모드에 따라 </w:t>
      </w:r>
      <w:r w:rsidR="00B03EBD">
        <w:t>PCM</w:t>
      </w:r>
      <w:r w:rsidR="00B03EBD" w:rsidRPr="001D1C2F">
        <w:t xml:space="preserve"> 비트스트림을 생성하여 F</w:t>
      </w:r>
      <w:r w:rsidR="00B03EBD">
        <w:t>PGA</w:t>
      </w:r>
      <w:r w:rsidR="00B03EBD" w:rsidRPr="001D1C2F">
        <w:t>와 내부기에 전달한다.</w:t>
      </w:r>
    </w:p>
    <w:p w14:paraId="55594FAA" w14:textId="77777777" w:rsidR="00FE53C4" w:rsidRDefault="00FE53C4">
      <w:pPr>
        <w:pStyle w:val="TDC20"/>
        <w:pPrChange w:id="636" w:author="김은수" w:date="2026-09-30T15:44:00Z" w16du:dateUtc="2026-09-30T06:44:00Z">
          <w:pPr>
            <w:ind w:left="425"/>
          </w:pPr>
        </w:pPrChange>
      </w:pPr>
      <w:r w:rsidRPr="001D1C2F">
        <w:t>내부기 실행 모드일 경우,</w:t>
      </w:r>
      <w:r>
        <w:t xml:space="preserve"> </w:t>
      </w:r>
      <w:r w:rsidRPr="001D1C2F">
        <w:t xml:space="preserve">매핑 데이터와 신호처리 모듈의 결과인 전기 자극 크기를 사용하여 </w:t>
      </w:r>
      <w:r>
        <w:t xml:space="preserve">PCM </w:t>
      </w:r>
      <w:r w:rsidRPr="001D1C2F">
        <w:t>비트스트림을 생성하게 된다.</w:t>
      </w:r>
    </w:p>
    <w:p w14:paraId="5E520000" w14:textId="77777777" w:rsidR="000C626C" w:rsidRDefault="00000000">
      <w:pPr>
        <w:pStyle w:val="TDC20"/>
        <w:rPr>
          <w:ins w:id="637" w:author="김은수" w:date="2026-10-01T05:08:00Z"/>
        </w:rPr>
      </w:pPr>
      <w:ins w:id="638" w:author="김은수" w:date="2026-10-01T05:08:00Z">
        <w:r>
          <w:t>내부기 실행은 연결 준비와 상태 확인, 자극 데이터 전송으로 나누어 구현한다. CM3에는 FPGA 통신, 내부기 전원/연결 상태 관리, 명령 요청과 완료 확인을 담당하는 유닛을 둔다. CFX에는 실행 모드 선택과 PCM 명령 구성, 실시간 자극 패킷과 프레임 출력을 담당하는 유닛을 둔다.</w:t>
        </w:r>
      </w:ins>
    </w:p>
    <w:p w14:paraId="0AD6F8A3" w14:textId="77777777" w:rsidR="000C626C" w:rsidRDefault="00000000">
      <w:pPr>
        <w:pStyle w:val="TDC20"/>
        <w:rPr>
          <w:ins w:id="639" w:author="김은수" w:date="2026-10-01T05:08:00Z"/>
        </w:rPr>
      </w:pPr>
      <w:ins w:id="640" w:author="김은수" w:date="2026-10-01T05:08:00Z">
        <w:r>
          <w:lastRenderedPageBreak/>
          <w:t>신호처리에서 구한 자극 크기만으로 출력하지 않고, 현재 실행 모드와 맵의 채널/프레임 조건을 함께 사용한다. CM3의 명령 요청과 CFX의 전송 완료를 구분하여 같은 명령을 중복 실행하거나 전송 중인 데이터를 덮어쓰지 않도록 한다.</w:t>
        </w:r>
      </w:ins>
    </w:p>
    <w:p w14:paraId="740D499F" w14:textId="77777777" w:rsidR="00B03EBD" w:rsidRPr="00E00010" w:rsidRDefault="00B03EBD">
      <w:pPr>
        <w:rPr>
          <w:del w:id="641" w:author="김은수" w:date="2026-09-30T15:44:00Z" w16du:dateUtc="2026-09-30T06:44:00Z"/>
          <w:szCs w:val="20"/>
        </w:rPr>
        <w:pPrChange w:id="642" w:author="김은수" w:date="2026-10-01T03:22:00Z">
          <w:pPr>
            <w:spacing w:after="0" w:line="240" w:lineRule="auto"/>
            <w:ind w:left="425"/>
          </w:pPr>
        </w:pPrChange>
      </w:pPr>
      <w:del w:id="643" w:author="김은수" w:date="2026-09-30T15:44:00Z" w16du:dateUtc="2026-09-30T06:44:00Z">
        <w:r w:rsidRPr="00B03EBD">
          <w:rPr>
            <w:noProof/>
          </w:rPr>
          <w:drawing>
            <wp:inline distT="0" distB="0" distL="0" distR="0" wp14:anchorId="34F7BE05" wp14:editId="177EB656">
              <wp:extent cx="5847907" cy="2088452"/>
              <wp:effectExtent l="0" t="0" r="0" b="0"/>
              <wp:docPr id="1604086141" name="그림 53" descr="스크린샷, 텍스트, 멀티미디어 소프트웨어, 그래픽 소프트웨어이(가) 표시된 사진&#10;&#10;자동 생성된 설명">
                <a:extLst xmlns:a="http://schemas.openxmlformats.org/drawingml/2006/main">
                  <a:ext uri="{FF2B5EF4-FFF2-40B4-BE49-F238E27FC236}">
                    <a16:creationId xmlns:a16="http://schemas.microsoft.com/office/drawing/2014/main" id="{E3A53D8B-7921-5923-D099-F365AE17317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그림 53" descr="스크린샷, 텍스트, 멀티미디어 소프트웨어, 그래픽 소프트웨어이(가) 표시된 사진&#10;&#10;자동 생성된 설명">
                        <a:extLst>
                          <a:ext uri="{FF2B5EF4-FFF2-40B4-BE49-F238E27FC236}">
                            <a16:creationId xmlns:a16="http://schemas.microsoft.com/office/drawing/2014/main" id="{E3A53D8B-7921-5923-D099-F365AE173176}"/>
                          </a:ext>
                        </a:extLst>
                      </pic:cNvPr>
                      <pic:cNvPicPr>
                        <a:picLocks noChangeAspect="1"/>
                      </pic:cNvPicPr>
                    </pic:nvPicPr>
                    <pic:blipFill>
                      <a:blip r:embed="rId18"/>
                      <a:stretch>
                        <a:fillRect/>
                      </a:stretch>
                    </pic:blipFill>
                    <pic:spPr>
                      <a:xfrm>
                        <a:off x="0" y="0"/>
                        <a:ext cx="5857472" cy="2091868"/>
                      </a:xfrm>
                      <a:prstGeom prst="rect">
                        <a:avLst/>
                      </a:prstGeom>
                    </pic:spPr>
                  </pic:pic>
                </a:graphicData>
              </a:graphic>
            </wp:inline>
          </w:drawing>
        </w:r>
      </w:del>
    </w:p>
    <w:p w14:paraId="3CCE52BF" w14:textId="77777777" w:rsidR="00B03EBD" w:rsidRPr="00E00010" w:rsidRDefault="00B03EBD">
      <w:pPr>
        <w:pStyle w:val="TDC24"/>
        <w:rPr>
          <w:ins w:id="644" w:author="김은수" w:date="2026-09-30T15:44:00Z" w16du:dateUtc="2026-09-30T06:44:00Z"/>
        </w:rPr>
        <w:pPrChange w:id="645" w:author="김은수" w:date="2026-10-01T01:11:00Z">
          <w:pPr>
            <w:keepNext/>
            <w:keepLines/>
            <w:widowControl/>
            <w:snapToGrid w:val="0"/>
            <w:spacing w:before="120" w:line="300" w:lineRule="auto"/>
            <w:jc w:val="center"/>
          </w:pPr>
        </w:pPrChange>
      </w:pPr>
      <w:ins w:id="646" w:author="김은수" w:date="2026-09-30T15:44:00Z" w16du:dateUtc="2026-09-30T06:44:00Z">
        <w:r w:rsidRPr="00E00010">
          <w:rPr>
            <w:noProof/>
          </w:rPr>
          <w:drawing>
            <wp:inline distT="0" distB="0" distL="0" distR="0" wp14:anchorId="34F7BE05" wp14:editId="177EB656">
              <wp:extent cx="5800000" cy="3369524"/>
              <wp:effectExtent l="0" t="0" r="0" b="0"/>
              <wp:docPr id="54" name="그림 53" descr="스크린샷, 텍스트, 멀티미디어 소프트웨어, 그래픽 소프트웨어이(가) 표시된 사진&#10;&#10;자동 생성된 설명">
                <a:extLst xmlns:a="http://schemas.openxmlformats.org/drawingml/2006/main">
                  <a:ext uri="{FF2B5EF4-FFF2-40B4-BE49-F238E27FC236}">
                    <a16:creationId xmlns:a16="http://schemas.microsoft.com/office/drawing/2014/main" id="{E3A53D8B-7921-5923-D099-F365AE17317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그림 53" descr="스크린샷, 텍스트, 멀티미디어 소프트웨어, 그래픽 소프트웨어이(가) 표시된 사진&#10;&#10;자동 생성된 설명">
                        <a:extLst>
                          <a:ext uri="{FF2B5EF4-FFF2-40B4-BE49-F238E27FC236}">
                            <a16:creationId xmlns:a16="http://schemas.microsoft.com/office/drawing/2014/main" id="{E3A53D8B-7921-5923-D099-F365AE173176}"/>
                          </a:ext>
                        </a:extLst>
                      </pic:cNvPr>
                      <pic:cNvPicPr>
                        <a:picLocks noChangeAspect="1"/>
                      </pic:cNvPicPr>
                    </pic:nvPicPr>
                    <pic:blipFill>
                      <a:blip r:embed="rId19"/>
                      <a:stretch>
                        <a:fillRect/>
                      </a:stretch>
                    </pic:blipFill>
                    <pic:spPr>
                      <a:xfrm>
                        <a:off x="0" y="0"/>
                        <a:ext cx="5800000" cy="3369524"/>
                      </a:xfrm>
                      <a:prstGeom prst="rect">
                        <a:avLst/>
                      </a:prstGeom>
                    </pic:spPr>
                  </pic:pic>
                </a:graphicData>
              </a:graphic>
            </wp:inline>
          </w:drawing>
        </w:r>
      </w:ins>
    </w:p>
    <w:p w14:paraId="52493823" w14:textId="77777777" w:rsidR="00BF7017" w:rsidRPr="00E00010" w:rsidRDefault="00BF7017">
      <w:pPr>
        <w:pStyle w:val="TDC25"/>
        <w:rPr>
          <w:ins w:id="647" w:author="김은수" w:date="2026-09-30T15:44:00Z" w16du:dateUtc="2026-09-30T06:44:00Z"/>
        </w:rPr>
        <w:pPrChange w:id="648" w:author="김은수" w:date="2026-10-01T01:11:00Z">
          <w:pPr>
            <w:keepLines/>
            <w:widowControl/>
            <w:snapToGrid w:val="0"/>
            <w:spacing w:after="240" w:line="276" w:lineRule="auto"/>
            <w:jc w:val="center"/>
          </w:pPr>
        </w:pPrChange>
      </w:pPr>
      <w:ins w:id="649" w:author="김은수" w:date="2026-09-30T15:44:00Z" w16du:dateUtc="2026-09-30T06:44:00Z">
        <w:r w:rsidRPr="001D1C2F">
          <w:t>&lt;그림 4. 내부기 실행 연계&gt;</w:t>
        </w:r>
      </w:ins>
    </w:p>
    <w:p w14:paraId="5DFB6CE2" w14:textId="77777777" w:rsidR="00B03EBD" w:rsidRDefault="00BA1805">
      <w:pPr>
        <w:pStyle w:val="TDC2"/>
        <w:pPrChange w:id="650" w:author="김은수" w:date="2026-09-30T15:44:00Z" w16du:dateUtc="2026-09-30T06:44:00Z">
          <w:pPr>
            <w:pStyle w:val="2"/>
            <w:numPr>
              <w:ilvl w:val="1"/>
              <w:numId w:val="7"/>
            </w:numPr>
            <w:tabs>
              <w:tab w:val="num" w:pos="567"/>
              <w:tab w:val="num" w:pos="650"/>
            </w:tabs>
            <w:ind w:left="650" w:hanging="565"/>
          </w:pPr>
        </w:pPrChange>
      </w:pPr>
      <w:bookmarkStart w:id="651" w:name="_Toc180573608"/>
      <w:bookmarkStart w:id="652" w:name="_Toc241675528"/>
      <w:r>
        <w:t>Bluetooth Communication Module</w:t>
      </w:r>
      <w:bookmarkEnd w:id="651"/>
      <w:bookmarkEnd w:id="652"/>
    </w:p>
    <w:p w14:paraId="118CEF99" w14:textId="77777777" w:rsidR="00B03EBD" w:rsidRDefault="00B03EBD">
      <w:pPr>
        <w:pStyle w:val="TDC20"/>
        <w:pPrChange w:id="653" w:author="김은수" w:date="2026-09-30T15:44:00Z" w16du:dateUtc="2026-09-30T06:44:00Z">
          <w:pPr>
            <w:ind w:left="425"/>
          </w:pPr>
        </w:pPrChange>
      </w:pPr>
      <w:r w:rsidRPr="001D1C2F">
        <w:t xml:space="preserve">블루투스 </w:t>
      </w:r>
      <w:del w:id="654" w:author="김은수" w:date="2026-09-30T15:44:00Z" w16du:dateUtc="2026-09-30T06:44:00Z">
        <w:r>
          <w:rPr>
            <w:rFonts w:hint="eastAsia"/>
          </w:rPr>
          <w:delText>통신 모듈은 N</w:delText>
        </w:r>
        <w:r>
          <w:delText>RF</w:delText>
        </w:r>
      </w:del>
      <w:ins w:id="655" w:author="김은수" w:date="2026-09-30T15:44:00Z" w16du:dateUtc="2026-09-30T06:44:00Z">
        <w:r w:rsidRPr="001D1C2F">
          <w:t>통신은 QCC</w:t>
        </w:r>
      </w:ins>
      <w:r w:rsidRPr="001D1C2F">
        <w:t>와 CM3</w:t>
      </w:r>
      <w:del w:id="656" w:author="김은수" w:date="2026-09-30T15:44:00Z" w16du:dateUtc="2026-09-30T06:44:00Z">
        <w:r w:rsidR="00FE53C4">
          <w:delText xml:space="preserve">에서 </w:delText>
        </w:r>
        <w:r w:rsidR="00FE53C4">
          <w:rPr>
            <w:rFonts w:hint="eastAsia"/>
          </w:rPr>
          <w:delText xml:space="preserve">실행되며 </w:delText>
        </w:r>
        <w:r>
          <w:delText>MCU</w:delText>
        </w:r>
        <w:r>
          <w:rPr>
            <w:rFonts w:hint="eastAsia"/>
          </w:rPr>
          <w:delText>간 파라미터는</w:delText>
        </w:r>
      </w:del>
      <w:ins w:id="657" w:author="김은수" w:date="2026-09-30T15:44:00Z" w16du:dateUtc="2026-09-30T06:44:00Z">
        <w:r w:rsidRPr="001D1C2F">
          <w:t>의</w:t>
        </w:r>
      </w:ins>
      <w:r w:rsidRPr="001D1C2F">
        <w:t xml:space="preserve"> SPI</w:t>
      </w:r>
      <w:del w:id="658" w:author="김은수" w:date="2026-09-30T15:44:00Z" w16du:dateUtc="2026-09-30T06:44:00Z">
        <w:r w:rsidR="00FE53C4">
          <w:rPr>
            <w:rFonts w:hint="eastAsia"/>
          </w:rPr>
          <w:delText>를 통해서 전달된다</w:delText>
        </w:r>
      </w:del>
      <w:ins w:id="659" w:author="김은수" w:date="2026-09-30T15:44:00Z" w16du:dateUtc="2026-09-30T06:44:00Z">
        <w:r w:rsidRPr="001D1C2F">
          <w:t xml:space="preserve"> 인터페이스를 통해 명령과 응답을 주고받는다</w:t>
        </w:r>
      </w:ins>
      <w:r w:rsidRPr="001D1C2F">
        <w:t>.</w:t>
      </w:r>
    </w:p>
    <w:p w14:paraId="66D07DB9" w14:textId="77777777" w:rsidR="00FE53C4" w:rsidRPr="00E00010" w:rsidRDefault="00FE53C4">
      <w:pPr>
        <w:rPr>
          <w:del w:id="660" w:author="김은수" w:date="2026-09-30T15:44:00Z" w16du:dateUtc="2026-09-30T06:44:00Z"/>
          <w:szCs w:val="20"/>
        </w:rPr>
        <w:pPrChange w:id="661" w:author="김은수" w:date="2026-10-01T03:22:00Z">
          <w:pPr>
            <w:spacing w:after="0" w:line="240" w:lineRule="auto"/>
            <w:ind w:left="425"/>
          </w:pPr>
        </w:pPrChange>
      </w:pPr>
      <w:del w:id="662" w:author="김은수" w:date="2026-09-30T15:44:00Z" w16du:dateUtc="2026-09-30T06:44:00Z">
        <w:r>
          <w:rPr>
            <w:noProof/>
          </w:rPr>
          <w:lastRenderedPageBreak/>
          <w:drawing>
            <wp:inline distT="0" distB="0" distL="0" distR="0" wp14:anchorId="3E7F6F96" wp14:editId="28DD43A8">
              <wp:extent cx="5826642" cy="2257238"/>
              <wp:effectExtent l="0" t="0" r="0" b="0"/>
              <wp:docPr id="1470016000"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890214" cy="2281866"/>
                      </a:xfrm>
                      <a:prstGeom prst="rect">
                        <a:avLst/>
                      </a:prstGeom>
                      <a:noFill/>
                    </pic:spPr>
                  </pic:pic>
                </a:graphicData>
              </a:graphic>
            </wp:inline>
          </w:drawing>
        </w:r>
      </w:del>
    </w:p>
    <w:p w14:paraId="67740470" w14:textId="77777777" w:rsidR="00FE53C4" w:rsidRPr="00E00010" w:rsidRDefault="00FE53C4">
      <w:pPr>
        <w:pStyle w:val="TDC24"/>
        <w:rPr>
          <w:ins w:id="663" w:author="김은수" w:date="2026-09-30T15:44:00Z" w16du:dateUtc="2026-09-30T06:44:00Z"/>
        </w:rPr>
        <w:pPrChange w:id="664" w:author="김은수" w:date="2026-10-01T01:11:00Z">
          <w:pPr>
            <w:keepNext/>
            <w:keepLines/>
            <w:widowControl/>
            <w:snapToGrid w:val="0"/>
            <w:spacing w:before="120" w:line="300" w:lineRule="auto"/>
            <w:jc w:val="center"/>
          </w:pPr>
        </w:pPrChange>
      </w:pPr>
      <w:ins w:id="665" w:author="김은수" w:date="2026-09-30T15:44:00Z" w16du:dateUtc="2026-09-30T06:44:00Z">
        <w:r w:rsidRPr="00E00010">
          <w:rPr>
            <w:noProof/>
          </w:rPr>
          <w:drawing>
            <wp:inline distT="0" distB="0" distL="0" distR="0" wp14:anchorId="3E7F6F96" wp14:editId="396DB521">
              <wp:extent cx="5800000" cy="3314286"/>
              <wp:effectExtent l="0" t="0" r="0" b="0"/>
              <wp:docPr id="1209539421"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800000" cy="3314286"/>
                      </a:xfrm>
                      <a:prstGeom prst="rect">
                        <a:avLst/>
                      </a:prstGeom>
                      <a:noFill/>
                    </pic:spPr>
                  </pic:pic>
                </a:graphicData>
              </a:graphic>
            </wp:inline>
          </w:drawing>
        </w:r>
      </w:ins>
    </w:p>
    <w:p w14:paraId="68DB1B8B" w14:textId="77777777" w:rsidR="00BF7017" w:rsidRPr="00E00010" w:rsidRDefault="00BF7017">
      <w:pPr>
        <w:pStyle w:val="TDC25"/>
        <w:rPr>
          <w:ins w:id="666" w:author="김은수" w:date="2026-09-30T15:44:00Z" w16du:dateUtc="2026-09-30T06:44:00Z"/>
        </w:rPr>
        <w:pPrChange w:id="667" w:author="김은수" w:date="2026-10-01T01:11:00Z">
          <w:pPr>
            <w:keepLines/>
            <w:widowControl/>
            <w:snapToGrid w:val="0"/>
            <w:spacing w:after="240" w:line="276" w:lineRule="auto"/>
            <w:jc w:val="center"/>
          </w:pPr>
        </w:pPrChange>
      </w:pPr>
      <w:ins w:id="668" w:author="김은수" w:date="2026-09-30T15:44:00Z" w16du:dateUtc="2026-09-30T06:44:00Z">
        <w:r w:rsidRPr="001D1C2F">
          <w:t>&lt;그림 5. 블루투스 연계&gt;</w:t>
        </w:r>
      </w:ins>
    </w:p>
    <w:p w14:paraId="38BCA20D" w14:textId="77777777" w:rsidR="000C626C" w:rsidRDefault="00000000">
      <w:pPr>
        <w:pStyle w:val="TDC20"/>
        <w:rPr>
          <w:ins w:id="669" w:author="김은수" w:date="2026-10-01T05:58:00Z"/>
        </w:rPr>
      </w:pPr>
      <w:ins w:id="670" w:author="김은수" w:date="2026-10-01T05:58:00Z">
        <w:r>
          <w:rPr>
            <w:b/>
            <w:color w:val="C00000"/>
            <w:sz w:val="24"/>
            <w:szCs w:val="24"/>
            <w:u w:val="single"/>
            <w:rPrChange w:id="17214" w:author="김은수" w:date="2026-10-12T00:00:00Z">
              <w:rPr>
                <w:b/>
                <w:color w:val="C00000"/>
                <w:sz w:val="24"/>
                <w:szCs w:val="24"/>
                <w:u w:val="single"/>
              </w:rPr>
            </w:rPrChange>
          </w:rPr>
          <w:t>[QCC 자료 입력] 여기에 QCC 내부 모듈과 E8300 연결 경로를 보완한 그림을 넣으세요. 자료 수령 후 그림의 QCC 내부 영역을 채우고, 하드웨어 구조와 다른 모듈의 연계 그림에도 영향이 있는지 확인한다.</w:t>
        </w:r>
      </w:ins>
    </w:p>
    <w:p w14:paraId="37A19E8C" w14:textId="77777777" w:rsidR="00B03EBD" w:rsidRPr="00E00010" w:rsidRDefault="00FE53C4">
      <w:pPr>
        <w:pStyle w:val="TDC20"/>
        <w:rPr>
          <w:ins w:id="671" w:author="김은수" w:date="2026-09-30T15:44:00Z" w16du:dateUtc="2026-09-30T06:44:00Z"/>
        </w:rPr>
        <w:pPrChange w:id="672" w:author="김은수" w:date="2026-10-01T01:11:00Z">
          <w:pPr>
            <w:keepLines/>
            <w:widowControl/>
            <w:snapToGrid w:val="0"/>
            <w:spacing w:after="80" w:line="300" w:lineRule="auto"/>
            <w:ind w:left="650"/>
            <w:jc w:val="left"/>
          </w:pPr>
        </w:pPrChange>
      </w:pPr>
      <w:r w:rsidRPr="001D1C2F">
        <w:t xml:space="preserve">외부 블루투스 </w:t>
      </w:r>
      <w:del w:id="673" w:author="김은수" w:date="2026-09-30T15:44:00Z" w16du:dateUtc="2026-09-30T06:44:00Z">
        <w:r>
          <w:rPr>
            <w:rFonts w:hint="eastAsia"/>
          </w:rPr>
          <w:delText>장치(</w:delText>
        </w:r>
        <w:r>
          <w:delText xml:space="preserve">ex. </w:delText>
        </w:r>
        <w:r>
          <w:rPr>
            <w:rFonts w:hint="eastAsia"/>
          </w:rPr>
          <w:delText>스마트 폰)에서 B</w:delText>
        </w:r>
        <w:r>
          <w:delText xml:space="preserve">LE </w:delText>
        </w:r>
        <w:r>
          <w:rPr>
            <w:rFonts w:hint="eastAsia"/>
          </w:rPr>
          <w:delText>통신으로 데이터를 보내면,</w:delText>
        </w:r>
        <w:r>
          <w:delText xml:space="preserve"> NRF</w:delText>
        </w:r>
        <w:r>
          <w:rPr>
            <w:rFonts w:hint="eastAsia"/>
          </w:rPr>
          <w:delText xml:space="preserve"> 블루투스 스텍이 이를</w:delText>
        </w:r>
      </w:del>
      <w:ins w:id="674" w:author="김은수" w:date="2026-09-30T15:44:00Z" w16du:dateUtc="2026-09-30T06:44:00Z">
        <w:r w:rsidRPr="001D1C2F">
          <w:t>장치에서 전달된 제어 명령을 QCC가 SPI 경로로 CM3에 전달한다.</w:t>
        </w:r>
      </w:ins>
    </w:p>
    <w:p w14:paraId="4E4C21D2" w14:textId="77777777" w:rsidR="00FE53C4" w:rsidRDefault="00FE53C4">
      <w:pPr>
        <w:pStyle w:val="TDC20"/>
        <w:pPrChange w:id="675" w:author="김은수" w:date="2026-09-30T15:44:00Z" w16du:dateUtc="2026-09-30T06:44:00Z">
          <w:pPr>
            <w:ind w:left="425"/>
          </w:pPr>
        </w:pPrChange>
      </w:pPr>
      <w:ins w:id="676" w:author="김은수" w:date="2026-09-30T15:44:00Z" w16du:dateUtc="2026-09-30T06:44:00Z">
        <w:r w:rsidRPr="001D1C2F">
          <w:t>QCC는 CM3에서 준비한 응답을</w:t>
        </w:r>
      </w:ins>
      <w:r w:rsidRPr="001D1C2F">
        <w:t xml:space="preserve"> 수신하여 </w:t>
      </w:r>
      <w:del w:id="677" w:author="김은수" w:date="2026-09-30T15:44:00Z" w16du:dateUtc="2026-09-30T06:44:00Z">
        <w:r>
          <w:delText xml:space="preserve">NRF </w:delText>
        </w:r>
        <w:r>
          <w:rPr>
            <w:rFonts w:hint="eastAsia"/>
          </w:rPr>
          <w:delText>블루투스 통신 모듈에</w:delText>
        </w:r>
      </w:del>
      <w:ins w:id="678" w:author="김은수" w:date="2026-09-30T15:44:00Z" w16du:dateUtc="2026-09-30T06:44:00Z">
        <w:r w:rsidRPr="001D1C2F">
          <w:t>외부 장치로</w:t>
        </w:r>
      </w:ins>
      <w:r w:rsidRPr="001D1C2F">
        <w:t xml:space="preserve"> 전달한다.</w:t>
      </w:r>
    </w:p>
    <w:p w14:paraId="59BA61A2" w14:textId="77777777" w:rsidR="00FE53C4" w:rsidRPr="00E00010" w:rsidRDefault="00FE53C4">
      <w:pPr>
        <w:spacing w:after="0" w:line="300" w:lineRule="auto"/>
        <w:rPr>
          <w:del w:id="679" w:author="김은수" w:date="2026-09-30T15:44:00Z" w16du:dateUtc="2026-09-30T06:44:00Z"/>
          <w:szCs w:val="20"/>
        </w:rPr>
        <w:pPrChange w:id="680" w:author="김은수" w:date="2026-10-01T03:22:00Z">
          <w:pPr>
            <w:ind w:left="425"/>
          </w:pPr>
        </w:pPrChange>
      </w:pPr>
      <w:del w:id="681" w:author="김은수" w:date="2026-09-30T15:44:00Z" w16du:dateUtc="2026-09-30T06:44:00Z">
        <w:r>
          <w:rPr>
            <w:rFonts w:hint="eastAsia"/>
          </w:rPr>
          <w:delText>N</w:delText>
        </w:r>
        <w:r>
          <w:delText xml:space="preserve">RF </w:delText>
        </w:r>
        <w:r>
          <w:rPr>
            <w:rFonts w:hint="eastAsia"/>
          </w:rPr>
          <w:delText xml:space="preserve">블루투스 통신 모듈은 데이터가 수신되면 SPI 통신을 사용하여 </w:delText>
        </w:r>
        <w:r>
          <w:delText>CM3</w:delText>
        </w:r>
        <w:r>
          <w:rPr>
            <w:rFonts w:hint="eastAsia"/>
          </w:rPr>
          <w:delText>에 데이터를 전달하고</w:delText>
        </w:r>
        <w:r w:rsidR="00E01536">
          <w:delText xml:space="preserve">, </w:delText>
        </w:r>
        <w:r w:rsidR="00E01536">
          <w:rPr>
            <w:rFonts w:hint="eastAsia"/>
          </w:rPr>
          <w:delText xml:space="preserve">그 결과를 </w:delText>
        </w:r>
        <w:r w:rsidR="00E01536">
          <w:delText>SPI</w:delText>
        </w:r>
        <w:r w:rsidR="00E01536">
          <w:rPr>
            <w:rFonts w:hint="eastAsia"/>
          </w:rPr>
          <w:delText>를 통해서 수신하여 B</w:delText>
        </w:r>
        <w:r w:rsidR="00E01536">
          <w:delText xml:space="preserve">LE </w:delText>
        </w:r>
        <w:r w:rsidR="00E01536">
          <w:rPr>
            <w:rFonts w:hint="eastAsia"/>
          </w:rPr>
          <w:delText>스텍에 전달한다.</w:delText>
        </w:r>
        <w:r w:rsidR="00E01536">
          <w:delText xml:space="preserve"> </w:delText>
        </w:r>
      </w:del>
    </w:p>
    <w:p w14:paraId="5E4076B7" w14:textId="77777777" w:rsidR="00E01536" w:rsidRDefault="00E01536">
      <w:pPr>
        <w:pStyle w:val="TDC20"/>
        <w:pPrChange w:id="682" w:author="김은수" w:date="2026-09-30T15:44:00Z" w16du:dateUtc="2026-09-30T06:44:00Z">
          <w:pPr>
            <w:ind w:left="425"/>
          </w:pPr>
        </w:pPrChange>
      </w:pPr>
      <w:del w:id="683" w:author="김은수" w:date="2026-09-30T15:44:00Z" w16du:dateUtc="2026-09-30T06:44:00Z">
        <w:r>
          <w:rPr>
            <w:rFonts w:hint="eastAsia"/>
          </w:rPr>
          <w:delText>C</w:delText>
        </w:r>
        <w:r>
          <w:delText xml:space="preserve">M3 </w:delText>
        </w:r>
        <w:r>
          <w:rPr>
            <w:rFonts w:hint="eastAsia"/>
          </w:rPr>
          <w:delText xml:space="preserve">블루투스 통신 모듈은 </w:delText>
        </w:r>
        <w:r>
          <w:delText>NRF</w:delText>
        </w:r>
        <w:r>
          <w:rPr>
            <w:rFonts w:hint="eastAsia"/>
          </w:rPr>
          <w:delText>에서 수신된 데이터를 처리하고 그 결과를</w:delText>
        </w:r>
      </w:del>
      <w:ins w:id="684" w:author="김은수" w:date="2026-09-30T15:44:00Z" w16du:dateUtc="2026-09-30T06:44:00Z">
        <w:r w:rsidRPr="001D1C2F">
          <w:t>CM3는 수신 명령을 구분하여 리모콘, 매핑 및 시스템 정보 처리를 실행하고 응답을</w:t>
        </w:r>
      </w:ins>
      <w:r w:rsidRPr="001D1C2F">
        <w:t xml:space="preserve"> SPI 버퍼에 </w:t>
      </w:r>
      <w:del w:id="685" w:author="김은수" w:date="2026-09-30T15:44:00Z" w16du:dateUtc="2026-09-30T06:44:00Z">
        <w:r>
          <w:rPr>
            <w:rFonts w:hint="eastAsia"/>
          </w:rPr>
          <w:delText>준비해 둔다</w:delText>
        </w:r>
      </w:del>
      <w:ins w:id="686" w:author="김은수" w:date="2026-09-30T15:44:00Z" w16du:dateUtc="2026-09-30T06:44:00Z">
        <w:r w:rsidRPr="001D1C2F">
          <w:t>준비한다</w:t>
        </w:r>
      </w:ins>
      <w:r w:rsidRPr="001D1C2F">
        <w:t>.</w:t>
      </w:r>
    </w:p>
    <w:p w14:paraId="6A1735C7" w14:textId="77777777" w:rsidR="000C626C" w:rsidRDefault="00000000">
      <w:pPr>
        <w:pStyle w:val="TDC20"/>
        <w:rPr>
          <w:ins w:id="687" w:author="김은수" w:date="2026-10-01T05:08:00Z"/>
        </w:rPr>
      </w:pPr>
      <w:ins w:id="688" w:author="김은수" w:date="2026-10-01T05:08:00Z">
        <w:r>
          <w:t>블루투스 명령은 수신, 명령 구분과 실행, 응답 준비로 나누어 처리한다. CM3에는 SPI 수신 데이터 확인, 리모콘/매핑 명령 처리, 시스템 정보 응답, 갱신 데이터 전달을 담당하는 유닛을 둔다. 명령별 동작을 분리하여 수신 버퍼를 정리하기 전에 필요한 처리를 끝내도록 한다.</w:t>
        </w:r>
      </w:ins>
    </w:p>
    <w:p w14:paraId="1776F155" w14:textId="77777777" w:rsidR="000C626C" w:rsidRDefault="00000000">
      <w:pPr>
        <w:pStyle w:val="TDC20"/>
        <w:rPr>
          <w:ins w:id="689" w:author="김은수" w:date="2026-10-01T05:08:00Z"/>
        </w:rPr>
      </w:pPr>
      <w:ins w:id="690" w:author="김은수" w:date="2026-10-01T05:08:00Z">
        <w:r>
          <w:t>QCC와 E8300 사이의 제어 명령과 응답은 SPI로 전달하고 스트리밍 오디오는 I2S로 CFX에 전달한다. 명령 통신과 오디오 처리는 입력 경로와 완료 시점이 다르므로 따로 다룬다. QCC 내부의 블루투스 처리는 별도 상세 설계 자료에 따라 추가한다.</w:t>
        </w:r>
      </w:ins>
    </w:p>
    <w:p w14:paraId="4914FBC8" w14:textId="77777777" w:rsidR="00B03EBD" w:rsidRPr="00E00010" w:rsidRDefault="00B03EBD">
      <w:pPr>
        <w:spacing w:after="0" w:line="300" w:lineRule="auto"/>
        <w:rPr>
          <w:del w:id="691" w:author="김은수" w:date="2026-09-30T15:44:00Z" w16du:dateUtc="2026-09-30T06:44:00Z"/>
          <w:szCs w:val="20"/>
        </w:rPr>
        <w:pPrChange w:id="692" w:author="김은수" w:date="2026-10-01T03:22:00Z">
          <w:pPr>
            <w:spacing w:after="0" w:line="240" w:lineRule="auto"/>
            <w:ind w:left="425"/>
          </w:pPr>
        </w:pPrChange>
      </w:pPr>
      <w:bookmarkStart w:id="693" w:name="_Toc241675529"/>
      <w:bookmarkEnd w:id="693"/>
    </w:p>
    <w:p w14:paraId="450C0072" w14:textId="77777777" w:rsidR="00E01536" w:rsidRPr="00E00010" w:rsidRDefault="00E01536">
      <w:pPr>
        <w:spacing w:after="0" w:line="300" w:lineRule="auto"/>
        <w:rPr>
          <w:del w:id="694" w:author="김은수" w:date="2026-09-30T15:44:00Z" w16du:dateUtc="2026-09-30T06:44:00Z"/>
          <w:szCs w:val="20"/>
        </w:rPr>
        <w:pPrChange w:id="695" w:author="김은수" w:date="2026-10-01T03:22:00Z">
          <w:pPr>
            <w:spacing w:after="0" w:line="240" w:lineRule="auto"/>
            <w:ind w:left="425"/>
          </w:pPr>
        </w:pPrChange>
      </w:pPr>
      <w:bookmarkStart w:id="696" w:name="_Toc241675530"/>
      <w:bookmarkEnd w:id="696"/>
    </w:p>
    <w:p w14:paraId="7879F89E" w14:textId="77777777" w:rsidR="00697371" w:rsidRDefault="00220104">
      <w:pPr>
        <w:pStyle w:val="TDC1"/>
        <w:pageBreakBefore/>
        <w:pPrChange w:id="697" w:author="김은수" w:date="2026-09-30T15:44:00Z" w16du:dateUtc="2026-09-30T06:44:00Z">
          <w:pPr>
            <w:pStyle w:val="10"/>
            <w:numPr>
              <w:numId w:val="7"/>
            </w:numPr>
            <w:tabs>
              <w:tab w:val="num" w:pos="369"/>
              <w:tab w:val="num" w:pos="400"/>
            </w:tabs>
            <w:spacing w:line="240" w:lineRule="auto"/>
            <w:ind w:left="400" w:hanging="400"/>
          </w:pPr>
        </w:pPrChange>
      </w:pPr>
      <w:bookmarkStart w:id="698" w:name="_Toc180573609"/>
      <w:bookmarkStart w:id="699" w:name="_Toc241675531"/>
      <w:r>
        <w:lastRenderedPageBreak/>
        <w:t>CFX 소프트웨어 상세 설계</w:t>
      </w:r>
      <w:bookmarkEnd w:id="698"/>
      <w:bookmarkEnd w:id="699"/>
    </w:p>
    <w:p w14:paraId="7A43B21E" w14:textId="77777777" w:rsidR="00DF4A77" w:rsidRPr="00E00010" w:rsidRDefault="00DF4A77">
      <w:pPr>
        <w:spacing w:after="0" w:line="300" w:lineRule="auto"/>
        <w:rPr>
          <w:del w:id="700" w:author="김은수" w:date="2026-09-30T15:44:00Z" w16du:dateUtc="2026-09-30T06:44:00Z"/>
          <w:szCs w:val="20"/>
        </w:rPr>
        <w:pPrChange w:id="701" w:author="김은수" w:date="2026-10-01T03:22:00Z">
          <w:pPr>
            <w:ind w:left="425"/>
          </w:pPr>
        </w:pPrChange>
      </w:pPr>
      <w:del w:id="702" w:author="김은수" w:date="2026-09-30T15:44:00Z" w16du:dateUtc="2026-09-30T06:44:00Z">
        <w:r>
          <w:rPr>
            <w:rFonts w:hint="eastAsia"/>
          </w:rPr>
          <w:delText xml:space="preserve">상세 설계 ID 부여 방식 </w:delText>
        </w:r>
      </w:del>
    </w:p>
    <w:p w14:paraId="12151852" w14:textId="77777777" w:rsidR="00DF4A77" w:rsidRPr="00E00010" w:rsidRDefault="00DF4A77">
      <w:pPr>
        <w:pStyle w:val="a8"/>
        <w:numPr>
          <w:ilvl w:val="0"/>
          <w:numId w:val="40"/>
        </w:numPr>
        <w:spacing w:after="0" w:line="300" w:lineRule="auto"/>
        <w:ind w:left="1160"/>
        <w:rPr>
          <w:del w:id="703" w:author="김은수" w:date="2026-09-30T15:44:00Z" w16du:dateUtc="2026-09-30T06:44:00Z"/>
          <w:szCs w:val="20"/>
        </w:rPr>
        <w:pPrChange w:id="704" w:author="김은수" w:date="2026-10-01T03:22:00Z">
          <w:pPr>
            <w:pStyle w:val="a8"/>
            <w:numPr>
              <w:numId w:val="40"/>
            </w:numPr>
            <w:ind w:leftChars="0" w:left="1155" w:hanging="360"/>
          </w:pPr>
        </w:pPrChange>
      </w:pPr>
      <w:del w:id="705" w:author="김은수" w:date="2026-09-30T15:44:00Z" w16du:dateUtc="2026-09-30T06:44:00Z">
        <w:r>
          <w:rPr>
            <w:rFonts w:hint="eastAsia"/>
          </w:rPr>
          <w:delText>하위의 유닛으로 구성된 항목의 경우 :  SI</w:delText>
        </w:r>
      </w:del>
    </w:p>
    <w:p w14:paraId="4E52B929" w14:textId="77777777" w:rsidR="00DF4A77" w:rsidRPr="00E00010" w:rsidRDefault="00DF4A77">
      <w:pPr>
        <w:pStyle w:val="a8"/>
        <w:numPr>
          <w:ilvl w:val="0"/>
          <w:numId w:val="40"/>
        </w:numPr>
        <w:spacing w:after="0" w:line="300" w:lineRule="auto"/>
        <w:ind w:left="1160"/>
        <w:rPr>
          <w:del w:id="706" w:author="김은수" w:date="2026-09-30T15:44:00Z" w16du:dateUtc="2026-09-30T06:44:00Z"/>
          <w:szCs w:val="20"/>
        </w:rPr>
        <w:pPrChange w:id="707" w:author="김은수" w:date="2026-10-01T03:22:00Z">
          <w:pPr>
            <w:pStyle w:val="a8"/>
            <w:numPr>
              <w:numId w:val="40"/>
            </w:numPr>
            <w:ind w:leftChars="0" w:left="1155" w:hanging="360"/>
          </w:pPr>
        </w:pPrChange>
      </w:pPr>
      <w:del w:id="708" w:author="김은수" w:date="2026-09-30T15:44:00Z" w16du:dateUtc="2026-09-30T06:44:00Z">
        <w:r>
          <w:rPr>
            <w:rFonts w:hint="eastAsia"/>
          </w:rPr>
          <w:delText>더 이상 분해되기 힘든 유닛의 경우 : SU</w:delText>
        </w:r>
      </w:del>
    </w:p>
    <w:p w14:paraId="56963CA6" w14:textId="77777777" w:rsidR="00697371" w:rsidRPr="00E00010" w:rsidRDefault="00220104">
      <w:pPr>
        <w:pStyle w:val="TDC10"/>
        <w:rPr>
          <w:ins w:id="709" w:author="김은수" w:date="2026-09-30T15:44:00Z" w16du:dateUtc="2026-09-30T06:44:00Z"/>
        </w:rPr>
        <w:pPrChange w:id="710" w:author="김은수" w:date="2026-10-01T01:11:00Z">
          <w:pPr>
            <w:keepLines/>
            <w:widowControl/>
            <w:snapToGrid w:val="0"/>
            <w:spacing w:after="80" w:line="300" w:lineRule="auto"/>
            <w:ind w:left="400"/>
            <w:jc w:val="left"/>
          </w:pPr>
        </w:pPrChange>
      </w:pPr>
      <w:ins w:id="711" w:author="김은수" w:date="2026-09-30T15:44:00Z" w16du:dateUtc="2026-09-30T06:44:00Z">
        <w:r w:rsidRPr="001D1C2F">
          <w:t>소프트웨어 아키텍쳐 기술서에서 정의한 기능 모듈을 소프트웨어 항목과 유닛으로 구체화한다. 한 유닛은 하나의 기능을 수행하는 단위이며 같은 상태의 설정/조회 함수는 함께 둔다. 계산 단계나 완료 시점이 다른 기능은 별도 유닛으로 나눈다.</w:t>
        </w:r>
      </w:ins>
    </w:p>
    <w:p w14:paraId="5CA19594" w14:textId="77777777" w:rsidR="00697371" w:rsidRPr="00E00010" w:rsidRDefault="00220104">
      <w:pPr>
        <w:pStyle w:val="TDC10"/>
        <w:rPr>
          <w:ins w:id="712" w:author="김은수" w:date="2026-09-30T15:44:00Z" w16du:dateUtc="2026-09-30T06:44:00Z"/>
        </w:rPr>
        <w:pPrChange w:id="713" w:author="김은수" w:date="2026-10-01T01:11:00Z">
          <w:pPr>
            <w:keepLines/>
            <w:widowControl/>
            <w:snapToGrid w:val="0"/>
            <w:spacing w:after="80" w:line="300" w:lineRule="auto"/>
            <w:ind w:left="400"/>
            <w:jc w:val="left"/>
          </w:pPr>
        </w:pPrChange>
      </w:pPr>
      <w:ins w:id="714" w:author="김은수" w:date="2026-09-30T15:44:00Z" w16du:dateUtc="2026-09-30T06:44:00Z">
        <w:r w:rsidRPr="001D1C2F">
          <w:t>소프트웨어 항목에는 SI-ID, 유닛에는 SU-ID를 부여하여 실행 코어와 기능을 구분한다. 각 유닛의 목적, 입력, 출력, 처리 순서와 인터페이스를 아래에 정의한다.</w:t>
        </w:r>
      </w:ins>
    </w:p>
    <w:p w14:paraId="3DF43079" w14:textId="77777777" w:rsidR="00697371" w:rsidRPr="00E00010" w:rsidRDefault="00220104">
      <w:pPr>
        <w:pStyle w:val="TDC10"/>
        <w:rPr>
          <w:ins w:id="715" w:author="김은수" w:date="2026-09-30T15:44:00Z" w16du:dateUtc="2026-09-30T06:44:00Z"/>
        </w:rPr>
        <w:pPrChange w:id="716" w:author="김은수" w:date="2026-10-01T01:11:00Z">
          <w:pPr>
            <w:keepLines/>
            <w:widowControl/>
            <w:snapToGrid w:val="0"/>
            <w:spacing w:after="80" w:line="300" w:lineRule="auto"/>
            <w:ind w:left="400"/>
            <w:jc w:val="left"/>
          </w:pPr>
        </w:pPrChange>
      </w:pPr>
      <w:ins w:id="717" w:author="김은수" w:date="2026-09-30T15:44:00Z" w16du:dateUtc="2026-09-30T06:44:00Z">
        <w:r w:rsidRPr="001D1C2F">
          <w:t>분기, 반복 또는 상태 전환이 중요한 유닛에는 설계 순서도를 둔다. 단순 설정/조회는 본문으로 설명한다. 마름모는 조건 판단, 사각형은 처리, 둥근 상자는 시작/종료를 나타낸다. 다음 호출을 기다리는 경로는 해당 호출에서 끝나며 다음 이벤트에서 이어진다.</w:t>
        </w:r>
      </w:ins>
    </w:p>
    <w:p w14:paraId="5BF46666" w14:textId="77777777" w:rsidR="00697371" w:rsidRPr="00E00010" w:rsidRDefault="00220104">
      <w:pPr>
        <w:pStyle w:val="TDC12"/>
        <w:rPr>
          <w:ins w:id="718" w:author="김은수" w:date="2026-09-30T15:44:00Z" w16du:dateUtc="2026-09-30T06:44:00Z"/>
        </w:rPr>
        <w:pPrChange w:id="719" w:author="김은수" w:date="2026-10-01T01:11:00Z">
          <w:pPr>
            <w:keepNext/>
            <w:keepLines/>
            <w:widowControl/>
            <w:snapToGrid w:val="0"/>
            <w:spacing w:before="200" w:after="120" w:line="276" w:lineRule="auto"/>
            <w:ind w:left="400"/>
            <w:jc w:val="left"/>
          </w:pPr>
        </w:pPrChange>
      </w:pPr>
      <w:ins w:id="720" w:author="김은수" w:date="2026-09-30T15:44:00Z" w16du:dateUtc="2026-09-30T06:44:00Z">
        <w:r>
          <w:rPr>
            <w:rPrChange w:id="721" w:author="김은수" w:date="2026-10-01T01:11:00Z">
              <w:rPr>
                <w:sz w:val="22"/>
              </w:rPr>
            </w:rPrChange>
          </w:rPr>
          <w:t xml:space="preserve">표 </w:t>
        </w:r>
        <w:r>
          <w:rPr>
            <w:rPrChange w:id="722" w:author="김은수" w:date="2026-10-01T01:11:00Z">
              <w:rPr>
                <w:sz w:val="22"/>
              </w:rPr>
            </w:rPrChange>
          </w:rPr>
          <w:fldChar w:fldCharType="begin"/>
        </w:r>
        <w:r>
          <w:rPr>
            <w:rPrChange w:id="723" w:author="김은수" w:date="2026-10-01T01:11:00Z">
              <w:rPr>
                <w:sz w:val="22"/>
              </w:rPr>
            </w:rPrChange>
          </w:rPr>
          <w:instrText>SEQ 표 \* ARABIC</w:instrText>
        </w:r>
        <w:r>
          <w:rPr>
            <w:rPrChange w:id="724" w:author="김은수" w:date="2026-10-01T01:11:00Z">
              <w:rPr>
                <w:sz w:val="22"/>
              </w:rPr>
            </w:rPrChange>
          </w:rPr>
          <w:fldChar w:fldCharType="separate"/>
        </w:r>
        <w:r>
          <w:rPr>
            <w:rPrChange w:id="725" w:author="김은수" w:date="2026-10-01T01:11:00Z">
              <w:rPr>
                <w:sz w:val="22"/>
              </w:rPr>
            </w:rPrChange>
          </w:rPr>
          <w:t>3</w:t>
        </w:r>
        <w:r>
          <w:rPr>
            <w:rPrChange w:id="726" w:author="김은수" w:date="2026-10-01T01:11:00Z">
              <w:rPr>
                <w:sz w:val="22"/>
              </w:rPr>
            </w:rPrChange>
          </w:rPr>
          <w:fldChar w:fldCharType="end"/>
        </w:r>
        <w:r>
          <w:rPr>
            <w:rPrChange w:id="727" w:author="김은수" w:date="2026-10-01T01:11:00Z">
              <w:rPr>
                <w:sz w:val="22"/>
              </w:rPr>
            </w:rPrChange>
          </w:rPr>
          <w:t>. CFX 유닛 목록</w:t>
        </w:r>
      </w:ins>
    </w:p>
    <w:tbl>
      <w:tblPr>
        <w:tblStyle w:val="TDC11"/>
        <w:tblW w:w="0" w:type="auto"/>
        <w:tblLook w:val="04A0" w:firstRow="1" w:lastRow="0" w:firstColumn="1" w:lastColumn="0" w:noHBand="0" w:noVBand="1"/>
        <w:tblPrChange w:id="728" w:author="김은수" w:date="2026-10-01T01:11:00Z">
          <w:tblPr>
            <w:tblStyle w:val="TDC11"/>
            <w:tblW w:w="0" w:type="nil"/>
            <w:tblLook w:val="04A0" w:firstRow="1" w:lastRow="0" w:firstColumn="1" w:lastColumn="0" w:noHBand="0" w:noVBand="1"/>
          </w:tblPr>
        </w:tblPrChange>
      </w:tblPr>
      <w:tblGrid>
        <w:gridCol w:w="2250"/>
        <w:gridCol w:w="2250"/>
        <w:gridCol w:w="4500"/>
        <w:tblGridChange w:id="729">
          <w:tblGrid>
            <w:gridCol w:w="360"/>
            <w:gridCol w:w="360"/>
            <w:gridCol w:w="360"/>
            <w:gridCol w:w="1170"/>
            <w:gridCol w:w="2250"/>
            <w:gridCol w:w="4500"/>
          </w:tblGrid>
        </w:tblGridChange>
      </w:tblGrid>
      <w:tr w:rsidR="00697371" w14:paraId="2C82D1AE" w14:textId="77777777">
        <w:trPr>
          <w:cnfStyle w:val="100000000000" w:firstRow="1" w:lastRow="0" w:firstColumn="0" w:lastColumn="0" w:oddVBand="0" w:evenVBand="0" w:oddHBand="0" w:evenHBand="0" w:firstRowFirstColumn="0" w:firstRowLastColumn="0" w:lastRowFirstColumn="0" w:lastRowLastColumn="0"/>
          <w:cantSplit/>
          <w:tblHeader/>
          <w:ins w:id="730" w:author="김은수" w:date="2026-09-30T15:44:00Z"/>
          <w:trPrChange w:id="731" w:author="김은수" w:date="2026-10-01T01:11:00Z">
            <w:trPr>
              <w:gridAfter w:val="3"/>
              <w:cantSplit/>
              <w:tblHeader/>
            </w:trPr>
          </w:trPrChange>
        </w:trPr>
        <w:tc>
          <w:tcPr>
            <w:cnfStyle w:val="001000000000" w:firstRow="0" w:lastRow="0" w:firstColumn="1" w:lastColumn="0" w:oddVBand="0" w:evenVBand="0" w:oddHBand="0" w:evenHBand="0" w:firstRowFirstColumn="0" w:firstRowLastColumn="0" w:lastRowFirstColumn="0" w:lastRowLastColumn="0"/>
            <w:tcW w:w="2250" w:type="dxa"/>
            <w:tcPrChange w:id="732" w:author="김은수" w:date="2026-10-01T01:11:00Z">
              <w:tcPr>
                <w:tcW w:w="2250" w:type="dxa"/>
                <w:shd w:val="clear" w:color="auto" w:fill="E7E6E6"/>
              </w:tcPr>
            </w:tcPrChange>
          </w:tcPr>
          <w:p w14:paraId="4A094C18" w14:textId="77777777" w:rsidR="00697371" w:rsidRPr="00E00010" w:rsidRDefault="00220104">
            <w:pPr>
              <w:pStyle w:val="TDC0"/>
              <w:cnfStyle w:val="101000000000" w:firstRow="1" w:lastRow="0" w:firstColumn="1" w:lastColumn="0" w:oddVBand="0" w:evenVBand="0" w:oddHBand="0" w:evenHBand="0" w:firstRowFirstColumn="0" w:firstRowLastColumn="0" w:lastRowFirstColumn="0" w:lastRowLastColumn="0"/>
              <w:rPr>
                <w:ins w:id="733" w:author="김은수" w:date="2026-09-30T15:44:00Z" w16du:dateUtc="2026-09-30T06:44:00Z"/>
              </w:rPr>
              <w:pPrChange w:id="734" w:author="김은수" w:date="2026-10-01T01:11:00Z">
                <w:pPr>
                  <w:spacing w:after="0" w:line="240" w:lineRule="auto"/>
                  <w:cnfStyle w:val="101000000000" w:firstRow="1" w:lastRow="0" w:firstColumn="1" w:lastColumn="0" w:oddVBand="0" w:evenVBand="0" w:oddHBand="0" w:evenHBand="0" w:firstRowFirstColumn="0" w:firstRowLastColumn="0" w:lastRowFirstColumn="0" w:lastRowLastColumn="0"/>
                </w:pPr>
              </w:pPrChange>
            </w:pPr>
            <w:ins w:id="735" w:author="김은수" w:date="2026-09-30T15:44:00Z" w16du:dateUtc="2026-09-30T06:44:00Z">
              <w:r>
                <w:rPr>
                  <w:b/>
                  <w:rPrChange w:id="736" w:author="김은수" w:date="2026-10-01T01:11:00Z">
                    <w:rPr>
                      <w:rFonts w:asciiTheme="minorHAnsi" w:eastAsiaTheme="minorEastAsia" w:hAnsiTheme="minorHAnsi" w:cstheme="minorBidi"/>
                      <w:b w:val="0"/>
                      <w:color w:val="auto"/>
                      <w:szCs w:val="22"/>
                      <w:lang w:val="en-US"/>
                    </w:rPr>
                  </w:rPrChange>
                </w:rPr>
                <w:t>소프트웨어 항목</w:t>
              </w:r>
            </w:ins>
          </w:p>
        </w:tc>
        <w:tc>
          <w:tcPr>
            <w:tcW w:w="2250" w:type="dxa"/>
            <w:tcPrChange w:id="737" w:author="김은수" w:date="2026-10-01T01:11:00Z">
              <w:tcPr>
                <w:tcW w:w="2250" w:type="dxa"/>
                <w:shd w:val="clear" w:color="auto" w:fill="E7E6E6"/>
              </w:tcPr>
            </w:tcPrChange>
          </w:tcPr>
          <w:p w14:paraId="61B903EB" w14:textId="77777777" w:rsidR="00697371" w:rsidRPr="00E00010" w:rsidRDefault="00220104">
            <w:pPr>
              <w:pStyle w:val="TDC0"/>
              <w:cnfStyle w:val="100000000000" w:firstRow="1" w:lastRow="0" w:firstColumn="0" w:lastColumn="0" w:oddVBand="0" w:evenVBand="0" w:oddHBand="0" w:evenHBand="0" w:firstRowFirstColumn="0" w:firstRowLastColumn="0" w:lastRowFirstColumn="0" w:lastRowLastColumn="0"/>
              <w:rPr>
                <w:ins w:id="738" w:author="김은수" w:date="2026-09-30T15:44:00Z" w16du:dateUtc="2026-09-30T06:44:00Z"/>
              </w:rPr>
              <w:pPrChange w:id="739" w:author="김은수" w:date="2026-10-01T01:11:00Z">
                <w:pPr>
                  <w:spacing w:after="0" w:line="240" w:lineRule="auto"/>
                  <w:cnfStyle w:val="100000000000" w:firstRow="1" w:lastRow="0" w:firstColumn="0" w:lastColumn="0" w:oddVBand="0" w:evenVBand="0" w:oddHBand="0" w:evenHBand="0" w:firstRowFirstColumn="0" w:firstRowLastColumn="0" w:lastRowFirstColumn="0" w:lastRowLastColumn="0"/>
                </w:pPr>
              </w:pPrChange>
            </w:pPr>
            <w:ins w:id="740" w:author="김은수" w:date="2026-09-30T15:44:00Z" w16du:dateUtc="2026-09-30T06:44:00Z">
              <w:r>
                <w:rPr>
                  <w:b/>
                  <w:rPrChange w:id="741" w:author="김은수" w:date="2026-10-01T01:11:00Z">
                    <w:rPr>
                      <w:rFonts w:asciiTheme="minorHAnsi" w:eastAsiaTheme="minorEastAsia" w:hAnsiTheme="minorHAnsi" w:cstheme="minorBidi"/>
                      <w:b w:val="0"/>
                      <w:color w:val="auto"/>
                      <w:szCs w:val="22"/>
                      <w:lang w:val="en-US"/>
                    </w:rPr>
                  </w:rPrChange>
                </w:rPr>
                <w:t>유닛 ID</w:t>
              </w:r>
            </w:ins>
          </w:p>
        </w:tc>
        <w:tc>
          <w:tcPr>
            <w:tcW w:w="4500" w:type="dxa"/>
            <w:tcPrChange w:id="742" w:author="김은수" w:date="2026-10-01T01:11:00Z">
              <w:tcPr>
                <w:tcW w:w="4500" w:type="dxa"/>
                <w:shd w:val="clear" w:color="auto" w:fill="E7E6E6"/>
              </w:tcPr>
            </w:tcPrChange>
          </w:tcPr>
          <w:p w14:paraId="11D827FD" w14:textId="77777777" w:rsidR="00697371" w:rsidRPr="00E00010" w:rsidRDefault="00220104">
            <w:pPr>
              <w:pStyle w:val="TDC0"/>
              <w:cnfStyle w:val="100000000000" w:firstRow="1" w:lastRow="0" w:firstColumn="0" w:lastColumn="0" w:oddVBand="0" w:evenVBand="0" w:oddHBand="0" w:evenHBand="0" w:firstRowFirstColumn="0" w:firstRowLastColumn="0" w:lastRowFirstColumn="0" w:lastRowLastColumn="0"/>
              <w:rPr>
                <w:ins w:id="743" w:author="김은수" w:date="2026-09-30T15:44:00Z" w16du:dateUtc="2026-09-30T06:44:00Z"/>
              </w:rPr>
              <w:pPrChange w:id="744" w:author="김은수" w:date="2026-10-01T01:11:00Z">
                <w:pPr>
                  <w:spacing w:after="0" w:line="240" w:lineRule="auto"/>
                  <w:cnfStyle w:val="100000000000" w:firstRow="1" w:lastRow="0" w:firstColumn="0" w:lastColumn="0" w:oddVBand="0" w:evenVBand="0" w:oddHBand="0" w:evenHBand="0" w:firstRowFirstColumn="0" w:firstRowLastColumn="0" w:lastRowFirstColumn="0" w:lastRowLastColumn="0"/>
                </w:pPr>
              </w:pPrChange>
            </w:pPr>
            <w:ins w:id="745" w:author="김은수" w:date="2026-09-30T15:44:00Z" w16du:dateUtc="2026-09-30T06:44:00Z">
              <w:r>
                <w:rPr>
                  <w:b/>
                  <w:rPrChange w:id="746" w:author="김은수" w:date="2026-10-01T01:11:00Z">
                    <w:rPr>
                      <w:rFonts w:asciiTheme="minorHAnsi" w:eastAsiaTheme="minorEastAsia" w:hAnsiTheme="minorHAnsi" w:cstheme="minorBidi"/>
                      <w:b w:val="0"/>
                      <w:color w:val="auto"/>
                      <w:szCs w:val="22"/>
                      <w:lang w:val="en-US"/>
                    </w:rPr>
                  </w:rPrChange>
                </w:rPr>
                <w:t>유닛 이름</w:t>
              </w:r>
            </w:ins>
          </w:p>
        </w:tc>
      </w:tr>
      <w:tr w:rsidR="00697371" w14:paraId="51820E47" w14:textId="77777777">
        <w:trPr>
          <w:cantSplit/>
          <w:ins w:id="747" w:author="김은수" w:date="2026-09-30T15:44:00Z"/>
          <w:trPrChange w:id="748"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749" w:author="김은수" w:date="2026-10-01T01:11:00Z">
              <w:tcPr>
                <w:tcW w:w="2250" w:type="dxa"/>
              </w:tcPr>
            </w:tcPrChange>
          </w:tcPr>
          <w:p w14:paraId="31B2BF9A" w14:textId="77777777" w:rsidR="00697371" w:rsidRDefault="00220104">
            <w:pPr>
              <w:pStyle w:val="TDC7"/>
              <w:jc w:val="center"/>
              <w:rPr>
                <w:ins w:id="750" w:author="김은수" w:date="2026-09-30T15:44:00Z" w16du:dateUtc="2026-09-30T06:44:00Z"/>
              </w:rPr>
              <w:pPrChange w:id="751" w:author="김은수" w:date="2026-10-01T01:11:00Z">
                <w:pPr>
                  <w:spacing w:after="0" w:line="240" w:lineRule="auto"/>
                </w:pPr>
              </w:pPrChange>
            </w:pPr>
            <w:ins w:id="752" w:author="김은수" w:date="2026-09-30T15:44:00Z" w16du:dateUtc="2026-09-30T06:44:00Z">
              <w:r>
                <w:t>SI-ID-CFX-001</w:t>
              </w:r>
            </w:ins>
          </w:p>
        </w:tc>
        <w:tc>
          <w:tcPr>
            <w:tcW w:w="2250" w:type="dxa"/>
            <w:tcPrChange w:id="753" w:author="김은수" w:date="2026-10-01T01:11:00Z">
              <w:tcPr>
                <w:tcW w:w="2250" w:type="dxa"/>
              </w:tcPr>
            </w:tcPrChange>
          </w:tcPr>
          <w:p w14:paraId="316D440C"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54" w:author="김은수" w:date="2026-09-30T15:44:00Z" w16du:dateUtc="2026-09-30T06:44:00Z"/>
              </w:rPr>
              <w:pPrChange w:id="755"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756" w:author="김은수" w:date="2026-09-30T15:44:00Z" w16du:dateUtc="2026-09-30T06:44:00Z">
              <w:r>
                <w:t>SU-ID-CFX-001</w:t>
              </w:r>
            </w:ins>
          </w:p>
        </w:tc>
        <w:tc>
          <w:tcPr>
            <w:tcW w:w="4500" w:type="dxa"/>
            <w:tcPrChange w:id="757" w:author="김은수" w:date="2026-10-01T01:11:00Z">
              <w:tcPr>
                <w:tcW w:w="4500" w:type="dxa"/>
              </w:tcPr>
            </w:tcPrChange>
          </w:tcPr>
          <w:p w14:paraId="47D856AD"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58" w:author="김은수" w:date="2026-09-30T15:44:00Z" w16du:dateUtc="2026-09-30T06:44:00Z"/>
              </w:rPr>
              <w:pPrChange w:id="759"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760" w:author="김은수" w:date="2026-09-30T15:44:00Z" w16du:dateUtc="2026-09-30T06:44:00Z">
              <w:r>
                <w:t>인터럽트와 반복 실행 제어</w:t>
              </w:r>
            </w:ins>
          </w:p>
        </w:tc>
      </w:tr>
      <w:tr w:rsidR="00697371" w14:paraId="39C8A19E" w14:textId="77777777">
        <w:trPr>
          <w:cantSplit/>
          <w:ins w:id="761" w:author="김은수" w:date="2026-09-30T15:44:00Z"/>
          <w:trPrChange w:id="762"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763" w:author="김은수" w:date="2026-10-01T01:11:00Z">
              <w:tcPr>
                <w:tcW w:w="2250" w:type="dxa"/>
              </w:tcPr>
            </w:tcPrChange>
          </w:tcPr>
          <w:p w14:paraId="056A950F" w14:textId="77777777" w:rsidR="00697371" w:rsidRDefault="00220104">
            <w:pPr>
              <w:pStyle w:val="TDC7"/>
              <w:jc w:val="center"/>
              <w:rPr>
                <w:ins w:id="764" w:author="김은수" w:date="2026-09-30T15:44:00Z" w16du:dateUtc="2026-09-30T06:44:00Z"/>
              </w:rPr>
              <w:pPrChange w:id="765" w:author="김은수" w:date="2026-10-01T01:11:00Z">
                <w:pPr>
                  <w:spacing w:after="0" w:line="240" w:lineRule="auto"/>
                </w:pPr>
              </w:pPrChange>
            </w:pPr>
            <w:ins w:id="766" w:author="김은수" w:date="2026-09-30T15:44:00Z" w16du:dateUtc="2026-09-30T06:44:00Z">
              <w:r>
                <w:t>SI-ID-CFX-001</w:t>
              </w:r>
            </w:ins>
          </w:p>
        </w:tc>
        <w:tc>
          <w:tcPr>
            <w:tcW w:w="2250" w:type="dxa"/>
            <w:tcPrChange w:id="767" w:author="김은수" w:date="2026-10-01T01:11:00Z">
              <w:tcPr>
                <w:tcW w:w="2250" w:type="dxa"/>
              </w:tcPr>
            </w:tcPrChange>
          </w:tcPr>
          <w:p w14:paraId="64E51D10"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68" w:author="김은수" w:date="2026-09-30T15:44:00Z" w16du:dateUtc="2026-09-30T06:44:00Z"/>
              </w:rPr>
              <w:pPrChange w:id="769"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770" w:author="김은수" w:date="2026-09-30T15:44:00Z" w16du:dateUtc="2026-09-30T06:44:00Z">
              <w:r>
                <w:t>SU-ID-CFX-002</w:t>
              </w:r>
            </w:ins>
          </w:p>
        </w:tc>
        <w:tc>
          <w:tcPr>
            <w:tcW w:w="4500" w:type="dxa"/>
            <w:tcPrChange w:id="771" w:author="김은수" w:date="2026-10-01T01:11:00Z">
              <w:tcPr>
                <w:tcW w:w="4500" w:type="dxa"/>
              </w:tcPr>
            </w:tcPrChange>
          </w:tcPr>
          <w:p w14:paraId="4498ECFE"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72" w:author="김은수" w:date="2026-09-30T15:44:00Z" w16du:dateUtc="2026-09-30T06:44:00Z"/>
              </w:rPr>
              <w:pPrChange w:id="773"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774" w:author="김은수" w:date="2026-09-30T15:44:00Z" w16du:dateUtc="2026-09-30T06:44:00Z">
              <w:r>
                <w:t>HEAR 실행 준비</w:t>
              </w:r>
            </w:ins>
          </w:p>
        </w:tc>
      </w:tr>
      <w:tr w:rsidR="00697371" w14:paraId="04671D3D" w14:textId="77777777">
        <w:trPr>
          <w:cantSplit/>
          <w:ins w:id="775" w:author="김은수" w:date="2026-09-30T15:44:00Z"/>
          <w:trPrChange w:id="776"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777" w:author="김은수" w:date="2026-10-01T01:11:00Z">
              <w:tcPr>
                <w:tcW w:w="2250" w:type="dxa"/>
              </w:tcPr>
            </w:tcPrChange>
          </w:tcPr>
          <w:p w14:paraId="60ECFFF7" w14:textId="77777777" w:rsidR="00697371" w:rsidRDefault="00220104">
            <w:pPr>
              <w:pStyle w:val="TDC7"/>
              <w:jc w:val="center"/>
              <w:rPr>
                <w:ins w:id="778" w:author="김은수" w:date="2026-09-30T15:44:00Z" w16du:dateUtc="2026-09-30T06:44:00Z"/>
              </w:rPr>
              <w:pPrChange w:id="779" w:author="김은수" w:date="2026-10-01T01:11:00Z">
                <w:pPr>
                  <w:spacing w:after="0" w:line="240" w:lineRule="auto"/>
                </w:pPr>
              </w:pPrChange>
            </w:pPr>
            <w:ins w:id="780" w:author="김은수" w:date="2026-09-30T15:44:00Z" w16du:dateUtc="2026-09-30T06:44:00Z">
              <w:r>
                <w:t>SI-ID-CFX-001</w:t>
              </w:r>
            </w:ins>
          </w:p>
        </w:tc>
        <w:tc>
          <w:tcPr>
            <w:tcW w:w="2250" w:type="dxa"/>
            <w:tcPrChange w:id="781" w:author="김은수" w:date="2026-10-01T01:11:00Z">
              <w:tcPr>
                <w:tcW w:w="2250" w:type="dxa"/>
              </w:tcPr>
            </w:tcPrChange>
          </w:tcPr>
          <w:p w14:paraId="7F249133"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82" w:author="김은수" w:date="2026-09-30T15:44:00Z" w16du:dateUtc="2026-09-30T06:44:00Z"/>
              </w:rPr>
              <w:pPrChange w:id="783"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784" w:author="김은수" w:date="2026-09-30T15:44:00Z" w16du:dateUtc="2026-09-30T06:44:00Z">
              <w:r>
                <w:t>SU-ID-CFX-003</w:t>
              </w:r>
            </w:ins>
          </w:p>
        </w:tc>
        <w:tc>
          <w:tcPr>
            <w:tcW w:w="4500" w:type="dxa"/>
            <w:tcPrChange w:id="785" w:author="김은수" w:date="2026-10-01T01:11:00Z">
              <w:tcPr>
                <w:tcW w:w="4500" w:type="dxa"/>
              </w:tcPr>
            </w:tcPrChange>
          </w:tcPr>
          <w:p w14:paraId="38E35600"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86" w:author="김은수" w:date="2026-09-30T15:44:00Z" w16du:dateUtc="2026-09-30T06:44:00Z"/>
              </w:rPr>
              <w:pPrChange w:id="787"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788" w:author="김은수" w:date="2026-09-30T15:44:00Z" w16du:dateUtc="2026-09-30T06:44:00Z">
              <w:r>
                <w:t>마이크와 오디오 경로 설정</w:t>
              </w:r>
            </w:ins>
          </w:p>
        </w:tc>
      </w:tr>
      <w:tr w:rsidR="00697371" w14:paraId="1EB2EFCC" w14:textId="77777777">
        <w:trPr>
          <w:cantSplit/>
          <w:ins w:id="789" w:author="김은수" w:date="2026-09-30T15:44:00Z"/>
          <w:trPrChange w:id="790"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791" w:author="김은수" w:date="2026-10-01T01:11:00Z">
              <w:tcPr>
                <w:tcW w:w="2250" w:type="dxa"/>
              </w:tcPr>
            </w:tcPrChange>
          </w:tcPr>
          <w:p w14:paraId="02D95B78" w14:textId="77777777" w:rsidR="00697371" w:rsidRDefault="00220104">
            <w:pPr>
              <w:pStyle w:val="TDC7"/>
              <w:jc w:val="center"/>
              <w:rPr>
                <w:ins w:id="792" w:author="김은수" w:date="2026-09-30T15:44:00Z" w16du:dateUtc="2026-09-30T06:44:00Z"/>
              </w:rPr>
              <w:pPrChange w:id="793" w:author="김은수" w:date="2026-10-01T01:11:00Z">
                <w:pPr>
                  <w:spacing w:after="0" w:line="240" w:lineRule="auto"/>
                </w:pPr>
              </w:pPrChange>
            </w:pPr>
            <w:ins w:id="794" w:author="김은수" w:date="2026-09-30T15:44:00Z" w16du:dateUtc="2026-09-30T06:44:00Z">
              <w:r>
                <w:t>SI-ID-CFX-001</w:t>
              </w:r>
            </w:ins>
          </w:p>
        </w:tc>
        <w:tc>
          <w:tcPr>
            <w:tcW w:w="2250" w:type="dxa"/>
            <w:tcPrChange w:id="795" w:author="김은수" w:date="2026-10-01T01:11:00Z">
              <w:tcPr>
                <w:tcW w:w="2250" w:type="dxa"/>
              </w:tcPr>
            </w:tcPrChange>
          </w:tcPr>
          <w:p w14:paraId="6796C7CF"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96" w:author="김은수" w:date="2026-09-30T15:44:00Z" w16du:dateUtc="2026-09-30T06:44:00Z"/>
              </w:rPr>
              <w:pPrChange w:id="797"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798" w:author="김은수" w:date="2026-09-30T15:44:00Z" w16du:dateUtc="2026-09-30T06:44:00Z">
              <w:r>
                <w:t>SU-ID-CFX-004</w:t>
              </w:r>
            </w:ins>
          </w:p>
        </w:tc>
        <w:tc>
          <w:tcPr>
            <w:tcW w:w="4500" w:type="dxa"/>
            <w:tcPrChange w:id="799" w:author="김은수" w:date="2026-10-01T01:11:00Z">
              <w:tcPr>
                <w:tcW w:w="4500" w:type="dxa"/>
              </w:tcPr>
            </w:tcPrChange>
          </w:tcPr>
          <w:p w14:paraId="1E7C3967"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800" w:author="김은수" w:date="2026-09-30T15:44:00Z" w16du:dateUtc="2026-09-30T06:44:00Z"/>
              </w:rPr>
              <w:pPrChange w:id="801"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802" w:author="김은수" w:date="2026-09-30T15:44:00Z" w16du:dateUtc="2026-09-30T06:44:00Z">
              <w:r>
                <w:t>PCM 인터페이스 초기화</w:t>
              </w:r>
            </w:ins>
          </w:p>
        </w:tc>
      </w:tr>
      <w:tr w:rsidR="00697371" w14:paraId="4EC01270" w14:textId="77777777">
        <w:trPr>
          <w:cantSplit/>
          <w:ins w:id="803" w:author="김은수" w:date="2026-09-30T15:44:00Z"/>
          <w:trPrChange w:id="804"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805" w:author="김은수" w:date="2026-10-01T01:11:00Z">
              <w:tcPr>
                <w:tcW w:w="2250" w:type="dxa"/>
              </w:tcPr>
            </w:tcPrChange>
          </w:tcPr>
          <w:p w14:paraId="51A6349C" w14:textId="77777777" w:rsidR="00697371" w:rsidRDefault="00220104">
            <w:pPr>
              <w:pStyle w:val="TDC7"/>
              <w:jc w:val="center"/>
              <w:rPr>
                <w:ins w:id="806" w:author="김은수" w:date="2026-09-30T15:44:00Z" w16du:dateUtc="2026-09-30T06:44:00Z"/>
              </w:rPr>
              <w:pPrChange w:id="807" w:author="김은수" w:date="2026-10-01T01:11:00Z">
                <w:pPr>
                  <w:spacing w:after="0" w:line="240" w:lineRule="auto"/>
                </w:pPr>
              </w:pPrChange>
            </w:pPr>
            <w:ins w:id="808" w:author="김은수" w:date="2026-09-30T15:44:00Z" w16du:dateUtc="2026-09-30T06:44:00Z">
              <w:r>
                <w:t>SI-ID-CFX-001</w:t>
              </w:r>
            </w:ins>
          </w:p>
        </w:tc>
        <w:tc>
          <w:tcPr>
            <w:tcW w:w="2250" w:type="dxa"/>
            <w:tcPrChange w:id="809" w:author="김은수" w:date="2026-10-01T01:11:00Z">
              <w:tcPr>
                <w:tcW w:w="2250" w:type="dxa"/>
              </w:tcPr>
            </w:tcPrChange>
          </w:tcPr>
          <w:p w14:paraId="703D13CB"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810" w:author="김은수" w:date="2026-09-30T15:44:00Z" w16du:dateUtc="2026-09-30T06:44:00Z"/>
              </w:rPr>
              <w:pPrChange w:id="811"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812" w:author="김은수" w:date="2026-09-30T15:44:00Z" w16du:dateUtc="2026-09-30T06:44:00Z">
              <w:r>
                <w:t>SU-ID-CFX-005</w:t>
              </w:r>
            </w:ins>
          </w:p>
        </w:tc>
        <w:tc>
          <w:tcPr>
            <w:tcW w:w="4500" w:type="dxa"/>
            <w:tcPrChange w:id="813" w:author="김은수" w:date="2026-10-01T01:11:00Z">
              <w:tcPr>
                <w:tcW w:w="4500" w:type="dxa"/>
              </w:tcPr>
            </w:tcPrChange>
          </w:tcPr>
          <w:p w14:paraId="722D4BC1"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814" w:author="김은수" w:date="2026-09-30T15:44:00Z" w16du:dateUtc="2026-09-30T06:44:00Z"/>
              </w:rPr>
              <w:pPrChange w:id="815"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816" w:author="김은수" w:date="2026-09-30T15:44:00Z" w16du:dateUtc="2026-09-30T06:44:00Z">
              <w:r>
                <w:t>I2S 인터페이스 초기화</w:t>
              </w:r>
            </w:ins>
          </w:p>
        </w:tc>
      </w:tr>
      <w:tr w:rsidR="00697371" w14:paraId="51FA4499" w14:textId="77777777">
        <w:trPr>
          <w:cantSplit/>
          <w:ins w:id="817" w:author="김은수" w:date="2026-09-30T15:44:00Z"/>
          <w:trPrChange w:id="818"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819" w:author="김은수" w:date="2026-10-01T01:11:00Z">
              <w:tcPr>
                <w:tcW w:w="2250" w:type="dxa"/>
              </w:tcPr>
            </w:tcPrChange>
          </w:tcPr>
          <w:p w14:paraId="39903F1C" w14:textId="77777777" w:rsidR="00697371" w:rsidRDefault="00220104">
            <w:pPr>
              <w:pStyle w:val="TDC7"/>
              <w:jc w:val="center"/>
              <w:rPr>
                <w:ins w:id="820" w:author="김은수" w:date="2026-09-30T15:44:00Z" w16du:dateUtc="2026-09-30T06:44:00Z"/>
              </w:rPr>
              <w:pPrChange w:id="821" w:author="김은수" w:date="2026-10-01T01:11:00Z">
                <w:pPr>
                  <w:spacing w:after="0" w:line="240" w:lineRule="auto"/>
                </w:pPr>
              </w:pPrChange>
            </w:pPr>
            <w:ins w:id="822" w:author="김은수" w:date="2026-09-30T15:44:00Z" w16du:dateUtc="2026-09-30T06:44:00Z">
              <w:r>
                <w:t>SI-ID-CFX-001</w:t>
              </w:r>
            </w:ins>
          </w:p>
        </w:tc>
        <w:tc>
          <w:tcPr>
            <w:tcW w:w="2250" w:type="dxa"/>
            <w:tcPrChange w:id="823" w:author="김은수" w:date="2026-10-01T01:11:00Z">
              <w:tcPr>
                <w:tcW w:w="2250" w:type="dxa"/>
              </w:tcPr>
            </w:tcPrChange>
          </w:tcPr>
          <w:p w14:paraId="6DD1E8A4"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824" w:author="김은수" w:date="2026-09-30T15:44:00Z" w16du:dateUtc="2026-09-30T06:44:00Z"/>
              </w:rPr>
              <w:pPrChange w:id="825"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826" w:author="김은수" w:date="2026-09-30T15:44:00Z" w16du:dateUtc="2026-09-30T06:44:00Z">
              <w:r>
                <w:t>SU-ID-CFX-006</w:t>
              </w:r>
            </w:ins>
          </w:p>
        </w:tc>
        <w:tc>
          <w:tcPr>
            <w:tcW w:w="4500" w:type="dxa"/>
            <w:tcPrChange w:id="827" w:author="김은수" w:date="2026-10-01T01:11:00Z">
              <w:tcPr>
                <w:tcW w:w="4500" w:type="dxa"/>
              </w:tcPr>
            </w:tcPrChange>
          </w:tcPr>
          <w:p w14:paraId="28D6C2C2"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828" w:author="김은수" w:date="2026-09-30T15:44:00Z" w16du:dateUtc="2026-09-30T06:44:00Z"/>
              </w:rPr>
              <w:pPrChange w:id="829"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830" w:author="김은수" w:date="2026-09-30T15:44:00Z" w16du:dateUtc="2026-09-30T06:44:00Z">
              <w:r>
                <w:t>신호처리 초기 상태 설정</w:t>
              </w:r>
            </w:ins>
          </w:p>
        </w:tc>
      </w:tr>
      <w:tr w:rsidR="00697371" w14:paraId="30D1D9C8" w14:textId="77777777">
        <w:trPr>
          <w:cantSplit/>
          <w:ins w:id="831" w:author="김은수" w:date="2026-09-30T15:44:00Z"/>
          <w:trPrChange w:id="832"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833" w:author="김은수" w:date="2026-10-01T01:11:00Z">
              <w:tcPr>
                <w:tcW w:w="2250" w:type="dxa"/>
              </w:tcPr>
            </w:tcPrChange>
          </w:tcPr>
          <w:p w14:paraId="09267D4C" w14:textId="77777777" w:rsidR="00697371" w:rsidRDefault="00220104">
            <w:pPr>
              <w:pStyle w:val="TDC7"/>
              <w:jc w:val="center"/>
              <w:rPr>
                <w:ins w:id="834" w:author="김은수" w:date="2026-09-30T15:44:00Z" w16du:dateUtc="2026-09-30T06:44:00Z"/>
              </w:rPr>
              <w:pPrChange w:id="835" w:author="김은수" w:date="2026-10-01T01:11:00Z">
                <w:pPr>
                  <w:spacing w:after="0" w:line="240" w:lineRule="auto"/>
                </w:pPr>
              </w:pPrChange>
            </w:pPr>
            <w:ins w:id="836" w:author="김은수" w:date="2026-09-30T15:44:00Z" w16du:dateUtc="2026-09-30T06:44:00Z">
              <w:r>
                <w:t>SI-ID-CFX-001</w:t>
              </w:r>
            </w:ins>
          </w:p>
        </w:tc>
        <w:tc>
          <w:tcPr>
            <w:tcW w:w="2250" w:type="dxa"/>
            <w:tcPrChange w:id="837" w:author="김은수" w:date="2026-10-01T01:11:00Z">
              <w:tcPr>
                <w:tcW w:w="2250" w:type="dxa"/>
              </w:tcPr>
            </w:tcPrChange>
          </w:tcPr>
          <w:p w14:paraId="24A18CAD"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838" w:author="김은수" w:date="2026-09-30T15:44:00Z" w16du:dateUtc="2026-09-30T06:44:00Z"/>
              </w:rPr>
              <w:pPrChange w:id="839"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840" w:author="김은수" w:date="2026-09-30T15:44:00Z" w16du:dateUtc="2026-09-30T06:44:00Z">
              <w:r>
                <w:t>SU-ID-CFX-007</w:t>
              </w:r>
            </w:ins>
          </w:p>
        </w:tc>
        <w:tc>
          <w:tcPr>
            <w:tcW w:w="4500" w:type="dxa"/>
            <w:tcPrChange w:id="841" w:author="김은수" w:date="2026-10-01T01:11:00Z">
              <w:tcPr>
                <w:tcW w:w="4500" w:type="dxa"/>
              </w:tcPr>
            </w:tcPrChange>
          </w:tcPr>
          <w:p w14:paraId="649E87EF"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842" w:author="김은수" w:date="2026-09-30T15:44:00Z" w16du:dateUtc="2026-09-30T06:44:00Z"/>
              </w:rPr>
              <w:pPrChange w:id="843"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844" w:author="김은수" w:date="2026-09-30T15:44:00Z" w16du:dateUtc="2026-09-30T06:44:00Z">
              <w:r>
                <w:t>마이크 블록 수집</w:t>
              </w:r>
            </w:ins>
          </w:p>
        </w:tc>
      </w:tr>
      <w:tr w:rsidR="00697371" w14:paraId="50B9644A" w14:textId="77777777">
        <w:trPr>
          <w:cantSplit/>
          <w:ins w:id="845" w:author="김은수" w:date="2026-09-30T15:44:00Z"/>
          <w:trPrChange w:id="846"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847" w:author="김은수" w:date="2026-10-01T01:11:00Z">
              <w:tcPr>
                <w:tcW w:w="2250" w:type="dxa"/>
              </w:tcPr>
            </w:tcPrChange>
          </w:tcPr>
          <w:p w14:paraId="7D9C8E17" w14:textId="77777777" w:rsidR="00697371" w:rsidRDefault="00220104">
            <w:pPr>
              <w:pStyle w:val="TDC7"/>
              <w:jc w:val="center"/>
              <w:rPr>
                <w:ins w:id="848" w:author="김은수" w:date="2026-09-30T15:44:00Z" w16du:dateUtc="2026-09-30T06:44:00Z"/>
              </w:rPr>
              <w:pPrChange w:id="849" w:author="김은수" w:date="2026-10-01T01:11:00Z">
                <w:pPr>
                  <w:spacing w:after="0" w:line="240" w:lineRule="auto"/>
                </w:pPr>
              </w:pPrChange>
            </w:pPr>
            <w:ins w:id="850" w:author="김은수" w:date="2026-09-30T15:44:00Z" w16du:dateUtc="2026-09-30T06:44:00Z">
              <w:r>
                <w:t>SI-ID-CFX-001</w:t>
              </w:r>
            </w:ins>
          </w:p>
        </w:tc>
        <w:tc>
          <w:tcPr>
            <w:tcW w:w="2250" w:type="dxa"/>
            <w:tcPrChange w:id="851" w:author="김은수" w:date="2026-10-01T01:11:00Z">
              <w:tcPr>
                <w:tcW w:w="2250" w:type="dxa"/>
              </w:tcPr>
            </w:tcPrChange>
          </w:tcPr>
          <w:p w14:paraId="7A0410A6"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852" w:author="김은수" w:date="2026-09-30T15:44:00Z" w16du:dateUtc="2026-09-30T06:44:00Z"/>
              </w:rPr>
              <w:pPrChange w:id="853"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854" w:author="김은수" w:date="2026-09-30T15:44:00Z" w16du:dateUtc="2026-09-30T06:44:00Z">
              <w:r>
                <w:t>SU-ID-CFX-008</w:t>
              </w:r>
            </w:ins>
          </w:p>
        </w:tc>
        <w:tc>
          <w:tcPr>
            <w:tcW w:w="4500" w:type="dxa"/>
            <w:tcPrChange w:id="855" w:author="김은수" w:date="2026-10-01T01:11:00Z">
              <w:tcPr>
                <w:tcW w:w="4500" w:type="dxa"/>
              </w:tcPr>
            </w:tcPrChange>
          </w:tcPr>
          <w:p w14:paraId="08FF99BC"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856" w:author="김은수" w:date="2026-09-30T15:44:00Z" w16du:dateUtc="2026-09-30T06:44:00Z"/>
              </w:rPr>
              <w:pPrChange w:id="857"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858" w:author="김은수" w:date="2026-09-30T15:44:00Z" w16du:dateUtc="2026-09-30T06:44:00Z">
              <w:r>
                <w:t>I2S 입력 상태 판정</w:t>
              </w:r>
            </w:ins>
          </w:p>
        </w:tc>
      </w:tr>
      <w:tr w:rsidR="00697371" w14:paraId="7F421909" w14:textId="77777777">
        <w:trPr>
          <w:cantSplit/>
          <w:ins w:id="859" w:author="김은수" w:date="2026-09-30T15:44:00Z"/>
          <w:trPrChange w:id="860"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861" w:author="김은수" w:date="2026-10-01T01:11:00Z">
              <w:tcPr>
                <w:tcW w:w="2250" w:type="dxa"/>
              </w:tcPr>
            </w:tcPrChange>
          </w:tcPr>
          <w:p w14:paraId="73493E0D" w14:textId="77777777" w:rsidR="00697371" w:rsidRDefault="00220104">
            <w:pPr>
              <w:pStyle w:val="TDC7"/>
              <w:jc w:val="center"/>
              <w:rPr>
                <w:ins w:id="862" w:author="김은수" w:date="2026-09-30T15:44:00Z" w16du:dateUtc="2026-09-30T06:44:00Z"/>
              </w:rPr>
              <w:pPrChange w:id="863" w:author="김은수" w:date="2026-10-01T01:11:00Z">
                <w:pPr>
                  <w:spacing w:after="0" w:line="240" w:lineRule="auto"/>
                </w:pPr>
              </w:pPrChange>
            </w:pPr>
            <w:ins w:id="864" w:author="김은수" w:date="2026-09-30T15:44:00Z" w16du:dateUtc="2026-09-30T06:44:00Z">
              <w:r>
                <w:t>SI-ID-CFX-001</w:t>
              </w:r>
            </w:ins>
          </w:p>
        </w:tc>
        <w:tc>
          <w:tcPr>
            <w:tcW w:w="2250" w:type="dxa"/>
            <w:tcPrChange w:id="865" w:author="김은수" w:date="2026-10-01T01:11:00Z">
              <w:tcPr>
                <w:tcW w:w="2250" w:type="dxa"/>
              </w:tcPr>
            </w:tcPrChange>
          </w:tcPr>
          <w:p w14:paraId="5BDE6A63"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866" w:author="김은수" w:date="2026-09-30T15:44:00Z" w16du:dateUtc="2026-09-30T06:44:00Z"/>
              </w:rPr>
              <w:pPrChange w:id="867"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868" w:author="김은수" w:date="2026-09-30T15:44:00Z" w16du:dateUtc="2026-09-30T06:44:00Z">
              <w:r>
                <w:t>SU-ID-CFX-009</w:t>
              </w:r>
            </w:ins>
          </w:p>
        </w:tc>
        <w:tc>
          <w:tcPr>
            <w:tcW w:w="4500" w:type="dxa"/>
            <w:tcPrChange w:id="869" w:author="김은수" w:date="2026-10-01T01:11:00Z">
              <w:tcPr>
                <w:tcW w:w="4500" w:type="dxa"/>
              </w:tcPr>
            </w:tcPrChange>
          </w:tcPr>
          <w:p w14:paraId="7EA446EE"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870" w:author="김은수" w:date="2026-09-30T15:44:00Z" w16du:dateUtc="2026-09-30T06:44:00Z"/>
              </w:rPr>
              <w:pPrChange w:id="871"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872" w:author="김은수" w:date="2026-09-30T15:44:00Z" w16du:dateUtc="2026-09-30T06:44:00Z">
              <w:r>
                <w:t>CFX 저전력 전환</w:t>
              </w:r>
            </w:ins>
          </w:p>
        </w:tc>
      </w:tr>
      <w:tr w:rsidR="00697371" w14:paraId="06E17660" w14:textId="77777777">
        <w:trPr>
          <w:cantSplit/>
          <w:ins w:id="873" w:author="김은수" w:date="2026-09-30T15:44:00Z"/>
          <w:trPrChange w:id="874"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875" w:author="김은수" w:date="2026-10-01T01:11:00Z">
              <w:tcPr>
                <w:tcW w:w="2250" w:type="dxa"/>
              </w:tcPr>
            </w:tcPrChange>
          </w:tcPr>
          <w:p w14:paraId="25C762C9" w14:textId="77777777" w:rsidR="00697371" w:rsidRDefault="00220104">
            <w:pPr>
              <w:pStyle w:val="TDC7"/>
              <w:jc w:val="center"/>
              <w:rPr>
                <w:ins w:id="876" w:author="김은수" w:date="2026-09-30T15:44:00Z" w16du:dateUtc="2026-09-30T06:44:00Z"/>
              </w:rPr>
              <w:pPrChange w:id="877" w:author="김은수" w:date="2026-10-01T01:11:00Z">
                <w:pPr>
                  <w:spacing w:after="0" w:line="240" w:lineRule="auto"/>
                </w:pPr>
              </w:pPrChange>
            </w:pPr>
            <w:ins w:id="878" w:author="김은수" w:date="2026-09-30T15:44:00Z" w16du:dateUtc="2026-09-30T06:44:00Z">
              <w:r>
                <w:t>SI-ID-CFX-001</w:t>
              </w:r>
            </w:ins>
          </w:p>
        </w:tc>
        <w:tc>
          <w:tcPr>
            <w:tcW w:w="2250" w:type="dxa"/>
            <w:tcPrChange w:id="879" w:author="김은수" w:date="2026-10-01T01:11:00Z">
              <w:tcPr>
                <w:tcW w:w="2250" w:type="dxa"/>
              </w:tcPr>
            </w:tcPrChange>
          </w:tcPr>
          <w:p w14:paraId="6D257DE0"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880" w:author="김은수" w:date="2026-09-30T15:44:00Z" w16du:dateUtc="2026-09-30T06:44:00Z"/>
              </w:rPr>
              <w:pPrChange w:id="881"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882" w:author="김은수" w:date="2026-09-30T15:44:00Z" w16du:dateUtc="2026-09-30T06:44:00Z">
              <w:r>
                <w:t>SU-ID-CFX-010</w:t>
              </w:r>
            </w:ins>
          </w:p>
        </w:tc>
        <w:tc>
          <w:tcPr>
            <w:tcW w:w="4500" w:type="dxa"/>
            <w:tcPrChange w:id="883" w:author="김은수" w:date="2026-10-01T01:11:00Z">
              <w:tcPr>
                <w:tcW w:w="4500" w:type="dxa"/>
              </w:tcPr>
            </w:tcPrChange>
          </w:tcPr>
          <w:p w14:paraId="525AF7CE"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884" w:author="김은수" w:date="2026-09-30T15:44:00Z" w16du:dateUtc="2026-09-30T06:44:00Z"/>
              </w:rPr>
              <w:pPrChange w:id="885"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886" w:author="김은수" w:date="2026-09-30T15:44:00Z" w16du:dateUtc="2026-09-30T06:44:00Z">
              <w:r>
                <w:t>내부기 연결 상태 반영</w:t>
              </w:r>
            </w:ins>
          </w:p>
        </w:tc>
      </w:tr>
      <w:tr w:rsidR="00697371" w14:paraId="66ACA338" w14:textId="77777777">
        <w:trPr>
          <w:cantSplit/>
          <w:ins w:id="887" w:author="김은수" w:date="2026-09-30T15:44:00Z"/>
          <w:trPrChange w:id="888"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889" w:author="김은수" w:date="2026-10-01T01:11:00Z">
              <w:tcPr>
                <w:tcW w:w="2250" w:type="dxa"/>
              </w:tcPr>
            </w:tcPrChange>
          </w:tcPr>
          <w:p w14:paraId="128700DE" w14:textId="77777777" w:rsidR="00697371" w:rsidRDefault="00220104">
            <w:pPr>
              <w:pStyle w:val="TDC7"/>
              <w:jc w:val="center"/>
              <w:rPr>
                <w:ins w:id="890" w:author="김은수" w:date="2026-09-30T15:44:00Z" w16du:dateUtc="2026-09-30T06:44:00Z"/>
              </w:rPr>
              <w:pPrChange w:id="891" w:author="김은수" w:date="2026-10-01T01:11:00Z">
                <w:pPr>
                  <w:spacing w:after="0" w:line="240" w:lineRule="auto"/>
                </w:pPr>
              </w:pPrChange>
            </w:pPr>
            <w:ins w:id="892" w:author="김은수" w:date="2026-09-30T15:44:00Z" w16du:dateUtc="2026-09-30T06:44:00Z">
              <w:r>
                <w:t>SI-ID-CFX-001</w:t>
              </w:r>
            </w:ins>
          </w:p>
        </w:tc>
        <w:tc>
          <w:tcPr>
            <w:tcW w:w="2250" w:type="dxa"/>
            <w:tcPrChange w:id="893" w:author="김은수" w:date="2026-10-01T01:11:00Z">
              <w:tcPr>
                <w:tcW w:w="2250" w:type="dxa"/>
              </w:tcPr>
            </w:tcPrChange>
          </w:tcPr>
          <w:p w14:paraId="6038FCC5"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894" w:author="김은수" w:date="2026-09-30T15:44:00Z" w16du:dateUtc="2026-09-30T06:44:00Z"/>
              </w:rPr>
              <w:pPrChange w:id="895"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896" w:author="김은수" w:date="2026-09-30T15:44:00Z" w16du:dateUtc="2026-09-30T06:44:00Z">
              <w:r>
                <w:t>SU-ID-CFX-011</w:t>
              </w:r>
            </w:ins>
          </w:p>
        </w:tc>
        <w:tc>
          <w:tcPr>
            <w:tcW w:w="4500" w:type="dxa"/>
            <w:tcPrChange w:id="897" w:author="김은수" w:date="2026-10-01T01:11:00Z">
              <w:tcPr>
                <w:tcW w:w="4500" w:type="dxa"/>
              </w:tcPr>
            </w:tcPrChange>
          </w:tcPr>
          <w:p w14:paraId="0545ED48"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898" w:author="김은수" w:date="2026-09-30T15:44:00Z" w16du:dateUtc="2026-09-30T06:44:00Z"/>
              </w:rPr>
              <w:pPrChange w:id="899"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900" w:author="김은수" w:date="2026-09-30T15:44:00Z" w16du:dateUtc="2026-09-30T06:44:00Z">
              <w:r>
                <w:t>맵 및 볼륨 변경 처리</w:t>
              </w:r>
            </w:ins>
          </w:p>
        </w:tc>
      </w:tr>
      <w:tr w:rsidR="00697371" w14:paraId="12A3CCF3" w14:textId="77777777">
        <w:trPr>
          <w:cantSplit/>
          <w:ins w:id="901" w:author="김은수" w:date="2026-09-30T15:44:00Z"/>
          <w:trPrChange w:id="902"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903" w:author="김은수" w:date="2026-10-01T01:11:00Z">
              <w:tcPr>
                <w:tcW w:w="2250" w:type="dxa"/>
              </w:tcPr>
            </w:tcPrChange>
          </w:tcPr>
          <w:p w14:paraId="07FE80CD" w14:textId="77777777" w:rsidR="00697371" w:rsidRDefault="00220104">
            <w:pPr>
              <w:pStyle w:val="TDC7"/>
              <w:jc w:val="center"/>
              <w:rPr>
                <w:ins w:id="904" w:author="김은수" w:date="2026-09-30T15:44:00Z" w16du:dateUtc="2026-09-30T06:44:00Z"/>
              </w:rPr>
              <w:pPrChange w:id="905" w:author="김은수" w:date="2026-10-01T01:11:00Z">
                <w:pPr>
                  <w:spacing w:after="0" w:line="240" w:lineRule="auto"/>
                </w:pPr>
              </w:pPrChange>
            </w:pPr>
            <w:ins w:id="906" w:author="김은수" w:date="2026-09-30T15:44:00Z" w16du:dateUtc="2026-09-30T06:44:00Z">
              <w:r>
                <w:lastRenderedPageBreak/>
                <w:t>SI-ID-CFX-001</w:t>
              </w:r>
            </w:ins>
          </w:p>
        </w:tc>
        <w:tc>
          <w:tcPr>
            <w:tcW w:w="2250" w:type="dxa"/>
            <w:tcPrChange w:id="907" w:author="김은수" w:date="2026-10-01T01:11:00Z">
              <w:tcPr>
                <w:tcW w:w="2250" w:type="dxa"/>
              </w:tcPr>
            </w:tcPrChange>
          </w:tcPr>
          <w:p w14:paraId="499FE9B3"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908" w:author="김은수" w:date="2026-09-30T15:44:00Z" w16du:dateUtc="2026-09-30T06:44:00Z"/>
              </w:rPr>
              <w:pPrChange w:id="909"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910" w:author="김은수" w:date="2026-09-30T15:44:00Z" w16du:dateUtc="2026-09-30T06:44:00Z">
              <w:r>
                <w:t>SU-ID-CFX-012</w:t>
              </w:r>
            </w:ins>
          </w:p>
        </w:tc>
        <w:tc>
          <w:tcPr>
            <w:tcW w:w="4500" w:type="dxa"/>
            <w:tcPrChange w:id="911" w:author="김은수" w:date="2026-10-01T01:11:00Z">
              <w:tcPr>
                <w:tcW w:w="4500" w:type="dxa"/>
              </w:tcPr>
            </w:tcPrChange>
          </w:tcPr>
          <w:p w14:paraId="16D55ED5"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912" w:author="김은수" w:date="2026-09-30T15:44:00Z" w16du:dateUtc="2026-09-30T06:44:00Z"/>
              </w:rPr>
              <w:pPrChange w:id="913"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914" w:author="김은수" w:date="2026-09-30T15:44:00Z" w16du:dateUtc="2026-09-30T06:44:00Z">
              <w:r>
                <w:t>공유 맵 데이터 복사</w:t>
              </w:r>
            </w:ins>
          </w:p>
        </w:tc>
      </w:tr>
      <w:tr w:rsidR="00697371" w14:paraId="18F6FE58" w14:textId="77777777">
        <w:trPr>
          <w:cantSplit/>
          <w:ins w:id="915" w:author="김은수" w:date="2026-09-30T15:44:00Z"/>
          <w:trPrChange w:id="916"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917" w:author="김은수" w:date="2026-10-01T01:11:00Z">
              <w:tcPr>
                <w:tcW w:w="2250" w:type="dxa"/>
              </w:tcPr>
            </w:tcPrChange>
          </w:tcPr>
          <w:p w14:paraId="30FA4944" w14:textId="77777777" w:rsidR="00697371" w:rsidRDefault="00220104">
            <w:pPr>
              <w:pStyle w:val="TDC7"/>
              <w:jc w:val="center"/>
              <w:rPr>
                <w:ins w:id="918" w:author="김은수" w:date="2026-09-30T15:44:00Z" w16du:dateUtc="2026-09-30T06:44:00Z"/>
              </w:rPr>
              <w:pPrChange w:id="919" w:author="김은수" w:date="2026-10-01T01:11:00Z">
                <w:pPr>
                  <w:spacing w:after="0" w:line="240" w:lineRule="auto"/>
                </w:pPr>
              </w:pPrChange>
            </w:pPr>
            <w:ins w:id="920" w:author="김은수" w:date="2026-09-30T15:44:00Z" w16du:dateUtc="2026-09-30T06:44:00Z">
              <w:r>
                <w:t>SI-ID-CFX-001</w:t>
              </w:r>
            </w:ins>
          </w:p>
        </w:tc>
        <w:tc>
          <w:tcPr>
            <w:tcW w:w="2250" w:type="dxa"/>
            <w:tcPrChange w:id="921" w:author="김은수" w:date="2026-10-01T01:11:00Z">
              <w:tcPr>
                <w:tcW w:w="2250" w:type="dxa"/>
              </w:tcPr>
            </w:tcPrChange>
          </w:tcPr>
          <w:p w14:paraId="0CD97805"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922" w:author="김은수" w:date="2026-09-30T15:44:00Z" w16du:dateUtc="2026-09-30T06:44:00Z"/>
              </w:rPr>
              <w:pPrChange w:id="923"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924" w:author="김은수" w:date="2026-09-30T15:44:00Z" w16du:dateUtc="2026-09-30T06:44:00Z">
              <w:r>
                <w:t>SU-ID-CFX-013</w:t>
              </w:r>
            </w:ins>
          </w:p>
        </w:tc>
        <w:tc>
          <w:tcPr>
            <w:tcW w:w="4500" w:type="dxa"/>
            <w:tcPrChange w:id="925" w:author="김은수" w:date="2026-10-01T01:11:00Z">
              <w:tcPr>
                <w:tcW w:w="4500" w:type="dxa"/>
              </w:tcPr>
            </w:tcPrChange>
          </w:tcPr>
          <w:p w14:paraId="0DDE01C8"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926" w:author="김은수" w:date="2026-09-30T15:44:00Z" w16du:dateUtc="2026-09-30T06:44:00Z"/>
              </w:rPr>
              <w:pPrChange w:id="927"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928" w:author="김은수" w:date="2026-09-30T15:44:00Z" w16du:dateUtc="2026-09-30T06:44:00Z">
              <w:r>
                <w:t>전면 마이크 선택</w:t>
              </w:r>
            </w:ins>
          </w:p>
        </w:tc>
      </w:tr>
      <w:tr w:rsidR="00697371" w14:paraId="11764C53" w14:textId="77777777">
        <w:trPr>
          <w:cantSplit/>
          <w:ins w:id="929" w:author="김은수" w:date="2026-09-30T15:44:00Z"/>
          <w:trPrChange w:id="930"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931" w:author="김은수" w:date="2026-10-01T01:11:00Z">
              <w:tcPr>
                <w:tcW w:w="2250" w:type="dxa"/>
              </w:tcPr>
            </w:tcPrChange>
          </w:tcPr>
          <w:p w14:paraId="568841A5" w14:textId="77777777" w:rsidR="00697371" w:rsidRDefault="00220104">
            <w:pPr>
              <w:pStyle w:val="TDC7"/>
              <w:jc w:val="center"/>
              <w:rPr>
                <w:ins w:id="932" w:author="김은수" w:date="2026-09-30T15:44:00Z" w16du:dateUtc="2026-09-30T06:44:00Z"/>
              </w:rPr>
              <w:pPrChange w:id="933" w:author="김은수" w:date="2026-10-01T01:11:00Z">
                <w:pPr>
                  <w:spacing w:after="0" w:line="240" w:lineRule="auto"/>
                </w:pPr>
              </w:pPrChange>
            </w:pPr>
            <w:ins w:id="934" w:author="김은수" w:date="2026-09-30T15:44:00Z" w16du:dateUtc="2026-09-30T06:44:00Z">
              <w:r>
                <w:t>SI-ID-CFX-001</w:t>
              </w:r>
            </w:ins>
          </w:p>
        </w:tc>
        <w:tc>
          <w:tcPr>
            <w:tcW w:w="2250" w:type="dxa"/>
            <w:tcPrChange w:id="935" w:author="김은수" w:date="2026-10-01T01:11:00Z">
              <w:tcPr>
                <w:tcW w:w="2250" w:type="dxa"/>
              </w:tcPr>
            </w:tcPrChange>
          </w:tcPr>
          <w:p w14:paraId="444B4250"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936" w:author="김은수" w:date="2026-09-30T15:44:00Z" w16du:dateUtc="2026-09-30T06:44:00Z"/>
              </w:rPr>
              <w:pPrChange w:id="937"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938" w:author="김은수" w:date="2026-09-30T15:44:00Z" w16du:dateUtc="2026-09-30T06:44:00Z">
              <w:r>
                <w:t>SU-ID-CFX-014</w:t>
              </w:r>
            </w:ins>
          </w:p>
        </w:tc>
        <w:tc>
          <w:tcPr>
            <w:tcW w:w="4500" w:type="dxa"/>
            <w:tcPrChange w:id="939" w:author="김은수" w:date="2026-10-01T01:11:00Z">
              <w:tcPr>
                <w:tcW w:w="4500" w:type="dxa"/>
              </w:tcPr>
            </w:tcPrChange>
          </w:tcPr>
          <w:p w14:paraId="163BDC12"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940" w:author="김은수" w:date="2026-09-30T15:44:00Z" w16du:dateUtc="2026-09-30T06:44:00Z"/>
              </w:rPr>
              <w:pPrChange w:id="941"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942" w:author="김은수" w:date="2026-09-30T15:44:00Z" w16du:dateUtc="2026-09-30T06:44:00Z">
              <w:r>
                <w:t>오디오 FIFO 초기화</w:t>
              </w:r>
            </w:ins>
          </w:p>
        </w:tc>
      </w:tr>
      <w:tr w:rsidR="00697371" w14:paraId="27AD0700" w14:textId="77777777">
        <w:trPr>
          <w:cantSplit/>
          <w:ins w:id="943" w:author="김은수" w:date="2026-09-30T15:44:00Z"/>
          <w:trPrChange w:id="944"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945" w:author="김은수" w:date="2026-10-01T01:11:00Z">
              <w:tcPr>
                <w:tcW w:w="2250" w:type="dxa"/>
              </w:tcPr>
            </w:tcPrChange>
          </w:tcPr>
          <w:p w14:paraId="025ABEF5" w14:textId="77777777" w:rsidR="00697371" w:rsidRDefault="00220104">
            <w:pPr>
              <w:pStyle w:val="TDC7"/>
              <w:jc w:val="center"/>
              <w:rPr>
                <w:ins w:id="946" w:author="김은수" w:date="2026-09-30T15:44:00Z" w16du:dateUtc="2026-09-30T06:44:00Z"/>
              </w:rPr>
              <w:pPrChange w:id="947" w:author="김은수" w:date="2026-10-01T01:11:00Z">
                <w:pPr>
                  <w:spacing w:after="0" w:line="240" w:lineRule="auto"/>
                </w:pPr>
              </w:pPrChange>
            </w:pPr>
            <w:ins w:id="948" w:author="김은수" w:date="2026-09-30T15:44:00Z" w16du:dateUtc="2026-09-30T06:44:00Z">
              <w:r>
                <w:t>SI-ID-CFX-001</w:t>
              </w:r>
            </w:ins>
          </w:p>
        </w:tc>
        <w:tc>
          <w:tcPr>
            <w:tcW w:w="2250" w:type="dxa"/>
            <w:tcPrChange w:id="949" w:author="김은수" w:date="2026-10-01T01:11:00Z">
              <w:tcPr>
                <w:tcW w:w="2250" w:type="dxa"/>
              </w:tcPr>
            </w:tcPrChange>
          </w:tcPr>
          <w:p w14:paraId="6E5C7652"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950" w:author="김은수" w:date="2026-09-30T15:44:00Z" w16du:dateUtc="2026-09-30T06:44:00Z"/>
              </w:rPr>
              <w:pPrChange w:id="951"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952" w:author="김은수" w:date="2026-09-30T15:44:00Z" w16du:dateUtc="2026-09-30T06:44:00Z">
              <w:r>
                <w:t>SU-ID-CFX-015</w:t>
              </w:r>
            </w:ins>
          </w:p>
        </w:tc>
        <w:tc>
          <w:tcPr>
            <w:tcW w:w="4500" w:type="dxa"/>
            <w:tcPrChange w:id="953" w:author="김은수" w:date="2026-10-01T01:11:00Z">
              <w:tcPr>
                <w:tcW w:w="4500" w:type="dxa"/>
              </w:tcPr>
            </w:tcPrChange>
          </w:tcPr>
          <w:p w14:paraId="6C342645"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954" w:author="김은수" w:date="2026-09-30T15:44:00Z" w16du:dateUtc="2026-09-30T06:44:00Z"/>
              </w:rPr>
              <w:pPrChange w:id="955"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956" w:author="김은수" w:date="2026-09-30T15:44:00Z" w16du:dateUtc="2026-09-30T06:44:00Z">
              <w:r>
                <w:t>I2S 수신 버퍼 관리</w:t>
              </w:r>
            </w:ins>
          </w:p>
        </w:tc>
      </w:tr>
      <w:tr w:rsidR="00697371" w14:paraId="7F46EE3B" w14:textId="77777777">
        <w:trPr>
          <w:cantSplit/>
          <w:ins w:id="957" w:author="김은수" w:date="2026-09-30T15:44:00Z"/>
          <w:trPrChange w:id="958"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959" w:author="김은수" w:date="2026-10-01T01:11:00Z">
              <w:tcPr>
                <w:tcW w:w="2250" w:type="dxa"/>
              </w:tcPr>
            </w:tcPrChange>
          </w:tcPr>
          <w:p w14:paraId="33F24E10" w14:textId="77777777" w:rsidR="00697371" w:rsidRDefault="00220104">
            <w:pPr>
              <w:pStyle w:val="TDC7"/>
              <w:jc w:val="center"/>
              <w:rPr>
                <w:ins w:id="960" w:author="김은수" w:date="2026-09-30T15:44:00Z" w16du:dateUtc="2026-09-30T06:44:00Z"/>
              </w:rPr>
              <w:pPrChange w:id="961" w:author="김은수" w:date="2026-10-01T01:11:00Z">
                <w:pPr>
                  <w:spacing w:after="0" w:line="240" w:lineRule="auto"/>
                </w:pPr>
              </w:pPrChange>
            </w:pPr>
            <w:ins w:id="962" w:author="김은수" w:date="2026-09-30T15:44:00Z" w16du:dateUtc="2026-09-30T06:44:00Z">
              <w:r>
                <w:t>SI-ID-CFX-002</w:t>
              </w:r>
            </w:ins>
          </w:p>
        </w:tc>
        <w:tc>
          <w:tcPr>
            <w:tcW w:w="2250" w:type="dxa"/>
            <w:tcPrChange w:id="963" w:author="김은수" w:date="2026-10-01T01:11:00Z">
              <w:tcPr>
                <w:tcW w:w="2250" w:type="dxa"/>
              </w:tcPr>
            </w:tcPrChange>
          </w:tcPr>
          <w:p w14:paraId="71A98517"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964" w:author="김은수" w:date="2026-09-30T15:44:00Z" w16du:dateUtc="2026-09-30T06:44:00Z"/>
              </w:rPr>
              <w:pPrChange w:id="965"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966" w:author="김은수" w:date="2026-09-30T15:44:00Z" w16du:dateUtc="2026-09-30T06:44:00Z">
              <w:r>
                <w:t>SU-ID-CFX-016</w:t>
              </w:r>
            </w:ins>
          </w:p>
        </w:tc>
        <w:tc>
          <w:tcPr>
            <w:tcW w:w="4500" w:type="dxa"/>
            <w:tcPrChange w:id="967" w:author="김은수" w:date="2026-10-01T01:11:00Z">
              <w:tcPr>
                <w:tcW w:w="4500" w:type="dxa"/>
              </w:tcPr>
            </w:tcPrChange>
          </w:tcPr>
          <w:p w14:paraId="0F63B5ED"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968" w:author="김은수" w:date="2026-09-30T15:44:00Z" w16du:dateUtc="2026-09-30T06:44:00Z"/>
              </w:rPr>
              <w:pPrChange w:id="969"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970" w:author="김은수" w:date="2026-09-30T15:44:00Z" w16du:dateUtc="2026-09-30T06:44:00Z">
              <w:r>
                <w:t>단일 및 두 입력 혼합</w:t>
              </w:r>
            </w:ins>
          </w:p>
        </w:tc>
      </w:tr>
      <w:tr w:rsidR="00697371" w14:paraId="28744ACA" w14:textId="77777777">
        <w:trPr>
          <w:cantSplit/>
          <w:ins w:id="971" w:author="김은수" w:date="2026-09-30T15:44:00Z"/>
          <w:trPrChange w:id="972"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973" w:author="김은수" w:date="2026-10-01T01:11:00Z">
              <w:tcPr>
                <w:tcW w:w="2250" w:type="dxa"/>
              </w:tcPr>
            </w:tcPrChange>
          </w:tcPr>
          <w:p w14:paraId="5F2E42EB" w14:textId="77777777" w:rsidR="00697371" w:rsidRDefault="00220104">
            <w:pPr>
              <w:pStyle w:val="TDC7"/>
              <w:jc w:val="center"/>
              <w:rPr>
                <w:ins w:id="974" w:author="김은수" w:date="2026-09-30T15:44:00Z" w16du:dateUtc="2026-09-30T06:44:00Z"/>
              </w:rPr>
              <w:pPrChange w:id="975" w:author="김은수" w:date="2026-10-01T01:11:00Z">
                <w:pPr>
                  <w:spacing w:after="0" w:line="240" w:lineRule="auto"/>
                </w:pPr>
              </w:pPrChange>
            </w:pPr>
            <w:ins w:id="976" w:author="김은수" w:date="2026-09-30T15:44:00Z" w16du:dateUtc="2026-09-30T06:44:00Z">
              <w:r>
                <w:t>SI-ID-CFX-002</w:t>
              </w:r>
            </w:ins>
          </w:p>
        </w:tc>
        <w:tc>
          <w:tcPr>
            <w:tcW w:w="2250" w:type="dxa"/>
            <w:tcPrChange w:id="977" w:author="김은수" w:date="2026-10-01T01:11:00Z">
              <w:tcPr>
                <w:tcW w:w="2250" w:type="dxa"/>
              </w:tcPr>
            </w:tcPrChange>
          </w:tcPr>
          <w:p w14:paraId="0CCA2A62"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978" w:author="김은수" w:date="2026-09-30T15:44:00Z" w16du:dateUtc="2026-09-30T06:44:00Z"/>
              </w:rPr>
              <w:pPrChange w:id="979"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980" w:author="김은수" w:date="2026-09-30T15:44:00Z" w16du:dateUtc="2026-09-30T06:44:00Z">
              <w:r>
                <w:t>SU-ID-CFX-017</w:t>
              </w:r>
            </w:ins>
          </w:p>
        </w:tc>
        <w:tc>
          <w:tcPr>
            <w:tcW w:w="4500" w:type="dxa"/>
            <w:tcPrChange w:id="981" w:author="김은수" w:date="2026-10-01T01:11:00Z">
              <w:tcPr>
                <w:tcW w:w="4500" w:type="dxa"/>
              </w:tcPr>
            </w:tcPrChange>
          </w:tcPr>
          <w:p w14:paraId="42C8B27D"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982" w:author="김은수" w:date="2026-09-30T15:44:00Z" w16du:dateUtc="2026-09-30T06:44:00Z"/>
              </w:rPr>
              <w:pPrChange w:id="983"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984" w:author="김은수" w:date="2026-09-30T15:44:00Z" w16du:dateUtc="2026-09-30T06:44:00Z">
              <w:r>
                <w:t>두 마이크 지연 합산 빔포밍</w:t>
              </w:r>
            </w:ins>
          </w:p>
        </w:tc>
      </w:tr>
      <w:tr w:rsidR="00697371" w14:paraId="717040C5" w14:textId="77777777">
        <w:trPr>
          <w:cantSplit/>
          <w:ins w:id="985" w:author="김은수" w:date="2026-09-30T15:44:00Z"/>
          <w:trPrChange w:id="986"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987" w:author="김은수" w:date="2026-10-01T01:11:00Z">
              <w:tcPr>
                <w:tcW w:w="2250" w:type="dxa"/>
              </w:tcPr>
            </w:tcPrChange>
          </w:tcPr>
          <w:p w14:paraId="1065F802" w14:textId="77777777" w:rsidR="00697371" w:rsidRDefault="00220104">
            <w:pPr>
              <w:pStyle w:val="TDC7"/>
              <w:jc w:val="center"/>
              <w:rPr>
                <w:ins w:id="988" w:author="김은수" w:date="2026-09-30T15:44:00Z" w16du:dateUtc="2026-09-30T06:44:00Z"/>
              </w:rPr>
              <w:pPrChange w:id="989" w:author="김은수" w:date="2026-10-01T01:11:00Z">
                <w:pPr>
                  <w:spacing w:after="0" w:line="240" w:lineRule="auto"/>
                </w:pPr>
              </w:pPrChange>
            </w:pPr>
            <w:ins w:id="990" w:author="김은수" w:date="2026-09-30T15:44:00Z" w16du:dateUtc="2026-09-30T06:44:00Z">
              <w:r>
                <w:t>SI-ID-CFX-002</w:t>
              </w:r>
            </w:ins>
          </w:p>
        </w:tc>
        <w:tc>
          <w:tcPr>
            <w:tcW w:w="2250" w:type="dxa"/>
            <w:tcPrChange w:id="991" w:author="김은수" w:date="2026-10-01T01:11:00Z">
              <w:tcPr>
                <w:tcW w:w="2250" w:type="dxa"/>
              </w:tcPr>
            </w:tcPrChange>
          </w:tcPr>
          <w:p w14:paraId="32E82949"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992" w:author="김은수" w:date="2026-09-30T15:44:00Z" w16du:dateUtc="2026-09-30T06:44:00Z"/>
              </w:rPr>
              <w:pPrChange w:id="993"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994" w:author="김은수" w:date="2026-09-30T15:44:00Z" w16du:dateUtc="2026-09-30T06:44:00Z">
              <w:r>
                <w:t>SU-ID-CFX-018</w:t>
              </w:r>
            </w:ins>
          </w:p>
        </w:tc>
        <w:tc>
          <w:tcPr>
            <w:tcW w:w="4500" w:type="dxa"/>
            <w:tcPrChange w:id="995" w:author="김은수" w:date="2026-10-01T01:11:00Z">
              <w:tcPr>
                <w:tcW w:w="4500" w:type="dxa"/>
              </w:tcPr>
            </w:tcPrChange>
          </w:tcPr>
          <w:p w14:paraId="0F84B714"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996" w:author="김은수" w:date="2026-09-30T15:44:00Z" w16du:dateUtc="2026-09-30T06:44:00Z"/>
              </w:rPr>
              <w:pPrChange w:id="997"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998" w:author="김은수" w:date="2026-09-30T15:44:00Z" w16du:dateUtc="2026-09-30T06:44:00Z">
              <w:r>
                <w:t>입력별 게인 혼합</w:t>
              </w:r>
            </w:ins>
          </w:p>
        </w:tc>
      </w:tr>
      <w:tr w:rsidR="00697371" w14:paraId="59A9A87C" w14:textId="77777777">
        <w:trPr>
          <w:cantSplit/>
          <w:ins w:id="999" w:author="김은수" w:date="2026-09-30T15:44:00Z"/>
          <w:trPrChange w:id="1000"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1001" w:author="김은수" w:date="2026-10-01T01:11:00Z">
              <w:tcPr>
                <w:tcW w:w="2250" w:type="dxa"/>
              </w:tcPr>
            </w:tcPrChange>
          </w:tcPr>
          <w:p w14:paraId="7A71C2D8" w14:textId="77777777" w:rsidR="00697371" w:rsidRDefault="00220104">
            <w:pPr>
              <w:pStyle w:val="TDC7"/>
              <w:jc w:val="center"/>
              <w:rPr>
                <w:ins w:id="1002" w:author="김은수" w:date="2026-09-30T15:44:00Z" w16du:dateUtc="2026-09-30T06:44:00Z"/>
              </w:rPr>
              <w:pPrChange w:id="1003" w:author="김은수" w:date="2026-10-01T01:11:00Z">
                <w:pPr>
                  <w:spacing w:after="0" w:line="240" w:lineRule="auto"/>
                </w:pPr>
              </w:pPrChange>
            </w:pPr>
            <w:ins w:id="1004" w:author="김은수" w:date="2026-09-30T15:44:00Z" w16du:dateUtc="2026-09-30T06:44:00Z">
              <w:r>
                <w:t>SI-ID-CFX-002</w:t>
              </w:r>
            </w:ins>
          </w:p>
        </w:tc>
        <w:tc>
          <w:tcPr>
            <w:tcW w:w="2250" w:type="dxa"/>
            <w:tcPrChange w:id="1005" w:author="김은수" w:date="2026-10-01T01:11:00Z">
              <w:tcPr>
                <w:tcW w:w="2250" w:type="dxa"/>
              </w:tcPr>
            </w:tcPrChange>
          </w:tcPr>
          <w:p w14:paraId="794CCD47"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1006" w:author="김은수" w:date="2026-09-30T15:44:00Z" w16du:dateUtc="2026-09-30T06:44:00Z"/>
              </w:rPr>
              <w:pPrChange w:id="1007"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1008" w:author="김은수" w:date="2026-09-30T15:44:00Z" w16du:dateUtc="2026-09-30T06:44:00Z">
              <w:r>
                <w:t>SU-ID-CFX-019</w:t>
              </w:r>
            </w:ins>
          </w:p>
        </w:tc>
        <w:tc>
          <w:tcPr>
            <w:tcW w:w="4500" w:type="dxa"/>
            <w:tcPrChange w:id="1009" w:author="김은수" w:date="2026-10-01T01:11:00Z">
              <w:tcPr>
                <w:tcW w:w="4500" w:type="dxa"/>
              </w:tcPr>
            </w:tcPrChange>
          </w:tcPr>
          <w:p w14:paraId="126C23E4"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1010" w:author="김은수" w:date="2026-09-30T15:44:00Z" w16du:dateUtc="2026-09-30T06:44:00Z"/>
              </w:rPr>
              <w:pPrChange w:id="1011"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1012" w:author="김은수" w:date="2026-09-30T15:44:00Z" w16du:dateUtc="2026-09-30T06:44:00Z">
              <w:r>
                <w:t>I2S 시작과 중단의 완만한 전환</w:t>
              </w:r>
            </w:ins>
          </w:p>
        </w:tc>
      </w:tr>
      <w:tr w:rsidR="00697371" w14:paraId="5070F3D7" w14:textId="77777777">
        <w:trPr>
          <w:cantSplit/>
          <w:ins w:id="1013" w:author="김은수" w:date="2026-09-30T15:44:00Z"/>
          <w:trPrChange w:id="1014"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1015" w:author="김은수" w:date="2026-10-01T01:11:00Z">
              <w:tcPr>
                <w:tcW w:w="2250" w:type="dxa"/>
              </w:tcPr>
            </w:tcPrChange>
          </w:tcPr>
          <w:p w14:paraId="5CB181E6" w14:textId="77777777" w:rsidR="00697371" w:rsidRDefault="00220104">
            <w:pPr>
              <w:pStyle w:val="TDC7"/>
              <w:jc w:val="center"/>
              <w:rPr>
                <w:ins w:id="1016" w:author="김은수" w:date="2026-09-30T15:44:00Z" w16du:dateUtc="2026-09-30T06:44:00Z"/>
              </w:rPr>
              <w:pPrChange w:id="1017" w:author="김은수" w:date="2026-10-01T01:11:00Z">
                <w:pPr>
                  <w:spacing w:after="0" w:line="240" w:lineRule="auto"/>
                </w:pPr>
              </w:pPrChange>
            </w:pPr>
            <w:ins w:id="1018" w:author="김은수" w:date="2026-09-30T15:44:00Z" w16du:dateUtc="2026-09-30T06:44:00Z">
              <w:r>
                <w:t>SI-ID-CFX-002</w:t>
              </w:r>
            </w:ins>
          </w:p>
        </w:tc>
        <w:tc>
          <w:tcPr>
            <w:tcW w:w="2250" w:type="dxa"/>
            <w:tcPrChange w:id="1019" w:author="김은수" w:date="2026-10-01T01:11:00Z">
              <w:tcPr>
                <w:tcW w:w="2250" w:type="dxa"/>
              </w:tcPr>
            </w:tcPrChange>
          </w:tcPr>
          <w:p w14:paraId="20D14121"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1020" w:author="김은수" w:date="2026-09-30T15:44:00Z" w16du:dateUtc="2026-09-30T06:44:00Z"/>
              </w:rPr>
              <w:pPrChange w:id="1021"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1022" w:author="김은수" w:date="2026-09-30T15:44:00Z" w16du:dateUtc="2026-09-30T06:44:00Z">
              <w:r>
                <w:t>SU-ID-CFX-020</w:t>
              </w:r>
            </w:ins>
          </w:p>
        </w:tc>
        <w:tc>
          <w:tcPr>
            <w:tcW w:w="4500" w:type="dxa"/>
            <w:tcPrChange w:id="1023" w:author="김은수" w:date="2026-10-01T01:11:00Z">
              <w:tcPr>
                <w:tcW w:w="4500" w:type="dxa"/>
              </w:tcPr>
            </w:tcPrChange>
          </w:tcPr>
          <w:p w14:paraId="16BC4A09"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1024" w:author="김은수" w:date="2026-09-30T15:44:00Z" w16du:dateUtc="2026-09-30T06:44:00Z"/>
              </w:rPr>
              <w:pPrChange w:id="1025"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1026" w:author="김은수" w:date="2026-09-30T15:44:00Z" w16du:dateUtc="2026-09-30T06:44:00Z">
              <w:r>
                <w:t>신호처리 출력 관찰</w:t>
              </w:r>
            </w:ins>
          </w:p>
        </w:tc>
      </w:tr>
      <w:tr w:rsidR="00697371" w14:paraId="1EAF46BA" w14:textId="77777777">
        <w:trPr>
          <w:cantSplit/>
          <w:ins w:id="1027" w:author="김은수" w:date="2026-09-30T15:44:00Z"/>
          <w:trPrChange w:id="1028"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1029" w:author="김은수" w:date="2026-10-01T01:11:00Z">
              <w:tcPr>
                <w:tcW w:w="2250" w:type="dxa"/>
              </w:tcPr>
            </w:tcPrChange>
          </w:tcPr>
          <w:p w14:paraId="18475E44" w14:textId="77777777" w:rsidR="00697371" w:rsidRDefault="00220104">
            <w:pPr>
              <w:pStyle w:val="TDC7"/>
              <w:jc w:val="center"/>
              <w:rPr>
                <w:ins w:id="1030" w:author="김은수" w:date="2026-09-30T15:44:00Z" w16du:dateUtc="2026-09-30T06:44:00Z"/>
              </w:rPr>
              <w:pPrChange w:id="1031" w:author="김은수" w:date="2026-10-01T01:11:00Z">
                <w:pPr>
                  <w:spacing w:after="0" w:line="240" w:lineRule="auto"/>
                </w:pPr>
              </w:pPrChange>
            </w:pPr>
            <w:ins w:id="1032" w:author="김은수" w:date="2026-09-30T15:44:00Z" w16du:dateUtc="2026-09-30T06:44:00Z">
              <w:r>
                <w:t>SI-ID-CFX-002</w:t>
              </w:r>
            </w:ins>
          </w:p>
        </w:tc>
        <w:tc>
          <w:tcPr>
            <w:tcW w:w="2250" w:type="dxa"/>
            <w:tcPrChange w:id="1033" w:author="김은수" w:date="2026-10-01T01:11:00Z">
              <w:tcPr>
                <w:tcW w:w="2250" w:type="dxa"/>
              </w:tcPr>
            </w:tcPrChange>
          </w:tcPr>
          <w:p w14:paraId="04F82468"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1034" w:author="김은수" w:date="2026-09-30T15:44:00Z" w16du:dateUtc="2026-09-30T06:44:00Z"/>
              </w:rPr>
              <w:pPrChange w:id="1035"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1036" w:author="김은수" w:date="2026-09-30T15:44:00Z" w16du:dateUtc="2026-09-30T06:44:00Z">
              <w:r>
                <w:t>SU-ID-CFX-021</w:t>
              </w:r>
            </w:ins>
          </w:p>
        </w:tc>
        <w:tc>
          <w:tcPr>
            <w:tcW w:w="4500" w:type="dxa"/>
            <w:tcPrChange w:id="1037" w:author="김은수" w:date="2026-10-01T01:11:00Z">
              <w:tcPr>
                <w:tcW w:w="4500" w:type="dxa"/>
              </w:tcPr>
            </w:tcPrChange>
          </w:tcPr>
          <w:p w14:paraId="3E996B1E"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1038" w:author="김은수" w:date="2026-09-30T15:44:00Z" w16du:dateUtc="2026-09-30T06:44:00Z"/>
              </w:rPr>
              <w:pPrChange w:id="1039"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1040" w:author="김은수" w:date="2026-09-30T15:44:00Z" w16du:dateUtc="2026-09-30T06:44:00Z">
              <w:r>
                <w:t>신호처리 경로 선택</w:t>
              </w:r>
            </w:ins>
          </w:p>
        </w:tc>
      </w:tr>
      <w:tr w:rsidR="00697371" w14:paraId="68961CCC" w14:textId="77777777">
        <w:trPr>
          <w:cantSplit/>
          <w:ins w:id="1041" w:author="김은수" w:date="2026-09-30T15:44:00Z"/>
          <w:trPrChange w:id="1042"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1043" w:author="김은수" w:date="2026-10-01T01:11:00Z">
              <w:tcPr>
                <w:tcW w:w="2250" w:type="dxa"/>
              </w:tcPr>
            </w:tcPrChange>
          </w:tcPr>
          <w:p w14:paraId="45390578" w14:textId="77777777" w:rsidR="00697371" w:rsidRDefault="00220104">
            <w:pPr>
              <w:pStyle w:val="TDC7"/>
              <w:jc w:val="center"/>
              <w:rPr>
                <w:ins w:id="1044" w:author="김은수" w:date="2026-09-30T15:44:00Z" w16du:dateUtc="2026-09-30T06:44:00Z"/>
              </w:rPr>
              <w:pPrChange w:id="1045" w:author="김은수" w:date="2026-10-01T01:11:00Z">
                <w:pPr>
                  <w:spacing w:after="0" w:line="240" w:lineRule="auto"/>
                </w:pPr>
              </w:pPrChange>
            </w:pPr>
            <w:ins w:id="1046" w:author="김은수" w:date="2026-09-30T15:44:00Z" w16du:dateUtc="2026-09-30T06:44:00Z">
              <w:r>
                <w:t>SI-ID-CFX-002</w:t>
              </w:r>
            </w:ins>
          </w:p>
        </w:tc>
        <w:tc>
          <w:tcPr>
            <w:tcW w:w="2250" w:type="dxa"/>
            <w:tcPrChange w:id="1047" w:author="김은수" w:date="2026-10-01T01:11:00Z">
              <w:tcPr>
                <w:tcW w:w="2250" w:type="dxa"/>
              </w:tcPr>
            </w:tcPrChange>
          </w:tcPr>
          <w:p w14:paraId="37939367"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1048" w:author="김은수" w:date="2026-09-30T15:44:00Z" w16du:dateUtc="2026-09-30T06:44:00Z"/>
              </w:rPr>
              <w:pPrChange w:id="1049"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1050" w:author="김은수" w:date="2026-09-30T15:44:00Z" w16du:dateUtc="2026-09-30T06:44:00Z">
              <w:r>
                <w:t>SU-ID-CFX-022</w:t>
              </w:r>
            </w:ins>
          </w:p>
        </w:tc>
        <w:tc>
          <w:tcPr>
            <w:tcW w:w="4500" w:type="dxa"/>
            <w:tcPrChange w:id="1051" w:author="김은수" w:date="2026-10-01T01:11:00Z">
              <w:tcPr>
                <w:tcW w:w="4500" w:type="dxa"/>
              </w:tcPr>
            </w:tcPrChange>
          </w:tcPr>
          <w:p w14:paraId="338AA2D9"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1052" w:author="김은수" w:date="2026-09-30T15:44:00Z" w16du:dateUtc="2026-09-30T06:44:00Z"/>
              </w:rPr>
              <w:pPrChange w:id="1053"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1054" w:author="김은수" w:date="2026-09-30T15:44:00Z" w16du:dateUtc="2026-09-30T06:44:00Z">
              <w:r>
                <w:t>AGC 입력 크기 읽기와 공유</w:t>
              </w:r>
            </w:ins>
          </w:p>
        </w:tc>
      </w:tr>
      <w:tr w:rsidR="00697371" w14:paraId="5D8CD1DA" w14:textId="77777777">
        <w:trPr>
          <w:cantSplit/>
          <w:ins w:id="1055" w:author="김은수" w:date="2026-09-30T15:44:00Z"/>
          <w:trPrChange w:id="1056"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1057" w:author="김은수" w:date="2026-10-01T01:11:00Z">
              <w:tcPr>
                <w:tcW w:w="2250" w:type="dxa"/>
              </w:tcPr>
            </w:tcPrChange>
          </w:tcPr>
          <w:p w14:paraId="61DBA044" w14:textId="77777777" w:rsidR="00697371" w:rsidRDefault="00220104">
            <w:pPr>
              <w:pStyle w:val="TDC7"/>
              <w:jc w:val="center"/>
              <w:rPr>
                <w:ins w:id="1058" w:author="김은수" w:date="2026-09-30T15:44:00Z" w16du:dateUtc="2026-09-30T06:44:00Z"/>
              </w:rPr>
              <w:pPrChange w:id="1059" w:author="김은수" w:date="2026-10-01T01:11:00Z">
                <w:pPr>
                  <w:spacing w:after="0" w:line="240" w:lineRule="auto"/>
                </w:pPr>
              </w:pPrChange>
            </w:pPr>
            <w:ins w:id="1060" w:author="김은수" w:date="2026-09-30T15:44:00Z" w16du:dateUtc="2026-09-30T06:44:00Z">
              <w:r>
                <w:t>SI-ID-CFX-002</w:t>
              </w:r>
            </w:ins>
          </w:p>
        </w:tc>
        <w:tc>
          <w:tcPr>
            <w:tcW w:w="2250" w:type="dxa"/>
            <w:tcPrChange w:id="1061" w:author="김은수" w:date="2026-10-01T01:11:00Z">
              <w:tcPr>
                <w:tcW w:w="2250" w:type="dxa"/>
              </w:tcPr>
            </w:tcPrChange>
          </w:tcPr>
          <w:p w14:paraId="41A02898"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1062" w:author="김은수" w:date="2026-09-30T15:44:00Z" w16du:dateUtc="2026-09-30T06:44:00Z"/>
              </w:rPr>
              <w:pPrChange w:id="1063"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1064" w:author="김은수" w:date="2026-09-30T15:44:00Z" w16du:dateUtc="2026-09-30T06:44:00Z">
              <w:r>
                <w:t>SU-ID-CFX-023</w:t>
              </w:r>
            </w:ins>
          </w:p>
        </w:tc>
        <w:tc>
          <w:tcPr>
            <w:tcW w:w="4500" w:type="dxa"/>
            <w:tcPrChange w:id="1065" w:author="김은수" w:date="2026-10-01T01:11:00Z">
              <w:tcPr>
                <w:tcW w:w="4500" w:type="dxa"/>
              </w:tcPr>
            </w:tcPrChange>
          </w:tcPr>
          <w:p w14:paraId="38422B88"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1066" w:author="김은수" w:date="2026-09-30T15:44:00Z" w16du:dateUtc="2026-09-30T06:44:00Z"/>
              </w:rPr>
              <w:pPrChange w:id="1067"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1068" w:author="김은수" w:date="2026-09-30T15:44:00Z" w16du:dateUtc="2026-09-30T06:44:00Z">
              <w:r>
                <w:t>AGC 목표 이득 계산</w:t>
              </w:r>
            </w:ins>
          </w:p>
        </w:tc>
      </w:tr>
      <w:tr w:rsidR="00697371" w14:paraId="15267BAD" w14:textId="77777777">
        <w:trPr>
          <w:cantSplit/>
          <w:ins w:id="1069" w:author="김은수" w:date="2026-09-30T15:44:00Z"/>
          <w:trPrChange w:id="1070"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1071" w:author="김은수" w:date="2026-10-01T01:11:00Z">
              <w:tcPr>
                <w:tcW w:w="2250" w:type="dxa"/>
              </w:tcPr>
            </w:tcPrChange>
          </w:tcPr>
          <w:p w14:paraId="7E5B830A" w14:textId="77777777" w:rsidR="00697371" w:rsidRDefault="00220104">
            <w:pPr>
              <w:pStyle w:val="TDC7"/>
              <w:jc w:val="center"/>
              <w:rPr>
                <w:ins w:id="1072" w:author="김은수" w:date="2026-09-30T15:44:00Z" w16du:dateUtc="2026-09-30T06:44:00Z"/>
              </w:rPr>
              <w:pPrChange w:id="1073" w:author="김은수" w:date="2026-10-01T01:11:00Z">
                <w:pPr>
                  <w:spacing w:after="0" w:line="240" w:lineRule="auto"/>
                </w:pPr>
              </w:pPrChange>
            </w:pPr>
            <w:ins w:id="1074" w:author="김은수" w:date="2026-09-30T15:44:00Z" w16du:dateUtc="2026-09-30T06:44:00Z">
              <w:r>
                <w:t>SI-ID-CFX-002</w:t>
              </w:r>
            </w:ins>
          </w:p>
        </w:tc>
        <w:tc>
          <w:tcPr>
            <w:tcW w:w="2250" w:type="dxa"/>
            <w:tcPrChange w:id="1075" w:author="김은수" w:date="2026-10-01T01:11:00Z">
              <w:tcPr>
                <w:tcW w:w="2250" w:type="dxa"/>
              </w:tcPr>
            </w:tcPrChange>
          </w:tcPr>
          <w:p w14:paraId="17BF1796"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1076" w:author="김은수" w:date="2026-09-30T15:44:00Z" w16du:dateUtc="2026-09-30T06:44:00Z"/>
              </w:rPr>
              <w:pPrChange w:id="1077"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1078" w:author="김은수" w:date="2026-09-30T15:44:00Z" w16du:dateUtc="2026-09-30T06:44:00Z">
              <w:r>
                <w:t>SU-ID-CFX-024</w:t>
              </w:r>
            </w:ins>
          </w:p>
        </w:tc>
        <w:tc>
          <w:tcPr>
            <w:tcW w:w="4500" w:type="dxa"/>
            <w:tcPrChange w:id="1079" w:author="김은수" w:date="2026-10-01T01:11:00Z">
              <w:tcPr>
                <w:tcW w:w="4500" w:type="dxa"/>
              </w:tcPr>
            </w:tcPrChange>
          </w:tcPr>
          <w:p w14:paraId="18F8A033"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1080" w:author="김은수" w:date="2026-09-30T15:44:00Z" w16du:dateUtc="2026-09-30T06:44:00Z"/>
              </w:rPr>
              <w:pPrChange w:id="1081"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1082" w:author="김은수" w:date="2026-09-30T15:44:00Z" w16du:dateUtc="2026-09-30T06:44:00Z">
              <w:r>
                <w:t>AGC 이득의 시간 변화</w:t>
              </w:r>
            </w:ins>
          </w:p>
        </w:tc>
      </w:tr>
      <w:tr w:rsidR="00697371" w14:paraId="3C6DF5F8" w14:textId="77777777">
        <w:trPr>
          <w:cantSplit/>
          <w:ins w:id="1083" w:author="김은수" w:date="2026-09-30T15:44:00Z"/>
          <w:trPrChange w:id="1084"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1085" w:author="김은수" w:date="2026-10-01T01:11:00Z">
              <w:tcPr>
                <w:tcW w:w="2250" w:type="dxa"/>
              </w:tcPr>
            </w:tcPrChange>
          </w:tcPr>
          <w:p w14:paraId="006369B4" w14:textId="77777777" w:rsidR="00697371" w:rsidRDefault="00220104">
            <w:pPr>
              <w:pStyle w:val="TDC7"/>
              <w:jc w:val="center"/>
              <w:rPr>
                <w:ins w:id="1086" w:author="김은수" w:date="2026-09-30T15:44:00Z" w16du:dateUtc="2026-09-30T06:44:00Z"/>
              </w:rPr>
              <w:pPrChange w:id="1087" w:author="김은수" w:date="2026-10-01T01:11:00Z">
                <w:pPr>
                  <w:spacing w:after="0" w:line="240" w:lineRule="auto"/>
                </w:pPr>
              </w:pPrChange>
            </w:pPr>
            <w:ins w:id="1088" w:author="김은수" w:date="2026-09-30T15:44:00Z" w16du:dateUtc="2026-09-30T06:44:00Z">
              <w:r>
                <w:t>SI-ID-CFX-002</w:t>
              </w:r>
            </w:ins>
          </w:p>
        </w:tc>
        <w:tc>
          <w:tcPr>
            <w:tcW w:w="2250" w:type="dxa"/>
            <w:tcPrChange w:id="1089" w:author="김은수" w:date="2026-10-01T01:11:00Z">
              <w:tcPr>
                <w:tcW w:w="2250" w:type="dxa"/>
              </w:tcPr>
            </w:tcPrChange>
          </w:tcPr>
          <w:p w14:paraId="00DAC74E"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1090" w:author="김은수" w:date="2026-09-30T15:44:00Z" w16du:dateUtc="2026-09-30T06:44:00Z"/>
              </w:rPr>
              <w:pPrChange w:id="1091"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1092" w:author="김은수" w:date="2026-09-30T15:44:00Z" w16du:dateUtc="2026-09-30T06:44:00Z">
              <w:r>
                <w:t>SU-ID-CFX-025</w:t>
              </w:r>
            </w:ins>
          </w:p>
        </w:tc>
        <w:tc>
          <w:tcPr>
            <w:tcW w:w="4500" w:type="dxa"/>
            <w:tcPrChange w:id="1093" w:author="김은수" w:date="2026-10-01T01:11:00Z">
              <w:tcPr>
                <w:tcW w:w="4500" w:type="dxa"/>
              </w:tcPr>
            </w:tcPrChange>
          </w:tcPr>
          <w:p w14:paraId="641CB58E"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1094" w:author="김은수" w:date="2026-09-30T15:44:00Z" w16du:dateUtc="2026-09-30T06:44:00Z"/>
              </w:rPr>
              <w:pPrChange w:id="1095"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1096" w:author="김은수" w:date="2026-09-30T15:44:00Z" w16du:dateUtc="2026-09-30T06:44:00Z">
              <w:r>
                <w:t>AGC 표본 이득 적용</w:t>
              </w:r>
            </w:ins>
          </w:p>
        </w:tc>
      </w:tr>
      <w:tr w:rsidR="00697371" w14:paraId="6B0EC1B9" w14:textId="77777777">
        <w:trPr>
          <w:cantSplit/>
          <w:ins w:id="1097" w:author="김은수" w:date="2026-09-30T15:44:00Z"/>
          <w:trPrChange w:id="1098"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1099" w:author="김은수" w:date="2026-10-01T01:11:00Z">
              <w:tcPr>
                <w:tcW w:w="2250" w:type="dxa"/>
              </w:tcPr>
            </w:tcPrChange>
          </w:tcPr>
          <w:p w14:paraId="61820109" w14:textId="77777777" w:rsidR="00697371" w:rsidRDefault="00220104">
            <w:pPr>
              <w:pStyle w:val="TDC7"/>
              <w:jc w:val="center"/>
              <w:rPr>
                <w:ins w:id="1100" w:author="김은수" w:date="2026-09-30T15:44:00Z" w16du:dateUtc="2026-09-30T06:44:00Z"/>
              </w:rPr>
              <w:pPrChange w:id="1101" w:author="김은수" w:date="2026-10-01T01:11:00Z">
                <w:pPr>
                  <w:spacing w:after="0" w:line="240" w:lineRule="auto"/>
                </w:pPr>
              </w:pPrChange>
            </w:pPr>
            <w:ins w:id="1102" w:author="김은수" w:date="2026-09-30T15:44:00Z" w16du:dateUtc="2026-09-30T06:44:00Z">
              <w:r>
                <w:t>SI-ID-CFX-002</w:t>
              </w:r>
            </w:ins>
          </w:p>
        </w:tc>
        <w:tc>
          <w:tcPr>
            <w:tcW w:w="2250" w:type="dxa"/>
            <w:tcPrChange w:id="1103" w:author="김은수" w:date="2026-10-01T01:11:00Z">
              <w:tcPr>
                <w:tcW w:w="2250" w:type="dxa"/>
              </w:tcPr>
            </w:tcPrChange>
          </w:tcPr>
          <w:p w14:paraId="536E9D38"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1104" w:author="김은수" w:date="2026-09-30T15:44:00Z" w16du:dateUtc="2026-09-30T06:44:00Z"/>
              </w:rPr>
              <w:pPrChange w:id="1105"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1106" w:author="김은수" w:date="2026-09-30T15:44:00Z" w16du:dateUtc="2026-09-30T06:44:00Z">
              <w:r>
                <w:t>SU-ID-CFX-026</w:t>
              </w:r>
            </w:ins>
          </w:p>
        </w:tc>
        <w:tc>
          <w:tcPr>
            <w:tcW w:w="4500" w:type="dxa"/>
            <w:tcPrChange w:id="1107" w:author="김은수" w:date="2026-10-01T01:11:00Z">
              <w:tcPr>
                <w:tcW w:w="4500" w:type="dxa"/>
              </w:tcPr>
            </w:tcPrChange>
          </w:tcPr>
          <w:p w14:paraId="55925D36"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1108" w:author="김은수" w:date="2026-09-30T15:44:00Z" w16du:dateUtc="2026-09-30T06:44:00Z"/>
              </w:rPr>
              <w:pPrChange w:id="1109"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1110" w:author="김은수" w:date="2026-09-30T15:44:00Z" w16du:dateUtc="2026-09-30T06:44:00Z">
              <w:r>
                <w:t>주파수 분석 입력 갱신</w:t>
              </w:r>
            </w:ins>
          </w:p>
        </w:tc>
      </w:tr>
      <w:tr w:rsidR="00697371" w14:paraId="66B7A00C" w14:textId="77777777">
        <w:trPr>
          <w:cantSplit/>
          <w:ins w:id="1111" w:author="김은수" w:date="2026-09-30T15:44:00Z"/>
          <w:trPrChange w:id="1112"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1113" w:author="김은수" w:date="2026-10-01T01:11:00Z">
              <w:tcPr>
                <w:tcW w:w="2250" w:type="dxa"/>
              </w:tcPr>
            </w:tcPrChange>
          </w:tcPr>
          <w:p w14:paraId="302ABFA2" w14:textId="77777777" w:rsidR="00697371" w:rsidRDefault="00220104">
            <w:pPr>
              <w:pStyle w:val="TDC7"/>
              <w:jc w:val="center"/>
              <w:rPr>
                <w:ins w:id="1114" w:author="김은수" w:date="2026-09-30T15:44:00Z" w16du:dateUtc="2026-09-30T06:44:00Z"/>
              </w:rPr>
              <w:pPrChange w:id="1115" w:author="김은수" w:date="2026-10-01T01:11:00Z">
                <w:pPr>
                  <w:spacing w:after="0" w:line="240" w:lineRule="auto"/>
                </w:pPr>
              </w:pPrChange>
            </w:pPr>
            <w:ins w:id="1116" w:author="김은수" w:date="2026-09-30T15:44:00Z" w16du:dateUtc="2026-09-30T06:44:00Z">
              <w:r>
                <w:t>SI-ID-CFX-002</w:t>
              </w:r>
            </w:ins>
          </w:p>
        </w:tc>
        <w:tc>
          <w:tcPr>
            <w:tcW w:w="2250" w:type="dxa"/>
            <w:tcPrChange w:id="1117" w:author="김은수" w:date="2026-10-01T01:11:00Z">
              <w:tcPr>
                <w:tcW w:w="2250" w:type="dxa"/>
              </w:tcPr>
            </w:tcPrChange>
          </w:tcPr>
          <w:p w14:paraId="73067334"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1118" w:author="김은수" w:date="2026-09-30T15:44:00Z" w16du:dateUtc="2026-09-30T06:44:00Z"/>
              </w:rPr>
              <w:pPrChange w:id="1119"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1120" w:author="김은수" w:date="2026-09-30T15:44:00Z" w16du:dateUtc="2026-09-30T06:44:00Z">
              <w:r>
                <w:t>SU-ID-CFX-027</w:t>
              </w:r>
            </w:ins>
          </w:p>
        </w:tc>
        <w:tc>
          <w:tcPr>
            <w:tcW w:w="4500" w:type="dxa"/>
            <w:tcPrChange w:id="1121" w:author="김은수" w:date="2026-10-01T01:11:00Z">
              <w:tcPr>
                <w:tcW w:w="4500" w:type="dxa"/>
              </w:tcPr>
            </w:tcPrChange>
          </w:tcPr>
          <w:p w14:paraId="597E8B6C"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1122" w:author="김은수" w:date="2026-09-30T15:44:00Z" w16du:dateUtc="2026-09-30T06:44:00Z"/>
              </w:rPr>
              <w:pPrChange w:id="1123"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1124" w:author="김은수" w:date="2026-09-30T15:44:00Z" w16du:dateUtc="2026-09-30T06:44:00Z">
              <w:r>
                <w:t>FFT 대역 인덱스 읽기</w:t>
              </w:r>
            </w:ins>
          </w:p>
        </w:tc>
      </w:tr>
      <w:tr w:rsidR="00697371" w14:paraId="70D74149" w14:textId="77777777">
        <w:trPr>
          <w:cantSplit/>
          <w:ins w:id="1125" w:author="김은수" w:date="2026-09-30T15:44:00Z"/>
          <w:trPrChange w:id="1126"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1127" w:author="김은수" w:date="2026-10-01T01:11:00Z">
              <w:tcPr>
                <w:tcW w:w="2250" w:type="dxa"/>
              </w:tcPr>
            </w:tcPrChange>
          </w:tcPr>
          <w:p w14:paraId="2D83E931" w14:textId="77777777" w:rsidR="00697371" w:rsidRDefault="00220104">
            <w:pPr>
              <w:pStyle w:val="TDC7"/>
              <w:jc w:val="center"/>
              <w:rPr>
                <w:ins w:id="1128" w:author="김은수" w:date="2026-09-30T15:44:00Z" w16du:dateUtc="2026-09-30T06:44:00Z"/>
              </w:rPr>
              <w:pPrChange w:id="1129" w:author="김은수" w:date="2026-10-01T01:11:00Z">
                <w:pPr>
                  <w:spacing w:after="0" w:line="240" w:lineRule="auto"/>
                </w:pPr>
              </w:pPrChange>
            </w:pPr>
            <w:ins w:id="1130" w:author="김은수" w:date="2026-09-30T15:44:00Z" w16du:dateUtc="2026-09-30T06:44:00Z">
              <w:r>
                <w:t>SI-ID-CFX-002</w:t>
              </w:r>
            </w:ins>
          </w:p>
        </w:tc>
        <w:tc>
          <w:tcPr>
            <w:tcW w:w="2250" w:type="dxa"/>
            <w:tcPrChange w:id="1131" w:author="김은수" w:date="2026-10-01T01:11:00Z">
              <w:tcPr>
                <w:tcW w:w="2250" w:type="dxa"/>
              </w:tcPr>
            </w:tcPrChange>
          </w:tcPr>
          <w:p w14:paraId="3895C7CE"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1132" w:author="김은수" w:date="2026-09-30T15:44:00Z" w16du:dateUtc="2026-09-30T06:44:00Z"/>
              </w:rPr>
              <w:pPrChange w:id="1133"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1134" w:author="김은수" w:date="2026-09-30T15:44:00Z" w16du:dateUtc="2026-09-30T06:44:00Z">
              <w:r>
                <w:t>SU-ID-CFX-028</w:t>
              </w:r>
            </w:ins>
          </w:p>
        </w:tc>
        <w:tc>
          <w:tcPr>
            <w:tcW w:w="4500" w:type="dxa"/>
            <w:tcPrChange w:id="1135" w:author="김은수" w:date="2026-10-01T01:11:00Z">
              <w:tcPr>
                <w:tcW w:w="4500" w:type="dxa"/>
              </w:tcPr>
            </w:tcPrChange>
          </w:tcPr>
          <w:p w14:paraId="651EFCDB"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1136" w:author="김은수" w:date="2026-09-30T15:44:00Z" w16du:dateUtc="2026-09-30T06:44:00Z"/>
              </w:rPr>
              <w:pPrChange w:id="1137"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1138" w:author="김은수" w:date="2026-09-30T15:44:00Z" w16du:dateUtc="2026-09-30T06:44:00Z">
              <w:r>
                <w:t>대역별 대표값 및 크기 보상</w:t>
              </w:r>
            </w:ins>
          </w:p>
        </w:tc>
      </w:tr>
      <w:tr w:rsidR="00697371" w14:paraId="4E8E7376" w14:textId="77777777">
        <w:trPr>
          <w:cantSplit/>
          <w:ins w:id="1139" w:author="김은수" w:date="2026-09-30T15:44:00Z"/>
          <w:trPrChange w:id="1140"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1141" w:author="김은수" w:date="2026-10-01T01:11:00Z">
              <w:tcPr>
                <w:tcW w:w="2250" w:type="dxa"/>
              </w:tcPr>
            </w:tcPrChange>
          </w:tcPr>
          <w:p w14:paraId="0CF084A9" w14:textId="77777777" w:rsidR="00697371" w:rsidRDefault="00220104">
            <w:pPr>
              <w:pStyle w:val="TDC7"/>
              <w:jc w:val="center"/>
              <w:rPr>
                <w:ins w:id="1142" w:author="김은수" w:date="2026-09-30T15:44:00Z" w16du:dateUtc="2026-09-30T06:44:00Z"/>
              </w:rPr>
              <w:pPrChange w:id="1143" w:author="김은수" w:date="2026-10-01T01:11:00Z">
                <w:pPr>
                  <w:spacing w:after="0" w:line="240" w:lineRule="auto"/>
                </w:pPr>
              </w:pPrChange>
            </w:pPr>
            <w:ins w:id="1144" w:author="김은수" w:date="2026-09-30T15:44:00Z" w16du:dateUtc="2026-09-30T06:44:00Z">
              <w:r>
                <w:t>SI-ID-CFX-002</w:t>
              </w:r>
            </w:ins>
          </w:p>
        </w:tc>
        <w:tc>
          <w:tcPr>
            <w:tcW w:w="2250" w:type="dxa"/>
            <w:tcPrChange w:id="1145" w:author="김은수" w:date="2026-10-01T01:11:00Z">
              <w:tcPr>
                <w:tcW w:w="2250" w:type="dxa"/>
              </w:tcPr>
            </w:tcPrChange>
          </w:tcPr>
          <w:p w14:paraId="021DF3AE"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1146" w:author="김은수" w:date="2026-09-30T15:44:00Z" w16du:dateUtc="2026-09-30T06:44:00Z"/>
              </w:rPr>
              <w:pPrChange w:id="1147"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1148" w:author="김은수" w:date="2026-09-30T15:44:00Z" w16du:dateUtc="2026-09-30T06:44:00Z">
              <w:r>
                <w:t>SU-ID-CFX-029</w:t>
              </w:r>
            </w:ins>
          </w:p>
        </w:tc>
        <w:tc>
          <w:tcPr>
            <w:tcW w:w="4500" w:type="dxa"/>
            <w:tcPrChange w:id="1149" w:author="김은수" w:date="2026-10-01T01:11:00Z">
              <w:tcPr>
                <w:tcW w:w="4500" w:type="dxa"/>
              </w:tcPr>
            </w:tcPrChange>
          </w:tcPr>
          <w:p w14:paraId="521A1B19"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1150" w:author="김은수" w:date="2026-09-30T15:44:00Z" w16du:dateUtc="2026-09-30T06:44:00Z"/>
              </w:rPr>
              <w:pPrChange w:id="1151"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1152" w:author="김은수" w:date="2026-09-30T15:44:00Z" w16du:dateUtc="2026-09-30T06:44:00Z">
              <w:r>
                <w:t>CM3 계산 T/C 값 수신</w:t>
              </w:r>
            </w:ins>
          </w:p>
        </w:tc>
      </w:tr>
      <w:tr w:rsidR="00697371" w14:paraId="132CD773" w14:textId="77777777">
        <w:trPr>
          <w:cantSplit/>
          <w:ins w:id="1153" w:author="김은수" w:date="2026-09-30T15:44:00Z"/>
          <w:trPrChange w:id="1154"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1155" w:author="김은수" w:date="2026-10-01T01:11:00Z">
              <w:tcPr>
                <w:tcW w:w="2250" w:type="dxa"/>
              </w:tcPr>
            </w:tcPrChange>
          </w:tcPr>
          <w:p w14:paraId="49F05D7E" w14:textId="77777777" w:rsidR="00697371" w:rsidRDefault="00220104">
            <w:pPr>
              <w:pStyle w:val="TDC7"/>
              <w:jc w:val="center"/>
              <w:rPr>
                <w:ins w:id="1156" w:author="김은수" w:date="2026-09-30T15:44:00Z" w16du:dateUtc="2026-09-30T06:44:00Z"/>
              </w:rPr>
              <w:pPrChange w:id="1157" w:author="김은수" w:date="2026-10-01T01:11:00Z">
                <w:pPr>
                  <w:spacing w:after="0" w:line="240" w:lineRule="auto"/>
                </w:pPr>
              </w:pPrChange>
            </w:pPr>
            <w:ins w:id="1158" w:author="김은수" w:date="2026-09-30T15:44:00Z" w16du:dateUtc="2026-09-30T06:44:00Z">
              <w:r>
                <w:t>SI-ID-CFX-002</w:t>
              </w:r>
            </w:ins>
          </w:p>
        </w:tc>
        <w:tc>
          <w:tcPr>
            <w:tcW w:w="2250" w:type="dxa"/>
            <w:tcPrChange w:id="1159" w:author="김은수" w:date="2026-10-01T01:11:00Z">
              <w:tcPr>
                <w:tcW w:w="2250" w:type="dxa"/>
              </w:tcPr>
            </w:tcPrChange>
          </w:tcPr>
          <w:p w14:paraId="253F8CA2"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1160" w:author="김은수" w:date="2026-09-30T15:44:00Z" w16du:dateUtc="2026-09-30T06:44:00Z"/>
              </w:rPr>
              <w:pPrChange w:id="1161"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1162" w:author="김은수" w:date="2026-09-30T15:44:00Z" w16du:dateUtc="2026-09-30T06:44:00Z">
              <w:r>
                <w:t>SU-ID-CFX-030</w:t>
              </w:r>
            </w:ins>
          </w:p>
        </w:tc>
        <w:tc>
          <w:tcPr>
            <w:tcW w:w="4500" w:type="dxa"/>
            <w:tcPrChange w:id="1163" w:author="김은수" w:date="2026-10-01T01:11:00Z">
              <w:tcPr>
                <w:tcW w:w="4500" w:type="dxa"/>
              </w:tcPr>
            </w:tcPrChange>
          </w:tcPr>
          <w:p w14:paraId="1202DEDF"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1164" w:author="김은수" w:date="2026-09-30T15:44:00Z" w16du:dateUtc="2026-09-30T06:44:00Z"/>
              </w:rPr>
              <w:pPrChange w:id="1165"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1166" w:author="김은수" w:date="2026-09-30T15:44:00Z" w16du:dateUtc="2026-09-30T06:44:00Z">
              <w:r>
                <w:t>자극 볼륨에 따른 C 값 계산</w:t>
              </w:r>
            </w:ins>
          </w:p>
        </w:tc>
      </w:tr>
      <w:tr w:rsidR="00697371" w14:paraId="5E03DC2E" w14:textId="77777777">
        <w:trPr>
          <w:cantSplit/>
          <w:ins w:id="1167" w:author="김은수" w:date="2026-09-30T15:44:00Z"/>
          <w:trPrChange w:id="1168"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1169" w:author="김은수" w:date="2026-10-01T01:11:00Z">
              <w:tcPr>
                <w:tcW w:w="2250" w:type="dxa"/>
              </w:tcPr>
            </w:tcPrChange>
          </w:tcPr>
          <w:p w14:paraId="3A52005D" w14:textId="77777777" w:rsidR="00697371" w:rsidRDefault="00220104">
            <w:pPr>
              <w:pStyle w:val="TDC7"/>
              <w:jc w:val="center"/>
              <w:rPr>
                <w:ins w:id="1170" w:author="김은수" w:date="2026-09-30T15:44:00Z" w16du:dateUtc="2026-09-30T06:44:00Z"/>
              </w:rPr>
              <w:pPrChange w:id="1171" w:author="김은수" w:date="2026-10-01T01:11:00Z">
                <w:pPr>
                  <w:spacing w:after="0" w:line="240" w:lineRule="auto"/>
                </w:pPr>
              </w:pPrChange>
            </w:pPr>
            <w:ins w:id="1172" w:author="김은수" w:date="2026-09-30T15:44:00Z" w16du:dateUtc="2026-09-30T06:44:00Z">
              <w:r>
                <w:t>SI-ID-CFX-002</w:t>
              </w:r>
            </w:ins>
          </w:p>
        </w:tc>
        <w:tc>
          <w:tcPr>
            <w:tcW w:w="2250" w:type="dxa"/>
            <w:tcPrChange w:id="1173" w:author="김은수" w:date="2026-10-01T01:11:00Z">
              <w:tcPr>
                <w:tcW w:w="2250" w:type="dxa"/>
              </w:tcPr>
            </w:tcPrChange>
          </w:tcPr>
          <w:p w14:paraId="76E4C25A"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1174" w:author="김은수" w:date="2026-09-30T15:44:00Z" w16du:dateUtc="2026-09-30T06:44:00Z"/>
              </w:rPr>
              <w:pPrChange w:id="1175"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1176" w:author="김은수" w:date="2026-09-30T15:44:00Z" w16du:dateUtc="2026-09-30T06:44:00Z">
              <w:r>
                <w:t>SU-ID-CFX-031</w:t>
              </w:r>
            </w:ins>
          </w:p>
        </w:tc>
        <w:tc>
          <w:tcPr>
            <w:tcW w:w="4500" w:type="dxa"/>
            <w:tcPrChange w:id="1177" w:author="김은수" w:date="2026-10-01T01:11:00Z">
              <w:tcPr>
                <w:tcW w:w="4500" w:type="dxa"/>
              </w:tcPr>
            </w:tcPrChange>
          </w:tcPr>
          <w:p w14:paraId="4100FD57"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1178" w:author="김은수" w:date="2026-09-30T15:44:00Z" w16du:dateUtc="2026-09-30T06:44:00Z"/>
              </w:rPr>
              <w:pPrChange w:id="1179"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1180" w:author="김은수" w:date="2026-09-30T15:44:00Z" w16du:dateUtc="2026-09-30T06:44:00Z">
              <w:r>
                <w:t>비선형 매핑 계수 계산</w:t>
              </w:r>
            </w:ins>
          </w:p>
        </w:tc>
      </w:tr>
      <w:tr w:rsidR="00697371" w14:paraId="4FE0C142" w14:textId="77777777">
        <w:trPr>
          <w:cantSplit/>
          <w:ins w:id="1181" w:author="김은수" w:date="2026-09-30T15:44:00Z"/>
          <w:trPrChange w:id="1182"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1183" w:author="김은수" w:date="2026-10-01T01:11:00Z">
              <w:tcPr>
                <w:tcW w:w="2250" w:type="dxa"/>
              </w:tcPr>
            </w:tcPrChange>
          </w:tcPr>
          <w:p w14:paraId="5522A7ED" w14:textId="77777777" w:rsidR="00697371" w:rsidRDefault="00220104">
            <w:pPr>
              <w:pStyle w:val="TDC7"/>
              <w:jc w:val="center"/>
              <w:rPr>
                <w:ins w:id="1184" w:author="김은수" w:date="2026-09-30T15:44:00Z" w16du:dateUtc="2026-09-30T06:44:00Z"/>
              </w:rPr>
              <w:pPrChange w:id="1185" w:author="김은수" w:date="2026-10-01T01:11:00Z">
                <w:pPr>
                  <w:spacing w:after="0" w:line="240" w:lineRule="auto"/>
                </w:pPr>
              </w:pPrChange>
            </w:pPr>
            <w:ins w:id="1186" w:author="김은수" w:date="2026-09-30T15:44:00Z" w16du:dateUtc="2026-09-30T06:44:00Z">
              <w:r>
                <w:lastRenderedPageBreak/>
                <w:t>SI-ID-CFX-002</w:t>
              </w:r>
            </w:ins>
          </w:p>
        </w:tc>
        <w:tc>
          <w:tcPr>
            <w:tcW w:w="2250" w:type="dxa"/>
            <w:tcPrChange w:id="1187" w:author="김은수" w:date="2026-10-01T01:11:00Z">
              <w:tcPr>
                <w:tcW w:w="2250" w:type="dxa"/>
              </w:tcPr>
            </w:tcPrChange>
          </w:tcPr>
          <w:p w14:paraId="2D91196C"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1188" w:author="김은수" w:date="2026-09-30T15:44:00Z" w16du:dateUtc="2026-09-30T06:44:00Z"/>
              </w:rPr>
              <w:pPrChange w:id="1189"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1190" w:author="김은수" w:date="2026-09-30T15:44:00Z" w16du:dateUtc="2026-09-30T06:44:00Z">
              <w:r>
                <w:t>SU-ID-CFX-032</w:t>
              </w:r>
            </w:ins>
          </w:p>
        </w:tc>
        <w:tc>
          <w:tcPr>
            <w:tcW w:w="4500" w:type="dxa"/>
            <w:tcPrChange w:id="1191" w:author="김은수" w:date="2026-10-01T01:11:00Z">
              <w:tcPr>
                <w:tcW w:w="4500" w:type="dxa"/>
              </w:tcPr>
            </w:tcPrChange>
          </w:tcPr>
          <w:p w14:paraId="32891469"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1192" w:author="김은수" w:date="2026-09-30T15:44:00Z" w16du:dateUtc="2026-09-30T06:44:00Z"/>
              </w:rPr>
              <w:pPrChange w:id="1193"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1194" w:author="김은수" w:date="2026-09-30T15:44:00Z" w16du:dateUtc="2026-09-30T06:44:00Z">
              <w:r>
                <w:t>비선형 매핑과 T 이하 묵음</w:t>
              </w:r>
            </w:ins>
          </w:p>
        </w:tc>
      </w:tr>
      <w:tr w:rsidR="00697371" w14:paraId="20C7E99D" w14:textId="77777777">
        <w:trPr>
          <w:cantSplit/>
          <w:ins w:id="1195" w:author="김은수" w:date="2026-09-30T15:44:00Z"/>
          <w:trPrChange w:id="1196"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1197" w:author="김은수" w:date="2026-10-01T01:11:00Z">
              <w:tcPr>
                <w:tcW w:w="2250" w:type="dxa"/>
              </w:tcPr>
            </w:tcPrChange>
          </w:tcPr>
          <w:p w14:paraId="7C62D4E5" w14:textId="77777777" w:rsidR="00697371" w:rsidRDefault="00220104">
            <w:pPr>
              <w:pStyle w:val="TDC7"/>
              <w:jc w:val="center"/>
              <w:rPr>
                <w:ins w:id="1198" w:author="김은수" w:date="2026-09-30T15:44:00Z" w16du:dateUtc="2026-09-30T06:44:00Z"/>
              </w:rPr>
              <w:pPrChange w:id="1199" w:author="김은수" w:date="2026-10-01T01:11:00Z">
                <w:pPr>
                  <w:spacing w:after="0" w:line="240" w:lineRule="auto"/>
                </w:pPr>
              </w:pPrChange>
            </w:pPr>
            <w:ins w:id="1200" w:author="김은수" w:date="2026-09-30T15:44:00Z" w16du:dateUtc="2026-09-30T06:44:00Z">
              <w:r>
                <w:t>SI-ID-CFX-002</w:t>
              </w:r>
            </w:ins>
          </w:p>
        </w:tc>
        <w:tc>
          <w:tcPr>
            <w:tcW w:w="2250" w:type="dxa"/>
            <w:tcPrChange w:id="1201" w:author="김은수" w:date="2026-10-01T01:11:00Z">
              <w:tcPr>
                <w:tcW w:w="2250" w:type="dxa"/>
              </w:tcPr>
            </w:tcPrChange>
          </w:tcPr>
          <w:p w14:paraId="768E3FD0"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1202" w:author="김은수" w:date="2026-09-30T15:44:00Z" w16du:dateUtc="2026-09-30T06:44:00Z"/>
              </w:rPr>
              <w:pPrChange w:id="1203"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1204" w:author="김은수" w:date="2026-09-30T15:44:00Z" w16du:dateUtc="2026-09-30T06:44:00Z">
              <w:r>
                <w:t>SU-ID-CFX-033</w:t>
              </w:r>
            </w:ins>
          </w:p>
        </w:tc>
        <w:tc>
          <w:tcPr>
            <w:tcW w:w="4500" w:type="dxa"/>
            <w:tcPrChange w:id="1205" w:author="김은수" w:date="2026-10-01T01:11:00Z">
              <w:tcPr>
                <w:tcW w:w="4500" w:type="dxa"/>
              </w:tcPr>
            </w:tcPrChange>
          </w:tcPr>
          <w:p w14:paraId="4A32FAAF"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1206" w:author="김은수" w:date="2026-09-30T15:44:00Z" w16du:dateUtc="2026-09-30T06:44:00Z"/>
              </w:rPr>
              <w:pPrChange w:id="1207"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1208" w:author="김은수" w:date="2026-09-30T15:44:00Z" w16du:dateUtc="2026-09-30T06:44:00Z">
              <w:r>
                <w:t>CIS 전략과 전략 선택</w:t>
              </w:r>
            </w:ins>
          </w:p>
        </w:tc>
      </w:tr>
      <w:tr w:rsidR="00697371" w14:paraId="16435CE8" w14:textId="77777777">
        <w:trPr>
          <w:cantSplit/>
          <w:ins w:id="1209" w:author="김은수" w:date="2026-09-30T15:44:00Z"/>
          <w:trPrChange w:id="1210"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1211" w:author="김은수" w:date="2026-10-01T01:11:00Z">
              <w:tcPr>
                <w:tcW w:w="2250" w:type="dxa"/>
              </w:tcPr>
            </w:tcPrChange>
          </w:tcPr>
          <w:p w14:paraId="3059DDF0" w14:textId="77777777" w:rsidR="00697371" w:rsidRDefault="00220104">
            <w:pPr>
              <w:pStyle w:val="TDC7"/>
              <w:jc w:val="center"/>
              <w:rPr>
                <w:ins w:id="1212" w:author="김은수" w:date="2026-09-30T15:44:00Z" w16du:dateUtc="2026-09-30T06:44:00Z"/>
              </w:rPr>
              <w:pPrChange w:id="1213" w:author="김은수" w:date="2026-10-01T01:11:00Z">
                <w:pPr>
                  <w:spacing w:after="0" w:line="240" w:lineRule="auto"/>
                </w:pPr>
              </w:pPrChange>
            </w:pPr>
            <w:ins w:id="1214" w:author="김은수" w:date="2026-09-30T15:44:00Z" w16du:dateUtc="2026-09-30T06:44:00Z">
              <w:r>
                <w:t>SI-ID-CFX-002</w:t>
              </w:r>
            </w:ins>
          </w:p>
        </w:tc>
        <w:tc>
          <w:tcPr>
            <w:tcW w:w="2250" w:type="dxa"/>
            <w:tcPrChange w:id="1215" w:author="김은수" w:date="2026-10-01T01:11:00Z">
              <w:tcPr>
                <w:tcW w:w="2250" w:type="dxa"/>
              </w:tcPr>
            </w:tcPrChange>
          </w:tcPr>
          <w:p w14:paraId="02A418FB"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1216" w:author="김은수" w:date="2026-09-30T15:44:00Z" w16du:dateUtc="2026-09-30T06:44:00Z"/>
              </w:rPr>
              <w:pPrChange w:id="1217"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1218" w:author="김은수" w:date="2026-09-30T15:44:00Z" w16du:dateUtc="2026-09-30T06:44:00Z">
              <w:r>
                <w:t>SU-ID-CFX-034</w:t>
              </w:r>
            </w:ins>
          </w:p>
        </w:tc>
        <w:tc>
          <w:tcPr>
            <w:tcW w:w="4500" w:type="dxa"/>
            <w:tcPrChange w:id="1219" w:author="김은수" w:date="2026-10-01T01:11:00Z">
              <w:tcPr>
                <w:tcW w:w="4500" w:type="dxa"/>
              </w:tcPr>
            </w:tcPrChange>
          </w:tcPr>
          <w:p w14:paraId="6C5F1206"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1220" w:author="김은수" w:date="2026-09-30T15:44:00Z" w16du:dateUtc="2026-09-30T06:44:00Z"/>
              </w:rPr>
              <w:pPrChange w:id="1221"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1222" w:author="김은수" w:date="2026-09-30T15:44:00Z" w16du:dateUtc="2026-09-30T06:44:00Z">
              <w:r>
                <w:t>NofM 대역 선택</w:t>
              </w:r>
            </w:ins>
          </w:p>
        </w:tc>
      </w:tr>
      <w:tr w:rsidR="00697371" w14:paraId="1603EF05" w14:textId="77777777">
        <w:trPr>
          <w:cantSplit/>
          <w:ins w:id="1223" w:author="김은수" w:date="2026-09-30T15:44:00Z"/>
          <w:trPrChange w:id="1224"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1225" w:author="김은수" w:date="2026-10-01T01:11:00Z">
              <w:tcPr>
                <w:tcW w:w="2250" w:type="dxa"/>
              </w:tcPr>
            </w:tcPrChange>
          </w:tcPr>
          <w:p w14:paraId="314FE9E7" w14:textId="77777777" w:rsidR="00697371" w:rsidRDefault="00220104">
            <w:pPr>
              <w:pStyle w:val="TDC7"/>
              <w:jc w:val="center"/>
              <w:rPr>
                <w:ins w:id="1226" w:author="김은수" w:date="2026-09-30T15:44:00Z" w16du:dateUtc="2026-09-30T06:44:00Z"/>
              </w:rPr>
              <w:pPrChange w:id="1227" w:author="김은수" w:date="2026-10-01T01:11:00Z">
                <w:pPr>
                  <w:spacing w:after="0" w:line="240" w:lineRule="auto"/>
                </w:pPr>
              </w:pPrChange>
            </w:pPr>
            <w:ins w:id="1228" w:author="김은수" w:date="2026-09-30T15:44:00Z" w16du:dateUtc="2026-09-30T06:44:00Z">
              <w:r>
                <w:t>SI-ID-CFX-002</w:t>
              </w:r>
            </w:ins>
          </w:p>
        </w:tc>
        <w:tc>
          <w:tcPr>
            <w:tcW w:w="2250" w:type="dxa"/>
            <w:tcPrChange w:id="1229" w:author="김은수" w:date="2026-10-01T01:11:00Z">
              <w:tcPr>
                <w:tcW w:w="2250" w:type="dxa"/>
              </w:tcPr>
            </w:tcPrChange>
          </w:tcPr>
          <w:p w14:paraId="61CD108B"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1230" w:author="김은수" w:date="2026-09-30T15:44:00Z" w16du:dateUtc="2026-09-30T06:44:00Z"/>
              </w:rPr>
              <w:pPrChange w:id="1231"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1232" w:author="김은수" w:date="2026-09-30T15:44:00Z" w16du:dateUtc="2026-09-30T06:44:00Z">
              <w:r>
                <w:t>SU-ID-CFX-035</w:t>
              </w:r>
            </w:ins>
          </w:p>
        </w:tc>
        <w:tc>
          <w:tcPr>
            <w:tcW w:w="4500" w:type="dxa"/>
            <w:tcPrChange w:id="1233" w:author="김은수" w:date="2026-10-01T01:11:00Z">
              <w:tcPr>
                <w:tcW w:w="4500" w:type="dxa"/>
              </w:tcPr>
            </w:tcPrChange>
          </w:tcPr>
          <w:p w14:paraId="1300853B"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1234" w:author="김은수" w:date="2026-09-30T15:44:00Z" w16du:dateUtc="2026-09-30T06:44:00Z"/>
              </w:rPr>
              <w:pPrChange w:id="1235"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1236" w:author="김은수" w:date="2026-09-30T15:44:00Z" w16du:dateUtc="2026-09-30T06:44:00Z">
              <w:r>
                <w:t>NofM 선택 대역 교차 배치</w:t>
              </w:r>
            </w:ins>
          </w:p>
        </w:tc>
      </w:tr>
      <w:tr w:rsidR="00697371" w14:paraId="0ACC1E18" w14:textId="77777777">
        <w:trPr>
          <w:cantSplit/>
          <w:ins w:id="1237" w:author="김은수" w:date="2026-09-30T15:44:00Z"/>
          <w:trPrChange w:id="1238"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1239" w:author="김은수" w:date="2026-10-01T01:11:00Z">
              <w:tcPr>
                <w:tcW w:w="2250" w:type="dxa"/>
              </w:tcPr>
            </w:tcPrChange>
          </w:tcPr>
          <w:p w14:paraId="2FF54A57" w14:textId="77777777" w:rsidR="00697371" w:rsidRDefault="00220104">
            <w:pPr>
              <w:pStyle w:val="TDC7"/>
              <w:jc w:val="center"/>
              <w:rPr>
                <w:ins w:id="1240" w:author="김은수" w:date="2026-09-30T15:44:00Z" w16du:dateUtc="2026-09-30T06:44:00Z"/>
              </w:rPr>
              <w:pPrChange w:id="1241" w:author="김은수" w:date="2026-10-01T01:11:00Z">
                <w:pPr>
                  <w:spacing w:after="0" w:line="240" w:lineRule="auto"/>
                </w:pPr>
              </w:pPrChange>
            </w:pPr>
            <w:ins w:id="1242" w:author="김은수" w:date="2026-09-30T15:44:00Z" w16du:dateUtc="2026-09-30T06:44:00Z">
              <w:r>
                <w:t>SI-ID-CFX-003</w:t>
              </w:r>
            </w:ins>
          </w:p>
        </w:tc>
        <w:tc>
          <w:tcPr>
            <w:tcW w:w="2250" w:type="dxa"/>
            <w:tcPrChange w:id="1243" w:author="김은수" w:date="2026-10-01T01:11:00Z">
              <w:tcPr>
                <w:tcW w:w="2250" w:type="dxa"/>
              </w:tcPr>
            </w:tcPrChange>
          </w:tcPr>
          <w:p w14:paraId="7031B5EF"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1244" w:author="김은수" w:date="2026-09-30T15:44:00Z" w16du:dateUtc="2026-09-30T06:44:00Z"/>
              </w:rPr>
              <w:pPrChange w:id="1245"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1246" w:author="김은수" w:date="2026-09-30T15:44:00Z" w16du:dateUtc="2026-09-30T06:44:00Z">
              <w:r>
                <w:t>SU-ID-CFX-036</w:t>
              </w:r>
            </w:ins>
          </w:p>
        </w:tc>
        <w:tc>
          <w:tcPr>
            <w:tcW w:w="4500" w:type="dxa"/>
            <w:tcPrChange w:id="1247" w:author="김은수" w:date="2026-10-01T01:11:00Z">
              <w:tcPr>
                <w:tcW w:w="4500" w:type="dxa"/>
              </w:tcPr>
            </w:tcPrChange>
          </w:tcPr>
          <w:p w14:paraId="3E1D72DB"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1248" w:author="김은수" w:date="2026-09-30T15:44:00Z" w16du:dateUtc="2026-09-30T06:44:00Z"/>
              </w:rPr>
              <w:pPrChange w:id="1249"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1250" w:author="김은수" w:date="2026-09-30T15:44:00Z" w16du:dateUtc="2026-09-30T06:44:00Z">
              <w:r>
                <w:t>자극 패킷 헤더 구성</w:t>
              </w:r>
            </w:ins>
          </w:p>
        </w:tc>
      </w:tr>
      <w:tr w:rsidR="00697371" w14:paraId="7E2F67C5" w14:textId="77777777">
        <w:trPr>
          <w:cantSplit/>
          <w:ins w:id="1251" w:author="김은수" w:date="2026-09-30T15:44:00Z"/>
          <w:trPrChange w:id="1252"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1253" w:author="김은수" w:date="2026-10-01T01:11:00Z">
              <w:tcPr>
                <w:tcW w:w="2250" w:type="dxa"/>
              </w:tcPr>
            </w:tcPrChange>
          </w:tcPr>
          <w:p w14:paraId="53AB2CB9" w14:textId="77777777" w:rsidR="00697371" w:rsidRDefault="00220104">
            <w:pPr>
              <w:pStyle w:val="TDC7"/>
              <w:jc w:val="center"/>
              <w:rPr>
                <w:ins w:id="1254" w:author="김은수" w:date="2026-09-30T15:44:00Z" w16du:dateUtc="2026-09-30T06:44:00Z"/>
              </w:rPr>
              <w:pPrChange w:id="1255" w:author="김은수" w:date="2026-10-01T01:11:00Z">
                <w:pPr>
                  <w:spacing w:after="0" w:line="240" w:lineRule="auto"/>
                </w:pPr>
              </w:pPrChange>
            </w:pPr>
            <w:ins w:id="1256" w:author="김은수" w:date="2026-09-30T15:44:00Z" w16du:dateUtc="2026-09-30T06:44:00Z">
              <w:r>
                <w:t>SI-ID-CFX-003</w:t>
              </w:r>
            </w:ins>
          </w:p>
        </w:tc>
        <w:tc>
          <w:tcPr>
            <w:tcW w:w="2250" w:type="dxa"/>
            <w:tcPrChange w:id="1257" w:author="김은수" w:date="2026-10-01T01:11:00Z">
              <w:tcPr>
                <w:tcW w:w="2250" w:type="dxa"/>
              </w:tcPr>
            </w:tcPrChange>
          </w:tcPr>
          <w:p w14:paraId="68DFA346"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1258" w:author="김은수" w:date="2026-09-30T15:44:00Z" w16du:dateUtc="2026-09-30T06:44:00Z"/>
              </w:rPr>
              <w:pPrChange w:id="1259"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1260" w:author="김은수" w:date="2026-09-30T15:44:00Z" w16du:dateUtc="2026-09-30T06:44:00Z">
              <w:r>
                <w:t>SU-ID-CFX-037</w:t>
              </w:r>
            </w:ins>
          </w:p>
        </w:tc>
        <w:tc>
          <w:tcPr>
            <w:tcW w:w="4500" w:type="dxa"/>
            <w:tcPrChange w:id="1261" w:author="김은수" w:date="2026-10-01T01:11:00Z">
              <w:tcPr>
                <w:tcW w:w="4500" w:type="dxa"/>
              </w:tcPr>
            </w:tcPrChange>
          </w:tcPr>
          <w:p w14:paraId="6687AE1C"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1262" w:author="김은수" w:date="2026-09-30T15:44:00Z" w16du:dateUtc="2026-09-30T06:44:00Z"/>
              </w:rPr>
              <w:pPrChange w:id="1263"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1264" w:author="김은수" w:date="2026-09-30T15:44:00Z" w16du:dateUtc="2026-09-30T06:44:00Z">
              <w:r>
                <w:t>NofM 패킷 구성과 분할 출력</w:t>
              </w:r>
            </w:ins>
          </w:p>
        </w:tc>
      </w:tr>
      <w:tr w:rsidR="00697371" w14:paraId="1B901DC7" w14:textId="77777777">
        <w:trPr>
          <w:cantSplit/>
          <w:ins w:id="1265" w:author="김은수" w:date="2026-09-30T15:44:00Z"/>
          <w:trPrChange w:id="1266"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1267" w:author="김은수" w:date="2026-10-01T01:11:00Z">
              <w:tcPr>
                <w:tcW w:w="2250" w:type="dxa"/>
              </w:tcPr>
            </w:tcPrChange>
          </w:tcPr>
          <w:p w14:paraId="7BACFD94" w14:textId="77777777" w:rsidR="00697371" w:rsidRDefault="00220104">
            <w:pPr>
              <w:pStyle w:val="TDC7"/>
              <w:jc w:val="center"/>
              <w:rPr>
                <w:ins w:id="1268" w:author="김은수" w:date="2026-09-30T15:44:00Z" w16du:dateUtc="2026-09-30T06:44:00Z"/>
              </w:rPr>
              <w:pPrChange w:id="1269" w:author="김은수" w:date="2026-10-01T01:11:00Z">
                <w:pPr>
                  <w:spacing w:after="0" w:line="240" w:lineRule="auto"/>
                </w:pPr>
              </w:pPrChange>
            </w:pPr>
            <w:ins w:id="1270" w:author="김은수" w:date="2026-09-30T15:44:00Z" w16du:dateUtc="2026-09-30T06:44:00Z">
              <w:r>
                <w:t>SI-ID-CFX-003</w:t>
              </w:r>
            </w:ins>
          </w:p>
        </w:tc>
        <w:tc>
          <w:tcPr>
            <w:tcW w:w="2250" w:type="dxa"/>
            <w:tcPrChange w:id="1271" w:author="김은수" w:date="2026-10-01T01:11:00Z">
              <w:tcPr>
                <w:tcW w:w="2250" w:type="dxa"/>
              </w:tcPr>
            </w:tcPrChange>
          </w:tcPr>
          <w:p w14:paraId="36891146"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1272" w:author="김은수" w:date="2026-09-30T15:44:00Z" w16du:dateUtc="2026-09-30T06:44:00Z"/>
              </w:rPr>
              <w:pPrChange w:id="1273"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1274" w:author="김은수" w:date="2026-09-30T15:44:00Z" w16du:dateUtc="2026-09-30T06:44:00Z">
              <w:r>
                <w:t>SU-ID-CFX-038</w:t>
              </w:r>
            </w:ins>
          </w:p>
        </w:tc>
        <w:tc>
          <w:tcPr>
            <w:tcW w:w="4500" w:type="dxa"/>
            <w:tcPrChange w:id="1275" w:author="김은수" w:date="2026-10-01T01:11:00Z">
              <w:tcPr>
                <w:tcW w:w="4500" w:type="dxa"/>
              </w:tcPr>
            </w:tcPrChange>
          </w:tcPr>
          <w:p w14:paraId="436883AB"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1276" w:author="김은수" w:date="2026-09-30T15:44:00Z" w16du:dateUtc="2026-09-30T06:44:00Z"/>
              </w:rPr>
              <w:pPrChange w:id="1277"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1278" w:author="김은수" w:date="2026-09-30T15:44:00Z" w16du:dateUtc="2026-09-30T06:44:00Z">
              <w:r>
                <w:t>PCM 모드 분기와 프리앰블</w:t>
              </w:r>
            </w:ins>
          </w:p>
        </w:tc>
      </w:tr>
      <w:tr w:rsidR="00697371" w14:paraId="2EF514A3" w14:textId="77777777">
        <w:trPr>
          <w:cantSplit/>
          <w:ins w:id="1279" w:author="김은수" w:date="2026-09-30T15:44:00Z"/>
          <w:trPrChange w:id="1280"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1281" w:author="김은수" w:date="2026-10-01T01:11:00Z">
              <w:tcPr>
                <w:tcW w:w="2250" w:type="dxa"/>
              </w:tcPr>
            </w:tcPrChange>
          </w:tcPr>
          <w:p w14:paraId="02D308EE" w14:textId="77777777" w:rsidR="00697371" w:rsidRDefault="00220104">
            <w:pPr>
              <w:pStyle w:val="TDC7"/>
              <w:jc w:val="center"/>
              <w:rPr>
                <w:ins w:id="1282" w:author="김은수" w:date="2026-09-30T15:44:00Z" w16du:dateUtc="2026-09-30T06:44:00Z"/>
              </w:rPr>
              <w:pPrChange w:id="1283" w:author="김은수" w:date="2026-10-01T01:11:00Z">
                <w:pPr>
                  <w:spacing w:after="0" w:line="240" w:lineRule="auto"/>
                </w:pPr>
              </w:pPrChange>
            </w:pPr>
            <w:ins w:id="1284" w:author="김은수" w:date="2026-09-30T15:44:00Z" w16du:dateUtc="2026-09-30T06:44:00Z">
              <w:r>
                <w:t>SI-ID-CFX-003</w:t>
              </w:r>
            </w:ins>
          </w:p>
        </w:tc>
        <w:tc>
          <w:tcPr>
            <w:tcW w:w="2250" w:type="dxa"/>
            <w:tcPrChange w:id="1285" w:author="김은수" w:date="2026-10-01T01:11:00Z">
              <w:tcPr>
                <w:tcW w:w="2250" w:type="dxa"/>
              </w:tcPr>
            </w:tcPrChange>
          </w:tcPr>
          <w:p w14:paraId="750A3753"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1286" w:author="김은수" w:date="2026-09-30T15:44:00Z" w16du:dateUtc="2026-09-30T06:44:00Z"/>
              </w:rPr>
              <w:pPrChange w:id="1287"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1288" w:author="김은수" w:date="2026-09-30T15:44:00Z" w16du:dateUtc="2026-09-30T06:44:00Z">
              <w:r>
                <w:t>SU-ID-CFX-039</w:t>
              </w:r>
            </w:ins>
          </w:p>
        </w:tc>
        <w:tc>
          <w:tcPr>
            <w:tcW w:w="4500" w:type="dxa"/>
            <w:tcPrChange w:id="1289" w:author="김은수" w:date="2026-10-01T01:11:00Z">
              <w:tcPr>
                <w:tcW w:w="4500" w:type="dxa"/>
              </w:tcPr>
            </w:tcPrChange>
          </w:tcPr>
          <w:p w14:paraId="23F95315"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1290" w:author="김은수" w:date="2026-09-30T15:44:00Z" w16du:dateUtc="2026-09-30T06:44:00Z"/>
              </w:rPr>
              <w:pPrChange w:id="1291"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1292" w:author="김은수" w:date="2026-09-30T15:44:00Z" w16du:dateUtc="2026-09-30T06:44:00Z">
              <w:r>
                <w:t>실시간 자극 데이터 생성</w:t>
              </w:r>
            </w:ins>
          </w:p>
        </w:tc>
      </w:tr>
      <w:tr w:rsidR="00697371" w14:paraId="3A6AC4D9" w14:textId="77777777">
        <w:trPr>
          <w:cantSplit/>
          <w:ins w:id="1293" w:author="김은수" w:date="2026-09-30T15:44:00Z"/>
          <w:trPrChange w:id="1294"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1295" w:author="김은수" w:date="2026-10-01T01:11:00Z">
              <w:tcPr>
                <w:tcW w:w="2250" w:type="dxa"/>
              </w:tcPr>
            </w:tcPrChange>
          </w:tcPr>
          <w:p w14:paraId="0B257A0C" w14:textId="77777777" w:rsidR="00697371" w:rsidRDefault="00220104">
            <w:pPr>
              <w:pStyle w:val="TDC7"/>
              <w:jc w:val="center"/>
              <w:rPr>
                <w:ins w:id="1296" w:author="김은수" w:date="2026-09-30T15:44:00Z" w16du:dateUtc="2026-09-30T06:44:00Z"/>
              </w:rPr>
              <w:pPrChange w:id="1297" w:author="김은수" w:date="2026-10-01T01:11:00Z">
                <w:pPr>
                  <w:keepNext/>
                  <w:spacing w:after="0" w:line="240" w:lineRule="auto"/>
                </w:pPr>
              </w:pPrChange>
            </w:pPr>
            <w:ins w:id="1298" w:author="김은수" w:date="2026-09-30T15:44:00Z" w16du:dateUtc="2026-09-30T06:44:00Z">
              <w:r>
                <w:t>SI-ID-CFX-003</w:t>
              </w:r>
            </w:ins>
          </w:p>
        </w:tc>
        <w:tc>
          <w:tcPr>
            <w:tcW w:w="2250" w:type="dxa"/>
            <w:tcPrChange w:id="1299" w:author="김은수" w:date="2026-10-01T01:11:00Z">
              <w:tcPr>
                <w:tcW w:w="2250" w:type="dxa"/>
              </w:tcPr>
            </w:tcPrChange>
          </w:tcPr>
          <w:p w14:paraId="37C7E71E"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1300" w:author="김은수" w:date="2026-09-30T15:44:00Z" w16du:dateUtc="2026-09-30T06:44:00Z"/>
              </w:rPr>
              <w:pPrChange w:id="1301" w:author="김은수" w:date="2026-10-01T01:11:00Z">
                <w:pPr>
                  <w:keepNext/>
                  <w:spacing w:after="0" w:line="240" w:lineRule="auto"/>
                  <w:cnfStyle w:val="000000000000" w:firstRow="0" w:lastRow="0" w:firstColumn="0" w:lastColumn="0" w:oddVBand="0" w:evenVBand="0" w:oddHBand="0" w:evenHBand="0" w:firstRowFirstColumn="0" w:firstRowLastColumn="0" w:lastRowFirstColumn="0" w:lastRowLastColumn="0"/>
                </w:pPr>
              </w:pPrChange>
            </w:pPr>
            <w:ins w:id="1302" w:author="김은수" w:date="2026-09-30T15:44:00Z" w16du:dateUtc="2026-09-30T06:44:00Z">
              <w:r>
                <w:t>SU-ID-CFX-040</w:t>
              </w:r>
            </w:ins>
          </w:p>
        </w:tc>
        <w:tc>
          <w:tcPr>
            <w:tcW w:w="4500" w:type="dxa"/>
            <w:tcPrChange w:id="1303" w:author="김은수" w:date="2026-10-01T01:11:00Z">
              <w:tcPr>
                <w:tcW w:w="4500" w:type="dxa"/>
              </w:tcPr>
            </w:tcPrChange>
          </w:tcPr>
          <w:p w14:paraId="0AFA2BB0"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1304" w:author="김은수" w:date="2026-09-30T15:44:00Z" w16du:dateUtc="2026-09-30T06:44:00Z"/>
              </w:rPr>
              <w:pPrChange w:id="1305" w:author="김은수" w:date="2026-10-01T01:11:00Z">
                <w:pPr>
                  <w:keepNext/>
                  <w:spacing w:after="0" w:line="240" w:lineRule="auto"/>
                  <w:cnfStyle w:val="000000000000" w:firstRow="0" w:lastRow="0" w:firstColumn="0" w:lastColumn="0" w:oddVBand="0" w:evenVBand="0" w:oddHBand="0" w:evenHBand="0" w:firstRowFirstColumn="0" w:firstRowLastColumn="0" w:lastRowFirstColumn="0" w:lastRowLastColumn="0"/>
                </w:pPr>
              </w:pPrChange>
            </w:pPr>
            <w:ins w:id="1306" w:author="김은수" w:date="2026-09-30T15:44:00Z" w16du:dateUtc="2026-09-30T06:44:00Z">
              <w:r>
                <w:t>지정 명령 PCM 출력</w:t>
              </w:r>
            </w:ins>
          </w:p>
        </w:tc>
      </w:tr>
      <w:tr w:rsidR="00697371" w14:paraId="10079203" w14:textId="77777777">
        <w:trPr>
          <w:cantSplit/>
          <w:ins w:id="1307" w:author="김은수" w:date="2026-09-30T15:44:00Z"/>
          <w:trPrChange w:id="1308"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1309" w:author="김은수" w:date="2026-10-01T01:11:00Z">
              <w:tcPr>
                <w:tcW w:w="2250" w:type="dxa"/>
              </w:tcPr>
            </w:tcPrChange>
          </w:tcPr>
          <w:p w14:paraId="2D0E7E5E" w14:textId="77777777" w:rsidR="00697371" w:rsidRDefault="00220104">
            <w:pPr>
              <w:pStyle w:val="TDC7"/>
              <w:jc w:val="center"/>
              <w:rPr>
                <w:ins w:id="1310" w:author="김은수" w:date="2026-09-30T15:44:00Z" w16du:dateUtc="2026-09-30T06:44:00Z"/>
              </w:rPr>
              <w:pPrChange w:id="1311" w:author="김은수" w:date="2026-10-01T01:11:00Z">
                <w:pPr>
                  <w:keepNext/>
                  <w:spacing w:after="0" w:line="240" w:lineRule="auto"/>
                </w:pPr>
              </w:pPrChange>
            </w:pPr>
            <w:ins w:id="1312" w:author="김은수" w:date="2026-09-30T15:44:00Z" w16du:dateUtc="2026-09-30T06:44:00Z">
              <w:r>
                <w:t>SI-ID-CFX-003</w:t>
              </w:r>
            </w:ins>
          </w:p>
        </w:tc>
        <w:tc>
          <w:tcPr>
            <w:tcW w:w="2250" w:type="dxa"/>
            <w:tcPrChange w:id="1313" w:author="김은수" w:date="2026-10-01T01:11:00Z">
              <w:tcPr>
                <w:tcW w:w="2250" w:type="dxa"/>
              </w:tcPr>
            </w:tcPrChange>
          </w:tcPr>
          <w:p w14:paraId="2012A535"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1314" w:author="김은수" w:date="2026-09-30T15:44:00Z" w16du:dateUtc="2026-09-30T06:44:00Z"/>
              </w:rPr>
              <w:pPrChange w:id="1315" w:author="김은수" w:date="2026-10-01T01:11:00Z">
                <w:pPr>
                  <w:keepNext/>
                  <w:spacing w:after="0" w:line="240" w:lineRule="auto"/>
                  <w:cnfStyle w:val="000000000000" w:firstRow="0" w:lastRow="0" w:firstColumn="0" w:lastColumn="0" w:oddVBand="0" w:evenVBand="0" w:oddHBand="0" w:evenHBand="0" w:firstRowFirstColumn="0" w:firstRowLastColumn="0" w:lastRowFirstColumn="0" w:lastRowLastColumn="0"/>
                </w:pPr>
              </w:pPrChange>
            </w:pPr>
            <w:ins w:id="1316" w:author="김은수" w:date="2026-09-30T15:44:00Z" w16du:dateUtc="2026-09-30T06:44:00Z">
              <w:r>
                <w:t>SU-ID-CFX-041</w:t>
              </w:r>
            </w:ins>
          </w:p>
        </w:tc>
        <w:tc>
          <w:tcPr>
            <w:tcW w:w="4500" w:type="dxa"/>
            <w:tcPrChange w:id="1317" w:author="김은수" w:date="2026-10-01T01:11:00Z">
              <w:tcPr>
                <w:tcW w:w="4500" w:type="dxa"/>
              </w:tcPr>
            </w:tcPrChange>
          </w:tcPr>
          <w:p w14:paraId="0658998E"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1318" w:author="김은수" w:date="2026-09-30T15:44:00Z" w16du:dateUtc="2026-09-30T06:44:00Z"/>
              </w:rPr>
              <w:pPrChange w:id="1319" w:author="김은수" w:date="2026-10-01T01:11:00Z">
                <w:pPr>
                  <w:keepNext/>
                  <w:spacing w:after="0" w:line="240" w:lineRule="auto"/>
                  <w:cnfStyle w:val="000000000000" w:firstRow="0" w:lastRow="0" w:firstColumn="0" w:lastColumn="0" w:oddVBand="0" w:evenVBand="0" w:oddHBand="0" w:evenHBand="0" w:firstRowFirstColumn="0" w:firstRowLastColumn="0" w:lastRowFirstColumn="0" w:lastRowLastColumn="0"/>
                </w:pPr>
              </w:pPrChange>
            </w:pPr>
            <w:ins w:id="1320" w:author="김은수" w:date="2026-09-30T15:44:00Z" w16du:dateUtc="2026-09-30T06:44:00Z">
              <w:r>
                <w:t>PCM 대기와 초기화</w:t>
              </w:r>
            </w:ins>
          </w:p>
        </w:tc>
      </w:tr>
      <w:tr w:rsidR="00697371" w14:paraId="77CD3B5A" w14:textId="77777777">
        <w:trPr>
          <w:cantSplit/>
          <w:ins w:id="1321" w:author="김은수" w:date="2026-09-30T15:44:00Z"/>
          <w:trPrChange w:id="1322"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1323" w:author="김은수" w:date="2026-10-01T01:11:00Z">
              <w:tcPr>
                <w:tcW w:w="2250" w:type="dxa"/>
              </w:tcPr>
            </w:tcPrChange>
          </w:tcPr>
          <w:p w14:paraId="0D794420" w14:textId="77777777" w:rsidR="00697371" w:rsidRDefault="00220104">
            <w:pPr>
              <w:pStyle w:val="TDC7"/>
              <w:jc w:val="center"/>
              <w:rPr>
                <w:ins w:id="1324" w:author="김은수" w:date="2026-09-30T15:44:00Z" w16du:dateUtc="2026-09-30T06:44:00Z"/>
              </w:rPr>
              <w:pPrChange w:id="1325" w:author="김은수" w:date="2026-10-01T01:11:00Z">
                <w:pPr>
                  <w:spacing w:after="0" w:line="240" w:lineRule="auto"/>
                </w:pPr>
              </w:pPrChange>
            </w:pPr>
            <w:ins w:id="1326" w:author="김은수" w:date="2026-09-30T15:44:00Z" w16du:dateUtc="2026-09-30T06:44:00Z">
              <w:r>
                <w:t>SI-ID-CFX-003</w:t>
              </w:r>
            </w:ins>
          </w:p>
        </w:tc>
        <w:tc>
          <w:tcPr>
            <w:tcW w:w="2250" w:type="dxa"/>
            <w:tcPrChange w:id="1327" w:author="김은수" w:date="2026-10-01T01:11:00Z">
              <w:tcPr>
                <w:tcW w:w="2250" w:type="dxa"/>
              </w:tcPr>
            </w:tcPrChange>
          </w:tcPr>
          <w:p w14:paraId="00373A99"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1328" w:author="김은수" w:date="2026-09-30T15:44:00Z" w16du:dateUtc="2026-09-30T06:44:00Z"/>
              </w:rPr>
              <w:pPrChange w:id="1329"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1330" w:author="김은수" w:date="2026-09-30T15:44:00Z" w16du:dateUtc="2026-09-30T06:44:00Z">
              <w:r>
                <w:t>SU-ID-CFX-042</w:t>
              </w:r>
            </w:ins>
          </w:p>
        </w:tc>
        <w:tc>
          <w:tcPr>
            <w:tcW w:w="4500" w:type="dxa"/>
            <w:tcPrChange w:id="1331" w:author="김은수" w:date="2026-10-01T01:11:00Z">
              <w:tcPr>
                <w:tcW w:w="4500" w:type="dxa"/>
              </w:tcPr>
            </w:tcPrChange>
          </w:tcPr>
          <w:p w14:paraId="61CFB12F"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1332" w:author="김은수" w:date="2026-09-30T15:44:00Z" w16du:dateUtc="2026-09-30T06:44:00Z"/>
              </w:rPr>
              <w:pPrChange w:id="1333"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1334" w:author="김은수" w:date="2026-09-30T15:44:00Z" w16du:dateUtc="2026-09-30T06:44:00Z">
              <w:r>
                <w:t>내부기 연결 검사와 역방향 통신</w:t>
              </w:r>
            </w:ins>
          </w:p>
        </w:tc>
      </w:tr>
    </w:tbl>
    <w:p w14:paraId="176AEDC6" w14:textId="77777777" w:rsidR="000A4182" w:rsidRDefault="000A4182">
      <w:pPr>
        <w:pStyle w:val="TDC10"/>
        <w:spacing w:after="0"/>
        <w:rPr>
          <w:ins w:id="1335" w:author="김은수" w:date="2026-10-01T03:22:00Z"/>
        </w:rPr>
      </w:pPr>
    </w:p>
    <w:p w14:paraId="7C3084FD" w14:textId="77777777" w:rsidR="00697371" w:rsidRDefault="00220104">
      <w:pPr>
        <w:pStyle w:val="TDC2"/>
        <w:pageBreakBefore/>
        <w:pPrChange w:id="1336" w:author="김은수" w:date="2026-09-30T15:44:00Z" w16du:dateUtc="2026-09-30T06:44:00Z">
          <w:pPr>
            <w:pStyle w:val="2"/>
            <w:numPr>
              <w:ilvl w:val="1"/>
              <w:numId w:val="7"/>
            </w:numPr>
            <w:tabs>
              <w:tab w:val="num" w:pos="567"/>
              <w:tab w:val="num" w:pos="650"/>
            </w:tabs>
            <w:ind w:left="650" w:hanging="565"/>
          </w:pPr>
        </w:pPrChange>
      </w:pPr>
      <w:bookmarkStart w:id="1337" w:name="_Toc180573610"/>
      <w:bookmarkStart w:id="1338" w:name="_Toc241675532"/>
      <w:r>
        <w:lastRenderedPageBreak/>
        <w:t>System Control Module</w:t>
      </w:r>
      <w:bookmarkEnd w:id="1337"/>
      <w:bookmarkEnd w:id="1338"/>
    </w:p>
    <w:p w14:paraId="6C6AE9B9" w14:textId="77777777" w:rsidR="00697371" w:rsidRDefault="00220104">
      <w:pPr>
        <w:pStyle w:val="TDC3"/>
        <w:pPrChange w:id="1339" w:author="김은수" w:date="2026-09-30T15:44:00Z" w16du:dateUtc="2026-09-30T06:44:00Z">
          <w:pPr>
            <w:pStyle w:val="3"/>
            <w:numPr>
              <w:ilvl w:val="2"/>
              <w:numId w:val="7"/>
            </w:numPr>
            <w:tabs>
              <w:tab w:val="num" w:pos="850"/>
              <w:tab w:val="num" w:pos="900"/>
            </w:tabs>
            <w:ind w:left="1000" w:hanging="400"/>
          </w:pPr>
        </w:pPrChange>
      </w:pPr>
      <w:bookmarkStart w:id="1340" w:name="_Toc180573611"/>
      <w:bookmarkStart w:id="1341" w:name="_Toc241675533"/>
      <w:r>
        <w:t xml:space="preserve">SI-ID-CFX-001, 시스템 </w:t>
      </w:r>
      <w:del w:id="1342" w:author="김은수" w:date="2026-09-30T15:44:00Z" w16du:dateUtc="2026-09-30T06:44:00Z">
        <w:r w:rsidR="00E01536">
          <w:rPr>
            <w:rFonts w:hint="eastAsia"/>
          </w:rPr>
          <w:delText xml:space="preserve">초기화 </w:delText>
        </w:r>
        <w:r w:rsidR="00276B62">
          <w:rPr>
            <w:rFonts w:hint="eastAsia"/>
          </w:rPr>
          <w:delText>항목</w:delText>
        </w:r>
      </w:del>
      <w:bookmarkEnd w:id="1340"/>
      <w:ins w:id="1343" w:author="김은수" w:date="2026-09-30T15:44:00Z" w16du:dateUtc="2026-09-30T06:44:00Z">
        <w:r>
          <w:t>제어 모듈</w:t>
        </w:r>
      </w:ins>
      <w:bookmarkEnd w:id="1341"/>
    </w:p>
    <w:p w14:paraId="5C955C4F" w14:textId="77777777" w:rsidR="00E01536" w:rsidRPr="00E00010" w:rsidRDefault="00E01536">
      <w:pPr>
        <w:spacing w:after="0" w:line="300" w:lineRule="auto"/>
        <w:rPr>
          <w:del w:id="1344" w:author="김은수" w:date="2026-09-30T15:44:00Z" w16du:dateUtc="2026-09-30T06:44:00Z"/>
          <w:szCs w:val="20"/>
        </w:rPr>
        <w:pPrChange w:id="1345" w:author="김은수" w:date="2026-10-01T03:22:00Z">
          <w:pPr>
            <w:ind w:leftChars="600" w:left="1200"/>
          </w:pPr>
        </w:pPrChange>
      </w:pPr>
      <w:del w:id="1346" w:author="김은수" w:date="2026-09-30T15:44:00Z" w16du:dateUtc="2026-09-30T06:44:00Z">
        <w:r>
          <w:rPr>
            <w:rFonts w:hint="eastAsia"/>
          </w:rPr>
          <w:delText>인공달팽이관 외부장치 전자회로 기판에 적용된 D</w:delText>
        </w:r>
        <w:r>
          <w:delText xml:space="preserve">IO </w:delText>
        </w:r>
        <w:r>
          <w:rPr>
            <w:rFonts w:hint="eastAsia"/>
          </w:rPr>
          <w:delText>핀과 연결된 장치의 구성은 아래 표와 같으며 이를 참고하여 구현을 한다.</w:delText>
        </w:r>
      </w:del>
    </w:p>
    <w:tbl>
      <w:tblPr>
        <w:tblStyle w:val="TDC31"/>
        <w:tblW w:w="0" w:type="auto"/>
        <w:tblLook w:val="04A0" w:firstRow="1" w:lastRow="0" w:firstColumn="1" w:lastColumn="0" w:noHBand="0" w:noVBand="1"/>
        <w:tblPrChange w:id="1347" w:author="김은수" w:date="2026-10-01T01:11:00Z">
          <w:tblPr>
            <w:tblStyle w:val="TDC31"/>
            <w:tblW w:w="0" w:type="nil"/>
            <w:tblLook w:val="04A0" w:firstRow="1" w:lastRow="0" w:firstColumn="1" w:lastColumn="0" w:noHBand="0" w:noVBand="1"/>
          </w:tblPr>
        </w:tblPrChange>
      </w:tblPr>
      <w:tblGrid>
        <w:gridCol w:w="1417"/>
        <w:gridCol w:w="3119"/>
        <w:gridCol w:w="2522"/>
        <w:tblGridChange w:id="1348">
          <w:tblGrid>
            <w:gridCol w:w="360"/>
            <w:gridCol w:w="360"/>
            <w:gridCol w:w="360"/>
            <w:gridCol w:w="337"/>
            <w:gridCol w:w="3119"/>
            <w:gridCol w:w="2522"/>
          </w:tblGrid>
        </w:tblGridChange>
      </w:tblGrid>
      <w:tr w:rsidR="00E01536" w14:paraId="7297634A" w14:textId="77777777" w:rsidTr="00BF7017">
        <w:trPr>
          <w:cnfStyle w:val="100000000000" w:firstRow="1" w:lastRow="0" w:firstColumn="0" w:lastColumn="0" w:oddVBand="0" w:evenVBand="0" w:oddHBand="0" w:evenHBand="0" w:firstRowFirstColumn="0" w:firstRowLastColumn="0" w:lastRowFirstColumn="0" w:lastRowLastColumn="0"/>
          <w:tblHeader/>
          <w:del w:id="1349" w:author="김은수" w:date="2026-09-30T15:44:00Z"/>
          <w:trPrChange w:id="1350" w:author="김은수" w:date="2026-10-01T01:11:00Z">
            <w:trPr>
              <w:gridAfter w:val="3"/>
            </w:trPr>
          </w:trPrChange>
        </w:trPr>
        <w:tc>
          <w:tcPr>
            <w:cnfStyle w:val="001000000000" w:firstRow="0" w:lastRow="0" w:firstColumn="1" w:lastColumn="0" w:oddVBand="0" w:evenVBand="0" w:oddHBand="0" w:evenHBand="0" w:firstRowFirstColumn="0" w:firstRowLastColumn="0" w:lastRowFirstColumn="0" w:lastRowLastColumn="0"/>
            <w:tcW w:w="1417" w:type="dxa"/>
            <w:tcPrChange w:id="1351" w:author="김은수" w:date="2026-10-01T01:11:00Z">
              <w:tcPr>
                <w:tcW w:w="1417" w:type="dxa"/>
              </w:tcPr>
            </w:tcPrChange>
          </w:tcPr>
          <w:p w14:paraId="69033783" w14:textId="77777777" w:rsidR="00E01536" w:rsidRDefault="00E01536" w:rsidP="00C62BB0">
            <w:pPr>
              <w:cnfStyle w:val="101000000000" w:firstRow="1" w:lastRow="0" w:firstColumn="1" w:lastColumn="0" w:oddVBand="0" w:evenVBand="0" w:oddHBand="0" w:evenHBand="0" w:firstRowFirstColumn="0" w:firstRowLastColumn="0" w:lastRowFirstColumn="0" w:lastRowLastColumn="0"/>
              <w:rPr>
                <w:del w:id="1352" w:author="김은수" w:date="2026-09-30T15:44:00Z" w16du:dateUtc="2026-09-30T06:44:00Z"/>
              </w:rPr>
            </w:pPr>
            <w:del w:id="1353" w:author="김은수" w:date="2026-09-30T15:44:00Z" w16du:dateUtc="2026-09-30T06:44:00Z">
              <w:r>
                <w:rPr>
                  <w:rFonts w:hint="eastAsia"/>
                </w:rPr>
                <w:delText>D</w:delText>
              </w:r>
              <w:r>
                <w:delText xml:space="preserve">IO </w:delText>
              </w:r>
              <w:r>
                <w:rPr>
                  <w:rFonts w:hint="eastAsia"/>
                </w:rPr>
                <w:delText>핀 번호</w:delText>
              </w:r>
            </w:del>
          </w:p>
        </w:tc>
        <w:tc>
          <w:tcPr>
            <w:tcW w:w="3119" w:type="dxa"/>
            <w:tcPrChange w:id="1354" w:author="김은수" w:date="2026-10-01T01:11:00Z">
              <w:tcPr>
                <w:tcW w:w="3119" w:type="dxa"/>
              </w:tcPr>
            </w:tcPrChange>
          </w:tcPr>
          <w:p w14:paraId="3B757D3F" w14:textId="77777777" w:rsidR="00E01536" w:rsidRDefault="00E01536" w:rsidP="00C62BB0">
            <w:pPr>
              <w:cnfStyle w:val="100000000000" w:firstRow="1" w:lastRow="0" w:firstColumn="0" w:lastColumn="0" w:oddVBand="0" w:evenVBand="0" w:oddHBand="0" w:evenHBand="0" w:firstRowFirstColumn="0" w:firstRowLastColumn="0" w:lastRowFirstColumn="0" w:lastRowLastColumn="0"/>
              <w:rPr>
                <w:del w:id="1355" w:author="김은수" w:date="2026-09-30T15:44:00Z" w16du:dateUtc="2026-09-30T06:44:00Z"/>
              </w:rPr>
            </w:pPr>
            <w:del w:id="1356" w:author="김은수" w:date="2026-09-30T15:44:00Z" w16du:dateUtc="2026-09-30T06:44:00Z">
              <w:r>
                <w:rPr>
                  <w:rFonts w:hint="eastAsia"/>
                </w:rPr>
                <w:delText>연결 장치</w:delText>
              </w:r>
            </w:del>
          </w:p>
        </w:tc>
        <w:tc>
          <w:tcPr>
            <w:tcW w:w="2522" w:type="dxa"/>
            <w:tcPrChange w:id="1357" w:author="김은수" w:date="2026-10-01T01:11:00Z">
              <w:tcPr>
                <w:tcW w:w="2522" w:type="dxa"/>
              </w:tcPr>
            </w:tcPrChange>
          </w:tcPr>
          <w:p w14:paraId="2552BFDE" w14:textId="77777777" w:rsidR="00E01536" w:rsidRDefault="00E01536" w:rsidP="00C62BB0">
            <w:pPr>
              <w:cnfStyle w:val="100000000000" w:firstRow="1" w:lastRow="0" w:firstColumn="0" w:lastColumn="0" w:oddVBand="0" w:evenVBand="0" w:oddHBand="0" w:evenHBand="0" w:firstRowFirstColumn="0" w:firstRowLastColumn="0" w:lastRowFirstColumn="0" w:lastRowLastColumn="0"/>
              <w:rPr>
                <w:del w:id="1358" w:author="김은수" w:date="2026-09-30T15:44:00Z" w16du:dateUtc="2026-09-30T06:44:00Z"/>
              </w:rPr>
            </w:pPr>
            <w:del w:id="1359" w:author="김은수" w:date="2026-09-30T15:44:00Z" w16du:dateUtc="2026-09-30T06:44:00Z">
              <w:r>
                <w:rPr>
                  <w:rFonts w:hint="eastAsia"/>
                </w:rPr>
                <w:delText>일반 동작 시 M</w:delText>
              </w:r>
              <w:r>
                <w:delText xml:space="preserve">CU </w:delText>
              </w:r>
              <w:r>
                <w:rPr>
                  <w:rFonts w:hint="eastAsia"/>
                </w:rPr>
                <w:delText>할당</w:delText>
              </w:r>
            </w:del>
          </w:p>
        </w:tc>
      </w:tr>
      <w:tr w:rsidR="00E01536" w14:paraId="4851B0EF" w14:textId="77777777" w:rsidTr="00BF7017">
        <w:trPr>
          <w:del w:id="1360" w:author="김은수" w:date="2026-09-30T15:44:00Z"/>
          <w:trPrChange w:id="1361" w:author="김은수" w:date="2026-10-01T01:11:00Z">
            <w:trPr>
              <w:gridAfter w:val="3"/>
            </w:trPr>
          </w:trPrChange>
        </w:trPr>
        <w:tc>
          <w:tcPr>
            <w:cnfStyle w:val="001000000000" w:firstRow="0" w:lastRow="0" w:firstColumn="1" w:lastColumn="0" w:oddVBand="0" w:evenVBand="0" w:oddHBand="0" w:evenHBand="0" w:firstRowFirstColumn="0" w:firstRowLastColumn="0" w:lastRowFirstColumn="0" w:lastRowLastColumn="0"/>
            <w:tcW w:w="1417" w:type="dxa"/>
            <w:tcPrChange w:id="1362" w:author="김은수" w:date="2026-10-01T01:11:00Z">
              <w:tcPr>
                <w:tcW w:w="1417" w:type="dxa"/>
              </w:tcPr>
            </w:tcPrChange>
          </w:tcPr>
          <w:p w14:paraId="34C8FE34" w14:textId="77777777" w:rsidR="00E01536" w:rsidRDefault="00E01536" w:rsidP="00C62BB0">
            <w:pPr>
              <w:rPr>
                <w:del w:id="1363" w:author="김은수" w:date="2026-09-30T15:44:00Z" w16du:dateUtc="2026-09-30T06:44:00Z"/>
              </w:rPr>
            </w:pPr>
            <w:del w:id="1364" w:author="김은수" w:date="2026-09-30T15:44:00Z" w16du:dateUtc="2026-09-30T06:44:00Z">
              <w:r>
                <w:rPr>
                  <w:rFonts w:hint="eastAsia"/>
                </w:rPr>
                <w:delText>0</w:delText>
              </w:r>
            </w:del>
          </w:p>
        </w:tc>
        <w:tc>
          <w:tcPr>
            <w:tcW w:w="3119" w:type="dxa"/>
            <w:tcPrChange w:id="1365" w:author="김은수" w:date="2026-10-01T01:11:00Z">
              <w:tcPr>
                <w:tcW w:w="3119" w:type="dxa"/>
              </w:tcPr>
            </w:tcPrChange>
          </w:tcPr>
          <w:p w14:paraId="1DCCCF29" w14:textId="77777777" w:rsidR="00E01536" w:rsidRDefault="00E01536" w:rsidP="00C62BB0">
            <w:pPr>
              <w:cnfStyle w:val="000000000000" w:firstRow="0" w:lastRow="0" w:firstColumn="0" w:lastColumn="0" w:oddVBand="0" w:evenVBand="0" w:oddHBand="0" w:evenHBand="0" w:firstRowFirstColumn="0" w:firstRowLastColumn="0" w:lastRowFirstColumn="0" w:lastRowLastColumn="0"/>
              <w:rPr>
                <w:del w:id="1366" w:author="김은수" w:date="2026-09-30T15:44:00Z" w16du:dateUtc="2026-09-30T06:44:00Z"/>
              </w:rPr>
            </w:pPr>
            <w:del w:id="1367" w:author="김은수" w:date="2026-09-30T15:44:00Z" w16du:dateUtc="2026-09-30T06:44:00Z">
              <w:r>
                <w:delText>EEPROM(</w:delText>
              </w:r>
              <w:r>
                <w:rPr>
                  <w:rFonts w:hint="eastAsia"/>
                </w:rPr>
                <w:delText>S</w:delText>
              </w:r>
              <w:r>
                <w:delText>PI-CLK)</w:delText>
              </w:r>
            </w:del>
          </w:p>
        </w:tc>
        <w:tc>
          <w:tcPr>
            <w:tcW w:w="2522" w:type="dxa"/>
            <w:tcPrChange w:id="1368" w:author="김은수" w:date="2026-10-01T01:11:00Z">
              <w:tcPr>
                <w:tcW w:w="2522" w:type="dxa"/>
              </w:tcPr>
            </w:tcPrChange>
          </w:tcPr>
          <w:p w14:paraId="55340932" w14:textId="77777777" w:rsidR="00E01536" w:rsidRDefault="00E01536" w:rsidP="00961A27">
            <w:pPr>
              <w:cnfStyle w:val="000000000000" w:firstRow="0" w:lastRow="0" w:firstColumn="0" w:lastColumn="0" w:oddVBand="0" w:evenVBand="0" w:oddHBand="0" w:evenHBand="0" w:firstRowFirstColumn="0" w:firstRowLastColumn="0" w:lastRowFirstColumn="0" w:lastRowLastColumn="0"/>
              <w:rPr>
                <w:del w:id="1369" w:author="김은수" w:date="2026-09-30T15:44:00Z" w16du:dateUtc="2026-09-30T06:44:00Z"/>
              </w:rPr>
            </w:pPr>
            <w:del w:id="1370" w:author="김은수" w:date="2026-09-30T15:44:00Z" w16du:dateUtc="2026-09-30T06:44:00Z">
              <w:r>
                <w:rPr>
                  <w:rFonts w:hint="eastAsia"/>
                </w:rPr>
                <w:delText>C</w:delText>
              </w:r>
              <w:r>
                <w:delText>FX</w:delText>
              </w:r>
            </w:del>
          </w:p>
        </w:tc>
      </w:tr>
      <w:tr w:rsidR="00E01536" w14:paraId="1CE0B72C" w14:textId="77777777" w:rsidTr="00BF7017">
        <w:trPr>
          <w:del w:id="1371" w:author="김은수" w:date="2026-09-30T15:44:00Z"/>
          <w:trPrChange w:id="1372" w:author="김은수" w:date="2026-10-01T01:11:00Z">
            <w:trPr>
              <w:gridAfter w:val="3"/>
            </w:trPr>
          </w:trPrChange>
        </w:trPr>
        <w:tc>
          <w:tcPr>
            <w:cnfStyle w:val="001000000000" w:firstRow="0" w:lastRow="0" w:firstColumn="1" w:lastColumn="0" w:oddVBand="0" w:evenVBand="0" w:oddHBand="0" w:evenHBand="0" w:firstRowFirstColumn="0" w:firstRowLastColumn="0" w:lastRowFirstColumn="0" w:lastRowLastColumn="0"/>
            <w:tcW w:w="1417" w:type="dxa"/>
            <w:tcPrChange w:id="1373" w:author="김은수" w:date="2026-10-01T01:11:00Z">
              <w:tcPr>
                <w:tcW w:w="1417" w:type="dxa"/>
              </w:tcPr>
            </w:tcPrChange>
          </w:tcPr>
          <w:p w14:paraId="00FD9EA3" w14:textId="77777777" w:rsidR="00E01536" w:rsidRDefault="00E01536" w:rsidP="00C62BB0">
            <w:pPr>
              <w:rPr>
                <w:del w:id="1374" w:author="김은수" w:date="2026-09-30T15:44:00Z" w16du:dateUtc="2026-09-30T06:44:00Z"/>
              </w:rPr>
            </w:pPr>
            <w:del w:id="1375" w:author="김은수" w:date="2026-09-30T15:44:00Z" w16du:dateUtc="2026-09-30T06:44:00Z">
              <w:r>
                <w:rPr>
                  <w:rFonts w:hint="eastAsia"/>
                </w:rPr>
                <w:delText>1</w:delText>
              </w:r>
            </w:del>
          </w:p>
        </w:tc>
        <w:tc>
          <w:tcPr>
            <w:tcW w:w="3119" w:type="dxa"/>
            <w:tcPrChange w:id="1376" w:author="김은수" w:date="2026-10-01T01:11:00Z">
              <w:tcPr>
                <w:tcW w:w="3119" w:type="dxa"/>
              </w:tcPr>
            </w:tcPrChange>
          </w:tcPr>
          <w:p w14:paraId="1CBB9694" w14:textId="77777777" w:rsidR="00E01536" w:rsidRDefault="00E01536" w:rsidP="00C62BB0">
            <w:pPr>
              <w:cnfStyle w:val="000000000000" w:firstRow="0" w:lastRow="0" w:firstColumn="0" w:lastColumn="0" w:oddVBand="0" w:evenVBand="0" w:oddHBand="0" w:evenHBand="0" w:firstRowFirstColumn="0" w:firstRowLastColumn="0" w:lastRowFirstColumn="0" w:lastRowLastColumn="0"/>
              <w:rPr>
                <w:del w:id="1377" w:author="김은수" w:date="2026-09-30T15:44:00Z" w16du:dateUtc="2026-09-30T06:44:00Z"/>
              </w:rPr>
            </w:pPr>
            <w:del w:id="1378" w:author="김은수" w:date="2026-09-30T15:44:00Z" w16du:dateUtc="2026-09-30T06:44:00Z">
              <w:r>
                <w:delText>EEPROM(</w:delText>
              </w:r>
              <w:r>
                <w:rPr>
                  <w:rFonts w:hint="eastAsia"/>
                </w:rPr>
                <w:delText>S</w:delText>
              </w:r>
              <w:r>
                <w:delText>PI-CS)</w:delText>
              </w:r>
            </w:del>
          </w:p>
        </w:tc>
        <w:tc>
          <w:tcPr>
            <w:tcW w:w="2522" w:type="dxa"/>
            <w:tcPrChange w:id="1379" w:author="김은수" w:date="2026-10-01T01:11:00Z">
              <w:tcPr>
                <w:tcW w:w="2522" w:type="dxa"/>
              </w:tcPr>
            </w:tcPrChange>
          </w:tcPr>
          <w:p w14:paraId="638C6A8E" w14:textId="77777777" w:rsidR="00E01536" w:rsidRDefault="00E01536" w:rsidP="00961A27">
            <w:pPr>
              <w:cnfStyle w:val="000000000000" w:firstRow="0" w:lastRow="0" w:firstColumn="0" w:lastColumn="0" w:oddVBand="0" w:evenVBand="0" w:oddHBand="0" w:evenHBand="0" w:firstRowFirstColumn="0" w:firstRowLastColumn="0" w:lastRowFirstColumn="0" w:lastRowLastColumn="0"/>
              <w:rPr>
                <w:del w:id="1380" w:author="김은수" w:date="2026-09-30T15:44:00Z" w16du:dateUtc="2026-09-30T06:44:00Z"/>
              </w:rPr>
            </w:pPr>
            <w:del w:id="1381" w:author="김은수" w:date="2026-09-30T15:44:00Z" w16du:dateUtc="2026-09-30T06:44:00Z">
              <w:r>
                <w:rPr>
                  <w:rFonts w:hint="eastAsia"/>
                </w:rPr>
                <w:delText>C</w:delText>
              </w:r>
              <w:r>
                <w:delText>FX</w:delText>
              </w:r>
            </w:del>
          </w:p>
        </w:tc>
      </w:tr>
      <w:tr w:rsidR="00E01536" w14:paraId="05D14B78" w14:textId="77777777" w:rsidTr="00BF7017">
        <w:trPr>
          <w:del w:id="1382" w:author="김은수" w:date="2026-09-30T15:44:00Z"/>
          <w:trPrChange w:id="1383" w:author="김은수" w:date="2026-10-01T01:11:00Z">
            <w:trPr>
              <w:gridAfter w:val="3"/>
            </w:trPr>
          </w:trPrChange>
        </w:trPr>
        <w:tc>
          <w:tcPr>
            <w:cnfStyle w:val="001000000000" w:firstRow="0" w:lastRow="0" w:firstColumn="1" w:lastColumn="0" w:oddVBand="0" w:evenVBand="0" w:oddHBand="0" w:evenHBand="0" w:firstRowFirstColumn="0" w:firstRowLastColumn="0" w:lastRowFirstColumn="0" w:lastRowLastColumn="0"/>
            <w:tcW w:w="1417" w:type="dxa"/>
            <w:tcPrChange w:id="1384" w:author="김은수" w:date="2026-10-01T01:11:00Z">
              <w:tcPr>
                <w:tcW w:w="1417" w:type="dxa"/>
              </w:tcPr>
            </w:tcPrChange>
          </w:tcPr>
          <w:p w14:paraId="73DFCC3A" w14:textId="77777777" w:rsidR="00E01536" w:rsidRDefault="00E01536" w:rsidP="00C62BB0">
            <w:pPr>
              <w:rPr>
                <w:del w:id="1385" w:author="김은수" w:date="2026-09-30T15:44:00Z" w16du:dateUtc="2026-09-30T06:44:00Z"/>
              </w:rPr>
            </w:pPr>
            <w:del w:id="1386" w:author="김은수" w:date="2026-09-30T15:44:00Z" w16du:dateUtc="2026-09-30T06:44:00Z">
              <w:r>
                <w:rPr>
                  <w:rFonts w:hint="eastAsia"/>
                </w:rPr>
                <w:delText>2</w:delText>
              </w:r>
            </w:del>
          </w:p>
        </w:tc>
        <w:tc>
          <w:tcPr>
            <w:tcW w:w="3119" w:type="dxa"/>
            <w:tcPrChange w:id="1387" w:author="김은수" w:date="2026-10-01T01:11:00Z">
              <w:tcPr>
                <w:tcW w:w="3119" w:type="dxa"/>
              </w:tcPr>
            </w:tcPrChange>
          </w:tcPr>
          <w:p w14:paraId="6BAAC494" w14:textId="77777777" w:rsidR="00E01536" w:rsidRDefault="00E01536" w:rsidP="00C62BB0">
            <w:pPr>
              <w:cnfStyle w:val="000000000000" w:firstRow="0" w:lastRow="0" w:firstColumn="0" w:lastColumn="0" w:oddVBand="0" w:evenVBand="0" w:oddHBand="0" w:evenHBand="0" w:firstRowFirstColumn="0" w:firstRowLastColumn="0" w:lastRowFirstColumn="0" w:lastRowLastColumn="0"/>
              <w:rPr>
                <w:del w:id="1388" w:author="김은수" w:date="2026-09-30T15:44:00Z" w16du:dateUtc="2026-09-30T06:44:00Z"/>
              </w:rPr>
            </w:pPr>
            <w:del w:id="1389" w:author="김은수" w:date="2026-09-30T15:44:00Z" w16du:dateUtc="2026-09-30T06:44:00Z">
              <w:r>
                <w:delText>EEPROM(</w:delText>
              </w:r>
              <w:r>
                <w:rPr>
                  <w:rFonts w:hint="eastAsia"/>
                </w:rPr>
                <w:delText>S</w:delText>
              </w:r>
              <w:r>
                <w:delText>PI-SO)</w:delText>
              </w:r>
            </w:del>
          </w:p>
        </w:tc>
        <w:tc>
          <w:tcPr>
            <w:tcW w:w="2522" w:type="dxa"/>
            <w:tcPrChange w:id="1390" w:author="김은수" w:date="2026-10-01T01:11:00Z">
              <w:tcPr>
                <w:tcW w:w="2522" w:type="dxa"/>
              </w:tcPr>
            </w:tcPrChange>
          </w:tcPr>
          <w:p w14:paraId="1144572E" w14:textId="77777777" w:rsidR="00E01536" w:rsidRDefault="00E01536" w:rsidP="00961A27">
            <w:pPr>
              <w:cnfStyle w:val="000000000000" w:firstRow="0" w:lastRow="0" w:firstColumn="0" w:lastColumn="0" w:oddVBand="0" w:evenVBand="0" w:oddHBand="0" w:evenHBand="0" w:firstRowFirstColumn="0" w:firstRowLastColumn="0" w:lastRowFirstColumn="0" w:lastRowLastColumn="0"/>
              <w:rPr>
                <w:del w:id="1391" w:author="김은수" w:date="2026-09-30T15:44:00Z" w16du:dateUtc="2026-09-30T06:44:00Z"/>
              </w:rPr>
            </w:pPr>
            <w:del w:id="1392" w:author="김은수" w:date="2026-09-30T15:44:00Z" w16du:dateUtc="2026-09-30T06:44:00Z">
              <w:r>
                <w:rPr>
                  <w:rFonts w:hint="eastAsia"/>
                </w:rPr>
                <w:delText>C</w:delText>
              </w:r>
              <w:r>
                <w:delText>FX</w:delText>
              </w:r>
            </w:del>
          </w:p>
        </w:tc>
      </w:tr>
      <w:tr w:rsidR="00E01536" w14:paraId="6D47FC70" w14:textId="77777777" w:rsidTr="00BF7017">
        <w:trPr>
          <w:del w:id="1393" w:author="김은수" w:date="2026-09-30T15:44:00Z"/>
          <w:trPrChange w:id="1394" w:author="김은수" w:date="2026-10-01T01:11:00Z">
            <w:trPr>
              <w:gridAfter w:val="3"/>
            </w:trPr>
          </w:trPrChange>
        </w:trPr>
        <w:tc>
          <w:tcPr>
            <w:cnfStyle w:val="001000000000" w:firstRow="0" w:lastRow="0" w:firstColumn="1" w:lastColumn="0" w:oddVBand="0" w:evenVBand="0" w:oddHBand="0" w:evenHBand="0" w:firstRowFirstColumn="0" w:firstRowLastColumn="0" w:lastRowFirstColumn="0" w:lastRowLastColumn="0"/>
            <w:tcW w:w="1417" w:type="dxa"/>
            <w:tcPrChange w:id="1395" w:author="김은수" w:date="2026-10-01T01:11:00Z">
              <w:tcPr>
                <w:tcW w:w="1417" w:type="dxa"/>
              </w:tcPr>
            </w:tcPrChange>
          </w:tcPr>
          <w:p w14:paraId="4948E035" w14:textId="77777777" w:rsidR="00E01536" w:rsidRDefault="00E01536" w:rsidP="00C62BB0">
            <w:pPr>
              <w:rPr>
                <w:del w:id="1396" w:author="김은수" w:date="2026-09-30T15:44:00Z" w16du:dateUtc="2026-09-30T06:44:00Z"/>
              </w:rPr>
            </w:pPr>
            <w:del w:id="1397" w:author="김은수" w:date="2026-09-30T15:44:00Z" w16du:dateUtc="2026-09-30T06:44:00Z">
              <w:r>
                <w:rPr>
                  <w:rFonts w:hint="eastAsia"/>
                </w:rPr>
                <w:delText>3</w:delText>
              </w:r>
            </w:del>
          </w:p>
        </w:tc>
        <w:tc>
          <w:tcPr>
            <w:tcW w:w="3119" w:type="dxa"/>
            <w:tcPrChange w:id="1398" w:author="김은수" w:date="2026-10-01T01:11:00Z">
              <w:tcPr>
                <w:tcW w:w="3119" w:type="dxa"/>
              </w:tcPr>
            </w:tcPrChange>
          </w:tcPr>
          <w:p w14:paraId="0BCE3224" w14:textId="77777777" w:rsidR="00E01536" w:rsidRDefault="00E01536" w:rsidP="00C62BB0">
            <w:pPr>
              <w:cnfStyle w:val="000000000000" w:firstRow="0" w:lastRow="0" w:firstColumn="0" w:lastColumn="0" w:oddVBand="0" w:evenVBand="0" w:oddHBand="0" w:evenHBand="0" w:firstRowFirstColumn="0" w:firstRowLastColumn="0" w:lastRowFirstColumn="0" w:lastRowLastColumn="0"/>
              <w:rPr>
                <w:del w:id="1399" w:author="김은수" w:date="2026-09-30T15:44:00Z" w16du:dateUtc="2026-09-30T06:44:00Z"/>
              </w:rPr>
            </w:pPr>
            <w:del w:id="1400" w:author="김은수" w:date="2026-09-30T15:44:00Z" w16du:dateUtc="2026-09-30T06:44:00Z">
              <w:r>
                <w:delText>EEPROM(</w:delText>
              </w:r>
              <w:r>
                <w:rPr>
                  <w:rFonts w:hint="eastAsia"/>
                </w:rPr>
                <w:delText>S</w:delText>
              </w:r>
              <w:r>
                <w:delText>PI-SI)</w:delText>
              </w:r>
            </w:del>
          </w:p>
        </w:tc>
        <w:tc>
          <w:tcPr>
            <w:tcW w:w="2522" w:type="dxa"/>
            <w:tcPrChange w:id="1401" w:author="김은수" w:date="2026-10-01T01:11:00Z">
              <w:tcPr>
                <w:tcW w:w="2522" w:type="dxa"/>
              </w:tcPr>
            </w:tcPrChange>
          </w:tcPr>
          <w:p w14:paraId="00663D3D" w14:textId="77777777" w:rsidR="00E01536" w:rsidRDefault="00E01536" w:rsidP="00961A27">
            <w:pPr>
              <w:cnfStyle w:val="000000000000" w:firstRow="0" w:lastRow="0" w:firstColumn="0" w:lastColumn="0" w:oddVBand="0" w:evenVBand="0" w:oddHBand="0" w:evenHBand="0" w:firstRowFirstColumn="0" w:firstRowLastColumn="0" w:lastRowFirstColumn="0" w:lastRowLastColumn="0"/>
              <w:rPr>
                <w:del w:id="1402" w:author="김은수" w:date="2026-09-30T15:44:00Z" w16du:dateUtc="2026-09-30T06:44:00Z"/>
              </w:rPr>
            </w:pPr>
            <w:del w:id="1403" w:author="김은수" w:date="2026-09-30T15:44:00Z" w16du:dateUtc="2026-09-30T06:44:00Z">
              <w:r>
                <w:rPr>
                  <w:rFonts w:hint="eastAsia"/>
                </w:rPr>
                <w:delText>C</w:delText>
              </w:r>
              <w:r>
                <w:delText>FX</w:delText>
              </w:r>
            </w:del>
          </w:p>
        </w:tc>
      </w:tr>
      <w:tr w:rsidR="00E01536" w14:paraId="3FE196FD" w14:textId="77777777" w:rsidTr="00BF7017">
        <w:trPr>
          <w:del w:id="1404" w:author="김은수" w:date="2026-09-30T15:44:00Z"/>
          <w:trPrChange w:id="1405" w:author="김은수" w:date="2026-10-01T01:11:00Z">
            <w:trPr>
              <w:gridAfter w:val="3"/>
            </w:trPr>
          </w:trPrChange>
        </w:trPr>
        <w:tc>
          <w:tcPr>
            <w:cnfStyle w:val="001000000000" w:firstRow="0" w:lastRow="0" w:firstColumn="1" w:lastColumn="0" w:oddVBand="0" w:evenVBand="0" w:oddHBand="0" w:evenHBand="0" w:firstRowFirstColumn="0" w:firstRowLastColumn="0" w:lastRowFirstColumn="0" w:lastRowLastColumn="0"/>
            <w:tcW w:w="1417" w:type="dxa"/>
            <w:tcPrChange w:id="1406" w:author="김은수" w:date="2026-10-01T01:11:00Z">
              <w:tcPr>
                <w:tcW w:w="1417" w:type="dxa"/>
              </w:tcPr>
            </w:tcPrChange>
          </w:tcPr>
          <w:p w14:paraId="7DAC4621" w14:textId="77777777" w:rsidR="00E01536" w:rsidRDefault="00E01536" w:rsidP="00C62BB0">
            <w:pPr>
              <w:rPr>
                <w:del w:id="1407" w:author="김은수" w:date="2026-09-30T15:44:00Z" w16du:dateUtc="2026-09-30T06:44:00Z"/>
              </w:rPr>
            </w:pPr>
            <w:del w:id="1408" w:author="김은수" w:date="2026-09-30T15:44:00Z" w16du:dateUtc="2026-09-30T06:44:00Z">
              <w:r>
                <w:rPr>
                  <w:rFonts w:hint="eastAsia"/>
                </w:rPr>
                <w:delText>4</w:delText>
              </w:r>
            </w:del>
          </w:p>
        </w:tc>
        <w:tc>
          <w:tcPr>
            <w:tcW w:w="3119" w:type="dxa"/>
            <w:tcPrChange w:id="1409" w:author="김은수" w:date="2026-10-01T01:11:00Z">
              <w:tcPr>
                <w:tcW w:w="3119" w:type="dxa"/>
              </w:tcPr>
            </w:tcPrChange>
          </w:tcPr>
          <w:p w14:paraId="550B485D" w14:textId="77777777" w:rsidR="00E01536" w:rsidRDefault="00E01536" w:rsidP="00C62BB0">
            <w:pPr>
              <w:cnfStyle w:val="000000000000" w:firstRow="0" w:lastRow="0" w:firstColumn="0" w:lastColumn="0" w:oddVBand="0" w:evenVBand="0" w:oddHBand="0" w:evenHBand="0" w:firstRowFirstColumn="0" w:firstRowLastColumn="0" w:lastRowFirstColumn="0" w:lastRowLastColumn="0"/>
              <w:rPr>
                <w:del w:id="1410" w:author="김은수" w:date="2026-09-30T15:44:00Z" w16du:dateUtc="2026-09-30T06:44:00Z"/>
              </w:rPr>
            </w:pPr>
            <w:del w:id="1411" w:author="김은수" w:date="2026-09-30T15:44:00Z" w16du:dateUtc="2026-09-30T06:44:00Z">
              <w:r>
                <w:rPr>
                  <w:rFonts w:hint="eastAsia"/>
                </w:rPr>
                <w:delText>N</w:delText>
              </w:r>
              <w:r>
                <w:delText>ot Connected</w:delText>
              </w:r>
            </w:del>
          </w:p>
        </w:tc>
        <w:tc>
          <w:tcPr>
            <w:tcW w:w="2522" w:type="dxa"/>
            <w:tcPrChange w:id="1412" w:author="김은수" w:date="2026-10-01T01:11:00Z">
              <w:tcPr>
                <w:tcW w:w="2522" w:type="dxa"/>
              </w:tcPr>
            </w:tcPrChange>
          </w:tcPr>
          <w:p w14:paraId="2CE3F2AD" w14:textId="77777777" w:rsidR="00E01536" w:rsidRDefault="00E01536" w:rsidP="00961A27">
            <w:pPr>
              <w:cnfStyle w:val="000000000000" w:firstRow="0" w:lastRow="0" w:firstColumn="0" w:lastColumn="0" w:oddVBand="0" w:evenVBand="0" w:oddHBand="0" w:evenHBand="0" w:firstRowFirstColumn="0" w:firstRowLastColumn="0" w:lastRowFirstColumn="0" w:lastRowLastColumn="0"/>
              <w:rPr>
                <w:del w:id="1413" w:author="김은수" w:date="2026-09-30T15:44:00Z" w16du:dateUtc="2026-09-30T06:44:00Z"/>
              </w:rPr>
            </w:pPr>
            <w:del w:id="1414" w:author="김은수" w:date="2026-09-30T15:44:00Z" w16du:dateUtc="2026-09-30T06:44:00Z">
              <w:r>
                <w:rPr>
                  <w:rFonts w:hint="eastAsia"/>
                </w:rPr>
                <w:delText>C</w:delText>
              </w:r>
              <w:r>
                <w:delText>FX</w:delText>
              </w:r>
            </w:del>
          </w:p>
        </w:tc>
      </w:tr>
      <w:tr w:rsidR="00E01536" w14:paraId="222BCED2" w14:textId="77777777" w:rsidTr="00BF7017">
        <w:trPr>
          <w:del w:id="1415" w:author="김은수" w:date="2026-09-30T15:44:00Z"/>
          <w:trPrChange w:id="1416" w:author="김은수" w:date="2026-10-01T01:11:00Z">
            <w:trPr>
              <w:gridAfter w:val="3"/>
            </w:trPr>
          </w:trPrChange>
        </w:trPr>
        <w:tc>
          <w:tcPr>
            <w:cnfStyle w:val="001000000000" w:firstRow="0" w:lastRow="0" w:firstColumn="1" w:lastColumn="0" w:oddVBand="0" w:evenVBand="0" w:oddHBand="0" w:evenHBand="0" w:firstRowFirstColumn="0" w:firstRowLastColumn="0" w:lastRowFirstColumn="0" w:lastRowLastColumn="0"/>
            <w:tcW w:w="1417" w:type="dxa"/>
            <w:tcPrChange w:id="1417" w:author="김은수" w:date="2026-10-01T01:11:00Z">
              <w:tcPr>
                <w:tcW w:w="1417" w:type="dxa"/>
              </w:tcPr>
            </w:tcPrChange>
          </w:tcPr>
          <w:p w14:paraId="4C6A2DF8" w14:textId="77777777" w:rsidR="00E01536" w:rsidRPr="00BF7017" w:rsidRDefault="00E01536" w:rsidP="00C62BB0">
            <w:pPr>
              <w:rPr>
                <w:del w:id="1418" w:author="김은수" w:date="2026-09-30T15:44:00Z" w16du:dateUtc="2026-09-30T06:44:00Z"/>
              </w:rPr>
            </w:pPr>
            <w:del w:id="1419" w:author="김은수" w:date="2026-09-30T15:44:00Z" w16du:dateUtc="2026-09-30T06:44:00Z">
              <w:r w:rsidRPr="00BF7017">
                <w:rPr>
                  <w:rFonts w:hint="eastAsia"/>
                </w:rPr>
                <w:delText>5</w:delText>
              </w:r>
            </w:del>
          </w:p>
        </w:tc>
        <w:tc>
          <w:tcPr>
            <w:tcW w:w="3119" w:type="dxa"/>
            <w:tcPrChange w:id="1420" w:author="김은수" w:date="2026-10-01T01:11:00Z">
              <w:tcPr>
                <w:tcW w:w="3119" w:type="dxa"/>
              </w:tcPr>
            </w:tcPrChange>
          </w:tcPr>
          <w:p w14:paraId="20725691" w14:textId="77777777" w:rsidR="00E01536" w:rsidRPr="00BF7017" w:rsidRDefault="00E01536" w:rsidP="00C62BB0">
            <w:pPr>
              <w:cnfStyle w:val="000000000000" w:firstRow="0" w:lastRow="0" w:firstColumn="0" w:lastColumn="0" w:oddVBand="0" w:evenVBand="0" w:oddHBand="0" w:evenHBand="0" w:firstRowFirstColumn="0" w:firstRowLastColumn="0" w:lastRowFirstColumn="0" w:lastRowLastColumn="0"/>
              <w:rPr>
                <w:del w:id="1421" w:author="김은수" w:date="2026-09-30T15:44:00Z" w16du:dateUtc="2026-09-30T06:44:00Z"/>
              </w:rPr>
            </w:pPr>
            <w:del w:id="1422" w:author="김은수" w:date="2026-09-30T15:44:00Z" w16du:dateUtc="2026-09-30T06:44:00Z">
              <w:r w:rsidRPr="00BF7017">
                <w:rPr>
                  <w:rFonts w:hint="eastAsia"/>
                </w:rPr>
                <w:delText>배터리 체크</w:delText>
              </w:r>
            </w:del>
          </w:p>
        </w:tc>
        <w:tc>
          <w:tcPr>
            <w:tcW w:w="2522" w:type="dxa"/>
            <w:tcPrChange w:id="1423" w:author="김은수" w:date="2026-10-01T01:11:00Z">
              <w:tcPr>
                <w:tcW w:w="2522" w:type="dxa"/>
              </w:tcPr>
            </w:tcPrChange>
          </w:tcPr>
          <w:p w14:paraId="5D6FB97D" w14:textId="77777777" w:rsidR="00E01536" w:rsidRPr="00F42E7D" w:rsidRDefault="00E01536" w:rsidP="00961A27">
            <w:pPr>
              <w:cnfStyle w:val="000000000000" w:firstRow="0" w:lastRow="0" w:firstColumn="0" w:lastColumn="0" w:oddVBand="0" w:evenVBand="0" w:oddHBand="0" w:evenHBand="0" w:firstRowFirstColumn="0" w:firstRowLastColumn="0" w:lastRowFirstColumn="0" w:lastRowLastColumn="0"/>
              <w:rPr>
                <w:del w:id="1424" w:author="김은수" w:date="2026-09-30T15:44:00Z" w16du:dateUtc="2026-09-30T06:44:00Z"/>
                <w:color w:val="FF0000"/>
              </w:rPr>
            </w:pPr>
            <w:del w:id="1425" w:author="김은수" w:date="2026-09-30T15:44:00Z" w16du:dateUtc="2026-09-30T06:44:00Z">
              <w:r>
                <w:rPr>
                  <w:rFonts w:hint="eastAsia"/>
                </w:rPr>
                <w:delText>C</w:delText>
              </w:r>
              <w:r>
                <w:delText>FX</w:delText>
              </w:r>
            </w:del>
          </w:p>
        </w:tc>
      </w:tr>
      <w:tr w:rsidR="00E01536" w14:paraId="20C77E89" w14:textId="77777777" w:rsidTr="00BF7017">
        <w:trPr>
          <w:del w:id="1426" w:author="김은수" w:date="2026-09-30T15:44:00Z"/>
          <w:trPrChange w:id="1427" w:author="김은수" w:date="2026-10-01T01:11:00Z">
            <w:trPr>
              <w:gridAfter w:val="3"/>
            </w:trPr>
          </w:trPrChange>
        </w:trPr>
        <w:tc>
          <w:tcPr>
            <w:cnfStyle w:val="001000000000" w:firstRow="0" w:lastRow="0" w:firstColumn="1" w:lastColumn="0" w:oddVBand="0" w:evenVBand="0" w:oddHBand="0" w:evenHBand="0" w:firstRowFirstColumn="0" w:firstRowLastColumn="0" w:lastRowFirstColumn="0" w:lastRowLastColumn="0"/>
            <w:tcW w:w="1417" w:type="dxa"/>
            <w:tcPrChange w:id="1428" w:author="김은수" w:date="2026-10-01T01:11:00Z">
              <w:tcPr>
                <w:tcW w:w="1417" w:type="dxa"/>
              </w:tcPr>
            </w:tcPrChange>
          </w:tcPr>
          <w:p w14:paraId="05AA2309" w14:textId="77777777" w:rsidR="00E01536" w:rsidRPr="00BF7017" w:rsidRDefault="00E01536" w:rsidP="00C62BB0">
            <w:pPr>
              <w:rPr>
                <w:del w:id="1429" w:author="김은수" w:date="2026-09-30T15:44:00Z" w16du:dateUtc="2026-09-30T06:44:00Z"/>
              </w:rPr>
            </w:pPr>
            <w:del w:id="1430" w:author="김은수" w:date="2026-09-30T15:44:00Z" w16du:dateUtc="2026-09-30T06:44:00Z">
              <w:r w:rsidRPr="00BF7017">
                <w:rPr>
                  <w:rFonts w:hint="eastAsia"/>
                </w:rPr>
                <w:delText>6</w:delText>
              </w:r>
            </w:del>
          </w:p>
        </w:tc>
        <w:tc>
          <w:tcPr>
            <w:tcW w:w="3119" w:type="dxa"/>
            <w:tcPrChange w:id="1431" w:author="김은수" w:date="2026-10-01T01:11:00Z">
              <w:tcPr>
                <w:tcW w:w="3119" w:type="dxa"/>
              </w:tcPr>
            </w:tcPrChange>
          </w:tcPr>
          <w:p w14:paraId="6B0ED474" w14:textId="77777777" w:rsidR="00E01536" w:rsidRPr="00BF7017" w:rsidRDefault="00E01536" w:rsidP="00C62BB0">
            <w:pPr>
              <w:cnfStyle w:val="000000000000" w:firstRow="0" w:lastRow="0" w:firstColumn="0" w:lastColumn="0" w:oddVBand="0" w:evenVBand="0" w:oddHBand="0" w:evenHBand="0" w:firstRowFirstColumn="0" w:firstRowLastColumn="0" w:lastRowFirstColumn="0" w:lastRowLastColumn="0"/>
              <w:rPr>
                <w:del w:id="1432" w:author="김은수" w:date="2026-09-30T15:44:00Z" w16du:dateUtc="2026-09-30T06:44:00Z"/>
              </w:rPr>
            </w:pPr>
            <w:del w:id="1433" w:author="김은수" w:date="2026-09-30T15:44:00Z" w16du:dateUtc="2026-09-30T06:44:00Z">
              <w:r w:rsidRPr="00BF7017">
                <w:rPr>
                  <w:rFonts w:hint="eastAsia"/>
                </w:rPr>
                <w:delText>3</w:delText>
              </w:r>
              <w:r w:rsidRPr="00BF7017">
                <w:delText>.3</w:delText>
              </w:r>
              <w:r w:rsidRPr="00BF7017">
                <w:rPr>
                  <w:rFonts w:hint="eastAsia"/>
                </w:rPr>
                <w:delText>V</w:delText>
              </w:r>
              <w:r w:rsidRPr="00BF7017">
                <w:delText xml:space="preserve"> </w:delText>
              </w:r>
              <w:r w:rsidRPr="00BF7017">
                <w:rPr>
                  <w:rFonts w:hint="eastAsia"/>
                </w:rPr>
                <w:delText>스위치</w:delText>
              </w:r>
            </w:del>
          </w:p>
        </w:tc>
        <w:tc>
          <w:tcPr>
            <w:tcW w:w="2522" w:type="dxa"/>
            <w:tcPrChange w:id="1434" w:author="김은수" w:date="2026-10-01T01:11:00Z">
              <w:tcPr>
                <w:tcW w:w="2522" w:type="dxa"/>
              </w:tcPr>
            </w:tcPrChange>
          </w:tcPr>
          <w:p w14:paraId="32F94B38" w14:textId="77777777" w:rsidR="00E01536" w:rsidRPr="00F42E7D" w:rsidRDefault="00E01536" w:rsidP="00961A27">
            <w:pPr>
              <w:cnfStyle w:val="000000000000" w:firstRow="0" w:lastRow="0" w:firstColumn="0" w:lastColumn="0" w:oddVBand="0" w:evenVBand="0" w:oddHBand="0" w:evenHBand="0" w:firstRowFirstColumn="0" w:firstRowLastColumn="0" w:lastRowFirstColumn="0" w:lastRowLastColumn="0"/>
              <w:rPr>
                <w:del w:id="1435" w:author="김은수" w:date="2026-09-30T15:44:00Z" w16du:dateUtc="2026-09-30T06:44:00Z"/>
                <w:color w:val="FF0000"/>
              </w:rPr>
            </w:pPr>
            <w:del w:id="1436" w:author="김은수" w:date="2026-09-30T15:44:00Z" w16du:dateUtc="2026-09-30T06:44:00Z">
              <w:r>
                <w:rPr>
                  <w:rFonts w:hint="eastAsia"/>
                </w:rPr>
                <w:delText>C</w:delText>
              </w:r>
              <w:r>
                <w:delText>FX</w:delText>
              </w:r>
            </w:del>
          </w:p>
        </w:tc>
      </w:tr>
      <w:tr w:rsidR="00E01536" w14:paraId="433E8FDC" w14:textId="77777777" w:rsidTr="00BF7017">
        <w:trPr>
          <w:del w:id="1437" w:author="김은수" w:date="2026-09-30T15:44:00Z"/>
          <w:trPrChange w:id="1438" w:author="김은수" w:date="2026-10-01T01:11:00Z">
            <w:trPr>
              <w:gridAfter w:val="3"/>
            </w:trPr>
          </w:trPrChange>
        </w:trPr>
        <w:tc>
          <w:tcPr>
            <w:cnfStyle w:val="001000000000" w:firstRow="0" w:lastRow="0" w:firstColumn="1" w:lastColumn="0" w:oddVBand="0" w:evenVBand="0" w:oddHBand="0" w:evenHBand="0" w:firstRowFirstColumn="0" w:firstRowLastColumn="0" w:lastRowFirstColumn="0" w:lastRowLastColumn="0"/>
            <w:tcW w:w="1417" w:type="dxa"/>
            <w:tcPrChange w:id="1439" w:author="김은수" w:date="2026-10-01T01:11:00Z">
              <w:tcPr>
                <w:tcW w:w="1417" w:type="dxa"/>
              </w:tcPr>
            </w:tcPrChange>
          </w:tcPr>
          <w:p w14:paraId="204E036C" w14:textId="77777777" w:rsidR="00E01536" w:rsidRPr="00BF7017" w:rsidRDefault="00E01536" w:rsidP="00C62BB0">
            <w:pPr>
              <w:rPr>
                <w:del w:id="1440" w:author="김은수" w:date="2026-09-30T15:44:00Z" w16du:dateUtc="2026-09-30T06:44:00Z"/>
              </w:rPr>
            </w:pPr>
            <w:del w:id="1441" w:author="김은수" w:date="2026-09-30T15:44:00Z" w16du:dateUtc="2026-09-30T06:44:00Z">
              <w:r w:rsidRPr="00BF7017">
                <w:rPr>
                  <w:rFonts w:hint="eastAsia"/>
                </w:rPr>
                <w:delText>7</w:delText>
              </w:r>
            </w:del>
          </w:p>
        </w:tc>
        <w:tc>
          <w:tcPr>
            <w:tcW w:w="3119" w:type="dxa"/>
            <w:tcPrChange w:id="1442" w:author="김은수" w:date="2026-10-01T01:11:00Z">
              <w:tcPr>
                <w:tcW w:w="3119" w:type="dxa"/>
              </w:tcPr>
            </w:tcPrChange>
          </w:tcPr>
          <w:p w14:paraId="6BE5FBCE" w14:textId="77777777" w:rsidR="00E01536" w:rsidRPr="00BF7017" w:rsidRDefault="00E01536" w:rsidP="00C62BB0">
            <w:pPr>
              <w:cnfStyle w:val="000000000000" w:firstRow="0" w:lastRow="0" w:firstColumn="0" w:lastColumn="0" w:oddVBand="0" w:evenVBand="0" w:oddHBand="0" w:evenHBand="0" w:firstRowFirstColumn="0" w:firstRowLastColumn="0" w:lastRowFirstColumn="0" w:lastRowLastColumn="0"/>
              <w:rPr>
                <w:del w:id="1443" w:author="김은수" w:date="2026-09-30T15:44:00Z" w16du:dateUtc="2026-09-30T06:44:00Z"/>
              </w:rPr>
            </w:pPr>
            <w:del w:id="1444" w:author="김은수" w:date="2026-09-30T15:44:00Z" w16du:dateUtc="2026-09-30T06:44:00Z">
              <w:r w:rsidRPr="00BF7017">
                <w:delText>EEPROM(</w:delText>
              </w:r>
              <w:r w:rsidRPr="00BF7017">
                <w:rPr>
                  <w:rFonts w:hint="eastAsia"/>
                </w:rPr>
                <w:delText>S</w:delText>
              </w:r>
              <w:r w:rsidRPr="00BF7017">
                <w:delText>PI-WP)</w:delText>
              </w:r>
            </w:del>
          </w:p>
        </w:tc>
        <w:tc>
          <w:tcPr>
            <w:tcW w:w="2522" w:type="dxa"/>
            <w:tcPrChange w:id="1445" w:author="김은수" w:date="2026-10-01T01:11:00Z">
              <w:tcPr>
                <w:tcW w:w="2522" w:type="dxa"/>
              </w:tcPr>
            </w:tcPrChange>
          </w:tcPr>
          <w:p w14:paraId="70FA092A" w14:textId="77777777" w:rsidR="00E01536" w:rsidRDefault="00E01536" w:rsidP="00961A27">
            <w:pPr>
              <w:cnfStyle w:val="000000000000" w:firstRow="0" w:lastRow="0" w:firstColumn="0" w:lastColumn="0" w:oddVBand="0" w:evenVBand="0" w:oddHBand="0" w:evenHBand="0" w:firstRowFirstColumn="0" w:firstRowLastColumn="0" w:lastRowFirstColumn="0" w:lastRowLastColumn="0"/>
              <w:rPr>
                <w:del w:id="1446" w:author="김은수" w:date="2026-09-30T15:44:00Z" w16du:dateUtc="2026-09-30T06:44:00Z"/>
              </w:rPr>
            </w:pPr>
            <w:del w:id="1447" w:author="김은수" w:date="2026-09-30T15:44:00Z" w16du:dateUtc="2026-09-30T06:44:00Z">
              <w:r>
                <w:rPr>
                  <w:rFonts w:hint="eastAsia"/>
                </w:rPr>
                <w:delText>C</w:delText>
              </w:r>
              <w:r>
                <w:delText>FX</w:delText>
              </w:r>
            </w:del>
          </w:p>
        </w:tc>
      </w:tr>
      <w:tr w:rsidR="00E01536" w14:paraId="5A8D4E5C" w14:textId="77777777" w:rsidTr="00BF7017">
        <w:trPr>
          <w:del w:id="1448" w:author="김은수" w:date="2026-09-30T15:44:00Z"/>
          <w:trPrChange w:id="1449" w:author="김은수" w:date="2026-10-01T01:11:00Z">
            <w:trPr>
              <w:gridAfter w:val="3"/>
            </w:trPr>
          </w:trPrChange>
        </w:trPr>
        <w:tc>
          <w:tcPr>
            <w:cnfStyle w:val="001000000000" w:firstRow="0" w:lastRow="0" w:firstColumn="1" w:lastColumn="0" w:oddVBand="0" w:evenVBand="0" w:oddHBand="0" w:evenHBand="0" w:firstRowFirstColumn="0" w:firstRowLastColumn="0" w:lastRowFirstColumn="0" w:lastRowLastColumn="0"/>
            <w:tcW w:w="1417" w:type="dxa"/>
            <w:tcPrChange w:id="1450" w:author="김은수" w:date="2026-10-01T01:11:00Z">
              <w:tcPr>
                <w:tcW w:w="1417" w:type="dxa"/>
              </w:tcPr>
            </w:tcPrChange>
          </w:tcPr>
          <w:p w14:paraId="5221D1A6" w14:textId="77777777" w:rsidR="00E01536" w:rsidRPr="00BF7017" w:rsidRDefault="00E01536" w:rsidP="00C62BB0">
            <w:pPr>
              <w:rPr>
                <w:del w:id="1451" w:author="김은수" w:date="2026-09-30T15:44:00Z" w16du:dateUtc="2026-09-30T06:44:00Z"/>
              </w:rPr>
            </w:pPr>
            <w:del w:id="1452" w:author="김은수" w:date="2026-09-30T15:44:00Z" w16du:dateUtc="2026-09-30T06:44:00Z">
              <w:r w:rsidRPr="00BF7017">
                <w:rPr>
                  <w:rFonts w:hint="eastAsia"/>
                </w:rPr>
                <w:delText>8</w:delText>
              </w:r>
            </w:del>
          </w:p>
        </w:tc>
        <w:tc>
          <w:tcPr>
            <w:tcW w:w="3119" w:type="dxa"/>
            <w:tcPrChange w:id="1453" w:author="김은수" w:date="2026-10-01T01:11:00Z">
              <w:tcPr>
                <w:tcW w:w="3119" w:type="dxa"/>
              </w:tcPr>
            </w:tcPrChange>
          </w:tcPr>
          <w:p w14:paraId="7674A844" w14:textId="77777777" w:rsidR="00E01536" w:rsidRPr="00BF7017" w:rsidRDefault="00E01536" w:rsidP="00C62BB0">
            <w:pPr>
              <w:cnfStyle w:val="000000000000" w:firstRow="0" w:lastRow="0" w:firstColumn="0" w:lastColumn="0" w:oddVBand="0" w:evenVBand="0" w:oddHBand="0" w:evenHBand="0" w:firstRowFirstColumn="0" w:firstRowLastColumn="0" w:lastRowFirstColumn="0" w:lastRowLastColumn="0"/>
              <w:rPr>
                <w:del w:id="1454" w:author="김은수" w:date="2026-09-30T15:44:00Z" w16du:dateUtc="2026-09-30T06:44:00Z"/>
              </w:rPr>
            </w:pPr>
            <w:del w:id="1455" w:author="김은수" w:date="2026-09-30T15:44:00Z" w16du:dateUtc="2026-09-30T06:44:00Z">
              <w:r w:rsidRPr="00BF7017">
                <w:rPr>
                  <w:rFonts w:hint="eastAsia"/>
                </w:rPr>
                <w:delText>LED R</w:delText>
              </w:r>
            </w:del>
          </w:p>
        </w:tc>
        <w:tc>
          <w:tcPr>
            <w:tcW w:w="2522" w:type="dxa"/>
            <w:tcPrChange w:id="1456" w:author="김은수" w:date="2026-10-01T01:11:00Z">
              <w:tcPr>
                <w:tcW w:w="2522" w:type="dxa"/>
              </w:tcPr>
            </w:tcPrChange>
          </w:tcPr>
          <w:p w14:paraId="7468262C" w14:textId="77777777" w:rsidR="00E01536" w:rsidRPr="00F42E7D" w:rsidRDefault="00E01536" w:rsidP="00961A27">
            <w:pPr>
              <w:cnfStyle w:val="000000000000" w:firstRow="0" w:lastRow="0" w:firstColumn="0" w:lastColumn="0" w:oddVBand="0" w:evenVBand="0" w:oddHBand="0" w:evenHBand="0" w:firstRowFirstColumn="0" w:firstRowLastColumn="0" w:lastRowFirstColumn="0" w:lastRowLastColumn="0"/>
              <w:rPr>
                <w:del w:id="1457" w:author="김은수" w:date="2026-09-30T15:44:00Z" w16du:dateUtc="2026-09-30T06:44:00Z"/>
                <w:color w:val="000000" w:themeColor="text1"/>
              </w:rPr>
            </w:pPr>
            <w:del w:id="1458" w:author="김은수" w:date="2026-09-30T15:44:00Z" w16du:dateUtc="2026-09-30T06:44:00Z">
              <w:r w:rsidRPr="00F42E7D">
                <w:rPr>
                  <w:rFonts w:hint="eastAsia"/>
                  <w:color w:val="000000" w:themeColor="text1"/>
                </w:rPr>
                <w:delText>C</w:delText>
              </w:r>
              <w:r w:rsidRPr="00F42E7D">
                <w:rPr>
                  <w:color w:val="000000" w:themeColor="text1"/>
                </w:rPr>
                <w:delText>M3</w:delText>
              </w:r>
            </w:del>
          </w:p>
        </w:tc>
      </w:tr>
      <w:tr w:rsidR="00E01536" w14:paraId="1762D4C0" w14:textId="77777777" w:rsidTr="00BF7017">
        <w:trPr>
          <w:del w:id="1459" w:author="김은수" w:date="2026-09-30T15:44:00Z"/>
          <w:trPrChange w:id="1460" w:author="김은수" w:date="2026-10-01T01:11:00Z">
            <w:trPr>
              <w:gridAfter w:val="3"/>
            </w:trPr>
          </w:trPrChange>
        </w:trPr>
        <w:tc>
          <w:tcPr>
            <w:cnfStyle w:val="001000000000" w:firstRow="0" w:lastRow="0" w:firstColumn="1" w:lastColumn="0" w:oddVBand="0" w:evenVBand="0" w:oddHBand="0" w:evenHBand="0" w:firstRowFirstColumn="0" w:firstRowLastColumn="0" w:lastRowFirstColumn="0" w:lastRowLastColumn="0"/>
            <w:tcW w:w="1417" w:type="dxa"/>
            <w:tcPrChange w:id="1461" w:author="김은수" w:date="2026-10-01T01:11:00Z">
              <w:tcPr>
                <w:tcW w:w="1417" w:type="dxa"/>
              </w:tcPr>
            </w:tcPrChange>
          </w:tcPr>
          <w:p w14:paraId="7A03FA4F" w14:textId="77777777" w:rsidR="00E01536" w:rsidRPr="00BF7017" w:rsidRDefault="00E01536" w:rsidP="00C62BB0">
            <w:pPr>
              <w:rPr>
                <w:del w:id="1462" w:author="김은수" w:date="2026-09-30T15:44:00Z" w16du:dateUtc="2026-09-30T06:44:00Z"/>
              </w:rPr>
            </w:pPr>
            <w:del w:id="1463" w:author="김은수" w:date="2026-09-30T15:44:00Z" w16du:dateUtc="2026-09-30T06:44:00Z">
              <w:r w:rsidRPr="00BF7017">
                <w:rPr>
                  <w:rFonts w:hint="eastAsia"/>
                </w:rPr>
                <w:delText>9</w:delText>
              </w:r>
            </w:del>
          </w:p>
        </w:tc>
        <w:tc>
          <w:tcPr>
            <w:tcW w:w="3119" w:type="dxa"/>
            <w:tcPrChange w:id="1464" w:author="김은수" w:date="2026-10-01T01:11:00Z">
              <w:tcPr>
                <w:tcW w:w="3119" w:type="dxa"/>
              </w:tcPr>
            </w:tcPrChange>
          </w:tcPr>
          <w:p w14:paraId="05A68F34" w14:textId="77777777" w:rsidR="00E01536" w:rsidRPr="00BF7017" w:rsidRDefault="00E01536" w:rsidP="00C62BB0">
            <w:pPr>
              <w:cnfStyle w:val="000000000000" w:firstRow="0" w:lastRow="0" w:firstColumn="0" w:lastColumn="0" w:oddVBand="0" w:evenVBand="0" w:oddHBand="0" w:evenHBand="0" w:firstRowFirstColumn="0" w:firstRowLastColumn="0" w:lastRowFirstColumn="0" w:lastRowLastColumn="0"/>
              <w:rPr>
                <w:del w:id="1465" w:author="김은수" w:date="2026-09-30T15:44:00Z" w16du:dateUtc="2026-09-30T06:44:00Z"/>
              </w:rPr>
            </w:pPr>
            <w:del w:id="1466" w:author="김은수" w:date="2026-09-30T15:44:00Z" w16du:dateUtc="2026-09-30T06:44:00Z">
              <w:r w:rsidRPr="00BF7017">
                <w:rPr>
                  <w:rFonts w:hint="eastAsia"/>
                </w:rPr>
                <w:delText>L</w:delText>
              </w:r>
              <w:r w:rsidRPr="00BF7017">
                <w:delText>ED G</w:delText>
              </w:r>
            </w:del>
          </w:p>
        </w:tc>
        <w:tc>
          <w:tcPr>
            <w:tcW w:w="2522" w:type="dxa"/>
            <w:tcPrChange w:id="1467" w:author="김은수" w:date="2026-10-01T01:11:00Z">
              <w:tcPr>
                <w:tcW w:w="2522" w:type="dxa"/>
              </w:tcPr>
            </w:tcPrChange>
          </w:tcPr>
          <w:p w14:paraId="61D083F2" w14:textId="77777777" w:rsidR="00E01536" w:rsidRPr="00F42E7D" w:rsidRDefault="00E01536" w:rsidP="00961A27">
            <w:pPr>
              <w:cnfStyle w:val="000000000000" w:firstRow="0" w:lastRow="0" w:firstColumn="0" w:lastColumn="0" w:oddVBand="0" w:evenVBand="0" w:oddHBand="0" w:evenHBand="0" w:firstRowFirstColumn="0" w:firstRowLastColumn="0" w:lastRowFirstColumn="0" w:lastRowLastColumn="0"/>
              <w:rPr>
                <w:del w:id="1468" w:author="김은수" w:date="2026-09-30T15:44:00Z" w16du:dateUtc="2026-09-30T06:44:00Z"/>
                <w:color w:val="000000" w:themeColor="text1"/>
              </w:rPr>
            </w:pPr>
            <w:del w:id="1469" w:author="김은수" w:date="2026-09-30T15:44:00Z" w16du:dateUtc="2026-09-30T06:44:00Z">
              <w:r w:rsidRPr="00F42E7D">
                <w:rPr>
                  <w:rFonts w:hint="eastAsia"/>
                  <w:color w:val="000000" w:themeColor="text1"/>
                </w:rPr>
                <w:delText>C</w:delText>
              </w:r>
              <w:r w:rsidRPr="00F42E7D">
                <w:rPr>
                  <w:color w:val="000000" w:themeColor="text1"/>
                </w:rPr>
                <w:delText>M3</w:delText>
              </w:r>
            </w:del>
          </w:p>
        </w:tc>
      </w:tr>
      <w:tr w:rsidR="00E01536" w14:paraId="0D8AC1D4" w14:textId="77777777" w:rsidTr="00BF7017">
        <w:trPr>
          <w:del w:id="1470" w:author="김은수" w:date="2026-09-30T15:44:00Z"/>
          <w:trPrChange w:id="1471" w:author="김은수" w:date="2026-10-01T01:11:00Z">
            <w:trPr>
              <w:gridAfter w:val="3"/>
            </w:trPr>
          </w:trPrChange>
        </w:trPr>
        <w:tc>
          <w:tcPr>
            <w:cnfStyle w:val="001000000000" w:firstRow="0" w:lastRow="0" w:firstColumn="1" w:lastColumn="0" w:oddVBand="0" w:evenVBand="0" w:oddHBand="0" w:evenHBand="0" w:firstRowFirstColumn="0" w:firstRowLastColumn="0" w:lastRowFirstColumn="0" w:lastRowLastColumn="0"/>
            <w:tcW w:w="1417" w:type="dxa"/>
            <w:tcPrChange w:id="1472" w:author="김은수" w:date="2026-10-01T01:11:00Z">
              <w:tcPr>
                <w:tcW w:w="1417" w:type="dxa"/>
              </w:tcPr>
            </w:tcPrChange>
          </w:tcPr>
          <w:p w14:paraId="45888A90" w14:textId="77777777" w:rsidR="00E01536" w:rsidRPr="00BF7017" w:rsidRDefault="00E01536" w:rsidP="00C62BB0">
            <w:pPr>
              <w:rPr>
                <w:del w:id="1473" w:author="김은수" w:date="2026-09-30T15:44:00Z" w16du:dateUtc="2026-09-30T06:44:00Z"/>
              </w:rPr>
            </w:pPr>
            <w:del w:id="1474" w:author="김은수" w:date="2026-09-30T15:44:00Z" w16du:dateUtc="2026-09-30T06:44:00Z">
              <w:r w:rsidRPr="00BF7017">
                <w:rPr>
                  <w:rFonts w:hint="eastAsia"/>
                </w:rPr>
                <w:delText>1</w:delText>
              </w:r>
              <w:r w:rsidRPr="00BF7017">
                <w:delText>0</w:delText>
              </w:r>
            </w:del>
          </w:p>
        </w:tc>
        <w:tc>
          <w:tcPr>
            <w:tcW w:w="3119" w:type="dxa"/>
            <w:tcPrChange w:id="1475" w:author="김은수" w:date="2026-10-01T01:11:00Z">
              <w:tcPr>
                <w:tcW w:w="3119" w:type="dxa"/>
              </w:tcPr>
            </w:tcPrChange>
          </w:tcPr>
          <w:p w14:paraId="223894B9" w14:textId="77777777" w:rsidR="00E01536" w:rsidRPr="00BF7017" w:rsidRDefault="00E01536" w:rsidP="00C62BB0">
            <w:pPr>
              <w:cnfStyle w:val="000000000000" w:firstRow="0" w:lastRow="0" w:firstColumn="0" w:lastColumn="0" w:oddVBand="0" w:evenVBand="0" w:oddHBand="0" w:evenHBand="0" w:firstRowFirstColumn="0" w:firstRowLastColumn="0" w:lastRowFirstColumn="0" w:lastRowLastColumn="0"/>
              <w:rPr>
                <w:del w:id="1476" w:author="김은수" w:date="2026-09-30T15:44:00Z" w16du:dateUtc="2026-09-30T06:44:00Z"/>
              </w:rPr>
            </w:pPr>
            <w:del w:id="1477" w:author="김은수" w:date="2026-09-30T15:44:00Z" w16du:dateUtc="2026-09-30T06:44:00Z">
              <w:r w:rsidRPr="00BF7017">
                <w:rPr>
                  <w:rFonts w:hint="eastAsia"/>
                </w:rPr>
                <w:delText>N</w:delText>
              </w:r>
              <w:r w:rsidRPr="00BF7017">
                <w:delText>RF(SWDIO_RESET)</w:delText>
              </w:r>
            </w:del>
          </w:p>
        </w:tc>
        <w:tc>
          <w:tcPr>
            <w:tcW w:w="2522" w:type="dxa"/>
            <w:tcPrChange w:id="1478" w:author="김은수" w:date="2026-10-01T01:11:00Z">
              <w:tcPr>
                <w:tcW w:w="2522" w:type="dxa"/>
              </w:tcPr>
            </w:tcPrChange>
          </w:tcPr>
          <w:p w14:paraId="6FAE51F3" w14:textId="77777777" w:rsidR="00E01536" w:rsidRDefault="00E01536" w:rsidP="00961A27">
            <w:pPr>
              <w:cnfStyle w:val="000000000000" w:firstRow="0" w:lastRow="0" w:firstColumn="0" w:lastColumn="0" w:oddVBand="0" w:evenVBand="0" w:oddHBand="0" w:evenHBand="0" w:firstRowFirstColumn="0" w:firstRowLastColumn="0" w:lastRowFirstColumn="0" w:lastRowLastColumn="0"/>
              <w:rPr>
                <w:del w:id="1479" w:author="김은수" w:date="2026-09-30T15:44:00Z" w16du:dateUtc="2026-09-30T06:44:00Z"/>
              </w:rPr>
            </w:pPr>
            <w:del w:id="1480" w:author="김은수" w:date="2026-09-30T15:44:00Z" w16du:dateUtc="2026-09-30T06:44:00Z">
              <w:r>
                <w:rPr>
                  <w:rFonts w:hint="eastAsia"/>
                </w:rPr>
                <w:delText>C</w:delText>
              </w:r>
              <w:r>
                <w:delText>FX</w:delText>
              </w:r>
            </w:del>
          </w:p>
        </w:tc>
      </w:tr>
      <w:tr w:rsidR="00E01536" w14:paraId="4B4635E2" w14:textId="77777777" w:rsidTr="00BF7017">
        <w:trPr>
          <w:del w:id="1481" w:author="김은수" w:date="2026-09-30T15:44:00Z"/>
          <w:trPrChange w:id="1482" w:author="김은수" w:date="2026-10-01T01:11:00Z">
            <w:trPr>
              <w:gridAfter w:val="3"/>
            </w:trPr>
          </w:trPrChange>
        </w:trPr>
        <w:tc>
          <w:tcPr>
            <w:cnfStyle w:val="001000000000" w:firstRow="0" w:lastRow="0" w:firstColumn="1" w:lastColumn="0" w:oddVBand="0" w:evenVBand="0" w:oddHBand="0" w:evenHBand="0" w:firstRowFirstColumn="0" w:firstRowLastColumn="0" w:lastRowFirstColumn="0" w:lastRowLastColumn="0"/>
            <w:tcW w:w="1417" w:type="dxa"/>
            <w:tcPrChange w:id="1483" w:author="김은수" w:date="2026-10-01T01:11:00Z">
              <w:tcPr>
                <w:tcW w:w="1417" w:type="dxa"/>
              </w:tcPr>
            </w:tcPrChange>
          </w:tcPr>
          <w:p w14:paraId="1F3AA0E2" w14:textId="77777777" w:rsidR="00E01536" w:rsidRPr="00BF7017" w:rsidRDefault="00E01536" w:rsidP="00C62BB0">
            <w:pPr>
              <w:rPr>
                <w:del w:id="1484" w:author="김은수" w:date="2026-09-30T15:44:00Z" w16du:dateUtc="2026-09-30T06:44:00Z"/>
              </w:rPr>
            </w:pPr>
            <w:del w:id="1485" w:author="김은수" w:date="2026-09-30T15:44:00Z" w16du:dateUtc="2026-09-30T06:44:00Z">
              <w:r w:rsidRPr="00BF7017">
                <w:delText>1</w:delText>
              </w:r>
              <w:r w:rsidRPr="00BF7017">
                <w:rPr>
                  <w:rFonts w:hint="eastAsia"/>
                </w:rPr>
                <w:delText>1</w:delText>
              </w:r>
            </w:del>
          </w:p>
        </w:tc>
        <w:tc>
          <w:tcPr>
            <w:tcW w:w="3119" w:type="dxa"/>
            <w:tcPrChange w:id="1486" w:author="김은수" w:date="2026-10-01T01:11:00Z">
              <w:tcPr>
                <w:tcW w:w="3119" w:type="dxa"/>
              </w:tcPr>
            </w:tcPrChange>
          </w:tcPr>
          <w:p w14:paraId="273AC0CA" w14:textId="77777777" w:rsidR="00E01536" w:rsidRPr="00BF7017" w:rsidRDefault="00E01536" w:rsidP="00C62BB0">
            <w:pPr>
              <w:cnfStyle w:val="000000000000" w:firstRow="0" w:lastRow="0" w:firstColumn="0" w:lastColumn="0" w:oddVBand="0" w:evenVBand="0" w:oddHBand="0" w:evenHBand="0" w:firstRowFirstColumn="0" w:firstRowLastColumn="0" w:lastRowFirstColumn="0" w:lastRowLastColumn="0"/>
              <w:rPr>
                <w:del w:id="1487" w:author="김은수" w:date="2026-09-30T15:44:00Z" w16du:dateUtc="2026-09-30T06:44:00Z"/>
              </w:rPr>
            </w:pPr>
            <w:del w:id="1488" w:author="김은수" w:date="2026-09-30T15:44:00Z" w16du:dateUtc="2026-09-30T06:44:00Z">
              <w:r w:rsidRPr="00BF7017">
                <w:rPr>
                  <w:rFonts w:hint="eastAsia"/>
                </w:rPr>
                <w:delText>N</w:delText>
              </w:r>
              <w:r w:rsidRPr="00BF7017">
                <w:delText xml:space="preserve">RF(P012) </w:delText>
              </w:r>
            </w:del>
          </w:p>
        </w:tc>
        <w:tc>
          <w:tcPr>
            <w:tcW w:w="2522" w:type="dxa"/>
            <w:tcPrChange w:id="1489" w:author="김은수" w:date="2026-10-01T01:11:00Z">
              <w:tcPr>
                <w:tcW w:w="2522" w:type="dxa"/>
              </w:tcPr>
            </w:tcPrChange>
          </w:tcPr>
          <w:p w14:paraId="1402D230" w14:textId="77777777" w:rsidR="00E01536" w:rsidRDefault="00E01536" w:rsidP="00961A27">
            <w:pPr>
              <w:cnfStyle w:val="000000000000" w:firstRow="0" w:lastRow="0" w:firstColumn="0" w:lastColumn="0" w:oddVBand="0" w:evenVBand="0" w:oddHBand="0" w:evenHBand="0" w:firstRowFirstColumn="0" w:firstRowLastColumn="0" w:lastRowFirstColumn="0" w:lastRowLastColumn="0"/>
              <w:rPr>
                <w:del w:id="1490" w:author="김은수" w:date="2026-09-30T15:44:00Z" w16du:dateUtc="2026-09-30T06:44:00Z"/>
              </w:rPr>
            </w:pPr>
            <w:del w:id="1491" w:author="김은수" w:date="2026-09-30T15:44:00Z" w16du:dateUtc="2026-09-30T06:44:00Z">
              <w:r>
                <w:rPr>
                  <w:rFonts w:hint="eastAsia"/>
                </w:rPr>
                <w:delText>C</w:delText>
              </w:r>
              <w:r>
                <w:delText>M3</w:delText>
              </w:r>
            </w:del>
          </w:p>
        </w:tc>
      </w:tr>
      <w:tr w:rsidR="00E01536" w14:paraId="7C2EFF0D" w14:textId="77777777" w:rsidTr="00BF7017">
        <w:trPr>
          <w:del w:id="1492" w:author="김은수" w:date="2026-09-30T15:44:00Z"/>
          <w:trPrChange w:id="1493" w:author="김은수" w:date="2026-10-01T01:11:00Z">
            <w:trPr>
              <w:gridAfter w:val="3"/>
            </w:trPr>
          </w:trPrChange>
        </w:trPr>
        <w:tc>
          <w:tcPr>
            <w:cnfStyle w:val="001000000000" w:firstRow="0" w:lastRow="0" w:firstColumn="1" w:lastColumn="0" w:oddVBand="0" w:evenVBand="0" w:oddHBand="0" w:evenHBand="0" w:firstRowFirstColumn="0" w:firstRowLastColumn="0" w:lastRowFirstColumn="0" w:lastRowLastColumn="0"/>
            <w:tcW w:w="1417" w:type="dxa"/>
            <w:tcPrChange w:id="1494" w:author="김은수" w:date="2026-10-01T01:11:00Z">
              <w:tcPr>
                <w:tcW w:w="1417" w:type="dxa"/>
              </w:tcPr>
            </w:tcPrChange>
          </w:tcPr>
          <w:p w14:paraId="5F8DECA7" w14:textId="77777777" w:rsidR="00E01536" w:rsidRPr="00BF7017" w:rsidRDefault="00E01536" w:rsidP="00C62BB0">
            <w:pPr>
              <w:rPr>
                <w:del w:id="1495" w:author="김은수" w:date="2026-09-30T15:44:00Z" w16du:dateUtc="2026-09-30T06:44:00Z"/>
              </w:rPr>
            </w:pPr>
            <w:del w:id="1496" w:author="김은수" w:date="2026-09-30T15:44:00Z" w16du:dateUtc="2026-09-30T06:44:00Z">
              <w:r w:rsidRPr="00BF7017">
                <w:delText>1</w:delText>
              </w:r>
              <w:r w:rsidRPr="00BF7017">
                <w:rPr>
                  <w:rFonts w:hint="eastAsia"/>
                </w:rPr>
                <w:delText>2</w:delText>
              </w:r>
            </w:del>
          </w:p>
        </w:tc>
        <w:tc>
          <w:tcPr>
            <w:tcW w:w="3119" w:type="dxa"/>
            <w:tcPrChange w:id="1497" w:author="김은수" w:date="2026-10-01T01:11:00Z">
              <w:tcPr>
                <w:tcW w:w="3119" w:type="dxa"/>
              </w:tcPr>
            </w:tcPrChange>
          </w:tcPr>
          <w:p w14:paraId="62BC9C6E" w14:textId="77777777" w:rsidR="00E01536" w:rsidRPr="00BF7017" w:rsidRDefault="00E01536" w:rsidP="00C62BB0">
            <w:pPr>
              <w:cnfStyle w:val="000000000000" w:firstRow="0" w:lastRow="0" w:firstColumn="0" w:lastColumn="0" w:oddVBand="0" w:evenVBand="0" w:oddHBand="0" w:evenHBand="0" w:firstRowFirstColumn="0" w:firstRowLastColumn="0" w:lastRowFirstColumn="0" w:lastRowLastColumn="0"/>
              <w:rPr>
                <w:del w:id="1498" w:author="김은수" w:date="2026-09-30T15:44:00Z" w16du:dateUtc="2026-09-30T06:44:00Z"/>
              </w:rPr>
            </w:pPr>
            <w:del w:id="1499" w:author="김은수" w:date="2026-09-30T15:44:00Z" w16du:dateUtc="2026-09-30T06:44:00Z">
              <w:r w:rsidRPr="00BF7017">
                <w:rPr>
                  <w:rFonts w:hint="eastAsia"/>
                </w:rPr>
                <w:delText>N</w:delText>
              </w:r>
              <w:r w:rsidRPr="00BF7017">
                <w:delText>RF(P013)</w:delText>
              </w:r>
            </w:del>
          </w:p>
        </w:tc>
        <w:tc>
          <w:tcPr>
            <w:tcW w:w="2522" w:type="dxa"/>
            <w:tcPrChange w:id="1500" w:author="김은수" w:date="2026-10-01T01:11:00Z">
              <w:tcPr>
                <w:tcW w:w="2522" w:type="dxa"/>
              </w:tcPr>
            </w:tcPrChange>
          </w:tcPr>
          <w:p w14:paraId="78CA1906" w14:textId="77777777" w:rsidR="00E01536" w:rsidRDefault="00E01536" w:rsidP="00961A27">
            <w:pPr>
              <w:cnfStyle w:val="000000000000" w:firstRow="0" w:lastRow="0" w:firstColumn="0" w:lastColumn="0" w:oddVBand="0" w:evenVBand="0" w:oddHBand="0" w:evenHBand="0" w:firstRowFirstColumn="0" w:firstRowLastColumn="0" w:lastRowFirstColumn="0" w:lastRowLastColumn="0"/>
              <w:rPr>
                <w:del w:id="1501" w:author="김은수" w:date="2026-09-30T15:44:00Z" w16du:dateUtc="2026-09-30T06:44:00Z"/>
              </w:rPr>
            </w:pPr>
            <w:del w:id="1502" w:author="김은수" w:date="2026-09-30T15:44:00Z" w16du:dateUtc="2026-09-30T06:44:00Z">
              <w:r>
                <w:rPr>
                  <w:rFonts w:hint="eastAsia"/>
                </w:rPr>
                <w:delText>C</w:delText>
              </w:r>
              <w:r>
                <w:delText>M3</w:delText>
              </w:r>
            </w:del>
          </w:p>
        </w:tc>
      </w:tr>
      <w:tr w:rsidR="00E01536" w14:paraId="6A239AAD" w14:textId="77777777" w:rsidTr="00BF7017">
        <w:trPr>
          <w:del w:id="1503" w:author="김은수" w:date="2026-09-30T15:44:00Z"/>
          <w:trPrChange w:id="1504" w:author="김은수" w:date="2026-10-01T01:11:00Z">
            <w:trPr>
              <w:gridAfter w:val="3"/>
            </w:trPr>
          </w:trPrChange>
        </w:trPr>
        <w:tc>
          <w:tcPr>
            <w:cnfStyle w:val="001000000000" w:firstRow="0" w:lastRow="0" w:firstColumn="1" w:lastColumn="0" w:oddVBand="0" w:evenVBand="0" w:oddHBand="0" w:evenHBand="0" w:firstRowFirstColumn="0" w:firstRowLastColumn="0" w:lastRowFirstColumn="0" w:lastRowLastColumn="0"/>
            <w:tcW w:w="1417" w:type="dxa"/>
            <w:tcPrChange w:id="1505" w:author="김은수" w:date="2026-10-01T01:11:00Z">
              <w:tcPr>
                <w:tcW w:w="1417" w:type="dxa"/>
              </w:tcPr>
            </w:tcPrChange>
          </w:tcPr>
          <w:p w14:paraId="31FB89F0" w14:textId="77777777" w:rsidR="00E01536" w:rsidRPr="00BF7017" w:rsidRDefault="00E01536" w:rsidP="00C62BB0">
            <w:pPr>
              <w:rPr>
                <w:del w:id="1506" w:author="김은수" w:date="2026-09-30T15:44:00Z" w16du:dateUtc="2026-09-30T06:44:00Z"/>
              </w:rPr>
            </w:pPr>
            <w:del w:id="1507" w:author="김은수" w:date="2026-09-30T15:44:00Z" w16du:dateUtc="2026-09-30T06:44:00Z">
              <w:r w:rsidRPr="00BF7017">
                <w:delText>1</w:delText>
              </w:r>
              <w:r w:rsidRPr="00BF7017">
                <w:rPr>
                  <w:rFonts w:hint="eastAsia"/>
                </w:rPr>
                <w:delText>3</w:delText>
              </w:r>
            </w:del>
          </w:p>
        </w:tc>
        <w:tc>
          <w:tcPr>
            <w:tcW w:w="3119" w:type="dxa"/>
            <w:tcPrChange w:id="1508" w:author="김은수" w:date="2026-10-01T01:11:00Z">
              <w:tcPr>
                <w:tcW w:w="3119" w:type="dxa"/>
              </w:tcPr>
            </w:tcPrChange>
          </w:tcPr>
          <w:p w14:paraId="19E78B8A" w14:textId="77777777" w:rsidR="00E01536" w:rsidRPr="00BF7017" w:rsidRDefault="00E01536" w:rsidP="00C62BB0">
            <w:pPr>
              <w:cnfStyle w:val="000000000000" w:firstRow="0" w:lastRow="0" w:firstColumn="0" w:lastColumn="0" w:oddVBand="0" w:evenVBand="0" w:oddHBand="0" w:evenHBand="0" w:firstRowFirstColumn="0" w:firstRowLastColumn="0" w:lastRowFirstColumn="0" w:lastRowLastColumn="0"/>
              <w:rPr>
                <w:del w:id="1509" w:author="김은수" w:date="2026-09-30T15:44:00Z" w16du:dateUtc="2026-09-30T06:44:00Z"/>
              </w:rPr>
            </w:pPr>
            <w:del w:id="1510" w:author="김은수" w:date="2026-09-30T15:44:00Z" w16du:dateUtc="2026-09-30T06:44:00Z">
              <w:r w:rsidRPr="00BF7017">
                <w:rPr>
                  <w:rFonts w:hint="eastAsia"/>
                </w:rPr>
                <w:delText>N</w:delText>
              </w:r>
              <w:r w:rsidRPr="00BF7017">
                <w:delText>RF(P009)</w:delText>
              </w:r>
            </w:del>
          </w:p>
        </w:tc>
        <w:tc>
          <w:tcPr>
            <w:tcW w:w="2522" w:type="dxa"/>
            <w:tcPrChange w:id="1511" w:author="김은수" w:date="2026-10-01T01:11:00Z">
              <w:tcPr>
                <w:tcW w:w="2522" w:type="dxa"/>
              </w:tcPr>
            </w:tcPrChange>
          </w:tcPr>
          <w:p w14:paraId="62E0EE52" w14:textId="77777777" w:rsidR="00E01536" w:rsidRDefault="00E01536" w:rsidP="00961A27">
            <w:pPr>
              <w:cnfStyle w:val="000000000000" w:firstRow="0" w:lastRow="0" w:firstColumn="0" w:lastColumn="0" w:oddVBand="0" w:evenVBand="0" w:oddHBand="0" w:evenHBand="0" w:firstRowFirstColumn="0" w:firstRowLastColumn="0" w:lastRowFirstColumn="0" w:lastRowLastColumn="0"/>
              <w:rPr>
                <w:del w:id="1512" w:author="김은수" w:date="2026-09-30T15:44:00Z" w16du:dateUtc="2026-09-30T06:44:00Z"/>
              </w:rPr>
            </w:pPr>
            <w:del w:id="1513" w:author="김은수" w:date="2026-09-30T15:44:00Z" w16du:dateUtc="2026-09-30T06:44:00Z">
              <w:r>
                <w:rPr>
                  <w:rFonts w:hint="eastAsia"/>
                </w:rPr>
                <w:delText>C</w:delText>
              </w:r>
              <w:r>
                <w:delText>M3</w:delText>
              </w:r>
            </w:del>
          </w:p>
        </w:tc>
      </w:tr>
      <w:tr w:rsidR="00E01536" w14:paraId="13A3292E" w14:textId="77777777" w:rsidTr="00BF7017">
        <w:trPr>
          <w:del w:id="1514" w:author="김은수" w:date="2026-09-30T15:44:00Z"/>
          <w:trPrChange w:id="1515" w:author="김은수" w:date="2026-10-01T01:11:00Z">
            <w:trPr>
              <w:gridAfter w:val="3"/>
            </w:trPr>
          </w:trPrChange>
        </w:trPr>
        <w:tc>
          <w:tcPr>
            <w:cnfStyle w:val="001000000000" w:firstRow="0" w:lastRow="0" w:firstColumn="1" w:lastColumn="0" w:oddVBand="0" w:evenVBand="0" w:oddHBand="0" w:evenHBand="0" w:firstRowFirstColumn="0" w:firstRowLastColumn="0" w:lastRowFirstColumn="0" w:lastRowLastColumn="0"/>
            <w:tcW w:w="1417" w:type="dxa"/>
            <w:tcPrChange w:id="1516" w:author="김은수" w:date="2026-10-01T01:11:00Z">
              <w:tcPr>
                <w:tcW w:w="1417" w:type="dxa"/>
              </w:tcPr>
            </w:tcPrChange>
          </w:tcPr>
          <w:p w14:paraId="72F1C559" w14:textId="77777777" w:rsidR="00E01536" w:rsidRPr="00BF7017" w:rsidRDefault="00E01536" w:rsidP="00C62BB0">
            <w:pPr>
              <w:rPr>
                <w:del w:id="1517" w:author="김은수" w:date="2026-09-30T15:44:00Z" w16du:dateUtc="2026-09-30T06:44:00Z"/>
              </w:rPr>
            </w:pPr>
            <w:del w:id="1518" w:author="김은수" w:date="2026-09-30T15:44:00Z" w16du:dateUtc="2026-09-30T06:44:00Z">
              <w:r w:rsidRPr="00BF7017">
                <w:delText>1</w:delText>
              </w:r>
              <w:r w:rsidRPr="00BF7017">
                <w:rPr>
                  <w:rFonts w:hint="eastAsia"/>
                </w:rPr>
                <w:delText>4</w:delText>
              </w:r>
            </w:del>
          </w:p>
        </w:tc>
        <w:tc>
          <w:tcPr>
            <w:tcW w:w="3119" w:type="dxa"/>
            <w:tcPrChange w:id="1519" w:author="김은수" w:date="2026-10-01T01:11:00Z">
              <w:tcPr>
                <w:tcW w:w="3119" w:type="dxa"/>
              </w:tcPr>
            </w:tcPrChange>
          </w:tcPr>
          <w:p w14:paraId="402CD3C1" w14:textId="77777777" w:rsidR="00E01536" w:rsidRPr="00BF7017" w:rsidRDefault="00E01536" w:rsidP="00C62BB0">
            <w:pPr>
              <w:cnfStyle w:val="000000000000" w:firstRow="0" w:lastRow="0" w:firstColumn="0" w:lastColumn="0" w:oddVBand="0" w:evenVBand="0" w:oddHBand="0" w:evenHBand="0" w:firstRowFirstColumn="0" w:firstRowLastColumn="0" w:lastRowFirstColumn="0" w:lastRowLastColumn="0"/>
              <w:rPr>
                <w:del w:id="1520" w:author="김은수" w:date="2026-09-30T15:44:00Z" w16du:dateUtc="2026-09-30T06:44:00Z"/>
              </w:rPr>
            </w:pPr>
            <w:del w:id="1521" w:author="김은수" w:date="2026-09-30T15:44:00Z" w16du:dateUtc="2026-09-30T06:44:00Z">
              <w:r w:rsidRPr="00BF7017">
                <w:rPr>
                  <w:rFonts w:hint="eastAsia"/>
                </w:rPr>
                <w:delText>N</w:delText>
              </w:r>
              <w:r w:rsidRPr="00BF7017">
                <w:delText>RF(P008)</w:delText>
              </w:r>
            </w:del>
          </w:p>
        </w:tc>
        <w:tc>
          <w:tcPr>
            <w:tcW w:w="2522" w:type="dxa"/>
            <w:tcPrChange w:id="1522" w:author="김은수" w:date="2026-10-01T01:11:00Z">
              <w:tcPr>
                <w:tcW w:w="2522" w:type="dxa"/>
              </w:tcPr>
            </w:tcPrChange>
          </w:tcPr>
          <w:p w14:paraId="12C466A9" w14:textId="77777777" w:rsidR="00E01536" w:rsidRDefault="00E01536" w:rsidP="00961A27">
            <w:pPr>
              <w:cnfStyle w:val="000000000000" w:firstRow="0" w:lastRow="0" w:firstColumn="0" w:lastColumn="0" w:oddVBand="0" w:evenVBand="0" w:oddHBand="0" w:evenHBand="0" w:firstRowFirstColumn="0" w:firstRowLastColumn="0" w:lastRowFirstColumn="0" w:lastRowLastColumn="0"/>
              <w:rPr>
                <w:del w:id="1523" w:author="김은수" w:date="2026-09-30T15:44:00Z" w16du:dateUtc="2026-09-30T06:44:00Z"/>
              </w:rPr>
            </w:pPr>
            <w:del w:id="1524" w:author="김은수" w:date="2026-09-30T15:44:00Z" w16du:dateUtc="2026-09-30T06:44:00Z">
              <w:r>
                <w:rPr>
                  <w:rFonts w:hint="eastAsia"/>
                </w:rPr>
                <w:delText>C</w:delText>
              </w:r>
              <w:r>
                <w:delText>M3</w:delText>
              </w:r>
            </w:del>
          </w:p>
        </w:tc>
      </w:tr>
      <w:tr w:rsidR="00E01536" w14:paraId="3D820EC1" w14:textId="77777777" w:rsidTr="00BF7017">
        <w:trPr>
          <w:del w:id="1525" w:author="김은수" w:date="2026-09-30T15:44:00Z"/>
          <w:trPrChange w:id="1526" w:author="김은수" w:date="2026-10-01T01:11:00Z">
            <w:trPr>
              <w:gridAfter w:val="3"/>
            </w:trPr>
          </w:trPrChange>
        </w:trPr>
        <w:tc>
          <w:tcPr>
            <w:cnfStyle w:val="001000000000" w:firstRow="0" w:lastRow="0" w:firstColumn="1" w:lastColumn="0" w:oddVBand="0" w:evenVBand="0" w:oddHBand="0" w:evenHBand="0" w:firstRowFirstColumn="0" w:firstRowLastColumn="0" w:lastRowFirstColumn="0" w:lastRowLastColumn="0"/>
            <w:tcW w:w="1417" w:type="dxa"/>
            <w:tcPrChange w:id="1527" w:author="김은수" w:date="2026-10-01T01:11:00Z">
              <w:tcPr>
                <w:tcW w:w="1417" w:type="dxa"/>
              </w:tcPr>
            </w:tcPrChange>
          </w:tcPr>
          <w:p w14:paraId="756F7DA2" w14:textId="77777777" w:rsidR="00E01536" w:rsidRPr="00BF7017" w:rsidRDefault="00E01536" w:rsidP="00C62BB0">
            <w:pPr>
              <w:rPr>
                <w:del w:id="1528" w:author="김은수" w:date="2026-09-30T15:44:00Z" w16du:dateUtc="2026-09-30T06:44:00Z"/>
              </w:rPr>
            </w:pPr>
            <w:del w:id="1529" w:author="김은수" w:date="2026-09-30T15:44:00Z" w16du:dateUtc="2026-09-30T06:44:00Z">
              <w:r w:rsidRPr="00BF7017">
                <w:delText>1</w:delText>
              </w:r>
              <w:r w:rsidRPr="00BF7017">
                <w:rPr>
                  <w:rFonts w:hint="eastAsia"/>
                </w:rPr>
                <w:delText>5</w:delText>
              </w:r>
            </w:del>
          </w:p>
        </w:tc>
        <w:tc>
          <w:tcPr>
            <w:tcW w:w="3119" w:type="dxa"/>
            <w:tcPrChange w:id="1530" w:author="김은수" w:date="2026-10-01T01:11:00Z">
              <w:tcPr>
                <w:tcW w:w="3119" w:type="dxa"/>
              </w:tcPr>
            </w:tcPrChange>
          </w:tcPr>
          <w:p w14:paraId="5133AB55" w14:textId="77777777" w:rsidR="00E01536" w:rsidRPr="00BF7017" w:rsidRDefault="00E01536" w:rsidP="00C62BB0">
            <w:pPr>
              <w:cnfStyle w:val="000000000000" w:firstRow="0" w:lastRow="0" w:firstColumn="0" w:lastColumn="0" w:oddVBand="0" w:evenVBand="0" w:oddHBand="0" w:evenHBand="0" w:firstRowFirstColumn="0" w:firstRowLastColumn="0" w:lastRowFirstColumn="0" w:lastRowLastColumn="0"/>
              <w:rPr>
                <w:del w:id="1531" w:author="김은수" w:date="2026-09-30T15:44:00Z" w16du:dateUtc="2026-09-30T06:44:00Z"/>
              </w:rPr>
            </w:pPr>
            <w:del w:id="1532" w:author="김은수" w:date="2026-09-30T15:44:00Z" w16du:dateUtc="2026-09-30T06:44:00Z">
              <w:r w:rsidRPr="00BF7017">
                <w:rPr>
                  <w:rFonts w:hint="eastAsia"/>
                </w:rPr>
                <w:delText>N</w:delText>
              </w:r>
              <w:r w:rsidRPr="00BF7017">
                <w:delText>RF(P010)</w:delText>
              </w:r>
            </w:del>
          </w:p>
        </w:tc>
        <w:tc>
          <w:tcPr>
            <w:tcW w:w="2522" w:type="dxa"/>
            <w:tcPrChange w:id="1533" w:author="김은수" w:date="2026-10-01T01:11:00Z">
              <w:tcPr>
                <w:tcW w:w="2522" w:type="dxa"/>
              </w:tcPr>
            </w:tcPrChange>
          </w:tcPr>
          <w:p w14:paraId="4640C2E8" w14:textId="77777777" w:rsidR="00E01536" w:rsidRDefault="00E01536" w:rsidP="00961A27">
            <w:pPr>
              <w:cnfStyle w:val="000000000000" w:firstRow="0" w:lastRow="0" w:firstColumn="0" w:lastColumn="0" w:oddVBand="0" w:evenVBand="0" w:oddHBand="0" w:evenHBand="0" w:firstRowFirstColumn="0" w:firstRowLastColumn="0" w:lastRowFirstColumn="0" w:lastRowLastColumn="0"/>
              <w:rPr>
                <w:del w:id="1534" w:author="김은수" w:date="2026-09-30T15:44:00Z" w16du:dateUtc="2026-09-30T06:44:00Z"/>
              </w:rPr>
            </w:pPr>
            <w:del w:id="1535" w:author="김은수" w:date="2026-09-30T15:44:00Z" w16du:dateUtc="2026-09-30T06:44:00Z">
              <w:r>
                <w:rPr>
                  <w:rFonts w:hint="eastAsia"/>
                </w:rPr>
                <w:delText>C</w:delText>
              </w:r>
              <w:r>
                <w:delText>M3</w:delText>
              </w:r>
            </w:del>
          </w:p>
        </w:tc>
      </w:tr>
      <w:tr w:rsidR="00E01536" w14:paraId="6E154FF4" w14:textId="77777777" w:rsidTr="00BF7017">
        <w:trPr>
          <w:del w:id="1536" w:author="김은수" w:date="2026-09-30T15:44:00Z"/>
          <w:trPrChange w:id="1537" w:author="김은수" w:date="2026-10-01T01:11:00Z">
            <w:trPr>
              <w:gridAfter w:val="3"/>
            </w:trPr>
          </w:trPrChange>
        </w:trPr>
        <w:tc>
          <w:tcPr>
            <w:cnfStyle w:val="001000000000" w:firstRow="0" w:lastRow="0" w:firstColumn="1" w:lastColumn="0" w:oddVBand="0" w:evenVBand="0" w:oddHBand="0" w:evenHBand="0" w:firstRowFirstColumn="0" w:firstRowLastColumn="0" w:lastRowFirstColumn="0" w:lastRowLastColumn="0"/>
            <w:tcW w:w="1417" w:type="dxa"/>
            <w:tcPrChange w:id="1538" w:author="김은수" w:date="2026-10-01T01:11:00Z">
              <w:tcPr>
                <w:tcW w:w="1417" w:type="dxa"/>
              </w:tcPr>
            </w:tcPrChange>
          </w:tcPr>
          <w:p w14:paraId="417CDF19" w14:textId="77777777" w:rsidR="00E01536" w:rsidRPr="00BF7017" w:rsidRDefault="00E01536" w:rsidP="00C62BB0">
            <w:pPr>
              <w:rPr>
                <w:del w:id="1539" w:author="김은수" w:date="2026-09-30T15:44:00Z" w16du:dateUtc="2026-09-30T06:44:00Z"/>
              </w:rPr>
            </w:pPr>
            <w:del w:id="1540" w:author="김은수" w:date="2026-09-30T15:44:00Z" w16du:dateUtc="2026-09-30T06:44:00Z">
              <w:r w:rsidRPr="00BF7017">
                <w:delText>1</w:delText>
              </w:r>
              <w:r w:rsidRPr="00BF7017">
                <w:rPr>
                  <w:rFonts w:hint="eastAsia"/>
                </w:rPr>
                <w:delText>6</w:delText>
              </w:r>
            </w:del>
          </w:p>
        </w:tc>
        <w:tc>
          <w:tcPr>
            <w:tcW w:w="3119" w:type="dxa"/>
            <w:tcPrChange w:id="1541" w:author="김은수" w:date="2026-10-01T01:11:00Z">
              <w:tcPr>
                <w:tcW w:w="3119" w:type="dxa"/>
              </w:tcPr>
            </w:tcPrChange>
          </w:tcPr>
          <w:p w14:paraId="6E87ABE1" w14:textId="77777777" w:rsidR="00E01536" w:rsidRPr="00BF7017" w:rsidRDefault="00E01536" w:rsidP="00C62BB0">
            <w:pPr>
              <w:cnfStyle w:val="000000000000" w:firstRow="0" w:lastRow="0" w:firstColumn="0" w:lastColumn="0" w:oddVBand="0" w:evenVBand="0" w:oddHBand="0" w:evenHBand="0" w:firstRowFirstColumn="0" w:firstRowLastColumn="0" w:lastRowFirstColumn="0" w:lastRowLastColumn="0"/>
              <w:rPr>
                <w:del w:id="1542" w:author="김은수" w:date="2026-09-30T15:44:00Z" w16du:dateUtc="2026-09-30T06:44:00Z"/>
              </w:rPr>
            </w:pPr>
            <w:del w:id="1543" w:author="김은수" w:date="2026-09-30T15:44:00Z" w16du:dateUtc="2026-09-30T06:44:00Z">
              <w:r w:rsidRPr="00BF7017">
                <w:rPr>
                  <w:rFonts w:hint="eastAsia"/>
                </w:rPr>
                <w:delText>N</w:delText>
              </w:r>
              <w:r w:rsidRPr="00BF7017">
                <w:delText>RF(P015)</w:delText>
              </w:r>
            </w:del>
          </w:p>
        </w:tc>
        <w:tc>
          <w:tcPr>
            <w:tcW w:w="2522" w:type="dxa"/>
            <w:tcPrChange w:id="1544" w:author="김은수" w:date="2026-10-01T01:11:00Z">
              <w:tcPr>
                <w:tcW w:w="2522" w:type="dxa"/>
              </w:tcPr>
            </w:tcPrChange>
          </w:tcPr>
          <w:p w14:paraId="65D9C2DC" w14:textId="77777777" w:rsidR="00E01536" w:rsidRDefault="00E01536" w:rsidP="00961A27">
            <w:pPr>
              <w:cnfStyle w:val="000000000000" w:firstRow="0" w:lastRow="0" w:firstColumn="0" w:lastColumn="0" w:oddVBand="0" w:evenVBand="0" w:oddHBand="0" w:evenHBand="0" w:firstRowFirstColumn="0" w:firstRowLastColumn="0" w:lastRowFirstColumn="0" w:lastRowLastColumn="0"/>
              <w:rPr>
                <w:del w:id="1545" w:author="김은수" w:date="2026-09-30T15:44:00Z" w16du:dateUtc="2026-09-30T06:44:00Z"/>
              </w:rPr>
            </w:pPr>
            <w:del w:id="1546" w:author="김은수" w:date="2026-09-30T15:44:00Z" w16du:dateUtc="2026-09-30T06:44:00Z">
              <w:r>
                <w:rPr>
                  <w:rFonts w:hint="eastAsia"/>
                </w:rPr>
                <w:delText>C</w:delText>
              </w:r>
              <w:r>
                <w:delText>M3</w:delText>
              </w:r>
            </w:del>
          </w:p>
        </w:tc>
      </w:tr>
      <w:tr w:rsidR="00E01536" w14:paraId="02CE8E7F" w14:textId="77777777" w:rsidTr="00BF7017">
        <w:trPr>
          <w:del w:id="1547" w:author="김은수" w:date="2026-09-30T15:44:00Z"/>
          <w:trPrChange w:id="1548" w:author="김은수" w:date="2026-10-01T01:11:00Z">
            <w:trPr>
              <w:gridAfter w:val="3"/>
            </w:trPr>
          </w:trPrChange>
        </w:trPr>
        <w:tc>
          <w:tcPr>
            <w:cnfStyle w:val="001000000000" w:firstRow="0" w:lastRow="0" w:firstColumn="1" w:lastColumn="0" w:oddVBand="0" w:evenVBand="0" w:oddHBand="0" w:evenHBand="0" w:firstRowFirstColumn="0" w:firstRowLastColumn="0" w:lastRowFirstColumn="0" w:lastRowLastColumn="0"/>
            <w:tcW w:w="1417" w:type="dxa"/>
            <w:tcPrChange w:id="1549" w:author="김은수" w:date="2026-10-01T01:11:00Z">
              <w:tcPr>
                <w:tcW w:w="1417" w:type="dxa"/>
              </w:tcPr>
            </w:tcPrChange>
          </w:tcPr>
          <w:p w14:paraId="42A94245" w14:textId="77777777" w:rsidR="00E01536" w:rsidRPr="00BF7017" w:rsidRDefault="00E01536" w:rsidP="00C62BB0">
            <w:pPr>
              <w:rPr>
                <w:del w:id="1550" w:author="김은수" w:date="2026-09-30T15:44:00Z" w16du:dateUtc="2026-09-30T06:44:00Z"/>
              </w:rPr>
            </w:pPr>
            <w:del w:id="1551" w:author="김은수" w:date="2026-09-30T15:44:00Z" w16du:dateUtc="2026-09-30T06:44:00Z">
              <w:r w:rsidRPr="00BF7017">
                <w:delText>1</w:delText>
              </w:r>
              <w:r w:rsidRPr="00BF7017">
                <w:rPr>
                  <w:rFonts w:hint="eastAsia"/>
                </w:rPr>
                <w:delText>7</w:delText>
              </w:r>
            </w:del>
          </w:p>
        </w:tc>
        <w:tc>
          <w:tcPr>
            <w:tcW w:w="3119" w:type="dxa"/>
            <w:tcPrChange w:id="1552" w:author="김은수" w:date="2026-10-01T01:11:00Z">
              <w:tcPr>
                <w:tcW w:w="3119" w:type="dxa"/>
              </w:tcPr>
            </w:tcPrChange>
          </w:tcPr>
          <w:p w14:paraId="72602A01" w14:textId="77777777" w:rsidR="00E01536" w:rsidRPr="00BF7017" w:rsidRDefault="00E01536" w:rsidP="00C62BB0">
            <w:pPr>
              <w:cnfStyle w:val="000000000000" w:firstRow="0" w:lastRow="0" w:firstColumn="0" w:lastColumn="0" w:oddVBand="0" w:evenVBand="0" w:oddHBand="0" w:evenHBand="0" w:firstRowFirstColumn="0" w:firstRowLastColumn="0" w:lastRowFirstColumn="0" w:lastRowLastColumn="0"/>
              <w:rPr>
                <w:del w:id="1553" w:author="김은수" w:date="2026-09-30T15:44:00Z" w16du:dateUtc="2026-09-30T06:44:00Z"/>
              </w:rPr>
            </w:pPr>
            <w:del w:id="1554" w:author="김은수" w:date="2026-09-30T15:44:00Z" w16du:dateUtc="2026-09-30T06:44:00Z">
              <w:r w:rsidRPr="00BF7017">
                <w:rPr>
                  <w:rFonts w:hint="eastAsia"/>
                </w:rPr>
                <w:delText>N</w:delText>
              </w:r>
              <w:r w:rsidRPr="00BF7017">
                <w:delText>RF(P027)</w:delText>
              </w:r>
            </w:del>
          </w:p>
        </w:tc>
        <w:tc>
          <w:tcPr>
            <w:tcW w:w="2522" w:type="dxa"/>
            <w:tcPrChange w:id="1555" w:author="김은수" w:date="2026-10-01T01:11:00Z">
              <w:tcPr>
                <w:tcW w:w="2522" w:type="dxa"/>
              </w:tcPr>
            </w:tcPrChange>
          </w:tcPr>
          <w:p w14:paraId="6E385981" w14:textId="77777777" w:rsidR="00E01536" w:rsidRDefault="00E01536" w:rsidP="00961A27">
            <w:pPr>
              <w:cnfStyle w:val="000000000000" w:firstRow="0" w:lastRow="0" w:firstColumn="0" w:lastColumn="0" w:oddVBand="0" w:evenVBand="0" w:oddHBand="0" w:evenHBand="0" w:firstRowFirstColumn="0" w:firstRowLastColumn="0" w:lastRowFirstColumn="0" w:lastRowLastColumn="0"/>
              <w:rPr>
                <w:del w:id="1556" w:author="김은수" w:date="2026-09-30T15:44:00Z" w16du:dateUtc="2026-09-30T06:44:00Z"/>
              </w:rPr>
            </w:pPr>
            <w:del w:id="1557" w:author="김은수" w:date="2026-09-30T15:44:00Z" w16du:dateUtc="2026-09-30T06:44:00Z">
              <w:r>
                <w:rPr>
                  <w:rFonts w:hint="eastAsia"/>
                </w:rPr>
                <w:delText>C</w:delText>
              </w:r>
              <w:r>
                <w:delText>M3</w:delText>
              </w:r>
            </w:del>
          </w:p>
        </w:tc>
      </w:tr>
      <w:tr w:rsidR="00E01536" w14:paraId="73A32E49" w14:textId="77777777" w:rsidTr="00BF7017">
        <w:trPr>
          <w:del w:id="1558" w:author="김은수" w:date="2026-09-30T15:44:00Z"/>
          <w:trPrChange w:id="1559" w:author="김은수" w:date="2026-10-01T01:11:00Z">
            <w:trPr>
              <w:gridAfter w:val="3"/>
            </w:trPr>
          </w:trPrChange>
        </w:trPr>
        <w:tc>
          <w:tcPr>
            <w:cnfStyle w:val="001000000000" w:firstRow="0" w:lastRow="0" w:firstColumn="1" w:lastColumn="0" w:oddVBand="0" w:evenVBand="0" w:oddHBand="0" w:evenHBand="0" w:firstRowFirstColumn="0" w:firstRowLastColumn="0" w:lastRowFirstColumn="0" w:lastRowLastColumn="0"/>
            <w:tcW w:w="1417" w:type="dxa"/>
            <w:tcPrChange w:id="1560" w:author="김은수" w:date="2026-10-01T01:11:00Z">
              <w:tcPr>
                <w:tcW w:w="1417" w:type="dxa"/>
              </w:tcPr>
            </w:tcPrChange>
          </w:tcPr>
          <w:p w14:paraId="493D4F84" w14:textId="77777777" w:rsidR="00E01536" w:rsidRPr="00BF7017" w:rsidRDefault="00E01536" w:rsidP="00C62BB0">
            <w:pPr>
              <w:rPr>
                <w:del w:id="1561" w:author="김은수" w:date="2026-09-30T15:44:00Z" w16du:dateUtc="2026-09-30T06:44:00Z"/>
              </w:rPr>
            </w:pPr>
            <w:del w:id="1562" w:author="김은수" w:date="2026-09-30T15:44:00Z" w16du:dateUtc="2026-09-30T06:44:00Z">
              <w:r w:rsidRPr="00BF7017">
                <w:delText>1</w:delText>
              </w:r>
              <w:r w:rsidRPr="00BF7017">
                <w:rPr>
                  <w:rFonts w:hint="eastAsia"/>
                </w:rPr>
                <w:delText>8</w:delText>
              </w:r>
            </w:del>
          </w:p>
        </w:tc>
        <w:tc>
          <w:tcPr>
            <w:tcW w:w="3119" w:type="dxa"/>
            <w:tcPrChange w:id="1563" w:author="김은수" w:date="2026-10-01T01:11:00Z">
              <w:tcPr>
                <w:tcW w:w="3119" w:type="dxa"/>
              </w:tcPr>
            </w:tcPrChange>
          </w:tcPr>
          <w:p w14:paraId="50204954" w14:textId="77777777" w:rsidR="00E01536" w:rsidRPr="00BF7017" w:rsidRDefault="00E01536" w:rsidP="00C62BB0">
            <w:pPr>
              <w:cnfStyle w:val="000000000000" w:firstRow="0" w:lastRow="0" w:firstColumn="0" w:lastColumn="0" w:oddVBand="0" w:evenVBand="0" w:oddHBand="0" w:evenHBand="0" w:firstRowFirstColumn="0" w:firstRowLastColumn="0" w:lastRowFirstColumn="0" w:lastRowLastColumn="0"/>
              <w:rPr>
                <w:del w:id="1564" w:author="김은수" w:date="2026-09-30T15:44:00Z" w16du:dateUtc="2026-09-30T06:44:00Z"/>
              </w:rPr>
            </w:pPr>
            <w:del w:id="1565" w:author="김은수" w:date="2026-09-30T15:44:00Z" w16du:dateUtc="2026-09-30T06:44:00Z">
              <w:r w:rsidRPr="00BF7017">
                <w:rPr>
                  <w:rFonts w:hint="eastAsia"/>
                </w:rPr>
                <w:delText>N</w:delText>
              </w:r>
              <w:r w:rsidRPr="00BF7017">
                <w:delText>RF(P011)</w:delText>
              </w:r>
            </w:del>
          </w:p>
        </w:tc>
        <w:tc>
          <w:tcPr>
            <w:tcW w:w="2522" w:type="dxa"/>
            <w:tcPrChange w:id="1566" w:author="김은수" w:date="2026-10-01T01:11:00Z">
              <w:tcPr>
                <w:tcW w:w="2522" w:type="dxa"/>
              </w:tcPr>
            </w:tcPrChange>
          </w:tcPr>
          <w:p w14:paraId="01AA0C36" w14:textId="77777777" w:rsidR="00E01536" w:rsidRDefault="00E01536" w:rsidP="00961A27">
            <w:pPr>
              <w:cnfStyle w:val="000000000000" w:firstRow="0" w:lastRow="0" w:firstColumn="0" w:lastColumn="0" w:oddVBand="0" w:evenVBand="0" w:oddHBand="0" w:evenHBand="0" w:firstRowFirstColumn="0" w:firstRowLastColumn="0" w:lastRowFirstColumn="0" w:lastRowLastColumn="0"/>
              <w:rPr>
                <w:del w:id="1567" w:author="김은수" w:date="2026-09-30T15:44:00Z" w16du:dateUtc="2026-09-30T06:44:00Z"/>
              </w:rPr>
            </w:pPr>
            <w:del w:id="1568" w:author="김은수" w:date="2026-09-30T15:44:00Z" w16du:dateUtc="2026-09-30T06:44:00Z">
              <w:r>
                <w:rPr>
                  <w:rFonts w:hint="eastAsia"/>
                </w:rPr>
                <w:delText>C</w:delText>
              </w:r>
              <w:r>
                <w:delText>M3</w:delText>
              </w:r>
            </w:del>
          </w:p>
        </w:tc>
      </w:tr>
      <w:tr w:rsidR="00E01536" w14:paraId="2EEE57E1" w14:textId="77777777" w:rsidTr="00BF7017">
        <w:trPr>
          <w:del w:id="1569" w:author="김은수" w:date="2026-09-30T15:44:00Z"/>
          <w:trPrChange w:id="1570" w:author="김은수" w:date="2026-10-01T01:11:00Z">
            <w:trPr>
              <w:gridAfter w:val="3"/>
            </w:trPr>
          </w:trPrChange>
        </w:trPr>
        <w:tc>
          <w:tcPr>
            <w:cnfStyle w:val="001000000000" w:firstRow="0" w:lastRow="0" w:firstColumn="1" w:lastColumn="0" w:oddVBand="0" w:evenVBand="0" w:oddHBand="0" w:evenHBand="0" w:firstRowFirstColumn="0" w:firstRowLastColumn="0" w:lastRowFirstColumn="0" w:lastRowLastColumn="0"/>
            <w:tcW w:w="1417" w:type="dxa"/>
            <w:tcPrChange w:id="1571" w:author="김은수" w:date="2026-10-01T01:11:00Z">
              <w:tcPr>
                <w:tcW w:w="1417" w:type="dxa"/>
              </w:tcPr>
            </w:tcPrChange>
          </w:tcPr>
          <w:p w14:paraId="563388FA" w14:textId="77777777" w:rsidR="00E01536" w:rsidRPr="00BF7017" w:rsidRDefault="00E01536" w:rsidP="00C62BB0">
            <w:pPr>
              <w:rPr>
                <w:del w:id="1572" w:author="김은수" w:date="2026-09-30T15:44:00Z" w16du:dateUtc="2026-09-30T06:44:00Z"/>
              </w:rPr>
            </w:pPr>
            <w:del w:id="1573" w:author="김은수" w:date="2026-09-30T15:44:00Z" w16du:dateUtc="2026-09-30T06:44:00Z">
              <w:r w:rsidRPr="00BF7017">
                <w:delText>1</w:delText>
              </w:r>
              <w:r w:rsidRPr="00BF7017">
                <w:rPr>
                  <w:rFonts w:hint="eastAsia"/>
                </w:rPr>
                <w:delText>9</w:delText>
              </w:r>
            </w:del>
          </w:p>
        </w:tc>
        <w:tc>
          <w:tcPr>
            <w:tcW w:w="3119" w:type="dxa"/>
            <w:tcPrChange w:id="1574" w:author="김은수" w:date="2026-10-01T01:11:00Z">
              <w:tcPr>
                <w:tcW w:w="3119" w:type="dxa"/>
              </w:tcPr>
            </w:tcPrChange>
          </w:tcPr>
          <w:p w14:paraId="121AB7C3" w14:textId="77777777" w:rsidR="00E01536" w:rsidRPr="00BF7017" w:rsidRDefault="00E01536" w:rsidP="00C62BB0">
            <w:pPr>
              <w:cnfStyle w:val="000000000000" w:firstRow="0" w:lastRow="0" w:firstColumn="0" w:lastColumn="0" w:oddVBand="0" w:evenVBand="0" w:oddHBand="0" w:evenHBand="0" w:firstRowFirstColumn="0" w:firstRowLastColumn="0" w:lastRowFirstColumn="0" w:lastRowLastColumn="0"/>
              <w:rPr>
                <w:del w:id="1575" w:author="김은수" w:date="2026-09-30T15:44:00Z" w16du:dateUtc="2026-09-30T06:44:00Z"/>
              </w:rPr>
            </w:pPr>
            <w:del w:id="1576" w:author="김은수" w:date="2026-09-30T15:44:00Z" w16du:dateUtc="2026-09-30T06:44:00Z">
              <w:r w:rsidRPr="00BF7017">
                <w:rPr>
                  <w:rFonts w:hint="eastAsia"/>
                </w:rPr>
                <w:delText>N</w:delText>
              </w:r>
              <w:r w:rsidRPr="00BF7017">
                <w:delText>RF(P014)</w:delText>
              </w:r>
            </w:del>
          </w:p>
        </w:tc>
        <w:tc>
          <w:tcPr>
            <w:tcW w:w="2522" w:type="dxa"/>
            <w:tcPrChange w:id="1577" w:author="김은수" w:date="2026-10-01T01:11:00Z">
              <w:tcPr>
                <w:tcW w:w="2522" w:type="dxa"/>
              </w:tcPr>
            </w:tcPrChange>
          </w:tcPr>
          <w:p w14:paraId="26087E9F" w14:textId="77777777" w:rsidR="00E01536" w:rsidRDefault="00E01536" w:rsidP="00961A27">
            <w:pPr>
              <w:cnfStyle w:val="000000000000" w:firstRow="0" w:lastRow="0" w:firstColumn="0" w:lastColumn="0" w:oddVBand="0" w:evenVBand="0" w:oddHBand="0" w:evenHBand="0" w:firstRowFirstColumn="0" w:firstRowLastColumn="0" w:lastRowFirstColumn="0" w:lastRowLastColumn="0"/>
              <w:rPr>
                <w:del w:id="1578" w:author="김은수" w:date="2026-09-30T15:44:00Z" w16du:dateUtc="2026-09-30T06:44:00Z"/>
              </w:rPr>
            </w:pPr>
            <w:del w:id="1579" w:author="김은수" w:date="2026-09-30T15:44:00Z" w16du:dateUtc="2026-09-30T06:44:00Z">
              <w:r>
                <w:rPr>
                  <w:rFonts w:hint="eastAsia"/>
                </w:rPr>
                <w:delText>C</w:delText>
              </w:r>
              <w:r>
                <w:delText>M3</w:delText>
              </w:r>
            </w:del>
          </w:p>
        </w:tc>
      </w:tr>
      <w:tr w:rsidR="00E01536" w14:paraId="7D4C5EE4" w14:textId="77777777" w:rsidTr="00BF7017">
        <w:trPr>
          <w:del w:id="1580" w:author="김은수" w:date="2026-09-30T15:44:00Z"/>
          <w:trPrChange w:id="1581" w:author="김은수" w:date="2026-10-01T01:11:00Z">
            <w:trPr>
              <w:gridAfter w:val="3"/>
            </w:trPr>
          </w:trPrChange>
        </w:trPr>
        <w:tc>
          <w:tcPr>
            <w:cnfStyle w:val="001000000000" w:firstRow="0" w:lastRow="0" w:firstColumn="1" w:lastColumn="0" w:oddVBand="0" w:evenVBand="0" w:oddHBand="0" w:evenHBand="0" w:firstRowFirstColumn="0" w:firstRowLastColumn="0" w:lastRowFirstColumn="0" w:lastRowLastColumn="0"/>
            <w:tcW w:w="1417" w:type="dxa"/>
            <w:tcPrChange w:id="1582" w:author="김은수" w:date="2026-10-01T01:11:00Z">
              <w:tcPr>
                <w:tcW w:w="1417" w:type="dxa"/>
              </w:tcPr>
            </w:tcPrChange>
          </w:tcPr>
          <w:p w14:paraId="08AE1C79" w14:textId="77777777" w:rsidR="00E01536" w:rsidRPr="00BF7017" w:rsidRDefault="00E01536" w:rsidP="00C62BB0">
            <w:pPr>
              <w:rPr>
                <w:del w:id="1583" w:author="김은수" w:date="2026-09-30T15:44:00Z" w16du:dateUtc="2026-09-30T06:44:00Z"/>
              </w:rPr>
            </w:pPr>
            <w:del w:id="1584" w:author="김은수" w:date="2026-09-30T15:44:00Z" w16du:dateUtc="2026-09-30T06:44:00Z">
              <w:r w:rsidRPr="00BF7017">
                <w:rPr>
                  <w:rFonts w:hint="eastAsia"/>
                </w:rPr>
                <w:delText>2</w:delText>
              </w:r>
              <w:r w:rsidRPr="00BF7017">
                <w:delText>0</w:delText>
              </w:r>
            </w:del>
          </w:p>
        </w:tc>
        <w:tc>
          <w:tcPr>
            <w:tcW w:w="3119" w:type="dxa"/>
            <w:tcPrChange w:id="1585" w:author="김은수" w:date="2026-10-01T01:11:00Z">
              <w:tcPr>
                <w:tcW w:w="3119" w:type="dxa"/>
              </w:tcPr>
            </w:tcPrChange>
          </w:tcPr>
          <w:p w14:paraId="1A86F73F" w14:textId="77777777" w:rsidR="00E01536" w:rsidRPr="00BF7017" w:rsidRDefault="00E01536" w:rsidP="00C62BB0">
            <w:pPr>
              <w:cnfStyle w:val="000000000000" w:firstRow="0" w:lastRow="0" w:firstColumn="0" w:lastColumn="0" w:oddVBand="0" w:evenVBand="0" w:oddHBand="0" w:evenHBand="0" w:firstRowFirstColumn="0" w:firstRowLastColumn="0" w:lastRowFirstColumn="0" w:lastRowLastColumn="0"/>
              <w:rPr>
                <w:del w:id="1586" w:author="김은수" w:date="2026-09-30T15:44:00Z" w16du:dateUtc="2026-09-30T06:44:00Z"/>
              </w:rPr>
            </w:pPr>
            <w:del w:id="1587" w:author="김은수" w:date="2026-09-30T15:44:00Z" w16du:dateUtc="2026-09-30T06:44:00Z">
              <w:r w:rsidRPr="00BF7017">
                <w:rPr>
                  <w:rFonts w:hint="eastAsia"/>
                </w:rPr>
                <w:delText>L</w:delText>
              </w:r>
              <w:r w:rsidRPr="00BF7017">
                <w:delText>ED B</w:delText>
              </w:r>
            </w:del>
          </w:p>
        </w:tc>
        <w:tc>
          <w:tcPr>
            <w:tcW w:w="2522" w:type="dxa"/>
            <w:tcPrChange w:id="1588" w:author="김은수" w:date="2026-10-01T01:11:00Z">
              <w:tcPr>
                <w:tcW w:w="2522" w:type="dxa"/>
              </w:tcPr>
            </w:tcPrChange>
          </w:tcPr>
          <w:p w14:paraId="46C7E296" w14:textId="77777777" w:rsidR="00E01536" w:rsidRPr="001D1B02" w:rsidRDefault="00E01536" w:rsidP="00961A27">
            <w:pPr>
              <w:cnfStyle w:val="000000000000" w:firstRow="0" w:lastRow="0" w:firstColumn="0" w:lastColumn="0" w:oddVBand="0" w:evenVBand="0" w:oddHBand="0" w:evenHBand="0" w:firstRowFirstColumn="0" w:firstRowLastColumn="0" w:lastRowFirstColumn="0" w:lastRowLastColumn="0"/>
              <w:rPr>
                <w:del w:id="1589" w:author="김은수" w:date="2026-09-30T15:44:00Z" w16du:dateUtc="2026-09-30T06:44:00Z"/>
                <w:color w:val="FF0000"/>
              </w:rPr>
            </w:pPr>
            <w:del w:id="1590" w:author="김은수" w:date="2026-09-30T15:44:00Z" w16du:dateUtc="2026-09-30T06:44:00Z">
              <w:r>
                <w:rPr>
                  <w:rFonts w:hint="eastAsia"/>
                </w:rPr>
                <w:delText>C</w:delText>
              </w:r>
              <w:r>
                <w:delText>M3</w:delText>
              </w:r>
            </w:del>
          </w:p>
        </w:tc>
      </w:tr>
      <w:tr w:rsidR="00E01536" w14:paraId="43D426F3" w14:textId="77777777" w:rsidTr="00BF7017">
        <w:trPr>
          <w:del w:id="1591" w:author="김은수" w:date="2026-09-30T15:44:00Z"/>
          <w:trPrChange w:id="1592" w:author="김은수" w:date="2026-10-01T01:11:00Z">
            <w:trPr>
              <w:gridAfter w:val="3"/>
            </w:trPr>
          </w:trPrChange>
        </w:trPr>
        <w:tc>
          <w:tcPr>
            <w:cnfStyle w:val="001000000000" w:firstRow="0" w:lastRow="0" w:firstColumn="1" w:lastColumn="0" w:oddVBand="0" w:evenVBand="0" w:oddHBand="0" w:evenHBand="0" w:firstRowFirstColumn="0" w:firstRowLastColumn="0" w:lastRowFirstColumn="0" w:lastRowLastColumn="0"/>
            <w:tcW w:w="1417" w:type="dxa"/>
            <w:tcPrChange w:id="1593" w:author="김은수" w:date="2026-10-01T01:11:00Z">
              <w:tcPr>
                <w:tcW w:w="1417" w:type="dxa"/>
              </w:tcPr>
            </w:tcPrChange>
          </w:tcPr>
          <w:p w14:paraId="75E15F30" w14:textId="77777777" w:rsidR="00E01536" w:rsidRPr="00BF7017" w:rsidRDefault="00E01536" w:rsidP="00C62BB0">
            <w:pPr>
              <w:rPr>
                <w:del w:id="1594" w:author="김은수" w:date="2026-09-30T15:44:00Z" w16du:dateUtc="2026-09-30T06:44:00Z"/>
              </w:rPr>
            </w:pPr>
            <w:del w:id="1595" w:author="김은수" w:date="2026-09-30T15:44:00Z" w16du:dateUtc="2026-09-30T06:44:00Z">
              <w:r w:rsidRPr="00BF7017">
                <w:delText>2</w:delText>
              </w:r>
              <w:r w:rsidRPr="00BF7017">
                <w:rPr>
                  <w:rFonts w:hint="eastAsia"/>
                </w:rPr>
                <w:delText>1</w:delText>
              </w:r>
            </w:del>
          </w:p>
        </w:tc>
        <w:tc>
          <w:tcPr>
            <w:tcW w:w="3119" w:type="dxa"/>
            <w:tcPrChange w:id="1596" w:author="김은수" w:date="2026-10-01T01:11:00Z">
              <w:tcPr>
                <w:tcW w:w="3119" w:type="dxa"/>
              </w:tcPr>
            </w:tcPrChange>
          </w:tcPr>
          <w:p w14:paraId="620DB922" w14:textId="77777777" w:rsidR="00E01536" w:rsidRPr="00BF7017" w:rsidRDefault="00E01536" w:rsidP="00C62BB0">
            <w:pPr>
              <w:cnfStyle w:val="000000000000" w:firstRow="0" w:lastRow="0" w:firstColumn="0" w:lastColumn="0" w:oddVBand="0" w:evenVBand="0" w:oddHBand="0" w:evenHBand="0" w:firstRowFirstColumn="0" w:firstRowLastColumn="0" w:lastRowFirstColumn="0" w:lastRowLastColumn="0"/>
              <w:rPr>
                <w:del w:id="1597" w:author="김은수" w:date="2026-09-30T15:44:00Z" w16du:dateUtc="2026-09-30T06:44:00Z"/>
              </w:rPr>
            </w:pPr>
            <w:del w:id="1598" w:author="김은수" w:date="2026-09-30T15:44:00Z" w16du:dateUtc="2026-09-30T06:44:00Z">
              <w:r w:rsidRPr="00BF7017">
                <w:rPr>
                  <w:rFonts w:hint="eastAsia"/>
                </w:rPr>
                <w:delText>가속도 센서/</w:delText>
              </w:r>
              <w:r w:rsidRPr="00BF7017">
                <w:delText xml:space="preserve"> </w:delText>
              </w:r>
              <w:r w:rsidRPr="00BF7017">
                <w:rPr>
                  <w:rFonts w:hint="eastAsia"/>
                </w:rPr>
                <w:delText>충전기 연결</w:delText>
              </w:r>
            </w:del>
          </w:p>
        </w:tc>
        <w:tc>
          <w:tcPr>
            <w:tcW w:w="2522" w:type="dxa"/>
            <w:tcPrChange w:id="1599" w:author="김은수" w:date="2026-10-01T01:11:00Z">
              <w:tcPr>
                <w:tcW w:w="2522" w:type="dxa"/>
              </w:tcPr>
            </w:tcPrChange>
          </w:tcPr>
          <w:p w14:paraId="43844191" w14:textId="77777777" w:rsidR="00E01536" w:rsidRDefault="00E01536" w:rsidP="00961A27">
            <w:pPr>
              <w:cnfStyle w:val="000000000000" w:firstRow="0" w:lastRow="0" w:firstColumn="0" w:lastColumn="0" w:oddVBand="0" w:evenVBand="0" w:oddHBand="0" w:evenHBand="0" w:firstRowFirstColumn="0" w:firstRowLastColumn="0" w:lastRowFirstColumn="0" w:lastRowLastColumn="0"/>
              <w:rPr>
                <w:del w:id="1600" w:author="김은수" w:date="2026-09-30T15:44:00Z" w16du:dateUtc="2026-09-30T06:44:00Z"/>
                <w:color w:val="FF0000"/>
              </w:rPr>
            </w:pPr>
            <w:del w:id="1601" w:author="김은수" w:date="2026-09-30T15:44:00Z" w16du:dateUtc="2026-09-30T06:44:00Z">
              <w:r>
                <w:delText>CFX</w:delText>
              </w:r>
            </w:del>
          </w:p>
        </w:tc>
      </w:tr>
      <w:tr w:rsidR="00E01536" w14:paraId="0C663870" w14:textId="77777777" w:rsidTr="00BF7017">
        <w:trPr>
          <w:del w:id="1602" w:author="김은수" w:date="2026-09-30T15:44:00Z"/>
          <w:trPrChange w:id="1603" w:author="김은수" w:date="2026-10-01T01:11:00Z">
            <w:trPr>
              <w:gridAfter w:val="3"/>
            </w:trPr>
          </w:trPrChange>
        </w:trPr>
        <w:tc>
          <w:tcPr>
            <w:cnfStyle w:val="001000000000" w:firstRow="0" w:lastRow="0" w:firstColumn="1" w:lastColumn="0" w:oddVBand="0" w:evenVBand="0" w:oddHBand="0" w:evenHBand="0" w:firstRowFirstColumn="0" w:firstRowLastColumn="0" w:lastRowFirstColumn="0" w:lastRowLastColumn="0"/>
            <w:tcW w:w="1417" w:type="dxa"/>
            <w:tcPrChange w:id="1604" w:author="김은수" w:date="2026-10-01T01:11:00Z">
              <w:tcPr>
                <w:tcW w:w="1417" w:type="dxa"/>
              </w:tcPr>
            </w:tcPrChange>
          </w:tcPr>
          <w:p w14:paraId="3CE718DC" w14:textId="77777777" w:rsidR="00E01536" w:rsidRPr="00BF7017" w:rsidRDefault="00E01536" w:rsidP="00C62BB0">
            <w:pPr>
              <w:rPr>
                <w:del w:id="1605" w:author="김은수" w:date="2026-09-30T15:44:00Z" w16du:dateUtc="2026-09-30T06:44:00Z"/>
              </w:rPr>
            </w:pPr>
            <w:del w:id="1606" w:author="김은수" w:date="2026-09-30T15:44:00Z" w16du:dateUtc="2026-09-30T06:44:00Z">
              <w:r w:rsidRPr="00BF7017">
                <w:delText>2</w:delText>
              </w:r>
              <w:r w:rsidRPr="00BF7017">
                <w:rPr>
                  <w:rFonts w:hint="eastAsia"/>
                </w:rPr>
                <w:delText>2</w:delText>
              </w:r>
            </w:del>
          </w:p>
        </w:tc>
        <w:tc>
          <w:tcPr>
            <w:tcW w:w="3119" w:type="dxa"/>
            <w:tcPrChange w:id="1607" w:author="김은수" w:date="2026-10-01T01:11:00Z">
              <w:tcPr>
                <w:tcW w:w="3119" w:type="dxa"/>
              </w:tcPr>
            </w:tcPrChange>
          </w:tcPr>
          <w:p w14:paraId="08B18EEF" w14:textId="77777777" w:rsidR="00E01536" w:rsidRPr="00BF7017" w:rsidRDefault="00E01536" w:rsidP="00C62BB0">
            <w:pPr>
              <w:cnfStyle w:val="000000000000" w:firstRow="0" w:lastRow="0" w:firstColumn="0" w:lastColumn="0" w:oddVBand="0" w:evenVBand="0" w:oddHBand="0" w:evenHBand="0" w:firstRowFirstColumn="0" w:firstRowLastColumn="0" w:lastRowFirstColumn="0" w:lastRowLastColumn="0"/>
              <w:rPr>
                <w:del w:id="1608" w:author="김은수" w:date="2026-09-30T15:44:00Z" w16du:dateUtc="2026-09-30T06:44:00Z"/>
              </w:rPr>
            </w:pPr>
            <w:del w:id="1609" w:author="김은수" w:date="2026-09-30T15:44:00Z" w16du:dateUtc="2026-09-30T06:44:00Z">
              <w:r w:rsidRPr="00BF7017">
                <w:delText>I2C(</w:delText>
              </w:r>
              <w:r w:rsidRPr="00BF7017">
                <w:rPr>
                  <w:rFonts w:hint="eastAsia"/>
                </w:rPr>
                <w:delText>S</w:delText>
              </w:r>
              <w:r w:rsidRPr="00BF7017">
                <w:delText>DA)</w:delText>
              </w:r>
            </w:del>
          </w:p>
        </w:tc>
        <w:tc>
          <w:tcPr>
            <w:tcW w:w="2522" w:type="dxa"/>
            <w:tcPrChange w:id="1610" w:author="김은수" w:date="2026-10-01T01:11:00Z">
              <w:tcPr>
                <w:tcW w:w="2522" w:type="dxa"/>
              </w:tcPr>
            </w:tcPrChange>
          </w:tcPr>
          <w:p w14:paraId="1EC52697" w14:textId="77777777" w:rsidR="00E01536" w:rsidRPr="001D1B02" w:rsidRDefault="00E01536" w:rsidP="00961A27">
            <w:pPr>
              <w:cnfStyle w:val="000000000000" w:firstRow="0" w:lastRow="0" w:firstColumn="0" w:lastColumn="0" w:oddVBand="0" w:evenVBand="0" w:oddHBand="0" w:evenHBand="0" w:firstRowFirstColumn="0" w:firstRowLastColumn="0" w:lastRowFirstColumn="0" w:lastRowLastColumn="0"/>
              <w:rPr>
                <w:del w:id="1611" w:author="김은수" w:date="2026-09-30T15:44:00Z" w16du:dateUtc="2026-09-30T06:44:00Z"/>
                <w:color w:val="FF0000"/>
              </w:rPr>
            </w:pPr>
            <w:del w:id="1612" w:author="김은수" w:date="2026-09-30T15:44:00Z" w16du:dateUtc="2026-09-30T06:44:00Z">
              <w:r>
                <w:rPr>
                  <w:rFonts w:hint="eastAsia"/>
                </w:rPr>
                <w:delText>C</w:delText>
              </w:r>
              <w:r>
                <w:delText>M3</w:delText>
              </w:r>
            </w:del>
          </w:p>
        </w:tc>
      </w:tr>
      <w:tr w:rsidR="00E01536" w14:paraId="67FEB6F2" w14:textId="77777777" w:rsidTr="00BF7017">
        <w:trPr>
          <w:del w:id="1613" w:author="김은수" w:date="2026-09-30T15:44:00Z"/>
          <w:trPrChange w:id="1614" w:author="김은수" w:date="2026-10-01T01:11:00Z">
            <w:trPr>
              <w:gridAfter w:val="3"/>
            </w:trPr>
          </w:trPrChange>
        </w:trPr>
        <w:tc>
          <w:tcPr>
            <w:cnfStyle w:val="001000000000" w:firstRow="0" w:lastRow="0" w:firstColumn="1" w:lastColumn="0" w:oddVBand="0" w:evenVBand="0" w:oddHBand="0" w:evenHBand="0" w:firstRowFirstColumn="0" w:firstRowLastColumn="0" w:lastRowFirstColumn="0" w:lastRowLastColumn="0"/>
            <w:tcW w:w="1417" w:type="dxa"/>
            <w:tcPrChange w:id="1615" w:author="김은수" w:date="2026-10-01T01:11:00Z">
              <w:tcPr>
                <w:tcW w:w="1417" w:type="dxa"/>
              </w:tcPr>
            </w:tcPrChange>
          </w:tcPr>
          <w:p w14:paraId="488FE266" w14:textId="77777777" w:rsidR="00E01536" w:rsidRPr="00BF7017" w:rsidRDefault="00E01536" w:rsidP="00C62BB0">
            <w:pPr>
              <w:rPr>
                <w:del w:id="1616" w:author="김은수" w:date="2026-09-30T15:44:00Z" w16du:dateUtc="2026-09-30T06:44:00Z"/>
              </w:rPr>
            </w:pPr>
            <w:del w:id="1617" w:author="김은수" w:date="2026-09-30T15:44:00Z" w16du:dateUtc="2026-09-30T06:44:00Z">
              <w:r w:rsidRPr="00BF7017">
                <w:delText>2</w:delText>
              </w:r>
              <w:r w:rsidRPr="00BF7017">
                <w:rPr>
                  <w:rFonts w:hint="eastAsia"/>
                </w:rPr>
                <w:delText>3</w:delText>
              </w:r>
            </w:del>
          </w:p>
        </w:tc>
        <w:tc>
          <w:tcPr>
            <w:tcW w:w="3119" w:type="dxa"/>
            <w:tcPrChange w:id="1618" w:author="김은수" w:date="2026-10-01T01:11:00Z">
              <w:tcPr>
                <w:tcW w:w="3119" w:type="dxa"/>
              </w:tcPr>
            </w:tcPrChange>
          </w:tcPr>
          <w:p w14:paraId="52ED485B" w14:textId="77777777" w:rsidR="00E01536" w:rsidRPr="00BF7017" w:rsidRDefault="00E01536" w:rsidP="00C62BB0">
            <w:pPr>
              <w:cnfStyle w:val="000000000000" w:firstRow="0" w:lastRow="0" w:firstColumn="0" w:lastColumn="0" w:oddVBand="0" w:evenVBand="0" w:oddHBand="0" w:evenHBand="0" w:firstRowFirstColumn="0" w:firstRowLastColumn="0" w:lastRowFirstColumn="0" w:lastRowLastColumn="0"/>
              <w:rPr>
                <w:del w:id="1619" w:author="김은수" w:date="2026-09-30T15:44:00Z" w16du:dateUtc="2026-09-30T06:44:00Z"/>
              </w:rPr>
            </w:pPr>
            <w:del w:id="1620" w:author="김은수" w:date="2026-09-30T15:44:00Z" w16du:dateUtc="2026-09-30T06:44:00Z">
              <w:r w:rsidRPr="00BF7017">
                <w:delText>I2C(</w:delText>
              </w:r>
              <w:r w:rsidRPr="00BF7017">
                <w:rPr>
                  <w:rFonts w:hint="eastAsia"/>
                </w:rPr>
                <w:delText>S</w:delText>
              </w:r>
              <w:r w:rsidRPr="00BF7017">
                <w:delText>CL)</w:delText>
              </w:r>
            </w:del>
          </w:p>
        </w:tc>
        <w:tc>
          <w:tcPr>
            <w:tcW w:w="2522" w:type="dxa"/>
            <w:tcPrChange w:id="1621" w:author="김은수" w:date="2026-10-01T01:11:00Z">
              <w:tcPr>
                <w:tcW w:w="2522" w:type="dxa"/>
              </w:tcPr>
            </w:tcPrChange>
          </w:tcPr>
          <w:p w14:paraId="73FDBB13" w14:textId="77777777" w:rsidR="00E01536" w:rsidRPr="001D1B02" w:rsidRDefault="00E01536" w:rsidP="00961A27">
            <w:pPr>
              <w:cnfStyle w:val="000000000000" w:firstRow="0" w:lastRow="0" w:firstColumn="0" w:lastColumn="0" w:oddVBand="0" w:evenVBand="0" w:oddHBand="0" w:evenHBand="0" w:firstRowFirstColumn="0" w:firstRowLastColumn="0" w:lastRowFirstColumn="0" w:lastRowLastColumn="0"/>
              <w:rPr>
                <w:del w:id="1622" w:author="김은수" w:date="2026-09-30T15:44:00Z" w16du:dateUtc="2026-09-30T06:44:00Z"/>
                <w:color w:val="FF0000"/>
              </w:rPr>
            </w:pPr>
            <w:del w:id="1623" w:author="김은수" w:date="2026-09-30T15:44:00Z" w16du:dateUtc="2026-09-30T06:44:00Z">
              <w:r>
                <w:rPr>
                  <w:rFonts w:hint="eastAsia"/>
                </w:rPr>
                <w:delText>C</w:delText>
              </w:r>
              <w:r>
                <w:delText>M3</w:delText>
              </w:r>
            </w:del>
          </w:p>
        </w:tc>
      </w:tr>
      <w:tr w:rsidR="00E01536" w14:paraId="3B7082A6" w14:textId="77777777" w:rsidTr="00BF7017">
        <w:trPr>
          <w:del w:id="1624" w:author="김은수" w:date="2026-09-30T15:44:00Z"/>
          <w:trPrChange w:id="1625" w:author="김은수" w:date="2026-10-01T01:11:00Z">
            <w:trPr>
              <w:gridAfter w:val="3"/>
            </w:trPr>
          </w:trPrChange>
        </w:trPr>
        <w:tc>
          <w:tcPr>
            <w:cnfStyle w:val="001000000000" w:firstRow="0" w:lastRow="0" w:firstColumn="1" w:lastColumn="0" w:oddVBand="0" w:evenVBand="0" w:oddHBand="0" w:evenHBand="0" w:firstRowFirstColumn="0" w:firstRowLastColumn="0" w:lastRowFirstColumn="0" w:lastRowLastColumn="0"/>
            <w:tcW w:w="1417" w:type="dxa"/>
            <w:tcPrChange w:id="1626" w:author="김은수" w:date="2026-10-01T01:11:00Z">
              <w:tcPr>
                <w:tcW w:w="1417" w:type="dxa"/>
              </w:tcPr>
            </w:tcPrChange>
          </w:tcPr>
          <w:p w14:paraId="31BD433F" w14:textId="77777777" w:rsidR="00E01536" w:rsidRPr="00BF7017" w:rsidRDefault="00E01536" w:rsidP="00C62BB0">
            <w:pPr>
              <w:rPr>
                <w:del w:id="1627" w:author="김은수" w:date="2026-09-30T15:44:00Z" w16du:dateUtc="2026-09-30T06:44:00Z"/>
              </w:rPr>
            </w:pPr>
            <w:del w:id="1628" w:author="김은수" w:date="2026-09-30T15:44:00Z" w16du:dateUtc="2026-09-30T06:44:00Z">
              <w:r w:rsidRPr="00BF7017">
                <w:delText>2</w:delText>
              </w:r>
              <w:r w:rsidRPr="00BF7017">
                <w:rPr>
                  <w:rFonts w:hint="eastAsia"/>
                </w:rPr>
                <w:delText>4</w:delText>
              </w:r>
            </w:del>
          </w:p>
        </w:tc>
        <w:tc>
          <w:tcPr>
            <w:tcW w:w="3119" w:type="dxa"/>
            <w:tcPrChange w:id="1629" w:author="김은수" w:date="2026-10-01T01:11:00Z">
              <w:tcPr>
                <w:tcW w:w="3119" w:type="dxa"/>
              </w:tcPr>
            </w:tcPrChange>
          </w:tcPr>
          <w:p w14:paraId="44C99FDA" w14:textId="77777777" w:rsidR="00E01536" w:rsidRPr="00BF7017" w:rsidRDefault="00E01536" w:rsidP="00C62BB0">
            <w:pPr>
              <w:cnfStyle w:val="000000000000" w:firstRow="0" w:lastRow="0" w:firstColumn="0" w:lastColumn="0" w:oddVBand="0" w:evenVBand="0" w:oddHBand="0" w:evenHBand="0" w:firstRowFirstColumn="0" w:firstRowLastColumn="0" w:lastRowFirstColumn="0" w:lastRowLastColumn="0"/>
              <w:rPr>
                <w:del w:id="1630" w:author="김은수" w:date="2026-09-30T15:44:00Z" w16du:dateUtc="2026-09-30T06:44:00Z"/>
              </w:rPr>
            </w:pPr>
            <w:del w:id="1631" w:author="김은수" w:date="2026-09-30T15:44:00Z" w16du:dateUtc="2026-09-30T06:44:00Z">
              <w:r w:rsidRPr="00BF7017">
                <w:rPr>
                  <w:rFonts w:hint="eastAsia"/>
                </w:rPr>
                <w:delText>P</w:delText>
              </w:r>
              <w:r w:rsidRPr="00BF7017">
                <w:delText xml:space="preserve">CM data / </w:delText>
              </w:r>
              <w:r w:rsidRPr="00BF7017">
                <w:rPr>
                  <w:rFonts w:hint="eastAsia"/>
                </w:rPr>
                <w:delText>휴대 보관함 연결</w:delText>
              </w:r>
            </w:del>
          </w:p>
        </w:tc>
        <w:tc>
          <w:tcPr>
            <w:tcW w:w="2522" w:type="dxa"/>
            <w:tcPrChange w:id="1632" w:author="김은수" w:date="2026-10-01T01:11:00Z">
              <w:tcPr>
                <w:tcW w:w="2522" w:type="dxa"/>
              </w:tcPr>
            </w:tcPrChange>
          </w:tcPr>
          <w:p w14:paraId="0606517B" w14:textId="77777777" w:rsidR="00E01536" w:rsidRPr="001D1B02" w:rsidRDefault="00E01536" w:rsidP="00961A27">
            <w:pPr>
              <w:cnfStyle w:val="000000000000" w:firstRow="0" w:lastRow="0" w:firstColumn="0" w:lastColumn="0" w:oddVBand="0" w:evenVBand="0" w:oddHBand="0" w:evenHBand="0" w:firstRowFirstColumn="0" w:firstRowLastColumn="0" w:lastRowFirstColumn="0" w:lastRowLastColumn="0"/>
              <w:rPr>
                <w:del w:id="1633" w:author="김은수" w:date="2026-09-30T15:44:00Z" w16du:dateUtc="2026-09-30T06:44:00Z"/>
                <w:color w:val="FF0000"/>
              </w:rPr>
            </w:pPr>
            <w:del w:id="1634" w:author="김은수" w:date="2026-09-30T15:44:00Z" w16du:dateUtc="2026-09-30T06:44:00Z">
              <w:r>
                <w:delText>CFX</w:delText>
              </w:r>
            </w:del>
          </w:p>
        </w:tc>
      </w:tr>
      <w:tr w:rsidR="00E01536" w14:paraId="6F862F8C" w14:textId="77777777" w:rsidTr="00BF7017">
        <w:trPr>
          <w:del w:id="1635" w:author="김은수" w:date="2026-09-30T15:44:00Z"/>
          <w:trPrChange w:id="1636" w:author="김은수" w:date="2026-10-01T01:11:00Z">
            <w:trPr>
              <w:gridAfter w:val="3"/>
            </w:trPr>
          </w:trPrChange>
        </w:trPr>
        <w:tc>
          <w:tcPr>
            <w:cnfStyle w:val="001000000000" w:firstRow="0" w:lastRow="0" w:firstColumn="1" w:lastColumn="0" w:oddVBand="0" w:evenVBand="0" w:oddHBand="0" w:evenHBand="0" w:firstRowFirstColumn="0" w:firstRowLastColumn="0" w:lastRowFirstColumn="0" w:lastRowLastColumn="0"/>
            <w:tcW w:w="1417" w:type="dxa"/>
            <w:tcPrChange w:id="1637" w:author="김은수" w:date="2026-10-01T01:11:00Z">
              <w:tcPr>
                <w:tcW w:w="1417" w:type="dxa"/>
              </w:tcPr>
            </w:tcPrChange>
          </w:tcPr>
          <w:p w14:paraId="6650DF29" w14:textId="77777777" w:rsidR="00E01536" w:rsidRPr="00BF7017" w:rsidRDefault="00E01536" w:rsidP="00C62BB0">
            <w:pPr>
              <w:rPr>
                <w:del w:id="1638" w:author="김은수" w:date="2026-09-30T15:44:00Z" w16du:dateUtc="2026-09-30T06:44:00Z"/>
              </w:rPr>
            </w:pPr>
            <w:del w:id="1639" w:author="김은수" w:date="2026-09-30T15:44:00Z" w16du:dateUtc="2026-09-30T06:44:00Z">
              <w:r w:rsidRPr="00BF7017">
                <w:delText>2</w:delText>
              </w:r>
              <w:r w:rsidRPr="00BF7017">
                <w:rPr>
                  <w:rFonts w:hint="eastAsia"/>
                </w:rPr>
                <w:delText>5</w:delText>
              </w:r>
            </w:del>
          </w:p>
        </w:tc>
        <w:tc>
          <w:tcPr>
            <w:tcW w:w="3119" w:type="dxa"/>
            <w:tcPrChange w:id="1640" w:author="김은수" w:date="2026-10-01T01:11:00Z">
              <w:tcPr>
                <w:tcW w:w="3119" w:type="dxa"/>
              </w:tcPr>
            </w:tcPrChange>
          </w:tcPr>
          <w:p w14:paraId="478E2553" w14:textId="77777777" w:rsidR="00E01536" w:rsidRPr="00BF7017" w:rsidRDefault="00E01536" w:rsidP="00C62BB0">
            <w:pPr>
              <w:cnfStyle w:val="000000000000" w:firstRow="0" w:lastRow="0" w:firstColumn="0" w:lastColumn="0" w:oddVBand="0" w:evenVBand="0" w:oddHBand="0" w:evenHBand="0" w:firstRowFirstColumn="0" w:firstRowLastColumn="0" w:lastRowFirstColumn="0" w:lastRowLastColumn="0"/>
              <w:rPr>
                <w:del w:id="1641" w:author="김은수" w:date="2026-09-30T15:44:00Z" w16du:dateUtc="2026-09-30T06:44:00Z"/>
              </w:rPr>
            </w:pPr>
            <w:del w:id="1642" w:author="김은수" w:date="2026-09-30T15:44:00Z" w16du:dateUtc="2026-09-30T06:44:00Z">
              <w:r w:rsidRPr="00BF7017">
                <w:rPr>
                  <w:rFonts w:hint="eastAsia"/>
                </w:rPr>
                <w:delText>N</w:delText>
              </w:r>
              <w:r w:rsidRPr="00BF7017">
                <w:delText>ot Connected</w:delText>
              </w:r>
            </w:del>
          </w:p>
        </w:tc>
        <w:tc>
          <w:tcPr>
            <w:tcW w:w="2522" w:type="dxa"/>
            <w:tcPrChange w:id="1643" w:author="김은수" w:date="2026-10-01T01:11:00Z">
              <w:tcPr>
                <w:tcW w:w="2522" w:type="dxa"/>
              </w:tcPr>
            </w:tcPrChange>
          </w:tcPr>
          <w:p w14:paraId="333ABD8A" w14:textId="77777777" w:rsidR="00E01536" w:rsidRDefault="00E01536" w:rsidP="00961A27">
            <w:pPr>
              <w:cnfStyle w:val="000000000000" w:firstRow="0" w:lastRow="0" w:firstColumn="0" w:lastColumn="0" w:oddVBand="0" w:evenVBand="0" w:oddHBand="0" w:evenHBand="0" w:firstRowFirstColumn="0" w:firstRowLastColumn="0" w:lastRowFirstColumn="0" w:lastRowLastColumn="0"/>
              <w:rPr>
                <w:del w:id="1644" w:author="김은수" w:date="2026-09-30T15:44:00Z" w16du:dateUtc="2026-09-30T06:44:00Z"/>
              </w:rPr>
            </w:pPr>
            <w:del w:id="1645" w:author="김은수" w:date="2026-09-30T15:44:00Z" w16du:dateUtc="2026-09-30T06:44:00Z">
              <w:r>
                <w:delText>CFX</w:delText>
              </w:r>
            </w:del>
          </w:p>
        </w:tc>
      </w:tr>
      <w:tr w:rsidR="00E01536" w14:paraId="0E8CE6DE" w14:textId="77777777" w:rsidTr="00BF7017">
        <w:trPr>
          <w:del w:id="1646" w:author="김은수" w:date="2026-09-30T15:44:00Z"/>
          <w:trPrChange w:id="1647" w:author="김은수" w:date="2026-10-01T01:11:00Z">
            <w:trPr>
              <w:gridAfter w:val="3"/>
            </w:trPr>
          </w:trPrChange>
        </w:trPr>
        <w:tc>
          <w:tcPr>
            <w:cnfStyle w:val="001000000000" w:firstRow="0" w:lastRow="0" w:firstColumn="1" w:lastColumn="0" w:oddVBand="0" w:evenVBand="0" w:oddHBand="0" w:evenHBand="0" w:firstRowFirstColumn="0" w:firstRowLastColumn="0" w:lastRowFirstColumn="0" w:lastRowLastColumn="0"/>
            <w:tcW w:w="1417" w:type="dxa"/>
            <w:tcPrChange w:id="1648" w:author="김은수" w:date="2026-10-01T01:11:00Z">
              <w:tcPr>
                <w:tcW w:w="1417" w:type="dxa"/>
              </w:tcPr>
            </w:tcPrChange>
          </w:tcPr>
          <w:p w14:paraId="09DAF497" w14:textId="77777777" w:rsidR="00E01536" w:rsidRPr="00BF7017" w:rsidRDefault="00E01536" w:rsidP="00C62BB0">
            <w:pPr>
              <w:rPr>
                <w:del w:id="1649" w:author="김은수" w:date="2026-09-30T15:44:00Z" w16du:dateUtc="2026-09-30T06:44:00Z"/>
              </w:rPr>
            </w:pPr>
            <w:del w:id="1650" w:author="김은수" w:date="2026-09-30T15:44:00Z" w16du:dateUtc="2026-09-30T06:44:00Z">
              <w:r w:rsidRPr="00BF7017">
                <w:delText>2</w:delText>
              </w:r>
              <w:r w:rsidRPr="00BF7017">
                <w:rPr>
                  <w:rFonts w:hint="eastAsia"/>
                </w:rPr>
                <w:delText>6</w:delText>
              </w:r>
            </w:del>
          </w:p>
        </w:tc>
        <w:tc>
          <w:tcPr>
            <w:tcW w:w="3119" w:type="dxa"/>
            <w:tcPrChange w:id="1651" w:author="김은수" w:date="2026-10-01T01:11:00Z">
              <w:tcPr>
                <w:tcW w:w="3119" w:type="dxa"/>
              </w:tcPr>
            </w:tcPrChange>
          </w:tcPr>
          <w:p w14:paraId="2FE5F988" w14:textId="77777777" w:rsidR="00E01536" w:rsidRPr="00BF7017" w:rsidRDefault="00E01536" w:rsidP="00C62BB0">
            <w:pPr>
              <w:cnfStyle w:val="000000000000" w:firstRow="0" w:lastRow="0" w:firstColumn="0" w:lastColumn="0" w:oddVBand="0" w:evenVBand="0" w:oddHBand="0" w:evenHBand="0" w:firstRowFirstColumn="0" w:firstRowLastColumn="0" w:lastRowFirstColumn="0" w:lastRowLastColumn="0"/>
              <w:rPr>
                <w:del w:id="1652" w:author="김은수" w:date="2026-09-30T15:44:00Z" w16du:dateUtc="2026-09-30T06:44:00Z"/>
              </w:rPr>
            </w:pPr>
            <w:del w:id="1653" w:author="김은수" w:date="2026-09-30T15:44:00Z" w16du:dateUtc="2026-09-30T06:44:00Z">
              <w:r w:rsidRPr="00BF7017">
                <w:rPr>
                  <w:rFonts w:hint="eastAsia"/>
                </w:rPr>
                <w:delText>N</w:delText>
              </w:r>
              <w:r w:rsidRPr="00BF7017">
                <w:delText>ot Connected</w:delText>
              </w:r>
            </w:del>
          </w:p>
        </w:tc>
        <w:tc>
          <w:tcPr>
            <w:tcW w:w="2522" w:type="dxa"/>
            <w:tcPrChange w:id="1654" w:author="김은수" w:date="2026-10-01T01:11:00Z">
              <w:tcPr>
                <w:tcW w:w="2522" w:type="dxa"/>
              </w:tcPr>
            </w:tcPrChange>
          </w:tcPr>
          <w:p w14:paraId="24A2A47C" w14:textId="77777777" w:rsidR="00E01536" w:rsidRDefault="00E01536" w:rsidP="00961A27">
            <w:pPr>
              <w:cnfStyle w:val="000000000000" w:firstRow="0" w:lastRow="0" w:firstColumn="0" w:lastColumn="0" w:oddVBand="0" w:evenVBand="0" w:oddHBand="0" w:evenHBand="0" w:firstRowFirstColumn="0" w:firstRowLastColumn="0" w:lastRowFirstColumn="0" w:lastRowLastColumn="0"/>
              <w:rPr>
                <w:del w:id="1655" w:author="김은수" w:date="2026-09-30T15:44:00Z" w16du:dateUtc="2026-09-30T06:44:00Z"/>
              </w:rPr>
            </w:pPr>
            <w:del w:id="1656" w:author="김은수" w:date="2026-09-30T15:44:00Z" w16du:dateUtc="2026-09-30T06:44:00Z">
              <w:r>
                <w:delText>CFX</w:delText>
              </w:r>
            </w:del>
          </w:p>
        </w:tc>
      </w:tr>
      <w:tr w:rsidR="00E01536" w14:paraId="24825B05" w14:textId="77777777" w:rsidTr="00BF7017">
        <w:trPr>
          <w:del w:id="1657" w:author="김은수" w:date="2026-09-30T15:44:00Z"/>
          <w:trPrChange w:id="1658" w:author="김은수" w:date="2026-10-01T01:11:00Z">
            <w:trPr>
              <w:gridAfter w:val="3"/>
            </w:trPr>
          </w:trPrChange>
        </w:trPr>
        <w:tc>
          <w:tcPr>
            <w:cnfStyle w:val="001000000000" w:firstRow="0" w:lastRow="0" w:firstColumn="1" w:lastColumn="0" w:oddVBand="0" w:evenVBand="0" w:oddHBand="0" w:evenHBand="0" w:firstRowFirstColumn="0" w:firstRowLastColumn="0" w:lastRowFirstColumn="0" w:lastRowLastColumn="0"/>
            <w:tcW w:w="1417" w:type="dxa"/>
            <w:tcPrChange w:id="1659" w:author="김은수" w:date="2026-10-01T01:11:00Z">
              <w:tcPr>
                <w:tcW w:w="1417" w:type="dxa"/>
              </w:tcPr>
            </w:tcPrChange>
          </w:tcPr>
          <w:p w14:paraId="4E818081" w14:textId="77777777" w:rsidR="00E01536" w:rsidRPr="00BF7017" w:rsidRDefault="00E01536" w:rsidP="00C62BB0">
            <w:pPr>
              <w:rPr>
                <w:del w:id="1660" w:author="김은수" w:date="2026-09-30T15:44:00Z" w16du:dateUtc="2026-09-30T06:44:00Z"/>
              </w:rPr>
            </w:pPr>
            <w:del w:id="1661" w:author="김은수" w:date="2026-09-30T15:44:00Z" w16du:dateUtc="2026-09-30T06:44:00Z">
              <w:r w:rsidRPr="00BF7017">
                <w:delText>2</w:delText>
              </w:r>
              <w:r w:rsidRPr="00BF7017">
                <w:rPr>
                  <w:rFonts w:hint="eastAsia"/>
                </w:rPr>
                <w:delText>7</w:delText>
              </w:r>
            </w:del>
          </w:p>
        </w:tc>
        <w:tc>
          <w:tcPr>
            <w:tcW w:w="3119" w:type="dxa"/>
            <w:tcPrChange w:id="1662" w:author="김은수" w:date="2026-10-01T01:11:00Z">
              <w:tcPr>
                <w:tcW w:w="3119" w:type="dxa"/>
              </w:tcPr>
            </w:tcPrChange>
          </w:tcPr>
          <w:p w14:paraId="592BB4FF" w14:textId="77777777" w:rsidR="00E01536" w:rsidRPr="00BF7017" w:rsidRDefault="00E01536" w:rsidP="00C62BB0">
            <w:pPr>
              <w:cnfStyle w:val="000000000000" w:firstRow="0" w:lastRow="0" w:firstColumn="0" w:lastColumn="0" w:oddVBand="0" w:evenVBand="0" w:oddHBand="0" w:evenHBand="0" w:firstRowFirstColumn="0" w:firstRowLastColumn="0" w:lastRowFirstColumn="0" w:lastRowLastColumn="0"/>
              <w:rPr>
                <w:del w:id="1663" w:author="김은수" w:date="2026-09-30T15:44:00Z" w16du:dateUtc="2026-09-30T06:44:00Z"/>
              </w:rPr>
            </w:pPr>
            <w:del w:id="1664" w:author="김은수" w:date="2026-09-30T15:44:00Z" w16du:dateUtc="2026-09-30T06:44:00Z">
              <w:r w:rsidRPr="00BF7017">
                <w:rPr>
                  <w:rFonts w:hint="eastAsia"/>
                </w:rPr>
                <w:delText>R</w:delText>
              </w:r>
              <w:r w:rsidRPr="00BF7017">
                <w:delText>CVR</w:delText>
              </w:r>
            </w:del>
          </w:p>
        </w:tc>
        <w:tc>
          <w:tcPr>
            <w:tcW w:w="2522" w:type="dxa"/>
            <w:tcPrChange w:id="1665" w:author="김은수" w:date="2026-10-01T01:11:00Z">
              <w:tcPr>
                <w:tcW w:w="2522" w:type="dxa"/>
              </w:tcPr>
            </w:tcPrChange>
          </w:tcPr>
          <w:p w14:paraId="7CCB7632" w14:textId="77777777" w:rsidR="00E01536" w:rsidRDefault="00E01536" w:rsidP="00961A27">
            <w:pPr>
              <w:cnfStyle w:val="000000000000" w:firstRow="0" w:lastRow="0" w:firstColumn="0" w:lastColumn="0" w:oddVBand="0" w:evenVBand="0" w:oddHBand="0" w:evenHBand="0" w:firstRowFirstColumn="0" w:firstRowLastColumn="0" w:lastRowFirstColumn="0" w:lastRowLastColumn="0"/>
              <w:rPr>
                <w:del w:id="1666" w:author="김은수" w:date="2026-09-30T15:44:00Z" w16du:dateUtc="2026-09-30T06:44:00Z"/>
              </w:rPr>
            </w:pPr>
            <w:del w:id="1667" w:author="김은수" w:date="2026-09-30T15:44:00Z" w16du:dateUtc="2026-09-30T06:44:00Z">
              <w:r>
                <w:delText>CFX</w:delText>
              </w:r>
            </w:del>
          </w:p>
        </w:tc>
      </w:tr>
      <w:tr w:rsidR="00E01536" w14:paraId="78A8B4FF" w14:textId="77777777" w:rsidTr="00BF7017">
        <w:trPr>
          <w:del w:id="1668" w:author="김은수" w:date="2026-09-30T15:44:00Z"/>
          <w:trPrChange w:id="1669" w:author="김은수" w:date="2026-10-01T01:11:00Z">
            <w:trPr>
              <w:gridAfter w:val="3"/>
            </w:trPr>
          </w:trPrChange>
        </w:trPr>
        <w:tc>
          <w:tcPr>
            <w:cnfStyle w:val="001000000000" w:firstRow="0" w:lastRow="0" w:firstColumn="1" w:lastColumn="0" w:oddVBand="0" w:evenVBand="0" w:oddHBand="0" w:evenHBand="0" w:firstRowFirstColumn="0" w:firstRowLastColumn="0" w:lastRowFirstColumn="0" w:lastRowLastColumn="0"/>
            <w:tcW w:w="1417" w:type="dxa"/>
            <w:tcPrChange w:id="1670" w:author="김은수" w:date="2026-10-01T01:11:00Z">
              <w:tcPr>
                <w:tcW w:w="1417" w:type="dxa"/>
              </w:tcPr>
            </w:tcPrChange>
          </w:tcPr>
          <w:p w14:paraId="37EA9639" w14:textId="77777777" w:rsidR="00E01536" w:rsidRPr="00BF7017" w:rsidRDefault="00E01536" w:rsidP="00C62BB0">
            <w:pPr>
              <w:rPr>
                <w:del w:id="1671" w:author="김은수" w:date="2026-09-30T15:44:00Z" w16du:dateUtc="2026-09-30T06:44:00Z"/>
              </w:rPr>
            </w:pPr>
            <w:del w:id="1672" w:author="김은수" w:date="2026-09-30T15:44:00Z" w16du:dateUtc="2026-09-30T06:44:00Z">
              <w:r w:rsidRPr="00BF7017">
                <w:delText>2</w:delText>
              </w:r>
              <w:r w:rsidRPr="00BF7017">
                <w:rPr>
                  <w:rFonts w:hint="eastAsia"/>
                </w:rPr>
                <w:delText>8</w:delText>
              </w:r>
            </w:del>
          </w:p>
        </w:tc>
        <w:tc>
          <w:tcPr>
            <w:tcW w:w="3119" w:type="dxa"/>
            <w:tcPrChange w:id="1673" w:author="김은수" w:date="2026-10-01T01:11:00Z">
              <w:tcPr>
                <w:tcW w:w="3119" w:type="dxa"/>
              </w:tcPr>
            </w:tcPrChange>
          </w:tcPr>
          <w:p w14:paraId="3D91E685" w14:textId="77777777" w:rsidR="00E01536" w:rsidRPr="00BF7017" w:rsidRDefault="00E01536" w:rsidP="00C62BB0">
            <w:pPr>
              <w:cnfStyle w:val="000000000000" w:firstRow="0" w:lastRow="0" w:firstColumn="0" w:lastColumn="0" w:oddVBand="0" w:evenVBand="0" w:oddHBand="0" w:evenHBand="0" w:firstRowFirstColumn="0" w:firstRowLastColumn="0" w:lastRowFirstColumn="0" w:lastRowLastColumn="0"/>
              <w:rPr>
                <w:del w:id="1674" w:author="김은수" w:date="2026-09-30T15:44:00Z" w16du:dateUtc="2026-09-30T06:44:00Z"/>
              </w:rPr>
            </w:pPr>
            <w:del w:id="1675" w:author="김은수" w:date="2026-09-30T15:44:00Z" w16du:dateUtc="2026-09-30T06:44:00Z">
              <w:r w:rsidRPr="00BF7017">
                <w:rPr>
                  <w:rFonts w:hint="eastAsia"/>
                </w:rPr>
                <w:delText>R</w:delText>
              </w:r>
              <w:r w:rsidRPr="00BF7017">
                <w:delText>CVR</w:delText>
              </w:r>
            </w:del>
          </w:p>
        </w:tc>
        <w:tc>
          <w:tcPr>
            <w:tcW w:w="2522" w:type="dxa"/>
            <w:tcPrChange w:id="1676" w:author="김은수" w:date="2026-10-01T01:11:00Z">
              <w:tcPr>
                <w:tcW w:w="2522" w:type="dxa"/>
              </w:tcPr>
            </w:tcPrChange>
          </w:tcPr>
          <w:p w14:paraId="21453FAE" w14:textId="77777777" w:rsidR="00E01536" w:rsidRDefault="00E01536" w:rsidP="00961A27">
            <w:pPr>
              <w:cnfStyle w:val="000000000000" w:firstRow="0" w:lastRow="0" w:firstColumn="0" w:lastColumn="0" w:oddVBand="0" w:evenVBand="0" w:oddHBand="0" w:evenHBand="0" w:firstRowFirstColumn="0" w:firstRowLastColumn="0" w:lastRowFirstColumn="0" w:lastRowLastColumn="0"/>
              <w:rPr>
                <w:del w:id="1677" w:author="김은수" w:date="2026-09-30T15:44:00Z" w16du:dateUtc="2026-09-30T06:44:00Z"/>
              </w:rPr>
            </w:pPr>
            <w:del w:id="1678" w:author="김은수" w:date="2026-09-30T15:44:00Z" w16du:dateUtc="2026-09-30T06:44:00Z">
              <w:r>
                <w:delText>CFX</w:delText>
              </w:r>
            </w:del>
          </w:p>
        </w:tc>
      </w:tr>
      <w:tr w:rsidR="00E01536" w14:paraId="6374F9DD" w14:textId="77777777" w:rsidTr="00BF7017">
        <w:trPr>
          <w:del w:id="1679" w:author="김은수" w:date="2026-09-30T15:44:00Z"/>
          <w:trPrChange w:id="1680" w:author="김은수" w:date="2026-10-01T01:11:00Z">
            <w:trPr>
              <w:gridAfter w:val="3"/>
            </w:trPr>
          </w:trPrChange>
        </w:trPr>
        <w:tc>
          <w:tcPr>
            <w:cnfStyle w:val="001000000000" w:firstRow="0" w:lastRow="0" w:firstColumn="1" w:lastColumn="0" w:oddVBand="0" w:evenVBand="0" w:oddHBand="0" w:evenHBand="0" w:firstRowFirstColumn="0" w:firstRowLastColumn="0" w:lastRowFirstColumn="0" w:lastRowLastColumn="0"/>
            <w:tcW w:w="1417" w:type="dxa"/>
            <w:tcPrChange w:id="1681" w:author="김은수" w:date="2026-10-01T01:11:00Z">
              <w:tcPr>
                <w:tcW w:w="1417" w:type="dxa"/>
              </w:tcPr>
            </w:tcPrChange>
          </w:tcPr>
          <w:p w14:paraId="7B34A314" w14:textId="77777777" w:rsidR="00E01536" w:rsidRPr="00BF7017" w:rsidRDefault="00E01536" w:rsidP="00C62BB0">
            <w:pPr>
              <w:rPr>
                <w:del w:id="1682" w:author="김은수" w:date="2026-09-30T15:44:00Z" w16du:dateUtc="2026-09-30T06:44:00Z"/>
              </w:rPr>
            </w:pPr>
            <w:del w:id="1683" w:author="김은수" w:date="2026-09-30T15:44:00Z" w16du:dateUtc="2026-09-30T06:44:00Z">
              <w:r w:rsidRPr="00BF7017">
                <w:delText>2</w:delText>
              </w:r>
              <w:r w:rsidRPr="00BF7017">
                <w:rPr>
                  <w:rFonts w:hint="eastAsia"/>
                </w:rPr>
                <w:delText>9</w:delText>
              </w:r>
            </w:del>
          </w:p>
        </w:tc>
        <w:tc>
          <w:tcPr>
            <w:tcW w:w="3119" w:type="dxa"/>
            <w:tcPrChange w:id="1684" w:author="김은수" w:date="2026-10-01T01:11:00Z">
              <w:tcPr>
                <w:tcW w:w="3119" w:type="dxa"/>
              </w:tcPr>
            </w:tcPrChange>
          </w:tcPr>
          <w:p w14:paraId="2D612DA1" w14:textId="77777777" w:rsidR="00E01536" w:rsidRPr="00BF7017" w:rsidRDefault="00E01536" w:rsidP="00C62BB0">
            <w:pPr>
              <w:cnfStyle w:val="000000000000" w:firstRow="0" w:lastRow="0" w:firstColumn="0" w:lastColumn="0" w:oddVBand="0" w:evenVBand="0" w:oddHBand="0" w:evenHBand="0" w:firstRowFirstColumn="0" w:firstRowLastColumn="0" w:lastRowFirstColumn="0" w:lastRowLastColumn="0"/>
              <w:rPr>
                <w:del w:id="1685" w:author="김은수" w:date="2026-09-30T15:44:00Z" w16du:dateUtc="2026-09-30T06:44:00Z"/>
              </w:rPr>
            </w:pPr>
            <w:del w:id="1686" w:author="김은수" w:date="2026-09-30T15:44:00Z" w16du:dateUtc="2026-09-30T06:44:00Z">
              <w:r w:rsidRPr="00BF7017">
                <w:rPr>
                  <w:rFonts w:hint="eastAsia"/>
                </w:rPr>
                <w:delText>P</w:delText>
              </w:r>
              <w:r w:rsidRPr="00BF7017">
                <w:delText xml:space="preserve">CM frame / </w:delText>
              </w:r>
              <w:r w:rsidRPr="00BF7017">
                <w:rPr>
                  <w:rFonts w:hint="eastAsia"/>
                </w:rPr>
                <w:delText>휴대 보관함 커버</w:delText>
              </w:r>
            </w:del>
          </w:p>
        </w:tc>
        <w:tc>
          <w:tcPr>
            <w:tcW w:w="2522" w:type="dxa"/>
            <w:tcPrChange w:id="1687" w:author="김은수" w:date="2026-10-01T01:11:00Z">
              <w:tcPr>
                <w:tcW w:w="2522" w:type="dxa"/>
              </w:tcPr>
            </w:tcPrChange>
          </w:tcPr>
          <w:p w14:paraId="04203A9B" w14:textId="77777777" w:rsidR="00E01536" w:rsidRPr="001D1B02" w:rsidRDefault="00E01536" w:rsidP="00961A27">
            <w:pPr>
              <w:cnfStyle w:val="000000000000" w:firstRow="0" w:lastRow="0" w:firstColumn="0" w:lastColumn="0" w:oddVBand="0" w:evenVBand="0" w:oddHBand="0" w:evenHBand="0" w:firstRowFirstColumn="0" w:firstRowLastColumn="0" w:lastRowFirstColumn="0" w:lastRowLastColumn="0"/>
              <w:rPr>
                <w:del w:id="1688" w:author="김은수" w:date="2026-09-30T15:44:00Z" w16du:dateUtc="2026-09-30T06:44:00Z"/>
                <w:color w:val="FF0000"/>
              </w:rPr>
            </w:pPr>
            <w:del w:id="1689" w:author="김은수" w:date="2026-09-30T15:44:00Z" w16du:dateUtc="2026-09-30T06:44:00Z">
              <w:r>
                <w:delText>CFX</w:delText>
              </w:r>
            </w:del>
          </w:p>
        </w:tc>
      </w:tr>
    </w:tbl>
    <w:p w14:paraId="19A27DE9" w14:textId="77777777" w:rsidR="00E01536" w:rsidRPr="00E00010" w:rsidRDefault="00E01536">
      <w:pPr>
        <w:spacing w:after="0" w:line="300" w:lineRule="auto"/>
        <w:rPr>
          <w:del w:id="1690" w:author="김은수" w:date="2026-09-30T15:44:00Z" w16du:dateUtc="2026-09-30T06:44:00Z"/>
          <w:szCs w:val="20"/>
        </w:rPr>
        <w:pPrChange w:id="1691" w:author="김은수" w:date="2026-10-01T03:22:00Z">
          <w:pPr>
            <w:spacing w:after="0" w:line="240" w:lineRule="auto"/>
          </w:pPr>
        </w:pPrChange>
      </w:pPr>
    </w:p>
    <w:p w14:paraId="09C51955" w14:textId="77777777" w:rsidR="00E01536" w:rsidRPr="00E00010" w:rsidRDefault="00E01536">
      <w:pPr>
        <w:spacing w:after="0" w:line="300" w:lineRule="auto"/>
        <w:rPr>
          <w:del w:id="1692" w:author="김은수" w:date="2026-09-30T15:44:00Z" w16du:dateUtc="2026-09-30T06:44:00Z"/>
          <w:szCs w:val="20"/>
        </w:rPr>
        <w:pPrChange w:id="1693" w:author="김은수" w:date="2026-10-01T03:22:00Z">
          <w:pPr>
            <w:ind w:leftChars="500" w:left="1000"/>
          </w:pPr>
        </w:pPrChange>
      </w:pPr>
      <w:del w:id="1694" w:author="김은수" w:date="2026-09-30T15:44:00Z" w16du:dateUtc="2026-09-30T06:44:00Z">
        <w:r>
          <w:rPr>
            <w:rFonts w:hint="eastAsia"/>
          </w:rPr>
          <w:delText>아래의 순서로 초기화를 진행한다.</w:delText>
        </w:r>
      </w:del>
    </w:p>
    <w:p w14:paraId="69698281" w14:textId="77777777" w:rsidR="000C626C" w:rsidRDefault="000C626C">
      <w:pPr>
        <w:pStyle w:val="TDC40"/>
        <w:rPr>
          <w:ins w:id="1695" w:author="김은수" w:date="2026-10-01T05:08:00Z"/>
        </w:rPr>
      </w:pPr>
    </w:p>
    <w:p w14:paraId="0FC08AA6" w14:textId="77777777" w:rsidR="00697371" w:rsidRDefault="00220104">
      <w:pPr>
        <w:pStyle w:val="TDC4"/>
        <w:pPrChange w:id="1696" w:author="김은수" w:date="2026-09-30T15:44:00Z" w16du:dateUtc="2026-09-30T06:44:00Z">
          <w:pPr>
            <w:pStyle w:val="4"/>
            <w:numPr>
              <w:ilvl w:val="3"/>
              <w:numId w:val="7"/>
            </w:numPr>
            <w:tabs>
              <w:tab w:val="num" w:pos="1134"/>
              <w:tab w:val="num" w:pos="1245"/>
            </w:tabs>
            <w:spacing w:after="0"/>
            <w:ind w:left="1200" w:hanging="400"/>
          </w:pPr>
        </w:pPrChange>
      </w:pPr>
      <w:r>
        <w:t xml:space="preserve">SU-ID-CFX-001, </w:t>
      </w:r>
      <w:del w:id="1697" w:author="김은수" w:date="2026-09-30T15:44:00Z" w16du:dateUtc="2026-09-30T06:44:00Z">
        <w:r w:rsidR="00E01536">
          <w:rPr>
            <w:rFonts w:hint="eastAsia"/>
          </w:rPr>
          <w:delText>D</w:delText>
        </w:r>
        <w:r w:rsidR="00E01536">
          <w:delText>IO 1</w:delText>
        </w:r>
        <w:r w:rsidR="00E01536">
          <w:rPr>
            <w:rFonts w:hint="eastAsia"/>
          </w:rPr>
          <w:delText>차 설정</w:delText>
        </w:r>
      </w:del>
      <w:ins w:id="1698" w:author="김은수" w:date="2026-09-30T15:44:00Z" w16du:dateUtc="2026-09-30T06:44:00Z">
        <w:r>
          <w:t>인터럽트와 반복 실행 제어</w:t>
        </w:r>
      </w:ins>
    </w:p>
    <w:p w14:paraId="6893B87A" w14:textId="77777777" w:rsidR="00E01536" w:rsidRPr="00E00010" w:rsidRDefault="00E01536">
      <w:pPr>
        <w:spacing w:after="0" w:line="300" w:lineRule="auto"/>
        <w:rPr>
          <w:del w:id="1699" w:author="김은수" w:date="2026-09-30T15:44:00Z" w16du:dateUtc="2026-09-30T06:44:00Z"/>
          <w:szCs w:val="20"/>
        </w:rPr>
        <w:pPrChange w:id="1700" w:author="김은수" w:date="2026-10-01T03:22:00Z">
          <w:pPr>
            <w:ind w:left="1600"/>
          </w:pPr>
        </w:pPrChange>
      </w:pPr>
      <w:del w:id="1701" w:author="김은수" w:date="2026-09-30T15:44:00Z" w16du:dateUtc="2026-09-30T06:44:00Z">
        <w:r>
          <w:rPr>
            <w:rFonts w:hint="eastAsia"/>
          </w:rPr>
          <w:delText>모든 M</w:delText>
        </w:r>
        <w:r>
          <w:delText>CU</w:delText>
        </w:r>
        <w:r>
          <w:rPr>
            <w:rFonts w:hint="eastAsia"/>
          </w:rPr>
          <w:delText xml:space="preserve">가 초기화 되기전에 </w:delText>
        </w:r>
        <w:r>
          <w:delText>DIO</w:delText>
        </w:r>
        <w:r>
          <w:rPr>
            <w:rFonts w:hint="eastAsia"/>
          </w:rPr>
          <w:delText xml:space="preserve">를 </w:delText>
        </w:r>
        <w:r>
          <w:delText>1</w:delText>
        </w:r>
        <w:r>
          <w:rPr>
            <w:rFonts w:hint="eastAsia"/>
          </w:rPr>
          <w:delText>차적으로 설정하는 것으로,</w:delText>
        </w:r>
        <w:r>
          <w:delText xml:space="preserve"> </w:delText>
        </w:r>
        <w:r>
          <w:rPr>
            <w:rFonts w:hint="eastAsia"/>
          </w:rPr>
          <w:delText xml:space="preserve">아래 표와 같이 모두 </w:delText>
        </w:r>
        <w:r>
          <w:delText>CFX</w:delText>
        </w:r>
        <w:r>
          <w:rPr>
            <w:rFonts w:hint="eastAsia"/>
          </w:rPr>
          <w:delText>에서 제어하도록 설정한다.</w:delText>
        </w:r>
      </w:del>
    </w:p>
    <w:tbl>
      <w:tblPr>
        <w:tblStyle w:val="TDC41"/>
        <w:tblW w:w="0" w:type="auto"/>
        <w:tblLook w:val="04A0" w:firstRow="1" w:lastRow="0" w:firstColumn="1" w:lastColumn="0" w:noHBand="0" w:noVBand="1"/>
        <w:tblPrChange w:id="1702" w:author="김은수" w:date="2026-10-01T01:11:00Z">
          <w:tblPr>
            <w:tblStyle w:val="TDC41"/>
            <w:tblW w:w="0" w:type="nil"/>
            <w:tblLook w:val="04A0" w:firstRow="1" w:lastRow="0" w:firstColumn="1" w:lastColumn="0" w:noHBand="0" w:noVBand="1"/>
          </w:tblPr>
        </w:tblPrChange>
      </w:tblPr>
      <w:tblGrid>
        <w:gridCol w:w="683"/>
        <w:gridCol w:w="1843"/>
        <w:gridCol w:w="1417"/>
        <w:gridCol w:w="2694"/>
        <w:gridCol w:w="1274"/>
        <w:tblGridChange w:id="1703">
          <w:tblGrid>
            <w:gridCol w:w="360"/>
            <w:gridCol w:w="323"/>
            <w:gridCol w:w="37"/>
            <w:gridCol w:w="360"/>
            <w:gridCol w:w="360"/>
            <w:gridCol w:w="360"/>
            <w:gridCol w:w="726"/>
            <w:gridCol w:w="1417"/>
            <w:gridCol w:w="2694"/>
            <w:gridCol w:w="1274"/>
          </w:tblGrid>
        </w:tblGridChange>
      </w:tblGrid>
      <w:tr w:rsidR="00E01536" w14:paraId="05C82E36" w14:textId="77777777" w:rsidTr="00C62BB0">
        <w:trPr>
          <w:cnfStyle w:val="100000000000" w:firstRow="1" w:lastRow="0" w:firstColumn="0" w:lastColumn="0" w:oddVBand="0" w:evenVBand="0" w:oddHBand="0" w:evenHBand="0" w:firstRowFirstColumn="0" w:firstRowLastColumn="0" w:lastRowFirstColumn="0" w:lastRowLastColumn="0"/>
          <w:tblHeader/>
          <w:del w:id="1704" w:author="김은수" w:date="2026-09-30T15:44:00Z"/>
          <w:trPrChange w:id="1705" w:author="김은수" w:date="2026-10-01T01:11:00Z">
            <w:trPr>
              <w:gridAfter w:val="4"/>
            </w:trPr>
          </w:trPrChange>
        </w:trPr>
        <w:tc>
          <w:tcPr>
            <w:cnfStyle w:val="001000000000" w:firstRow="0" w:lastRow="0" w:firstColumn="1" w:lastColumn="0" w:oddVBand="0" w:evenVBand="0" w:oddHBand="0" w:evenHBand="0" w:firstRowFirstColumn="0" w:firstRowLastColumn="0" w:lastRowFirstColumn="0" w:lastRowLastColumn="0"/>
            <w:tcW w:w="683" w:type="dxa"/>
            <w:tcPrChange w:id="1706" w:author="김은수" w:date="2026-10-01T01:11:00Z">
              <w:tcPr>
                <w:tcW w:w="683" w:type="dxa"/>
                <w:shd w:val="clear" w:color="auto" w:fill="D9D9D9" w:themeFill="background1" w:themeFillShade="D9"/>
              </w:tcPr>
            </w:tcPrChange>
          </w:tcPr>
          <w:p w14:paraId="061906AD" w14:textId="77777777" w:rsidR="00E01536" w:rsidRDefault="00E01536" w:rsidP="00C62BB0">
            <w:pPr>
              <w:cnfStyle w:val="101000000000" w:firstRow="1" w:lastRow="0" w:firstColumn="1" w:lastColumn="0" w:oddVBand="0" w:evenVBand="0" w:oddHBand="0" w:evenHBand="0" w:firstRowFirstColumn="0" w:firstRowLastColumn="0" w:lastRowFirstColumn="0" w:lastRowLastColumn="0"/>
              <w:rPr>
                <w:del w:id="1707" w:author="김은수" w:date="2026-09-30T15:44:00Z" w16du:dateUtc="2026-09-30T06:44:00Z"/>
              </w:rPr>
            </w:pPr>
            <w:del w:id="1708" w:author="김은수" w:date="2026-09-30T15:44:00Z" w16du:dateUtc="2026-09-30T06:44:00Z">
              <w:r>
                <w:rPr>
                  <w:rFonts w:hint="eastAsia"/>
                </w:rPr>
                <w:delText>순서</w:delText>
              </w:r>
            </w:del>
          </w:p>
        </w:tc>
        <w:tc>
          <w:tcPr>
            <w:tcW w:w="1843" w:type="dxa"/>
            <w:tcPrChange w:id="1709" w:author="김은수" w:date="2026-10-01T01:11:00Z">
              <w:tcPr>
                <w:tcW w:w="1843" w:type="dxa"/>
                <w:gridSpan w:val="2"/>
                <w:shd w:val="clear" w:color="auto" w:fill="D9D9D9" w:themeFill="background1" w:themeFillShade="D9"/>
              </w:tcPr>
            </w:tcPrChange>
          </w:tcPr>
          <w:p w14:paraId="0921D2F9" w14:textId="77777777" w:rsidR="00E01536" w:rsidRDefault="00E01536" w:rsidP="00C62BB0">
            <w:pPr>
              <w:cnfStyle w:val="100000000000" w:firstRow="1" w:lastRow="0" w:firstColumn="0" w:lastColumn="0" w:oddVBand="0" w:evenVBand="0" w:oddHBand="0" w:evenHBand="0" w:firstRowFirstColumn="0" w:firstRowLastColumn="0" w:lastRowFirstColumn="0" w:lastRowLastColumn="0"/>
              <w:rPr>
                <w:del w:id="1710" w:author="김은수" w:date="2026-09-30T15:44:00Z" w16du:dateUtc="2026-09-30T06:44:00Z"/>
              </w:rPr>
            </w:pPr>
            <w:del w:id="1711" w:author="김은수" w:date="2026-09-30T15:44:00Z" w16du:dateUtc="2026-09-30T06:44:00Z">
              <w:r>
                <w:rPr>
                  <w:rFonts w:hint="eastAsia"/>
                </w:rPr>
                <w:delText>조건</w:delText>
              </w:r>
            </w:del>
          </w:p>
        </w:tc>
        <w:tc>
          <w:tcPr>
            <w:tcW w:w="1417" w:type="dxa"/>
            <w:tcPrChange w:id="1712" w:author="김은수" w:date="2026-10-01T01:11:00Z">
              <w:tcPr>
                <w:tcW w:w="1417" w:type="dxa"/>
                <w:shd w:val="clear" w:color="auto" w:fill="D9D9D9" w:themeFill="background1" w:themeFillShade="D9"/>
              </w:tcPr>
            </w:tcPrChange>
          </w:tcPr>
          <w:p w14:paraId="71A74FCE" w14:textId="77777777" w:rsidR="00E01536" w:rsidRDefault="00E01536" w:rsidP="00C62BB0">
            <w:pPr>
              <w:cnfStyle w:val="100000000000" w:firstRow="1" w:lastRow="0" w:firstColumn="0" w:lastColumn="0" w:oddVBand="0" w:evenVBand="0" w:oddHBand="0" w:evenHBand="0" w:firstRowFirstColumn="0" w:firstRowLastColumn="0" w:lastRowFirstColumn="0" w:lastRowLastColumn="0"/>
              <w:rPr>
                <w:del w:id="1713" w:author="김은수" w:date="2026-09-30T15:44:00Z" w16du:dateUtc="2026-09-30T06:44:00Z"/>
              </w:rPr>
            </w:pPr>
            <w:del w:id="1714" w:author="김은수" w:date="2026-09-30T15:44:00Z" w16du:dateUtc="2026-09-30T06:44:00Z">
              <w:r>
                <w:rPr>
                  <w:rFonts w:hint="eastAsia"/>
                </w:rPr>
                <w:delText>D</w:delText>
              </w:r>
              <w:r>
                <w:delText xml:space="preserve">IO </w:delText>
              </w:r>
              <w:r>
                <w:rPr>
                  <w:rFonts w:hint="eastAsia"/>
                </w:rPr>
                <w:delText>핀 번호</w:delText>
              </w:r>
            </w:del>
          </w:p>
        </w:tc>
        <w:tc>
          <w:tcPr>
            <w:tcW w:w="2694" w:type="dxa"/>
            <w:tcPrChange w:id="1715" w:author="김은수" w:date="2026-10-01T01:11:00Z">
              <w:tcPr>
                <w:tcW w:w="2694" w:type="dxa"/>
                <w:shd w:val="clear" w:color="auto" w:fill="D9D9D9" w:themeFill="background1" w:themeFillShade="D9"/>
              </w:tcPr>
            </w:tcPrChange>
          </w:tcPr>
          <w:p w14:paraId="3AAD7843" w14:textId="77777777" w:rsidR="00E01536" w:rsidRDefault="00E01536" w:rsidP="00C62BB0">
            <w:pPr>
              <w:cnfStyle w:val="100000000000" w:firstRow="1" w:lastRow="0" w:firstColumn="0" w:lastColumn="0" w:oddVBand="0" w:evenVBand="0" w:oddHBand="0" w:evenHBand="0" w:firstRowFirstColumn="0" w:firstRowLastColumn="0" w:lastRowFirstColumn="0" w:lastRowLastColumn="0"/>
              <w:rPr>
                <w:del w:id="1716" w:author="김은수" w:date="2026-09-30T15:44:00Z" w16du:dateUtc="2026-09-30T06:44:00Z"/>
              </w:rPr>
            </w:pPr>
            <w:del w:id="1717" w:author="김은수" w:date="2026-09-30T15:44:00Z" w16du:dateUtc="2026-09-30T06:44:00Z">
              <w:r>
                <w:rPr>
                  <w:rFonts w:hint="eastAsia"/>
                </w:rPr>
                <w:delText>설정 값</w:delText>
              </w:r>
            </w:del>
          </w:p>
        </w:tc>
        <w:tc>
          <w:tcPr>
            <w:tcW w:w="1274" w:type="dxa"/>
            <w:tcPrChange w:id="1718" w:author="김은수" w:date="2026-10-01T01:11:00Z">
              <w:tcPr>
                <w:tcW w:w="1274" w:type="dxa"/>
                <w:shd w:val="clear" w:color="auto" w:fill="D9D9D9" w:themeFill="background1" w:themeFillShade="D9"/>
              </w:tcPr>
            </w:tcPrChange>
          </w:tcPr>
          <w:p w14:paraId="2BEB87DF" w14:textId="77777777" w:rsidR="00E01536" w:rsidRDefault="00E01536" w:rsidP="00C62BB0">
            <w:pPr>
              <w:cnfStyle w:val="100000000000" w:firstRow="1" w:lastRow="0" w:firstColumn="0" w:lastColumn="0" w:oddVBand="0" w:evenVBand="0" w:oddHBand="0" w:evenHBand="0" w:firstRowFirstColumn="0" w:firstRowLastColumn="0" w:lastRowFirstColumn="0" w:lastRowLastColumn="0"/>
              <w:rPr>
                <w:del w:id="1719" w:author="김은수" w:date="2026-09-30T15:44:00Z" w16du:dateUtc="2026-09-30T06:44:00Z"/>
              </w:rPr>
            </w:pPr>
            <w:del w:id="1720" w:author="김은수" w:date="2026-09-30T15:44:00Z" w16du:dateUtc="2026-09-30T06:44:00Z">
              <w:r>
                <w:rPr>
                  <w:rFonts w:hint="eastAsia"/>
                </w:rPr>
                <w:delText>M</w:delText>
              </w:r>
              <w:r>
                <w:delText xml:space="preserve">CU </w:delText>
              </w:r>
              <w:r>
                <w:rPr>
                  <w:rFonts w:hint="eastAsia"/>
                </w:rPr>
                <w:delText>할당</w:delText>
              </w:r>
            </w:del>
          </w:p>
        </w:tc>
      </w:tr>
      <w:tr w:rsidR="00E01536" w14:paraId="5220EF2F" w14:textId="77777777" w:rsidTr="00C62BB0">
        <w:trPr>
          <w:del w:id="1721" w:author="김은수" w:date="2026-09-30T15:44:00Z"/>
          <w:trPrChange w:id="1722" w:author="김은수" w:date="2026-10-01T01:11:00Z">
            <w:trPr>
              <w:gridAfter w:val="4"/>
            </w:trPr>
          </w:trPrChange>
        </w:trPr>
        <w:tc>
          <w:tcPr>
            <w:cnfStyle w:val="001000000000" w:firstRow="0" w:lastRow="0" w:firstColumn="1" w:lastColumn="0" w:oddVBand="0" w:evenVBand="0" w:oddHBand="0" w:evenHBand="0" w:firstRowFirstColumn="0" w:firstRowLastColumn="0" w:lastRowFirstColumn="0" w:lastRowLastColumn="0"/>
            <w:tcW w:w="683" w:type="dxa"/>
            <w:tcPrChange w:id="1723" w:author="김은수" w:date="2026-10-01T01:11:00Z">
              <w:tcPr>
                <w:tcW w:w="683" w:type="dxa"/>
              </w:tcPr>
            </w:tcPrChange>
          </w:tcPr>
          <w:p w14:paraId="6BA189EF" w14:textId="77777777" w:rsidR="00E01536" w:rsidRDefault="00E01536" w:rsidP="00C62BB0">
            <w:pPr>
              <w:rPr>
                <w:del w:id="1724" w:author="김은수" w:date="2026-09-30T15:44:00Z" w16du:dateUtc="2026-09-30T06:44:00Z"/>
              </w:rPr>
            </w:pPr>
            <w:del w:id="1725" w:author="김은수" w:date="2026-09-30T15:44:00Z" w16du:dateUtc="2026-09-30T06:44:00Z">
              <w:r>
                <w:delText>1</w:delText>
              </w:r>
            </w:del>
          </w:p>
        </w:tc>
        <w:tc>
          <w:tcPr>
            <w:tcW w:w="1843" w:type="dxa"/>
            <w:tcPrChange w:id="1726" w:author="김은수" w:date="2026-10-01T01:11:00Z">
              <w:tcPr>
                <w:tcW w:w="1843" w:type="dxa"/>
                <w:gridSpan w:val="2"/>
              </w:tcPr>
            </w:tcPrChange>
          </w:tcPr>
          <w:p w14:paraId="2F357822" w14:textId="77777777" w:rsidR="00E01536" w:rsidRDefault="00E01536" w:rsidP="00C62BB0">
            <w:pPr>
              <w:cnfStyle w:val="000000000000" w:firstRow="0" w:lastRow="0" w:firstColumn="0" w:lastColumn="0" w:oddVBand="0" w:evenVBand="0" w:oddHBand="0" w:evenHBand="0" w:firstRowFirstColumn="0" w:firstRowLastColumn="0" w:lastRowFirstColumn="0" w:lastRowLastColumn="0"/>
              <w:rPr>
                <w:del w:id="1727" w:author="김은수" w:date="2026-09-30T15:44:00Z" w16du:dateUtc="2026-09-30T06:44:00Z"/>
              </w:rPr>
            </w:pPr>
            <w:del w:id="1728" w:author="김은수" w:date="2026-09-30T15:44:00Z" w16du:dateUtc="2026-09-30T06:44:00Z">
              <w:r>
                <w:rPr>
                  <w:rFonts w:hint="eastAsia"/>
                </w:rPr>
                <w:delText>R</w:delText>
              </w:r>
              <w:r>
                <w:delText>eset</w:delText>
              </w:r>
              <w:r>
                <w:rPr>
                  <w:rFonts w:hint="eastAsia"/>
                </w:rPr>
                <w:delText>에서 시작</w:delText>
              </w:r>
            </w:del>
          </w:p>
        </w:tc>
        <w:tc>
          <w:tcPr>
            <w:tcW w:w="1417" w:type="dxa"/>
            <w:tcPrChange w:id="1729" w:author="김은수" w:date="2026-10-01T01:11:00Z">
              <w:tcPr>
                <w:tcW w:w="1417" w:type="dxa"/>
              </w:tcPr>
            </w:tcPrChange>
          </w:tcPr>
          <w:p w14:paraId="314E6FD1" w14:textId="77777777" w:rsidR="00E01536" w:rsidRDefault="00E01536" w:rsidP="00C62BB0">
            <w:pPr>
              <w:cnfStyle w:val="000000000000" w:firstRow="0" w:lastRow="0" w:firstColumn="0" w:lastColumn="0" w:oddVBand="0" w:evenVBand="0" w:oddHBand="0" w:evenHBand="0" w:firstRowFirstColumn="0" w:firstRowLastColumn="0" w:lastRowFirstColumn="0" w:lastRowLastColumn="0"/>
              <w:rPr>
                <w:del w:id="1730" w:author="김은수" w:date="2026-09-30T15:44:00Z" w16du:dateUtc="2026-09-30T06:44:00Z"/>
              </w:rPr>
            </w:pPr>
            <w:del w:id="1731" w:author="김은수" w:date="2026-09-30T15:44:00Z" w16du:dateUtc="2026-09-30T06:44:00Z">
              <w:r>
                <w:rPr>
                  <w:rFonts w:hint="eastAsia"/>
                </w:rPr>
                <w:delText>0</w:delText>
              </w:r>
              <w:r>
                <w:delText>~29</w:delText>
              </w:r>
            </w:del>
          </w:p>
        </w:tc>
        <w:tc>
          <w:tcPr>
            <w:tcW w:w="2694" w:type="dxa"/>
            <w:tcPrChange w:id="1732" w:author="김은수" w:date="2026-10-01T01:11:00Z">
              <w:tcPr>
                <w:tcW w:w="2694" w:type="dxa"/>
              </w:tcPr>
            </w:tcPrChange>
          </w:tcPr>
          <w:p w14:paraId="292478FF" w14:textId="77777777" w:rsidR="00E01536" w:rsidRDefault="00E01536" w:rsidP="00C62BB0">
            <w:pPr>
              <w:cnfStyle w:val="000000000000" w:firstRow="0" w:lastRow="0" w:firstColumn="0" w:lastColumn="0" w:oddVBand="0" w:evenVBand="0" w:oddHBand="0" w:evenHBand="0" w:firstRowFirstColumn="0" w:firstRowLastColumn="0" w:lastRowFirstColumn="0" w:lastRowLastColumn="0"/>
              <w:rPr>
                <w:del w:id="1733" w:author="김은수" w:date="2026-09-30T15:44:00Z" w16du:dateUtc="2026-09-30T06:44:00Z"/>
              </w:rPr>
            </w:pPr>
            <w:del w:id="1734" w:author="김은수" w:date="2026-09-30T15:44:00Z" w16du:dateUtc="2026-09-30T06:44:00Z">
              <w:r>
                <w:rPr>
                  <w:rFonts w:hint="eastAsia"/>
                </w:rPr>
                <w:delText>입력</w:delText>
              </w:r>
            </w:del>
          </w:p>
        </w:tc>
        <w:tc>
          <w:tcPr>
            <w:tcW w:w="1274" w:type="dxa"/>
            <w:tcPrChange w:id="1735" w:author="김은수" w:date="2026-10-01T01:11:00Z">
              <w:tcPr>
                <w:tcW w:w="1274" w:type="dxa"/>
              </w:tcPr>
            </w:tcPrChange>
          </w:tcPr>
          <w:p w14:paraId="7742A0D4" w14:textId="77777777" w:rsidR="00E01536" w:rsidRDefault="00E01536" w:rsidP="00BF7017">
            <w:pPr>
              <w:cnfStyle w:val="000000000000" w:firstRow="0" w:lastRow="0" w:firstColumn="0" w:lastColumn="0" w:oddVBand="0" w:evenVBand="0" w:oddHBand="0" w:evenHBand="0" w:firstRowFirstColumn="0" w:firstRowLastColumn="0" w:lastRowFirstColumn="0" w:lastRowLastColumn="0"/>
              <w:rPr>
                <w:del w:id="1736" w:author="김은수" w:date="2026-09-30T15:44:00Z" w16du:dateUtc="2026-09-30T06:44:00Z"/>
              </w:rPr>
            </w:pPr>
            <w:del w:id="1737" w:author="김은수" w:date="2026-09-30T15:44:00Z" w16du:dateUtc="2026-09-30T06:44:00Z">
              <w:r>
                <w:rPr>
                  <w:rFonts w:hint="eastAsia"/>
                </w:rPr>
                <w:delText>C</w:delText>
              </w:r>
              <w:r>
                <w:delText>FX</w:delText>
              </w:r>
            </w:del>
          </w:p>
        </w:tc>
      </w:tr>
      <w:tr w:rsidR="00E01536" w14:paraId="1699378F" w14:textId="77777777" w:rsidTr="00C62BB0">
        <w:trPr>
          <w:del w:id="1738" w:author="김은수" w:date="2026-09-30T15:44:00Z"/>
          <w:trPrChange w:id="1739" w:author="김은수" w:date="2026-10-01T01:11:00Z">
            <w:trPr>
              <w:gridAfter w:val="4"/>
            </w:trPr>
          </w:trPrChange>
        </w:trPr>
        <w:tc>
          <w:tcPr>
            <w:cnfStyle w:val="001000000000" w:firstRow="0" w:lastRow="0" w:firstColumn="1" w:lastColumn="0" w:oddVBand="0" w:evenVBand="0" w:oddHBand="0" w:evenHBand="0" w:firstRowFirstColumn="0" w:firstRowLastColumn="0" w:lastRowFirstColumn="0" w:lastRowLastColumn="0"/>
            <w:tcW w:w="683" w:type="dxa"/>
            <w:tcPrChange w:id="1740" w:author="김은수" w:date="2026-10-01T01:11:00Z">
              <w:tcPr>
                <w:tcW w:w="683" w:type="dxa"/>
              </w:tcPr>
            </w:tcPrChange>
          </w:tcPr>
          <w:p w14:paraId="5484B5D0" w14:textId="77777777" w:rsidR="00E01536" w:rsidRDefault="00E01536" w:rsidP="00C62BB0">
            <w:pPr>
              <w:rPr>
                <w:del w:id="1741" w:author="김은수" w:date="2026-09-30T15:44:00Z" w16du:dateUtc="2026-09-30T06:44:00Z"/>
              </w:rPr>
            </w:pPr>
            <w:del w:id="1742" w:author="김은수" w:date="2026-09-30T15:44:00Z" w16du:dateUtc="2026-09-30T06:44:00Z">
              <w:r>
                <w:delText>2</w:delText>
              </w:r>
            </w:del>
          </w:p>
        </w:tc>
        <w:tc>
          <w:tcPr>
            <w:tcW w:w="1843" w:type="dxa"/>
            <w:tcPrChange w:id="1743" w:author="김은수" w:date="2026-10-01T01:11:00Z">
              <w:tcPr>
                <w:tcW w:w="1843" w:type="dxa"/>
                <w:gridSpan w:val="2"/>
              </w:tcPr>
            </w:tcPrChange>
          </w:tcPr>
          <w:p w14:paraId="023FE14E" w14:textId="77777777" w:rsidR="00E01536" w:rsidRDefault="00E01536">
            <w:pPr>
              <w:pStyle w:val="TDC7"/>
              <w:cnfStyle w:val="000000000000" w:firstRow="0" w:lastRow="0" w:firstColumn="0" w:lastColumn="0" w:oddVBand="0" w:evenVBand="0" w:oddHBand="0" w:evenHBand="0" w:firstRowFirstColumn="0" w:firstRowLastColumn="0" w:lastRowFirstColumn="0" w:lastRowLastColumn="0"/>
              <w:rPr>
                <w:del w:id="1744" w:author="김은수" w:date="2026-09-30T15:44:00Z" w16du:dateUtc="2026-09-30T06:44:00Z"/>
              </w:rPr>
              <w:pPrChange w:id="1745" w:author="김은수" w:date="2026-10-01T01:11:00Z">
                <w:pPr>
                  <w:cnfStyle w:val="000000000000" w:firstRow="0" w:lastRow="0" w:firstColumn="0" w:lastColumn="0" w:oddVBand="0" w:evenVBand="0" w:oddHBand="0" w:evenHBand="0" w:firstRowFirstColumn="0" w:firstRowLastColumn="0" w:lastRowFirstColumn="0" w:lastRowLastColumn="0"/>
                </w:pPr>
              </w:pPrChange>
            </w:pPr>
          </w:p>
        </w:tc>
        <w:tc>
          <w:tcPr>
            <w:tcW w:w="1417" w:type="dxa"/>
            <w:tcPrChange w:id="1746" w:author="김은수" w:date="2026-10-01T01:11:00Z">
              <w:tcPr>
                <w:tcW w:w="1417" w:type="dxa"/>
              </w:tcPr>
            </w:tcPrChange>
          </w:tcPr>
          <w:p w14:paraId="67B320A9" w14:textId="77777777" w:rsidR="00E01536" w:rsidRDefault="00E01536" w:rsidP="00C62BB0">
            <w:pPr>
              <w:cnfStyle w:val="000000000000" w:firstRow="0" w:lastRow="0" w:firstColumn="0" w:lastColumn="0" w:oddVBand="0" w:evenVBand="0" w:oddHBand="0" w:evenHBand="0" w:firstRowFirstColumn="0" w:firstRowLastColumn="0" w:lastRowFirstColumn="0" w:lastRowLastColumn="0"/>
              <w:rPr>
                <w:del w:id="1747" w:author="김은수" w:date="2026-09-30T15:44:00Z" w16du:dateUtc="2026-09-30T06:44:00Z"/>
              </w:rPr>
            </w:pPr>
            <w:del w:id="1748" w:author="김은수" w:date="2026-09-30T15:44:00Z" w16du:dateUtc="2026-09-30T06:44:00Z">
              <w:r>
                <w:delText>6</w:delText>
              </w:r>
            </w:del>
          </w:p>
        </w:tc>
        <w:tc>
          <w:tcPr>
            <w:tcW w:w="2694" w:type="dxa"/>
            <w:tcPrChange w:id="1749" w:author="김은수" w:date="2026-10-01T01:11:00Z">
              <w:tcPr>
                <w:tcW w:w="2694" w:type="dxa"/>
              </w:tcPr>
            </w:tcPrChange>
          </w:tcPr>
          <w:p w14:paraId="5DF8DD7E" w14:textId="77777777" w:rsidR="00E01536" w:rsidRDefault="00E01536" w:rsidP="00C62BB0">
            <w:pPr>
              <w:cnfStyle w:val="000000000000" w:firstRow="0" w:lastRow="0" w:firstColumn="0" w:lastColumn="0" w:oddVBand="0" w:evenVBand="0" w:oddHBand="0" w:evenHBand="0" w:firstRowFirstColumn="0" w:firstRowLastColumn="0" w:lastRowFirstColumn="0" w:lastRowLastColumn="0"/>
              <w:rPr>
                <w:del w:id="1750" w:author="김은수" w:date="2026-09-30T15:44:00Z" w16du:dateUtc="2026-09-30T06:44:00Z"/>
              </w:rPr>
            </w:pPr>
            <w:del w:id="1751" w:author="김은수" w:date="2026-09-30T15:44:00Z" w16du:dateUtc="2026-09-30T06:44:00Z">
              <w:r>
                <w:rPr>
                  <w:rFonts w:hint="eastAsia"/>
                </w:rPr>
                <w:delText>출력(</w:delText>
              </w:r>
              <w:r>
                <w:delText>no pullup)</w:delText>
              </w:r>
              <w:r>
                <w:rPr>
                  <w:rFonts w:hint="eastAsia"/>
                </w:rPr>
                <w:delText>,</w:delText>
              </w:r>
              <w:r>
                <w:delText xml:space="preserve"> </w:delText>
              </w:r>
              <w:r>
                <w:rPr>
                  <w:rFonts w:hint="eastAsia"/>
                </w:rPr>
                <w:delText>L</w:delText>
              </w:r>
              <w:r>
                <w:delText>ow</w:delText>
              </w:r>
            </w:del>
          </w:p>
        </w:tc>
        <w:tc>
          <w:tcPr>
            <w:tcW w:w="1274" w:type="dxa"/>
            <w:tcPrChange w:id="1752" w:author="김은수" w:date="2026-10-01T01:11:00Z">
              <w:tcPr>
                <w:tcW w:w="1274" w:type="dxa"/>
              </w:tcPr>
            </w:tcPrChange>
          </w:tcPr>
          <w:p w14:paraId="2F562369" w14:textId="77777777" w:rsidR="00E01536" w:rsidRDefault="00E01536" w:rsidP="00BF7017">
            <w:pPr>
              <w:cnfStyle w:val="000000000000" w:firstRow="0" w:lastRow="0" w:firstColumn="0" w:lastColumn="0" w:oddVBand="0" w:evenVBand="0" w:oddHBand="0" w:evenHBand="0" w:firstRowFirstColumn="0" w:firstRowLastColumn="0" w:lastRowFirstColumn="0" w:lastRowLastColumn="0"/>
              <w:rPr>
                <w:del w:id="1753" w:author="김은수" w:date="2026-09-30T15:44:00Z" w16du:dateUtc="2026-09-30T06:44:00Z"/>
              </w:rPr>
            </w:pPr>
            <w:del w:id="1754" w:author="김은수" w:date="2026-09-30T15:44:00Z" w16du:dateUtc="2026-09-30T06:44:00Z">
              <w:r>
                <w:rPr>
                  <w:rFonts w:hint="eastAsia"/>
                </w:rPr>
                <w:delText>C</w:delText>
              </w:r>
              <w:r>
                <w:delText>FX</w:delText>
              </w:r>
            </w:del>
          </w:p>
        </w:tc>
      </w:tr>
      <w:tr w:rsidR="00E01536" w14:paraId="19A27477" w14:textId="77777777" w:rsidTr="00C62BB0">
        <w:trPr>
          <w:del w:id="1755" w:author="김은수" w:date="2026-09-30T15:44:00Z"/>
          <w:trPrChange w:id="1756" w:author="김은수" w:date="2026-10-01T01:11:00Z">
            <w:trPr>
              <w:gridAfter w:val="4"/>
            </w:trPr>
          </w:trPrChange>
        </w:trPr>
        <w:tc>
          <w:tcPr>
            <w:cnfStyle w:val="001000000000" w:firstRow="0" w:lastRow="0" w:firstColumn="1" w:lastColumn="0" w:oddVBand="0" w:evenVBand="0" w:oddHBand="0" w:evenHBand="0" w:firstRowFirstColumn="0" w:firstRowLastColumn="0" w:lastRowFirstColumn="0" w:lastRowLastColumn="0"/>
            <w:tcW w:w="683" w:type="dxa"/>
            <w:tcPrChange w:id="1757" w:author="김은수" w:date="2026-10-01T01:11:00Z">
              <w:tcPr>
                <w:tcW w:w="683" w:type="dxa"/>
              </w:tcPr>
            </w:tcPrChange>
          </w:tcPr>
          <w:p w14:paraId="0EF51636" w14:textId="77777777" w:rsidR="00E01536" w:rsidRDefault="00E01536" w:rsidP="00C62BB0">
            <w:pPr>
              <w:rPr>
                <w:del w:id="1758" w:author="김은수" w:date="2026-09-30T15:44:00Z" w16du:dateUtc="2026-09-30T06:44:00Z"/>
              </w:rPr>
            </w:pPr>
            <w:del w:id="1759" w:author="김은수" w:date="2026-09-30T15:44:00Z" w16du:dateUtc="2026-09-30T06:44:00Z">
              <w:r>
                <w:delText>4</w:delText>
              </w:r>
            </w:del>
          </w:p>
        </w:tc>
        <w:tc>
          <w:tcPr>
            <w:tcW w:w="1843" w:type="dxa"/>
            <w:tcPrChange w:id="1760" w:author="김은수" w:date="2026-10-01T01:11:00Z">
              <w:tcPr>
                <w:tcW w:w="1843" w:type="dxa"/>
                <w:gridSpan w:val="2"/>
              </w:tcPr>
            </w:tcPrChange>
          </w:tcPr>
          <w:p w14:paraId="6B61BE00" w14:textId="77777777" w:rsidR="00E01536" w:rsidRDefault="00E01536">
            <w:pPr>
              <w:pStyle w:val="TDC7"/>
              <w:cnfStyle w:val="000000000000" w:firstRow="0" w:lastRow="0" w:firstColumn="0" w:lastColumn="0" w:oddVBand="0" w:evenVBand="0" w:oddHBand="0" w:evenHBand="0" w:firstRowFirstColumn="0" w:firstRowLastColumn="0" w:lastRowFirstColumn="0" w:lastRowLastColumn="0"/>
              <w:rPr>
                <w:del w:id="1761" w:author="김은수" w:date="2026-09-30T15:44:00Z" w16du:dateUtc="2026-09-30T06:44:00Z"/>
              </w:rPr>
              <w:pPrChange w:id="1762" w:author="김은수" w:date="2026-10-01T01:11:00Z">
                <w:pPr>
                  <w:cnfStyle w:val="000000000000" w:firstRow="0" w:lastRow="0" w:firstColumn="0" w:lastColumn="0" w:oddVBand="0" w:evenVBand="0" w:oddHBand="0" w:evenHBand="0" w:firstRowFirstColumn="0" w:firstRowLastColumn="0" w:lastRowFirstColumn="0" w:lastRowLastColumn="0"/>
                </w:pPr>
              </w:pPrChange>
            </w:pPr>
          </w:p>
        </w:tc>
        <w:tc>
          <w:tcPr>
            <w:tcW w:w="1417" w:type="dxa"/>
            <w:tcPrChange w:id="1763" w:author="김은수" w:date="2026-10-01T01:11:00Z">
              <w:tcPr>
                <w:tcW w:w="1417" w:type="dxa"/>
              </w:tcPr>
            </w:tcPrChange>
          </w:tcPr>
          <w:p w14:paraId="1FC30288" w14:textId="77777777" w:rsidR="00E01536" w:rsidRDefault="00E01536" w:rsidP="00C62BB0">
            <w:pPr>
              <w:cnfStyle w:val="000000000000" w:firstRow="0" w:lastRow="0" w:firstColumn="0" w:lastColumn="0" w:oddVBand="0" w:evenVBand="0" w:oddHBand="0" w:evenHBand="0" w:firstRowFirstColumn="0" w:firstRowLastColumn="0" w:lastRowFirstColumn="0" w:lastRowLastColumn="0"/>
              <w:rPr>
                <w:del w:id="1764" w:author="김은수" w:date="2026-09-30T15:44:00Z" w16du:dateUtc="2026-09-30T06:44:00Z"/>
              </w:rPr>
            </w:pPr>
            <w:del w:id="1765" w:author="김은수" w:date="2026-09-30T15:44:00Z" w16du:dateUtc="2026-09-30T06:44:00Z">
              <w:r>
                <w:rPr>
                  <w:rFonts w:hint="eastAsia"/>
                </w:rPr>
                <w:delText>1</w:delText>
              </w:r>
              <w:r>
                <w:delText>0~19</w:delText>
              </w:r>
            </w:del>
          </w:p>
        </w:tc>
        <w:tc>
          <w:tcPr>
            <w:tcW w:w="2694" w:type="dxa"/>
            <w:tcPrChange w:id="1766" w:author="김은수" w:date="2026-10-01T01:11:00Z">
              <w:tcPr>
                <w:tcW w:w="2694" w:type="dxa"/>
              </w:tcPr>
            </w:tcPrChange>
          </w:tcPr>
          <w:p w14:paraId="1744F10D" w14:textId="77777777" w:rsidR="00E01536" w:rsidRDefault="00E01536" w:rsidP="00C62BB0">
            <w:pPr>
              <w:cnfStyle w:val="000000000000" w:firstRow="0" w:lastRow="0" w:firstColumn="0" w:lastColumn="0" w:oddVBand="0" w:evenVBand="0" w:oddHBand="0" w:evenHBand="0" w:firstRowFirstColumn="0" w:firstRowLastColumn="0" w:lastRowFirstColumn="0" w:lastRowLastColumn="0"/>
              <w:rPr>
                <w:del w:id="1767" w:author="김은수" w:date="2026-09-30T15:44:00Z" w16du:dateUtc="2026-09-30T06:44:00Z"/>
              </w:rPr>
            </w:pPr>
            <w:del w:id="1768" w:author="김은수" w:date="2026-09-30T15:44:00Z" w16du:dateUtc="2026-09-30T06:44:00Z">
              <w:r>
                <w:rPr>
                  <w:rFonts w:hint="eastAsia"/>
                </w:rPr>
                <w:delText>입력</w:delText>
              </w:r>
            </w:del>
          </w:p>
        </w:tc>
        <w:tc>
          <w:tcPr>
            <w:tcW w:w="1274" w:type="dxa"/>
            <w:tcPrChange w:id="1769" w:author="김은수" w:date="2026-10-01T01:11:00Z">
              <w:tcPr>
                <w:tcW w:w="1274" w:type="dxa"/>
              </w:tcPr>
            </w:tcPrChange>
          </w:tcPr>
          <w:p w14:paraId="4AE04ACD" w14:textId="77777777" w:rsidR="00E01536" w:rsidRDefault="00E01536" w:rsidP="00BF7017">
            <w:pPr>
              <w:cnfStyle w:val="000000000000" w:firstRow="0" w:lastRow="0" w:firstColumn="0" w:lastColumn="0" w:oddVBand="0" w:evenVBand="0" w:oddHBand="0" w:evenHBand="0" w:firstRowFirstColumn="0" w:firstRowLastColumn="0" w:lastRowFirstColumn="0" w:lastRowLastColumn="0"/>
              <w:rPr>
                <w:del w:id="1770" w:author="김은수" w:date="2026-09-30T15:44:00Z" w16du:dateUtc="2026-09-30T06:44:00Z"/>
              </w:rPr>
            </w:pPr>
            <w:del w:id="1771" w:author="김은수" w:date="2026-09-30T15:44:00Z" w16du:dateUtc="2026-09-30T06:44:00Z">
              <w:r>
                <w:rPr>
                  <w:rFonts w:hint="eastAsia"/>
                </w:rPr>
                <w:delText>C</w:delText>
              </w:r>
              <w:r>
                <w:delText>FX</w:delText>
              </w:r>
            </w:del>
          </w:p>
        </w:tc>
      </w:tr>
      <w:tr w:rsidR="00E01536" w14:paraId="4EEAE45E" w14:textId="77777777" w:rsidTr="00BF7017">
        <w:trPr>
          <w:del w:id="1772" w:author="김은수" w:date="2026-09-30T15:44:00Z"/>
          <w:trPrChange w:id="1773" w:author="김은수" w:date="2026-10-01T01:11:00Z">
            <w:trPr>
              <w:gridAfter w:val="4"/>
            </w:trPr>
          </w:trPrChange>
        </w:trPr>
        <w:tc>
          <w:tcPr>
            <w:cnfStyle w:val="001000000000" w:firstRow="0" w:lastRow="0" w:firstColumn="1" w:lastColumn="0" w:oddVBand="0" w:evenVBand="0" w:oddHBand="0" w:evenHBand="0" w:firstRowFirstColumn="0" w:firstRowLastColumn="0" w:lastRowFirstColumn="0" w:lastRowLastColumn="0"/>
            <w:tcW w:w="683" w:type="dxa"/>
            <w:tcPrChange w:id="1774" w:author="김은수" w:date="2026-10-01T01:11:00Z">
              <w:tcPr>
                <w:tcW w:w="683" w:type="dxa"/>
                <w:tcBorders>
                  <w:bottom w:val="single" w:sz="4" w:space="0" w:color="auto"/>
                </w:tcBorders>
              </w:tcPr>
            </w:tcPrChange>
          </w:tcPr>
          <w:p w14:paraId="085AB27B" w14:textId="77777777" w:rsidR="00E01536" w:rsidRDefault="00E01536" w:rsidP="00C62BB0">
            <w:pPr>
              <w:rPr>
                <w:del w:id="1775" w:author="김은수" w:date="2026-09-30T15:44:00Z" w16du:dateUtc="2026-09-30T06:44:00Z"/>
              </w:rPr>
            </w:pPr>
            <w:del w:id="1776" w:author="김은수" w:date="2026-09-30T15:44:00Z" w16du:dateUtc="2026-09-30T06:44:00Z">
              <w:r>
                <w:delText>5</w:delText>
              </w:r>
            </w:del>
          </w:p>
        </w:tc>
        <w:tc>
          <w:tcPr>
            <w:tcW w:w="1843" w:type="dxa"/>
            <w:tcPrChange w:id="1777" w:author="김은수" w:date="2026-10-01T01:11:00Z">
              <w:tcPr>
                <w:tcW w:w="1843" w:type="dxa"/>
                <w:gridSpan w:val="2"/>
                <w:tcBorders>
                  <w:bottom w:val="single" w:sz="4" w:space="0" w:color="auto"/>
                </w:tcBorders>
              </w:tcPr>
            </w:tcPrChange>
          </w:tcPr>
          <w:p w14:paraId="1A7DC378" w14:textId="77777777" w:rsidR="00E01536" w:rsidRDefault="00E01536">
            <w:pPr>
              <w:pStyle w:val="TDC7"/>
              <w:cnfStyle w:val="000000000000" w:firstRow="0" w:lastRow="0" w:firstColumn="0" w:lastColumn="0" w:oddVBand="0" w:evenVBand="0" w:oddHBand="0" w:evenHBand="0" w:firstRowFirstColumn="0" w:firstRowLastColumn="0" w:lastRowFirstColumn="0" w:lastRowLastColumn="0"/>
              <w:rPr>
                <w:del w:id="1778" w:author="김은수" w:date="2026-09-30T15:44:00Z" w16du:dateUtc="2026-09-30T06:44:00Z"/>
              </w:rPr>
              <w:pPrChange w:id="1779" w:author="김은수" w:date="2026-10-01T01:11:00Z">
                <w:pPr>
                  <w:cnfStyle w:val="000000000000" w:firstRow="0" w:lastRow="0" w:firstColumn="0" w:lastColumn="0" w:oddVBand="0" w:evenVBand="0" w:oddHBand="0" w:evenHBand="0" w:firstRowFirstColumn="0" w:firstRowLastColumn="0" w:lastRowFirstColumn="0" w:lastRowLastColumn="0"/>
                </w:pPr>
              </w:pPrChange>
            </w:pPr>
          </w:p>
        </w:tc>
        <w:tc>
          <w:tcPr>
            <w:tcW w:w="1417" w:type="dxa"/>
            <w:tcPrChange w:id="1780" w:author="김은수" w:date="2026-10-01T01:11:00Z">
              <w:tcPr>
                <w:tcW w:w="1417" w:type="dxa"/>
                <w:tcBorders>
                  <w:bottom w:val="single" w:sz="4" w:space="0" w:color="auto"/>
                </w:tcBorders>
              </w:tcPr>
            </w:tcPrChange>
          </w:tcPr>
          <w:p w14:paraId="65C0A191" w14:textId="77777777" w:rsidR="00E01536" w:rsidRDefault="00E01536" w:rsidP="00C62BB0">
            <w:pPr>
              <w:cnfStyle w:val="000000000000" w:firstRow="0" w:lastRow="0" w:firstColumn="0" w:lastColumn="0" w:oddVBand="0" w:evenVBand="0" w:oddHBand="0" w:evenHBand="0" w:firstRowFirstColumn="0" w:firstRowLastColumn="0" w:lastRowFirstColumn="0" w:lastRowLastColumn="0"/>
              <w:rPr>
                <w:del w:id="1781" w:author="김은수" w:date="2026-09-30T15:44:00Z" w16du:dateUtc="2026-09-30T06:44:00Z"/>
              </w:rPr>
            </w:pPr>
            <w:del w:id="1782" w:author="김은수" w:date="2026-09-30T15:44:00Z" w16du:dateUtc="2026-09-30T06:44:00Z">
              <w:r>
                <w:rPr>
                  <w:rFonts w:hint="eastAsia"/>
                </w:rPr>
                <w:delText>8</w:delText>
              </w:r>
              <w:r>
                <w:delText>,9,20</w:delText>
              </w:r>
            </w:del>
          </w:p>
        </w:tc>
        <w:tc>
          <w:tcPr>
            <w:tcW w:w="2694" w:type="dxa"/>
            <w:tcPrChange w:id="1783" w:author="김은수" w:date="2026-10-01T01:11:00Z">
              <w:tcPr>
                <w:tcW w:w="2694" w:type="dxa"/>
                <w:tcBorders>
                  <w:bottom w:val="single" w:sz="4" w:space="0" w:color="auto"/>
                </w:tcBorders>
              </w:tcPr>
            </w:tcPrChange>
          </w:tcPr>
          <w:p w14:paraId="2A0322C0" w14:textId="77777777" w:rsidR="00E01536" w:rsidRDefault="00E01536" w:rsidP="00C62BB0">
            <w:pPr>
              <w:cnfStyle w:val="000000000000" w:firstRow="0" w:lastRow="0" w:firstColumn="0" w:lastColumn="0" w:oddVBand="0" w:evenVBand="0" w:oddHBand="0" w:evenHBand="0" w:firstRowFirstColumn="0" w:firstRowLastColumn="0" w:lastRowFirstColumn="0" w:lastRowLastColumn="0"/>
              <w:rPr>
                <w:del w:id="1784" w:author="김은수" w:date="2026-09-30T15:44:00Z" w16du:dateUtc="2026-09-30T06:44:00Z"/>
              </w:rPr>
            </w:pPr>
            <w:del w:id="1785" w:author="김은수" w:date="2026-09-30T15:44:00Z" w16du:dateUtc="2026-09-30T06:44:00Z">
              <w:r>
                <w:rPr>
                  <w:rFonts w:hint="eastAsia"/>
                </w:rPr>
                <w:delText>출력(</w:delText>
              </w:r>
              <w:r>
                <w:delText>no pullup)</w:delText>
              </w:r>
              <w:r>
                <w:rPr>
                  <w:rFonts w:hint="eastAsia"/>
                </w:rPr>
                <w:delText>,</w:delText>
              </w:r>
              <w:r>
                <w:delText xml:space="preserve"> High</w:delText>
              </w:r>
            </w:del>
          </w:p>
        </w:tc>
        <w:tc>
          <w:tcPr>
            <w:tcW w:w="1274" w:type="dxa"/>
            <w:tcPrChange w:id="1786" w:author="김은수" w:date="2026-10-01T01:11:00Z">
              <w:tcPr>
                <w:tcW w:w="1274" w:type="dxa"/>
                <w:tcBorders>
                  <w:bottom w:val="single" w:sz="4" w:space="0" w:color="auto"/>
                </w:tcBorders>
              </w:tcPr>
            </w:tcPrChange>
          </w:tcPr>
          <w:p w14:paraId="5558E8E1" w14:textId="77777777" w:rsidR="00E01536" w:rsidRDefault="00E01536" w:rsidP="00BF7017">
            <w:pPr>
              <w:cnfStyle w:val="000000000000" w:firstRow="0" w:lastRow="0" w:firstColumn="0" w:lastColumn="0" w:oddVBand="0" w:evenVBand="0" w:oddHBand="0" w:evenHBand="0" w:firstRowFirstColumn="0" w:firstRowLastColumn="0" w:lastRowFirstColumn="0" w:lastRowLastColumn="0"/>
              <w:rPr>
                <w:del w:id="1787" w:author="김은수" w:date="2026-09-30T15:44:00Z" w16du:dateUtc="2026-09-30T06:44:00Z"/>
              </w:rPr>
            </w:pPr>
            <w:del w:id="1788" w:author="김은수" w:date="2026-09-30T15:44:00Z" w16du:dateUtc="2026-09-30T06:44:00Z">
              <w:r>
                <w:rPr>
                  <w:rFonts w:hint="eastAsia"/>
                </w:rPr>
                <w:delText>C</w:delText>
              </w:r>
              <w:r>
                <w:delText>FX</w:delText>
              </w:r>
            </w:del>
          </w:p>
        </w:tc>
      </w:tr>
      <w:tr w:rsidR="00E01536" w:rsidRPr="00F42E7D" w14:paraId="671D7DCF" w14:textId="77777777" w:rsidTr="00BF7017">
        <w:trPr>
          <w:del w:id="1789" w:author="김은수" w:date="2026-09-30T15:44:00Z"/>
          <w:trPrChange w:id="1790" w:author="김은수" w:date="2026-10-01T01:11:00Z">
            <w:trPr>
              <w:gridAfter w:val="4"/>
            </w:trPr>
          </w:trPrChange>
        </w:trPr>
        <w:tc>
          <w:tcPr>
            <w:cnfStyle w:val="001000000000" w:firstRow="0" w:lastRow="0" w:firstColumn="1" w:lastColumn="0" w:oddVBand="0" w:evenVBand="0" w:oddHBand="0" w:evenHBand="0" w:firstRowFirstColumn="0" w:firstRowLastColumn="0" w:lastRowFirstColumn="0" w:lastRowLastColumn="0"/>
            <w:tcW w:w="683" w:type="dxa"/>
            <w:tcPrChange w:id="1791" w:author="김은수" w:date="2026-10-01T01:11:00Z">
              <w:tcPr>
                <w:tcW w:w="683" w:type="dxa"/>
                <w:tcBorders>
                  <w:bottom w:val="single" w:sz="4" w:space="0" w:color="auto"/>
                </w:tcBorders>
              </w:tcPr>
            </w:tcPrChange>
          </w:tcPr>
          <w:p w14:paraId="2447C1D1" w14:textId="77777777" w:rsidR="00E01536" w:rsidRPr="001D1B02" w:rsidRDefault="00E01536" w:rsidP="00C62BB0">
            <w:pPr>
              <w:rPr>
                <w:del w:id="1792" w:author="김은수" w:date="2026-09-30T15:44:00Z" w16du:dateUtc="2026-09-30T06:44:00Z"/>
                <w:color w:val="FF0000"/>
              </w:rPr>
            </w:pPr>
            <w:del w:id="1793" w:author="김은수" w:date="2026-09-30T15:44:00Z" w16du:dateUtc="2026-09-30T06:44:00Z">
              <w:r w:rsidRPr="00AA475A">
                <w:rPr>
                  <w:color w:val="000000" w:themeColor="text1"/>
                </w:rPr>
                <w:delText>6</w:delText>
              </w:r>
            </w:del>
          </w:p>
        </w:tc>
        <w:tc>
          <w:tcPr>
            <w:tcW w:w="1843" w:type="dxa"/>
            <w:tcPrChange w:id="1794" w:author="김은수" w:date="2026-10-01T01:11:00Z">
              <w:tcPr>
                <w:tcW w:w="1843" w:type="dxa"/>
                <w:gridSpan w:val="2"/>
                <w:tcBorders>
                  <w:bottom w:val="single" w:sz="4" w:space="0" w:color="auto"/>
                </w:tcBorders>
              </w:tcPr>
            </w:tcPrChange>
          </w:tcPr>
          <w:p w14:paraId="6FE33654" w14:textId="77777777" w:rsidR="00E01536" w:rsidRPr="001D1B02" w:rsidRDefault="00E01536">
            <w:pPr>
              <w:pStyle w:val="TDC7"/>
              <w:cnfStyle w:val="000000000000" w:firstRow="0" w:lastRow="0" w:firstColumn="0" w:lastColumn="0" w:oddVBand="0" w:evenVBand="0" w:oddHBand="0" w:evenHBand="0" w:firstRowFirstColumn="0" w:firstRowLastColumn="0" w:lastRowFirstColumn="0" w:lastRowLastColumn="0"/>
              <w:rPr>
                <w:del w:id="1795" w:author="김은수" w:date="2026-09-30T15:44:00Z" w16du:dateUtc="2026-09-30T06:44:00Z"/>
                <w:color w:val="FF0000"/>
              </w:rPr>
              <w:pPrChange w:id="1796" w:author="김은수" w:date="2026-10-01T01:11:00Z">
                <w:pPr>
                  <w:cnfStyle w:val="000000000000" w:firstRow="0" w:lastRow="0" w:firstColumn="0" w:lastColumn="0" w:oddVBand="0" w:evenVBand="0" w:oddHBand="0" w:evenHBand="0" w:firstRowFirstColumn="0" w:firstRowLastColumn="0" w:lastRowFirstColumn="0" w:lastRowLastColumn="0"/>
                </w:pPr>
              </w:pPrChange>
            </w:pPr>
          </w:p>
        </w:tc>
        <w:tc>
          <w:tcPr>
            <w:tcW w:w="1417" w:type="dxa"/>
            <w:tcPrChange w:id="1797" w:author="김은수" w:date="2026-10-01T01:11:00Z">
              <w:tcPr>
                <w:tcW w:w="1417" w:type="dxa"/>
                <w:tcBorders>
                  <w:bottom w:val="single" w:sz="4" w:space="0" w:color="auto"/>
                </w:tcBorders>
              </w:tcPr>
            </w:tcPrChange>
          </w:tcPr>
          <w:p w14:paraId="7AA838B0" w14:textId="77777777" w:rsidR="00E01536" w:rsidRPr="001D1B02" w:rsidRDefault="00E01536" w:rsidP="00C62BB0">
            <w:pPr>
              <w:cnfStyle w:val="000000000000" w:firstRow="0" w:lastRow="0" w:firstColumn="0" w:lastColumn="0" w:oddVBand="0" w:evenVBand="0" w:oddHBand="0" w:evenHBand="0" w:firstRowFirstColumn="0" w:firstRowLastColumn="0" w:lastRowFirstColumn="0" w:lastRowLastColumn="0"/>
              <w:rPr>
                <w:del w:id="1798" w:author="김은수" w:date="2026-09-30T15:44:00Z" w16du:dateUtc="2026-09-30T06:44:00Z"/>
                <w:color w:val="FF0000"/>
              </w:rPr>
            </w:pPr>
            <w:del w:id="1799" w:author="김은수" w:date="2026-09-30T15:44:00Z" w16du:dateUtc="2026-09-30T06:44:00Z">
              <w:r w:rsidRPr="00AA475A">
                <w:rPr>
                  <w:rFonts w:hint="eastAsia"/>
                  <w:color w:val="000000" w:themeColor="text1"/>
                </w:rPr>
                <w:delText>2</w:delText>
              </w:r>
              <w:r w:rsidRPr="00AA475A">
                <w:rPr>
                  <w:color w:val="000000" w:themeColor="text1"/>
                </w:rPr>
                <w:delText>2,23</w:delText>
              </w:r>
            </w:del>
          </w:p>
        </w:tc>
        <w:tc>
          <w:tcPr>
            <w:tcW w:w="2694" w:type="dxa"/>
            <w:tcPrChange w:id="1800" w:author="김은수" w:date="2026-10-01T01:11:00Z">
              <w:tcPr>
                <w:tcW w:w="2694" w:type="dxa"/>
                <w:tcBorders>
                  <w:bottom w:val="single" w:sz="4" w:space="0" w:color="auto"/>
                </w:tcBorders>
              </w:tcPr>
            </w:tcPrChange>
          </w:tcPr>
          <w:p w14:paraId="2293A1AA" w14:textId="77777777" w:rsidR="00E01536" w:rsidRPr="001D1B02" w:rsidRDefault="00E01536" w:rsidP="00C62BB0">
            <w:pPr>
              <w:cnfStyle w:val="000000000000" w:firstRow="0" w:lastRow="0" w:firstColumn="0" w:lastColumn="0" w:oddVBand="0" w:evenVBand="0" w:oddHBand="0" w:evenHBand="0" w:firstRowFirstColumn="0" w:firstRowLastColumn="0" w:lastRowFirstColumn="0" w:lastRowLastColumn="0"/>
              <w:rPr>
                <w:del w:id="1801" w:author="김은수" w:date="2026-09-30T15:44:00Z" w16du:dateUtc="2026-09-30T06:44:00Z"/>
                <w:color w:val="FF0000"/>
              </w:rPr>
            </w:pPr>
            <w:del w:id="1802" w:author="김은수" w:date="2026-09-30T15:44:00Z" w16du:dateUtc="2026-09-30T06:44:00Z">
              <w:r>
                <w:rPr>
                  <w:rFonts w:hint="eastAsia"/>
                </w:rPr>
                <w:delText>출력(</w:delText>
              </w:r>
              <w:r>
                <w:delText>no pullup)</w:delText>
              </w:r>
              <w:r>
                <w:rPr>
                  <w:rFonts w:hint="eastAsia"/>
                </w:rPr>
                <w:delText>,</w:delText>
              </w:r>
              <w:r>
                <w:delText xml:space="preserve"> Low</w:delText>
              </w:r>
            </w:del>
          </w:p>
        </w:tc>
        <w:tc>
          <w:tcPr>
            <w:tcW w:w="1274" w:type="dxa"/>
            <w:tcPrChange w:id="1803" w:author="김은수" w:date="2026-10-01T01:11:00Z">
              <w:tcPr>
                <w:tcW w:w="1274" w:type="dxa"/>
                <w:tcBorders>
                  <w:bottom w:val="single" w:sz="4" w:space="0" w:color="auto"/>
                </w:tcBorders>
              </w:tcPr>
            </w:tcPrChange>
          </w:tcPr>
          <w:p w14:paraId="14ADB5A0" w14:textId="77777777" w:rsidR="00E01536" w:rsidRPr="00F42E7D" w:rsidRDefault="00E01536" w:rsidP="00BF7017">
            <w:pPr>
              <w:cnfStyle w:val="000000000000" w:firstRow="0" w:lastRow="0" w:firstColumn="0" w:lastColumn="0" w:oddVBand="0" w:evenVBand="0" w:oddHBand="0" w:evenHBand="0" w:firstRowFirstColumn="0" w:firstRowLastColumn="0" w:lastRowFirstColumn="0" w:lastRowLastColumn="0"/>
              <w:rPr>
                <w:del w:id="1804" w:author="김은수" w:date="2026-09-30T15:44:00Z" w16du:dateUtc="2026-09-30T06:44:00Z"/>
                <w:color w:val="FF0000"/>
              </w:rPr>
            </w:pPr>
            <w:del w:id="1805" w:author="김은수" w:date="2026-09-30T15:44:00Z" w16du:dateUtc="2026-09-30T06:44:00Z">
              <w:r>
                <w:rPr>
                  <w:rFonts w:hint="eastAsia"/>
                </w:rPr>
                <w:delText>C</w:delText>
              </w:r>
              <w:r>
                <w:delText>FX</w:delText>
              </w:r>
            </w:del>
          </w:p>
        </w:tc>
      </w:tr>
    </w:tbl>
    <w:p w14:paraId="7170615C" w14:textId="77777777" w:rsidR="00BF7017" w:rsidRPr="00BF7017" w:rsidRDefault="00BF7017">
      <w:pPr>
        <w:spacing w:after="0" w:line="300" w:lineRule="auto"/>
        <w:rPr>
          <w:del w:id="1806" w:author="김은수" w:date="2026-09-30T15:44:00Z" w16du:dateUtc="2026-09-30T06:44:00Z"/>
          <w:sz w:val="8"/>
          <w:szCs w:val="10"/>
        </w:rPr>
        <w:pPrChange w:id="1807" w:author="김은수" w:date="2026-10-01T03:22:00Z">
          <w:pPr>
            <w:spacing w:after="0" w:line="240" w:lineRule="auto"/>
          </w:pPr>
        </w:pPrChange>
      </w:pPr>
    </w:p>
    <w:p w14:paraId="7F540D97" w14:textId="77777777" w:rsidR="00E01536" w:rsidRPr="00E00010" w:rsidRDefault="00E01536">
      <w:pPr>
        <w:pStyle w:val="a8"/>
        <w:numPr>
          <w:ilvl w:val="0"/>
          <w:numId w:val="23"/>
        </w:numPr>
        <w:spacing w:after="0" w:line="300" w:lineRule="auto"/>
        <w:ind w:left="1160"/>
        <w:rPr>
          <w:del w:id="1808" w:author="김은수" w:date="2026-09-30T15:44:00Z" w16du:dateUtc="2026-09-30T06:44:00Z"/>
          <w:szCs w:val="20"/>
        </w:rPr>
        <w:pPrChange w:id="1809" w:author="김은수" w:date="2026-10-01T03:22:00Z">
          <w:pPr>
            <w:pStyle w:val="a8"/>
            <w:numPr>
              <w:numId w:val="23"/>
            </w:numPr>
            <w:spacing w:after="0"/>
            <w:ind w:leftChars="0" w:left="1960" w:hanging="360"/>
          </w:pPr>
        </w:pPrChange>
      </w:pPr>
      <w:del w:id="1810" w:author="김은수" w:date="2026-09-30T15:44:00Z" w16du:dateUtc="2026-09-30T06:44:00Z">
        <w:r>
          <w:rPr>
            <w:rFonts w:hint="eastAsia"/>
          </w:rPr>
          <w:delText>r</w:delText>
        </w:r>
        <w:r>
          <w:delText>eset</w:delText>
        </w:r>
        <w:r>
          <w:rPr>
            <w:rFonts w:hint="eastAsia"/>
          </w:rPr>
          <w:delText>에서 시작되었으면</w:delText>
        </w:r>
        <w:r>
          <w:delText xml:space="preserve"> </w:delText>
        </w:r>
        <w:r>
          <w:rPr>
            <w:rFonts w:hint="eastAsia"/>
          </w:rPr>
          <w:delText xml:space="preserve">모든 </w:delText>
        </w:r>
        <w:r>
          <w:delText xml:space="preserve">DIO </w:delText>
        </w:r>
        <w:r>
          <w:rPr>
            <w:rFonts w:hint="eastAsia"/>
          </w:rPr>
          <w:delText>핀을 입력으로 설정하고,</w:delText>
        </w:r>
        <w:r>
          <w:delText xml:space="preserve"> </w:delText>
        </w:r>
        <w:r>
          <w:rPr>
            <w:rFonts w:hint="eastAsia"/>
          </w:rPr>
          <w:delText>저전력</w:delText>
        </w:r>
        <w:r>
          <w:delText xml:space="preserve"> </w:delText>
        </w:r>
        <w:r>
          <w:rPr>
            <w:rFonts w:hint="eastAsia"/>
          </w:rPr>
          <w:delText>모드에서 전환되었으면 생략한다.</w:delText>
        </w:r>
      </w:del>
    </w:p>
    <w:p w14:paraId="569A4DC5" w14:textId="77777777" w:rsidR="00E01536" w:rsidRPr="00E00010" w:rsidRDefault="002F0183">
      <w:pPr>
        <w:pStyle w:val="a8"/>
        <w:numPr>
          <w:ilvl w:val="0"/>
          <w:numId w:val="23"/>
        </w:numPr>
        <w:spacing w:after="0" w:line="300" w:lineRule="auto"/>
        <w:ind w:left="1160"/>
        <w:rPr>
          <w:del w:id="1811" w:author="김은수" w:date="2026-09-30T15:44:00Z" w16du:dateUtc="2026-09-30T06:44:00Z"/>
          <w:szCs w:val="20"/>
        </w:rPr>
        <w:pPrChange w:id="1812" w:author="김은수" w:date="2026-10-01T03:22:00Z">
          <w:pPr>
            <w:pStyle w:val="a8"/>
            <w:numPr>
              <w:numId w:val="23"/>
            </w:numPr>
            <w:spacing w:after="0"/>
            <w:ind w:leftChars="0" w:left="1960" w:hanging="360"/>
          </w:pPr>
        </w:pPrChange>
      </w:pPr>
      <w:del w:id="1813" w:author="김은수" w:date="2026-09-30T15:44:00Z" w16du:dateUtc="2026-09-30T06:44:00Z">
        <w:r>
          <w:delText xml:space="preserve">3.3V </w:delText>
        </w:r>
        <w:r>
          <w:rPr>
            <w:rFonts w:hint="eastAsia"/>
          </w:rPr>
          <w:delText>P</w:delText>
        </w:r>
        <w:r>
          <w:delText>MIC</w:delText>
        </w:r>
        <w:r>
          <w:rPr>
            <w:rFonts w:hint="eastAsia"/>
          </w:rPr>
          <w:delText xml:space="preserve">에 할당된 </w:delText>
        </w:r>
        <w:r w:rsidR="00E01536">
          <w:rPr>
            <w:rFonts w:hint="eastAsia"/>
          </w:rPr>
          <w:delText>D</w:delText>
        </w:r>
        <w:r w:rsidR="00E01536">
          <w:delText>IO 6</w:delText>
        </w:r>
        <w:r w:rsidR="00E01536">
          <w:rPr>
            <w:rFonts w:hint="eastAsia"/>
          </w:rPr>
          <w:delText xml:space="preserve">번 핀을 출력으로 바꾸고 </w:delText>
        </w:r>
        <w:r w:rsidR="00E01536">
          <w:delText>Low</w:delText>
        </w:r>
        <w:r w:rsidR="00E01536">
          <w:rPr>
            <w:rFonts w:hint="eastAsia"/>
          </w:rPr>
          <w:delText>로 설정한다.</w:delText>
        </w:r>
      </w:del>
    </w:p>
    <w:p w14:paraId="78A65867" w14:textId="77777777" w:rsidR="002F0183" w:rsidRPr="00E00010" w:rsidRDefault="002F0183">
      <w:pPr>
        <w:pStyle w:val="a8"/>
        <w:numPr>
          <w:ilvl w:val="0"/>
          <w:numId w:val="23"/>
        </w:numPr>
        <w:spacing w:after="0" w:line="300" w:lineRule="auto"/>
        <w:ind w:left="1160"/>
        <w:rPr>
          <w:del w:id="1814" w:author="김은수" w:date="2026-09-30T15:44:00Z" w16du:dateUtc="2026-09-30T06:44:00Z"/>
          <w:szCs w:val="20"/>
        </w:rPr>
        <w:pPrChange w:id="1815" w:author="김은수" w:date="2026-10-01T03:22:00Z">
          <w:pPr>
            <w:pStyle w:val="a8"/>
            <w:numPr>
              <w:numId w:val="23"/>
            </w:numPr>
            <w:spacing w:after="0"/>
            <w:ind w:leftChars="0" w:left="1960" w:hanging="360"/>
          </w:pPr>
        </w:pPrChange>
      </w:pPr>
      <w:del w:id="1816" w:author="김은수" w:date="2026-09-30T15:44:00Z" w16du:dateUtc="2026-09-30T06:44:00Z">
        <w:r>
          <w:delText>LED</w:delText>
        </w:r>
        <w:r>
          <w:rPr>
            <w:rFonts w:hint="eastAsia"/>
          </w:rPr>
          <w:delText>에 할당된 D</w:delText>
        </w:r>
        <w:r>
          <w:delText>IO 8, 9, 20</w:delText>
        </w:r>
        <w:r>
          <w:rPr>
            <w:rFonts w:hint="eastAsia"/>
          </w:rPr>
          <w:delText>번 핀을 출력</w:delText>
        </w:r>
        <w:r>
          <w:delText>, High</w:delText>
        </w:r>
        <w:r>
          <w:rPr>
            <w:rFonts w:hint="eastAsia"/>
          </w:rPr>
          <w:delText>로 설정한다.</w:delText>
        </w:r>
      </w:del>
    </w:p>
    <w:p w14:paraId="209A5F75" w14:textId="77777777" w:rsidR="002F0183" w:rsidRPr="00E00010" w:rsidRDefault="002F0183">
      <w:pPr>
        <w:pStyle w:val="a8"/>
        <w:numPr>
          <w:ilvl w:val="0"/>
          <w:numId w:val="23"/>
        </w:numPr>
        <w:spacing w:after="0" w:line="300" w:lineRule="auto"/>
        <w:ind w:left="1160"/>
        <w:rPr>
          <w:del w:id="1817" w:author="김은수" w:date="2026-09-30T15:44:00Z" w16du:dateUtc="2026-09-30T06:44:00Z"/>
          <w:szCs w:val="20"/>
        </w:rPr>
        <w:pPrChange w:id="1818" w:author="김은수" w:date="2026-10-01T03:22:00Z">
          <w:pPr>
            <w:pStyle w:val="a8"/>
            <w:numPr>
              <w:numId w:val="23"/>
            </w:numPr>
            <w:spacing w:after="0"/>
            <w:ind w:leftChars="0" w:left="1960" w:hanging="360"/>
          </w:pPr>
        </w:pPrChange>
      </w:pPr>
      <w:del w:id="1819" w:author="김은수" w:date="2026-09-30T15:44:00Z" w16du:dateUtc="2026-09-30T06:44:00Z">
        <w:r>
          <w:rPr>
            <w:rFonts w:hint="eastAsia"/>
          </w:rPr>
          <w:delText>I</w:delText>
        </w:r>
        <w:r>
          <w:delText>2C</w:delText>
        </w:r>
        <w:r>
          <w:rPr>
            <w:rFonts w:hint="eastAsia"/>
          </w:rPr>
          <w:delText>에 할당된 D</w:delText>
        </w:r>
        <w:r>
          <w:delText>IO 22, 23</w:delText>
        </w:r>
        <w:r>
          <w:rPr>
            <w:rFonts w:hint="eastAsia"/>
          </w:rPr>
          <w:delText>번</w:delText>
        </w:r>
        <w:r>
          <w:delText xml:space="preserve"> </w:delText>
        </w:r>
        <w:r>
          <w:rPr>
            <w:rFonts w:hint="eastAsia"/>
          </w:rPr>
          <w:delText>핀을 출력,</w:delText>
        </w:r>
        <w:r>
          <w:delText xml:space="preserve"> Low</w:delText>
        </w:r>
        <w:r>
          <w:rPr>
            <w:rFonts w:hint="eastAsia"/>
          </w:rPr>
          <w:delText>로 설정한다.</w:delText>
        </w:r>
      </w:del>
    </w:p>
    <w:p w14:paraId="5D4CBEAE" w14:textId="77777777" w:rsidR="00084C76" w:rsidRDefault="00084C76">
      <w:pPr>
        <w:pStyle w:val="TDC40"/>
        <w:keepNext/>
        <w:rPr>
          <w:ins w:id="1820" w:author="김은수" w:date="2026-10-01T12:05:00Z" w16du:dateUtc="2026-10-01T03:05:00Z"/>
        </w:rPr>
        <w:pPrChange w:id="1821" w:author="김은수" w:date="2026-10-01T03:22:00Z">
          <w:pPr>
            <w:pStyle w:val="TDC40"/>
          </w:pPr>
        </w:pPrChange>
      </w:pPr>
      <w:ins w:id="1822" w:author="김은수" w:date="2026-10-01T12:05:00Z" w16du:dateUtc="2026-10-01T03:05:00Z">
        <w:r>
          <w:t>주변장치가 준비되기 전에 처리를 시작하거나 같은 완료 이벤트를 중복 처리하지 않도록 실행 시점을 관리한다.</w:t>
        </w:r>
      </w:ins>
    </w:p>
    <w:p w14:paraId="643BF55F" w14:textId="77777777" w:rsidR="00084C76" w:rsidRDefault="00084C76">
      <w:pPr>
        <w:pStyle w:val="TDC42"/>
        <w:rPr>
          <w:ins w:id="1823" w:author="김은수" w:date="2026-10-01T12:05:00Z" w16du:dateUtc="2026-10-01T03:05:00Z"/>
        </w:rPr>
      </w:pPr>
      <w:ins w:id="1824" w:author="김은수" w:date="2026-10-01T12:05:00Z" w16du:dateUtc="2026-10-01T03:05:00Z">
        <w:r>
          <w:t xml:space="preserve">표 </w:t>
        </w:r>
        <w:r>
          <w:fldChar w:fldCharType="begin"/>
        </w:r>
        <w:r>
          <w:instrText>SEQ 표 \* ARABIC</w:instrText>
        </w:r>
        <w:r>
          <w:fldChar w:fldCharType="separate"/>
        </w:r>
        <w:r>
          <w:t>4</w:t>
        </w:r>
        <w:r>
          <w:fldChar w:fldCharType="end"/>
        </w:r>
        <w:r>
          <w:t>. 인터럽트와 반복 실행 제어 / 유닛 설계 내용</w:t>
        </w:r>
      </w:ins>
    </w:p>
    <w:tbl>
      <w:tblPr>
        <w:tblStyle w:val="TDC41"/>
        <w:tblW w:w="8816" w:type="dxa"/>
        <w:tblLayout w:type="fixed"/>
        <w:tblLook w:val="04A0" w:firstRow="1" w:lastRow="0" w:firstColumn="1" w:lastColumn="0" w:noHBand="0" w:noVBand="1"/>
        <w:tblPrChange w:id="1825"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1826">
          <w:tblGrid>
            <w:gridCol w:w="360"/>
            <w:gridCol w:w="360"/>
            <w:gridCol w:w="584"/>
            <w:gridCol w:w="7512"/>
          </w:tblGrid>
        </w:tblGridChange>
      </w:tblGrid>
      <w:tr w:rsidR="00084C76" w14:paraId="772FD923" w14:textId="77777777" w:rsidTr="00DB09AC">
        <w:trPr>
          <w:cnfStyle w:val="100000000000" w:firstRow="1" w:lastRow="0" w:firstColumn="0" w:lastColumn="0" w:oddVBand="0" w:evenVBand="0" w:oddHBand="0" w:evenHBand="0" w:firstRowFirstColumn="0" w:firstRowLastColumn="0" w:lastRowFirstColumn="0" w:lastRowLastColumn="0"/>
          <w:cantSplit/>
          <w:tblHeader/>
          <w:ins w:id="1827" w:author="김은수" w:date="2026-10-01T12:05:00Z"/>
          <w:trPrChange w:id="1828"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829" w:author="김은수" w:date="2026-10-01T03:22:00Z">
              <w:tcPr>
                <w:tcW w:w="1304" w:type="dxa"/>
              </w:tcPr>
            </w:tcPrChange>
          </w:tcPr>
          <w:p w14:paraId="6B412762"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1830" w:author="김은수" w:date="2026-10-01T12:05:00Z" w16du:dateUtc="2026-10-01T03:05:00Z"/>
              </w:rPr>
            </w:pPr>
            <w:ins w:id="1831" w:author="김은수" w:date="2026-10-01T12:05:00Z" w16du:dateUtc="2026-10-01T03:05:00Z">
              <w:r>
                <w:t>항목</w:t>
              </w:r>
            </w:ins>
          </w:p>
        </w:tc>
        <w:tc>
          <w:tcPr>
            <w:tcW w:w="7512" w:type="dxa"/>
            <w:tcPrChange w:id="1832" w:author="김은수" w:date="2026-10-01T03:22:00Z">
              <w:tcPr>
                <w:tcW w:w="7512" w:type="dxa"/>
              </w:tcPr>
            </w:tcPrChange>
          </w:tcPr>
          <w:p w14:paraId="3D90CDB1"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1833" w:author="김은수" w:date="2026-10-01T12:05:00Z" w16du:dateUtc="2026-10-01T03:05:00Z"/>
              </w:rPr>
            </w:pPr>
            <w:ins w:id="1834" w:author="김은수" w:date="2026-10-01T12:05:00Z" w16du:dateUtc="2026-10-01T03:05:00Z">
              <w:r>
                <w:t>설계 내용</w:t>
              </w:r>
            </w:ins>
          </w:p>
        </w:tc>
      </w:tr>
      <w:tr w:rsidR="00084C76" w14:paraId="3472590C" w14:textId="77777777" w:rsidTr="00DB09AC">
        <w:trPr>
          <w:cantSplit/>
          <w:ins w:id="1835" w:author="김은수" w:date="2026-10-01T12:05:00Z"/>
          <w:trPrChange w:id="1836"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837" w:author="김은수" w:date="2026-10-01T03:22:00Z">
              <w:tcPr>
                <w:tcW w:w="1304" w:type="dxa"/>
              </w:tcPr>
            </w:tcPrChange>
          </w:tcPr>
          <w:p w14:paraId="01AA0BC1" w14:textId="77777777" w:rsidR="00084C76" w:rsidRDefault="00084C76">
            <w:pPr>
              <w:pStyle w:val="TDCe"/>
              <w:rPr>
                <w:ins w:id="1838" w:author="김은수" w:date="2026-10-01T12:05:00Z" w16du:dateUtc="2026-10-01T03:05:00Z"/>
              </w:rPr>
            </w:pPr>
            <w:ins w:id="1839" w:author="김은수" w:date="2026-10-01T12:05:00Z" w16du:dateUtc="2026-10-01T03:05:00Z">
              <w:r>
                <w:t>입력</w:t>
              </w:r>
            </w:ins>
          </w:p>
        </w:tc>
        <w:tc>
          <w:tcPr>
            <w:tcW w:w="7512" w:type="dxa"/>
            <w:tcPrChange w:id="1840" w:author="김은수" w:date="2026-10-01T03:22:00Z">
              <w:tcPr>
                <w:tcW w:w="7512" w:type="dxa"/>
              </w:tcPr>
            </w:tcPrChange>
          </w:tcPr>
          <w:p w14:paraId="73919E49"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841" w:author="김은수" w:date="2026-10-01T12:05:00Z" w16du:dateUtc="2026-10-01T03:05:00Z"/>
              </w:rPr>
            </w:pPr>
            <w:ins w:id="1842" w:author="김은수" w:date="2026-10-01T12:05:00Z" w16du:dateUtc="2026-10-01T03:05:00Z">
              <w:r>
                <w:t>동작 모드, CM3 반복 실행 허가, 인터럽트 플래그</w:t>
              </w:r>
            </w:ins>
          </w:p>
        </w:tc>
      </w:tr>
      <w:tr w:rsidR="00084C76" w14:paraId="133DDEAA" w14:textId="77777777" w:rsidTr="00DB09AC">
        <w:trPr>
          <w:cantSplit/>
          <w:ins w:id="1843" w:author="김은수" w:date="2026-10-01T12:05:00Z"/>
          <w:trPrChange w:id="1844"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845" w:author="김은수" w:date="2026-10-01T03:22:00Z">
              <w:tcPr>
                <w:tcW w:w="1304" w:type="dxa"/>
              </w:tcPr>
            </w:tcPrChange>
          </w:tcPr>
          <w:p w14:paraId="21CEF069" w14:textId="77777777" w:rsidR="00084C76" w:rsidRDefault="00084C76">
            <w:pPr>
              <w:pStyle w:val="TDCe"/>
              <w:rPr>
                <w:ins w:id="1846" w:author="김은수" w:date="2026-10-01T12:05:00Z" w16du:dateUtc="2026-10-01T03:05:00Z"/>
              </w:rPr>
            </w:pPr>
            <w:ins w:id="1847" w:author="김은수" w:date="2026-10-01T12:05:00Z" w16du:dateUtc="2026-10-01T03:05:00Z">
              <w:r>
                <w:t>출력</w:t>
              </w:r>
            </w:ins>
          </w:p>
        </w:tc>
        <w:tc>
          <w:tcPr>
            <w:tcW w:w="7512" w:type="dxa"/>
            <w:tcPrChange w:id="1848" w:author="김은수" w:date="2026-10-01T03:22:00Z">
              <w:tcPr>
                <w:tcW w:w="7512" w:type="dxa"/>
              </w:tcPr>
            </w:tcPrChange>
          </w:tcPr>
          <w:p w14:paraId="1AE9B7D3"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849" w:author="김은수" w:date="2026-10-01T12:05:00Z" w16du:dateUtc="2026-10-01T03:05:00Z"/>
              </w:rPr>
            </w:pPr>
            <w:ins w:id="1850" w:author="김은수" w:date="2026-10-01T12:05:00Z" w16du:dateUtc="2026-10-01T03:05:00Z">
              <w:r>
                <w:t>모드별 인터럽트 설정과 처리할 이벤트</w:t>
              </w:r>
            </w:ins>
          </w:p>
        </w:tc>
      </w:tr>
      <w:tr w:rsidR="00084C76" w14:paraId="209854B2" w14:textId="77777777" w:rsidTr="00DB09AC">
        <w:trPr>
          <w:cantSplit/>
          <w:ins w:id="1851" w:author="김은수" w:date="2026-10-01T12:05:00Z"/>
          <w:trPrChange w:id="1852"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853" w:author="김은수" w:date="2026-10-01T03:22:00Z">
              <w:tcPr>
                <w:tcW w:w="1304" w:type="dxa"/>
              </w:tcPr>
            </w:tcPrChange>
          </w:tcPr>
          <w:p w14:paraId="4793DE66" w14:textId="77777777" w:rsidR="00084C76" w:rsidRDefault="00084C76">
            <w:pPr>
              <w:pStyle w:val="TDCe"/>
              <w:rPr>
                <w:ins w:id="1854" w:author="김은수" w:date="2026-10-01T12:05:00Z" w16du:dateUtc="2026-10-01T03:05:00Z"/>
              </w:rPr>
            </w:pPr>
            <w:ins w:id="1855" w:author="김은수" w:date="2026-10-01T12:05:00Z" w16du:dateUtc="2026-10-01T03:05:00Z">
              <w:r>
                <w:t>처리</w:t>
              </w:r>
            </w:ins>
          </w:p>
        </w:tc>
        <w:tc>
          <w:tcPr>
            <w:tcW w:w="7512" w:type="dxa"/>
            <w:tcPrChange w:id="1856" w:author="김은수" w:date="2026-10-01T03:22:00Z">
              <w:tcPr>
                <w:tcW w:w="7512" w:type="dxa"/>
              </w:tcPr>
            </w:tcPrChange>
          </w:tcPr>
          <w:p w14:paraId="0EC7C334"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857" w:author="김은수" w:date="2026-10-01T12:05:00Z" w16du:dateUtc="2026-10-01T03:05:00Z"/>
              </w:rPr>
            </w:pPr>
            <w:ins w:id="1858" w:author="김은수" w:date="2026-10-01T12:05:00Z" w16du:dateUtc="2026-10-01T03:05:00Z">
              <w:r>
                <w:t>모드에 맞춰 인터럽트를 설정한다. 초기 플래그를 지운 후 CM3 허가를 확인하며, 정상 루프에서는 수집된 플래그를 처리하고 해당 플래그를 해제한다.</w:t>
              </w:r>
            </w:ins>
          </w:p>
        </w:tc>
      </w:tr>
    </w:tbl>
    <w:p w14:paraId="0EF5E9FD" w14:textId="77777777" w:rsidR="00084C76" w:rsidRDefault="00084C76">
      <w:pPr>
        <w:pStyle w:val="TDC40"/>
        <w:spacing w:after="0"/>
        <w:rPr>
          <w:ins w:id="1859" w:author="김은수" w:date="2026-10-01T12:05:00Z" w16du:dateUtc="2026-10-01T03:05:00Z"/>
        </w:rPr>
        <w:pPrChange w:id="1860" w:author="김은수" w:date="2026-10-01T03:22:00Z">
          <w:pPr>
            <w:pStyle w:val="TDC40"/>
          </w:pPr>
        </w:pPrChange>
      </w:pPr>
    </w:p>
    <w:p w14:paraId="0B1E40AB" w14:textId="77777777" w:rsidR="00084C76" w:rsidRDefault="00084C76">
      <w:pPr>
        <w:pStyle w:val="TDC42"/>
        <w:rPr>
          <w:ins w:id="1861" w:author="김은수" w:date="2026-10-01T12:05:00Z" w16du:dateUtc="2026-10-01T03:05:00Z"/>
        </w:rPr>
      </w:pPr>
      <w:ins w:id="1862" w:author="김은수" w:date="2026-10-01T12:05:00Z" w16du:dateUtc="2026-10-01T03:05:00Z">
        <w:r>
          <w:t xml:space="preserve">표 </w:t>
        </w:r>
        <w:r>
          <w:fldChar w:fldCharType="begin"/>
        </w:r>
        <w:r>
          <w:instrText>SEQ 표 \* ARABIC</w:instrText>
        </w:r>
        <w:r>
          <w:fldChar w:fldCharType="separate"/>
        </w:r>
        <w:r>
          <w:t>5</w:t>
        </w:r>
        <w:r>
          <w:fldChar w:fldCharType="end"/>
        </w:r>
        <w:r>
          <w:t>. 인터럽트와 반복 실행 제어 / 구현 조건</w:t>
        </w:r>
      </w:ins>
    </w:p>
    <w:tbl>
      <w:tblPr>
        <w:tblStyle w:val="TDC41"/>
        <w:tblW w:w="8816" w:type="dxa"/>
        <w:tblLayout w:type="fixed"/>
        <w:tblLook w:val="04A0" w:firstRow="1" w:lastRow="0" w:firstColumn="1" w:lastColumn="0" w:noHBand="0" w:noVBand="1"/>
        <w:tblPrChange w:id="1863"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1864">
          <w:tblGrid>
            <w:gridCol w:w="360"/>
            <w:gridCol w:w="360"/>
            <w:gridCol w:w="584"/>
            <w:gridCol w:w="7512"/>
          </w:tblGrid>
        </w:tblGridChange>
      </w:tblGrid>
      <w:tr w:rsidR="00084C76" w14:paraId="415FAADF" w14:textId="77777777" w:rsidTr="00DB09AC">
        <w:trPr>
          <w:cnfStyle w:val="100000000000" w:firstRow="1" w:lastRow="0" w:firstColumn="0" w:lastColumn="0" w:oddVBand="0" w:evenVBand="0" w:oddHBand="0" w:evenHBand="0" w:firstRowFirstColumn="0" w:firstRowLastColumn="0" w:lastRowFirstColumn="0" w:lastRowLastColumn="0"/>
          <w:cantSplit/>
          <w:tblHeader/>
          <w:ins w:id="1865" w:author="김은수" w:date="2026-10-01T12:05:00Z"/>
          <w:trPrChange w:id="1866"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867" w:author="김은수" w:date="2026-10-01T03:22:00Z">
              <w:tcPr>
                <w:tcW w:w="1304" w:type="dxa"/>
              </w:tcPr>
            </w:tcPrChange>
          </w:tcPr>
          <w:p w14:paraId="22A3849D"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1868" w:author="김은수" w:date="2026-10-01T12:05:00Z" w16du:dateUtc="2026-10-01T03:05:00Z"/>
              </w:rPr>
            </w:pPr>
            <w:ins w:id="1869" w:author="김은수" w:date="2026-10-01T12:05:00Z" w16du:dateUtc="2026-10-01T03:05:00Z">
              <w:r>
                <w:t>구분</w:t>
              </w:r>
            </w:ins>
          </w:p>
        </w:tc>
        <w:tc>
          <w:tcPr>
            <w:tcW w:w="7512" w:type="dxa"/>
            <w:tcPrChange w:id="1870" w:author="김은수" w:date="2026-10-01T03:22:00Z">
              <w:tcPr>
                <w:tcW w:w="7512" w:type="dxa"/>
              </w:tcPr>
            </w:tcPrChange>
          </w:tcPr>
          <w:p w14:paraId="7623401E"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1871" w:author="김은수" w:date="2026-10-01T12:05:00Z" w16du:dateUtc="2026-10-01T03:05:00Z"/>
              </w:rPr>
            </w:pPr>
            <w:ins w:id="1872" w:author="김은수" w:date="2026-10-01T12:05:00Z" w16du:dateUtc="2026-10-01T03:05:00Z">
              <w:r>
                <w:t>구현 조건</w:t>
              </w:r>
            </w:ins>
          </w:p>
        </w:tc>
      </w:tr>
      <w:tr w:rsidR="00084C76" w14:paraId="18901A41" w14:textId="77777777" w:rsidTr="00DB09AC">
        <w:trPr>
          <w:cantSplit/>
          <w:ins w:id="1873" w:author="김은수" w:date="2026-10-01T12:05:00Z"/>
          <w:trPrChange w:id="1874"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875" w:author="김은수" w:date="2026-10-01T03:22:00Z">
              <w:tcPr>
                <w:tcW w:w="1304" w:type="dxa"/>
              </w:tcPr>
            </w:tcPrChange>
          </w:tcPr>
          <w:p w14:paraId="0E2AFD1D" w14:textId="77777777" w:rsidR="00084C76" w:rsidRDefault="00084C76">
            <w:pPr>
              <w:pStyle w:val="TDCe"/>
              <w:rPr>
                <w:ins w:id="1876" w:author="김은수" w:date="2026-10-01T12:05:00Z" w16du:dateUtc="2026-10-01T03:05:00Z"/>
              </w:rPr>
            </w:pPr>
            <w:ins w:id="1877" w:author="김은수" w:date="2026-10-01T12:05:00Z" w16du:dateUtc="2026-10-01T03:05:00Z">
              <w:r>
                <w:t>관련 함수</w:t>
              </w:r>
            </w:ins>
          </w:p>
        </w:tc>
        <w:tc>
          <w:tcPr>
            <w:tcW w:w="7512" w:type="dxa"/>
            <w:tcPrChange w:id="1878" w:author="김은수" w:date="2026-10-01T03:22:00Z">
              <w:tcPr>
                <w:tcW w:w="7512" w:type="dxa"/>
              </w:tcPr>
            </w:tcPrChange>
          </w:tcPr>
          <w:p w14:paraId="223CFBAF" w14:textId="77777777" w:rsidR="00084C76" w:rsidRPr="00E00010" w:rsidRDefault="00084C76">
            <w:pPr>
              <w:pStyle w:val="TDCf"/>
              <w:cnfStyle w:val="000000000000" w:firstRow="0" w:lastRow="0" w:firstColumn="0" w:lastColumn="0" w:oddVBand="0" w:evenVBand="0" w:oddHBand="0" w:evenHBand="0" w:firstRowFirstColumn="0" w:firstRowLastColumn="0" w:lastRowFirstColumn="0" w:lastRowLastColumn="0"/>
              <w:rPr>
                <w:ins w:id="1879" w:author="김은수" w:date="2026-10-01T12:05:00Z" w16du:dateUtc="2026-10-01T03:05:00Z"/>
                <w:lang w:val="en-US"/>
                <w:rPrChange w:id="1880" w:author="김은수" w:date="2026-10-01T13:47:00Z" w16du:dateUtc="2026-10-01T04:47:00Z">
                  <w:rPr>
                    <w:ins w:id="1881" w:author="김은수" w:date="2026-10-01T12:05:00Z" w16du:dateUtc="2026-10-01T03:05:00Z"/>
                  </w:rPr>
                </w:rPrChange>
              </w:rPr>
            </w:pPr>
            <w:ins w:id="1882" w:author="김은수" w:date="2026-10-01T12:05:00Z" w16du:dateUtc="2026-10-01T03:05:00Z">
              <w:r w:rsidRPr="00E00010">
                <w:rPr>
                  <w:lang w:val="en-US"/>
                  <w:rPrChange w:id="1883" w:author="김은수" w:date="2026-10-01T13:47:00Z" w16du:dateUtc="2026-10-01T04:47:00Z">
                    <w:rPr/>
                  </w:rPrChange>
                </w:rPr>
                <w:t>app_configure_interrupts, app_clear_all_interrupt_flags</w:t>
              </w:r>
            </w:ins>
          </w:p>
        </w:tc>
      </w:tr>
      <w:tr w:rsidR="00084C76" w14:paraId="52776B10" w14:textId="77777777" w:rsidTr="00DB09AC">
        <w:trPr>
          <w:cantSplit/>
          <w:ins w:id="1884" w:author="김은수" w:date="2026-10-01T12:05:00Z"/>
          <w:trPrChange w:id="1885"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886" w:author="김은수" w:date="2026-10-01T03:22:00Z">
              <w:tcPr>
                <w:tcW w:w="1304" w:type="dxa"/>
              </w:tcPr>
            </w:tcPrChange>
          </w:tcPr>
          <w:p w14:paraId="6B4BF37F" w14:textId="77777777" w:rsidR="00084C76" w:rsidRDefault="00084C76">
            <w:pPr>
              <w:pStyle w:val="TDCe"/>
              <w:rPr>
                <w:ins w:id="1887" w:author="김은수" w:date="2026-10-01T12:05:00Z" w16du:dateUtc="2026-10-01T03:05:00Z"/>
              </w:rPr>
            </w:pPr>
            <w:ins w:id="1888" w:author="김은수" w:date="2026-10-01T12:05:00Z" w16du:dateUtc="2026-10-01T03:05:00Z">
              <w:r>
                <w:t>동작 조건</w:t>
              </w:r>
            </w:ins>
          </w:p>
        </w:tc>
        <w:tc>
          <w:tcPr>
            <w:tcW w:w="7512" w:type="dxa"/>
            <w:tcPrChange w:id="1889" w:author="김은수" w:date="2026-10-01T03:22:00Z">
              <w:tcPr>
                <w:tcW w:w="7512" w:type="dxa"/>
              </w:tcPr>
            </w:tcPrChange>
          </w:tcPr>
          <w:p w14:paraId="5BC93EB4"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890" w:author="김은수" w:date="2026-10-01T12:05:00Z" w16du:dateUtc="2026-10-01T03:05:00Z"/>
              </w:rPr>
            </w:pPr>
            <w:ins w:id="1891" w:author="김은수" w:date="2026-10-01T12:05:00Z" w16du:dateUtc="2026-10-01T03:05:00Z">
              <w:r>
                <w:t>허가 대기 경로와 정상 처리 경로가 구분되고, 처리 완료한 이벤트의 플래그가 해제되어야 한다.</w:t>
              </w:r>
            </w:ins>
          </w:p>
        </w:tc>
      </w:tr>
    </w:tbl>
    <w:p w14:paraId="4A531F53" w14:textId="77777777" w:rsidR="00084C76" w:rsidRDefault="00084C76">
      <w:pPr>
        <w:pStyle w:val="TDC40"/>
        <w:spacing w:after="0"/>
        <w:rPr>
          <w:ins w:id="1892" w:author="김은수" w:date="2026-10-01T12:05:00Z" w16du:dateUtc="2026-10-01T03:05:00Z"/>
        </w:rPr>
        <w:pPrChange w:id="1893" w:author="김은수" w:date="2026-10-01T03:22:00Z">
          <w:pPr>
            <w:pStyle w:val="TDC40"/>
          </w:pPr>
        </w:pPrChange>
      </w:pPr>
    </w:p>
    <w:p w14:paraId="71E59D2C" w14:textId="77777777" w:rsidR="00697371" w:rsidRPr="00E00010" w:rsidRDefault="00220104">
      <w:pPr>
        <w:pStyle w:val="TDC43"/>
        <w:rPr>
          <w:ins w:id="1894" w:author="김은수" w:date="2026-09-30T15:44:00Z" w16du:dateUtc="2026-09-30T06:44:00Z"/>
        </w:rPr>
        <w:pPrChange w:id="1895" w:author="김은수" w:date="2026-10-01T01:11:00Z">
          <w:pPr>
            <w:keepLines/>
            <w:widowControl/>
            <w:snapToGrid w:val="0"/>
            <w:spacing w:after="180" w:line="300" w:lineRule="auto"/>
            <w:ind w:left="1245"/>
            <w:jc w:val="left"/>
          </w:pPr>
        </w:pPrChange>
      </w:pPr>
      <w:ins w:id="1896" w:author="김은수" w:date="2026-09-30T15:44:00Z" w16du:dateUtc="2026-09-30T06:44:00Z">
        <w:r>
          <w:rPr>
            <w:b/>
            <w:bCs/>
            <w:rPrChange w:id="1897" w:author="김은수" w:date="2026-10-01T01:11:00Z">
              <w:rPr>
                <w:b/>
                <w:bCs/>
                <w:sz w:val="22"/>
              </w:rPr>
            </w:rPrChange>
          </w:rPr>
          <w:t xml:space="preserve">흐름 참고 : </w:t>
        </w:r>
        <w:r>
          <w:rPr>
            <w:rPrChange w:id="1898" w:author="김은수" w:date="2026-10-01T01:11:00Z">
              <w:rPr>
                <w:sz w:val="22"/>
              </w:rPr>
            </w:rPrChange>
          </w:rPr>
          <w:t>HEAR 완료 경로는 AGC 후 FFT를 시작하고 FFT 완료를 기다린 뒤 PCM을 구성한다. 인터럽트에서는 완료 플래그를 전달한다.</w:t>
        </w:r>
      </w:ins>
    </w:p>
    <w:p w14:paraId="10CBA204" w14:textId="77777777" w:rsidR="00BA1805" w:rsidRPr="00E00010" w:rsidRDefault="00BA1805">
      <w:pPr>
        <w:pStyle w:val="TDC44"/>
        <w:pageBreakBefore/>
        <w:rPr>
          <w:ins w:id="1899" w:author="김은수" w:date="2026-09-30T15:44:00Z" w16du:dateUtc="2026-09-30T06:44:00Z"/>
        </w:rPr>
        <w:pPrChange w:id="1900" w:author="김은수" w:date="2026-10-01T01:11:00Z">
          <w:pPr>
            <w:keepNext/>
            <w:keepLines/>
            <w:pageBreakBefore/>
            <w:widowControl/>
            <w:snapToGrid w:val="0"/>
            <w:spacing w:after="100" w:line="240" w:lineRule="auto"/>
            <w:jc w:val="center"/>
          </w:pPr>
        </w:pPrChange>
      </w:pPr>
      <w:ins w:id="1901" w:author="김은수" w:date="2026-09-30T15:44:00Z" w16du:dateUtc="2026-09-30T06:44:00Z">
        <w:r w:rsidRPr="00E00010">
          <w:rPr>
            <w:noProof/>
          </w:rPr>
          <w:lastRenderedPageBreak/>
          <w:drawing>
            <wp:inline distT="0" distB="0" distL="0" distR="0" wp14:anchorId="3E4EBC4E" wp14:editId="227F8FA4">
              <wp:extent cx="4320000" cy="5113800"/>
              <wp:effectExtent l="0" t="0" r="0" b="0"/>
              <wp:docPr id="1000" name="Flow CFX-001" descr="SU-ID-CFX-001 인터럽트와 반복 실행 제어 설계 순서도">
                <a:extLst xmlns:a="http://schemas.openxmlformats.org/drawingml/2006/main">
                  <a:ext uri="{FF2B5EF4-FFF2-40B4-BE49-F238E27FC236}">
                    <a16:creationId xmlns:a16="http://schemas.microsoft.com/office/drawing/2014/main" id="{E8B69799-F488-0C76-6806-D41022ABA04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그림 256" descr="스크린샷, 어둠, 블랙, 밤이(가) 표시된 사진&#10;&#10;자동 생성된 설명">
                        <a:extLst>
                          <a:ext uri="{FF2B5EF4-FFF2-40B4-BE49-F238E27FC236}">
                            <a16:creationId xmlns:a16="http://schemas.microsoft.com/office/drawing/2014/main" id="{E8B69799-F488-0C76-6806-D41022ABA043}"/>
                          </a:ext>
                        </a:extLst>
                      </pic:cNvPr>
                      <pic:cNvPicPr>
                        <a:picLocks noChangeAspect="1"/>
                      </pic:cNvPicPr>
                    </pic:nvPicPr>
                    <pic:blipFill>
                      <a:blip r:embed="rId22"/>
                      <a:stretch>
                        <a:fillRect/>
                      </a:stretch>
                    </pic:blipFill>
                    <pic:spPr>
                      <a:xfrm>
                        <a:off x="0" y="0"/>
                        <a:ext cx="4320000" cy="5113800"/>
                      </a:xfrm>
                      <a:prstGeom prst="rect">
                        <a:avLst/>
                      </a:prstGeom>
                    </pic:spPr>
                  </pic:pic>
                </a:graphicData>
              </a:graphic>
            </wp:inline>
          </w:drawing>
        </w:r>
      </w:ins>
    </w:p>
    <w:p w14:paraId="6F131ED6" w14:textId="77777777" w:rsidR="00697371" w:rsidRPr="00E00010" w:rsidRDefault="00220104">
      <w:pPr>
        <w:pStyle w:val="TDC45"/>
        <w:rPr>
          <w:ins w:id="1902" w:author="김은수" w:date="2026-09-30T15:44:00Z" w16du:dateUtc="2026-09-30T06:44:00Z"/>
        </w:rPr>
        <w:pPrChange w:id="1903" w:author="김은수" w:date="2026-10-01T01:11:00Z">
          <w:pPr>
            <w:keepLines/>
            <w:widowControl/>
            <w:snapToGrid w:val="0"/>
            <w:spacing w:after="180" w:line="276" w:lineRule="auto"/>
            <w:jc w:val="center"/>
          </w:pPr>
        </w:pPrChange>
      </w:pPr>
      <w:ins w:id="1904" w:author="김은수" w:date="2026-09-30T15:44:00Z" w16du:dateUtc="2026-09-30T06:44:00Z">
        <w:r w:rsidRPr="001D1C2F">
          <w:t>그림 6. SU-ID-CFX-001 인터럽트와 반복 실행 제어 순서도</w:t>
        </w:r>
      </w:ins>
    </w:p>
    <w:p w14:paraId="4B92D819" w14:textId="77777777" w:rsidR="000C626C" w:rsidRDefault="000C626C">
      <w:pPr>
        <w:pStyle w:val="TDC40"/>
        <w:rPr>
          <w:ins w:id="1905" w:author="김은수" w:date="2026-10-01T05:08:00Z"/>
        </w:rPr>
      </w:pPr>
    </w:p>
    <w:p w14:paraId="5B7927B3" w14:textId="77777777" w:rsidR="00697371" w:rsidRDefault="00220104">
      <w:pPr>
        <w:pStyle w:val="TDC4"/>
        <w:pPrChange w:id="1906" w:author="김은수" w:date="2026-09-30T15:44:00Z" w16du:dateUtc="2026-09-30T06:44:00Z">
          <w:pPr>
            <w:pStyle w:val="4"/>
            <w:numPr>
              <w:ilvl w:val="3"/>
              <w:numId w:val="7"/>
            </w:numPr>
            <w:tabs>
              <w:tab w:val="num" w:pos="1134"/>
              <w:tab w:val="num" w:pos="1245"/>
            </w:tabs>
            <w:spacing w:before="240" w:after="0"/>
            <w:ind w:left="1200" w:hanging="400"/>
          </w:pPr>
        </w:pPrChange>
      </w:pPr>
      <w:r>
        <w:t xml:space="preserve">SU-ID-CFX-002, </w:t>
      </w:r>
      <w:del w:id="1907" w:author="김은수" w:date="2026-09-30T15:44:00Z" w16du:dateUtc="2026-09-30T06:44:00Z">
        <w:r w:rsidR="00E01536">
          <w:rPr>
            <w:rFonts w:hint="eastAsia"/>
          </w:rPr>
          <w:delText>타이머 중지.</w:delText>
        </w:r>
      </w:del>
      <w:ins w:id="1908" w:author="김은수" w:date="2026-09-30T15:44:00Z" w16du:dateUtc="2026-09-30T06:44:00Z">
        <w:r>
          <w:t>HEAR 실행 준비</w:t>
        </w:r>
      </w:ins>
    </w:p>
    <w:p w14:paraId="51F4D817" w14:textId="77777777" w:rsidR="00084C76" w:rsidRDefault="00084C76">
      <w:pPr>
        <w:pStyle w:val="TDC40"/>
        <w:keepNext/>
        <w:rPr>
          <w:ins w:id="1909" w:author="김은수" w:date="2026-10-01T12:05:00Z" w16du:dateUtc="2026-10-01T03:05:00Z"/>
        </w:rPr>
        <w:pPrChange w:id="1910" w:author="김은수" w:date="2026-10-01T03:22:00Z">
          <w:pPr>
            <w:pStyle w:val="TDC40"/>
          </w:pPr>
        </w:pPrChange>
      </w:pPr>
      <w:ins w:id="1911" w:author="김은수" w:date="2026-10-01T12:05:00Z" w16du:dateUtc="2026-10-01T03:05:00Z">
        <w:r>
          <w:t>가속기 연산을 호출하기 전에 실행 상태와 함수체인 구성을 준비한다.</w:t>
        </w:r>
      </w:ins>
    </w:p>
    <w:p w14:paraId="3912D0EF" w14:textId="77777777" w:rsidR="00084C76" w:rsidRDefault="00084C76">
      <w:pPr>
        <w:pStyle w:val="TDC42"/>
        <w:rPr>
          <w:ins w:id="1912" w:author="김은수" w:date="2026-10-01T12:05:00Z" w16du:dateUtc="2026-10-01T03:05:00Z"/>
        </w:rPr>
      </w:pPr>
      <w:ins w:id="1913" w:author="김은수" w:date="2026-10-01T12:05:00Z" w16du:dateUtc="2026-10-01T03:05:00Z">
        <w:r>
          <w:t xml:space="preserve">표 </w:t>
        </w:r>
        <w:r>
          <w:fldChar w:fldCharType="begin"/>
        </w:r>
        <w:r>
          <w:instrText>SEQ 표 \* ARABIC</w:instrText>
        </w:r>
        <w:r>
          <w:fldChar w:fldCharType="separate"/>
        </w:r>
        <w:r>
          <w:t>6</w:t>
        </w:r>
        <w:r>
          <w:fldChar w:fldCharType="end"/>
        </w:r>
        <w:r>
          <w:t>. HEAR 실행 준비 / 유닛 설계 내용</w:t>
        </w:r>
      </w:ins>
    </w:p>
    <w:tbl>
      <w:tblPr>
        <w:tblStyle w:val="TDC41"/>
        <w:tblW w:w="8816" w:type="dxa"/>
        <w:tblLayout w:type="fixed"/>
        <w:tblLook w:val="04A0" w:firstRow="1" w:lastRow="0" w:firstColumn="1" w:lastColumn="0" w:noHBand="0" w:noVBand="1"/>
        <w:tblPrChange w:id="1914"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1915">
          <w:tblGrid>
            <w:gridCol w:w="360"/>
            <w:gridCol w:w="360"/>
            <w:gridCol w:w="584"/>
            <w:gridCol w:w="7512"/>
          </w:tblGrid>
        </w:tblGridChange>
      </w:tblGrid>
      <w:tr w:rsidR="00084C76" w14:paraId="5AB5630C" w14:textId="77777777" w:rsidTr="00D449AE">
        <w:trPr>
          <w:cnfStyle w:val="100000000000" w:firstRow="1" w:lastRow="0" w:firstColumn="0" w:lastColumn="0" w:oddVBand="0" w:evenVBand="0" w:oddHBand="0" w:evenHBand="0" w:firstRowFirstColumn="0" w:firstRowLastColumn="0" w:lastRowFirstColumn="0" w:lastRowLastColumn="0"/>
          <w:cantSplit/>
          <w:tblHeader/>
          <w:ins w:id="1916" w:author="김은수" w:date="2026-10-01T12:05:00Z"/>
          <w:trPrChange w:id="1917"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918" w:author="김은수" w:date="2026-10-01T03:22:00Z">
              <w:tcPr>
                <w:tcW w:w="1304" w:type="dxa"/>
              </w:tcPr>
            </w:tcPrChange>
          </w:tcPr>
          <w:p w14:paraId="21E62DDA"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1919" w:author="김은수" w:date="2026-10-01T12:05:00Z" w16du:dateUtc="2026-10-01T03:05:00Z"/>
              </w:rPr>
            </w:pPr>
            <w:ins w:id="1920" w:author="김은수" w:date="2026-10-01T12:05:00Z" w16du:dateUtc="2026-10-01T03:05:00Z">
              <w:r>
                <w:t>항목</w:t>
              </w:r>
            </w:ins>
          </w:p>
        </w:tc>
        <w:tc>
          <w:tcPr>
            <w:tcW w:w="7512" w:type="dxa"/>
            <w:tcPrChange w:id="1921" w:author="김은수" w:date="2026-10-01T03:22:00Z">
              <w:tcPr>
                <w:tcW w:w="7512" w:type="dxa"/>
              </w:tcPr>
            </w:tcPrChange>
          </w:tcPr>
          <w:p w14:paraId="1679D38C"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1922" w:author="김은수" w:date="2026-10-01T12:05:00Z" w16du:dateUtc="2026-10-01T03:05:00Z"/>
              </w:rPr>
            </w:pPr>
            <w:ins w:id="1923" w:author="김은수" w:date="2026-10-01T12:05:00Z" w16du:dateUtc="2026-10-01T03:05:00Z">
              <w:r>
                <w:t>설계 내용</w:t>
              </w:r>
            </w:ins>
          </w:p>
        </w:tc>
      </w:tr>
      <w:tr w:rsidR="00084C76" w14:paraId="7FD26B62" w14:textId="77777777" w:rsidTr="00D449AE">
        <w:trPr>
          <w:cantSplit/>
          <w:ins w:id="1924" w:author="김은수" w:date="2026-10-01T12:05:00Z"/>
          <w:trPrChange w:id="1925"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926" w:author="김은수" w:date="2026-10-01T03:22:00Z">
              <w:tcPr>
                <w:tcW w:w="1304" w:type="dxa"/>
              </w:tcPr>
            </w:tcPrChange>
          </w:tcPr>
          <w:p w14:paraId="7BA59E3E" w14:textId="77777777" w:rsidR="00084C76" w:rsidRDefault="00084C76">
            <w:pPr>
              <w:pStyle w:val="TDCe"/>
              <w:rPr>
                <w:ins w:id="1927" w:author="김은수" w:date="2026-10-01T12:05:00Z" w16du:dateUtc="2026-10-01T03:05:00Z"/>
              </w:rPr>
            </w:pPr>
            <w:ins w:id="1928" w:author="김은수" w:date="2026-10-01T12:05:00Z" w16du:dateUtc="2026-10-01T03:05:00Z">
              <w:r>
                <w:t>입력</w:t>
              </w:r>
            </w:ins>
          </w:p>
        </w:tc>
        <w:tc>
          <w:tcPr>
            <w:tcW w:w="7512" w:type="dxa"/>
            <w:tcPrChange w:id="1929" w:author="김은수" w:date="2026-10-01T03:22:00Z">
              <w:tcPr>
                <w:tcW w:w="7512" w:type="dxa"/>
              </w:tcPr>
            </w:tcPrChange>
          </w:tcPr>
          <w:p w14:paraId="1BB4BD64"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930" w:author="김은수" w:date="2026-10-01T12:05:00Z" w16du:dateUtc="2026-10-01T03:05:00Z"/>
              </w:rPr>
            </w:pPr>
            <w:ins w:id="1931" w:author="김은수" w:date="2026-10-01T12:05:00Z" w16du:dateUtc="2026-10-01T03:05:00Z">
              <w:r>
                <w:t>적재된 HEAR 마이크로코드와 함수체인 주소</w:t>
              </w:r>
            </w:ins>
          </w:p>
        </w:tc>
      </w:tr>
      <w:tr w:rsidR="00084C76" w14:paraId="366759A7" w14:textId="77777777" w:rsidTr="00D449AE">
        <w:trPr>
          <w:cantSplit/>
          <w:ins w:id="1932" w:author="김은수" w:date="2026-10-01T12:05:00Z"/>
          <w:trPrChange w:id="1933"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934" w:author="김은수" w:date="2026-10-01T03:22:00Z">
              <w:tcPr>
                <w:tcW w:w="1304" w:type="dxa"/>
              </w:tcPr>
            </w:tcPrChange>
          </w:tcPr>
          <w:p w14:paraId="466E886F" w14:textId="77777777" w:rsidR="00084C76" w:rsidRDefault="00084C76">
            <w:pPr>
              <w:pStyle w:val="TDCe"/>
              <w:rPr>
                <w:ins w:id="1935" w:author="김은수" w:date="2026-10-01T12:05:00Z" w16du:dateUtc="2026-10-01T03:05:00Z"/>
              </w:rPr>
            </w:pPr>
            <w:ins w:id="1936" w:author="김은수" w:date="2026-10-01T12:05:00Z" w16du:dateUtc="2026-10-01T03:05:00Z">
              <w:r>
                <w:t>출력</w:t>
              </w:r>
            </w:ins>
          </w:p>
        </w:tc>
        <w:tc>
          <w:tcPr>
            <w:tcW w:w="7512" w:type="dxa"/>
            <w:tcPrChange w:id="1937" w:author="김은수" w:date="2026-10-01T03:22:00Z">
              <w:tcPr>
                <w:tcW w:w="7512" w:type="dxa"/>
              </w:tcPr>
            </w:tcPrChange>
          </w:tcPr>
          <w:p w14:paraId="1974F1A7"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938" w:author="김은수" w:date="2026-10-01T12:05:00Z" w16du:dateUtc="2026-10-01T03:05:00Z"/>
              </w:rPr>
            </w:pPr>
            <w:ins w:id="1939" w:author="김은수" w:date="2026-10-01T12:05:00Z" w16du:dateUtc="2026-10-01T03:05:00Z">
              <w:r>
                <w:t>정지/리셋 해제 및 함수체인 실행 가능 상태</w:t>
              </w:r>
            </w:ins>
          </w:p>
        </w:tc>
      </w:tr>
      <w:tr w:rsidR="00084C76" w14:paraId="23E6E968" w14:textId="77777777" w:rsidTr="00D449AE">
        <w:trPr>
          <w:cantSplit/>
          <w:ins w:id="1940" w:author="김은수" w:date="2026-10-01T12:05:00Z"/>
          <w:trPrChange w:id="1941"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942" w:author="김은수" w:date="2026-10-01T03:22:00Z">
              <w:tcPr>
                <w:tcW w:w="1304" w:type="dxa"/>
              </w:tcPr>
            </w:tcPrChange>
          </w:tcPr>
          <w:p w14:paraId="35E7282C" w14:textId="77777777" w:rsidR="00084C76" w:rsidRDefault="00084C76">
            <w:pPr>
              <w:pStyle w:val="TDCe"/>
              <w:rPr>
                <w:ins w:id="1943" w:author="김은수" w:date="2026-10-01T12:05:00Z" w16du:dateUtc="2026-10-01T03:05:00Z"/>
              </w:rPr>
            </w:pPr>
            <w:ins w:id="1944" w:author="김은수" w:date="2026-10-01T12:05:00Z" w16du:dateUtc="2026-10-01T03:05:00Z">
              <w:r>
                <w:lastRenderedPageBreak/>
                <w:t>처리</w:t>
              </w:r>
            </w:ins>
          </w:p>
        </w:tc>
        <w:tc>
          <w:tcPr>
            <w:tcW w:w="7512" w:type="dxa"/>
            <w:tcPrChange w:id="1945" w:author="김은수" w:date="2026-10-01T03:22:00Z">
              <w:tcPr>
                <w:tcW w:w="7512" w:type="dxa"/>
              </w:tcPr>
            </w:tcPrChange>
          </w:tcPr>
          <w:p w14:paraId="7FFCE4EA"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946" w:author="김은수" w:date="2026-10-01T12:05:00Z" w16du:dateUtc="2026-10-01T03:05:00Z"/>
              </w:rPr>
            </w:pPr>
            <w:ins w:id="1947" w:author="김은수" w:date="2026-10-01T12:05:00Z" w16du:dateUtc="2026-10-01T03:05:00Z">
              <w:r>
                <w:t>HEAR를 정지/리셋한 상태에서 함수체인 관련 설정을 완료한다. 설정 후 실행을 허용하며 AGC 전처리와 FFT 체인의 완료 이벤트를 구분한다.</w:t>
              </w:r>
            </w:ins>
          </w:p>
        </w:tc>
      </w:tr>
    </w:tbl>
    <w:p w14:paraId="6C95131F" w14:textId="77777777" w:rsidR="00084C76" w:rsidRDefault="00084C76">
      <w:pPr>
        <w:pStyle w:val="TDC40"/>
        <w:spacing w:after="0"/>
        <w:rPr>
          <w:ins w:id="1948" w:author="김은수" w:date="2026-10-01T12:05:00Z" w16du:dateUtc="2026-10-01T03:05:00Z"/>
        </w:rPr>
        <w:pPrChange w:id="1949" w:author="김은수" w:date="2026-10-01T03:22:00Z">
          <w:pPr>
            <w:pStyle w:val="TDC40"/>
          </w:pPr>
        </w:pPrChange>
      </w:pPr>
    </w:p>
    <w:p w14:paraId="2E0B6C06" w14:textId="77777777" w:rsidR="00084C76" w:rsidRDefault="00084C76">
      <w:pPr>
        <w:pStyle w:val="TDC42"/>
        <w:rPr>
          <w:ins w:id="1950" w:author="김은수" w:date="2026-10-01T12:05:00Z" w16du:dateUtc="2026-10-01T03:05:00Z"/>
        </w:rPr>
      </w:pPr>
      <w:ins w:id="1951" w:author="김은수" w:date="2026-10-01T12:05:00Z" w16du:dateUtc="2026-10-01T03:05:00Z">
        <w:r>
          <w:t xml:space="preserve">표 </w:t>
        </w:r>
        <w:r>
          <w:fldChar w:fldCharType="begin"/>
        </w:r>
        <w:r>
          <w:instrText>SEQ 표 \* ARABIC</w:instrText>
        </w:r>
        <w:r>
          <w:fldChar w:fldCharType="separate"/>
        </w:r>
        <w:r>
          <w:t>7</w:t>
        </w:r>
        <w:r>
          <w:fldChar w:fldCharType="end"/>
        </w:r>
        <w:r>
          <w:t>. HEAR 실행 준비 / 구현 조건</w:t>
        </w:r>
      </w:ins>
    </w:p>
    <w:tbl>
      <w:tblPr>
        <w:tblStyle w:val="TDC41"/>
        <w:tblW w:w="8816" w:type="dxa"/>
        <w:tblLayout w:type="fixed"/>
        <w:tblLook w:val="04A0" w:firstRow="1" w:lastRow="0" w:firstColumn="1" w:lastColumn="0" w:noHBand="0" w:noVBand="1"/>
        <w:tblPrChange w:id="1952"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1953">
          <w:tblGrid>
            <w:gridCol w:w="360"/>
            <w:gridCol w:w="360"/>
            <w:gridCol w:w="584"/>
            <w:gridCol w:w="7512"/>
          </w:tblGrid>
        </w:tblGridChange>
      </w:tblGrid>
      <w:tr w:rsidR="00084C76" w14:paraId="64B21DE8" w14:textId="77777777" w:rsidTr="00D449AE">
        <w:trPr>
          <w:cnfStyle w:val="100000000000" w:firstRow="1" w:lastRow="0" w:firstColumn="0" w:lastColumn="0" w:oddVBand="0" w:evenVBand="0" w:oddHBand="0" w:evenHBand="0" w:firstRowFirstColumn="0" w:firstRowLastColumn="0" w:lastRowFirstColumn="0" w:lastRowLastColumn="0"/>
          <w:cantSplit/>
          <w:tblHeader/>
          <w:ins w:id="1954" w:author="김은수" w:date="2026-10-01T12:05:00Z"/>
          <w:trPrChange w:id="1955"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956" w:author="김은수" w:date="2026-10-01T03:22:00Z">
              <w:tcPr>
                <w:tcW w:w="1304" w:type="dxa"/>
              </w:tcPr>
            </w:tcPrChange>
          </w:tcPr>
          <w:p w14:paraId="073BDB0E"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1957" w:author="김은수" w:date="2026-10-01T12:05:00Z" w16du:dateUtc="2026-10-01T03:05:00Z"/>
              </w:rPr>
            </w:pPr>
            <w:ins w:id="1958" w:author="김은수" w:date="2026-10-01T12:05:00Z" w16du:dateUtc="2026-10-01T03:05:00Z">
              <w:r>
                <w:t>구분</w:t>
              </w:r>
            </w:ins>
          </w:p>
        </w:tc>
        <w:tc>
          <w:tcPr>
            <w:tcW w:w="7512" w:type="dxa"/>
            <w:tcPrChange w:id="1959" w:author="김은수" w:date="2026-10-01T03:22:00Z">
              <w:tcPr>
                <w:tcW w:w="7512" w:type="dxa"/>
              </w:tcPr>
            </w:tcPrChange>
          </w:tcPr>
          <w:p w14:paraId="1E4F5665"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1960" w:author="김은수" w:date="2026-10-01T12:05:00Z" w16du:dateUtc="2026-10-01T03:05:00Z"/>
              </w:rPr>
            </w:pPr>
            <w:ins w:id="1961" w:author="김은수" w:date="2026-10-01T12:05:00Z" w16du:dateUtc="2026-10-01T03:05:00Z">
              <w:r>
                <w:t>구현 조건</w:t>
              </w:r>
            </w:ins>
          </w:p>
        </w:tc>
      </w:tr>
      <w:tr w:rsidR="00084C76" w14:paraId="3D9AF2CD" w14:textId="77777777" w:rsidTr="00D449AE">
        <w:trPr>
          <w:cantSplit/>
          <w:ins w:id="1962" w:author="김은수" w:date="2026-10-01T12:05:00Z"/>
          <w:trPrChange w:id="1963"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964" w:author="김은수" w:date="2026-10-01T03:22:00Z">
              <w:tcPr>
                <w:tcW w:w="1304" w:type="dxa"/>
              </w:tcPr>
            </w:tcPrChange>
          </w:tcPr>
          <w:p w14:paraId="2032367C" w14:textId="77777777" w:rsidR="00084C76" w:rsidRDefault="00084C76">
            <w:pPr>
              <w:pStyle w:val="TDCe"/>
              <w:rPr>
                <w:ins w:id="1965" w:author="김은수" w:date="2026-10-01T12:05:00Z" w16du:dateUtc="2026-10-01T03:05:00Z"/>
              </w:rPr>
            </w:pPr>
            <w:ins w:id="1966" w:author="김은수" w:date="2026-10-01T12:05:00Z" w16du:dateUtc="2026-10-01T03:05:00Z">
              <w:r>
                <w:t>관련 함수</w:t>
              </w:r>
            </w:ins>
          </w:p>
        </w:tc>
        <w:tc>
          <w:tcPr>
            <w:tcW w:w="7512" w:type="dxa"/>
            <w:tcPrChange w:id="1967" w:author="김은수" w:date="2026-10-01T03:22:00Z">
              <w:tcPr>
                <w:tcW w:w="7512" w:type="dxa"/>
              </w:tcPr>
            </w:tcPrChange>
          </w:tcPr>
          <w:p w14:paraId="4160E76C" w14:textId="77777777" w:rsidR="00084C76" w:rsidRPr="00E00010" w:rsidRDefault="00084C76">
            <w:pPr>
              <w:pStyle w:val="TDCf"/>
              <w:cnfStyle w:val="000000000000" w:firstRow="0" w:lastRow="0" w:firstColumn="0" w:lastColumn="0" w:oddVBand="0" w:evenVBand="0" w:oddHBand="0" w:evenHBand="0" w:firstRowFirstColumn="0" w:firstRowLastColumn="0" w:lastRowFirstColumn="0" w:lastRowLastColumn="0"/>
              <w:rPr>
                <w:ins w:id="1968" w:author="김은수" w:date="2026-10-01T12:05:00Z" w16du:dateUtc="2026-10-01T03:05:00Z"/>
                <w:lang w:val="en-US"/>
                <w:rPrChange w:id="1969" w:author="김은수" w:date="2026-10-01T13:47:00Z" w16du:dateUtc="2026-10-01T04:47:00Z">
                  <w:rPr>
                    <w:ins w:id="1970" w:author="김은수" w:date="2026-10-01T12:05:00Z" w16du:dateUtc="2026-10-01T03:05:00Z"/>
                  </w:rPr>
                </w:rPrChange>
              </w:rPr>
            </w:pPr>
            <w:ins w:id="1971" w:author="김은수" w:date="2026-10-01T12:05:00Z" w16du:dateUtc="2026-10-01T03:05:00Z">
              <w:r w:rsidRPr="00E00010">
                <w:rPr>
                  <w:lang w:val="en-US"/>
                  <w:rPrChange w:id="1972" w:author="김은수" w:date="2026-10-01T13:47:00Z" w16du:dateUtc="2026-10-01T04:47:00Z">
                    <w:rPr/>
                  </w:rPrChange>
                </w:rPr>
                <w:t>normal_init / SYS_HEAR_PAUSE / SYS_HEAR_RESET / SYS_HEAR_FUNCTIONCHAIN_ENABLE / SYS_HEAR_FUNCTIONCHAIN_PRIORITY / SYS_HEAR_START</w:t>
              </w:r>
            </w:ins>
          </w:p>
        </w:tc>
      </w:tr>
      <w:tr w:rsidR="00084C76" w14:paraId="707A8486" w14:textId="77777777" w:rsidTr="00D449AE">
        <w:trPr>
          <w:cantSplit/>
          <w:ins w:id="1973" w:author="김은수" w:date="2026-10-01T12:05:00Z"/>
          <w:trPrChange w:id="1974"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975" w:author="김은수" w:date="2026-10-01T03:22:00Z">
              <w:tcPr>
                <w:tcW w:w="1304" w:type="dxa"/>
              </w:tcPr>
            </w:tcPrChange>
          </w:tcPr>
          <w:p w14:paraId="7C6170C5" w14:textId="77777777" w:rsidR="00084C76" w:rsidRDefault="00084C76">
            <w:pPr>
              <w:pStyle w:val="TDCe"/>
              <w:rPr>
                <w:ins w:id="1976" w:author="김은수" w:date="2026-10-01T12:05:00Z" w16du:dateUtc="2026-10-01T03:05:00Z"/>
              </w:rPr>
            </w:pPr>
            <w:ins w:id="1977" w:author="김은수" w:date="2026-10-01T12:05:00Z" w16du:dateUtc="2026-10-01T03:05:00Z">
              <w:r>
                <w:t>동작 조건</w:t>
              </w:r>
            </w:ins>
          </w:p>
        </w:tc>
        <w:tc>
          <w:tcPr>
            <w:tcW w:w="7512" w:type="dxa"/>
            <w:tcPrChange w:id="1978" w:author="김은수" w:date="2026-10-01T03:22:00Z">
              <w:tcPr>
                <w:tcW w:w="7512" w:type="dxa"/>
              </w:tcPr>
            </w:tcPrChange>
          </w:tcPr>
          <w:p w14:paraId="41302EA7"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979" w:author="김은수" w:date="2026-10-01T12:05:00Z" w16du:dateUtc="2026-10-01T03:05:00Z"/>
              </w:rPr>
            </w:pPr>
            <w:ins w:id="1980" w:author="김은수" w:date="2026-10-01T12:05:00Z" w16du:dateUtc="2026-10-01T03:05:00Z">
              <w:r>
                <w:t>CMD 0은 절대값/최대값, CMD 1은 창 적용 FFT/vMag에 연결되고 완료 이벤트 0/1이 혼동되지 않아야 한다.</w:t>
              </w:r>
            </w:ins>
          </w:p>
        </w:tc>
      </w:tr>
    </w:tbl>
    <w:p w14:paraId="273AE9F0" w14:textId="77777777" w:rsidR="00084C76" w:rsidRDefault="00084C76">
      <w:pPr>
        <w:pStyle w:val="TDC40"/>
        <w:spacing w:after="0"/>
        <w:rPr>
          <w:ins w:id="1981" w:author="김은수" w:date="2026-10-01T12:05:00Z" w16du:dateUtc="2026-10-01T03:05:00Z"/>
        </w:rPr>
        <w:pPrChange w:id="1982" w:author="김은수" w:date="2026-10-01T03:22:00Z">
          <w:pPr>
            <w:pStyle w:val="TDC40"/>
          </w:pPr>
        </w:pPrChange>
      </w:pPr>
    </w:p>
    <w:p w14:paraId="1A2D6D56" w14:textId="77777777" w:rsidR="00697371" w:rsidRPr="00E00010" w:rsidRDefault="00220104">
      <w:pPr>
        <w:pStyle w:val="TDC4"/>
        <w:rPr>
          <w:ins w:id="1983" w:author="김은수" w:date="2026-09-30T15:44:00Z" w16du:dateUtc="2026-09-30T06:44:00Z"/>
        </w:rPr>
        <w:pPrChange w:id="1984" w:author="김은수" w:date="2026-10-01T01:11:00Z">
          <w:pPr>
            <w:pStyle w:val="4"/>
            <w:numPr>
              <w:ilvl w:val="3"/>
              <w:numId w:val="7"/>
            </w:numPr>
            <w:tabs>
              <w:tab w:val="num" w:pos="1134"/>
            </w:tabs>
            <w:ind w:left="1200" w:hanging="400"/>
          </w:pPr>
        </w:pPrChange>
      </w:pPr>
      <w:ins w:id="1985" w:author="김은수" w:date="2026-09-30T15:44:00Z" w16du:dateUtc="2026-09-30T06:44:00Z">
        <w:r>
          <w:t>SU-ID-CFX-003, 마이크와 오디오 경로 설정</w:t>
        </w:r>
      </w:ins>
    </w:p>
    <w:p w14:paraId="5BC84B37" w14:textId="77777777" w:rsidR="00084C76" w:rsidRDefault="00084C76">
      <w:pPr>
        <w:pStyle w:val="TDC40"/>
        <w:keepNext/>
        <w:rPr>
          <w:ins w:id="1986" w:author="김은수" w:date="2026-10-01T12:05:00Z" w16du:dateUtc="2026-10-01T03:05:00Z"/>
        </w:rPr>
        <w:pPrChange w:id="1987" w:author="김은수" w:date="2026-10-01T03:22:00Z">
          <w:pPr>
            <w:pStyle w:val="TDC40"/>
          </w:pPr>
        </w:pPrChange>
      </w:pPr>
      <w:ins w:id="1988" w:author="김은수" w:date="2026-10-01T12:05:00Z" w16du:dateUtc="2026-10-01T03:05:00Z">
        <w:r>
          <w:t>마이크 입력을 FIFO에 연결하고 현재 사용하는 마이크 수를 믹서와 일치시킨다.</w:t>
        </w:r>
      </w:ins>
    </w:p>
    <w:p w14:paraId="2DFA680E" w14:textId="77777777" w:rsidR="00084C76" w:rsidRDefault="00084C76">
      <w:pPr>
        <w:pStyle w:val="TDC42"/>
        <w:rPr>
          <w:ins w:id="1989" w:author="김은수" w:date="2026-10-01T12:05:00Z" w16du:dateUtc="2026-10-01T03:05:00Z"/>
        </w:rPr>
      </w:pPr>
      <w:ins w:id="1990" w:author="김은수" w:date="2026-10-01T12:05:00Z" w16du:dateUtc="2026-10-01T03:05:00Z">
        <w:r>
          <w:t xml:space="preserve">표 </w:t>
        </w:r>
        <w:r>
          <w:fldChar w:fldCharType="begin"/>
        </w:r>
        <w:r>
          <w:instrText>SEQ 표 \* ARABIC</w:instrText>
        </w:r>
        <w:r>
          <w:fldChar w:fldCharType="separate"/>
        </w:r>
        <w:r>
          <w:t>8</w:t>
        </w:r>
        <w:r>
          <w:fldChar w:fldCharType="end"/>
        </w:r>
        <w:r>
          <w:t>. 마이크와 오디오 경로 설정 / 유닛 설계 내용</w:t>
        </w:r>
      </w:ins>
    </w:p>
    <w:tbl>
      <w:tblPr>
        <w:tblStyle w:val="TDC41"/>
        <w:tblW w:w="8816" w:type="dxa"/>
        <w:tblLayout w:type="fixed"/>
        <w:tblLook w:val="04A0" w:firstRow="1" w:lastRow="0" w:firstColumn="1" w:lastColumn="0" w:noHBand="0" w:noVBand="1"/>
        <w:tblPrChange w:id="1991"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1992">
          <w:tblGrid>
            <w:gridCol w:w="360"/>
            <w:gridCol w:w="360"/>
            <w:gridCol w:w="584"/>
            <w:gridCol w:w="7512"/>
          </w:tblGrid>
        </w:tblGridChange>
      </w:tblGrid>
      <w:tr w:rsidR="00084C76" w14:paraId="2D8B0C6A" w14:textId="77777777" w:rsidTr="00FD1A2A">
        <w:trPr>
          <w:cnfStyle w:val="100000000000" w:firstRow="1" w:lastRow="0" w:firstColumn="0" w:lastColumn="0" w:oddVBand="0" w:evenVBand="0" w:oddHBand="0" w:evenHBand="0" w:firstRowFirstColumn="0" w:firstRowLastColumn="0" w:lastRowFirstColumn="0" w:lastRowLastColumn="0"/>
          <w:cantSplit/>
          <w:tblHeader/>
          <w:ins w:id="1993" w:author="김은수" w:date="2026-10-01T12:05:00Z"/>
          <w:trPrChange w:id="1994"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995" w:author="김은수" w:date="2026-10-01T03:22:00Z">
              <w:tcPr>
                <w:tcW w:w="1304" w:type="dxa"/>
              </w:tcPr>
            </w:tcPrChange>
          </w:tcPr>
          <w:p w14:paraId="7A76AA36"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1996" w:author="김은수" w:date="2026-10-01T12:05:00Z" w16du:dateUtc="2026-10-01T03:05:00Z"/>
              </w:rPr>
            </w:pPr>
            <w:ins w:id="1997" w:author="김은수" w:date="2026-10-01T12:05:00Z" w16du:dateUtc="2026-10-01T03:05:00Z">
              <w:r>
                <w:t>항목</w:t>
              </w:r>
            </w:ins>
          </w:p>
        </w:tc>
        <w:tc>
          <w:tcPr>
            <w:tcW w:w="7512" w:type="dxa"/>
            <w:tcPrChange w:id="1998" w:author="김은수" w:date="2026-10-01T03:22:00Z">
              <w:tcPr>
                <w:tcW w:w="7512" w:type="dxa"/>
              </w:tcPr>
            </w:tcPrChange>
          </w:tcPr>
          <w:p w14:paraId="356CE49C"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1999" w:author="김은수" w:date="2026-10-01T12:05:00Z" w16du:dateUtc="2026-10-01T03:05:00Z"/>
              </w:rPr>
            </w:pPr>
            <w:ins w:id="2000" w:author="김은수" w:date="2026-10-01T12:05:00Z" w16du:dateUtc="2026-10-01T03:05:00Z">
              <w:r>
                <w:t>설계 내용</w:t>
              </w:r>
            </w:ins>
          </w:p>
        </w:tc>
      </w:tr>
      <w:tr w:rsidR="00084C76" w14:paraId="1ADB167C" w14:textId="77777777" w:rsidTr="00FD1A2A">
        <w:trPr>
          <w:cantSplit/>
          <w:ins w:id="2001" w:author="김은수" w:date="2026-10-01T12:05:00Z"/>
          <w:trPrChange w:id="2002"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2003" w:author="김은수" w:date="2026-10-01T03:22:00Z">
              <w:tcPr>
                <w:tcW w:w="1304" w:type="dxa"/>
              </w:tcPr>
            </w:tcPrChange>
          </w:tcPr>
          <w:p w14:paraId="4A680CE2" w14:textId="77777777" w:rsidR="00084C76" w:rsidRDefault="00084C76">
            <w:pPr>
              <w:pStyle w:val="TDCe"/>
              <w:rPr>
                <w:ins w:id="2004" w:author="김은수" w:date="2026-10-01T12:05:00Z" w16du:dateUtc="2026-10-01T03:05:00Z"/>
              </w:rPr>
            </w:pPr>
            <w:ins w:id="2005" w:author="김은수" w:date="2026-10-01T12:05:00Z" w16du:dateUtc="2026-10-01T03:05:00Z">
              <w:r>
                <w:t>입력</w:t>
              </w:r>
            </w:ins>
          </w:p>
        </w:tc>
        <w:tc>
          <w:tcPr>
            <w:tcW w:w="7512" w:type="dxa"/>
            <w:tcPrChange w:id="2006" w:author="김은수" w:date="2026-10-01T03:22:00Z">
              <w:tcPr>
                <w:tcW w:w="7512" w:type="dxa"/>
              </w:tcPr>
            </w:tcPrChange>
          </w:tcPr>
          <w:p w14:paraId="14C313CB"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2007" w:author="김은수" w:date="2026-10-01T12:05:00Z" w16du:dateUtc="2026-10-01T03:05:00Z"/>
              </w:rPr>
            </w:pPr>
            <w:ins w:id="2008" w:author="김은수" w:date="2026-10-01T12:05:00Z" w16du:dateUtc="2026-10-01T03:05:00Z">
              <w:r>
                <w:t>1/2 마이크 사용 선택, ADC/DMIC/IOC 경로 설정</w:t>
              </w:r>
            </w:ins>
          </w:p>
        </w:tc>
      </w:tr>
      <w:tr w:rsidR="00084C76" w14:paraId="11FBDEB8" w14:textId="77777777" w:rsidTr="00FD1A2A">
        <w:trPr>
          <w:cantSplit/>
          <w:ins w:id="2009" w:author="김은수" w:date="2026-10-01T12:05:00Z"/>
          <w:trPrChange w:id="2010"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2011" w:author="김은수" w:date="2026-10-01T03:22:00Z">
              <w:tcPr>
                <w:tcW w:w="1304" w:type="dxa"/>
              </w:tcPr>
            </w:tcPrChange>
          </w:tcPr>
          <w:p w14:paraId="61FA4E50" w14:textId="77777777" w:rsidR="00084C76" w:rsidRDefault="00084C76">
            <w:pPr>
              <w:pStyle w:val="TDCe"/>
              <w:rPr>
                <w:ins w:id="2012" w:author="김은수" w:date="2026-10-01T12:05:00Z" w16du:dateUtc="2026-10-01T03:05:00Z"/>
              </w:rPr>
            </w:pPr>
            <w:ins w:id="2013" w:author="김은수" w:date="2026-10-01T12:05:00Z" w16du:dateUtc="2026-10-01T03:05:00Z">
              <w:r>
                <w:t>출력</w:t>
              </w:r>
            </w:ins>
          </w:p>
        </w:tc>
        <w:tc>
          <w:tcPr>
            <w:tcW w:w="7512" w:type="dxa"/>
            <w:tcPrChange w:id="2014" w:author="김은수" w:date="2026-10-01T03:22:00Z">
              <w:tcPr>
                <w:tcW w:w="7512" w:type="dxa"/>
              </w:tcPr>
            </w:tcPrChange>
          </w:tcPr>
          <w:p w14:paraId="5A9B46E6"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2015" w:author="김은수" w:date="2026-10-01T12:05:00Z" w16du:dateUtc="2026-10-01T03:05:00Z"/>
              </w:rPr>
            </w:pPr>
            <w:ins w:id="2016" w:author="김은수" w:date="2026-10-01T12:05:00Z" w16du:dateUtc="2026-10-01T03:05:00Z">
              <w:r>
                <w:t>선택된 입력 경로와 활성 마이크 수</w:t>
              </w:r>
            </w:ins>
          </w:p>
        </w:tc>
      </w:tr>
      <w:tr w:rsidR="00084C76" w14:paraId="3C78D554" w14:textId="77777777" w:rsidTr="00FD1A2A">
        <w:trPr>
          <w:cantSplit/>
          <w:ins w:id="2017" w:author="김은수" w:date="2026-10-01T12:05:00Z"/>
          <w:trPrChange w:id="2018"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2019" w:author="김은수" w:date="2026-10-01T03:22:00Z">
              <w:tcPr>
                <w:tcW w:w="1304" w:type="dxa"/>
              </w:tcPr>
            </w:tcPrChange>
          </w:tcPr>
          <w:p w14:paraId="069BE14F" w14:textId="77777777" w:rsidR="00084C76" w:rsidRDefault="00084C76">
            <w:pPr>
              <w:pStyle w:val="TDCe"/>
              <w:rPr>
                <w:ins w:id="2020" w:author="김은수" w:date="2026-10-01T12:05:00Z" w16du:dateUtc="2026-10-01T03:05:00Z"/>
              </w:rPr>
            </w:pPr>
            <w:ins w:id="2021" w:author="김은수" w:date="2026-10-01T12:05:00Z" w16du:dateUtc="2026-10-01T03:05:00Z">
              <w:r>
                <w:t>처리</w:t>
              </w:r>
            </w:ins>
          </w:p>
        </w:tc>
        <w:tc>
          <w:tcPr>
            <w:tcW w:w="7512" w:type="dxa"/>
            <w:tcPrChange w:id="2022" w:author="김은수" w:date="2026-10-01T03:22:00Z">
              <w:tcPr>
                <w:tcW w:w="7512" w:type="dxa"/>
              </w:tcPr>
            </w:tcPrChange>
          </w:tcPr>
          <w:p w14:paraId="251F4A79"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2023" w:author="김은수" w:date="2026-10-01T12:05:00Z" w16du:dateUtc="2026-10-01T03:05:00Z"/>
              </w:rPr>
            </w:pPr>
            <w:ins w:id="2024" w:author="김은수" w:date="2026-10-01T12:05:00Z" w16du:dateUtc="2026-10-01T03:05:00Z">
              <w:r>
                <w:t>오디오 입력, IOC, FIFO를 설정하고 1-DMIC 또는 2-DMIC 경로를 선택한다. 입력 전환 시 활성 마이크 수를 갱신하여 단일 마이크 처리와 빔포밍 처리를 구분한다. 아날로그 입력 설정 함수는 해당 경로를 사용하는 경우에만 적용한다.</w:t>
              </w:r>
            </w:ins>
          </w:p>
        </w:tc>
      </w:tr>
    </w:tbl>
    <w:p w14:paraId="029CDB66" w14:textId="77777777" w:rsidR="00084C76" w:rsidRDefault="00084C76">
      <w:pPr>
        <w:pStyle w:val="TDC40"/>
        <w:spacing w:after="0"/>
        <w:rPr>
          <w:ins w:id="2025" w:author="김은수" w:date="2026-10-01T12:05:00Z" w16du:dateUtc="2026-10-01T03:05:00Z"/>
        </w:rPr>
        <w:pPrChange w:id="2026" w:author="김은수" w:date="2026-10-01T03:22:00Z">
          <w:pPr>
            <w:pStyle w:val="TDC40"/>
          </w:pPr>
        </w:pPrChange>
      </w:pPr>
    </w:p>
    <w:p w14:paraId="56999066" w14:textId="77777777" w:rsidR="00084C76" w:rsidRDefault="00084C76">
      <w:pPr>
        <w:pStyle w:val="TDC42"/>
        <w:rPr>
          <w:ins w:id="2027" w:author="김은수" w:date="2026-10-01T12:05:00Z" w16du:dateUtc="2026-10-01T03:05:00Z"/>
        </w:rPr>
      </w:pPr>
      <w:ins w:id="2028" w:author="김은수" w:date="2026-10-01T12:05:00Z" w16du:dateUtc="2026-10-01T03:05:00Z">
        <w:r>
          <w:lastRenderedPageBreak/>
          <w:t xml:space="preserve">표 </w:t>
        </w:r>
        <w:r>
          <w:fldChar w:fldCharType="begin"/>
        </w:r>
        <w:r>
          <w:instrText>SEQ 표 \* ARABIC</w:instrText>
        </w:r>
        <w:r>
          <w:fldChar w:fldCharType="separate"/>
        </w:r>
        <w:r>
          <w:t>9</w:t>
        </w:r>
        <w:r>
          <w:fldChar w:fldCharType="end"/>
        </w:r>
        <w:r>
          <w:t>. 마이크와 오디오 경로 설정 / 구현 조건</w:t>
        </w:r>
      </w:ins>
    </w:p>
    <w:tbl>
      <w:tblPr>
        <w:tblStyle w:val="TDC41"/>
        <w:tblW w:w="8816" w:type="dxa"/>
        <w:tblLayout w:type="fixed"/>
        <w:tblLook w:val="04A0" w:firstRow="1" w:lastRow="0" w:firstColumn="1" w:lastColumn="0" w:noHBand="0" w:noVBand="1"/>
        <w:tblPrChange w:id="2029"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2030">
          <w:tblGrid>
            <w:gridCol w:w="360"/>
            <w:gridCol w:w="360"/>
            <w:gridCol w:w="584"/>
            <w:gridCol w:w="7512"/>
          </w:tblGrid>
        </w:tblGridChange>
      </w:tblGrid>
      <w:tr w:rsidR="00084C76" w14:paraId="371A0ABC" w14:textId="77777777" w:rsidTr="00FD1A2A">
        <w:trPr>
          <w:cnfStyle w:val="100000000000" w:firstRow="1" w:lastRow="0" w:firstColumn="0" w:lastColumn="0" w:oddVBand="0" w:evenVBand="0" w:oddHBand="0" w:evenHBand="0" w:firstRowFirstColumn="0" w:firstRowLastColumn="0" w:lastRowFirstColumn="0" w:lastRowLastColumn="0"/>
          <w:cantSplit/>
          <w:tblHeader/>
          <w:ins w:id="2031" w:author="김은수" w:date="2026-10-01T12:05:00Z"/>
          <w:trPrChange w:id="2032"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2033" w:author="김은수" w:date="2026-10-01T03:22:00Z">
              <w:tcPr>
                <w:tcW w:w="1304" w:type="dxa"/>
              </w:tcPr>
            </w:tcPrChange>
          </w:tcPr>
          <w:p w14:paraId="5C4589AC"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2034" w:author="김은수" w:date="2026-10-01T12:05:00Z" w16du:dateUtc="2026-10-01T03:05:00Z"/>
              </w:rPr>
            </w:pPr>
            <w:ins w:id="2035" w:author="김은수" w:date="2026-10-01T12:05:00Z" w16du:dateUtc="2026-10-01T03:05:00Z">
              <w:r>
                <w:t>구분</w:t>
              </w:r>
            </w:ins>
          </w:p>
        </w:tc>
        <w:tc>
          <w:tcPr>
            <w:tcW w:w="7512" w:type="dxa"/>
            <w:tcPrChange w:id="2036" w:author="김은수" w:date="2026-10-01T03:22:00Z">
              <w:tcPr>
                <w:tcW w:w="7512" w:type="dxa"/>
              </w:tcPr>
            </w:tcPrChange>
          </w:tcPr>
          <w:p w14:paraId="72BF7C8C"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2037" w:author="김은수" w:date="2026-10-01T12:05:00Z" w16du:dateUtc="2026-10-01T03:05:00Z"/>
              </w:rPr>
            </w:pPr>
            <w:ins w:id="2038" w:author="김은수" w:date="2026-10-01T12:05:00Z" w16du:dateUtc="2026-10-01T03:05:00Z">
              <w:r>
                <w:t>구현 조건</w:t>
              </w:r>
            </w:ins>
          </w:p>
        </w:tc>
      </w:tr>
      <w:tr w:rsidR="00084C76" w14:paraId="72FF38FF" w14:textId="77777777" w:rsidTr="00FD1A2A">
        <w:trPr>
          <w:cantSplit/>
          <w:ins w:id="2039" w:author="김은수" w:date="2026-10-01T12:05:00Z"/>
          <w:trPrChange w:id="2040"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2041" w:author="김은수" w:date="2026-10-01T03:22:00Z">
              <w:tcPr>
                <w:tcW w:w="1304" w:type="dxa"/>
              </w:tcPr>
            </w:tcPrChange>
          </w:tcPr>
          <w:p w14:paraId="7D1A9C25" w14:textId="77777777" w:rsidR="00084C76" w:rsidRDefault="00084C76">
            <w:pPr>
              <w:pStyle w:val="TDCe"/>
              <w:rPr>
                <w:ins w:id="2042" w:author="김은수" w:date="2026-10-01T12:05:00Z" w16du:dateUtc="2026-10-01T03:05:00Z"/>
              </w:rPr>
            </w:pPr>
            <w:ins w:id="2043" w:author="김은수" w:date="2026-10-01T12:05:00Z" w16du:dateUtc="2026-10-01T03:05:00Z">
              <w:r>
                <w:t>관련 함수</w:t>
              </w:r>
            </w:ins>
          </w:p>
        </w:tc>
        <w:tc>
          <w:tcPr>
            <w:tcW w:w="7512" w:type="dxa"/>
            <w:tcPrChange w:id="2044" w:author="김은수" w:date="2026-10-01T03:22:00Z">
              <w:tcPr>
                <w:tcW w:w="7512" w:type="dxa"/>
              </w:tcPr>
            </w:tcPrChange>
          </w:tcPr>
          <w:p w14:paraId="00E52D15" w14:textId="77777777" w:rsidR="00084C76" w:rsidRPr="00E00010" w:rsidRDefault="00084C76">
            <w:pPr>
              <w:pStyle w:val="TDCf"/>
              <w:cnfStyle w:val="000000000000" w:firstRow="0" w:lastRow="0" w:firstColumn="0" w:lastColumn="0" w:oddVBand="0" w:evenVBand="0" w:oddHBand="0" w:evenHBand="0" w:firstRowFirstColumn="0" w:firstRowLastColumn="0" w:lastRowFirstColumn="0" w:lastRowLastColumn="0"/>
              <w:rPr>
                <w:ins w:id="2045" w:author="김은수" w:date="2026-10-01T12:05:00Z" w16du:dateUtc="2026-10-01T03:05:00Z"/>
                <w:lang w:val="en-US"/>
                <w:rPrChange w:id="2046" w:author="김은수" w:date="2026-10-01T13:47:00Z" w16du:dateUtc="2026-10-01T04:47:00Z">
                  <w:rPr>
                    <w:ins w:id="2047" w:author="김은수" w:date="2026-10-01T12:05:00Z" w16du:dateUtc="2026-10-01T03:05:00Z"/>
                  </w:rPr>
                </w:rPrChange>
              </w:rPr>
            </w:pPr>
            <w:ins w:id="2048" w:author="김은수" w:date="2026-10-01T12:05:00Z" w16du:dateUtc="2026-10-01T03:05:00Z">
              <w:r w:rsidRPr="00E00010">
                <w:rPr>
                  <w:lang w:val="en-US"/>
                  <w:rPrChange w:id="2049" w:author="김은수" w:date="2026-10-01T13:47:00Z" w16du:dateUtc="2026-10-01T04:47:00Z">
                    <w:rPr/>
                  </w:rPrChange>
                </w:rPr>
                <w:t>tdc_configure_audio_path_all, tdc_enable_2_DMICs, tdc_enable_1_DMIC, enable_DMIC / enable_AMIC, tdc_get_enabled_DMIC_count</w:t>
              </w:r>
            </w:ins>
          </w:p>
        </w:tc>
      </w:tr>
      <w:tr w:rsidR="00084C76" w14:paraId="35B6CCDE" w14:textId="77777777" w:rsidTr="00FD1A2A">
        <w:trPr>
          <w:cantSplit/>
          <w:ins w:id="2050" w:author="김은수" w:date="2026-10-01T12:05:00Z"/>
          <w:trPrChange w:id="2051"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2052" w:author="김은수" w:date="2026-10-01T03:22:00Z">
              <w:tcPr>
                <w:tcW w:w="1304" w:type="dxa"/>
              </w:tcPr>
            </w:tcPrChange>
          </w:tcPr>
          <w:p w14:paraId="443A7B95" w14:textId="77777777" w:rsidR="00084C76" w:rsidRDefault="00084C76">
            <w:pPr>
              <w:pStyle w:val="TDCe"/>
              <w:rPr>
                <w:ins w:id="2053" w:author="김은수" w:date="2026-10-01T12:05:00Z" w16du:dateUtc="2026-10-01T03:05:00Z"/>
              </w:rPr>
            </w:pPr>
            <w:ins w:id="2054" w:author="김은수" w:date="2026-10-01T12:05:00Z" w16du:dateUtc="2026-10-01T03:05:00Z">
              <w:r>
                <w:t>동작 조건</w:t>
              </w:r>
            </w:ins>
          </w:p>
        </w:tc>
        <w:tc>
          <w:tcPr>
            <w:tcW w:w="7512" w:type="dxa"/>
            <w:tcPrChange w:id="2055" w:author="김은수" w:date="2026-10-01T03:22:00Z">
              <w:tcPr>
                <w:tcW w:w="7512" w:type="dxa"/>
              </w:tcPr>
            </w:tcPrChange>
          </w:tcPr>
          <w:p w14:paraId="12A3EC8E"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2056" w:author="김은수" w:date="2026-10-01T12:05:00Z" w16du:dateUtc="2026-10-01T03:05:00Z"/>
              </w:rPr>
            </w:pPr>
            <w:ins w:id="2057" w:author="김은수" w:date="2026-10-01T12:05:00Z" w16du:dateUtc="2026-10-01T03:05:00Z">
              <w:r>
                <w:t>활성 경로와 SINGLE/DUAL 상태가 일치하고, 빔포밍은 DUAL 상태에서만 선택되어야 한다.</w:t>
              </w:r>
            </w:ins>
          </w:p>
        </w:tc>
      </w:tr>
    </w:tbl>
    <w:p w14:paraId="40DE2CDA" w14:textId="77777777" w:rsidR="00084C76" w:rsidRDefault="00084C76">
      <w:pPr>
        <w:pStyle w:val="TDC40"/>
        <w:spacing w:after="0"/>
        <w:rPr>
          <w:ins w:id="2058" w:author="김은수" w:date="2026-10-01T12:05:00Z" w16du:dateUtc="2026-10-01T03:05:00Z"/>
        </w:rPr>
        <w:pPrChange w:id="2059" w:author="김은수" w:date="2026-10-01T03:22:00Z">
          <w:pPr>
            <w:pStyle w:val="TDC40"/>
          </w:pPr>
        </w:pPrChange>
      </w:pPr>
    </w:p>
    <w:p w14:paraId="266B769F" w14:textId="77777777" w:rsidR="00697371" w:rsidRPr="00E00010" w:rsidRDefault="00220104">
      <w:pPr>
        <w:pStyle w:val="TDC4"/>
        <w:rPr>
          <w:ins w:id="2060" w:author="김은수" w:date="2026-09-30T15:44:00Z" w16du:dateUtc="2026-09-30T06:44:00Z"/>
        </w:rPr>
        <w:pPrChange w:id="2061" w:author="김은수" w:date="2026-10-01T01:11:00Z">
          <w:pPr>
            <w:pStyle w:val="4"/>
            <w:numPr>
              <w:ilvl w:val="3"/>
              <w:numId w:val="7"/>
            </w:numPr>
            <w:tabs>
              <w:tab w:val="num" w:pos="1134"/>
            </w:tabs>
            <w:ind w:left="1200" w:hanging="400"/>
          </w:pPr>
        </w:pPrChange>
      </w:pPr>
      <w:ins w:id="2062" w:author="김은수" w:date="2026-09-30T15:44:00Z" w16du:dateUtc="2026-09-30T06:44:00Z">
        <w:r>
          <w:t>SU-ID-CFX-004, PCM 인터페이스 초기화</w:t>
        </w:r>
      </w:ins>
    </w:p>
    <w:p w14:paraId="03B279EC" w14:textId="77777777" w:rsidR="00084C76" w:rsidRDefault="00084C76">
      <w:pPr>
        <w:pStyle w:val="TDC40"/>
        <w:keepNext/>
        <w:rPr>
          <w:ins w:id="2063" w:author="김은수" w:date="2026-10-01T12:05:00Z" w16du:dateUtc="2026-10-01T03:05:00Z"/>
        </w:rPr>
        <w:pPrChange w:id="2064" w:author="김은수" w:date="2026-10-01T03:22:00Z">
          <w:pPr>
            <w:pStyle w:val="TDC40"/>
          </w:pPr>
        </w:pPrChange>
      </w:pPr>
      <w:ins w:id="2065" w:author="김은수" w:date="2026-10-01T12:05:00Z" w16du:dateUtc="2026-10-01T03:05:00Z">
        <w:r>
          <w:t>CFX에서 만든 자극 비트 스트림을 FPGA로 전달할 하드웨어 경로를 준비한다.</w:t>
        </w:r>
      </w:ins>
    </w:p>
    <w:p w14:paraId="70FC0323" w14:textId="77777777" w:rsidR="00084C76" w:rsidRDefault="00084C76">
      <w:pPr>
        <w:pStyle w:val="TDC42"/>
        <w:rPr>
          <w:ins w:id="2066" w:author="김은수" w:date="2026-10-01T12:05:00Z" w16du:dateUtc="2026-10-01T03:05:00Z"/>
        </w:rPr>
      </w:pPr>
      <w:ins w:id="2067" w:author="김은수" w:date="2026-10-01T12:05:00Z" w16du:dateUtc="2026-10-01T03:05:00Z">
        <w:r>
          <w:t xml:space="preserve">표 </w:t>
        </w:r>
        <w:r>
          <w:fldChar w:fldCharType="begin"/>
        </w:r>
        <w:r>
          <w:instrText>SEQ 표 \* ARABIC</w:instrText>
        </w:r>
        <w:r>
          <w:fldChar w:fldCharType="separate"/>
        </w:r>
        <w:r>
          <w:t>10</w:t>
        </w:r>
        <w:r>
          <w:fldChar w:fldCharType="end"/>
        </w:r>
        <w:r>
          <w:t>. PCM 인터페이스 초기화 / 유닛 설계 내용</w:t>
        </w:r>
      </w:ins>
    </w:p>
    <w:tbl>
      <w:tblPr>
        <w:tblStyle w:val="TDC41"/>
        <w:tblW w:w="8816" w:type="dxa"/>
        <w:tblLayout w:type="fixed"/>
        <w:tblLook w:val="04A0" w:firstRow="1" w:lastRow="0" w:firstColumn="1" w:lastColumn="0" w:noHBand="0" w:noVBand="1"/>
        <w:tblPrChange w:id="2068"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2069">
          <w:tblGrid>
            <w:gridCol w:w="360"/>
            <w:gridCol w:w="360"/>
            <w:gridCol w:w="584"/>
            <w:gridCol w:w="7512"/>
          </w:tblGrid>
        </w:tblGridChange>
      </w:tblGrid>
      <w:tr w:rsidR="00084C76" w14:paraId="0F3F9237" w14:textId="77777777" w:rsidTr="00746EB7">
        <w:trPr>
          <w:cnfStyle w:val="100000000000" w:firstRow="1" w:lastRow="0" w:firstColumn="0" w:lastColumn="0" w:oddVBand="0" w:evenVBand="0" w:oddHBand="0" w:evenHBand="0" w:firstRowFirstColumn="0" w:firstRowLastColumn="0" w:lastRowFirstColumn="0" w:lastRowLastColumn="0"/>
          <w:cantSplit/>
          <w:tblHeader/>
          <w:ins w:id="2070" w:author="김은수" w:date="2026-10-01T12:05:00Z"/>
          <w:trPrChange w:id="2071"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2072" w:author="김은수" w:date="2026-10-01T03:22:00Z">
              <w:tcPr>
                <w:tcW w:w="1304" w:type="dxa"/>
              </w:tcPr>
            </w:tcPrChange>
          </w:tcPr>
          <w:p w14:paraId="0F113C98"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2073" w:author="김은수" w:date="2026-10-01T12:05:00Z" w16du:dateUtc="2026-10-01T03:05:00Z"/>
              </w:rPr>
            </w:pPr>
            <w:ins w:id="2074" w:author="김은수" w:date="2026-10-01T12:05:00Z" w16du:dateUtc="2026-10-01T03:05:00Z">
              <w:r>
                <w:t>항목</w:t>
              </w:r>
            </w:ins>
          </w:p>
        </w:tc>
        <w:tc>
          <w:tcPr>
            <w:tcW w:w="7512" w:type="dxa"/>
            <w:tcPrChange w:id="2075" w:author="김은수" w:date="2026-10-01T03:22:00Z">
              <w:tcPr>
                <w:tcW w:w="7512" w:type="dxa"/>
              </w:tcPr>
            </w:tcPrChange>
          </w:tcPr>
          <w:p w14:paraId="234E55D5"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2076" w:author="김은수" w:date="2026-10-01T12:05:00Z" w16du:dateUtc="2026-10-01T03:05:00Z"/>
              </w:rPr>
            </w:pPr>
            <w:ins w:id="2077" w:author="김은수" w:date="2026-10-01T12:05:00Z" w16du:dateUtc="2026-10-01T03:05:00Z">
              <w:r>
                <w:t>설계 내용</w:t>
              </w:r>
            </w:ins>
          </w:p>
        </w:tc>
      </w:tr>
      <w:tr w:rsidR="00084C76" w14:paraId="0BD7948F" w14:textId="77777777" w:rsidTr="00746EB7">
        <w:trPr>
          <w:cantSplit/>
          <w:ins w:id="2078" w:author="김은수" w:date="2026-10-01T12:05:00Z"/>
          <w:trPrChange w:id="2079"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2080" w:author="김은수" w:date="2026-10-01T03:22:00Z">
              <w:tcPr>
                <w:tcW w:w="1304" w:type="dxa"/>
              </w:tcPr>
            </w:tcPrChange>
          </w:tcPr>
          <w:p w14:paraId="14D9068C" w14:textId="77777777" w:rsidR="00084C76" w:rsidRDefault="00084C76">
            <w:pPr>
              <w:pStyle w:val="TDCe"/>
              <w:rPr>
                <w:ins w:id="2081" w:author="김은수" w:date="2026-10-01T12:05:00Z" w16du:dateUtc="2026-10-01T03:05:00Z"/>
              </w:rPr>
            </w:pPr>
            <w:ins w:id="2082" w:author="김은수" w:date="2026-10-01T12:05:00Z" w16du:dateUtc="2026-10-01T03:05:00Z">
              <w:r>
                <w:t>입력</w:t>
              </w:r>
            </w:ins>
          </w:p>
        </w:tc>
        <w:tc>
          <w:tcPr>
            <w:tcW w:w="7512" w:type="dxa"/>
            <w:tcPrChange w:id="2083" w:author="김은수" w:date="2026-10-01T03:22:00Z">
              <w:tcPr>
                <w:tcW w:w="7512" w:type="dxa"/>
              </w:tcPr>
            </w:tcPrChange>
          </w:tcPr>
          <w:p w14:paraId="64DCF609"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2084" w:author="김은수" w:date="2026-10-01T12:05:00Z" w16du:dateUtc="2026-10-01T03:05:00Z"/>
              </w:rPr>
            </w:pPr>
            <w:ins w:id="2085" w:author="김은수" w:date="2026-10-01T12:05:00Z" w16du:dateUtc="2026-10-01T03:05:00Z">
              <w:r>
                <w:t>PCM 클럭/프레임/데이터 핀과 출력 설정</w:t>
              </w:r>
            </w:ins>
          </w:p>
        </w:tc>
      </w:tr>
      <w:tr w:rsidR="00084C76" w14:paraId="7C8B5A79" w14:textId="77777777" w:rsidTr="00746EB7">
        <w:trPr>
          <w:cantSplit/>
          <w:ins w:id="2086" w:author="김은수" w:date="2026-10-01T12:05:00Z"/>
          <w:trPrChange w:id="2087"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2088" w:author="김은수" w:date="2026-10-01T03:22:00Z">
              <w:tcPr>
                <w:tcW w:w="1304" w:type="dxa"/>
              </w:tcPr>
            </w:tcPrChange>
          </w:tcPr>
          <w:p w14:paraId="686AEAE5" w14:textId="77777777" w:rsidR="00084C76" w:rsidRDefault="00084C76">
            <w:pPr>
              <w:pStyle w:val="TDCe"/>
              <w:rPr>
                <w:ins w:id="2089" w:author="김은수" w:date="2026-10-01T12:05:00Z" w16du:dateUtc="2026-10-01T03:05:00Z"/>
              </w:rPr>
            </w:pPr>
            <w:ins w:id="2090" w:author="김은수" w:date="2026-10-01T12:05:00Z" w16du:dateUtc="2026-10-01T03:05:00Z">
              <w:r>
                <w:t>출력</w:t>
              </w:r>
            </w:ins>
          </w:p>
        </w:tc>
        <w:tc>
          <w:tcPr>
            <w:tcW w:w="7512" w:type="dxa"/>
            <w:tcPrChange w:id="2091" w:author="김은수" w:date="2026-10-01T03:22:00Z">
              <w:tcPr>
                <w:tcW w:w="7512" w:type="dxa"/>
              </w:tcPr>
            </w:tcPrChange>
          </w:tcPr>
          <w:p w14:paraId="68C22ED4"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2092" w:author="김은수" w:date="2026-10-01T12:05:00Z" w16du:dateUtc="2026-10-01T03:05:00Z"/>
              </w:rPr>
            </w:pPr>
            <w:ins w:id="2093" w:author="김은수" w:date="2026-10-01T12:05:00Z" w16du:dateUtc="2026-10-01T03:05:00Z">
              <w:r>
                <w:t>PCM 송신 가능한 인터페이스</w:t>
              </w:r>
            </w:ins>
          </w:p>
        </w:tc>
      </w:tr>
      <w:tr w:rsidR="00084C76" w14:paraId="4B105AF5" w14:textId="77777777" w:rsidTr="00746EB7">
        <w:trPr>
          <w:cantSplit/>
          <w:ins w:id="2094" w:author="김은수" w:date="2026-10-01T12:05:00Z"/>
          <w:trPrChange w:id="2095"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2096" w:author="김은수" w:date="2026-10-01T03:22:00Z">
              <w:tcPr>
                <w:tcW w:w="1304" w:type="dxa"/>
              </w:tcPr>
            </w:tcPrChange>
          </w:tcPr>
          <w:p w14:paraId="091ABD89" w14:textId="77777777" w:rsidR="00084C76" w:rsidRDefault="00084C76">
            <w:pPr>
              <w:pStyle w:val="TDCe"/>
              <w:rPr>
                <w:ins w:id="2097" w:author="김은수" w:date="2026-10-01T12:05:00Z" w16du:dateUtc="2026-10-01T03:05:00Z"/>
              </w:rPr>
            </w:pPr>
            <w:ins w:id="2098" w:author="김은수" w:date="2026-10-01T12:05:00Z" w16du:dateUtc="2026-10-01T03:05:00Z">
              <w:r>
                <w:t>처리</w:t>
              </w:r>
            </w:ins>
          </w:p>
        </w:tc>
        <w:tc>
          <w:tcPr>
            <w:tcW w:w="7512" w:type="dxa"/>
            <w:tcPrChange w:id="2099" w:author="김은수" w:date="2026-10-01T03:22:00Z">
              <w:tcPr>
                <w:tcW w:w="7512" w:type="dxa"/>
              </w:tcPr>
            </w:tcPrChange>
          </w:tcPr>
          <w:p w14:paraId="61E5E1B2"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2100" w:author="김은수" w:date="2026-10-01T12:05:00Z" w16du:dateUtc="2026-10-01T03:05:00Z"/>
              </w:rPr>
            </w:pPr>
            <w:ins w:id="2101" w:author="김은수" w:date="2026-10-01T12:05:00Z" w16du:dateUtc="2026-10-01T03:05:00Z">
              <w:r>
                <w:t>PCM 인터페이스와 DIO 기능을 설정한 뒤 출력단을 활성화한다. 오디오 입력 FIFO와 PCM 출력 FIFO를 혼동하지 않도록 각각의 주소를 사용한다.</w:t>
              </w:r>
            </w:ins>
          </w:p>
        </w:tc>
      </w:tr>
    </w:tbl>
    <w:p w14:paraId="4D7E350E" w14:textId="77777777" w:rsidR="00084C76" w:rsidRDefault="00084C76">
      <w:pPr>
        <w:pStyle w:val="TDC40"/>
        <w:spacing w:after="0"/>
        <w:rPr>
          <w:ins w:id="2102" w:author="김은수" w:date="2026-10-01T12:05:00Z" w16du:dateUtc="2026-10-01T03:05:00Z"/>
        </w:rPr>
        <w:pPrChange w:id="2103" w:author="김은수" w:date="2026-10-01T03:22:00Z">
          <w:pPr>
            <w:pStyle w:val="TDC40"/>
          </w:pPr>
        </w:pPrChange>
      </w:pPr>
    </w:p>
    <w:p w14:paraId="7DC641EF" w14:textId="77777777" w:rsidR="00084C76" w:rsidRDefault="00084C76">
      <w:pPr>
        <w:pStyle w:val="TDC42"/>
        <w:rPr>
          <w:ins w:id="2104" w:author="김은수" w:date="2026-10-01T12:05:00Z" w16du:dateUtc="2026-10-01T03:05:00Z"/>
        </w:rPr>
      </w:pPr>
      <w:ins w:id="2105" w:author="김은수" w:date="2026-10-01T12:05:00Z" w16du:dateUtc="2026-10-01T03:05:00Z">
        <w:r>
          <w:t xml:space="preserve">표 </w:t>
        </w:r>
        <w:r>
          <w:fldChar w:fldCharType="begin"/>
        </w:r>
        <w:r>
          <w:instrText>SEQ 표 \* ARABIC</w:instrText>
        </w:r>
        <w:r>
          <w:fldChar w:fldCharType="separate"/>
        </w:r>
        <w:r>
          <w:t>11</w:t>
        </w:r>
        <w:r>
          <w:fldChar w:fldCharType="end"/>
        </w:r>
        <w:r>
          <w:t>. PCM 인터페이스 초기화 / 구현 조건</w:t>
        </w:r>
      </w:ins>
    </w:p>
    <w:tbl>
      <w:tblPr>
        <w:tblStyle w:val="TDC41"/>
        <w:tblW w:w="8816" w:type="dxa"/>
        <w:tblLayout w:type="fixed"/>
        <w:tblLook w:val="04A0" w:firstRow="1" w:lastRow="0" w:firstColumn="1" w:lastColumn="0" w:noHBand="0" w:noVBand="1"/>
        <w:tblPrChange w:id="2106"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2107">
          <w:tblGrid>
            <w:gridCol w:w="360"/>
            <w:gridCol w:w="360"/>
            <w:gridCol w:w="584"/>
            <w:gridCol w:w="7512"/>
          </w:tblGrid>
        </w:tblGridChange>
      </w:tblGrid>
      <w:tr w:rsidR="00084C76" w14:paraId="74B5DD04" w14:textId="77777777" w:rsidTr="00746EB7">
        <w:trPr>
          <w:cnfStyle w:val="100000000000" w:firstRow="1" w:lastRow="0" w:firstColumn="0" w:lastColumn="0" w:oddVBand="0" w:evenVBand="0" w:oddHBand="0" w:evenHBand="0" w:firstRowFirstColumn="0" w:firstRowLastColumn="0" w:lastRowFirstColumn="0" w:lastRowLastColumn="0"/>
          <w:cantSplit/>
          <w:tblHeader/>
          <w:ins w:id="2108" w:author="김은수" w:date="2026-10-01T12:05:00Z"/>
          <w:trPrChange w:id="2109"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2110" w:author="김은수" w:date="2026-10-01T03:22:00Z">
              <w:tcPr>
                <w:tcW w:w="1304" w:type="dxa"/>
              </w:tcPr>
            </w:tcPrChange>
          </w:tcPr>
          <w:p w14:paraId="39DC6496"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2111" w:author="김은수" w:date="2026-10-01T12:05:00Z" w16du:dateUtc="2026-10-01T03:05:00Z"/>
              </w:rPr>
            </w:pPr>
            <w:ins w:id="2112" w:author="김은수" w:date="2026-10-01T12:05:00Z" w16du:dateUtc="2026-10-01T03:05:00Z">
              <w:r>
                <w:t>구분</w:t>
              </w:r>
            </w:ins>
          </w:p>
        </w:tc>
        <w:tc>
          <w:tcPr>
            <w:tcW w:w="7512" w:type="dxa"/>
            <w:tcPrChange w:id="2113" w:author="김은수" w:date="2026-10-01T03:22:00Z">
              <w:tcPr>
                <w:tcW w:w="7512" w:type="dxa"/>
              </w:tcPr>
            </w:tcPrChange>
          </w:tcPr>
          <w:p w14:paraId="570BA495"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2114" w:author="김은수" w:date="2026-10-01T12:05:00Z" w16du:dateUtc="2026-10-01T03:05:00Z"/>
              </w:rPr>
            </w:pPr>
            <w:ins w:id="2115" w:author="김은수" w:date="2026-10-01T12:05:00Z" w16du:dateUtc="2026-10-01T03:05:00Z">
              <w:r>
                <w:t>구현 조건</w:t>
              </w:r>
            </w:ins>
          </w:p>
        </w:tc>
      </w:tr>
      <w:tr w:rsidR="00084C76" w14:paraId="434BBE97" w14:textId="77777777" w:rsidTr="00746EB7">
        <w:trPr>
          <w:cantSplit/>
          <w:ins w:id="2116" w:author="김은수" w:date="2026-10-01T12:05:00Z"/>
          <w:trPrChange w:id="2117"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2118" w:author="김은수" w:date="2026-10-01T03:22:00Z">
              <w:tcPr>
                <w:tcW w:w="1304" w:type="dxa"/>
              </w:tcPr>
            </w:tcPrChange>
          </w:tcPr>
          <w:p w14:paraId="7FECCA13" w14:textId="77777777" w:rsidR="00084C76" w:rsidRDefault="00084C76">
            <w:pPr>
              <w:pStyle w:val="TDCe"/>
              <w:rPr>
                <w:ins w:id="2119" w:author="김은수" w:date="2026-10-01T12:05:00Z" w16du:dateUtc="2026-10-01T03:05:00Z"/>
              </w:rPr>
            </w:pPr>
            <w:ins w:id="2120" w:author="김은수" w:date="2026-10-01T12:05:00Z" w16du:dateUtc="2026-10-01T03:05:00Z">
              <w:r>
                <w:t>관련 함수</w:t>
              </w:r>
            </w:ins>
          </w:p>
        </w:tc>
        <w:tc>
          <w:tcPr>
            <w:tcW w:w="7512" w:type="dxa"/>
            <w:tcPrChange w:id="2121" w:author="김은수" w:date="2026-10-01T03:22:00Z">
              <w:tcPr>
                <w:tcW w:w="7512" w:type="dxa"/>
              </w:tcPr>
            </w:tcPrChange>
          </w:tcPr>
          <w:p w14:paraId="3A114333" w14:textId="77777777" w:rsidR="00084C76" w:rsidRPr="00E00010" w:rsidRDefault="00084C76">
            <w:pPr>
              <w:pStyle w:val="TDCf"/>
              <w:cnfStyle w:val="000000000000" w:firstRow="0" w:lastRow="0" w:firstColumn="0" w:lastColumn="0" w:oddVBand="0" w:evenVBand="0" w:oddHBand="0" w:evenHBand="0" w:firstRowFirstColumn="0" w:firstRowLastColumn="0" w:lastRowFirstColumn="0" w:lastRowLastColumn="0"/>
              <w:rPr>
                <w:ins w:id="2122" w:author="김은수" w:date="2026-10-01T12:05:00Z" w16du:dateUtc="2026-10-01T03:05:00Z"/>
                <w:lang w:val="en-US"/>
                <w:rPrChange w:id="2123" w:author="김은수" w:date="2026-10-01T13:47:00Z" w16du:dateUtc="2026-10-01T04:47:00Z">
                  <w:rPr>
                    <w:ins w:id="2124" w:author="김은수" w:date="2026-10-01T12:05:00Z" w16du:dateUtc="2026-10-01T03:05:00Z"/>
                  </w:rPr>
                </w:rPrChange>
              </w:rPr>
            </w:pPr>
            <w:ins w:id="2125" w:author="김은수" w:date="2026-10-01T12:05:00Z" w16du:dateUtc="2026-10-01T03:05:00Z">
              <w:r w:rsidRPr="00E00010">
                <w:rPr>
                  <w:lang w:val="en-US"/>
                  <w:rPrChange w:id="2126" w:author="김은수" w:date="2026-10-01T13:47:00Z" w16du:dateUtc="2026-10-01T04:47:00Z">
                    <w:rPr/>
                  </w:rPrChange>
                </w:rPr>
                <w:t>lib_init_PCM, LIB_PCM_DIOConfig, lib_enable_PCM</w:t>
              </w:r>
            </w:ins>
          </w:p>
        </w:tc>
      </w:tr>
      <w:tr w:rsidR="00084C76" w14:paraId="3F3498CC" w14:textId="77777777" w:rsidTr="00746EB7">
        <w:trPr>
          <w:cantSplit/>
          <w:ins w:id="2127" w:author="김은수" w:date="2026-10-01T12:05:00Z"/>
          <w:trPrChange w:id="2128"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2129" w:author="김은수" w:date="2026-10-01T03:22:00Z">
              <w:tcPr>
                <w:tcW w:w="1304" w:type="dxa"/>
              </w:tcPr>
            </w:tcPrChange>
          </w:tcPr>
          <w:p w14:paraId="4BDB7023" w14:textId="77777777" w:rsidR="00084C76" w:rsidRDefault="00084C76">
            <w:pPr>
              <w:pStyle w:val="TDCe"/>
              <w:rPr>
                <w:ins w:id="2130" w:author="김은수" w:date="2026-10-01T12:05:00Z" w16du:dateUtc="2026-10-01T03:05:00Z"/>
              </w:rPr>
            </w:pPr>
            <w:ins w:id="2131" w:author="김은수" w:date="2026-10-01T12:05:00Z" w16du:dateUtc="2026-10-01T03:05:00Z">
              <w:r>
                <w:t>동작 조건</w:t>
              </w:r>
            </w:ins>
          </w:p>
        </w:tc>
        <w:tc>
          <w:tcPr>
            <w:tcW w:w="7512" w:type="dxa"/>
            <w:tcPrChange w:id="2132" w:author="김은수" w:date="2026-10-01T03:22:00Z">
              <w:tcPr>
                <w:tcW w:w="7512" w:type="dxa"/>
              </w:tcPr>
            </w:tcPrChange>
          </w:tcPr>
          <w:p w14:paraId="3C69BAEB"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2133" w:author="김은수" w:date="2026-10-01T12:05:00Z" w16du:dateUtc="2026-10-01T03:05:00Z"/>
              </w:rPr>
            </w:pPr>
            <w:ins w:id="2134" w:author="김은수" w:date="2026-10-01T12:05:00Z" w16du:dateUtc="2026-10-01T03:05:00Z">
              <w:r>
                <w:t>출력 프레임과 데이터가 PCM용 FIFO/핀에 연결되고 설정 완료 후 활성화되어야 한다.</w:t>
              </w:r>
            </w:ins>
          </w:p>
        </w:tc>
      </w:tr>
    </w:tbl>
    <w:p w14:paraId="5FD69244" w14:textId="77777777" w:rsidR="00084C76" w:rsidRDefault="00084C76">
      <w:pPr>
        <w:pStyle w:val="TDC40"/>
        <w:spacing w:after="0"/>
        <w:rPr>
          <w:ins w:id="2135" w:author="김은수" w:date="2026-10-01T12:05:00Z" w16du:dateUtc="2026-10-01T03:05:00Z"/>
        </w:rPr>
        <w:pPrChange w:id="2136" w:author="김은수" w:date="2026-10-01T03:22:00Z">
          <w:pPr>
            <w:pStyle w:val="TDC40"/>
          </w:pPr>
        </w:pPrChange>
      </w:pPr>
    </w:p>
    <w:p w14:paraId="45B61178" w14:textId="77777777" w:rsidR="00697371" w:rsidRPr="00E00010" w:rsidRDefault="00220104">
      <w:pPr>
        <w:pStyle w:val="TDC4"/>
        <w:rPr>
          <w:ins w:id="2137" w:author="김은수" w:date="2026-09-30T15:44:00Z" w16du:dateUtc="2026-09-30T06:44:00Z"/>
        </w:rPr>
        <w:pPrChange w:id="2138" w:author="김은수" w:date="2026-10-01T01:11:00Z">
          <w:pPr>
            <w:pStyle w:val="4"/>
            <w:numPr>
              <w:ilvl w:val="3"/>
              <w:numId w:val="7"/>
            </w:numPr>
            <w:tabs>
              <w:tab w:val="num" w:pos="1134"/>
            </w:tabs>
            <w:ind w:left="1200" w:hanging="400"/>
          </w:pPr>
        </w:pPrChange>
      </w:pPr>
      <w:ins w:id="2139" w:author="김은수" w:date="2026-09-30T15:44:00Z" w16du:dateUtc="2026-09-30T06:44:00Z">
        <w:r>
          <w:lastRenderedPageBreak/>
          <w:t>SU-ID-CFX-005, I2S 인터페이스 초기화</w:t>
        </w:r>
      </w:ins>
    </w:p>
    <w:p w14:paraId="74C90F78" w14:textId="77777777" w:rsidR="00084C76" w:rsidRDefault="00084C76">
      <w:pPr>
        <w:pStyle w:val="TDC40"/>
        <w:keepNext/>
        <w:rPr>
          <w:ins w:id="2140" w:author="김은수" w:date="2026-10-01T12:05:00Z" w16du:dateUtc="2026-10-01T03:05:00Z"/>
        </w:rPr>
        <w:pPrChange w:id="2141" w:author="김은수" w:date="2026-10-01T03:22:00Z">
          <w:pPr>
            <w:pStyle w:val="TDC40"/>
          </w:pPr>
        </w:pPrChange>
      </w:pPr>
      <w:ins w:id="2142" w:author="김은수" w:date="2026-10-01T12:05:00Z" w16du:dateUtc="2026-10-01T03:05:00Z">
        <w:r>
          <w:t>QCC에서 전달한 오디오를 마이크 입력과 별도 버퍼로 수집한다.</w:t>
        </w:r>
      </w:ins>
    </w:p>
    <w:p w14:paraId="6063577E" w14:textId="77777777" w:rsidR="00084C76" w:rsidRDefault="00084C76">
      <w:pPr>
        <w:pStyle w:val="TDC42"/>
        <w:rPr>
          <w:ins w:id="2143" w:author="김은수" w:date="2026-10-01T12:05:00Z" w16du:dateUtc="2026-10-01T03:05:00Z"/>
        </w:rPr>
      </w:pPr>
      <w:ins w:id="2144" w:author="김은수" w:date="2026-10-01T12:05:00Z" w16du:dateUtc="2026-10-01T03:05:00Z">
        <w:r>
          <w:t xml:space="preserve">표 </w:t>
        </w:r>
        <w:r>
          <w:fldChar w:fldCharType="begin"/>
        </w:r>
        <w:r>
          <w:instrText>SEQ 표 \* ARABIC</w:instrText>
        </w:r>
        <w:r>
          <w:fldChar w:fldCharType="separate"/>
        </w:r>
        <w:r>
          <w:t>12</w:t>
        </w:r>
        <w:r>
          <w:fldChar w:fldCharType="end"/>
        </w:r>
        <w:r>
          <w:t>. I2S 인터페이스 초기화 / 유닛 설계 내용</w:t>
        </w:r>
      </w:ins>
    </w:p>
    <w:tbl>
      <w:tblPr>
        <w:tblStyle w:val="TDC41"/>
        <w:tblW w:w="8816" w:type="dxa"/>
        <w:tblLayout w:type="fixed"/>
        <w:tblLook w:val="04A0" w:firstRow="1" w:lastRow="0" w:firstColumn="1" w:lastColumn="0" w:noHBand="0" w:noVBand="1"/>
        <w:tblPrChange w:id="2145"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2146">
          <w:tblGrid>
            <w:gridCol w:w="360"/>
            <w:gridCol w:w="360"/>
            <w:gridCol w:w="584"/>
            <w:gridCol w:w="7512"/>
          </w:tblGrid>
        </w:tblGridChange>
      </w:tblGrid>
      <w:tr w:rsidR="00084C76" w14:paraId="471C5686" w14:textId="77777777" w:rsidTr="00B436CA">
        <w:trPr>
          <w:cnfStyle w:val="100000000000" w:firstRow="1" w:lastRow="0" w:firstColumn="0" w:lastColumn="0" w:oddVBand="0" w:evenVBand="0" w:oddHBand="0" w:evenHBand="0" w:firstRowFirstColumn="0" w:firstRowLastColumn="0" w:lastRowFirstColumn="0" w:lastRowLastColumn="0"/>
          <w:cantSplit/>
          <w:tblHeader/>
          <w:ins w:id="2147" w:author="김은수" w:date="2026-10-01T12:05:00Z"/>
          <w:trPrChange w:id="2148"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2149" w:author="김은수" w:date="2026-10-01T03:22:00Z">
              <w:tcPr>
                <w:tcW w:w="1304" w:type="dxa"/>
              </w:tcPr>
            </w:tcPrChange>
          </w:tcPr>
          <w:p w14:paraId="5E206200"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2150" w:author="김은수" w:date="2026-10-01T12:05:00Z" w16du:dateUtc="2026-10-01T03:05:00Z"/>
              </w:rPr>
            </w:pPr>
            <w:ins w:id="2151" w:author="김은수" w:date="2026-10-01T12:05:00Z" w16du:dateUtc="2026-10-01T03:05:00Z">
              <w:r>
                <w:t>항목</w:t>
              </w:r>
            </w:ins>
          </w:p>
        </w:tc>
        <w:tc>
          <w:tcPr>
            <w:tcW w:w="7512" w:type="dxa"/>
            <w:tcPrChange w:id="2152" w:author="김은수" w:date="2026-10-01T03:22:00Z">
              <w:tcPr>
                <w:tcW w:w="7512" w:type="dxa"/>
              </w:tcPr>
            </w:tcPrChange>
          </w:tcPr>
          <w:p w14:paraId="1B5C830D"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2153" w:author="김은수" w:date="2026-10-01T12:05:00Z" w16du:dateUtc="2026-10-01T03:05:00Z"/>
              </w:rPr>
            </w:pPr>
            <w:ins w:id="2154" w:author="김은수" w:date="2026-10-01T12:05:00Z" w16du:dateUtc="2026-10-01T03:05:00Z">
              <w:r>
                <w:t>설계 내용</w:t>
              </w:r>
            </w:ins>
          </w:p>
        </w:tc>
      </w:tr>
      <w:tr w:rsidR="00084C76" w14:paraId="79552A21" w14:textId="77777777" w:rsidTr="00B436CA">
        <w:trPr>
          <w:cantSplit/>
          <w:ins w:id="2155" w:author="김은수" w:date="2026-10-01T12:05:00Z"/>
          <w:trPrChange w:id="2156"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2157" w:author="김은수" w:date="2026-10-01T03:22:00Z">
              <w:tcPr>
                <w:tcW w:w="1304" w:type="dxa"/>
              </w:tcPr>
            </w:tcPrChange>
          </w:tcPr>
          <w:p w14:paraId="2530337D" w14:textId="77777777" w:rsidR="00084C76" w:rsidRDefault="00084C76">
            <w:pPr>
              <w:pStyle w:val="TDCe"/>
              <w:rPr>
                <w:ins w:id="2158" w:author="김은수" w:date="2026-10-01T12:05:00Z" w16du:dateUtc="2026-10-01T03:05:00Z"/>
              </w:rPr>
            </w:pPr>
            <w:ins w:id="2159" w:author="김은수" w:date="2026-10-01T12:05:00Z" w16du:dateUtc="2026-10-01T03:05:00Z">
              <w:r>
                <w:t>입력</w:t>
              </w:r>
            </w:ins>
          </w:p>
        </w:tc>
        <w:tc>
          <w:tcPr>
            <w:tcW w:w="7512" w:type="dxa"/>
            <w:tcPrChange w:id="2160" w:author="김은수" w:date="2026-10-01T03:22:00Z">
              <w:tcPr>
                <w:tcW w:w="7512" w:type="dxa"/>
              </w:tcPr>
            </w:tcPrChange>
          </w:tcPr>
          <w:p w14:paraId="45340FF6"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2161" w:author="김은수" w:date="2026-10-01T12:05:00Z" w16du:dateUtc="2026-10-01T03:05:00Z"/>
              </w:rPr>
            </w:pPr>
            <w:ins w:id="2162" w:author="김은수" w:date="2026-10-01T12:05:00Z" w16du:dateUtc="2026-10-01T03:05:00Z">
              <w:r>
                <w:t>QCC I2S 입력 설정</w:t>
              </w:r>
            </w:ins>
          </w:p>
        </w:tc>
      </w:tr>
      <w:tr w:rsidR="00084C76" w14:paraId="0036064F" w14:textId="77777777" w:rsidTr="00B436CA">
        <w:trPr>
          <w:cantSplit/>
          <w:ins w:id="2163" w:author="김은수" w:date="2026-10-01T12:05:00Z"/>
          <w:trPrChange w:id="2164"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2165" w:author="김은수" w:date="2026-10-01T03:22:00Z">
              <w:tcPr>
                <w:tcW w:w="1304" w:type="dxa"/>
              </w:tcPr>
            </w:tcPrChange>
          </w:tcPr>
          <w:p w14:paraId="533E250E" w14:textId="77777777" w:rsidR="00084C76" w:rsidRDefault="00084C76">
            <w:pPr>
              <w:pStyle w:val="TDCe"/>
              <w:rPr>
                <w:ins w:id="2166" w:author="김은수" w:date="2026-10-01T12:05:00Z" w16du:dateUtc="2026-10-01T03:05:00Z"/>
              </w:rPr>
            </w:pPr>
            <w:ins w:id="2167" w:author="김은수" w:date="2026-10-01T12:05:00Z" w16du:dateUtc="2026-10-01T03:05:00Z">
              <w:r>
                <w:t>출력</w:t>
              </w:r>
            </w:ins>
          </w:p>
        </w:tc>
        <w:tc>
          <w:tcPr>
            <w:tcW w:w="7512" w:type="dxa"/>
            <w:tcPrChange w:id="2168" w:author="김은수" w:date="2026-10-01T03:22:00Z">
              <w:tcPr>
                <w:tcW w:w="7512" w:type="dxa"/>
              </w:tcPr>
            </w:tcPrChange>
          </w:tcPr>
          <w:p w14:paraId="122067AD"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2169" w:author="김은수" w:date="2026-10-01T12:05:00Z" w16du:dateUtc="2026-10-01T03:05:00Z"/>
              </w:rPr>
            </w:pPr>
            <w:ins w:id="2170" w:author="김은수" w:date="2026-10-01T12:05:00Z" w16du:dateUtc="2026-10-01T03:05:00Z">
              <w:r>
                <w:t>I2S 수신 경로와 입력 인터럽트</w:t>
              </w:r>
            </w:ins>
          </w:p>
        </w:tc>
      </w:tr>
      <w:tr w:rsidR="00084C76" w14:paraId="6C845D05" w14:textId="77777777" w:rsidTr="00B436CA">
        <w:trPr>
          <w:cantSplit/>
          <w:ins w:id="2171" w:author="김은수" w:date="2026-10-01T12:05:00Z"/>
          <w:trPrChange w:id="2172"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2173" w:author="김은수" w:date="2026-10-01T03:22:00Z">
              <w:tcPr>
                <w:tcW w:w="1304" w:type="dxa"/>
              </w:tcPr>
            </w:tcPrChange>
          </w:tcPr>
          <w:p w14:paraId="339CA97D" w14:textId="77777777" w:rsidR="00084C76" w:rsidRDefault="00084C76">
            <w:pPr>
              <w:pStyle w:val="TDCe"/>
              <w:rPr>
                <w:ins w:id="2174" w:author="김은수" w:date="2026-10-01T12:05:00Z" w16du:dateUtc="2026-10-01T03:05:00Z"/>
              </w:rPr>
            </w:pPr>
            <w:ins w:id="2175" w:author="김은수" w:date="2026-10-01T12:05:00Z" w16du:dateUtc="2026-10-01T03:05:00Z">
              <w:r>
                <w:t>처리</w:t>
              </w:r>
            </w:ins>
          </w:p>
        </w:tc>
        <w:tc>
          <w:tcPr>
            <w:tcW w:w="7512" w:type="dxa"/>
            <w:tcPrChange w:id="2176" w:author="김은수" w:date="2026-10-01T03:22:00Z">
              <w:tcPr>
                <w:tcW w:w="7512" w:type="dxa"/>
              </w:tcPr>
            </w:tcPrChange>
          </w:tcPr>
          <w:p w14:paraId="1C1F015F"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2177" w:author="김은수" w:date="2026-10-01T12:05:00Z" w16du:dateUtc="2026-10-01T03:05:00Z"/>
              </w:rPr>
            </w:pPr>
            <w:ins w:id="2178" w:author="김은수" w:date="2026-10-01T12:05:00Z" w16du:dateUtc="2026-10-01T03:05:00Z">
              <w:r>
                <w:t>I2S 인터페이스를 초기화하고 입력을 활성화한다. 입력 데이터 도착 여부와 실제 스트리밍 상태의 판정은 수신 처리 유닛에서 수행한다.</w:t>
              </w:r>
            </w:ins>
          </w:p>
        </w:tc>
      </w:tr>
    </w:tbl>
    <w:p w14:paraId="2CF17BE8" w14:textId="77777777" w:rsidR="00084C76" w:rsidRDefault="00084C76">
      <w:pPr>
        <w:pStyle w:val="TDC40"/>
        <w:spacing w:after="0"/>
        <w:rPr>
          <w:ins w:id="2179" w:author="김은수" w:date="2026-10-01T12:05:00Z" w16du:dateUtc="2026-10-01T03:05:00Z"/>
        </w:rPr>
        <w:pPrChange w:id="2180" w:author="김은수" w:date="2026-10-01T03:22:00Z">
          <w:pPr>
            <w:pStyle w:val="TDC40"/>
          </w:pPr>
        </w:pPrChange>
      </w:pPr>
    </w:p>
    <w:p w14:paraId="472B4D1F" w14:textId="77777777" w:rsidR="00084C76" w:rsidRDefault="00084C76">
      <w:pPr>
        <w:pStyle w:val="TDC42"/>
        <w:rPr>
          <w:ins w:id="2181" w:author="김은수" w:date="2026-10-01T12:05:00Z" w16du:dateUtc="2026-10-01T03:05:00Z"/>
        </w:rPr>
      </w:pPr>
      <w:ins w:id="2182" w:author="김은수" w:date="2026-10-01T12:05:00Z" w16du:dateUtc="2026-10-01T03:05:00Z">
        <w:r>
          <w:t xml:space="preserve">표 </w:t>
        </w:r>
        <w:r>
          <w:fldChar w:fldCharType="begin"/>
        </w:r>
        <w:r>
          <w:instrText>SEQ 표 \* ARABIC</w:instrText>
        </w:r>
        <w:r>
          <w:fldChar w:fldCharType="separate"/>
        </w:r>
        <w:r>
          <w:t>13</w:t>
        </w:r>
        <w:r>
          <w:fldChar w:fldCharType="end"/>
        </w:r>
        <w:r>
          <w:t>. I2S 인터페이스 초기화 / 구현 조건</w:t>
        </w:r>
      </w:ins>
    </w:p>
    <w:tbl>
      <w:tblPr>
        <w:tblStyle w:val="TDC41"/>
        <w:tblW w:w="8816" w:type="dxa"/>
        <w:tblLayout w:type="fixed"/>
        <w:tblLook w:val="04A0" w:firstRow="1" w:lastRow="0" w:firstColumn="1" w:lastColumn="0" w:noHBand="0" w:noVBand="1"/>
        <w:tblPrChange w:id="2183"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2184">
          <w:tblGrid>
            <w:gridCol w:w="360"/>
            <w:gridCol w:w="360"/>
            <w:gridCol w:w="584"/>
            <w:gridCol w:w="7512"/>
          </w:tblGrid>
        </w:tblGridChange>
      </w:tblGrid>
      <w:tr w:rsidR="00084C76" w14:paraId="12D2F535" w14:textId="77777777" w:rsidTr="00B436CA">
        <w:trPr>
          <w:cnfStyle w:val="100000000000" w:firstRow="1" w:lastRow="0" w:firstColumn="0" w:lastColumn="0" w:oddVBand="0" w:evenVBand="0" w:oddHBand="0" w:evenHBand="0" w:firstRowFirstColumn="0" w:firstRowLastColumn="0" w:lastRowFirstColumn="0" w:lastRowLastColumn="0"/>
          <w:cantSplit/>
          <w:tblHeader/>
          <w:ins w:id="2185" w:author="김은수" w:date="2026-10-01T12:05:00Z"/>
          <w:trPrChange w:id="2186"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2187" w:author="김은수" w:date="2026-10-01T03:22:00Z">
              <w:tcPr>
                <w:tcW w:w="1304" w:type="dxa"/>
              </w:tcPr>
            </w:tcPrChange>
          </w:tcPr>
          <w:p w14:paraId="633A6FEF"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2188" w:author="김은수" w:date="2026-10-01T12:05:00Z" w16du:dateUtc="2026-10-01T03:05:00Z"/>
              </w:rPr>
            </w:pPr>
            <w:ins w:id="2189" w:author="김은수" w:date="2026-10-01T12:05:00Z" w16du:dateUtc="2026-10-01T03:05:00Z">
              <w:r>
                <w:t>구분</w:t>
              </w:r>
            </w:ins>
          </w:p>
        </w:tc>
        <w:tc>
          <w:tcPr>
            <w:tcW w:w="7512" w:type="dxa"/>
            <w:tcPrChange w:id="2190" w:author="김은수" w:date="2026-10-01T03:22:00Z">
              <w:tcPr>
                <w:tcW w:w="7512" w:type="dxa"/>
              </w:tcPr>
            </w:tcPrChange>
          </w:tcPr>
          <w:p w14:paraId="53E4FD36"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2191" w:author="김은수" w:date="2026-10-01T12:05:00Z" w16du:dateUtc="2026-10-01T03:05:00Z"/>
              </w:rPr>
            </w:pPr>
            <w:ins w:id="2192" w:author="김은수" w:date="2026-10-01T12:05:00Z" w16du:dateUtc="2026-10-01T03:05:00Z">
              <w:r>
                <w:t>구현 조건</w:t>
              </w:r>
            </w:ins>
          </w:p>
        </w:tc>
      </w:tr>
      <w:tr w:rsidR="00084C76" w14:paraId="12D1C047" w14:textId="77777777" w:rsidTr="00B436CA">
        <w:trPr>
          <w:cantSplit/>
          <w:ins w:id="2193" w:author="김은수" w:date="2026-10-01T12:05:00Z"/>
          <w:trPrChange w:id="2194"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2195" w:author="김은수" w:date="2026-10-01T03:22:00Z">
              <w:tcPr>
                <w:tcW w:w="1304" w:type="dxa"/>
              </w:tcPr>
            </w:tcPrChange>
          </w:tcPr>
          <w:p w14:paraId="4215BE02" w14:textId="77777777" w:rsidR="00084C76" w:rsidRDefault="00084C76">
            <w:pPr>
              <w:pStyle w:val="TDCe"/>
              <w:rPr>
                <w:ins w:id="2196" w:author="김은수" w:date="2026-10-01T12:05:00Z" w16du:dateUtc="2026-10-01T03:05:00Z"/>
              </w:rPr>
            </w:pPr>
            <w:ins w:id="2197" w:author="김은수" w:date="2026-10-01T12:05:00Z" w16du:dateUtc="2026-10-01T03:05:00Z">
              <w:r>
                <w:t>관련 함수</w:t>
              </w:r>
            </w:ins>
          </w:p>
        </w:tc>
        <w:tc>
          <w:tcPr>
            <w:tcW w:w="7512" w:type="dxa"/>
            <w:tcPrChange w:id="2198" w:author="김은수" w:date="2026-10-01T03:22:00Z">
              <w:tcPr>
                <w:tcW w:w="7512" w:type="dxa"/>
              </w:tcPr>
            </w:tcPrChange>
          </w:tcPr>
          <w:p w14:paraId="57271EB4" w14:textId="77777777" w:rsidR="00084C76" w:rsidRPr="00E00010" w:rsidRDefault="00084C76">
            <w:pPr>
              <w:pStyle w:val="TDCf"/>
              <w:cnfStyle w:val="000000000000" w:firstRow="0" w:lastRow="0" w:firstColumn="0" w:lastColumn="0" w:oddVBand="0" w:evenVBand="0" w:oddHBand="0" w:evenHBand="0" w:firstRowFirstColumn="0" w:firstRowLastColumn="0" w:lastRowFirstColumn="0" w:lastRowLastColumn="0"/>
              <w:rPr>
                <w:ins w:id="2199" w:author="김은수" w:date="2026-10-01T12:05:00Z" w16du:dateUtc="2026-10-01T03:05:00Z"/>
                <w:lang w:val="en-US"/>
                <w:rPrChange w:id="2200" w:author="김은수" w:date="2026-10-01T13:47:00Z" w16du:dateUtc="2026-10-01T04:47:00Z">
                  <w:rPr>
                    <w:ins w:id="2201" w:author="김은수" w:date="2026-10-01T12:05:00Z" w16du:dateUtc="2026-10-01T03:05:00Z"/>
                  </w:rPr>
                </w:rPrChange>
              </w:rPr>
            </w:pPr>
            <w:ins w:id="2202" w:author="김은수" w:date="2026-10-01T12:05:00Z" w16du:dateUtc="2026-10-01T03:05:00Z">
              <w:r w:rsidRPr="00E00010">
                <w:rPr>
                  <w:lang w:val="en-US"/>
                  <w:rPrChange w:id="2203" w:author="김은수" w:date="2026-10-01T13:47:00Z" w16du:dateUtc="2026-10-01T04:47:00Z">
                    <w:rPr/>
                  </w:rPrChange>
                </w:rPr>
                <w:t>lib_init_I2S, lib_enable_I2S</w:t>
              </w:r>
            </w:ins>
          </w:p>
        </w:tc>
      </w:tr>
      <w:tr w:rsidR="00084C76" w14:paraId="32A264D0" w14:textId="77777777" w:rsidTr="00B436CA">
        <w:trPr>
          <w:cantSplit/>
          <w:ins w:id="2204" w:author="김은수" w:date="2026-10-01T12:05:00Z"/>
          <w:trPrChange w:id="2205"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2206" w:author="김은수" w:date="2026-10-01T03:22:00Z">
              <w:tcPr>
                <w:tcW w:w="1304" w:type="dxa"/>
              </w:tcPr>
            </w:tcPrChange>
          </w:tcPr>
          <w:p w14:paraId="13CA11F4" w14:textId="77777777" w:rsidR="00084C76" w:rsidRDefault="00084C76">
            <w:pPr>
              <w:pStyle w:val="TDCe"/>
              <w:rPr>
                <w:ins w:id="2207" w:author="김은수" w:date="2026-10-01T12:05:00Z" w16du:dateUtc="2026-10-01T03:05:00Z"/>
              </w:rPr>
            </w:pPr>
            <w:ins w:id="2208" w:author="김은수" w:date="2026-10-01T12:05:00Z" w16du:dateUtc="2026-10-01T03:05:00Z">
              <w:r>
                <w:t>동작 조건</w:t>
              </w:r>
            </w:ins>
          </w:p>
        </w:tc>
        <w:tc>
          <w:tcPr>
            <w:tcW w:w="7512" w:type="dxa"/>
            <w:tcPrChange w:id="2209" w:author="김은수" w:date="2026-10-01T03:22:00Z">
              <w:tcPr>
                <w:tcW w:w="7512" w:type="dxa"/>
              </w:tcPr>
            </w:tcPrChange>
          </w:tcPr>
          <w:p w14:paraId="4A1F6CEC"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2210" w:author="김은수" w:date="2026-10-01T12:05:00Z" w16du:dateUtc="2026-10-01T03:05:00Z"/>
              </w:rPr>
            </w:pPr>
            <w:ins w:id="2211" w:author="김은수" w:date="2026-10-01T12:05:00Z" w16du:dateUtc="2026-10-01T03:05:00Z">
              <w:r>
                <w:t>I2S 입력이 전용 수신 경로에 연결되고 DMIC 버퍼와 구분되어야 한다.</w:t>
              </w:r>
            </w:ins>
          </w:p>
        </w:tc>
      </w:tr>
    </w:tbl>
    <w:p w14:paraId="1B02598E" w14:textId="77777777" w:rsidR="00084C76" w:rsidRDefault="00084C76">
      <w:pPr>
        <w:pStyle w:val="TDC40"/>
        <w:spacing w:after="0"/>
        <w:rPr>
          <w:ins w:id="2212" w:author="김은수" w:date="2026-10-01T12:05:00Z" w16du:dateUtc="2026-10-01T03:05:00Z"/>
        </w:rPr>
        <w:pPrChange w:id="2213" w:author="김은수" w:date="2026-10-01T03:22:00Z">
          <w:pPr>
            <w:pStyle w:val="TDC40"/>
          </w:pPr>
        </w:pPrChange>
      </w:pPr>
    </w:p>
    <w:p w14:paraId="443255D5" w14:textId="77777777" w:rsidR="00697371" w:rsidRPr="00E00010" w:rsidRDefault="00220104">
      <w:pPr>
        <w:pStyle w:val="TDC4"/>
        <w:rPr>
          <w:ins w:id="2214" w:author="김은수" w:date="2026-09-30T15:44:00Z" w16du:dateUtc="2026-09-30T06:44:00Z"/>
        </w:rPr>
        <w:pPrChange w:id="2215" w:author="김은수" w:date="2026-10-01T01:11:00Z">
          <w:pPr>
            <w:pStyle w:val="4"/>
            <w:numPr>
              <w:ilvl w:val="3"/>
              <w:numId w:val="7"/>
            </w:numPr>
            <w:tabs>
              <w:tab w:val="num" w:pos="1134"/>
            </w:tabs>
            <w:ind w:left="1200" w:hanging="400"/>
          </w:pPr>
        </w:pPrChange>
      </w:pPr>
      <w:ins w:id="2216" w:author="김은수" w:date="2026-09-30T15:44:00Z" w16du:dateUtc="2026-09-30T06:44:00Z">
        <w:r>
          <w:t>SU-ID-CFX-006, 신호처리 초기 상태 설정</w:t>
        </w:r>
      </w:ins>
    </w:p>
    <w:p w14:paraId="5A139D86" w14:textId="77777777" w:rsidR="00084C76" w:rsidRDefault="00084C76">
      <w:pPr>
        <w:pStyle w:val="TDC40"/>
        <w:keepNext/>
        <w:rPr>
          <w:ins w:id="2217" w:author="김은수" w:date="2026-10-01T12:05:00Z" w16du:dateUtc="2026-10-01T03:05:00Z"/>
        </w:rPr>
        <w:pPrChange w:id="2218" w:author="김은수" w:date="2026-10-01T03:22:00Z">
          <w:pPr>
            <w:pStyle w:val="TDC40"/>
          </w:pPr>
        </w:pPrChange>
      </w:pPr>
      <w:ins w:id="2219" w:author="김은수" w:date="2026-10-01T12:05:00Z" w16du:dateUtc="2026-10-01T03:05:00Z">
        <w:r>
          <w:t>직전 실행의 명령 상태와 연산 설정이 새 신호처리에 남지 않도록 한다.</w:t>
        </w:r>
      </w:ins>
    </w:p>
    <w:p w14:paraId="3D8F1305" w14:textId="77777777" w:rsidR="00084C76" w:rsidRDefault="00084C76">
      <w:pPr>
        <w:pStyle w:val="TDC42"/>
        <w:rPr>
          <w:ins w:id="2220" w:author="김은수" w:date="2026-10-01T12:05:00Z" w16du:dateUtc="2026-10-01T03:05:00Z"/>
        </w:rPr>
      </w:pPr>
      <w:ins w:id="2221" w:author="김은수" w:date="2026-10-01T12:05:00Z" w16du:dateUtc="2026-10-01T03:05:00Z">
        <w:r>
          <w:t xml:space="preserve">표 </w:t>
        </w:r>
        <w:r>
          <w:fldChar w:fldCharType="begin"/>
        </w:r>
        <w:r>
          <w:instrText>SEQ 표 \* ARABIC</w:instrText>
        </w:r>
        <w:r>
          <w:fldChar w:fldCharType="separate"/>
        </w:r>
        <w:r>
          <w:t>14</w:t>
        </w:r>
        <w:r>
          <w:fldChar w:fldCharType="end"/>
        </w:r>
        <w:r>
          <w:t>. 신호처리 초기 상태 설정 / 유닛 설계 내용</w:t>
        </w:r>
      </w:ins>
    </w:p>
    <w:tbl>
      <w:tblPr>
        <w:tblStyle w:val="TDC41"/>
        <w:tblW w:w="8816" w:type="dxa"/>
        <w:tblLayout w:type="fixed"/>
        <w:tblLook w:val="04A0" w:firstRow="1" w:lastRow="0" w:firstColumn="1" w:lastColumn="0" w:noHBand="0" w:noVBand="1"/>
        <w:tblPrChange w:id="2222"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2223">
          <w:tblGrid>
            <w:gridCol w:w="360"/>
            <w:gridCol w:w="360"/>
            <w:gridCol w:w="584"/>
            <w:gridCol w:w="7512"/>
          </w:tblGrid>
        </w:tblGridChange>
      </w:tblGrid>
      <w:tr w:rsidR="00084C76" w14:paraId="345DF39D" w14:textId="77777777" w:rsidTr="00E874F9">
        <w:trPr>
          <w:cnfStyle w:val="100000000000" w:firstRow="1" w:lastRow="0" w:firstColumn="0" w:lastColumn="0" w:oddVBand="0" w:evenVBand="0" w:oddHBand="0" w:evenHBand="0" w:firstRowFirstColumn="0" w:firstRowLastColumn="0" w:lastRowFirstColumn="0" w:lastRowLastColumn="0"/>
          <w:cantSplit/>
          <w:tblHeader/>
          <w:ins w:id="2224" w:author="김은수" w:date="2026-10-01T12:05:00Z"/>
          <w:trPrChange w:id="2225"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2226" w:author="김은수" w:date="2026-10-01T03:22:00Z">
              <w:tcPr>
                <w:tcW w:w="1304" w:type="dxa"/>
              </w:tcPr>
            </w:tcPrChange>
          </w:tcPr>
          <w:p w14:paraId="34D96B87"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2227" w:author="김은수" w:date="2026-10-01T12:05:00Z" w16du:dateUtc="2026-10-01T03:05:00Z"/>
              </w:rPr>
            </w:pPr>
            <w:ins w:id="2228" w:author="김은수" w:date="2026-10-01T12:05:00Z" w16du:dateUtc="2026-10-01T03:05:00Z">
              <w:r>
                <w:t>항목</w:t>
              </w:r>
            </w:ins>
          </w:p>
        </w:tc>
        <w:tc>
          <w:tcPr>
            <w:tcW w:w="7512" w:type="dxa"/>
            <w:tcPrChange w:id="2229" w:author="김은수" w:date="2026-10-01T03:22:00Z">
              <w:tcPr>
                <w:tcW w:w="7512" w:type="dxa"/>
              </w:tcPr>
            </w:tcPrChange>
          </w:tcPr>
          <w:p w14:paraId="13FEE32D"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2230" w:author="김은수" w:date="2026-10-01T12:05:00Z" w16du:dateUtc="2026-10-01T03:05:00Z"/>
              </w:rPr>
            </w:pPr>
            <w:ins w:id="2231" w:author="김은수" w:date="2026-10-01T12:05:00Z" w16du:dateUtc="2026-10-01T03:05:00Z">
              <w:r>
                <w:t>설계 내용</w:t>
              </w:r>
            </w:ins>
          </w:p>
        </w:tc>
      </w:tr>
      <w:tr w:rsidR="00084C76" w14:paraId="5EBDBCEB" w14:textId="77777777" w:rsidTr="00E874F9">
        <w:trPr>
          <w:cantSplit/>
          <w:ins w:id="2232" w:author="김은수" w:date="2026-10-01T12:05:00Z"/>
          <w:trPrChange w:id="2233"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2234" w:author="김은수" w:date="2026-10-01T03:22:00Z">
              <w:tcPr>
                <w:tcW w:w="1304" w:type="dxa"/>
              </w:tcPr>
            </w:tcPrChange>
          </w:tcPr>
          <w:p w14:paraId="1357A5B4" w14:textId="77777777" w:rsidR="00084C76" w:rsidRDefault="00084C76">
            <w:pPr>
              <w:pStyle w:val="TDCe"/>
              <w:rPr>
                <w:ins w:id="2235" w:author="김은수" w:date="2026-10-01T12:05:00Z" w16du:dateUtc="2026-10-01T03:05:00Z"/>
              </w:rPr>
            </w:pPr>
            <w:ins w:id="2236" w:author="김은수" w:date="2026-10-01T12:05:00Z" w16du:dateUtc="2026-10-01T03:05:00Z">
              <w:r>
                <w:t>입력</w:t>
              </w:r>
            </w:ins>
          </w:p>
        </w:tc>
        <w:tc>
          <w:tcPr>
            <w:tcW w:w="7512" w:type="dxa"/>
            <w:tcPrChange w:id="2237" w:author="김은수" w:date="2026-10-01T03:22:00Z">
              <w:tcPr>
                <w:tcW w:w="7512" w:type="dxa"/>
              </w:tcPr>
            </w:tcPrChange>
          </w:tcPr>
          <w:p w14:paraId="247CB1CD"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2238" w:author="김은수" w:date="2026-10-01T12:05:00Z" w16du:dateUtc="2026-10-01T03:05:00Z"/>
              </w:rPr>
            </w:pPr>
            <w:ins w:id="2239" w:author="김은수" w:date="2026-10-01T12:05:00Z" w16du:dateUtc="2026-10-01T03:05:00Z">
              <w:r>
                <w:t>정상 처리 시작</w:t>
              </w:r>
            </w:ins>
          </w:p>
        </w:tc>
      </w:tr>
      <w:tr w:rsidR="00084C76" w14:paraId="6B754B17" w14:textId="77777777" w:rsidTr="00E874F9">
        <w:trPr>
          <w:cantSplit/>
          <w:ins w:id="2240" w:author="김은수" w:date="2026-10-01T12:05:00Z"/>
          <w:trPrChange w:id="2241"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2242" w:author="김은수" w:date="2026-10-01T03:22:00Z">
              <w:tcPr>
                <w:tcW w:w="1304" w:type="dxa"/>
              </w:tcPr>
            </w:tcPrChange>
          </w:tcPr>
          <w:p w14:paraId="30056D19" w14:textId="77777777" w:rsidR="00084C76" w:rsidRDefault="00084C76">
            <w:pPr>
              <w:pStyle w:val="TDCe"/>
              <w:rPr>
                <w:ins w:id="2243" w:author="김은수" w:date="2026-10-01T12:05:00Z" w16du:dateUtc="2026-10-01T03:05:00Z"/>
              </w:rPr>
            </w:pPr>
            <w:ins w:id="2244" w:author="김은수" w:date="2026-10-01T12:05:00Z" w16du:dateUtc="2026-10-01T03:05:00Z">
              <w:r>
                <w:t>출력</w:t>
              </w:r>
            </w:ins>
          </w:p>
        </w:tc>
        <w:tc>
          <w:tcPr>
            <w:tcW w:w="7512" w:type="dxa"/>
            <w:tcPrChange w:id="2245" w:author="김은수" w:date="2026-10-01T03:22:00Z">
              <w:tcPr>
                <w:tcW w:w="7512" w:type="dxa"/>
              </w:tcPr>
            </w:tcPrChange>
          </w:tcPr>
          <w:p w14:paraId="5B3716DF"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2246" w:author="김은수" w:date="2026-10-01T12:05:00Z" w16du:dateUtc="2026-10-01T03:05:00Z"/>
              </w:rPr>
            </w:pPr>
            <w:ins w:id="2247" w:author="김은수" w:date="2026-10-01T12:05:00Z" w16du:dateUtc="2026-10-01T03:05:00Z">
              <w:r>
                <w:t>PCM 명령 사용 상태와 포화 연산 모드 초기값</w:t>
              </w:r>
            </w:ins>
          </w:p>
        </w:tc>
      </w:tr>
      <w:tr w:rsidR="00084C76" w14:paraId="482A5029" w14:textId="77777777" w:rsidTr="00E874F9">
        <w:trPr>
          <w:cantSplit/>
          <w:ins w:id="2248" w:author="김은수" w:date="2026-10-01T12:05:00Z"/>
          <w:trPrChange w:id="2249"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2250" w:author="김은수" w:date="2026-10-01T03:22:00Z">
              <w:tcPr>
                <w:tcW w:w="1304" w:type="dxa"/>
              </w:tcPr>
            </w:tcPrChange>
          </w:tcPr>
          <w:p w14:paraId="0DCEA8A5" w14:textId="77777777" w:rsidR="00084C76" w:rsidRDefault="00084C76">
            <w:pPr>
              <w:pStyle w:val="TDCe"/>
              <w:rPr>
                <w:ins w:id="2251" w:author="김은수" w:date="2026-10-01T12:05:00Z" w16du:dateUtc="2026-10-01T03:05:00Z"/>
              </w:rPr>
            </w:pPr>
            <w:ins w:id="2252" w:author="김은수" w:date="2026-10-01T12:05:00Z" w16du:dateUtc="2026-10-01T03:05:00Z">
              <w:r>
                <w:t>처리</w:t>
              </w:r>
            </w:ins>
          </w:p>
        </w:tc>
        <w:tc>
          <w:tcPr>
            <w:tcW w:w="7512" w:type="dxa"/>
            <w:tcPrChange w:id="2253" w:author="김은수" w:date="2026-10-01T03:22:00Z">
              <w:tcPr>
                <w:tcW w:w="7512" w:type="dxa"/>
              </w:tcPr>
            </w:tcPrChange>
          </w:tcPr>
          <w:p w14:paraId="4C287C03"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2254" w:author="김은수" w:date="2026-10-01T12:05:00Z" w16du:dateUtc="2026-10-01T03:05:00Z"/>
              </w:rPr>
            </w:pPr>
            <w:ins w:id="2255" w:author="김은수" w:date="2026-10-01T12:05:00Z" w16du:dateUtc="2026-10-01T03:05:00Z">
              <w:r>
                <w:t>정상 초기화에서 PCM 명령 경쟁 방지 상태와 CFX 산술 모드를 설정한다. 이후 공유 명령 처리와 고정소수점 연산이 같은 초기 조건에서 시작되도록 한다.</w:t>
              </w:r>
            </w:ins>
          </w:p>
        </w:tc>
      </w:tr>
    </w:tbl>
    <w:p w14:paraId="1A522344" w14:textId="77777777" w:rsidR="00084C76" w:rsidRDefault="00084C76">
      <w:pPr>
        <w:pStyle w:val="TDC40"/>
        <w:spacing w:after="0"/>
        <w:rPr>
          <w:ins w:id="2256" w:author="김은수" w:date="2026-10-01T12:05:00Z" w16du:dateUtc="2026-10-01T03:05:00Z"/>
        </w:rPr>
        <w:pPrChange w:id="2257" w:author="김은수" w:date="2026-10-01T03:22:00Z">
          <w:pPr>
            <w:pStyle w:val="TDC40"/>
          </w:pPr>
        </w:pPrChange>
      </w:pPr>
    </w:p>
    <w:p w14:paraId="5C1FB088" w14:textId="77777777" w:rsidR="00084C76" w:rsidRDefault="00084C76">
      <w:pPr>
        <w:pStyle w:val="TDC42"/>
        <w:rPr>
          <w:ins w:id="2258" w:author="김은수" w:date="2026-10-01T12:05:00Z" w16du:dateUtc="2026-10-01T03:05:00Z"/>
        </w:rPr>
      </w:pPr>
      <w:ins w:id="2259" w:author="김은수" w:date="2026-10-01T12:05:00Z" w16du:dateUtc="2026-10-01T03:05:00Z">
        <w:r>
          <w:lastRenderedPageBreak/>
          <w:t xml:space="preserve">표 </w:t>
        </w:r>
        <w:r>
          <w:fldChar w:fldCharType="begin"/>
        </w:r>
        <w:r>
          <w:instrText>SEQ 표 \* ARABIC</w:instrText>
        </w:r>
        <w:r>
          <w:fldChar w:fldCharType="separate"/>
        </w:r>
        <w:r>
          <w:t>15</w:t>
        </w:r>
        <w:r>
          <w:fldChar w:fldCharType="end"/>
        </w:r>
        <w:r>
          <w:t>. 신호처리 초기 상태 설정 / 구현 조건</w:t>
        </w:r>
      </w:ins>
    </w:p>
    <w:tbl>
      <w:tblPr>
        <w:tblStyle w:val="TDC41"/>
        <w:tblW w:w="8816" w:type="dxa"/>
        <w:tblLayout w:type="fixed"/>
        <w:tblLook w:val="04A0" w:firstRow="1" w:lastRow="0" w:firstColumn="1" w:lastColumn="0" w:noHBand="0" w:noVBand="1"/>
        <w:tblPrChange w:id="2260"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2261">
          <w:tblGrid>
            <w:gridCol w:w="360"/>
            <w:gridCol w:w="360"/>
            <w:gridCol w:w="584"/>
            <w:gridCol w:w="7512"/>
          </w:tblGrid>
        </w:tblGridChange>
      </w:tblGrid>
      <w:tr w:rsidR="00084C76" w14:paraId="0EE67D4A" w14:textId="77777777" w:rsidTr="00E874F9">
        <w:trPr>
          <w:cnfStyle w:val="100000000000" w:firstRow="1" w:lastRow="0" w:firstColumn="0" w:lastColumn="0" w:oddVBand="0" w:evenVBand="0" w:oddHBand="0" w:evenHBand="0" w:firstRowFirstColumn="0" w:firstRowLastColumn="0" w:lastRowFirstColumn="0" w:lastRowLastColumn="0"/>
          <w:cantSplit/>
          <w:tblHeader/>
          <w:ins w:id="2262" w:author="김은수" w:date="2026-10-01T12:05:00Z"/>
          <w:trPrChange w:id="2263"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2264" w:author="김은수" w:date="2026-10-01T03:22:00Z">
              <w:tcPr>
                <w:tcW w:w="1304" w:type="dxa"/>
              </w:tcPr>
            </w:tcPrChange>
          </w:tcPr>
          <w:p w14:paraId="46C44086"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2265" w:author="김은수" w:date="2026-10-01T12:05:00Z" w16du:dateUtc="2026-10-01T03:05:00Z"/>
              </w:rPr>
            </w:pPr>
            <w:ins w:id="2266" w:author="김은수" w:date="2026-10-01T12:05:00Z" w16du:dateUtc="2026-10-01T03:05:00Z">
              <w:r>
                <w:t>구분</w:t>
              </w:r>
            </w:ins>
          </w:p>
        </w:tc>
        <w:tc>
          <w:tcPr>
            <w:tcW w:w="7512" w:type="dxa"/>
            <w:tcPrChange w:id="2267" w:author="김은수" w:date="2026-10-01T03:22:00Z">
              <w:tcPr>
                <w:tcW w:w="7512" w:type="dxa"/>
              </w:tcPr>
            </w:tcPrChange>
          </w:tcPr>
          <w:p w14:paraId="71EC3CD4"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2268" w:author="김은수" w:date="2026-10-01T12:05:00Z" w16du:dateUtc="2026-10-01T03:05:00Z"/>
              </w:rPr>
            </w:pPr>
            <w:ins w:id="2269" w:author="김은수" w:date="2026-10-01T12:05:00Z" w16du:dateUtc="2026-10-01T03:05:00Z">
              <w:r>
                <w:t>구현 조건</w:t>
              </w:r>
            </w:ins>
          </w:p>
        </w:tc>
      </w:tr>
      <w:tr w:rsidR="00084C76" w14:paraId="1444E5A7" w14:textId="77777777" w:rsidTr="00E874F9">
        <w:trPr>
          <w:cantSplit/>
          <w:ins w:id="2270" w:author="김은수" w:date="2026-10-01T12:05:00Z"/>
          <w:trPrChange w:id="2271"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2272" w:author="김은수" w:date="2026-10-01T03:22:00Z">
              <w:tcPr>
                <w:tcW w:w="1304" w:type="dxa"/>
              </w:tcPr>
            </w:tcPrChange>
          </w:tcPr>
          <w:p w14:paraId="3B61457E" w14:textId="77777777" w:rsidR="00084C76" w:rsidRDefault="00084C76">
            <w:pPr>
              <w:pStyle w:val="TDCe"/>
              <w:rPr>
                <w:ins w:id="2273" w:author="김은수" w:date="2026-10-01T12:05:00Z" w16du:dateUtc="2026-10-01T03:05:00Z"/>
              </w:rPr>
            </w:pPr>
            <w:ins w:id="2274" w:author="김은수" w:date="2026-10-01T12:05:00Z" w16du:dateUtc="2026-10-01T03:05:00Z">
              <w:r>
                <w:t>동작 조건</w:t>
              </w:r>
            </w:ins>
          </w:p>
        </w:tc>
        <w:tc>
          <w:tcPr>
            <w:tcW w:w="7512" w:type="dxa"/>
            <w:tcPrChange w:id="2275" w:author="김은수" w:date="2026-10-01T03:22:00Z">
              <w:tcPr>
                <w:tcW w:w="7512" w:type="dxa"/>
              </w:tcPr>
            </w:tcPrChange>
          </w:tcPr>
          <w:p w14:paraId="1DB3C2CD"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2276" w:author="김은수" w:date="2026-10-01T12:05:00Z" w16du:dateUtc="2026-10-01T03:05:00Z"/>
              </w:rPr>
            </w:pPr>
            <w:ins w:id="2277" w:author="김은수" w:date="2026-10-01T12:05:00Z" w16du:dateUtc="2026-10-01T03:05:00Z">
              <w:r>
                <w:t>첫 PCM 명령 처리 전 초기 상태가 설정되고 고정소수점 연산의 포화 설정이 적용되어야 한다.</w:t>
              </w:r>
            </w:ins>
          </w:p>
        </w:tc>
      </w:tr>
    </w:tbl>
    <w:p w14:paraId="322AED78" w14:textId="77777777" w:rsidR="00084C76" w:rsidRDefault="00084C76">
      <w:pPr>
        <w:pStyle w:val="TDC40"/>
        <w:spacing w:after="0"/>
        <w:rPr>
          <w:ins w:id="2278" w:author="김은수" w:date="2026-10-01T12:05:00Z" w16du:dateUtc="2026-10-01T03:05:00Z"/>
        </w:rPr>
        <w:pPrChange w:id="2279" w:author="김은수" w:date="2026-10-01T03:22:00Z">
          <w:pPr>
            <w:pStyle w:val="TDC40"/>
          </w:pPr>
        </w:pPrChange>
      </w:pPr>
    </w:p>
    <w:p w14:paraId="33E4D81B" w14:textId="77777777" w:rsidR="00697371" w:rsidRPr="00E00010" w:rsidRDefault="00220104">
      <w:pPr>
        <w:pStyle w:val="TDC4"/>
        <w:rPr>
          <w:ins w:id="2280" w:author="김은수" w:date="2026-09-30T15:44:00Z" w16du:dateUtc="2026-09-30T06:44:00Z"/>
        </w:rPr>
        <w:pPrChange w:id="2281" w:author="김은수" w:date="2026-10-01T01:11:00Z">
          <w:pPr>
            <w:pStyle w:val="4"/>
            <w:numPr>
              <w:ilvl w:val="3"/>
              <w:numId w:val="7"/>
            </w:numPr>
            <w:tabs>
              <w:tab w:val="num" w:pos="1134"/>
            </w:tabs>
            <w:ind w:left="1200" w:hanging="400"/>
          </w:pPr>
        </w:pPrChange>
      </w:pPr>
      <w:ins w:id="2282" w:author="김은수" w:date="2026-09-30T15:44:00Z" w16du:dateUtc="2026-09-30T06:44:00Z">
        <w:r>
          <w:t>SU-ID-CFX-007, 마이크 블록 수집</w:t>
        </w:r>
      </w:ins>
    </w:p>
    <w:p w14:paraId="6D435088" w14:textId="77777777" w:rsidR="00084C76" w:rsidRDefault="00084C76">
      <w:pPr>
        <w:pStyle w:val="TDC40"/>
        <w:keepNext/>
        <w:rPr>
          <w:ins w:id="2283" w:author="김은수" w:date="2026-10-01T12:05:00Z" w16du:dateUtc="2026-10-01T03:05:00Z"/>
        </w:rPr>
        <w:pPrChange w:id="2284" w:author="김은수" w:date="2026-10-01T03:22:00Z">
          <w:pPr>
            <w:pStyle w:val="TDC40"/>
          </w:pPr>
        </w:pPrChange>
      </w:pPr>
      <w:ins w:id="2285" w:author="김은수" w:date="2026-10-01T12:05:00Z" w16du:dateUtc="2026-10-01T03:05:00Z">
        <w:r>
          <w:t>빔포밍의 블록 경계 지연에 필요한 두 블록을 유지한다.</w:t>
        </w:r>
      </w:ins>
    </w:p>
    <w:p w14:paraId="4A75719C" w14:textId="77777777" w:rsidR="00084C76" w:rsidRDefault="00084C76">
      <w:pPr>
        <w:pStyle w:val="TDC42"/>
        <w:rPr>
          <w:ins w:id="2286" w:author="김은수" w:date="2026-10-01T12:05:00Z" w16du:dateUtc="2026-10-01T03:05:00Z"/>
        </w:rPr>
      </w:pPr>
      <w:ins w:id="2287" w:author="김은수" w:date="2026-10-01T12:05:00Z" w16du:dateUtc="2026-10-01T03:05:00Z">
        <w:r>
          <w:t xml:space="preserve">표 </w:t>
        </w:r>
        <w:r>
          <w:fldChar w:fldCharType="begin"/>
        </w:r>
        <w:r>
          <w:instrText>SEQ 표 \* ARABIC</w:instrText>
        </w:r>
        <w:r>
          <w:fldChar w:fldCharType="separate"/>
        </w:r>
        <w:r>
          <w:t>16</w:t>
        </w:r>
        <w:r>
          <w:fldChar w:fldCharType="end"/>
        </w:r>
        <w:r>
          <w:t>. 마이크 블록 수집 / 유닛 설계 내용</w:t>
        </w:r>
      </w:ins>
    </w:p>
    <w:tbl>
      <w:tblPr>
        <w:tblStyle w:val="TDC41"/>
        <w:tblW w:w="8816" w:type="dxa"/>
        <w:tblLayout w:type="fixed"/>
        <w:tblLook w:val="04A0" w:firstRow="1" w:lastRow="0" w:firstColumn="1" w:lastColumn="0" w:noHBand="0" w:noVBand="1"/>
        <w:tblPrChange w:id="2288"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2289">
          <w:tblGrid>
            <w:gridCol w:w="360"/>
            <w:gridCol w:w="360"/>
            <w:gridCol w:w="584"/>
            <w:gridCol w:w="7512"/>
          </w:tblGrid>
        </w:tblGridChange>
      </w:tblGrid>
      <w:tr w:rsidR="00084C76" w14:paraId="6D14BD89" w14:textId="77777777" w:rsidTr="00F84064">
        <w:trPr>
          <w:cnfStyle w:val="100000000000" w:firstRow="1" w:lastRow="0" w:firstColumn="0" w:lastColumn="0" w:oddVBand="0" w:evenVBand="0" w:oddHBand="0" w:evenHBand="0" w:firstRowFirstColumn="0" w:firstRowLastColumn="0" w:lastRowFirstColumn="0" w:lastRowLastColumn="0"/>
          <w:cantSplit/>
          <w:tblHeader/>
          <w:ins w:id="2290" w:author="김은수" w:date="2026-10-01T12:05:00Z"/>
          <w:trPrChange w:id="2291"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2292" w:author="김은수" w:date="2026-10-01T03:22:00Z">
              <w:tcPr>
                <w:tcW w:w="1304" w:type="dxa"/>
              </w:tcPr>
            </w:tcPrChange>
          </w:tcPr>
          <w:p w14:paraId="16943F6C"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2293" w:author="김은수" w:date="2026-10-01T12:05:00Z" w16du:dateUtc="2026-10-01T03:05:00Z"/>
              </w:rPr>
            </w:pPr>
            <w:ins w:id="2294" w:author="김은수" w:date="2026-10-01T12:05:00Z" w16du:dateUtc="2026-10-01T03:05:00Z">
              <w:r>
                <w:t>항목</w:t>
              </w:r>
            </w:ins>
          </w:p>
        </w:tc>
        <w:tc>
          <w:tcPr>
            <w:tcW w:w="7512" w:type="dxa"/>
            <w:tcPrChange w:id="2295" w:author="김은수" w:date="2026-10-01T03:22:00Z">
              <w:tcPr>
                <w:tcW w:w="7512" w:type="dxa"/>
              </w:tcPr>
            </w:tcPrChange>
          </w:tcPr>
          <w:p w14:paraId="5051CC3A"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2296" w:author="김은수" w:date="2026-10-01T12:05:00Z" w16du:dateUtc="2026-10-01T03:05:00Z"/>
              </w:rPr>
            </w:pPr>
            <w:ins w:id="2297" w:author="김은수" w:date="2026-10-01T12:05:00Z" w16du:dateUtc="2026-10-01T03:05:00Z">
              <w:r>
                <w:t>설계 내용</w:t>
              </w:r>
            </w:ins>
          </w:p>
        </w:tc>
      </w:tr>
      <w:tr w:rsidR="00084C76" w14:paraId="7C0C2362" w14:textId="77777777" w:rsidTr="00F84064">
        <w:trPr>
          <w:cantSplit/>
          <w:ins w:id="2298" w:author="김은수" w:date="2026-10-01T12:05:00Z"/>
          <w:trPrChange w:id="2299"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2300" w:author="김은수" w:date="2026-10-01T03:22:00Z">
              <w:tcPr>
                <w:tcW w:w="1304" w:type="dxa"/>
              </w:tcPr>
            </w:tcPrChange>
          </w:tcPr>
          <w:p w14:paraId="4FB82342" w14:textId="77777777" w:rsidR="00084C76" w:rsidRDefault="00084C76">
            <w:pPr>
              <w:pStyle w:val="TDCe"/>
              <w:rPr>
                <w:ins w:id="2301" w:author="김은수" w:date="2026-10-01T12:05:00Z" w16du:dateUtc="2026-10-01T03:05:00Z"/>
              </w:rPr>
            </w:pPr>
            <w:ins w:id="2302" w:author="김은수" w:date="2026-10-01T12:05:00Z" w16du:dateUtc="2026-10-01T03:05:00Z">
              <w:r>
                <w:t>입력</w:t>
              </w:r>
            </w:ins>
          </w:p>
        </w:tc>
        <w:tc>
          <w:tcPr>
            <w:tcW w:w="7512" w:type="dxa"/>
            <w:tcPrChange w:id="2303" w:author="김은수" w:date="2026-10-01T03:22:00Z">
              <w:tcPr>
                <w:tcW w:w="7512" w:type="dxa"/>
              </w:tcPr>
            </w:tcPrChange>
          </w:tcPr>
          <w:p w14:paraId="662D89CB"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2304" w:author="김은수" w:date="2026-10-01T12:05:00Z" w16du:dateUtc="2026-10-01T03:05:00Z"/>
              </w:rPr>
            </w:pPr>
            <w:ins w:id="2305" w:author="김은수" w:date="2026-10-01T12:05:00Z" w16du:dateUtc="2026-10-01T03:05:00Z">
              <w:r>
                <w:t>DMIC FIFO 완료 이벤트와 16표본 입력</w:t>
              </w:r>
            </w:ins>
          </w:p>
        </w:tc>
      </w:tr>
      <w:tr w:rsidR="00084C76" w14:paraId="2FFF3398" w14:textId="77777777" w:rsidTr="00F84064">
        <w:trPr>
          <w:cantSplit/>
          <w:ins w:id="2306" w:author="김은수" w:date="2026-10-01T12:05:00Z"/>
          <w:trPrChange w:id="2307"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2308" w:author="김은수" w:date="2026-10-01T03:22:00Z">
              <w:tcPr>
                <w:tcW w:w="1304" w:type="dxa"/>
              </w:tcPr>
            </w:tcPrChange>
          </w:tcPr>
          <w:p w14:paraId="78B6635B" w14:textId="77777777" w:rsidR="00084C76" w:rsidRDefault="00084C76">
            <w:pPr>
              <w:pStyle w:val="TDCe"/>
              <w:rPr>
                <w:ins w:id="2309" w:author="김은수" w:date="2026-10-01T12:05:00Z" w16du:dateUtc="2026-10-01T03:05:00Z"/>
              </w:rPr>
            </w:pPr>
            <w:ins w:id="2310" w:author="김은수" w:date="2026-10-01T12:05:00Z" w16du:dateUtc="2026-10-01T03:05:00Z">
              <w:r>
                <w:t>출력</w:t>
              </w:r>
            </w:ins>
          </w:p>
        </w:tc>
        <w:tc>
          <w:tcPr>
            <w:tcW w:w="7512" w:type="dxa"/>
            <w:tcPrChange w:id="2311" w:author="김은수" w:date="2026-10-01T03:22:00Z">
              <w:tcPr>
                <w:tcW w:w="7512" w:type="dxa"/>
              </w:tcPr>
            </w:tcPrChange>
          </w:tcPr>
          <w:p w14:paraId="080E8489"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2312" w:author="김은수" w:date="2026-10-01T12:05:00Z" w16du:dateUtc="2026-10-01T03:05:00Z"/>
              </w:rPr>
            </w:pPr>
            <w:ins w:id="2313" w:author="김은수" w:date="2026-10-01T12:05:00Z" w16du:dateUtc="2026-10-01T03:05:00Z">
              <w:r>
                <w:t>마이크별 현재/직전 블록</w:t>
              </w:r>
            </w:ins>
          </w:p>
        </w:tc>
      </w:tr>
      <w:tr w:rsidR="00084C76" w14:paraId="47498BAA" w14:textId="77777777" w:rsidTr="00F84064">
        <w:trPr>
          <w:cantSplit/>
          <w:ins w:id="2314" w:author="김은수" w:date="2026-10-01T12:05:00Z"/>
          <w:trPrChange w:id="2315"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2316" w:author="김은수" w:date="2026-10-01T03:22:00Z">
              <w:tcPr>
                <w:tcW w:w="1304" w:type="dxa"/>
              </w:tcPr>
            </w:tcPrChange>
          </w:tcPr>
          <w:p w14:paraId="6C6B0E0E" w14:textId="77777777" w:rsidR="00084C76" w:rsidRDefault="00084C76">
            <w:pPr>
              <w:pStyle w:val="TDCe"/>
              <w:rPr>
                <w:ins w:id="2317" w:author="김은수" w:date="2026-10-01T12:05:00Z" w16du:dateUtc="2026-10-01T03:05:00Z"/>
              </w:rPr>
            </w:pPr>
            <w:ins w:id="2318" w:author="김은수" w:date="2026-10-01T12:05:00Z" w16du:dateUtc="2026-10-01T03:05:00Z">
              <w:r>
                <w:t>처리</w:t>
              </w:r>
            </w:ins>
          </w:p>
        </w:tc>
        <w:tc>
          <w:tcPr>
            <w:tcW w:w="7512" w:type="dxa"/>
            <w:tcPrChange w:id="2319" w:author="김은수" w:date="2026-10-01T03:22:00Z">
              <w:tcPr>
                <w:tcW w:w="7512" w:type="dxa"/>
              </w:tcPr>
            </w:tcPrChange>
          </w:tcPr>
          <w:p w14:paraId="620725FF"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2320" w:author="김은수" w:date="2026-10-01T12:05:00Z" w16du:dateUtc="2026-10-01T03:05:00Z"/>
              </w:rPr>
            </w:pPr>
            <w:ins w:id="2321" w:author="김은수" w:date="2026-10-01T12:05:00Z" w16du:dateUtc="2026-10-01T03:05:00Z">
              <w:r>
                <w:t>입력 동기를 확인한 뒤 마이크 FIFO의 16표본을 내부 버퍼에 복사한다. 이전 현재 블록은 직전 블록으로 보존하여 다음 믹싱에서 경계 표본으로 사용할 수 있게 한다.</w:t>
              </w:r>
            </w:ins>
          </w:p>
        </w:tc>
      </w:tr>
    </w:tbl>
    <w:p w14:paraId="6B7FE567" w14:textId="77777777" w:rsidR="00084C76" w:rsidRDefault="00084C76">
      <w:pPr>
        <w:pStyle w:val="TDC40"/>
        <w:spacing w:after="0"/>
        <w:rPr>
          <w:ins w:id="2322" w:author="김은수" w:date="2026-10-01T12:05:00Z" w16du:dateUtc="2026-10-01T03:05:00Z"/>
        </w:rPr>
        <w:pPrChange w:id="2323" w:author="김은수" w:date="2026-10-01T03:22:00Z">
          <w:pPr>
            <w:pStyle w:val="TDC40"/>
          </w:pPr>
        </w:pPrChange>
      </w:pPr>
    </w:p>
    <w:p w14:paraId="249088CC" w14:textId="77777777" w:rsidR="00084C76" w:rsidRDefault="00084C76">
      <w:pPr>
        <w:pStyle w:val="TDC42"/>
        <w:rPr>
          <w:ins w:id="2324" w:author="김은수" w:date="2026-10-01T12:05:00Z" w16du:dateUtc="2026-10-01T03:05:00Z"/>
        </w:rPr>
      </w:pPr>
      <w:ins w:id="2325" w:author="김은수" w:date="2026-10-01T12:05:00Z" w16du:dateUtc="2026-10-01T03:05:00Z">
        <w:r>
          <w:t xml:space="preserve">표 </w:t>
        </w:r>
        <w:r>
          <w:fldChar w:fldCharType="begin"/>
        </w:r>
        <w:r>
          <w:instrText>SEQ 표 \* ARABIC</w:instrText>
        </w:r>
        <w:r>
          <w:fldChar w:fldCharType="separate"/>
        </w:r>
        <w:r>
          <w:t>17</w:t>
        </w:r>
        <w:r>
          <w:fldChar w:fldCharType="end"/>
        </w:r>
        <w:r>
          <w:t>. 마이크 블록 수집 / 구현 조건</w:t>
        </w:r>
      </w:ins>
    </w:p>
    <w:tbl>
      <w:tblPr>
        <w:tblStyle w:val="TDC41"/>
        <w:tblW w:w="8816" w:type="dxa"/>
        <w:tblLayout w:type="fixed"/>
        <w:tblLook w:val="04A0" w:firstRow="1" w:lastRow="0" w:firstColumn="1" w:lastColumn="0" w:noHBand="0" w:noVBand="1"/>
        <w:tblPrChange w:id="2326"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2327">
          <w:tblGrid>
            <w:gridCol w:w="360"/>
            <w:gridCol w:w="360"/>
            <w:gridCol w:w="584"/>
            <w:gridCol w:w="7512"/>
          </w:tblGrid>
        </w:tblGridChange>
      </w:tblGrid>
      <w:tr w:rsidR="00084C76" w14:paraId="3704601E" w14:textId="77777777" w:rsidTr="00F84064">
        <w:trPr>
          <w:cnfStyle w:val="100000000000" w:firstRow="1" w:lastRow="0" w:firstColumn="0" w:lastColumn="0" w:oddVBand="0" w:evenVBand="0" w:oddHBand="0" w:evenHBand="0" w:firstRowFirstColumn="0" w:firstRowLastColumn="0" w:lastRowFirstColumn="0" w:lastRowLastColumn="0"/>
          <w:cantSplit/>
          <w:tblHeader/>
          <w:ins w:id="2328" w:author="김은수" w:date="2026-10-01T12:05:00Z"/>
          <w:trPrChange w:id="2329"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2330" w:author="김은수" w:date="2026-10-01T03:22:00Z">
              <w:tcPr>
                <w:tcW w:w="1304" w:type="dxa"/>
              </w:tcPr>
            </w:tcPrChange>
          </w:tcPr>
          <w:p w14:paraId="57DCAEA2"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2331" w:author="김은수" w:date="2026-10-01T12:05:00Z" w16du:dateUtc="2026-10-01T03:05:00Z"/>
              </w:rPr>
            </w:pPr>
            <w:ins w:id="2332" w:author="김은수" w:date="2026-10-01T12:05:00Z" w16du:dateUtc="2026-10-01T03:05:00Z">
              <w:r>
                <w:t>구분</w:t>
              </w:r>
            </w:ins>
          </w:p>
        </w:tc>
        <w:tc>
          <w:tcPr>
            <w:tcW w:w="7512" w:type="dxa"/>
            <w:tcPrChange w:id="2333" w:author="김은수" w:date="2026-10-01T03:22:00Z">
              <w:tcPr>
                <w:tcW w:w="7512" w:type="dxa"/>
              </w:tcPr>
            </w:tcPrChange>
          </w:tcPr>
          <w:p w14:paraId="4824635A"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2334" w:author="김은수" w:date="2026-10-01T12:05:00Z" w16du:dateUtc="2026-10-01T03:05:00Z"/>
              </w:rPr>
            </w:pPr>
            <w:ins w:id="2335" w:author="김은수" w:date="2026-10-01T12:05:00Z" w16du:dateUtc="2026-10-01T03:05:00Z">
              <w:r>
                <w:t>구현 조건</w:t>
              </w:r>
            </w:ins>
          </w:p>
        </w:tc>
      </w:tr>
      <w:tr w:rsidR="00084C76" w14:paraId="4BAE7990" w14:textId="77777777" w:rsidTr="00F84064">
        <w:trPr>
          <w:cantSplit/>
          <w:ins w:id="2336" w:author="김은수" w:date="2026-10-01T12:05:00Z"/>
          <w:trPrChange w:id="2337"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2338" w:author="김은수" w:date="2026-10-01T03:22:00Z">
              <w:tcPr>
                <w:tcW w:w="1304" w:type="dxa"/>
              </w:tcPr>
            </w:tcPrChange>
          </w:tcPr>
          <w:p w14:paraId="3DE8325E" w14:textId="77777777" w:rsidR="00084C76" w:rsidRDefault="00084C76">
            <w:pPr>
              <w:pStyle w:val="TDCe"/>
              <w:rPr>
                <w:ins w:id="2339" w:author="김은수" w:date="2026-10-01T12:05:00Z" w16du:dateUtc="2026-10-01T03:05:00Z"/>
              </w:rPr>
            </w:pPr>
            <w:ins w:id="2340" w:author="김은수" w:date="2026-10-01T12:05:00Z" w16du:dateUtc="2026-10-01T03:05:00Z">
              <w:r>
                <w:t>관련 함수</w:t>
              </w:r>
            </w:ins>
          </w:p>
        </w:tc>
        <w:tc>
          <w:tcPr>
            <w:tcW w:w="7512" w:type="dxa"/>
            <w:tcPrChange w:id="2341" w:author="김은수" w:date="2026-10-01T03:22:00Z">
              <w:tcPr>
                <w:tcW w:w="7512" w:type="dxa"/>
              </w:tcPr>
            </w:tcPrChange>
          </w:tcPr>
          <w:p w14:paraId="0FE12754"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2342" w:author="김은수" w:date="2026-10-01T12:05:00Z" w16du:dateUtc="2026-10-01T03:05:00Z"/>
              </w:rPr>
            </w:pPr>
            <w:ins w:id="2343" w:author="김은수" w:date="2026-10-01T12:05:00Z" w16du:dateUtc="2026-10-01T03:05:00Z">
              <w:r>
                <w:t>tdc_copy_DMIC_buffers</w:t>
              </w:r>
            </w:ins>
          </w:p>
        </w:tc>
      </w:tr>
    </w:tbl>
    <w:p w14:paraId="7F7A5E0E" w14:textId="77777777" w:rsidR="00084C76" w:rsidRDefault="00084C76">
      <w:pPr>
        <w:pStyle w:val="TDC40"/>
        <w:spacing w:after="0"/>
        <w:rPr>
          <w:ins w:id="2344" w:author="김은수" w:date="2026-10-01T12:05:00Z" w16du:dateUtc="2026-10-01T03:05:00Z"/>
        </w:rPr>
        <w:pPrChange w:id="2345" w:author="김은수" w:date="2026-10-01T03:22:00Z">
          <w:pPr>
            <w:pStyle w:val="TDC40"/>
          </w:pPr>
        </w:pPrChange>
      </w:pPr>
    </w:p>
    <w:p w14:paraId="147729A3" w14:textId="77777777" w:rsidR="00084C76" w:rsidRDefault="00084C76">
      <w:pPr>
        <w:pStyle w:val="TDC43"/>
        <w:rPr>
          <w:ins w:id="2346" w:author="김은수" w:date="2026-10-01T12:05:00Z" w16du:dateUtc="2026-10-01T03:05:00Z"/>
        </w:rPr>
      </w:pPr>
      <w:ins w:id="2347" w:author="김은수" w:date="2026-10-01T12:05:00Z" w16du:dateUtc="2026-10-01T03:05:00Z">
        <w:r>
          <w:t>입출력 예 : 블록 A[i]=i, B[i]=100+i(i=0~15)가 차례로 들어오면 두 번째 수집 후 현재 블록은 B, 직전 블록은 A이다. 두 마이크의 블록은 각각 별도 공간에 유지한다.</w:t>
        </w:r>
      </w:ins>
    </w:p>
    <w:p w14:paraId="3A851115" w14:textId="77777777" w:rsidR="000C626C" w:rsidRDefault="000C626C">
      <w:pPr>
        <w:pStyle w:val="TDC40"/>
        <w:rPr>
          <w:ins w:id="2348" w:author="김은수" w:date="2026-10-01T05:08:00Z"/>
        </w:rPr>
      </w:pPr>
    </w:p>
    <w:p w14:paraId="1DED1551" w14:textId="77777777" w:rsidR="00697371" w:rsidRPr="00E00010" w:rsidRDefault="00220104">
      <w:pPr>
        <w:pStyle w:val="TDC4"/>
        <w:rPr>
          <w:ins w:id="2349" w:author="김은수" w:date="2026-09-30T15:44:00Z" w16du:dateUtc="2026-09-30T06:44:00Z"/>
        </w:rPr>
        <w:pPrChange w:id="2350" w:author="김은수" w:date="2026-10-01T01:11:00Z">
          <w:pPr>
            <w:pStyle w:val="4"/>
            <w:numPr>
              <w:ilvl w:val="3"/>
              <w:numId w:val="7"/>
            </w:numPr>
            <w:tabs>
              <w:tab w:val="num" w:pos="1134"/>
            </w:tabs>
            <w:ind w:left="1200" w:hanging="400"/>
          </w:pPr>
        </w:pPrChange>
      </w:pPr>
      <w:ins w:id="2351" w:author="김은수" w:date="2026-09-30T15:44:00Z" w16du:dateUtc="2026-09-30T06:44:00Z">
        <w:r>
          <w:lastRenderedPageBreak/>
          <w:t>SU-ID-CFX-008, I2S 입력 상태 판정</w:t>
        </w:r>
      </w:ins>
    </w:p>
    <w:p w14:paraId="2B57913B" w14:textId="77777777" w:rsidR="00084C76" w:rsidRDefault="00084C76">
      <w:pPr>
        <w:pStyle w:val="TDC40"/>
        <w:keepNext/>
        <w:rPr>
          <w:ins w:id="2352" w:author="김은수" w:date="2026-10-01T12:05:00Z" w16du:dateUtc="2026-10-01T03:05:00Z"/>
        </w:rPr>
        <w:pPrChange w:id="2353" w:author="김은수" w:date="2026-10-01T03:22:00Z">
          <w:pPr>
            <w:pStyle w:val="TDC40"/>
          </w:pPr>
        </w:pPrChange>
      </w:pPr>
      <w:ins w:id="2354" w:author="김은수" w:date="2026-10-01T12:05:00Z" w16du:dateUtc="2026-10-01T03:05:00Z">
        <w:r>
          <w:t>유효한 I2S 데이터가 있을 때만 외부 오디오 경로를 선택한다.</w:t>
        </w:r>
      </w:ins>
    </w:p>
    <w:p w14:paraId="596B3EE0" w14:textId="77777777" w:rsidR="00084C76" w:rsidRDefault="00084C76">
      <w:pPr>
        <w:pStyle w:val="TDC42"/>
        <w:rPr>
          <w:ins w:id="2355" w:author="김은수" w:date="2026-10-01T12:05:00Z" w16du:dateUtc="2026-10-01T03:05:00Z"/>
        </w:rPr>
      </w:pPr>
      <w:ins w:id="2356" w:author="김은수" w:date="2026-10-01T12:05:00Z" w16du:dateUtc="2026-10-01T03:05:00Z">
        <w:r>
          <w:t xml:space="preserve">표 </w:t>
        </w:r>
        <w:r>
          <w:fldChar w:fldCharType="begin"/>
        </w:r>
        <w:r>
          <w:instrText>SEQ 표 \* ARABIC</w:instrText>
        </w:r>
        <w:r>
          <w:fldChar w:fldCharType="separate"/>
        </w:r>
        <w:r>
          <w:t>18</w:t>
        </w:r>
        <w:r>
          <w:fldChar w:fldCharType="end"/>
        </w:r>
        <w:r>
          <w:t>. I2S 입력 상태 판정 / 유닛 설계 내용</w:t>
        </w:r>
      </w:ins>
    </w:p>
    <w:tbl>
      <w:tblPr>
        <w:tblStyle w:val="TDC41"/>
        <w:tblW w:w="8816" w:type="dxa"/>
        <w:tblLayout w:type="fixed"/>
        <w:tblLook w:val="04A0" w:firstRow="1" w:lastRow="0" w:firstColumn="1" w:lastColumn="0" w:noHBand="0" w:noVBand="1"/>
        <w:tblPrChange w:id="2357"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2358">
          <w:tblGrid>
            <w:gridCol w:w="360"/>
            <w:gridCol w:w="360"/>
            <w:gridCol w:w="584"/>
            <w:gridCol w:w="7512"/>
          </w:tblGrid>
        </w:tblGridChange>
      </w:tblGrid>
      <w:tr w:rsidR="00084C76" w14:paraId="0CB77E04" w14:textId="77777777" w:rsidTr="00135246">
        <w:trPr>
          <w:cnfStyle w:val="100000000000" w:firstRow="1" w:lastRow="0" w:firstColumn="0" w:lastColumn="0" w:oddVBand="0" w:evenVBand="0" w:oddHBand="0" w:evenHBand="0" w:firstRowFirstColumn="0" w:firstRowLastColumn="0" w:lastRowFirstColumn="0" w:lastRowLastColumn="0"/>
          <w:cantSplit/>
          <w:tblHeader/>
          <w:ins w:id="2359" w:author="김은수" w:date="2026-10-01T12:05:00Z"/>
          <w:trPrChange w:id="2360"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2361" w:author="김은수" w:date="2026-10-01T03:22:00Z">
              <w:tcPr>
                <w:tcW w:w="1304" w:type="dxa"/>
              </w:tcPr>
            </w:tcPrChange>
          </w:tcPr>
          <w:p w14:paraId="02580B4B"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2362" w:author="김은수" w:date="2026-10-01T12:05:00Z" w16du:dateUtc="2026-10-01T03:05:00Z"/>
              </w:rPr>
            </w:pPr>
            <w:ins w:id="2363" w:author="김은수" w:date="2026-10-01T12:05:00Z" w16du:dateUtc="2026-10-01T03:05:00Z">
              <w:r>
                <w:t>항목</w:t>
              </w:r>
            </w:ins>
          </w:p>
        </w:tc>
        <w:tc>
          <w:tcPr>
            <w:tcW w:w="7512" w:type="dxa"/>
            <w:tcPrChange w:id="2364" w:author="김은수" w:date="2026-10-01T03:22:00Z">
              <w:tcPr>
                <w:tcW w:w="7512" w:type="dxa"/>
              </w:tcPr>
            </w:tcPrChange>
          </w:tcPr>
          <w:p w14:paraId="06B5EFA7"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2365" w:author="김은수" w:date="2026-10-01T12:05:00Z" w16du:dateUtc="2026-10-01T03:05:00Z"/>
              </w:rPr>
            </w:pPr>
            <w:ins w:id="2366" w:author="김은수" w:date="2026-10-01T12:05:00Z" w16du:dateUtc="2026-10-01T03:05:00Z">
              <w:r>
                <w:t>설계 내용</w:t>
              </w:r>
            </w:ins>
          </w:p>
        </w:tc>
      </w:tr>
      <w:tr w:rsidR="00084C76" w14:paraId="23F7CBA6" w14:textId="77777777" w:rsidTr="00135246">
        <w:trPr>
          <w:cantSplit/>
          <w:ins w:id="2367" w:author="김은수" w:date="2026-10-01T12:05:00Z"/>
          <w:trPrChange w:id="2368"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2369" w:author="김은수" w:date="2026-10-01T03:22:00Z">
              <w:tcPr>
                <w:tcW w:w="1304" w:type="dxa"/>
              </w:tcPr>
            </w:tcPrChange>
          </w:tcPr>
          <w:p w14:paraId="766A073A" w14:textId="77777777" w:rsidR="00084C76" w:rsidRDefault="00084C76">
            <w:pPr>
              <w:pStyle w:val="TDCe"/>
              <w:rPr>
                <w:ins w:id="2370" w:author="김은수" w:date="2026-10-01T12:05:00Z" w16du:dateUtc="2026-10-01T03:05:00Z"/>
              </w:rPr>
            </w:pPr>
            <w:ins w:id="2371" w:author="김은수" w:date="2026-10-01T12:05:00Z" w16du:dateUtc="2026-10-01T03:05:00Z">
              <w:r>
                <w:t>입력</w:t>
              </w:r>
            </w:ins>
          </w:p>
        </w:tc>
        <w:tc>
          <w:tcPr>
            <w:tcW w:w="7512" w:type="dxa"/>
            <w:tcPrChange w:id="2372" w:author="김은수" w:date="2026-10-01T03:22:00Z">
              <w:tcPr>
                <w:tcW w:w="7512" w:type="dxa"/>
              </w:tcPr>
            </w:tcPrChange>
          </w:tcPr>
          <w:p w14:paraId="5CA43E53"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2373" w:author="김은수" w:date="2026-10-01T12:05:00Z" w16du:dateUtc="2026-10-01T03:05:00Z"/>
              </w:rPr>
            </w:pPr>
            <w:ins w:id="2374" w:author="김은수" w:date="2026-10-01T12:05:00Z" w16du:dateUtc="2026-10-01T03:05:00Z">
              <w:r>
                <w:t>I2S 수신 이벤트와 수신 완료 상태</w:t>
              </w:r>
            </w:ins>
          </w:p>
        </w:tc>
      </w:tr>
      <w:tr w:rsidR="00084C76" w14:paraId="3B928FE0" w14:textId="77777777" w:rsidTr="00135246">
        <w:trPr>
          <w:cantSplit/>
          <w:ins w:id="2375" w:author="김은수" w:date="2026-10-01T12:05:00Z"/>
          <w:trPrChange w:id="2376"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2377" w:author="김은수" w:date="2026-10-01T03:22:00Z">
              <w:tcPr>
                <w:tcW w:w="1304" w:type="dxa"/>
              </w:tcPr>
            </w:tcPrChange>
          </w:tcPr>
          <w:p w14:paraId="744C5C71" w14:textId="77777777" w:rsidR="00084C76" w:rsidRDefault="00084C76">
            <w:pPr>
              <w:pStyle w:val="TDCe"/>
              <w:rPr>
                <w:ins w:id="2378" w:author="김은수" w:date="2026-10-01T12:05:00Z" w16du:dateUtc="2026-10-01T03:05:00Z"/>
              </w:rPr>
            </w:pPr>
            <w:ins w:id="2379" w:author="김은수" w:date="2026-10-01T12:05:00Z" w16du:dateUtc="2026-10-01T03:05:00Z">
              <w:r>
                <w:t>출력</w:t>
              </w:r>
            </w:ins>
          </w:p>
        </w:tc>
        <w:tc>
          <w:tcPr>
            <w:tcW w:w="7512" w:type="dxa"/>
            <w:tcPrChange w:id="2380" w:author="김은수" w:date="2026-10-01T03:22:00Z">
              <w:tcPr>
                <w:tcW w:w="7512" w:type="dxa"/>
              </w:tcPr>
            </w:tcPrChange>
          </w:tcPr>
          <w:p w14:paraId="308363A5"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2381" w:author="김은수" w:date="2026-10-01T12:05:00Z" w16du:dateUtc="2026-10-01T03:05:00Z"/>
              </w:rPr>
            </w:pPr>
            <w:ins w:id="2382" w:author="김은수" w:date="2026-10-01T12:05:00Z" w16du:dateUtc="2026-10-01T03:05:00Z">
              <w:r>
                <w:t>스트리밍 상태, 수신 버퍼 갱신</w:t>
              </w:r>
            </w:ins>
          </w:p>
        </w:tc>
      </w:tr>
      <w:tr w:rsidR="00084C76" w14:paraId="1F937F4C" w14:textId="77777777" w:rsidTr="00135246">
        <w:trPr>
          <w:cantSplit/>
          <w:ins w:id="2383" w:author="김은수" w:date="2026-10-01T12:05:00Z"/>
          <w:trPrChange w:id="2384"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2385" w:author="김은수" w:date="2026-10-01T03:22:00Z">
              <w:tcPr>
                <w:tcW w:w="1304" w:type="dxa"/>
              </w:tcPr>
            </w:tcPrChange>
          </w:tcPr>
          <w:p w14:paraId="00A6638A" w14:textId="77777777" w:rsidR="00084C76" w:rsidRDefault="00084C76">
            <w:pPr>
              <w:pStyle w:val="TDCe"/>
              <w:rPr>
                <w:ins w:id="2386" w:author="김은수" w:date="2026-10-01T12:05:00Z" w16du:dateUtc="2026-10-01T03:05:00Z"/>
              </w:rPr>
            </w:pPr>
            <w:ins w:id="2387" w:author="김은수" w:date="2026-10-01T12:05:00Z" w16du:dateUtc="2026-10-01T03:05:00Z">
              <w:r>
                <w:t>처리</w:t>
              </w:r>
            </w:ins>
          </w:p>
        </w:tc>
        <w:tc>
          <w:tcPr>
            <w:tcW w:w="7512" w:type="dxa"/>
            <w:tcPrChange w:id="2388" w:author="김은수" w:date="2026-10-01T03:22:00Z">
              <w:tcPr>
                <w:tcW w:w="7512" w:type="dxa"/>
              </w:tcPr>
            </w:tcPrChange>
          </w:tcPr>
          <w:p w14:paraId="0A454C79"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2389" w:author="김은수" w:date="2026-10-01T12:05:00Z" w16du:dateUtc="2026-10-01T03:05:00Z"/>
              </w:rPr>
            </w:pPr>
            <w:ins w:id="2390" w:author="김은수" w:date="2026-10-01T12:05:00Z" w16du:dateUtc="2026-10-01T03:05:00Z">
              <w:r>
                <w:t>수신 상태를 확인하여 I2S 데이터를 복사하고 스트리밍 상태를 갱신한다. 외부 스트리밍을 선택한 동안 마이크 입력 구성을 이에 맞춰 전환한다.</w:t>
              </w:r>
            </w:ins>
          </w:p>
        </w:tc>
      </w:tr>
    </w:tbl>
    <w:p w14:paraId="78875492" w14:textId="77777777" w:rsidR="00084C76" w:rsidRDefault="00084C76">
      <w:pPr>
        <w:pStyle w:val="TDC40"/>
        <w:spacing w:after="0"/>
        <w:rPr>
          <w:ins w:id="2391" w:author="김은수" w:date="2026-10-01T12:05:00Z" w16du:dateUtc="2026-10-01T03:05:00Z"/>
        </w:rPr>
        <w:pPrChange w:id="2392" w:author="김은수" w:date="2026-10-01T03:22:00Z">
          <w:pPr>
            <w:pStyle w:val="TDC40"/>
          </w:pPr>
        </w:pPrChange>
      </w:pPr>
    </w:p>
    <w:p w14:paraId="7AC451F2" w14:textId="77777777" w:rsidR="00084C76" w:rsidRDefault="00084C76">
      <w:pPr>
        <w:pStyle w:val="TDC42"/>
        <w:rPr>
          <w:ins w:id="2393" w:author="김은수" w:date="2026-10-01T12:05:00Z" w16du:dateUtc="2026-10-01T03:05:00Z"/>
        </w:rPr>
      </w:pPr>
      <w:ins w:id="2394" w:author="김은수" w:date="2026-10-01T12:05:00Z" w16du:dateUtc="2026-10-01T03:05:00Z">
        <w:r>
          <w:t xml:space="preserve">표 </w:t>
        </w:r>
        <w:r>
          <w:fldChar w:fldCharType="begin"/>
        </w:r>
        <w:r>
          <w:instrText>SEQ 표 \* ARABIC</w:instrText>
        </w:r>
        <w:r>
          <w:fldChar w:fldCharType="separate"/>
        </w:r>
        <w:r>
          <w:t>19</w:t>
        </w:r>
        <w:r>
          <w:fldChar w:fldCharType="end"/>
        </w:r>
        <w:r>
          <w:t>. I2S 입력 상태 판정 / 구현 조건</w:t>
        </w:r>
      </w:ins>
    </w:p>
    <w:tbl>
      <w:tblPr>
        <w:tblStyle w:val="TDC41"/>
        <w:tblW w:w="8816" w:type="dxa"/>
        <w:tblLayout w:type="fixed"/>
        <w:tblLook w:val="04A0" w:firstRow="1" w:lastRow="0" w:firstColumn="1" w:lastColumn="0" w:noHBand="0" w:noVBand="1"/>
        <w:tblPrChange w:id="2395"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2396">
          <w:tblGrid>
            <w:gridCol w:w="360"/>
            <w:gridCol w:w="360"/>
            <w:gridCol w:w="584"/>
            <w:gridCol w:w="7512"/>
          </w:tblGrid>
        </w:tblGridChange>
      </w:tblGrid>
      <w:tr w:rsidR="00084C76" w14:paraId="2B190E6B" w14:textId="77777777" w:rsidTr="00135246">
        <w:trPr>
          <w:cnfStyle w:val="100000000000" w:firstRow="1" w:lastRow="0" w:firstColumn="0" w:lastColumn="0" w:oddVBand="0" w:evenVBand="0" w:oddHBand="0" w:evenHBand="0" w:firstRowFirstColumn="0" w:firstRowLastColumn="0" w:lastRowFirstColumn="0" w:lastRowLastColumn="0"/>
          <w:cantSplit/>
          <w:tblHeader/>
          <w:ins w:id="2397" w:author="김은수" w:date="2026-10-01T12:05:00Z"/>
          <w:trPrChange w:id="2398"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2399" w:author="김은수" w:date="2026-10-01T03:22:00Z">
              <w:tcPr>
                <w:tcW w:w="1304" w:type="dxa"/>
              </w:tcPr>
            </w:tcPrChange>
          </w:tcPr>
          <w:p w14:paraId="58889E88"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2400" w:author="김은수" w:date="2026-10-01T12:05:00Z" w16du:dateUtc="2026-10-01T03:05:00Z"/>
              </w:rPr>
            </w:pPr>
            <w:ins w:id="2401" w:author="김은수" w:date="2026-10-01T12:05:00Z" w16du:dateUtc="2026-10-01T03:05:00Z">
              <w:r>
                <w:t>구분</w:t>
              </w:r>
            </w:ins>
          </w:p>
        </w:tc>
        <w:tc>
          <w:tcPr>
            <w:tcW w:w="7512" w:type="dxa"/>
            <w:tcPrChange w:id="2402" w:author="김은수" w:date="2026-10-01T03:22:00Z">
              <w:tcPr>
                <w:tcW w:w="7512" w:type="dxa"/>
              </w:tcPr>
            </w:tcPrChange>
          </w:tcPr>
          <w:p w14:paraId="0C36BDB9"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2403" w:author="김은수" w:date="2026-10-01T12:05:00Z" w16du:dateUtc="2026-10-01T03:05:00Z"/>
              </w:rPr>
            </w:pPr>
            <w:ins w:id="2404" w:author="김은수" w:date="2026-10-01T12:05:00Z" w16du:dateUtc="2026-10-01T03:05:00Z">
              <w:r>
                <w:t>구현 조건</w:t>
              </w:r>
            </w:ins>
          </w:p>
        </w:tc>
      </w:tr>
      <w:tr w:rsidR="00084C76" w14:paraId="19EDFC5A" w14:textId="77777777" w:rsidTr="00135246">
        <w:trPr>
          <w:cantSplit/>
          <w:ins w:id="2405" w:author="김은수" w:date="2026-10-01T12:05:00Z"/>
          <w:trPrChange w:id="2406"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2407" w:author="김은수" w:date="2026-10-01T03:22:00Z">
              <w:tcPr>
                <w:tcW w:w="1304" w:type="dxa"/>
              </w:tcPr>
            </w:tcPrChange>
          </w:tcPr>
          <w:p w14:paraId="7B4AD8CA" w14:textId="77777777" w:rsidR="00084C76" w:rsidRDefault="00084C76">
            <w:pPr>
              <w:pStyle w:val="TDCe"/>
              <w:rPr>
                <w:ins w:id="2408" w:author="김은수" w:date="2026-10-01T12:05:00Z" w16du:dateUtc="2026-10-01T03:05:00Z"/>
              </w:rPr>
            </w:pPr>
            <w:ins w:id="2409" w:author="김은수" w:date="2026-10-01T12:05:00Z" w16du:dateUtc="2026-10-01T03:05:00Z">
              <w:r>
                <w:t>관련 함수</w:t>
              </w:r>
            </w:ins>
          </w:p>
        </w:tc>
        <w:tc>
          <w:tcPr>
            <w:tcW w:w="7512" w:type="dxa"/>
            <w:tcPrChange w:id="2410" w:author="김은수" w:date="2026-10-01T03:22:00Z">
              <w:tcPr>
                <w:tcW w:w="7512" w:type="dxa"/>
              </w:tcPr>
            </w:tcPrChange>
          </w:tcPr>
          <w:p w14:paraId="016BA6E3" w14:textId="77777777" w:rsidR="00084C76" w:rsidRPr="00E00010" w:rsidRDefault="00084C76">
            <w:pPr>
              <w:pStyle w:val="TDCf"/>
              <w:cnfStyle w:val="000000000000" w:firstRow="0" w:lastRow="0" w:firstColumn="0" w:lastColumn="0" w:oddVBand="0" w:evenVBand="0" w:oddHBand="0" w:evenHBand="0" w:firstRowFirstColumn="0" w:firstRowLastColumn="0" w:lastRowFirstColumn="0" w:lastRowLastColumn="0"/>
              <w:rPr>
                <w:ins w:id="2411" w:author="김은수" w:date="2026-10-01T12:05:00Z" w16du:dateUtc="2026-10-01T03:05:00Z"/>
                <w:lang w:val="en-US"/>
                <w:rPrChange w:id="2412" w:author="김은수" w:date="2026-10-01T13:47:00Z" w16du:dateUtc="2026-10-01T04:47:00Z">
                  <w:rPr>
                    <w:ins w:id="2413" w:author="김은수" w:date="2026-10-01T12:05:00Z" w16du:dateUtc="2026-10-01T03:05:00Z"/>
                  </w:rPr>
                </w:rPrChange>
              </w:rPr>
            </w:pPr>
            <w:ins w:id="2414" w:author="김은수" w:date="2026-10-01T12:05:00Z" w16du:dateUtc="2026-10-01T03:05:00Z">
              <w:r w:rsidRPr="00E00010">
                <w:rPr>
                  <w:lang w:val="en-US"/>
                  <w:rPrChange w:id="2415" w:author="김은수" w:date="2026-10-01T13:47:00Z" w16du:dateUtc="2026-10-01T04:47:00Z">
                    <w:rPr/>
                  </w:rPrChange>
                </w:rPr>
                <w:t>tdc_i2s_set_streaming_state, I2S_isStreaming</w:t>
              </w:r>
            </w:ins>
          </w:p>
        </w:tc>
      </w:tr>
      <w:tr w:rsidR="00084C76" w14:paraId="59ABC38A" w14:textId="77777777" w:rsidTr="00135246">
        <w:trPr>
          <w:cantSplit/>
          <w:ins w:id="2416" w:author="김은수" w:date="2026-10-01T12:05:00Z"/>
          <w:trPrChange w:id="2417"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2418" w:author="김은수" w:date="2026-10-01T03:22:00Z">
              <w:tcPr>
                <w:tcW w:w="1304" w:type="dxa"/>
              </w:tcPr>
            </w:tcPrChange>
          </w:tcPr>
          <w:p w14:paraId="59F6D0C7" w14:textId="77777777" w:rsidR="00084C76" w:rsidRDefault="00084C76">
            <w:pPr>
              <w:pStyle w:val="TDCe"/>
              <w:rPr>
                <w:ins w:id="2419" w:author="김은수" w:date="2026-10-01T12:05:00Z" w16du:dateUtc="2026-10-01T03:05:00Z"/>
              </w:rPr>
            </w:pPr>
            <w:ins w:id="2420" w:author="김은수" w:date="2026-10-01T12:05:00Z" w16du:dateUtc="2026-10-01T03:05:00Z">
              <w:r>
                <w:t>동작 조건</w:t>
              </w:r>
            </w:ins>
          </w:p>
        </w:tc>
        <w:tc>
          <w:tcPr>
            <w:tcW w:w="7512" w:type="dxa"/>
            <w:tcPrChange w:id="2421" w:author="김은수" w:date="2026-10-01T03:22:00Z">
              <w:tcPr>
                <w:tcW w:w="7512" w:type="dxa"/>
              </w:tcPr>
            </w:tcPrChange>
          </w:tcPr>
          <w:p w14:paraId="6CB43D97"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2422" w:author="김은수" w:date="2026-10-01T12:05:00Z" w16du:dateUtc="2026-10-01T03:05:00Z"/>
              </w:rPr>
            </w:pPr>
            <w:ins w:id="2423" w:author="김은수" w:date="2026-10-01T12:05:00Z" w16du:dateUtc="2026-10-01T03:05:00Z">
              <w:r>
                <w:t>수신 상태의 변경이 I2S_isStreaming과 입력 경로 선택에 전달되어야 하며 수신 완료 전 버퍼를 새 데이터로 처리하지 않아야 한다.</w:t>
              </w:r>
            </w:ins>
          </w:p>
        </w:tc>
      </w:tr>
    </w:tbl>
    <w:p w14:paraId="2D795E60" w14:textId="77777777" w:rsidR="00084C76" w:rsidRDefault="00084C76">
      <w:pPr>
        <w:pStyle w:val="TDC40"/>
        <w:spacing w:after="0"/>
        <w:rPr>
          <w:ins w:id="2424" w:author="김은수" w:date="2026-10-01T12:05:00Z" w16du:dateUtc="2026-10-01T03:05:00Z"/>
        </w:rPr>
        <w:pPrChange w:id="2425" w:author="김은수" w:date="2026-10-01T03:22:00Z">
          <w:pPr>
            <w:pStyle w:val="TDC40"/>
          </w:pPr>
        </w:pPrChange>
      </w:pPr>
    </w:p>
    <w:p w14:paraId="2426492A" w14:textId="77777777" w:rsidR="00697371" w:rsidRPr="00E00010" w:rsidRDefault="00220104">
      <w:pPr>
        <w:pStyle w:val="TDC4"/>
        <w:rPr>
          <w:ins w:id="2426" w:author="김은수" w:date="2026-09-30T15:44:00Z" w16du:dateUtc="2026-09-30T06:44:00Z"/>
        </w:rPr>
        <w:pPrChange w:id="2427" w:author="김은수" w:date="2026-10-01T01:11:00Z">
          <w:pPr>
            <w:pStyle w:val="4"/>
            <w:numPr>
              <w:ilvl w:val="3"/>
              <w:numId w:val="7"/>
            </w:numPr>
            <w:tabs>
              <w:tab w:val="num" w:pos="1134"/>
            </w:tabs>
            <w:ind w:left="1200" w:hanging="400"/>
          </w:pPr>
        </w:pPrChange>
      </w:pPr>
      <w:ins w:id="2428" w:author="김은수" w:date="2026-09-30T15:44:00Z" w16du:dateUtc="2026-09-30T06:44:00Z">
        <w:r>
          <w:t>SU-ID-CFX-009, CFX 저전력 전환</w:t>
        </w:r>
      </w:ins>
    </w:p>
    <w:p w14:paraId="6BD1A440" w14:textId="77777777" w:rsidR="00084C76" w:rsidRDefault="00084C76">
      <w:pPr>
        <w:pStyle w:val="TDC40"/>
        <w:keepNext/>
        <w:rPr>
          <w:ins w:id="2429" w:author="김은수" w:date="2026-10-01T12:05:00Z" w16du:dateUtc="2026-10-01T03:05:00Z"/>
        </w:rPr>
        <w:pPrChange w:id="2430" w:author="김은수" w:date="2026-10-01T03:22:00Z">
          <w:pPr>
            <w:pStyle w:val="TDC40"/>
          </w:pPr>
        </w:pPrChange>
      </w:pPr>
      <w:ins w:id="2431" w:author="김은수" w:date="2026-10-01T12:05:00Z" w16du:dateUtc="2026-10-01T03:05:00Z">
        <w:r>
          <w:t>자극 데이터가 계속 송신되는 상태로 절전에 들어가지 않도록 출력과 입력을 정리한다.</w:t>
        </w:r>
      </w:ins>
    </w:p>
    <w:p w14:paraId="64971CD7" w14:textId="77777777" w:rsidR="00084C76" w:rsidRDefault="00084C76">
      <w:pPr>
        <w:pStyle w:val="TDC42"/>
        <w:rPr>
          <w:ins w:id="2432" w:author="김은수" w:date="2026-10-01T12:05:00Z" w16du:dateUtc="2026-10-01T03:05:00Z"/>
        </w:rPr>
      </w:pPr>
      <w:ins w:id="2433" w:author="김은수" w:date="2026-10-01T12:05:00Z" w16du:dateUtc="2026-10-01T03:05:00Z">
        <w:r>
          <w:t xml:space="preserve">표 </w:t>
        </w:r>
        <w:r>
          <w:fldChar w:fldCharType="begin"/>
        </w:r>
        <w:r>
          <w:instrText>SEQ 표 \* ARABIC</w:instrText>
        </w:r>
        <w:r>
          <w:fldChar w:fldCharType="separate"/>
        </w:r>
        <w:r>
          <w:t>20</w:t>
        </w:r>
        <w:r>
          <w:fldChar w:fldCharType="end"/>
        </w:r>
        <w:r>
          <w:t>. CFX 저전력 전환 / 유닛 설계 내용</w:t>
        </w:r>
      </w:ins>
    </w:p>
    <w:tbl>
      <w:tblPr>
        <w:tblStyle w:val="TDC41"/>
        <w:tblW w:w="8816" w:type="dxa"/>
        <w:tblLayout w:type="fixed"/>
        <w:tblLook w:val="04A0" w:firstRow="1" w:lastRow="0" w:firstColumn="1" w:lastColumn="0" w:noHBand="0" w:noVBand="1"/>
        <w:tblPrChange w:id="2434"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2435">
          <w:tblGrid>
            <w:gridCol w:w="360"/>
            <w:gridCol w:w="360"/>
            <w:gridCol w:w="584"/>
            <w:gridCol w:w="7512"/>
          </w:tblGrid>
        </w:tblGridChange>
      </w:tblGrid>
      <w:tr w:rsidR="00084C76" w14:paraId="248E9D54" w14:textId="77777777" w:rsidTr="00291159">
        <w:trPr>
          <w:cnfStyle w:val="100000000000" w:firstRow="1" w:lastRow="0" w:firstColumn="0" w:lastColumn="0" w:oddVBand="0" w:evenVBand="0" w:oddHBand="0" w:evenHBand="0" w:firstRowFirstColumn="0" w:firstRowLastColumn="0" w:lastRowFirstColumn="0" w:lastRowLastColumn="0"/>
          <w:cantSplit/>
          <w:tblHeader/>
          <w:ins w:id="2436" w:author="김은수" w:date="2026-10-01T12:05:00Z"/>
          <w:trPrChange w:id="2437"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2438" w:author="김은수" w:date="2026-10-01T03:22:00Z">
              <w:tcPr>
                <w:tcW w:w="1304" w:type="dxa"/>
              </w:tcPr>
            </w:tcPrChange>
          </w:tcPr>
          <w:p w14:paraId="143A4C09"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2439" w:author="김은수" w:date="2026-10-01T12:05:00Z" w16du:dateUtc="2026-10-01T03:05:00Z"/>
              </w:rPr>
            </w:pPr>
            <w:ins w:id="2440" w:author="김은수" w:date="2026-10-01T12:05:00Z" w16du:dateUtc="2026-10-01T03:05:00Z">
              <w:r>
                <w:t>항목</w:t>
              </w:r>
            </w:ins>
          </w:p>
        </w:tc>
        <w:tc>
          <w:tcPr>
            <w:tcW w:w="7512" w:type="dxa"/>
            <w:tcPrChange w:id="2441" w:author="김은수" w:date="2026-10-01T03:22:00Z">
              <w:tcPr>
                <w:tcW w:w="7512" w:type="dxa"/>
              </w:tcPr>
            </w:tcPrChange>
          </w:tcPr>
          <w:p w14:paraId="1B83A646"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2442" w:author="김은수" w:date="2026-10-01T12:05:00Z" w16du:dateUtc="2026-10-01T03:05:00Z"/>
              </w:rPr>
            </w:pPr>
            <w:ins w:id="2443" w:author="김은수" w:date="2026-10-01T12:05:00Z" w16du:dateUtc="2026-10-01T03:05:00Z">
              <w:r>
                <w:t>설계 내용</w:t>
              </w:r>
            </w:ins>
          </w:p>
        </w:tc>
      </w:tr>
      <w:tr w:rsidR="00084C76" w14:paraId="145A2875" w14:textId="77777777" w:rsidTr="00291159">
        <w:trPr>
          <w:cantSplit/>
          <w:ins w:id="2444" w:author="김은수" w:date="2026-10-01T12:05:00Z"/>
          <w:trPrChange w:id="2445"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2446" w:author="김은수" w:date="2026-10-01T03:22:00Z">
              <w:tcPr>
                <w:tcW w:w="1304" w:type="dxa"/>
              </w:tcPr>
            </w:tcPrChange>
          </w:tcPr>
          <w:p w14:paraId="0E366773" w14:textId="77777777" w:rsidR="00084C76" w:rsidRDefault="00084C76">
            <w:pPr>
              <w:pStyle w:val="TDCe"/>
              <w:rPr>
                <w:ins w:id="2447" w:author="김은수" w:date="2026-10-01T12:05:00Z" w16du:dateUtc="2026-10-01T03:05:00Z"/>
              </w:rPr>
            </w:pPr>
            <w:ins w:id="2448" w:author="김은수" w:date="2026-10-01T12:05:00Z" w16du:dateUtc="2026-10-01T03:05:00Z">
              <w:r>
                <w:t>입력</w:t>
              </w:r>
            </w:ins>
          </w:p>
        </w:tc>
        <w:tc>
          <w:tcPr>
            <w:tcW w:w="7512" w:type="dxa"/>
            <w:tcPrChange w:id="2449" w:author="김은수" w:date="2026-10-01T03:22:00Z">
              <w:tcPr>
                <w:tcW w:w="7512" w:type="dxa"/>
              </w:tcPr>
            </w:tcPrChange>
          </w:tcPr>
          <w:p w14:paraId="582B68A3"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2450" w:author="김은수" w:date="2026-10-01T12:05:00Z" w16du:dateUtc="2026-10-01T03:05:00Z"/>
              </w:rPr>
            </w:pPr>
            <w:ins w:id="2451" w:author="김은수" w:date="2026-10-01T12:05:00Z" w16du:dateUtc="2026-10-01T03:05:00Z">
              <w:r>
                <w:t>CM3 저전력 요청</w:t>
              </w:r>
            </w:ins>
          </w:p>
        </w:tc>
      </w:tr>
      <w:tr w:rsidR="00084C76" w14:paraId="064AAB9E" w14:textId="77777777" w:rsidTr="00291159">
        <w:trPr>
          <w:cantSplit/>
          <w:ins w:id="2452" w:author="김은수" w:date="2026-10-01T12:05:00Z"/>
          <w:trPrChange w:id="2453"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2454" w:author="김은수" w:date="2026-10-01T03:22:00Z">
              <w:tcPr>
                <w:tcW w:w="1304" w:type="dxa"/>
              </w:tcPr>
            </w:tcPrChange>
          </w:tcPr>
          <w:p w14:paraId="61CED1EA" w14:textId="77777777" w:rsidR="00084C76" w:rsidRDefault="00084C76">
            <w:pPr>
              <w:pStyle w:val="TDCe"/>
              <w:rPr>
                <w:ins w:id="2455" w:author="김은수" w:date="2026-10-01T12:05:00Z" w16du:dateUtc="2026-10-01T03:05:00Z"/>
              </w:rPr>
            </w:pPr>
            <w:ins w:id="2456" w:author="김은수" w:date="2026-10-01T12:05:00Z" w16du:dateUtc="2026-10-01T03:05:00Z">
              <w:r>
                <w:t>출력</w:t>
              </w:r>
            </w:ins>
          </w:p>
        </w:tc>
        <w:tc>
          <w:tcPr>
            <w:tcW w:w="7512" w:type="dxa"/>
            <w:tcPrChange w:id="2457" w:author="김은수" w:date="2026-10-01T03:22:00Z">
              <w:tcPr>
                <w:tcW w:w="7512" w:type="dxa"/>
              </w:tcPr>
            </w:tcPrChange>
          </w:tcPr>
          <w:p w14:paraId="5657EDCD"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2458" w:author="김은수" w:date="2026-10-01T12:05:00Z" w16du:dateUtc="2026-10-01T03:05:00Z"/>
              </w:rPr>
            </w:pPr>
            <w:ins w:id="2459" w:author="김은수" w:date="2026-10-01T12:05:00Z" w16du:dateUtc="2026-10-01T03:05:00Z">
              <w:r>
                <w:t>PCM/오디오/HEAR 정지와 절전 해제 입력 대기 상태</w:t>
              </w:r>
            </w:ins>
          </w:p>
        </w:tc>
      </w:tr>
      <w:tr w:rsidR="00084C76" w14:paraId="4B9A550C" w14:textId="77777777" w:rsidTr="00291159">
        <w:trPr>
          <w:cantSplit/>
          <w:ins w:id="2460" w:author="김은수" w:date="2026-10-01T12:05:00Z"/>
          <w:trPrChange w:id="2461"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2462" w:author="김은수" w:date="2026-10-01T03:22:00Z">
              <w:tcPr>
                <w:tcW w:w="1304" w:type="dxa"/>
              </w:tcPr>
            </w:tcPrChange>
          </w:tcPr>
          <w:p w14:paraId="79A66D37" w14:textId="77777777" w:rsidR="00084C76" w:rsidRDefault="00084C76">
            <w:pPr>
              <w:pStyle w:val="TDCe"/>
              <w:rPr>
                <w:ins w:id="2463" w:author="김은수" w:date="2026-10-01T12:05:00Z" w16du:dateUtc="2026-10-01T03:05:00Z"/>
              </w:rPr>
            </w:pPr>
            <w:ins w:id="2464" w:author="김은수" w:date="2026-10-01T12:05:00Z" w16du:dateUtc="2026-10-01T03:05:00Z">
              <w:r>
                <w:t>처리</w:t>
              </w:r>
            </w:ins>
          </w:p>
        </w:tc>
        <w:tc>
          <w:tcPr>
            <w:tcW w:w="7512" w:type="dxa"/>
            <w:tcPrChange w:id="2465" w:author="김은수" w:date="2026-10-01T03:22:00Z">
              <w:tcPr>
                <w:tcW w:w="7512" w:type="dxa"/>
              </w:tcPr>
            </w:tcPrChange>
          </w:tcPr>
          <w:p w14:paraId="00B8C641"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2466" w:author="김은수" w:date="2026-10-01T12:05:00Z" w16du:dateUtc="2026-10-01T03:05:00Z"/>
              </w:rPr>
            </w:pPr>
            <w:ins w:id="2467" w:author="김은수" w:date="2026-10-01T12:05:00Z" w16du:dateUtc="2026-10-01T03:05:00Z">
              <w:r>
                <w:t>PCM 및 출력단, I2S, DMIC, IOC, FIFO, HEAR의 동작을 정지한다. 인터페이스 DIO와 대기용 인터럽트를 전환한 뒤 저전력 요청을 해제하고 절전 해제 인터럽트를 기다린다.</w:t>
              </w:r>
            </w:ins>
          </w:p>
        </w:tc>
      </w:tr>
    </w:tbl>
    <w:p w14:paraId="7ABD985B" w14:textId="77777777" w:rsidR="00084C76" w:rsidRDefault="00084C76">
      <w:pPr>
        <w:pStyle w:val="TDC40"/>
        <w:spacing w:after="0"/>
        <w:rPr>
          <w:ins w:id="2468" w:author="김은수" w:date="2026-10-01T12:05:00Z" w16du:dateUtc="2026-10-01T03:05:00Z"/>
        </w:rPr>
        <w:pPrChange w:id="2469" w:author="김은수" w:date="2026-10-01T03:22:00Z">
          <w:pPr>
            <w:pStyle w:val="TDC40"/>
          </w:pPr>
        </w:pPrChange>
      </w:pPr>
    </w:p>
    <w:p w14:paraId="568ACF0C" w14:textId="77777777" w:rsidR="00084C76" w:rsidRDefault="00084C76">
      <w:pPr>
        <w:pStyle w:val="TDC42"/>
        <w:rPr>
          <w:ins w:id="2470" w:author="김은수" w:date="2026-10-01T12:05:00Z" w16du:dateUtc="2026-10-01T03:05:00Z"/>
        </w:rPr>
      </w:pPr>
      <w:ins w:id="2471" w:author="김은수" w:date="2026-10-01T12:05:00Z" w16du:dateUtc="2026-10-01T03:05:00Z">
        <w:r>
          <w:t xml:space="preserve">표 </w:t>
        </w:r>
        <w:r>
          <w:fldChar w:fldCharType="begin"/>
        </w:r>
        <w:r>
          <w:instrText>SEQ 표 \* ARABIC</w:instrText>
        </w:r>
        <w:r>
          <w:fldChar w:fldCharType="separate"/>
        </w:r>
        <w:r>
          <w:t>21</w:t>
        </w:r>
        <w:r>
          <w:fldChar w:fldCharType="end"/>
        </w:r>
        <w:r>
          <w:t>. CFX 저전력 전환 / 구현 조건</w:t>
        </w:r>
      </w:ins>
    </w:p>
    <w:tbl>
      <w:tblPr>
        <w:tblStyle w:val="TDC41"/>
        <w:tblW w:w="8816" w:type="dxa"/>
        <w:tblLayout w:type="fixed"/>
        <w:tblLook w:val="04A0" w:firstRow="1" w:lastRow="0" w:firstColumn="1" w:lastColumn="0" w:noHBand="0" w:noVBand="1"/>
        <w:tblPrChange w:id="2472"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2473">
          <w:tblGrid>
            <w:gridCol w:w="360"/>
            <w:gridCol w:w="360"/>
            <w:gridCol w:w="584"/>
            <w:gridCol w:w="7512"/>
          </w:tblGrid>
        </w:tblGridChange>
      </w:tblGrid>
      <w:tr w:rsidR="00084C76" w14:paraId="44D1CADC" w14:textId="77777777" w:rsidTr="00291159">
        <w:trPr>
          <w:cnfStyle w:val="100000000000" w:firstRow="1" w:lastRow="0" w:firstColumn="0" w:lastColumn="0" w:oddVBand="0" w:evenVBand="0" w:oddHBand="0" w:evenHBand="0" w:firstRowFirstColumn="0" w:firstRowLastColumn="0" w:lastRowFirstColumn="0" w:lastRowLastColumn="0"/>
          <w:cantSplit/>
          <w:tblHeader/>
          <w:ins w:id="2474" w:author="김은수" w:date="2026-10-01T12:05:00Z"/>
          <w:trPrChange w:id="2475"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2476" w:author="김은수" w:date="2026-10-01T03:22:00Z">
              <w:tcPr>
                <w:tcW w:w="1304" w:type="dxa"/>
              </w:tcPr>
            </w:tcPrChange>
          </w:tcPr>
          <w:p w14:paraId="2635E018"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2477" w:author="김은수" w:date="2026-10-01T12:05:00Z" w16du:dateUtc="2026-10-01T03:05:00Z"/>
              </w:rPr>
            </w:pPr>
            <w:ins w:id="2478" w:author="김은수" w:date="2026-10-01T12:05:00Z" w16du:dateUtc="2026-10-01T03:05:00Z">
              <w:r>
                <w:t>구분</w:t>
              </w:r>
            </w:ins>
          </w:p>
        </w:tc>
        <w:tc>
          <w:tcPr>
            <w:tcW w:w="7512" w:type="dxa"/>
            <w:tcPrChange w:id="2479" w:author="김은수" w:date="2026-10-01T03:22:00Z">
              <w:tcPr>
                <w:tcW w:w="7512" w:type="dxa"/>
              </w:tcPr>
            </w:tcPrChange>
          </w:tcPr>
          <w:p w14:paraId="7BE2BF4C"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2480" w:author="김은수" w:date="2026-10-01T12:05:00Z" w16du:dateUtc="2026-10-01T03:05:00Z"/>
              </w:rPr>
            </w:pPr>
            <w:ins w:id="2481" w:author="김은수" w:date="2026-10-01T12:05:00Z" w16du:dateUtc="2026-10-01T03:05:00Z">
              <w:r>
                <w:t>구현 조건</w:t>
              </w:r>
            </w:ins>
          </w:p>
        </w:tc>
      </w:tr>
      <w:tr w:rsidR="00084C76" w14:paraId="4F67F281" w14:textId="77777777" w:rsidTr="00291159">
        <w:trPr>
          <w:cantSplit/>
          <w:ins w:id="2482" w:author="김은수" w:date="2026-10-01T12:05:00Z"/>
          <w:trPrChange w:id="2483"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2484" w:author="김은수" w:date="2026-10-01T03:22:00Z">
              <w:tcPr>
                <w:tcW w:w="1304" w:type="dxa"/>
              </w:tcPr>
            </w:tcPrChange>
          </w:tcPr>
          <w:p w14:paraId="3F602453" w14:textId="77777777" w:rsidR="00084C76" w:rsidRDefault="00084C76">
            <w:pPr>
              <w:pStyle w:val="TDCe"/>
              <w:rPr>
                <w:ins w:id="2485" w:author="김은수" w:date="2026-10-01T12:05:00Z" w16du:dateUtc="2026-10-01T03:05:00Z"/>
              </w:rPr>
            </w:pPr>
            <w:ins w:id="2486" w:author="김은수" w:date="2026-10-01T12:05:00Z" w16du:dateUtc="2026-10-01T03:05:00Z">
              <w:r>
                <w:t>관련 함수</w:t>
              </w:r>
            </w:ins>
          </w:p>
        </w:tc>
        <w:tc>
          <w:tcPr>
            <w:tcW w:w="7512" w:type="dxa"/>
            <w:tcPrChange w:id="2487" w:author="김은수" w:date="2026-10-01T03:22:00Z">
              <w:tcPr>
                <w:tcW w:w="7512" w:type="dxa"/>
              </w:tcPr>
            </w:tcPrChange>
          </w:tcPr>
          <w:p w14:paraId="665E6C27" w14:textId="77777777" w:rsidR="00084C76" w:rsidRPr="00E00010" w:rsidRDefault="00084C76">
            <w:pPr>
              <w:pStyle w:val="TDCf"/>
              <w:cnfStyle w:val="000000000000" w:firstRow="0" w:lastRow="0" w:firstColumn="0" w:lastColumn="0" w:oddVBand="0" w:evenVBand="0" w:oddHBand="0" w:evenHBand="0" w:firstRowFirstColumn="0" w:firstRowLastColumn="0" w:lastRowFirstColumn="0" w:lastRowLastColumn="0"/>
              <w:rPr>
                <w:ins w:id="2488" w:author="김은수" w:date="2026-10-01T12:05:00Z" w16du:dateUtc="2026-10-01T03:05:00Z"/>
                <w:lang w:val="en-US"/>
                <w:rPrChange w:id="2489" w:author="김은수" w:date="2026-10-01T13:47:00Z" w16du:dateUtc="2026-10-01T04:47:00Z">
                  <w:rPr>
                    <w:ins w:id="2490" w:author="김은수" w:date="2026-10-01T12:05:00Z" w16du:dateUtc="2026-10-01T03:05:00Z"/>
                  </w:rPr>
                </w:rPrChange>
              </w:rPr>
            </w:pPr>
            <w:ins w:id="2491" w:author="김은수" w:date="2026-10-01T12:05:00Z" w16du:dateUtc="2026-10-01T03:05:00Z">
              <w:r w:rsidRPr="00E00010">
                <w:rPr>
                  <w:lang w:val="en-US"/>
                  <w:rPrChange w:id="2492" w:author="김은수" w:date="2026-10-01T13:47:00Z" w16du:dateUtc="2026-10-01T04:47:00Z">
                    <w:rPr/>
                  </w:rPrChange>
                </w:rPr>
                <w:t>lib_disable_PCM, lib_i2s_disable, disable_DMIC, disable_FIFO_all</w:t>
              </w:r>
            </w:ins>
          </w:p>
        </w:tc>
      </w:tr>
      <w:tr w:rsidR="00084C76" w14:paraId="1EAF3DCF" w14:textId="77777777" w:rsidTr="00291159">
        <w:trPr>
          <w:cantSplit/>
          <w:ins w:id="2493" w:author="김은수" w:date="2026-10-01T12:05:00Z"/>
          <w:trPrChange w:id="2494"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2495" w:author="김은수" w:date="2026-10-01T03:22:00Z">
              <w:tcPr>
                <w:tcW w:w="1304" w:type="dxa"/>
              </w:tcPr>
            </w:tcPrChange>
          </w:tcPr>
          <w:p w14:paraId="61CF0CA3" w14:textId="77777777" w:rsidR="00084C76" w:rsidRDefault="00084C76">
            <w:pPr>
              <w:pStyle w:val="TDCe"/>
              <w:rPr>
                <w:ins w:id="2496" w:author="김은수" w:date="2026-10-01T12:05:00Z" w16du:dateUtc="2026-10-01T03:05:00Z"/>
              </w:rPr>
            </w:pPr>
            <w:ins w:id="2497" w:author="김은수" w:date="2026-10-01T12:05:00Z" w16du:dateUtc="2026-10-01T03:05:00Z">
              <w:r>
                <w:t>동작 조건</w:t>
              </w:r>
            </w:ins>
          </w:p>
        </w:tc>
        <w:tc>
          <w:tcPr>
            <w:tcW w:w="7512" w:type="dxa"/>
            <w:tcPrChange w:id="2498" w:author="김은수" w:date="2026-10-01T03:22:00Z">
              <w:tcPr>
                <w:tcW w:w="7512" w:type="dxa"/>
              </w:tcPr>
            </w:tcPrChange>
          </w:tcPr>
          <w:p w14:paraId="5F24B7E2"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2499" w:author="김은수" w:date="2026-10-01T12:05:00Z" w16du:dateUtc="2026-10-01T03:05:00Z"/>
              </w:rPr>
            </w:pPr>
            <w:ins w:id="2500" w:author="김은수" w:date="2026-10-01T12:05:00Z" w16du:dateUtc="2026-10-01T03:05:00Z">
              <w:r>
                <w:t>출력 정지가 대기 진입보다 먼저 이루어지고, CM3가 완료를 확인할 상태가 갱신되어야 한다.</w:t>
              </w:r>
            </w:ins>
          </w:p>
        </w:tc>
      </w:tr>
    </w:tbl>
    <w:p w14:paraId="43E2E678" w14:textId="77777777" w:rsidR="00084C76" w:rsidRDefault="00084C76">
      <w:pPr>
        <w:pStyle w:val="TDC40"/>
        <w:spacing w:after="0"/>
        <w:rPr>
          <w:ins w:id="2501" w:author="김은수" w:date="2026-10-01T12:05:00Z" w16du:dateUtc="2026-10-01T03:05:00Z"/>
        </w:rPr>
        <w:pPrChange w:id="2502" w:author="김은수" w:date="2026-10-01T03:22:00Z">
          <w:pPr>
            <w:pStyle w:val="TDC40"/>
          </w:pPr>
        </w:pPrChange>
      </w:pPr>
    </w:p>
    <w:p w14:paraId="72B0733D" w14:textId="77777777" w:rsidR="00697371" w:rsidRPr="00E00010" w:rsidDel="001D1C2F" w:rsidRDefault="00220104">
      <w:pPr>
        <w:pStyle w:val="TDC40"/>
        <w:spacing w:after="0"/>
        <w:rPr>
          <w:del w:id="2503" w:author="김은수" w:date="2026-10-01T11:11:00Z" w16du:dateUtc="2026-10-01T02:11:00Z"/>
        </w:rPr>
        <w:pPrChange w:id="2504" w:author="김은수" w:date="2026-09-30T15:44:00Z" w16du:dateUtc="2026-09-30T06:44:00Z">
          <w:pPr>
            <w:pStyle w:val="a8"/>
            <w:numPr>
              <w:numId w:val="22"/>
            </w:numPr>
            <w:ind w:leftChars="0" w:left="1960" w:hanging="360"/>
          </w:pPr>
        </w:pPrChange>
      </w:pPr>
      <w:del w:id="2505" w:author="김은수" w:date="2026-10-01T11:11:00Z" w16du:dateUtc="2026-10-01T02:11:00Z">
        <w:r w:rsidRPr="001D1C2F" w:rsidDel="001D1C2F">
          <w:delText xml:space="preserve">저전력 </w:delText>
        </w:r>
      </w:del>
      <w:del w:id="2506" w:author="김은수" w:date="2026-09-30T15:44:00Z" w16du:dateUtc="2026-09-30T06:44:00Z">
        <w:r w:rsidR="00E01536">
          <w:rPr>
            <w:rFonts w:hint="eastAsia"/>
          </w:rPr>
          <w:delText xml:space="preserve">모드에서 동작되고 있는 타이머를 중지한다. </w:delText>
        </w:r>
      </w:del>
    </w:p>
    <w:p w14:paraId="7641EFB5" w14:textId="77777777" w:rsidR="00E01536" w:rsidRPr="00BF7017" w:rsidRDefault="00DF4A77">
      <w:pPr>
        <w:pStyle w:val="4"/>
        <w:keepNext w:val="0"/>
        <w:keepLines w:val="0"/>
        <w:widowControl w:val="0"/>
        <w:numPr>
          <w:ilvl w:val="3"/>
          <w:numId w:val="7"/>
        </w:numPr>
        <w:snapToGrid/>
        <w:spacing w:before="0" w:after="0" w:line="300" w:lineRule="auto"/>
        <w:jc w:val="both"/>
        <w:rPr>
          <w:del w:id="2507" w:author="김은수" w:date="2026-09-30T15:44:00Z" w16du:dateUtc="2026-09-30T06:44:00Z"/>
          <w:sz w:val="20"/>
          <w:szCs w:val="20"/>
          <w:rPrChange w:id="2508" w:author="김은수" w:date="2026-10-01T03:22:00Z">
            <w:rPr>
              <w:del w:id="2509" w:author="김은수" w:date="2026-09-30T15:44:00Z" w16du:dateUtc="2026-09-30T06:44:00Z"/>
            </w:rPr>
          </w:rPrChange>
        </w:rPr>
        <w:pPrChange w:id="2510" w:author="김은수" w:date="2026-10-01T03:22:00Z">
          <w:pPr>
            <w:pStyle w:val="4"/>
            <w:numPr>
              <w:ilvl w:val="3"/>
              <w:numId w:val="7"/>
            </w:numPr>
            <w:spacing w:before="240" w:after="0"/>
            <w:ind w:left="1200" w:hanging="400"/>
          </w:pPr>
        </w:pPrChange>
      </w:pPr>
      <w:del w:id="2511" w:author="김은수" w:date="2026-09-30T15:44:00Z" w16du:dateUtc="2026-09-30T06:44:00Z">
        <w:r>
          <w:delText>S</w:delText>
        </w:r>
        <w:r>
          <w:rPr>
            <w:rFonts w:hint="eastAsia"/>
          </w:rPr>
          <w:delText>U-</w:delText>
        </w:r>
        <w:r w:rsidR="00276B62">
          <w:delText>ID-</w:delText>
        </w:r>
        <w:r w:rsidR="006938A9">
          <w:delText>CFX-0</w:delText>
        </w:r>
        <w:r w:rsidR="00276B62">
          <w:delText xml:space="preserve">03, </w:delText>
        </w:r>
        <w:r w:rsidR="00E01536" w:rsidRPr="00BF7017">
          <w:rPr>
            <w:rFonts w:hint="eastAsia"/>
          </w:rPr>
          <w:delText>인터럽트 초기화.</w:delText>
        </w:r>
      </w:del>
    </w:p>
    <w:p w14:paraId="5A95D908" w14:textId="77777777" w:rsidR="00E01536" w:rsidRPr="00E00010" w:rsidRDefault="00E01536">
      <w:pPr>
        <w:pStyle w:val="a8"/>
        <w:numPr>
          <w:ilvl w:val="0"/>
          <w:numId w:val="22"/>
        </w:numPr>
        <w:spacing w:after="0" w:line="300" w:lineRule="auto"/>
        <w:ind w:left="1160"/>
        <w:rPr>
          <w:del w:id="2512" w:author="김은수" w:date="2026-09-30T15:44:00Z" w16du:dateUtc="2026-09-30T06:44:00Z"/>
          <w:szCs w:val="20"/>
        </w:rPr>
        <w:pPrChange w:id="2513" w:author="김은수" w:date="2026-10-01T03:22:00Z">
          <w:pPr>
            <w:pStyle w:val="a8"/>
            <w:numPr>
              <w:numId w:val="22"/>
            </w:numPr>
            <w:spacing w:after="0"/>
            <w:ind w:leftChars="0" w:left="1960" w:hanging="360"/>
          </w:pPr>
        </w:pPrChange>
      </w:pPr>
      <w:del w:id="2514" w:author="김은수" w:date="2026-09-30T15:44:00Z" w16du:dateUtc="2026-09-30T06:44:00Z">
        <w:r w:rsidRPr="00BF7017">
          <w:delText>CFX</w:delText>
        </w:r>
        <w:r w:rsidRPr="00BF7017">
          <w:rPr>
            <w:rFonts w:hint="eastAsia"/>
          </w:rPr>
          <w:delText xml:space="preserve"> 코어에서 인터럽트를 받지 않게 한다.</w:delText>
        </w:r>
        <w:r w:rsidRPr="00BF7017">
          <w:delText>(</w:delText>
        </w:r>
        <w:r w:rsidRPr="00BF7017">
          <w:rPr>
            <w:rFonts w:ascii="Courier New" w:hAnsi="Courier New" w:cs="Courier New"/>
            <w:color w:val="0014FF"/>
            <w:kern w:val="0"/>
            <w:szCs w:val="20"/>
          </w:rPr>
          <w:delText xml:space="preserve"> Sys_CFX_IntDisable)</w:delText>
        </w:r>
      </w:del>
    </w:p>
    <w:p w14:paraId="41B3DF7F" w14:textId="77777777" w:rsidR="00E01536" w:rsidRPr="00E00010" w:rsidRDefault="00E01536">
      <w:pPr>
        <w:pStyle w:val="a8"/>
        <w:numPr>
          <w:ilvl w:val="0"/>
          <w:numId w:val="22"/>
        </w:numPr>
        <w:spacing w:after="0" w:line="300" w:lineRule="auto"/>
        <w:ind w:left="1160"/>
        <w:rPr>
          <w:del w:id="2515" w:author="김은수" w:date="2026-09-30T15:44:00Z" w16du:dateUtc="2026-09-30T06:44:00Z"/>
          <w:szCs w:val="20"/>
        </w:rPr>
        <w:pPrChange w:id="2516" w:author="김은수" w:date="2026-10-01T03:22:00Z">
          <w:pPr>
            <w:pStyle w:val="a8"/>
            <w:numPr>
              <w:numId w:val="22"/>
            </w:numPr>
            <w:spacing w:after="0"/>
            <w:ind w:leftChars="0" w:left="1960" w:hanging="360"/>
          </w:pPr>
        </w:pPrChange>
      </w:pPr>
      <w:del w:id="2517" w:author="김은수" w:date="2026-09-30T15:44:00Z" w16du:dateUtc="2026-09-30T06:44:00Z">
        <w:r w:rsidRPr="00BF7017">
          <w:rPr>
            <w:rFonts w:hint="eastAsia"/>
          </w:rPr>
          <w:delText>이전에 발생된 인터럽트를 삭제한다.</w:delText>
        </w:r>
        <w:r w:rsidRPr="00BF7017">
          <w:delText xml:space="preserve">( </w:delText>
        </w:r>
        <w:r w:rsidRPr="00BF7017">
          <w:rPr>
            <w:rFonts w:ascii="Courier New" w:hAnsi="Courier New" w:cs="Courier New"/>
            <w:color w:val="0000FF"/>
          </w:rPr>
          <w:delText>Sys_Int_Master_Disable</w:delText>
        </w:r>
        <w:r w:rsidRPr="00BF7017">
          <w:delText>)</w:delText>
        </w:r>
      </w:del>
    </w:p>
    <w:p w14:paraId="2C91F1F1" w14:textId="77777777" w:rsidR="00E01536" w:rsidRPr="00BF7017" w:rsidRDefault="00DF4A77">
      <w:pPr>
        <w:pStyle w:val="4"/>
        <w:keepNext w:val="0"/>
        <w:keepLines w:val="0"/>
        <w:widowControl w:val="0"/>
        <w:numPr>
          <w:ilvl w:val="3"/>
          <w:numId w:val="7"/>
        </w:numPr>
        <w:snapToGrid/>
        <w:spacing w:before="0" w:after="0" w:line="300" w:lineRule="auto"/>
        <w:jc w:val="both"/>
        <w:rPr>
          <w:del w:id="2518" w:author="김은수" w:date="2026-09-30T15:44:00Z" w16du:dateUtc="2026-09-30T06:44:00Z"/>
          <w:sz w:val="20"/>
          <w:szCs w:val="20"/>
          <w:rPrChange w:id="2519" w:author="김은수" w:date="2026-10-01T03:22:00Z">
            <w:rPr>
              <w:del w:id="2520" w:author="김은수" w:date="2026-09-30T15:44:00Z" w16du:dateUtc="2026-09-30T06:44:00Z"/>
            </w:rPr>
          </w:rPrChange>
        </w:rPr>
        <w:pPrChange w:id="2521" w:author="김은수" w:date="2026-10-01T03:22:00Z">
          <w:pPr>
            <w:pStyle w:val="4"/>
            <w:numPr>
              <w:ilvl w:val="3"/>
              <w:numId w:val="7"/>
            </w:numPr>
            <w:spacing w:before="240" w:after="0"/>
            <w:ind w:left="1200" w:hanging="400"/>
          </w:pPr>
        </w:pPrChange>
      </w:pPr>
      <w:del w:id="2522" w:author="김은수" w:date="2026-09-30T15:44:00Z" w16du:dateUtc="2026-09-30T06:44:00Z">
        <w:r>
          <w:delText>SU</w:delText>
        </w:r>
        <w:r w:rsidR="00276B62" w:rsidRPr="00BF7017">
          <w:delText xml:space="preserve">-ID-CFX-004, </w:delText>
        </w:r>
        <w:r w:rsidR="00E01536" w:rsidRPr="00BF7017">
          <w:rPr>
            <w:rFonts w:hint="eastAsia"/>
          </w:rPr>
          <w:delText>저전력 모드 비활성화.</w:delText>
        </w:r>
      </w:del>
    </w:p>
    <w:p w14:paraId="75FB661E" w14:textId="77777777" w:rsidR="00E01536" w:rsidRPr="00E00010" w:rsidRDefault="00E01536">
      <w:pPr>
        <w:pStyle w:val="a8"/>
        <w:numPr>
          <w:ilvl w:val="0"/>
          <w:numId w:val="22"/>
        </w:numPr>
        <w:spacing w:after="0" w:line="300" w:lineRule="auto"/>
        <w:ind w:left="1160"/>
        <w:rPr>
          <w:del w:id="2523" w:author="김은수" w:date="2026-09-30T15:44:00Z" w16du:dateUtc="2026-09-30T06:44:00Z"/>
          <w:szCs w:val="20"/>
        </w:rPr>
        <w:pPrChange w:id="2524" w:author="김은수" w:date="2026-10-01T03:22:00Z">
          <w:pPr>
            <w:pStyle w:val="a8"/>
            <w:numPr>
              <w:numId w:val="22"/>
            </w:numPr>
            <w:ind w:leftChars="0" w:left="1960" w:hanging="360"/>
          </w:pPr>
        </w:pPrChange>
      </w:pPr>
      <w:del w:id="2525" w:author="김은수" w:date="2026-09-30T15:44:00Z" w16du:dateUtc="2026-09-30T06:44:00Z">
        <w:r w:rsidRPr="00BF7017">
          <w:rPr>
            <w:rFonts w:ascii="Courier New" w:hAnsi="Courier New" w:cs="Courier New"/>
            <w:color w:val="0014FF"/>
            <w:kern w:val="0"/>
            <w:szCs w:val="20"/>
          </w:rPr>
          <w:delText>Sys_SoftPowerdownDisable</w:delText>
        </w:r>
      </w:del>
    </w:p>
    <w:p w14:paraId="4889763F" w14:textId="77777777" w:rsidR="00E01536" w:rsidRDefault="00DF4A77">
      <w:pPr>
        <w:pStyle w:val="4"/>
        <w:keepNext w:val="0"/>
        <w:keepLines w:val="0"/>
        <w:widowControl w:val="0"/>
        <w:numPr>
          <w:ilvl w:val="3"/>
          <w:numId w:val="7"/>
        </w:numPr>
        <w:snapToGrid/>
        <w:spacing w:before="0" w:after="0" w:line="300" w:lineRule="auto"/>
        <w:jc w:val="both"/>
        <w:rPr>
          <w:del w:id="2526" w:author="김은수" w:date="2026-09-30T15:44:00Z" w16du:dateUtc="2026-09-30T06:44:00Z"/>
          <w:sz w:val="20"/>
          <w:szCs w:val="20"/>
          <w:rPrChange w:id="2527" w:author="김은수" w:date="2026-10-01T03:22:00Z">
            <w:rPr>
              <w:del w:id="2528" w:author="김은수" w:date="2026-09-30T15:44:00Z" w16du:dateUtc="2026-09-30T06:44:00Z"/>
            </w:rPr>
          </w:rPrChange>
        </w:rPr>
        <w:pPrChange w:id="2529" w:author="김은수" w:date="2026-10-01T03:22:00Z">
          <w:pPr>
            <w:pStyle w:val="4"/>
            <w:numPr>
              <w:ilvl w:val="3"/>
              <w:numId w:val="7"/>
            </w:numPr>
            <w:spacing w:before="240" w:after="0"/>
            <w:ind w:left="1200" w:hanging="400"/>
          </w:pPr>
        </w:pPrChange>
      </w:pPr>
      <w:del w:id="2530" w:author="김은수" w:date="2026-09-30T15:44:00Z" w16du:dateUtc="2026-09-30T06:44:00Z">
        <w:r>
          <w:delText>SU</w:delText>
        </w:r>
        <w:r w:rsidR="00276B62">
          <w:delText>-ID-CFX-005 ,</w:delText>
        </w:r>
        <w:r w:rsidR="00E01536">
          <w:rPr>
            <w:rFonts w:hint="eastAsia"/>
          </w:rPr>
          <w:delText>전원 안정화 대기</w:delText>
        </w:r>
      </w:del>
    </w:p>
    <w:p w14:paraId="5C8A37B6" w14:textId="77777777" w:rsidR="00E01536" w:rsidRPr="00E00010" w:rsidRDefault="00E01536">
      <w:pPr>
        <w:pStyle w:val="a8"/>
        <w:numPr>
          <w:ilvl w:val="0"/>
          <w:numId w:val="22"/>
        </w:numPr>
        <w:spacing w:after="0" w:line="300" w:lineRule="auto"/>
        <w:ind w:left="1160"/>
        <w:rPr>
          <w:del w:id="2531" w:author="김은수" w:date="2026-09-30T15:44:00Z" w16du:dateUtc="2026-09-30T06:44:00Z"/>
          <w:szCs w:val="20"/>
        </w:rPr>
        <w:pPrChange w:id="2532" w:author="김은수" w:date="2026-10-01T03:22:00Z">
          <w:pPr>
            <w:pStyle w:val="a8"/>
            <w:numPr>
              <w:numId w:val="22"/>
            </w:numPr>
            <w:ind w:leftChars="0" w:left="1960" w:hanging="360"/>
          </w:pPr>
        </w:pPrChange>
      </w:pPr>
      <w:del w:id="2533" w:author="김은수" w:date="2026-09-30T15:44:00Z" w16du:dateUtc="2026-09-30T06:44:00Z">
        <w:r>
          <w:rPr>
            <w:rFonts w:hint="eastAsia"/>
          </w:rPr>
          <w:delText>저전력</w:delText>
        </w:r>
        <w:r>
          <w:delText xml:space="preserve"> </w:delText>
        </w:r>
        <w:r>
          <w:rPr>
            <w:rFonts w:hint="eastAsia"/>
          </w:rPr>
          <w:delText xml:space="preserve">모드에서 전환되어 전원이 안정화될 때까지 약 </w:delText>
        </w:r>
        <w:r>
          <w:delText>50m</w:delText>
        </w:r>
        <w:r>
          <w:rPr>
            <w:rFonts w:hint="eastAsia"/>
          </w:rPr>
          <w:delText>s</w:delText>
        </w:r>
        <w:r>
          <w:delText>ec</w:delText>
        </w:r>
        <w:r w:rsidR="009D574A">
          <w:delText xml:space="preserve"> </w:delText>
        </w:r>
        <w:r w:rsidR="009D574A">
          <w:rPr>
            <w:rFonts w:hint="eastAsia"/>
          </w:rPr>
          <w:delText>이상</w:delText>
        </w:r>
        <w:r>
          <w:delText xml:space="preserve"> </w:delText>
        </w:r>
        <w:r>
          <w:rPr>
            <w:rFonts w:hint="eastAsia"/>
          </w:rPr>
          <w:delText>대기한다.</w:delText>
        </w:r>
      </w:del>
    </w:p>
    <w:p w14:paraId="3D881F61" w14:textId="77777777" w:rsidR="00E01536" w:rsidRDefault="00DF4A77">
      <w:pPr>
        <w:pStyle w:val="4"/>
        <w:keepNext w:val="0"/>
        <w:keepLines w:val="0"/>
        <w:widowControl w:val="0"/>
        <w:numPr>
          <w:ilvl w:val="3"/>
          <w:numId w:val="7"/>
        </w:numPr>
        <w:snapToGrid/>
        <w:spacing w:before="0" w:after="0" w:line="300" w:lineRule="auto"/>
        <w:jc w:val="both"/>
        <w:rPr>
          <w:del w:id="2534" w:author="김은수" w:date="2026-09-30T15:44:00Z" w16du:dateUtc="2026-09-30T06:44:00Z"/>
          <w:sz w:val="20"/>
          <w:szCs w:val="20"/>
          <w:rPrChange w:id="2535" w:author="김은수" w:date="2026-10-01T03:22:00Z">
            <w:rPr>
              <w:del w:id="2536" w:author="김은수" w:date="2026-09-30T15:44:00Z" w16du:dateUtc="2026-09-30T06:44:00Z"/>
            </w:rPr>
          </w:rPrChange>
        </w:rPr>
        <w:pPrChange w:id="2537" w:author="김은수" w:date="2026-10-01T03:22:00Z">
          <w:pPr>
            <w:pStyle w:val="4"/>
            <w:numPr>
              <w:ilvl w:val="3"/>
              <w:numId w:val="7"/>
            </w:numPr>
            <w:spacing w:after="0"/>
            <w:ind w:left="1200" w:hanging="400"/>
          </w:pPr>
        </w:pPrChange>
      </w:pPr>
      <w:del w:id="2538" w:author="김은수" w:date="2026-09-30T15:44:00Z" w16du:dateUtc="2026-09-30T06:44:00Z">
        <w:r>
          <w:delText>SU</w:delText>
        </w:r>
        <w:r w:rsidR="00276B62">
          <w:delText xml:space="preserve">-ID-CFX-006, </w:delText>
        </w:r>
        <w:r w:rsidR="00E01536">
          <w:rPr>
            <w:rFonts w:hint="eastAsia"/>
          </w:rPr>
          <w:delText>M</w:delText>
        </w:r>
        <w:r w:rsidR="00E01536">
          <w:delText xml:space="preserve">CU </w:delText>
        </w:r>
        <w:r w:rsidR="00E01536">
          <w:rPr>
            <w:rFonts w:hint="eastAsia"/>
          </w:rPr>
          <w:delText>리셋 및 중지</w:delText>
        </w:r>
      </w:del>
    </w:p>
    <w:p w14:paraId="2A28930C" w14:textId="77777777" w:rsidR="00E01536" w:rsidRPr="00E00010" w:rsidRDefault="00E01536">
      <w:pPr>
        <w:pStyle w:val="a8"/>
        <w:numPr>
          <w:ilvl w:val="0"/>
          <w:numId w:val="22"/>
        </w:numPr>
        <w:spacing w:after="0" w:line="300" w:lineRule="auto"/>
        <w:ind w:left="1160"/>
        <w:rPr>
          <w:del w:id="2539" w:author="김은수" w:date="2026-09-30T15:44:00Z" w16du:dateUtc="2026-09-30T06:44:00Z"/>
          <w:szCs w:val="20"/>
        </w:rPr>
        <w:pPrChange w:id="2540" w:author="김은수" w:date="2026-10-01T03:22:00Z">
          <w:pPr>
            <w:pStyle w:val="a8"/>
            <w:numPr>
              <w:numId w:val="22"/>
            </w:numPr>
            <w:ind w:leftChars="0" w:left="1960" w:hanging="360"/>
          </w:pPr>
        </w:pPrChange>
      </w:pPr>
      <w:del w:id="2541" w:author="김은수" w:date="2026-09-30T15:44:00Z" w16du:dateUtc="2026-09-30T06:44:00Z">
        <w:r>
          <w:rPr>
            <w:rFonts w:hint="eastAsia"/>
          </w:rPr>
          <w:delText>H</w:delText>
        </w:r>
        <w:r>
          <w:delText xml:space="preserve">EAR core </w:delText>
        </w:r>
        <w:r>
          <w:rPr>
            <w:rFonts w:hint="eastAsia"/>
          </w:rPr>
          <w:delText xml:space="preserve">및 </w:delText>
        </w:r>
        <w:r>
          <w:delText>CM3</w:delText>
        </w:r>
        <w:r>
          <w:rPr>
            <w:rFonts w:hint="eastAsia"/>
          </w:rPr>
          <w:delText>를 중지한다.</w:delText>
        </w:r>
      </w:del>
    </w:p>
    <w:p w14:paraId="719DFFC9" w14:textId="77777777" w:rsidR="00E01536" w:rsidRDefault="00DF4A77">
      <w:pPr>
        <w:pStyle w:val="4"/>
        <w:keepNext w:val="0"/>
        <w:keepLines w:val="0"/>
        <w:widowControl w:val="0"/>
        <w:numPr>
          <w:ilvl w:val="3"/>
          <w:numId w:val="7"/>
        </w:numPr>
        <w:snapToGrid/>
        <w:spacing w:before="0" w:after="0" w:line="300" w:lineRule="auto"/>
        <w:jc w:val="both"/>
        <w:rPr>
          <w:del w:id="2542" w:author="김은수" w:date="2026-09-30T15:44:00Z" w16du:dateUtc="2026-09-30T06:44:00Z"/>
          <w:sz w:val="20"/>
          <w:szCs w:val="20"/>
          <w:rPrChange w:id="2543" w:author="김은수" w:date="2026-10-01T03:22:00Z">
            <w:rPr>
              <w:del w:id="2544" w:author="김은수" w:date="2026-09-30T15:44:00Z" w16du:dateUtc="2026-09-30T06:44:00Z"/>
            </w:rPr>
          </w:rPrChange>
        </w:rPr>
        <w:pPrChange w:id="2545" w:author="김은수" w:date="2026-10-01T03:22:00Z">
          <w:pPr>
            <w:pStyle w:val="4"/>
            <w:numPr>
              <w:ilvl w:val="3"/>
              <w:numId w:val="7"/>
            </w:numPr>
            <w:spacing w:after="0"/>
            <w:ind w:left="1200" w:hanging="400"/>
          </w:pPr>
        </w:pPrChange>
      </w:pPr>
      <w:del w:id="2546" w:author="김은수" w:date="2026-09-30T15:44:00Z" w16du:dateUtc="2026-09-30T06:44:00Z">
        <w:r>
          <w:delText>SU</w:delText>
        </w:r>
        <w:r w:rsidR="00276B62">
          <w:delText xml:space="preserve">-ID-CFX-007, </w:delText>
        </w:r>
        <w:r w:rsidR="00E01536">
          <w:rPr>
            <w:rFonts w:hint="eastAsia"/>
          </w:rPr>
          <w:delText>동작</w:delText>
        </w:r>
        <w:r w:rsidR="00E01536">
          <w:delText xml:space="preserve"> </w:delText>
        </w:r>
        <w:r w:rsidR="00E01536">
          <w:rPr>
            <w:rFonts w:hint="eastAsia"/>
          </w:rPr>
          <w:delText>클럭 설정</w:delText>
        </w:r>
      </w:del>
    </w:p>
    <w:p w14:paraId="556AA659" w14:textId="77777777" w:rsidR="00E01536" w:rsidRPr="00E00010" w:rsidRDefault="00E01536">
      <w:pPr>
        <w:pStyle w:val="a8"/>
        <w:numPr>
          <w:ilvl w:val="0"/>
          <w:numId w:val="22"/>
        </w:numPr>
        <w:spacing w:after="0" w:line="300" w:lineRule="auto"/>
        <w:ind w:left="1160"/>
        <w:rPr>
          <w:del w:id="2547" w:author="김은수" w:date="2026-09-30T15:44:00Z" w16du:dateUtc="2026-09-30T06:44:00Z"/>
          <w:szCs w:val="20"/>
        </w:rPr>
        <w:pPrChange w:id="2548" w:author="김은수" w:date="2026-10-01T03:22:00Z">
          <w:pPr>
            <w:pStyle w:val="a8"/>
            <w:numPr>
              <w:numId w:val="22"/>
            </w:numPr>
            <w:spacing w:after="0"/>
            <w:ind w:leftChars="0" w:left="1960" w:hanging="360"/>
          </w:pPr>
        </w:pPrChange>
      </w:pPr>
      <w:del w:id="2549" w:author="김은수" w:date="2026-09-30T15:44:00Z" w16du:dateUtc="2026-09-30T06:44:00Z">
        <w:r>
          <w:rPr>
            <w:rFonts w:hint="eastAsia"/>
          </w:rPr>
          <w:delText>외부 클럭 비활성화</w:delText>
        </w:r>
      </w:del>
    </w:p>
    <w:p w14:paraId="777C868F" w14:textId="77777777" w:rsidR="00E01536" w:rsidRPr="00E00010" w:rsidRDefault="00E01536">
      <w:pPr>
        <w:pStyle w:val="a8"/>
        <w:numPr>
          <w:ilvl w:val="0"/>
          <w:numId w:val="22"/>
        </w:numPr>
        <w:spacing w:after="0" w:line="300" w:lineRule="auto"/>
        <w:ind w:left="1160"/>
        <w:rPr>
          <w:del w:id="2550" w:author="김은수" w:date="2026-09-30T15:44:00Z" w16du:dateUtc="2026-09-30T06:44:00Z"/>
          <w:szCs w:val="20"/>
        </w:rPr>
        <w:pPrChange w:id="2551" w:author="김은수" w:date="2026-10-01T03:22:00Z">
          <w:pPr>
            <w:pStyle w:val="a8"/>
            <w:numPr>
              <w:numId w:val="22"/>
            </w:numPr>
            <w:spacing w:after="0"/>
            <w:ind w:leftChars="0" w:left="1960" w:hanging="360"/>
          </w:pPr>
        </w:pPrChange>
      </w:pPr>
      <w:del w:id="2552" w:author="김은수" w:date="2026-09-30T15:44:00Z" w16du:dateUtc="2026-09-30T06:44:00Z">
        <w:r>
          <w:rPr>
            <w:rFonts w:hint="eastAsia"/>
          </w:rPr>
          <w:delText>시스템 클럭</w:delText>
        </w:r>
        <w:r>
          <w:delText xml:space="preserve"> : 15.36MHz</w:delText>
        </w:r>
      </w:del>
    </w:p>
    <w:p w14:paraId="7F43212B" w14:textId="77777777" w:rsidR="00E01536" w:rsidRPr="00E00010" w:rsidRDefault="00E01536">
      <w:pPr>
        <w:pStyle w:val="a8"/>
        <w:numPr>
          <w:ilvl w:val="0"/>
          <w:numId w:val="22"/>
        </w:numPr>
        <w:spacing w:after="0" w:line="300" w:lineRule="auto"/>
        <w:ind w:left="1160"/>
        <w:rPr>
          <w:del w:id="2553" w:author="김은수" w:date="2026-09-30T15:44:00Z" w16du:dateUtc="2026-09-30T06:44:00Z"/>
          <w:szCs w:val="20"/>
        </w:rPr>
        <w:pPrChange w:id="2554" w:author="김은수" w:date="2026-10-01T03:22:00Z">
          <w:pPr>
            <w:pStyle w:val="a8"/>
            <w:numPr>
              <w:numId w:val="22"/>
            </w:numPr>
            <w:spacing w:after="0"/>
            <w:ind w:leftChars="0" w:left="1960" w:hanging="360"/>
          </w:pPr>
        </w:pPrChange>
      </w:pPr>
      <w:del w:id="2555" w:author="김은수" w:date="2026-09-30T15:44:00Z" w16du:dateUtc="2026-09-30T06:44:00Z">
        <w:r>
          <w:rPr>
            <w:rFonts w:hint="eastAsia"/>
          </w:rPr>
          <w:delText xml:space="preserve">유저 클럭 </w:delText>
        </w:r>
        <w:r>
          <w:delText>: 480</w:delText>
        </w:r>
        <w:r>
          <w:rPr>
            <w:rFonts w:hint="eastAsia"/>
          </w:rPr>
          <w:delText>k</w:delText>
        </w:r>
        <w:r>
          <w:delText>Hz</w:delText>
        </w:r>
      </w:del>
    </w:p>
    <w:p w14:paraId="4D5C6D53" w14:textId="77777777" w:rsidR="00E01536" w:rsidRPr="00E00010" w:rsidRDefault="00E01536">
      <w:pPr>
        <w:pStyle w:val="a8"/>
        <w:numPr>
          <w:ilvl w:val="0"/>
          <w:numId w:val="22"/>
        </w:numPr>
        <w:spacing w:after="0" w:line="300" w:lineRule="auto"/>
        <w:ind w:left="1160"/>
        <w:rPr>
          <w:del w:id="2556" w:author="김은수" w:date="2026-09-30T15:44:00Z" w16du:dateUtc="2026-09-30T06:44:00Z"/>
          <w:szCs w:val="20"/>
        </w:rPr>
        <w:pPrChange w:id="2557" w:author="김은수" w:date="2026-10-01T03:22:00Z">
          <w:pPr>
            <w:pStyle w:val="a8"/>
            <w:numPr>
              <w:numId w:val="22"/>
            </w:numPr>
            <w:spacing w:after="0"/>
            <w:ind w:leftChars="0" w:left="1960" w:hanging="360"/>
          </w:pPr>
        </w:pPrChange>
      </w:pPr>
      <w:del w:id="2558" w:author="김은수" w:date="2026-09-30T15:44:00Z" w16du:dateUtc="2026-09-30T06:44:00Z">
        <w:r>
          <w:rPr>
            <w:rFonts w:hint="eastAsia"/>
          </w:rPr>
          <w:delText>C</w:delText>
        </w:r>
        <w:r>
          <w:delText xml:space="preserve">FX, Hear, CM3 </w:delText>
        </w:r>
        <w:r>
          <w:rPr>
            <w:rFonts w:hint="eastAsia"/>
          </w:rPr>
          <w:delText xml:space="preserve">클럭 분주 </w:delText>
        </w:r>
        <w:r>
          <w:delText xml:space="preserve">: </w:delText>
        </w:r>
        <w:r>
          <w:rPr>
            <w:rFonts w:hint="eastAsia"/>
          </w:rPr>
          <w:delText>동일</w:delText>
        </w:r>
        <w:r>
          <w:delText xml:space="preserve"> </w:delText>
        </w:r>
        <w:r>
          <w:rPr>
            <w:rFonts w:hint="eastAsia"/>
          </w:rPr>
          <w:delText>시스템 클럭 사용</w:delText>
        </w:r>
      </w:del>
    </w:p>
    <w:p w14:paraId="6DDAE8FC" w14:textId="77777777" w:rsidR="00E01536" w:rsidRDefault="00DF4A77">
      <w:pPr>
        <w:pStyle w:val="4"/>
        <w:keepNext w:val="0"/>
        <w:keepLines w:val="0"/>
        <w:widowControl w:val="0"/>
        <w:numPr>
          <w:ilvl w:val="3"/>
          <w:numId w:val="7"/>
        </w:numPr>
        <w:snapToGrid/>
        <w:spacing w:before="0" w:after="0" w:line="300" w:lineRule="auto"/>
        <w:jc w:val="both"/>
        <w:rPr>
          <w:del w:id="2559" w:author="김은수" w:date="2026-09-30T15:44:00Z" w16du:dateUtc="2026-09-30T06:44:00Z"/>
          <w:sz w:val="20"/>
          <w:szCs w:val="20"/>
          <w:rPrChange w:id="2560" w:author="김은수" w:date="2026-10-01T03:22:00Z">
            <w:rPr>
              <w:del w:id="2561" w:author="김은수" w:date="2026-09-30T15:44:00Z" w16du:dateUtc="2026-09-30T06:44:00Z"/>
            </w:rPr>
          </w:rPrChange>
        </w:rPr>
        <w:pPrChange w:id="2562" w:author="김은수" w:date="2026-10-01T03:22:00Z">
          <w:pPr>
            <w:pStyle w:val="4"/>
            <w:numPr>
              <w:ilvl w:val="3"/>
              <w:numId w:val="7"/>
            </w:numPr>
            <w:spacing w:before="240" w:after="0"/>
            <w:ind w:left="1200" w:hanging="400"/>
          </w:pPr>
        </w:pPrChange>
      </w:pPr>
      <w:del w:id="2563" w:author="김은수" w:date="2026-09-30T15:44:00Z" w16du:dateUtc="2026-09-30T06:44:00Z">
        <w:r>
          <w:delText>SU</w:delText>
        </w:r>
        <w:r w:rsidR="00276B62">
          <w:delText xml:space="preserve">-ID-CFX-008, </w:delText>
        </w:r>
        <w:r w:rsidR="00E01536">
          <w:rPr>
            <w:rFonts w:hint="eastAsia"/>
          </w:rPr>
          <w:delText>C</w:delText>
        </w:r>
        <w:r w:rsidR="00E01536">
          <w:delText xml:space="preserve">FX </w:delText>
        </w:r>
        <w:r w:rsidR="00E01536">
          <w:rPr>
            <w:rFonts w:hint="eastAsia"/>
          </w:rPr>
          <w:delText>초기화</w:delText>
        </w:r>
      </w:del>
    </w:p>
    <w:p w14:paraId="0228F19A" w14:textId="77777777" w:rsidR="00E01536" w:rsidRPr="00E00010" w:rsidRDefault="00E01536">
      <w:pPr>
        <w:pStyle w:val="a8"/>
        <w:numPr>
          <w:ilvl w:val="0"/>
          <w:numId w:val="22"/>
        </w:numPr>
        <w:spacing w:after="0" w:line="300" w:lineRule="auto"/>
        <w:ind w:left="1160"/>
        <w:rPr>
          <w:del w:id="2564" w:author="김은수" w:date="2026-09-30T15:44:00Z" w16du:dateUtc="2026-09-30T06:44:00Z"/>
          <w:szCs w:val="20"/>
        </w:rPr>
        <w:pPrChange w:id="2565" w:author="김은수" w:date="2026-10-01T03:22:00Z">
          <w:pPr>
            <w:pStyle w:val="a8"/>
            <w:numPr>
              <w:numId w:val="22"/>
            </w:numPr>
            <w:spacing w:after="0"/>
            <w:ind w:leftChars="0" w:left="1960" w:hanging="360"/>
          </w:pPr>
        </w:pPrChange>
      </w:pPr>
      <w:del w:id="2566" w:author="김은수" w:date="2026-09-30T15:44:00Z" w16du:dateUtc="2026-09-30T06:44:00Z">
        <w:r>
          <w:rPr>
            <w:rFonts w:hint="eastAsia"/>
          </w:rPr>
          <w:delText xml:space="preserve">메모리 우선 순위 </w:delText>
        </w:r>
        <w:r>
          <w:delText xml:space="preserve">: </w:delText>
        </w:r>
        <w:r>
          <w:rPr>
            <w:rFonts w:hint="eastAsia"/>
          </w:rPr>
          <w:delText>C</w:delText>
        </w:r>
        <w:r>
          <w:delText xml:space="preserve">FX </w:delText>
        </w:r>
        <w:r>
          <w:rPr>
            <w:rFonts w:hint="eastAsia"/>
          </w:rPr>
          <w:delText>우선</w:delText>
        </w:r>
      </w:del>
    </w:p>
    <w:p w14:paraId="77C963B4" w14:textId="77777777" w:rsidR="00E01536" w:rsidRPr="00E00010" w:rsidRDefault="00E01536">
      <w:pPr>
        <w:pStyle w:val="a8"/>
        <w:numPr>
          <w:ilvl w:val="0"/>
          <w:numId w:val="22"/>
        </w:numPr>
        <w:spacing w:after="0" w:line="300" w:lineRule="auto"/>
        <w:ind w:left="1160"/>
        <w:rPr>
          <w:del w:id="2567" w:author="김은수" w:date="2026-09-30T15:44:00Z" w16du:dateUtc="2026-09-30T06:44:00Z"/>
          <w:szCs w:val="20"/>
        </w:rPr>
        <w:pPrChange w:id="2568" w:author="김은수" w:date="2026-10-01T03:22:00Z">
          <w:pPr>
            <w:pStyle w:val="a8"/>
            <w:numPr>
              <w:numId w:val="22"/>
            </w:numPr>
            <w:spacing w:after="0"/>
            <w:ind w:leftChars="0" w:left="1960" w:hanging="360"/>
          </w:pPr>
        </w:pPrChange>
      </w:pPr>
      <w:del w:id="2569" w:author="김은수" w:date="2026-09-30T15:44:00Z" w16du:dateUtc="2026-09-30T06:44:00Z">
        <w:r>
          <w:rPr>
            <w:rFonts w:hint="eastAsia"/>
          </w:rPr>
          <w:delText>상태 레지스터 초기화 설정</w:delText>
        </w:r>
      </w:del>
    </w:p>
    <w:p w14:paraId="0402EA88" w14:textId="77777777" w:rsidR="00E01536" w:rsidRPr="00E00010" w:rsidRDefault="00E01536">
      <w:pPr>
        <w:pStyle w:val="a8"/>
        <w:numPr>
          <w:ilvl w:val="0"/>
          <w:numId w:val="22"/>
        </w:numPr>
        <w:spacing w:after="0" w:line="300" w:lineRule="auto"/>
        <w:ind w:left="1160"/>
        <w:rPr>
          <w:del w:id="2570" w:author="김은수" w:date="2026-09-30T15:44:00Z" w16du:dateUtc="2026-09-30T06:44:00Z"/>
          <w:szCs w:val="20"/>
        </w:rPr>
        <w:pPrChange w:id="2571" w:author="김은수" w:date="2026-10-01T03:22:00Z">
          <w:pPr>
            <w:pStyle w:val="a8"/>
            <w:numPr>
              <w:numId w:val="22"/>
            </w:numPr>
            <w:spacing w:after="0"/>
            <w:ind w:leftChars="0" w:left="1960" w:hanging="360"/>
          </w:pPr>
        </w:pPrChange>
      </w:pPr>
      <w:del w:id="2572" w:author="김은수" w:date="2026-09-30T15:44:00Z" w16du:dateUtc="2026-09-30T06:44:00Z">
        <w:r>
          <w:rPr>
            <w:rFonts w:hint="eastAsia"/>
          </w:rPr>
          <w:delText>루프 스택 초기화</w:delText>
        </w:r>
      </w:del>
    </w:p>
    <w:p w14:paraId="7EEC0A71" w14:textId="77777777" w:rsidR="00E01536" w:rsidRDefault="00DF4A77">
      <w:pPr>
        <w:pStyle w:val="4"/>
        <w:keepNext w:val="0"/>
        <w:keepLines w:val="0"/>
        <w:widowControl w:val="0"/>
        <w:numPr>
          <w:ilvl w:val="3"/>
          <w:numId w:val="7"/>
        </w:numPr>
        <w:snapToGrid/>
        <w:spacing w:before="0" w:after="0" w:line="300" w:lineRule="auto"/>
        <w:jc w:val="both"/>
        <w:rPr>
          <w:del w:id="2573" w:author="김은수" w:date="2026-09-30T15:44:00Z" w16du:dateUtc="2026-09-30T06:44:00Z"/>
          <w:sz w:val="20"/>
          <w:szCs w:val="20"/>
          <w:rPrChange w:id="2574" w:author="김은수" w:date="2026-10-01T03:22:00Z">
            <w:rPr>
              <w:del w:id="2575" w:author="김은수" w:date="2026-09-30T15:44:00Z" w16du:dateUtc="2026-09-30T06:44:00Z"/>
            </w:rPr>
          </w:rPrChange>
        </w:rPr>
        <w:pPrChange w:id="2576" w:author="김은수" w:date="2026-10-01T03:22:00Z">
          <w:pPr>
            <w:pStyle w:val="4"/>
            <w:numPr>
              <w:ilvl w:val="3"/>
              <w:numId w:val="7"/>
            </w:numPr>
            <w:spacing w:after="0"/>
            <w:ind w:left="1200" w:hanging="400"/>
          </w:pPr>
        </w:pPrChange>
      </w:pPr>
      <w:del w:id="2577" w:author="김은수" w:date="2026-09-30T15:44:00Z" w16du:dateUtc="2026-09-30T06:44:00Z">
        <w:r>
          <w:delText>SU</w:delText>
        </w:r>
        <w:r w:rsidR="00276B62">
          <w:delText xml:space="preserve">-ID-CFX-009, </w:delText>
        </w:r>
        <w:r w:rsidR="00E01536">
          <w:rPr>
            <w:rFonts w:hint="eastAsia"/>
          </w:rPr>
          <w:delText>입/출력단 비활성화</w:delText>
        </w:r>
      </w:del>
    </w:p>
    <w:p w14:paraId="4059833E" w14:textId="77777777" w:rsidR="00E01536" w:rsidRPr="00E00010" w:rsidRDefault="00E01536">
      <w:pPr>
        <w:pStyle w:val="a8"/>
        <w:numPr>
          <w:ilvl w:val="0"/>
          <w:numId w:val="22"/>
        </w:numPr>
        <w:spacing w:after="0" w:line="300" w:lineRule="auto"/>
        <w:ind w:left="1160"/>
        <w:rPr>
          <w:del w:id="2578" w:author="김은수" w:date="2026-09-30T15:44:00Z" w16du:dateUtc="2026-09-30T06:44:00Z"/>
          <w:szCs w:val="20"/>
        </w:rPr>
        <w:pPrChange w:id="2579" w:author="김은수" w:date="2026-10-01T03:22:00Z">
          <w:pPr>
            <w:pStyle w:val="a8"/>
            <w:numPr>
              <w:numId w:val="22"/>
            </w:numPr>
            <w:spacing w:after="0"/>
            <w:ind w:leftChars="0" w:left="1960" w:hanging="360"/>
          </w:pPr>
        </w:pPrChange>
      </w:pPr>
      <w:del w:id="2580" w:author="김은수" w:date="2026-09-30T15:44:00Z" w16du:dateUtc="2026-09-30T06:44:00Z">
        <w:r>
          <w:rPr>
            <w:rFonts w:hint="eastAsia"/>
          </w:rPr>
          <w:delText>D</w:delText>
        </w:r>
        <w:r>
          <w:delText xml:space="preserve">AC </w:delText>
        </w:r>
        <w:r>
          <w:rPr>
            <w:rFonts w:hint="eastAsia"/>
          </w:rPr>
          <w:delText>비활성화</w:delText>
        </w:r>
      </w:del>
    </w:p>
    <w:p w14:paraId="450CB478" w14:textId="77777777" w:rsidR="00E01536" w:rsidRPr="00E00010" w:rsidRDefault="00E01536">
      <w:pPr>
        <w:pStyle w:val="a8"/>
        <w:numPr>
          <w:ilvl w:val="0"/>
          <w:numId w:val="22"/>
        </w:numPr>
        <w:spacing w:after="0" w:line="300" w:lineRule="auto"/>
        <w:ind w:left="1160"/>
        <w:rPr>
          <w:del w:id="2581" w:author="김은수" w:date="2026-09-30T15:44:00Z" w16du:dateUtc="2026-09-30T06:44:00Z"/>
          <w:szCs w:val="20"/>
        </w:rPr>
        <w:pPrChange w:id="2582" w:author="김은수" w:date="2026-10-01T03:22:00Z">
          <w:pPr>
            <w:pStyle w:val="a8"/>
            <w:numPr>
              <w:numId w:val="22"/>
            </w:numPr>
            <w:spacing w:after="0"/>
            <w:ind w:leftChars="0" w:left="1960" w:hanging="360"/>
          </w:pPr>
        </w:pPrChange>
      </w:pPr>
      <w:del w:id="2583" w:author="김은수" w:date="2026-09-30T15:44:00Z" w16du:dateUtc="2026-09-30T06:44:00Z">
        <w:r>
          <w:delText xml:space="preserve">DMIC </w:delText>
        </w:r>
        <w:r>
          <w:rPr>
            <w:rFonts w:hint="eastAsia"/>
          </w:rPr>
          <w:delText>출력 비활성화</w:delText>
        </w:r>
      </w:del>
    </w:p>
    <w:p w14:paraId="13743C5C" w14:textId="77777777" w:rsidR="009D574A" w:rsidRPr="00E00010" w:rsidRDefault="009D574A">
      <w:pPr>
        <w:pStyle w:val="a8"/>
        <w:numPr>
          <w:ilvl w:val="0"/>
          <w:numId w:val="22"/>
        </w:numPr>
        <w:spacing w:after="0" w:line="300" w:lineRule="auto"/>
        <w:ind w:left="1160"/>
        <w:rPr>
          <w:del w:id="2584" w:author="김은수" w:date="2026-09-30T15:44:00Z" w16du:dateUtc="2026-09-30T06:44:00Z"/>
          <w:szCs w:val="20"/>
        </w:rPr>
        <w:pPrChange w:id="2585" w:author="김은수" w:date="2026-10-01T03:22:00Z">
          <w:pPr>
            <w:pStyle w:val="a8"/>
            <w:numPr>
              <w:numId w:val="22"/>
            </w:numPr>
            <w:spacing w:after="0"/>
            <w:ind w:leftChars="0" w:left="1960" w:hanging="360"/>
          </w:pPr>
        </w:pPrChange>
      </w:pPr>
      <w:del w:id="2586" w:author="김은수" w:date="2026-09-30T15:44:00Z" w16du:dateUtc="2026-09-30T06:44:00Z">
        <w:r>
          <w:rPr>
            <w:rFonts w:hint="eastAsia"/>
          </w:rPr>
          <w:delText>P</w:delText>
        </w:r>
        <w:r>
          <w:delText xml:space="preserve">CM </w:delText>
        </w:r>
        <w:r>
          <w:rPr>
            <w:rFonts w:hint="eastAsia"/>
          </w:rPr>
          <w:delText>출력 비활성화</w:delText>
        </w:r>
      </w:del>
    </w:p>
    <w:p w14:paraId="6D3C43F3" w14:textId="77777777" w:rsidR="00E01536" w:rsidRPr="00E00010" w:rsidRDefault="00E01536">
      <w:pPr>
        <w:pStyle w:val="a8"/>
        <w:numPr>
          <w:ilvl w:val="0"/>
          <w:numId w:val="22"/>
        </w:numPr>
        <w:spacing w:after="0" w:line="300" w:lineRule="auto"/>
        <w:ind w:left="1160"/>
        <w:rPr>
          <w:del w:id="2587" w:author="김은수" w:date="2026-09-30T15:44:00Z" w16du:dateUtc="2026-09-30T06:44:00Z"/>
          <w:szCs w:val="20"/>
        </w:rPr>
        <w:pPrChange w:id="2588" w:author="김은수" w:date="2026-10-01T03:22:00Z">
          <w:pPr>
            <w:pStyle w:val="a8"/>
            <w:numPr>
              <w:numId w:val="22"/>
            </w:numPr>
            <w:spacing w:after="0"/>
            <w:ind w:leftChars="0" w:left="1960" w:hanging="360"/>
          </w:pPr>
        </w:pPrChange>
      </w:pPr>
      <w:del w:id="2589" w:author="김은수" w:date="2026-09-30T15:44:00Z" w16du:dateUtc="2026-09-30T06:44:00Z">
        <w:r>
          <w:rPr>
            <w:rFonts w:hint="eastAsia"/>
          </w:rPr>
          <w:delText>A</w:delText>
        </w:r>
        <w:r>
          <w:delText xml:space="preserve">DC </w:delText>
        </w:r>
        <w:r>
          <w:rPr>
            <w:rFonts w:hint="eastAsia"/>
          </w:rPr>
          <w:delText>비활성화</w:delText>
        </w:r>
      </w:del>
    </w:p>
    <w:p w14:paraId="3C07B9C3" w14:textId="77777777" w:rsidR="00E01536" w:rsidRPr="00E00010" w:rsidRDefault="00E01536">
      <w:pPr>
        <w:pStyle w:val="a8"/>
        <w:numPr>
          <w:ilvl w:val="0"/>
          <w:numId w:val="22"/>
        </w:numPr>
        <w:spacing w:after="0" w:line="300" w:lineRule="auto"/>
        <w:ind w:left="1160"/>
        <w:rPr>
          <w:del w:id="2590" w:author="김은수" w:date="2026-09-30T15:44:00Z" w16du:dateUtc="2026-09-30T06:44:00Z"/>
          <w:szCs w:val="20"/>
        </w:rPr>
        <w:pPrChange w:id="2591" w:author="김은수" w:date="2026-10-01T03:22:00Z">
          <w:pPr>
            <w:pStyle w:val="a8"/>
            <w:numPr>
              <w:numId w:val="22"/>
            </w:numPr>
            <w:spacing w:after="0"/>
            <w:ind w:leftChars="0" w:left="1960" w:hanging="360"/>
          </w:pPr>
        </w:pPrChange>
      </w:pPr>
      <w:del w:id="2592" w:author="김은수" w:date="2026-09-30T15:44:00Z" w16du:dateUtc="2026-09-30T06:44:00Z">
        <w:r>
          <w:rPr>
            <w:rFonts w:hint="eastAsia"/>
          </w:rPr>
          <w:delText>L</w:delText>
        </w:r>
        <w:r>
          <w:delText xml:space="preserve">SAD </w:delText>
        </w:r>
        <w:r>
          <w:rPr>
            <w:rFonts w:hint="eastAsia"/>
          </w:rPr>
          <w:delText>비활성화</w:delText>
        </w:r>
      </w:del>
    </w:p>
    <w:p w14:paraId="0F6E4AAE" w14:textId="77777777" w:rsidR="00E01536" w:rsidRPr="00E00010" w:rsidRDefault="00E01536">
      <w:pPr>
        <w:pStyle w:val="a8"/>
        <w:numPr>
          <w:ilvl w:val="0"/>
          <w:numId w:val="22"/>
        </w:numPr>
        <w:spacing w:after="0" w:line="300" w:lineRule="auto"/>
        <w:ind w:left="1160"/>
        <w:rPr>
          <w:del w:id="2593" w:author="김은수" w:date="2026-09-30T15:44:00Z" w16du:dateUtc="2026-09-30T06:44:00Z"/>
          <w:szCs w:val="20"/>
        </w:rPr>
        <w:pPrChange w:id="2594" w:author="김은수" w:date="2026-10-01T03:22:00Z">
          <w:pPr>
            <w:pStyle w:val="a8"/>
            <w:numPr>
              <w:numId w:val="22"/>
            </w:numPr>
            <w:spacing w:after="0"/>
            <w:ind w:leftChars="0" w:left="1960" w:hanging="360"/>
          </w:pPr>
        </w:pPrChange>
      </w:pPr>
      <w:del w:id="2595" w:author="김은수" w:date="2026-09-30T15:44:00Z" w16du:dateUtc="2026-09-30T06:44:00Z">
        <w:r>
          <w:rPr>
            <w:rFonts w:hint="eastAsia"/>
          </w:rPr>
          <w:delText>오디오 입력 동적영역 확장 기능 비활성화</w:delText>
        </w:r>
      </w:del>
    </w:p>
    <w:p w14:paraId="1533AAB6" w14:textId="77777777" w:rsidR="00165270" w:rsidRPr="00E00010" w:rsidRDefault="00165270">
      <w:pPr>
        <w:pStyle w:val="a8"/>
        <w:numPr>
          <w:ilvl w:val="0"/>
          <w:numId w:val="22"/>
        </w:numPr>
        <w:spacing w:after="0" w:line="300" w:lineRule="auto"/>
        <w:ind w:left="1160"/>
        <w:rPr>
          <w:del w:id="2596" w:author="김은수" w:date="2026-09-30T15:44:00Z" w16du:dateUtc="2026-09-30T06:44:00Z"/>
          <w:szCs w:val="20"/>
        </w:rPr>
        <w:pPrChange w:id="2597" w:author="김은수" w:date="2026-10-01T03:22:00Z">
          <w:pPr>
            <w:pStyle w:val="a8"/>
            <w:numPr>
              <w:numId w:val="22"/>
            </w:numPr>
            <w:spacing w:after="0"/>
            <w:ind w:leftChars="0" w:left="1960" w:hanging="360"/>
          </w:pPr>
        </w:pPrChange>
      </w:pPr>
      <w:del w:id="2598" w:author="김은수" w:date="2026-09-30T15:44:00Z" w16du:dateUtc="2026-09-30T06:44:00Z">
        <w:r>
          <w:rPr>
            <w:rFonts w:hint="eastAsia"/>
          </w:rPr>
          <w:delText xml:space="preserve">마이크용 </w:delText>
        </w:r>
        <w:r>
          <w:delText>0.9</w:delText>
        </w:r>
        <w:r>
          <w:rPr>
            <w:rFonts w:hint="eastAsia"/>
          </w:rPr>
          <w:delText>V</w:delText>
        </w:r>
        <w:r>
          <w:delText xml:space="preserve"> </w:delText>
        </w:r>
        <w:r>
          <w:rPr>
            <w:rFonts w:hint="eastAsia"/>
          </w:rPr>
          <w:delText>전원 비활성화</w:delText>
        </w:r>
      </w:del>
    </w:p>
    <w:p w14:paraId="7A28D61D" w14:textId="77777777" w:rsidR="00E01536" w:rsidRPr="00E00010" w:rsidRDefault="00E01536">
      <w:pPr>
        <w:pStyle w:val="a8"/>
        <w:numPr>
          <w:ilvl w:val="0"/>
          <w:numId w:val="22"/>
        </w:numPr>
        <w:spacing w:after="0" w:line="300" w:lineRule="auto"/>
        <w:ind w:left="1160"/>
        <w:rPr>
          <w:del w:id="2599" w:author="김은수" w:date="2026-09-30T15:44:00Z" w16du:dateUtc="2026-09-30T06:44:00Z"/>
          <w:szCs w:val="20"/>
        </w:rPr>
        <w:pPrChange w:id="2600" w:author="김은수" w:date="2026-10-01T03:22:00Z">
          <w:pPr>
            <w:pStyle w:val="a8"/>
            <w:numPr>
              <w:numId w:val="22"/>
            </w:numPr>
            <w:spacing w:after="0"/>
            <w:ind w:leftChars="0" w:left="1960" w:hanging="360"/>
          </w:pPr>
        </w:pPrChange>
      </w:pPr>
      <w:del w:id="2601" w:author="김은수" w:date="2026-09-30T15:44:00Z" w16du:dateUtc="2026-09-30T06:44:00Z">
        <w:r>
          <w:rPr>
            <w:rFonts w:hint="eastAsia"/>
          </w:rPr>
          <w:delText>I</w:delText>
        </w:r>
        <w:r>
          <w:delText xml:space="preserve">OC </w:delText>
        </w:r>
        <w:r>
          <w:rPr>
            <w:rFonts w:hint="eastAsia"/>
          </w:rPr>
          <w:delText>비활성화</w:delText>
        </w:r>
      </w:del>
    </w:p>
    <w:p w14:paraId="0BAB1A1D" w14:textId="77777777" w:rsidR="00697371" w:rsidRDefault="00220104">
      <w:pPr>
        <w:pStyle w:val="TDC4"/>
        <w:pPrChange w:id="2602" w:author="김은수" w:date="2026-09-30T15:44:00Z" w16du:dateUtc="2026-09-30T06:44:00Z">
          <w:pPr>
            <w:pStyle w:val="4"/>
            <w:numPr>
              <w:ilvl w:val="3"/>
              <w:numId w:val="7"/>
            </w:numPr>
            <w:tabs>
              <w:tab w:val="num" w:pos="1134"/>
              <w:tab w:val="num" w:pos="1245"/>
            </w:tabs>
            <w:spacing w:before="240"/>
            <w:ind w:left="1200" w:hanging="400"/>
          </w:pPr>
        </w:pPrChange>
      </w:pPr>
      <w:r>
        <w:t xml:space="preserve">SU-ID-CFX-010, </w:t>
      </w:r>
      <w:del w:id="2603" w:author="김은수" w:date="2026-09-30T15:44:00Z" w16du:dateUtc="2026-09-30T06:44:00Z">
        <w:r w:rsidR="00E01536">
          <w:rPr>
            <w:rFonts w:hint="eastAsia"/>
          </w:rPr>
          <w:delText>F</w:delText>
        </w:r>
        <w:r w:rsidR="00E01536">
          <w:delText xml:space="preserve">IFO </w:delText>
        </w:r>
        <w:r w:rsidR="00E01536">
          <w:rPr>
            <w:rFonts w:hint="eastAsia"/>
          </w:rPr>
          <w:delText>초기화 및 설정</w:delText>
        </w:r>
      </w:del>
      <w:ins w:id="2604" w:author="김은수" w:date="2026-09-30T15:44:00Z" w16du:dateUtc="2026-09-30T06:44:00Z">
        <w:r>
          <w:t>내부기 연결 상태 반영</w:t>
        </w:r>
      </w:ins>
    </w:p>
    <w:p w14:paraId="3E157C83" w14:textId="77777777" w:rsidR="00E01536" w:rsidRPr="00E00010" w:rsidRDefault="00E01536">
      <w:pPr>
        <w:pStyle w:val="a8"/>
        <w:numPr>
          <w:ilvl w:val="0"/>
          <w:numId w:val="22"/>
        </w:numPr>
        <w:spacing w:after="0" w:line="300" w:lineRule="auto"/>
        <w:ind w:left="1160"/>
        <w:rPr>
          <w:del w:id="2605" w:author="김은수" w:date="2026-09-30T15:44:00Z" w16du:dateUtc="2026-09-30T06:44:00Z"/>
          <w:szCs w:val="20"/>
        </w:rPr>
        <w:pPrChange w:id="2606" w:author="김은수" w:date="2026-10-01T03:22:00Z">
          <w:pPr>
            <w:pStyle w:val="a8"/>
            <w:numPr>
              <w:numId w:val="22"/>
            </w:numPr>
            <w:spacing w:after="0"/>
            <w:ind w:leftChars="0" w:left="1960" w:hanging="360"/>
          </w:pPr>
        </w:pPrChange>
      </w:pPr>
      <w:del w:id="2607" w:author="김은수" w:date="2026-09-30T15:44:00Z" w16du:dateUtc="2026-09-30T06:44:00Z">
        <w:r>
          <w:rPr>
            <w:rFonts w:hint="eastAsia"/>
          </w:rPr>
          <w:delText>F</w:delText>
        </w:r>
        <w:r>
          <w:delText>IFO</w:delText>
        </w:r>
        <w:r>
          <w:rPr>
            <w:rFonts w:hint="eastAsia"/>
          </w:rPr>
          <w:delText>로 설정된 메모리 영역을 초기화</w:delText>
        </w:r>
      </w:del>
    </w:p>
    <w:p w14:paraId="59568D59" w14:textId="77777777" w:rsidR="00E01536" w:rsidRPr="00E00010" w:rsidRDefault="00E01536">
      <w:pPr>
        <w:pStyle w:val="a8"/>
        <w:numPr>
          <w:ilvl w:val="0"/>
          <w:numId w:val="22"/>
        </w:numPr>
        <w:spacing w:after="0" w:line="300" w:lineRule="auto"/>
        <w:ind w:left="1160"/>
        <w:rPr>
          <w:del w:id="2608" w:author="김은수" w:date="2026-09-30T15:44:00Z" w16du:dateUtc="2026-09-30T06:44:00Z"/>
          <w:szCs w:val="20"/>
        </w:rPr>
        <w:pPrChange w:id="2609" w:author="김은수" w:date="2026-10-01T03:22:00Z">
          <w:pPr>
            <w:pStyle w:val="a8"/>
            <w:numPr>
              <w:numId w:val="22"/>
            </w:numPr>
            <w:spacing w:after="0"/>
            <w:ind w:leftChars="0" w:left="1960" w:hanging="360"/>
          </w:pPr>
        </w:pPrChange>
      </w:pPr>
      <w:del w:id="2610" w:author="김은수" w:date="2026-09-30T15:44:00Z" w16du:dateUtc="2026-09-30T06:44:00Z">
        <w:r>
          <w:delText xml:space="preserve">HCT_FIFO_Configure 매크로를 사용하여 FIFO를 설정한다. </w:delText>
        </w:r>
      </w:del>
    </w:p>
    <w:p w14:paraId="68796E6A" w14:textId="77777777" w:rsidR="00E01536" w:rsidRPr="00E00010" w:rsidRDefault="00E01536">
      <w:pPr>
        <w:pStyle w:val="a8"/>
        <w:spacing w:after="0" w:line="300" w:lineRule="auto"/>
        <w:rPr>
          <w:del w:id="2611" w:author="김은수" w:date="2026-09-30T15:44:00Z" w16du:dateUtc="2026-09-30T06:44:00Z"/>
          <w:szCs w:val="20"/>
        </w:rPr>
        <w:pPrChange w:id="2612" w:author="김은수" w:date="2026-10-01T03:22:00Z">
          <w:pPr>
            <w:pStyle w:val="a8"/>
            <w:spacing w:after="0"/>
            <w:ind w:leftChars="1080" w:left="2160"/>
          </w:pPr>
        </w:pPrChange>
      </w:pPr>
      <w:del w:id="2613" w:author="김은수" w:date="2026-09-30T15:44:00Z" w16du:dateUtc="2026-09-30T06:44:00Z">
        <w:r>
          <w:delText>: HCT_FIFO_Configure 매크로는 microcode.hct 파일을 컴파일하면 출력되는 microcode.cfi 파일에 자동으로 생성</w:delText>
        </w:r>
        <w:r w:rsidR="004156C3">
          <w:rPr>
            <w:rFonts w:hint="eastAsia"/>
          </w:rPr>
          <w:delText>되</w:delText>
        </w:r>
        <w:r>
          <w:delText>며, microcode.hct 파일에 구현되어야 하는 FIFO의 설정은 다음과 같다.</w:delText>
        </w:r>
      </w:del>
    </w:p>
    <w:p w14:paraId="158DC59B" w14:textId="77777777" w:rsidR="00E01536" w:rsidRPr="00B4488E" w:rsidRDefault="00E01536">
      <w:pPr>
        <w:widowControl/>
        <w:wordWrap/>
        <w:autoSpaceDE/>
        <w:autoSpaceDN/>
        <w:spacing w:after="0" w:line="300" w:lineRule="auto"/>
        <w:rPr>
          <w:del w:id="2614" w:author="김은수" w:date="2026-09-30T15:44:00Z" w16du:dateUtc="2026-09-30T06:44:00Z"/>
          <w:sz w:val="6"/>
          <w:szCs w:val="8"/>
        </w:rPr>
        <w:pPrChange w:id="2615" w:author="김은수" w:date="2026-10-01T03:22:00Z">
          <w:pPr>
            <w:widowControl/>
            <w:wordWrap/>
            <w:autoSpaceDE/>
            <w:autoSpaceDN/>
            <w:spacing w:after="0" w:line="240" w:lineRule="auto"/>
          </w:pPr>
        </w:pPrChange>
      </w:pPr>
    </w:p>
    <w:tbl>
      <w:tblPr>
        <w:tblStyle w:val="TDC41"/>
        <w:tblW w:w="0" w:type="auto"/>
        <w:tblLook w:val="04A0" w:firstRow="1" w:lastRow="0" w:firstColumn="1" w:lastColumn="0" w:noHBand="0" w:noVBand="1"/>
        <w:tblPrChange w:id="2616" w:author="김은수" w:date="2026-10-01T01:11:00Z">
          <w:tblPr>
            <w:tblStyle w:val="TDC41"/>
            <w:tblW w:w="0" w:type="nil"/>
            <w:tblLook w:val="04A0" w:firstRow="1" w:lastRow="0" w:firstColumn="1" w:lastColumn="0" w:noHBand="0" w:noVBand="1"/>
          </w:tblPr>
        </w:tblPrChange>
      </w:tblPr>
      <w:tblGrid>
        <w:gridCol w:w="1000"/>
        <w:gridCol w:w="800"/>
        <w:gridCol w:w="1176"/>
        <w:gridCol w:w="709"/>
        <w:gridCol w:w="709"/>
        <w:gridCol w:w="1134"/>
        <w:gridCol w:w="1134"/>
        <w:gridCol w:w="1134"/>
        <w:tblGridChange w:id="2617">
          <w:tblGrid>
            <w:gridCol w:w="360"/>
            <w:gridCol w:w="360"/>
            <w:gridCol w:w="280"/>
            <w:gridCol w:w="80"/>
            <w:gridCol w:w="360"/>
            <w:gridCol w:w="360"/>
            <w:gridCol w:w="360"/>
            <w:gridCol w:w="360"/>
            <w:gridCol w:w="360"/>
            <w:gridCol w:w="96"/>
            <w:gridCol w:w="709"/>
            <w:gridCol w:w="709"/>
            <w:gridCol w:w="3402"/>
          </w:tblGrid>
        </w:tblGridChange>
      </w:tblGrid>
      <w:tr w:rsidR="00E01536" w:rsidRPr="006910DB" w14:paraId="6FEDF16A" w14:textId="77777777" w:rsidTr="00C62BB0">
        <w:trPr>
          <w:cnfStyle w:val="100000000000" w:firstRow="1" w:lastRow="0" w:firstColumn="0" w:lastColumn="0" w:oddVBand="0" w:evenVBand="0" w:oddHBand="0" w:evenHBand="0" w:firstRowFirstColumn="0" w:firstRowLastColumn="0" w:lastRowFirstColumn="0" w:lastRowLastColumn="0"/>
          <w:trHeight w:val="340"/>
          <w:tblHeader/>
          <w:del w:id="2618" w:author="김은수" w:date="2026-09-30T15:44:00Z"/>
          <w:trPrChange w:id="2619" w:author="김은수" w:date="2026-10-01T01:11:00Z">
            <w:trPr>
              <w:gridAfter w:val="4"/>
              <w:trHeight w:val="340"/>
            </w:trPr>
          </w:trPrChange>
        </w:trPr>
        <w:tc>
          <w:tcPr>
            <w:cnfStyle w:val="001000000000" w:firstRow="0" w:lastRow="0" w:firstColumn="1" w:lastColumn="0" w:oddVBand="0" w:evenVBand="0" w:oddHBand="0" w:evenHBand="0" w:firstRowFirstColumn="0" w:firstRowLastColumn="0" w:lastRowFirstColumn="0" w:lastRowLastColumn="0"/>
            <w:tcW w:w="998" w:type="dxa"/>
            <w:vMerge w:val="restart"/>
            <w:tcPrChange w:id="2620" w:author="김은수" w:date="2026-10-01T01:11:00Z">
              <w:tcPr>
                <w:tcW w:w="998" w:type="dxa"/>
                <w:vMerge w:val="restart"/>
                <w:tcBorders>
                  <w:top w:val="single" w:sz="4" w:space="0" w:color="auto"/>
                  <w:left w:val="single" w:sz="4" w:space="0" w:color="auto"/>
                  <w:right w:val="single" w:sz="4" w:space="0" w:color="auto"/>
                </w:tcBorders>
                <w:shd w:val="clear" w:color="auto" w:fill="F2F2F2" w:themeFill="background1" w:themeFillShade="F2"/>
              </w:tcPr>
            </w:tcPrChange>
          </w:tcPr>
          <w:p w14:paraId="7AE290C4" w14:textId="77777777" w:rsidR="00E01536" w:rsidRPr="006910DB" w:rsidRDefault="00E01536" w:rsidP="00C62BB0">
            <w:pPr>
              <w:widowControl/>
              <w:wordWrap/>
              <w:autoSpaceDE/>
              <w:autoSpaceDN/>
              <w:spacing w:after="0" w:line="240" w:lineRule="auto"/>
              <w:cnfStyle w:val="101000000000" w:firstRow="1" w:lastRow="0" w:firstColumn="1" w:lastColumn="0" w:oddVBand="0" w:evenVBand="0" w:oddHBand="0" w:evenHBand="0" w:firstRowFirstColumn="0" w:firstRowLastColumn="0" w:lastRowFirstColumn="0" w:lastRowLastColumn="0"/>
              <w:rPr>
                <w:del w:id="2621" w:author="김은수" w:date="2026-09-30T15:44:00Z" w16du:dateUtc="2026-09-30T06:44:00Z"/>
                <w:rFonts w:cs="굴림"/>
                <w:b w:val="0"/>
                <w:bCs/>
              </w:rPr>
            </w:pPr>
            <w:del w:id="2622" w:author="김은수" w:date="2026-09-30T15:44:00Z" w16du:dateUtc="2026-09-30T06:44:00Z">
              <w:r w:rsidRPr="006910DB">
                <w:rPr>
                  <w:rFonts w:cs="굴림" w:hint="eastAsia"/>
                  <w:bCs/>
                </w:rPr>
                <w:delText>사용처</w:delText>
              </w:r>
            </w:del>
          </w:p>
        </w:tc>
        <w:tc>
          <w:tcPr>
            <w:tcW w:w="798" w:type="dxa"/>
            <w:vMerge w:val="restart"/>
            <w:tcPrChange w:id="2623" w:author="김은수" w:date="2026-10-01T01:11:00Z">
              <w:tcPr>
                <w:tcW w:w="798" w:type="dxa"/>
                <w:vMerge w:val="restart"/>
                <w:tcBorders>
                  <w:top w:val="single" w:sz="4" w:space="0" w:color="auto"/>
                  <w:left w:val="single" w:sz="4" w:space="0" w:color="auto"/>
                  <w:right w:val="single" w:sz="4" w:space="0" w:color="auto"/>
                </w:tcBorders>
                <w:shd w:val="clear" w:color="auto" w:fill="F2F2F2" w:themeFill="background1" w:themeFillShade="F2"/>
              </w:tcPr>
            </w:tcPrChange>
          </w:tcPr>
          <w:p w14:paraId="60D897A7" w14:textId="77777777" w:rsidR="00E01536" w:rsidRPr="006910DB" w:rsidRDefault="00E01536" w:rsidP="00C62BB0">
            <w:pPr>
              <w:widowControl/>
              <w:wordWrap/>
              <w:autoSpaceDE/>
              <w:autoSpaceDN/>
              <w:spacing w:after="0" w:line="240" w:lineRule="auto"/>
              <w:cnfStyle w:val="100000000000" w:firstRow="1" w:lastRow="0" w:firstColumn="0" w:lastColumn="0" w:oddVBand="0" w:evenVBand="0" w:oddHBand="0" w:evenHBand="0" w:firstRowFirstColumn="0" w:firstRowLastColumn="0" w:lastRowFirstColumn="0" w:lastRowLastColumn="0"/>
              <w:rPr>
                <w:del w:id="2624" w:author="김은수" w:date="2026-09-30T15:44:00Z" w16du:dateUtc="2026-09-30T06:44:00Z"/>
                <w:rFonts w:cs="굴림"/>
                <w:b w:val="0"/>
                <w:bCs/>
              </w:rPr>
            </w:pPr>
            <w:del w:id="2625" w:author="김은수" w:date="2026-09-30T15:44:00Z" w16du:dateUtc="2026-09-30T06:44:00Z">
              <w:r w:rsidRPr="006910DB">
                <w:rPr>
                  <w:rFonts w:cs="굴림" w:hint="eastAsia"/>
                  <w:bCs/>
                </w:rPr>
                <w:delText xml:space="preserve">메모리 </w:delText>
              </w:r>
              <w:r w:rsidRPr="006910DB">
                <w:rPr>
                  <w:rFonts w:cs="굴림" w:hint="eastAsia"/>
                  <w:bCs/>
                </w:rPr>
                <w:br/>
                <w:delText>영역</w:delText>
              </w:r>
            </w:del>
          </w:p>
        </w:tc>
        <w:tc>
          <w:tcPr>
            <w:tcW w:w="1176" w:type="dxa"/>
            <w:vMerge w:val="restart"/>
            <w:tcPrChange w:id="2626" w:author="김은수" w:date="2026-10-01T01:11:00Z">
              <w:tcPr>
                <w:tcW w:w="1176" w:type="dxa"/>
                <w:gridSpan w:val="2"/>
                <w:vMerge w:val="restart"/>
                <w:tcBorders>
                  <w:top w:val="single" w:sz="4" w:space="0" w:color="auto"/>
                  <w:left w:val="single" w:sz="4" w:space="0" w:color="auto"/>
                  <w:right w:val="single" w:sz="4" w:space="0" w:color="auto"/>
                </w:tcBorders>
                <w:shd w:val="clear" w:color="auto" w:fill="F2F2F2" w:themeFill="background1" w:themeFillShade="F2"/>
              </w:tcPr>
            </w:tcPrChange>
          </w:tcPr>
          <w:p w14:paraId="703EC399" w14:textId="77777777" w:rsidR="00E01536" w:rsidRPr="006910DB" w:rsidRDefault="00E01536" w:rsidP="00C62BB0">
            <w:pPr>
              <w:widowControl/>
              <w:wordWrap/>
              <w:autoSpaceDE/>
              <w:autoSpaceDN/>
              <w:spacing w:after="0" w:line="240" w:lineRule="auto"/>
              <w:cnfStyle w:val="100000000000" w:firstRow="1" w:lastRow="0" w:firstColumn="0" w:lastColumn="0" w:oddVBand="0" w:evenVBand="0" w:oddHBand="0" w:evenHBand="0" w:firstRowFirstColumn="0" w:firstRowLastColumn="0" w:lastRowFirstColumn="0" w:lastRowLastColumn="0"/>
              <w:rPr>
                <w:del w:id="2627" w:author="김은수" w:date="2026-09-30T15:44:00Z" w16du:dateUtc="2026-09-30T06:44:00Z"/>
                <w:rFonts w:cs="굴림"/>
                <w:b w:val="0"/>
                <w:bCs/>
              </w:rPr>
            </w:pPr>
            <w:del w:id="2628" w:author="김은수" w:date="2026-09-30T15:44:00Z" w16du:dateUtc="2026-09-30T06:44:00Z">
              <w:r>
                <w:rPr>
                  <w:rFonts w:cs="굴림" w:hint="eastAsia"/>
                  <w:bCs/>
                </w:rPr>
                <w:delText>F</w:delText>
              </w:r>
              <w:r>
                <w:rPr>
                  <w:rFonts w:cs="굴림"/>
                  <w:bCs/>
                </w:rPr>
                <w:delText>IFO</w:delText>
              </w:r>
              <w:r w:rsidRPr="006910DB">
                <w:rPr>
                  <w:rFonts w:cs="굴림" w:hint="eastAsia"/>
                  <w:bCs/>
                </w:rPr>
                <w:br/>
                <w:delText>번호</w:delText>
              </w:r>
            </w:del>
          </w:p>
        </w:tc>
        <w:tc>
          <w:tcPr>
            <w:tcW w:w="709" w:type="dxa"/>
            <w:vMerge w:val="restart"/>
            <w:tcPrChange w:id="2629" w:author="김은수" w:date="2026-10-01T01:11:00Z">
              <w:tcPr>
                <w:tcW w:w="709" w:type="dxa"/>
                <w:vMerge w:val="restart"/>
                <w:tcBorders>
                  <w:top w:val="single" w:sz="4" w:space="0" w:color="auto"/>
                  <w:left w:val="single" w:sz="4" w:space="0" w:color="auto"/>
                  <w:right w:val="single" w:sz="4" w:space="0" w:color="auto"/>
                </w:tcBorders>
                <w:shd w:val="clear" w:color="auto" w:fill="F2F2F2" w:themeFill="background1" w:themeFillShade="F2"/>
              </w:tcPr>
            </w:tcPrChange>
          </w:tcPr>
          <w:p w14:paraId="32E2ADEF" w14:textId="77777777" w:rsidR="00E01536" w:rsidRDefault="00E01536" w:rsidP="00C62BB0">
            <w:pPr>
              <w:widowControl/>
              <w:wordWrap/>
              <w:autoSpaceDE/>
              <w:autoSpaceDN/>
              <w:spacing w:after="0" w:line="240" w:lineRule="auto"/>
              <w:cnfStyle w:val="100000000000" w:firstRow="1" w:lastRow="0" w:firstColumn="0" w:lastColumn="0" w:oddVBand="0" w:evenVBand="0" w:oddHBand="0" w:evenHBand="0" w:firstRowFirstColumn="0" w:firstRowLastColumn="0" w:lastRowFirstColumn="0" w:lastRowLastColumn="0"/>
              <w:rPr>
                <w:del w:id="2630" w:author="김은수" w:date="2026-09-30T15:44:00Z" w16du:dateUtc="2026-09-30T06:44:00Z"/>
                <w:rFonts w:cs="굴림"/>
                <w:b w:val="0"/>
                <w:bCs/>
              </w:rPr>
            </w:pPr>
            <w:del w:id="2631" w:author="김은수" w:date="2026-09-30T15:44:00Z" w16du:dateUtc="2026-09-30T06:44:00Z">
              <w:r w:rsidRPr="006910DB">
                <w:rPr>
                  <w:rFonts w:cs="굴림" w:hint="eastAsia"/>
                  <w:bCs/>
                </w:rPr>
                <w:delText>IO</w:delText>
              </w:r>
            </w:del>
          </w:p>
          <w:p w14:paraId="3D376C49" w14:textId="77777777" w:rsidR="00E01536" w:rsidRPr="006910DB" w:rsidRDefault="00E01536" w:rsidP="00C62BB0">
            <w:pPr>
              <w:widowControl/>
              <w:wordWrap/>
              <w:autoSpaceDE/>
              <w:autoSpaceDN/>
              <w:spacing w:after="0" w:line="240" w:lineRule="auto"/>
              <w:cnfStyle w:val="100000000000" w:firstRow="1" w:lastRow="0" w:firstColumn="0" w:lastColumn="0" w:oddVBand="0" w:evenVBand="0" w:oddHBand="0" w:evenHBand="0" w:firstRowFirstColumn="0" w:firstRowLastColumn="0" w:lastRowFirstColumn="0" w:lastRowLastColumn="0"/>
              <w:rPr>
                <w:del w:id="2632" w:author="김은수" w:date="2026-09-30T15:44:00Z" w16du:dateUtc="2026-09-30T06:44:00Z"/>
                <w:rFonts w:cs="굴림"/>
                <w:b w:val="0"/>
                <w:bCs/>
              </w:rPr>
            </w:pPr>
            <w:del w:id="2633" w:author="김은수" w:date="2026-09-30T15:44:00Z" w16du:dateUtc="2026-09-30T06:44:00Z">
              <w:r w:rsidRPr="006910DB">
                <w:rPr>
                  <w:rFonts w:cs="굴림" w:hint="eastAsia"/>
                  <w:bCs/>
                </w:rPr>
                <w:delText>블럭</w:delText>
              </w:r>
              <w:r w:rsidRPr="006910DB">
                <w:rPr>
                  <w:rFonts w:cs="굴림" w:hint="eastAsia"/>
                  <w:bCs/>
                </w:rPr>
                <w:br/>
                <w:delText>크기</w:delText>
              </w:r>
            </w:del>
          </w:p>
        </w:tc>
        <w:tc>
          <w:tcPr>
            <w:tcW w:w="709" w:type="dxa"/>
            <w:vMerge w:val="restart"/>
            <w:tcPrChange w:id="2634" w:author="김은수" w:date="2026-10-01T01:11:00Z">
              <w:tcPr>
                <w:tcW w:w="709" w:type="dxa"/>
                <w:vMerge w:val="restart"/>
                <w:tcBorders>
                  <w:top w:val="single" w:sz="4" w:space="0" w:color="auto"/>
                  <w:left w:val="single" w:sz="4" w:space="0" w:color="auto"/>
                  <w:right w:val="single" w:sz="4" w:space="0" w:color="auto"/>
                </w:tcBorders>
                <w:shd w:val="clear" w:color="auto" w:fill="F2F2F2" w:themeFill="background1" w:themeFillShade="F2"/>
              </w:tcPr>
            </w:tcPrChange>
          </w:tcPr>
          <w:p w14:paraId="12420AC8" w14:textId="77777777" w:rsidR="00E01536" w:rsidRPr="006910DB" w:rsidRDefault="00E01536" w:rsidP="00C62BB0">
            <w:pPr>
              <w:widowControl/>
              <w:wordWrap/>
              <w:autoSpaceDE/>
              <w:autoSpaceDN/>
              <w:spacing w:after="0" w:line="240" w:lineRule="auto"/>
              <w:cnfStyle w:val="100000000000" w:firstRow="1" w:lastRow="0" w:firstColumn="0" w:lastColumn="0" w:oddVBand="0" w:evenVBand="0" w:oddHBand="0" w:evenHBand="0" w:firstRowFirstColumn="0" w:firstRowLastColumn="0" w:lastRowFirstColumn="0" w:lastRowLastColumn="0"/>
              <w:rPr>
                <w:del w:id="2635" w:author="김은수" w:date="2026-09-30T15:44:00Z" w16du:dateUtc="2026-09-30T06:44:00Z"/>
                <w:rFonts w:cs="굴림"/>
                <w:b w:val="0"/>
                <w:bCs/>
              </w:rPr>
            </w:pPr>
            <w:del w:id="2636" w:author="김은수" w:date="2026-09-30T15:44:00Z" w16du:dateUtc="2026-09-30T06:44:00Z">
              <w:r w:rsidRPr="006910DB">
                <w:rPr>
                  <w:rFonts w:cs="굴림" w:hint="eastAsia"/>
                  <w:bCs/>
                </w:rPr>
                <w:delText>FIFO</w:delText>
              </w:r>
              <w:r w:rsidRPr="006910DB">
                <w:rPr>
                  <w:rFonts w:cs="굴림" w:hint="eastAsia"/>
                  <w:bCs/>
                </w:rPr>
                <w:br/>
                <w:delText>크기</w:delText>
              </w:r>
            </w:del>
          </w:p>
        </w:tc>
        <w:tc>
          <w:tcPr>
            <w:tcW w:w="3402" w:type="dxa"/>
            <w:gridSpan w:val="3"/>
            <w:tcPrChange w:id="2637" w:author="김은수" w:date="2026-10-01T01:11:00Z">
              <w:tcPr>
                <w:tcW w:w="3402" w:type="dxa"/>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tcPr>
            </w:tcPrChange>
          </w:tcPr>
          <w:p w14:paraId="0AA46178" w14:textId="77777777" w:rsidR="00E01536" w:rsidRDefault="00E01536" w:rsidP="00C62BB0">
            <w:pPr>
              <w:widowControl/>
              <w:wordWrap/>
              <w:autoSpaceDE/>
              <w:autoSpaceDN/>
              <w:spacing w:after="0" w:line="240" w:lineRule="auto"/>
              <w:jc w:val="left"/>
              <w:cnfStyle w:val="100000000000" w:firstRow="1" w:lastRow="0" w:firstColumn="0" w:lastColumn="0" w:oddVBand="0" w:evenVBand="0" w:oddHBand="0" w:evenHBand="0" w:firstRowFirstColumn="0" w:firstRowLastColumn="0" w:lastRowFirstColumn="0" w:lastRowLastColumn="0"/>
              <w:rPr>
                <w:del w:id="2638" w:author="김은수" w:date="2026-09-30T15:44:00Z" w16du:dateUtc="2026-09-30T06:44:00Z"/>
                <w:rFonts w:cs="굴림"/>
                <w:sz w:val="18"/>
                <w:szCs w:val="18"/>
              </w:rPr>
            </w:pPr>
            <w:del w:id="2639" w:author="김은수" w:date="2026-09-30T15:44:00Z" w16du:dateUtc="2026-09-30T06:44:00Z">
              <w:r w:rsidRPr="006910DB">
                <w:rPr>
                  <w:rFonts w:cs="굴림" w:hint="eastAsia"/>
                  <w:sz w:val="18"/>
                  <w:szCs w:val="18"/>
                </w:rPr>
                <w:delText>Start Addr</w:delText>
              </w:r>
              <w:r w:rsidRPr="006910DB">
                <w:rPr>
                  <w:rFonts w:cs="굴림"/>
                  <w:sz w:val="18"/>
                  <w:szCs w:val="18"/>
                </w:rPr>
                <w:delText xml:space="preserve"> </w:delText>
              </w:r>
              <w:r>
                <w:rPr>
                  <w:rFonts w:cs="굴림"/>
                  <w:sz w:val="18"/>
                  <w:szCs w:val="18"/>
                </w:rPr>
                <w:delText xml:space="preserve"> </w:delText>
              </w:r>
            </w:del>
          </w:p>
          <w:p w14:paraId="5F3BDEA8" w14:textId="77777777" w:rsidR="00E01536" w:rsidRPr="006910DB" w:rsidRDefault="00E01536" w:rsidP="00C62BB0">
            <w:pPr>
              <w:widowControl/>
              <w:wordWrap/>
              <w:autoSpaceDE/>
              <w:autoSpaceDN/>
              <w:spacing w:after="0" w:line="240" w:lineRule="auto"/>
              <w:jc w:val="left"/>
              <w:cnfStyle w:val="100000000000" w:firstRow="1" w:lastRow="0" w:firstColumn="0" w:lastColumn="0" w:oddVBand="0" w:evenVBand="0" w:oddHBand="0" w:evenHBand="0" w:firstRowFirstColumn="0" w:firstRowLastColumn="0" w:lastRowFirstColumn="0" w:lastRowLastColumn="0"/>
              <w:rPr>
                <w:del w:id="2640" w:author="김은수" w:date="2026-09-30T15:44:00Z" w16du:dateUtc="2026-09-30T06:44:00Z"/>
                <w:rFonts w:cs="굴림"/>
                <w:sz w:val="18"/>
                <w:szCs w:val="18"/>
              </w:rPr>
            </w:pPr>
            <w:del w:id="2641" w:author="김은수" w:date="2026-09-30T15:44:00Z" w16du:dateUtc="2026-09-30T06:44:00Z">
              <w:r w:rsidRPr="006910DB">
                <w:rPr>
                  <w:rFonts w:cs="굴림"/>
                  <w:sz w:val="18"/>
                  <w:szCs w:val="18"/>
                </w:rPr>
                <w:delText xml:space="preserve">: </w:delText>
              </w:r>
              <w:r w:rsidRPr="006910DB">
                <w:rPr>
                  <w:rFonts w:cs="굴림" w:hint="eastAsia"/>
                  <w:sz w:val="18"/>
                  <w:szCs w:val="18"/>
                </w:rPr>
                <w:delText>메모리영역 시작주소와 상대적 위치</w:delText>
              </w:r>
            </w:del>
          </w:p>
          <w:p w14:paraId="16D9B75D" w14:textId="77777777" w:rsidR="00E01536" w:rsidRDefault="00E01536" w:rsidP="00C62BB0">
            <w:pPr>
              <w:widowControl/>
              <w:wordWrap/>
              <w:autoSpaceDE/>
              <w:autoSpaceDN/>
              <w:spacing w:after="0" w:line="240" w:lineRule="auto"/>
              <w:jc w:val="left"/>
              <w:cnfStyle w:val="100000000000" w:firstRow="1" w:lastRow="0" w:firstColumn="0" w:lastColumn="0" w:oddVBand="0" w:evenVBand="0" w:oddHBand="0" w:evenHBand="0" w:firstRowFirstColumn="0" w:firstRowLastColumn="0" w:lastRowFirstColumn="0" w:lastRowLastColumn="0"/>
              <w:rPr>
                <w:del w:id="2642" w:author="김은수" w:date="2026-09-30T15:44:00Z" w16du:dateUtc="2026-09-30T06:44:00Z"/>
                <w:rFonts w:cs="굴림"/>
                <w:sz w:val="18"/>
                <w:szCs w:val="18"/>
              </w:rPr>
            </w:pPr>
            <w:del w:id="2643" w:author="김은수" w:date="2026-09-30T15:44:00Z" w16du:dateUtc="2026-09-30T06:44:00Z">
              <w:r w:rsidRPr="006910DB">
                <w:rPr>
                  <w:rFonts w:cs="굴림" w:hint="eastAsia"/>
                  <w:sz w:val="18"/>
                  <w:szCs w:val="18"/>
                </w:rPr>
                <w:delText>Base PTR</w:delText>
              </w:r>
              <w:r>
                <w:rPr>
                  <w:rFonts w:cs="굴림"/>
                  <w:sz w:val="18"/>
                  <w:szCs w:val="18"/>
                </w:rPr>
                <w:delText xml:space="preserve"> </w:delText>
              </w:r>
              <w:r w:rsidRPr="006910DB">
                <w:rPr>
                  <w:rFonts w:cs="굴림"/>
                  <w:sz w:val="18"/>
                  <w:szCs w:val="18"/>
                </w:rPr>
                <w:delText xml:space="preserve"> </w:delText>
              </w:r>
            </w:del>
          </w:p>
          <w:p w14:paraId="395C2694" w14:textId="77777777" w:rsidR="00E01536" w:rsidRPr="006910DB" w:rsidRDefault="00E01536" w:rsidP="00C62BB0">
            <w:pPr>
              <w:widowControl/>
              <w:wordWrap/>
              <w:autoSpaceDE/>
              <w:autoSpaceDN/>
              <w:spacing w:after="0" w:line="240" w:lineRule="auto"/>
              <w:jc w:val="left"/>
              <w:cnfStyle w:val="100000000000" w:firstRow="1" w:lastRow="0" w:firstColumn="0" w:lastColumn="0" w:oddVBand="0" w:evenVBand="0" w:oddHBand="0" w:evenHBand="0" w:firstRowFirstColumn="0" w:firstRowLastColumn="0" w:lastRowFirstColumn="0" w:lastRowLastColumn="0"/>
              <w:rPr>
                <w:del w:id="2644" w:author="김은수" w:date="2026-09-30T15:44:00Z" w16du:dateUtc="2026-09-30T06:44:00Z"/>
                <w:rFonts w:cs="굴림"/>
                <w:sz w:val="18"/>
                <w:szCs w:val="18"/>
              </w:rPr>
            </w:pPr>
            <w:del w:id="2645" w:author="김은수" w:date="2026-09-30T15:44:00Z" w16du:dateUtc="2026-09-30T06:44:00Z">
              <w:r w:rsidRPr="006910DB">
                <w:rPr>
                  <w:rFonts w:cs="굴림"/>
                  <w:sz w:val="18"/>
                  <w:szCs w:val="18"/>
                </w:rPr>
                <w:delText xml:space="preserve">: </w:delText>
              </w:r>
              <w:r w:rsidRPr="006910DB">
                <w:rPr>
                  <w:rFonts w:cs="굴림" w:hint="eastAsia"/>
                  <w:sz w:val="18"/>
                  <w:szCs w:val="18"/>
                </w:rPr>
                <w:delText>Start Addr와 상대적 위치</w:delText>
              </w:r>
            </w:del>
          </w:p>
          <w:p w14:paraId="1F40D3A9" w14:textId="77777777" w:rsidR="00E01536" w:rsidRDefault="00E01536" w:rsidP="00C62BB0">
            <w:pPr>
              <w:widowControl/>
              <w:wordWrap/>
              <w:autoSpaceDE/>
              <w:autoSpaceDN/>
              <w:spacing w:after="0" w:line="240" w:lineRule="auto"/>
              <w:jc w:val="left"/>
              <w:cnfStyle w:val="100000000000" w:firstRow="1" w:lastRow="0" w:firstColumn="0" w:lastColumn="0" w:oddVBand="0" w:evenVBand="0" w:oddHBand="0" w:evenHBand="0" w:firstRowFirstColumn="0" w:firstRowLastColumn="0" w:lastRowFirstColumn="0" w:lastRowLastColumn="0"/>
              <w:rPr>
                <w:del w:id="2646" w:author="김은수" w:date="2026-09-30T15:44:00Z" w16du:dateUtc="2026-09-30T06:44:00Z"/>
                <w:rFonts w:cs="굴림"/>
                <w:sz w:val="18"/>
                <w:szCs w:val="18"/>
              </w:rPr>
            </w:pPr>
            <w:del w:id="2647" w:author="김은수" w:date="2026-09-30T15:44:00Z" w16du:dateUtc="2026-09-30T06:44:00Z">
              <w:r w:rsidRPr="006910DB">
                <w:rPr>
                  <w:rFonts w:cs="굴림" w:hint="eastAsia"/>
                  <w:sz w:val="18"/>
                  <w:szCs w:val="18"/>
                </w:rPr>
                <w:delText>IO block PTR</w:delText>
              </w:r>
            </w:del>
          </w:p>
          <w:p w14:paraId="1504B059" w14:textId="77777777" w:rsidR="00E01536" w:rsidRPr="006910DB" w:rsidRDefault="00E01536" w:rsidP="00C62BB0">
            <w:pPr>
              <w:widowControl/>
              <w:wordWrap/>
              <w:autoSpaceDE/>
              <w:autoSpaceDN/>
              <w:spacing w:after="0" w:line="240" w:lineRule="auto"/>
              <w:jc w:val="left"/>
              <w:cnfStyle w:val="100000000000" w:firstRow="1" w:lastRow="0" w:firstColumn="0" w:lastColumn="0" w:oddVBand="0" w:evenVBand="0" w:oddHBand="0" w:evenHBand="0" w:firstRowFirstColumn="0" w:firstRowLastColumn="0" w:lastRowFirstColumn="0" w:lastRowLastColumn="0"/>
              <w:rPr>
                <w:del w:id="2648" w:author="김은수" w:date="2026-09-30T15:44:00Z" w16du:dateUtc="2026-09-30T06:44:00Z"/>
                <w:rFonts w:cs="굴림"/>
                <w:b w:val="0"/>
                <w:bCs/>
              </w:rPr>
            </w:pPr>
            <w:del w:id="2649" w:author="김은수" w:date="2026-09-30T15:44:00Z" w16du:dateUtc="2026-09-30T06:44:00Z">
              <w:r w:rsidRPr="006910DB">
                <w:rPr>
                  <w:rFonts w:cs="굴림"/>
                  <w:sz w:val="18"/>
                  <w:szCs w:val="18"/>
                </w:rPr>
                <w:delText xml:space="preserve">: </w:delText>
              </w:r>
              <w:r w:rsidRPr="006910DB">
                <w:rPr>
                  <w:rFonts w:cs="굴림" w:hint="eastAsia"/>
                  <w:sz w:val="18"/>
                  <w:szCs w:val="18"/>
                </w:rPr>
                <w:delText>Start Addr와 상대적 위치</w:delText>
              </w:r>
            </w:del>
          </w:p>
        </w:tc>
      </w:tr>
      <w:tr w:rsidR="00E01536" w:rsidRPr="006910DB" w14:paraId="18874828" w14:textId="77777777" w:rsidTr="00C62BB0">
        <w:trPr>
          <w:trHeight w:val="340"/>
          <w:del w:id="2650" w:author="김은수" w:date="2026-09-30T15:44:00Z"/>
          <w:trPrChange w:id="2651" w:author="김은수" w:date="2026-10-01T01:11:00Z">
            <w:trPr>
              <w:gridAfter w:val="4"/>
              <w:trHeight w:val="340"/>
            </w:trPr>
          </w:trPrChange>
        </w:trPr>
        <w:tc>
          <w:tcPr>
            <w:cnfStyle w:val="001000000000" w:firstRow="0" w:lastRow="0" w:firstColumn="1" w:lastColumn="0" w:oddVBand="0" w:evenVBand="0" w:oddHBand="0" w:evenHBand="0" w:firstRowFirstColumn="0" w:firstRowLastColumn="0" w:lastRowFirstColumn="0" w:lastRowLastColumn="0"/>
            <w:tcW w:w="998" w:type="dxa"/>
            <w:vMerge/>
            <w:tcPrChange w:id="2652" w:author="김은수" w:date="2026-10-01T01:11:00Z">
              <w:tcPr>
                <w:tcW w:w="998" w:type="dxa"/>
                <w:vMerge/>
                <w:tcBorders>
                  <w:left w:val="single" w:sz="4" w:space="0" w:color="auto"/>
                  <w:bottom w:val="single" w:sz="4" w:space="0" w:color="auto"/>
                  <w:right w:val="single" w:sz="4" w:space="0" w:color="auto"/>
                </w:tcBorders>
                <w:shd w:val="clear" w:color="auto" w:fill="F2F2F2" w:themeFill="background1" w:themeFillShade="F2"/>
              </w:tcPr>
            </w:tcPrChange>
          </w:tcPr>
          <w:p w14:paraId="16535A5C" w14:textId="77777777" w:rsidR="00E01536" w:rsidRPr="006910DB" w:rsidRDefault="00E01536">
            <w:pPr>
              <w:pStyle w:val="TDC7"/>
              <w:rPr>
                <w:del w:id="2653" w:author="김은수" w:date="2026-09-30T15:44:00Z" w16du:dateUtc="2026-09-30T06:44:00Z"/>
                <w:rFonts w:cs="굴림"/>
                <w:b w:val="0"/>
                <w:bCs/>
              </w:rPr>
              <w:pPrChange w:id="2654" w:author="김은수" w:date="2026-10-01T01:11:00Z">
                <w:pPr>
                  <w:widowControl/>
                  <w:wordWrap/>
                  <w:autoSpaceDE/>
                  <w:autoSpaceDN/>
                  <w:spacing w:after="0" w:line="240" w:lineRule="auto"/>
                </w:pPr>
              </w:pPrChange>
            </w:pPr>
          </w:p>
        </w:tc>
        <w:tc>
          <w:tcPr>
            <w:tcW w:w="798" w:type="dxa"/>
            <w:vMerge/>
            <w:tcPrChange w:id="2655" w:author="김은수" w:date="2026-10-01T01:11:00Z">
              <w:tcPr>
                <w:tcW w:w="798" w:type="dxa"/>
                <w:vMerge/>
                <w:tcBorders>
                  <w:left w:val="single" w:sz="4" w:space="0" w:color="auto"/>
                  <w:bottom w:val="single" w:sz="4" w:space="0" w:color="auto"/>
                  <w:right w:val="single" w:sz="4" w:space="0" w:color="auto"/>
                </w:tcBorders>
                <w:shd w:val="clear" w:color="auto" w:fill="F2F2F2" w:themeFill="background1" w:themeFillShade="F2"/>
              </w:tcPr>
            </w:tcPrChange>
          </w:tcPr>
          <w:p w14:paraId="16BE2FCD" w14:textId="77777777" w:rsidR="00E01536" w:rsidRPr="006910DB" w:rsidRDefault="00E01536">
            <w:pPr>
              <w:pStyle w:val="TDC7"/>
              <w:cnfStyle w:val="000000000000" w:firstRow="0" w:lastRow="0" w:firstColumn="0" w:lastColumn="0" w:oddVBand="0" w:evenVBand="0" w:oddHBand="0" w:evenHBand="0" w:firstRowFirstColumn="0" w:firstRowLastColumn="0" w:lastRowFirstColumn="0" w:lastRowLastColumn="0"/>
              <w:rPr>
                <w:del w:id="2656" w:author="김은수" w:date="2026-09-30T15:44:00Z" w16du:dateUtc="2026-09-30T06:44:00Z"/>
                <w:rFonts w:cs="굴림"/>
                <w:b/>
                <w:bCs/>
              </w:rPr>
              <w:pPrChange w:id="2657" w:author="김은수" w:date="2026-10-01T01:11:00Z">
                <w:pPr>
                  <w:widowControl/>
                  <w:wordWrap/>
                  <w:autoSpaceDE/>
                  <w:autoSpaceDN/>
                  <w:spacing w:after="0" w:line="240" w:lineRule="auto"/>
                  <w:cnfStyle w:val="000000000000" w:firstRow="0" w:lastRow="0" w:firstColumn="0" w:lastColumn="0" w:oddVBand="0" w:evenVBand="0" w:oddHBand="0" w:evenHBand="0" w:firstRowFirstColumn="0" w:firstRowLastColumn="0" w:lastRowFirstColumn="0" w:lastRowLastColumn="0"/>
                </w:pPr>
              </w:pPrChange>
            </w:pPr>
          </w:p>
        </w:tc>
        <w:tc>
          <w:tcPr>
            <w:tcW w:w="1176" w:type="dxa"/>
            <w:vMerge/>
            <w:tcPrChange w:id="2658" w:author="김은수" w:date="2026-10-01T01:11:00Z">
              <w:tcPr>
                <w:tcW w:w="1176" w:type="dxa"/>
                <w:gridSpan w:val="2"/>
                <w:vMerge/>
                <w:tcBorders>
                  <w:left w:val="single" w:sz="4" w:space="0" w:color="auto"/>
                  <w:bottom w:val="single" w:sz="4" w:space="0" w:color="auto"/>
                  <w:right w:val="single" w:sz="4" w:space="0" w:color="auto"/>
                </w:tcBorders>
                <w:shd w:val="clear" w:color="auto" w:fill="F2F2F2" w:themeFill="background1" w:themeFillShade="F2"/>
              </w:tcPr>
            </w:tcPrChange>
          </w:tcPr>
          <w:p w14:paraId="193C7DAD" w14:textId="77777777" w:rsidR="00E01536" w:rsidRPr="006910DB" w:rsidRDefault="00E01536">
            <w:pPr>
              <w:pStyle w:val="TDC7"/>
              <w:cnfStyle w:val="000000000000" w:firstRow="0" w:lastRow="0" w:firstColumn="0" w:lastColumn="0" w:oddVBand="0" w:evenVBand="0" w:oddHBand="0" w:evenHBand="0" w:firstRowFirstColumn="0" w:firstRowLastColumn="0" w:lastRowFirstColumn="0" w:lastRowLastColumn="0"/>
              <w:rPr>
                <w:del w:id="2659" w:author="김은수" w:date="2026-09-30T15:44:00Z" w16du:dateUtc="2026-09-30T06:44:00Z"/>
                <w:rFonts w:cs="굴림"/>
                <w:b/>
                <w:bCs/>
              </w:rPr>
              <w:pPrChange w:id="2660" w:author="김은수" w:date="2026-10-01T01:11:00Z">
                <w:pPr>
                  <w:widowControl/>
                  <w:wordWrap/>
                  <w:autoSpaceDE/>
                  <w:autoSpaceDN/>
                  <w:spacing w:after="0" w:line="240" w:lineRule="auto"/>
                  <w:cnfStyle w:val="000000000000" w:firstRow="0" w:lastRow="0" w:firstColumn="0" w:lastColumn="0" w:oddVBand="0" w:evenVBand="0" w:oddHBand="0" w:evenHBand="0" w:firstRowFirstColumn="0" w:firstRowLastColumn="0" w:lastRowFirstColumn="0" w:lastRowLastColumn="0"/>
                </w:pPr>
              </w:pPrChange>
            </w:pPr>
          </w:p>
        </w:tc>
        <w:tc>
          <w:tcPr>
            <w:tcW w:w="709" w:type="dxa"/>
            <w:vMerge/>
            <w:tcPrChange w:id="2661" w:author="김은수" w:date="2026-10-01T01:11:00Z">
              <w:tcPr>
                <w:tcW w:w="709" w:type="dxa"/>
                <w:vMerge/>
                <w:tcBorders>
                  <w:left w:val="single" w:sz="4" w:space="0" w:color="auto"/>
                  <w:bottom w:val="single" w:sz="4" w:space="0" w:color="auto"/>
                  <w:right w:val="single" w:sz="4" w:space="0" w:color="auto"/>
                </w:tcBorders>
                <w:shd w:val="clear" w:color="auto" w:fill="F2F2F2" w:themeFill="background1" w:themeFillShade="F2"/>
              </w:tcPr>
            </w:tcPrChange>
          </w:tcPr>
          <w:p w14:paraId="40AE2426" w14:textId="77777777" w:rsidR="00E01536" w:rsidRPr="006910DB" w:rsidRDefault="00E01536">
            <w:pPr>
              <w:pStyle w:val="TDC7"/>
              <w:cnfStyle w:val="000000000000" w:firstRow="0" w:lastRow="0" w:firstColumn="0" w:lastColumn="0" w:oddVBand="0" w:evenVBand="0" w:oddHBand="0" w:evenHBand="0" w:firstRowFirstColumn="0" w:firstRowLastColumn="0" w:lastRowFirstColumn="0" w:lastRowLastColumn="0"/>
              <w:rPr>
                <w:del w:id="2662" w:author="김은수" w:date="2026-09-30T15:44:00Z" w16du:dateUtc="2026-09-30T06:44:00Z"/>
                <w:rFonts w:cs="굴림"/>
                <w:b/>
                <w:bCs/>
              </w:rPr>
              <w:pPrChange w:id="2663" w:author="김은수" w:date="2026-10-01T01:11:00Z">
                <w:pPr>
                  <w:widowControl/>
                  <w:wordWrap/>
                  <w:autoSpaceDE/>
                  <w:autoSpaceDN/>
                  <w:spacing w:after="0" w:line="240" w:lineRule="auto"/>
                  <w:cnfStyle w:val="000000000000" w:firstRow="0" w:lastRow="0" w:firstColumn="0" w:lastColumn="0" w:oddVBand="0" w:evenVBand="0" w:oddHBand="0" w:evenHBand="0" w:firstRowFirstColumn="0" w:firstRowLastColumn="0" w:lastRowFirstColumn="0" w:lastRowLastColumn="0"/>
                </w:pPr>
              </w:pPrChange>
            </w:pPr>
          </w:p>
        </w:tc>
        <w:tc>
          <w:tcPr>
            <w:tcW w:w="709" w:type="dxa"/>
            <w:vMerge/>
            <w:tcPrChange w:id="2664" w:author="김은수" w:date="2026-10-01T01:11:00Z">
              <w:tcPr>
                <w:tcW w:w="709" w:type="dxa"/>
                <w:vMerge/>
                <w:tcBorders>
                  <w:left w:val="single" w:sz="4" w:space="0" w:color="auto"/>
                  <w:bottom w:val="single" w:sz="4" w:space="0" w:color="auto"/>
                  <w:right w:val="single" w:sz="4" w:space="0" w:color="auto"/>
                </w:tcBorders>
                <w:shd w:val="clear" w:color="auto" w:fill="F2F2F2" w:themeFill="background1" w:themeFillShade="F2"/>
              </w:tcPr>
            </w:tcPrChange>
          </w:tcPr>
          <w:p w14:paraId="73AD9886" w14:textId="77777777" w:rsidR="00E01536" w:rsidRPr="006910DB" w:rsidRDefault="00E01536">
            <w:pPr>
              <w:pStyle w:val="TDC7"/>
              <w:cnfStyle w:val="000000000000" w:firstRow="0" w:lastRow="0" w:firstColumn="0" w:lastColumn="0" w:oddVBand="0" w:evenVBand="0" w:oddHBand="0" w:evenHBand="0" w:firstRowFirstColumn="0" w:firstRowLastColumn="0" w:lastRowFirstColumn="0" w:lastRowLastColumn="0"/>
              <w:rPr>
                <w:del w:id="2665" w:author="김은수" w:date="2026-09-30T15:44:00Z" w16du:dateUtc="2026-09-30T06:44:00Z"/>
                <w:rFonts w:cs="굴림"/>
                <w:b/>
                <w:bCs/>
              </w:rPr>
              <w:pPrChange w:id="2666" w:author="김은수" w:date="2026-10-01T01:11:00Z">
                <w:pPr>
                  <w:widowControl/>
                  <w:wordWrap/>
                  <w:autoSpaceDE/>
                  <w:autoSpaceDN/>
                  <w:spacing w:after="0" w:line="240" w:lineRule="auto"/>
                  <w:cnfStyle w:val="000000000000" w:firstRow="0" w:lastRow="0" w:firstColumn="0" w:lastColumn="0" w:oddVBand="0" w:evenVBand="0" w:oddHBand="0" w:evenHBand="0" w:firstRowFirstColumn="0" w:firstRowLastColumn="0" w:lastRowFirstColumn="0" w:lastRowLastColumn="0"/>
                </w:pPr>
              </w:pPrChange>
            </w:pPr>
          </w:p>
        </w:tc>
        <w:tc>
          <w:tcPr>
            <w:tcW w:w="1134" w:type="dxa"/>
            <w:tcPrChange w:id="2667" w:author="김은수" w:date="2026-10-01T01:11:00Z">
              <w:tcPr>
                <w:tcW w:w="1134"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tcPrChange>
          </w:tcPr>
          <w:p w14:paraId="65C13AE6" w14:textId="77777777" w:rsidR="00E01536" w:rsidRDefault="00E01536" w:rsidP="00C62BB0">
            <w:pPr>
              <w:widowControl/>
              <w:wordWrap/>
              <w:autoSpaceDE/>
              <w:autoSpaceDN/>
              <w:spacing w:after="0" w:line="240" w:lineRule="auto"/>
              <w:cnfStyle w:val="000000000000" w:firstRow="0" w:lastRow="0" w:firstColumn="0" w:lastColumn="0" w:oddVBand="0" w:evenVBand="0" w:oddHBand="0" w:evenHBand="0" w:firstRowFirstColumn="0" w:firstRowLastColumn="0" w:lastRowFirstColumn="0" w:lastRowLastColumn="0"/>
              <w:rPr>
                <w:del w:id="2668" w:author="김은수" w:date="2026-09-30T15:44:00Z" w16du:dateUtc="2026-09-30T06:44:00Z"/>
                <w:rFonts w:cs="굴림"/>
                <w:b/>
                <w:bCs/>
              </w:rPr>
            </w:pPr>
            <w:del w:id="2669" w:author="김은수" w:date="2026-09-30T15:44:00Z" w16du:dateUtc="2026-09-30T06:44:00Z">
              <w:r w:rsidRPr="006910DB">
                <w:rPr>
                  <w:rFonts w:cs="굴림" w:hint="eastAsia"/>
                  <w:b/>
                  <w:bCs/>
                </w:rPr>
                <w:delText xml:space="preserve">Start </w:delText>
              </w:r>
            </w:del>
          </w:p>
          <w:p w14:paraId="40FD6AE3" w14:textId="77777777" w:rsidR="00E01536" w:rsidRPr="006910DB" w:rsidRDefault="00E01536" w:rsidP="00C62BB0">
            <w:pPr>
              <w:widowControl/>
              <w:wordWrap/>
              <w:autoSpaceDE/>
              <w:autoSpaceDN/>
              <w:spacing w:after="0" w:line="240" w:lineRule="auto"/>
              <w:cnfStyle w:val="000000000000" w:firstRow="0" w:lastRow="0" w:firstColumn="0" w:lastColumn="0" w:oddVBand="0" w:evenVBand="0" w:oddHBand="0" w:evenHBand="0" w:firstRowFirstColumn="0" w:firstRowLastColumn="0" w:lastRowFirstColumn="0" w:lastRowLastColumn="0"/>
              <w:rPr>
                <w:del w:id="2670" w:author="김은수" w:date="2026-09-30T15:44:00Z" w16du:dateUtc="2026-09-30T06:44:00Z"/>
                <w:rFonts w:cs="굴림"/>
                <w:b/>
                <w:bCs/>
              </w:rPr>
            </w:pPr>
            <w:del w:id="2671" w:author="김은수" w:date="2026-09-30T15:44:00Z" w16du:dateUtc="2026-09-30T06:44:00Z">
              <w:r w:rsidRPr="006910DB">
                <w:rPr>
                  <w:rFonts w:cs="굴림" w:hint="eastAsia"/>
                  <w:b/>
                  <w:bCs/>
                </w:rPr>
                <w:delText>Addr</w:delText>
              </w:r>
            </w:del>
          </w:p>
        </w:tc>
        <w:tc>
          <w:tcPr>
            <w:tcW w:w="1134" w:type="dxa"/>
            <w:tcPrChange w:id="2672" w:author="김은수" w:date="2026-10-01T01:11:00Z">
              <w:tcPr>
                <w:tcW w:w="1134"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tcPrChange>
          </w:tcPr>
          <w:p w14:paraId="54FA5E6E" w14:textId="77777777" w:rsidR="00E01536" w:rsidRDefault="00E01536" w:rsidP="00C62BB0">
            <w:pPr>
              <w:widowControl/>
              <w:wordWrap/>
              <w:autoSpaceDE/>
              <w:autoSpaceDN/>
              <w:spacing w:after="0" w:line="240" w:lineRule="auto"/>
              <w:cnfStyle w:val="000000000000" w:firstRow="0" w:lastRow="0" w:firstColumn="0" w:lastColumn="0" w:oddVBand="0" w:evenVBand="0" w:oddHBand="0" w:evenHBand="0" w:firstRowFirstColumn="0" w:firstRowLastColumn="0" w:lastRowFirstColumn="0" w:lastRowLastColumn="0"/>
              <w:rPr>
                <w:del w:id="2673" w:author="김은수" w:date="2026-09-30T15:44:00Z" w16du:dateUtc="2026-09-30T06:44:00Z"/>
                <w:rFonts w:cs="굴림"/>
                <w:b/>
                <w:bCs/>
              </w:rPr>
            </w:pPr>
            <w:del w:id="2674" w:author="김은수" w:date="2026-09-30T15:44:00Z" w16du:dateUtc="2026-09-30T06:44:00Z">
              <w:r w:rsidRPr="006910DB">
                <w:rPr>
                  <w:rFonts w:cs="굴림" w:hint="eastAsia"/>
                  <w:b/>
                  <w:bCs/>
                </w:rPr>
                <w:delText xml:space="preserve">Base </w:delText>
              </w:r>
            </w:del>
          </w:p>
          <w:p w14:paraId="2405853E" w14:textId="77777777" w:rsidR="00E01536" w:rsidRPr="006910DB" w:rsidRDefault="00E01536" w:rsidP="00C62BB0">
            <w:pPr>
              <w:widowControl/>
              <w:wordWrap/>
              <w:autoSpaceDE/>
              <w:autoSpaceDN/>
              <w:spacing w:after="0" w:line="240" w:lineRule="auto"/>
              <w:cnfStyle w:val="000000000000" w:firstRow="0" w:lastRow="0" w:firstColumn="0" w:lastColumn="0" w:oddVBand="0" w:evenVBand="0" w:oddHBand="0" w:evenHBand="0" w:firstRowFirstColumn="0" w:firstRowLastColumn="0" w:lastRowFirstColumn="0" w:lastRowLastColumn="0"/>
              <w:rPr>
                <w:del w:id="2675" w:author="김은수" w:date="2026-09-30T15:44:00Z" w16du:dateUtc="2026-09-30T06:44:00Z"/>
                <w:rFonts w:cs="굴림"/>
                <w:b/>
                <w:bCs/>
              </w:rPr>
            </w:pPr>
            <w:del w:id="2676" w:author="김은수" w:date="2026-09-30T15:44:00Z" w16du:dateUtc="2026-09-30T06:44:00Z">
              <w:r w:rsidRPr="006910DB">
                <w:rPr>
                  <w:rFonts w:cs="굴림" w:hint="eastAsia"/>
                  <w:b/>
                  <w:bCs/>
                </w:rPr>
                <w:delText>PTR</w:delText>
              </w:r>
            </w:del>
          </w:p>
        </w:tc>
        <w:tc>
          <w:tcPr>
            <w:tcW w:w="1134" w:type="dxa"/>
            <w:tcPrChange w:id="2677" w:author="김은수" w:date="2026-10-01T01:11:00Z">
              <w:tcPr>
                <w:tcW w:w="1134"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tcPrChange>
          </w:tcPr>
          <w:p w14:paraId="02D568DA" w14:textId="77777777" w:rsidR="00E01536" w:rsidRDefault="00E01536" w:rsidP="00C62BB0">
            <w:pPr>
              <w:widowControl/>
              <w:wordWrap/>
              <w:autoSpaceDE/>
              <w:autoSpaceDN/>
              <w:spacing w:after="0" w:line="240" w:lineRule="auto"/>
              <w:cnfStyle w:val="000000000000" w:firstRow="0" w:lastRow="0" w:firstColumn="0" w:lastColumn="0" w:oddVBand="0" w:evenVBand="0" w:oddHBand="0" w:evenHBand="0" w:firstRowFirstColumn="0" w:firstRowLastColumn="0" w:lastRowFirstColumn="0" w:lastRowLastColumn="0"/>
              <w:rPr>
                <w:del w:id="2678" w:author="김은수" w:date="2026-09-30T15:44:00Z" w16du:dateUtc="2026-09-30T06:44:00Z"/>
                <w:rFonts w:cs="굴림"/>
                <w:b/>
                <w:bCs/>
              </w:rPr>
            </w:pPr>
            <w:del w:id="2679" w:author="김은수" w:date="2026-09-30T15:44:00Z" w16du:dateUtc="2026-09-30T06:44:00Z">
              <w:r w:rsidRPr="006910DB">
                <w:rPr>
                  <w:rFonts w:cs="굴림" w:hint="eastAsia"/>
                  <w:b/>
                  <w:bCs/>
                </w:rPr>
                <w:delText xml:space="preserve">IO block </w:delText>
              </w:r>
            </w:del>
          </w:p>
          <w:p w14:paraId="5024380E" w14:textId="77777777" w:rsidR="00E01536" w:rsidRPr="006910DB" w:rsidRDefault="00E01536" w:rsidP="00C62BB0">
            <w:pPr>
              <w:widowControl/>
              <w:wordWrap/>
              <w:autoSpaceDE/>
              <w:autoSpaceDN/>
              <w:spacing w:after="0" w:line="240" w:lineRule="auto"/>
              <w:cnfStyle w:val="000000000000" w:firstRow="0" w:lastRow="0" w:firstColumn="0" w:lastColumn="0" w:oddVBand="0" w:evenVBand="0" w:oddHBand="0" w:evenHBand="0" w:firstRowFirstColumn="0" w:firstRowLastColumn="0" w:lastRowFirstColumn="0" w:lastRowLastColumn="0"/>
              <w:rPr>
                <w:del w:id="2680" w:author="김은수" w:date="2026-09-30T15:44:00Z" w16du:dateUtc="2026-09-30T06:44:00Z"/>
                <w:rFonts w:cs="굴림"/>
                <w:b/>
                <w:bCs/>
              </w:rPr>
            </w:pPr>
            <w:del w:id="2681" w:author="김은수" w:date="2026-09-30T15:44:00Z" w16du:dateUtc="2026-09-30T06:44:00Z">
              <w:r w:rsidRPr="006910DB">
                <w:rPr>
                  <w:rFonts w:cs="굴림" w:hint="eastAsia"/>
                  <w:b/>
                  <w:bCs/>
                </w:rPr>
                <w:delText>PTR</w:delText>
              </w:r>
            </w:del>
          </w:p>
        </w:tc>
      </w:tr>
      <w:tr w:rsidR="00E01536" w:rsidRPr="006910DB" w14:paraId="343CA8BE" w14:textId="77777777" w:rsidTr="00B4488E">
        <w:trPr>
          <w:trHeight w:val="340"/>
          <w:del w:id="2682" w:author="김은수" w:date="2026-09-30T15:44:00Z"/>
          <w:trPrChange w:id="2683" w:author="김은수" w:date="2026-10-01T01:11:00Z">
            <w:trPr>
              <w:gridAfter w:val="4"/>
              <w:trHeight w:val="340"/>
            </w:trPr>
          </w:trPrChange>
        </w:trPr>
        <w:tc>
          <w:tcPr>
            <w:cnfStyle w:val="001000000000" w:firstRow="0" w:lastRow="0" w:firstColumn="1" w:lastColumn="0" w:oddVBand="0" w:evenVBand="0" w:oddHBand="0" w:evenHBand="0" w:firstRowFirstColumn="0" w:firstRowLastColumn="0" w:lastRowFirstColumn="0" w:lastRowLastColumn="0"/>
            <w:tcW w:w="998" w:type="dxa"/>
            <w:noWrap/>
            <w:hideMark/>
            <w:tcPrChange w:id="2684" w:author="김은수" w:date="2026-10-01T01:11:00Z">
              <w:tcPr>
                <w:tcW w:w="998" w:type="dxa"/>
                <w:tcBorders>
                  <w:top w:val="single" w:sz="4" w:space="0" w:color="auto"/>
                  <w:left w:val="single" w:sz="4" w:space="0" w:color="auto"/>
                  <w:bottom w:val="single" w:sz="4" w:space="0" w:color="auto"/>
                  <w:right w:val="single" w:sz="4" w:space="0" w:color="auto"/>
                </w:tcBorders>
                <w:noWrap/>
                <w:hideMark/>
              </w:tcPr>
            </w:tcPrChange>
          </w:tcPr>
          <w:p w14:paraId="18E7F38F" w14:textId="77777777" w:rsidR="00E01536" w:rsidRPr="006910DB" w:rsidRDefault="00E01536" w:rsidP="00C62BB0">
            <w:pPr>
              <w:widowControl/>
              <w:wordWrap/>
              <w:autoSpaceDE/>
              <w:autoSpaceDN/>
              <w:spacing w:after="0" w:line="240" w:lineRule="auto"/>
              <w:rPr>
                <w:del w:id="2685" w:author="김은수" w:date="2026-09-30T15:44:00Z" w16du:dateUtc="2026-09-30T06:44:00Z"/>
                <w:rFonts w:cs="굴림"/>
                <w:sz w:val="18"/>
                <w:szCs w:val="18"/>
              </w:rPr>
            </w:pPr>
            <w:del w:id="2686" w:author="김은수" w:date="2026-09-30T15:44:00Z" w16du:dateUtc="2026-09-30T06:44:00Z">
              <w:r w:rsidRPr="006910DB">
                <w:rPr>
                  <w:rFonts w:cs="굴림" w:hint="eastAsia"/>
                  <w:sz w:val="18"/>
                  <w:szCs w:val="18"/>
                </w:rPr>
                <w:delText xml:space="preserve">ADC0, </w:delText>
              </w:r>
              <w:r w:rsidRPr="006910DB">
                <w:rPr>
                  <w:rFonts w:cs="굴림" w:hint="eastAsia"/>
                  <w:sz w:val="16"/>
                  <w:szCs w:val="16"/>
                </w:rPr>
                <w:delText>내부마이크</w:delText>
              </w:r>
            </w:del>
          </w:p>
        </w:tc>
        <w:tc>
          <w:tcPr>
            <w:tcW w:w="798" w:type="dxa"/>
            <w:noWrap/>
            <w:hideMark/>
            <w:tcPrChange w:id="2687" w:author="김은수" w:date="2026-10-01T01:11:00Z">
              <w:tcPr>
                <w:tcW w:w="798" w:type="dxa"/>
                <w:tcBorders>
                  <w:top w:val="single" w:sz="4" w:space="0" w:color="auto"/>
                  <w:left w:val="nil"/>
                  <w:bottom w:val="single" w:sz="4" w:space="0" w:color="auto"/>
                  <w:right w:val="single" w:sz="4" w:space="0" w:color="auto"/>
                </w:tcBorders>
                <w:noWrap/>
                <w:hideMark/>
              </w:tcPr>
            </w:tcPrChange>
          </w:tcPr>
          <w:p w14:paraId="1577844D" w14:textId="77777777" w:rsidR="00E01536" w:rsidRPr="006910DB" w:rsidRDefault="00E01536" w:rsidP="00B4488E">
            <w:pPr>
              <w:widowControl/>
              <w:wordWrap/>
              <w:autoSpaceDE/>
              <w:autoSpaceDN/>
              <w:spacing w:after="0" w:line="240" w:lineRule="auto"/>
              <w:cnfStyle w:val="000000000000" w:firstRow="0" w:lastRow="0" w:firstColumn="0" w:lastColumn="0" w:oddVBand="0" w:evenVBand="0" w:oddHBand="0" w:evenHBand="0" w:firstRowFirstColumn="0" w:firstRowLastColumn="0" w:lastRowFirstColumn="0" w:lastRowLastColumn="0"/>
              <w:rPr>
                <w:del w:id="2688" w:author="김은수" w:date="2026-09-30T15:44:00Z" w16du:dateUtc="2026-09-30T06:44:00Z"/>
                <w:rFonts w:cs="굴림"/>
              </w:rPr>
            </w:pPr>
            <w:del w:id="2689" w:author="김은수" w:date="2026-09-30T15:44:00Z" w16du:dateUtc="2026-09-30T06:44:00Z">
              <w:r w:rsidRPr="006910DB">
                <w:rPr>
                  <w:rFonts w:cs="굴림" w:hint="eastAsia"/>
                </w:rPr>
                <w:delText>A0</w:delText>
              </w:r>
            </w:del>
          </w:p>
        </w:tc>
        <w:tc>
          <w:tcPr>
            <w:tcW w:w="1176" w:type="dxa"/>
            <w:noWrap/>
            <w:hideMark/>
            <w:tcPrChange w:id="2690" w:author="김은수" w:date="2026-10-01T01:11:00Z">
              <w:tcPr>
                <w:tcW w:w="1176" w:type="dxa"/>
                <w:gridSpan w:val="2"/>
                <w:tcBorders>
                  <w:top w:val="single" w:sz="4" w:space="0" w:color="auto"/>
                  <w:left w:val="nil"/>
                  <w:bottom w:val="single" w:sz="4" w:space="0" w:color="auto"/>
                  <w:right w:val="single" w:sz="4" w:space="0" w:color="auto"/>
                </w:tcBorders>
                <w:noWrap/>
                <w:hideMark/>
              </w:tcPr>
            </w:tcPrChange>
          </w:tcPr>
          <w:p w14:paraId="251B3F2A" w14:textId="77777777" w:rsidR="00E01536" w:rsidRPr="006910DB" w:rsidRDefault="00E01536" w:rsidP="00B4488E">
            <w:pPr>
              <w:widowControl/>
              <w:wordWrap/>
              <w:autoSpaceDE/>
              <w:autoSpaceDN/>
              <w:spacing w:after="0" w:line="240" w:lineRule="auto"/>
              <w:cnfStyle w:val="000000000000" w:firstRow="0" w:lastRow="0" w:firstColumn="0" w:lastColumn="0" w:oddVBand="0" w:evenVBand="0" w:oddHBand="0" w:evenHBand="0" w:firstRowFirstColumn="0" w:firstRowLastColumn="0" w:lastRowFirstColumn="0" w:lastRowLastColumn="0"/>
              <w:rPr>
                <w:del w:id="2691" w:author="김은수" w:date="2026-09-30T15:44:00Z" w16du:dateUtc="2026-09-30T06:44:00Z"/>
                <w:rFonts w:cs="굴림"/>
              </w:rPr>
            </w:pPr>
            <w:del w:id="2692" w:author="김은수" w:date="2026-09-30T15:44:00Z" w16du:dateUtc="2026-09-30T06:44:00Z">
              <w:r w:rsidRPr="006910DB">
                <w:rPr>
                  <w:rFonts w:cs="굴림" w:hint="eastAsia"/>
                </w:rPr>
                <w:delText>FIFO_A0_0</w:delText>
              </w:r>
            </w:del>
          </w:p>
        </w:tc>
        <w:tc>
          <w:tcPr>
            <w:tcW w:w="709" w:type="dxa"/>
            <w:tcPrChange w:id="2693" w:author="김은수" w:date="2026-10-01T01:11:00Z">
              <w:tcPr>
                <w:tcW w:w="709" w:type="dxa"/>
                <w:tcBorders>
                  <w:top w:val="single" w:sz="4" w:space="0" w:color="auto"/>
                  <w:left w:val="nil"/>
                  <w:bottom w:val="single" w:sz="4" w:space="0" w:color="auto"/>
                  <w:right w:val="single" w:sz="4" w:space="0" w:color="auto"/>
                </w:tcBorders>
              </w:tcPr>
            </w:tcPrChange>
          </w:tcPr>
          <w:p w14:paraId="2152E2C9" w14:textId="77777777" w:rsidR="00E01536" w:rsidRPr="006910DB" w:rsidRDefault="00E01536" w:rsidP="00B4488E">
            <w:pPr>
              <w:widowControl/>
              <w:wordWrap/>
              <w:autoSpaceDE/>
              <w:autoSpaceDN/>
              <w:spacing w:after="0" w:line="240" w:lineRule="auto"/>
              <w:cnfStyle w:val="000000000000" w:firstRow="0" w:lastRow="0" w:firstColumn="0" w:lastColumn="0" w:oddVBand="0" w:evenVBand="0" w:oddHBand="0" w:evenHBand="0" w:firstRowFirstColumn="0" w:firstRowLastColumn="0" w:lastRowFirstColumn="0" w:lastRowLastColumn="0"/>
              <w:rPr>
                <w:del w:id="2694" w:author="김은수" w:date="2026-09-30T15:44:00Z" w16du:dateUtc="2026-09-30T06:44:00Z"/>
                <w:rFonts w:cs="굴림"/>
              </w:rPr>
            </w:pPr>
            <w:del w:id="2695" w:author="김은수" w:date="2026-09-30T15:44:00Z" w16du:dateUtc="2026-09-30T06:44:00Z">
              <w:r w:rsidRPr="006910DB">
                <w:rPr>
                  <w:rFonts w:cs="굴림" w:hint="eastAsia"/>
                </w:rPr>
                <w:delText>16</w:delText>
              </w:r>
            </w:del>
          </w:p>
        </w:tc>
        <w:tc>
          <w:tcPr>
            <w:tcW w:w="709" w:type="dxa"/>
            <w:tcPrChange w:id="2696" w:author="김은수" w:date="2026-10-01T01:11:00Z">
              <w:tcPr>
                <w:tcW w:w="709" w:type="dxa"/>
                <w:tcBorders>
                  <w:top w:val="single" w:sz="4" w:space="0" w:color="auto"/>
                  <w:left w:val="single" w:sz="4" w:space="0" w:color="auto"/>
                  <w:bottom w:val="single" w:sz="4" w:space="0" w:color="auto"/>
                  <w:right w:val="single" w:sz="4" w:space="0" w:color="auto"/>
                </w:tcBorders>
              </w:tcPr>
            </w:tcPrChange>
          </w:tcPr>
          <w:p w14:paraId="03D2F92A" w14:textId="77777777" w:rsidR="00E01536" w:rsidRPr="006910DB" w:rsidRDefault="00E01536" w:rsidP="00B4488E">
            <w:pPr>
              <w:widowControl/>
              <w:wordWrap/>
              <w:autoSpaceDE/>
              <w:autoSpaceDN/>
              <w:spacing w:after="0" w:line="240" w:lineRule="auto"/>
              <w:cnfStyle w:val="000000000000" w:firstRow="0" w:lastRow="0" w:firstColumn="0" w:lastColumn="0" w:oddVBand="0" w:evenVBand="0" w:oddHBand="0" w:evenHBand="0" w:firstRowFirstColumn="0" w:firstRowLastColumn="0" w:lastRowFirstColumn="0" w:lastRowLastColumn="0"/>
              <w:rPr>
                <w:del w:id="2697" w:author="김은수" w:date="2026-09-30T15:44:00Z" w16du:dateUtc="2026-09-30T06:44:00Z"/>
                <w:rFonts w:cs="굴림"/>
              </w:rPr>
            </w:pPr>
            <w:del w:id="2698" w:author="김은수" w:date="2026-09-30T15:44:00Z" w16du:dateUtc="2026-09-30T06:44:00Z">
              <w:r w:rsidRPr="006910DB">
                <w:rPr>
                  <w:rFonts w:cs="굴림" w:hint="eastAsia"/>
                </w:rPr>
                <w:delText>32</w:delText>
              </w:r>
            </w:del>
          </w:p>
        </w:tc>
        <w:tc>
          <w:tcPr>
            <w:tcW w:w="1134" w:type="dxa"/>
            <w:noWrap/>
            <w:hideMark/>
            <w:tcPrChange w:id="2699" w:author="김은수" w:date="2026-10-01T01:11:00Z">
              <w:tcPr>
                <w:tcW w:w="1134" w:type="dxa"/>
                <w:tcBorders>
                  <w:top w:val="single" w:sz="4" w:space="0" w:color="auto"/>
                  <w:left w:val="nil"/>
                  <w:bottom w:val="single" w:sz="4" w:space="0" w:color="auto"/>
                  <w:right w:val="single" w:sz="4" w:space="0" w:color="auto"/>
                </w:tcBorders>
                <w:noWrap/>
                <w:hideMark/>
              </w:tcPr>
            </w:tcPrChange>
          </w:tcPr>
          <w:p w14:paraId="4FAD5FF4" w14:textId="77777777" w:rsidR="00E01536" w:rsidRPr="006910DB" w:rsidRDefault="00E01536" w:rsidP="00B4488E">
            <w:pPr>
              <w:widowControl/>
              <w:wordWrap/>
              <w:autoSpaceDE/>
              <w:autoSpaceDN/>
              <w:spacing w:after="0" w:line="240" w:lineRule="auto"/>
              <w:cnfStyle w:val="000000000000" w:firstRow="0" w:lastRow="0" w:firstColumn="0" w:lastColumn="0" w:oddVBand="0" w:evenVBand="0" w:oddHBand="0" w:evenHBand="0" w:firstRowFirstColumn="0" w:firstRowLastColumn="0" w:lastRowFirstColumn="0" w:lastRowLastColumn="0"/>
              <w:rPr>
                <w:del w:id="2700" w:author="김은수" w:date="2026-09-30T15:44:00Z" w16du:dateUtc="2026-09-30T06:44:00Z"/>
                <w:rFonts w:cs="굴림"/>
              </w:rPr>
            </w:pPr>
            <w:del w:id="2701" w:author="김은수" w:date="2026-09-30T15:44:00Z" w16du:dateUtc="2026-09-30T06:44:00Z">
              <w:r w:rsidRPr="006910DB">
                <w:rPr>
                  <w:rFonts w:cs="굴림" w:hint="eastAsia"/>
                </w:rPr>
                <w:delText>0</w:delText>
              </w:r>
            </w:del>
          </w:p>
        </w:tc>
        <w:tc>
          <w:tcPr>
            <w:tcW w:w="1134" w:type="dxa"/>
            <w:noWrap/>
            <w:hideMark/>
            <w:tcPrChange w:id="2702" w:author="김은수" w:date="2026-10-01T01:11:00Z">
              <w:tcPr>
                <w:tcW w:w="1134" w:type="dxa"/>
                <w:tcBorders>
                  <w:top w:val="single" w:sz="4" w:space="0" w:color="auto"/>
                  <w:left w:val="nil"/>
                  <w:bottom w:val="single" w:sz="4" w:space="0" w:color="auto"/>
                  <w:right w:val="single" w:sz="4" w:space="0" w:color="auto"/>
                </w:tcBorders>
                <w:noWrap/>
                <w:hideMark/>
              </w:tcPr>
            </w:tcPrChange>
          </w:tcPr>
          <w:p w14:paraId="4946E71C" w14:textId="77777777" w:rsidR="00E01536" w:rsidRPr="006910DB" w:rsidRDefault="00E01536" w:rsidP="00B4488E">
            <w:pPr>
              <w:widowControl/>
              <w:wordWrap/>
              <w:autoSpaceDE/>
              <w:autoSpaceDN/>
              <w:spacing w:after="0" w:line="240" w:lineRule="auto"/>
              <w:cnfStyle w:val="000000000000" w:firstRow="0" w:lastRow="0" w:firstColumn="0" w:lastColumn="0" w:oddVBand="0" w:evenVBand="0" w:oddHBand="0" w:evenHBand="0" w:firstRowFirstColumn="0" w:firstRowLastColumn="0" w:lastRowFirstColumn="0" w:lastRowLastColumn="0"/>
              <w:rPr>
                <w:del w:id="2703" w:author="김은수" w:date="2026-09-30T15:44:00Z" w16du:dateUtc="2026-09-30T06:44:00Z"/>
                <w:rFonts w:cs="굴림"/>
              </w:rPr>
            </w:pPr>
            <w:del w:id="2704" w:author="김은수" w:date="2026-09-30T15:44:00Z" w16du:dateUtc="2026-09-30T06:44:00Z">
              <w:r w:rsidRPr="006910DB">
                <w:rPr>
                  <w:rFonts w:cs="굴림" w:hint="eastAsia"/>
                </w:rPr>
                <w:delText>0</w:delText>
              </w:r>
            </w:del>
          </w:p>
        </w:tc>
        <w:tc>
          <w:tcPr>
            <w:tcW w:w="1134" w:type="dxa"/>
            <w:noWrap/>
            <w:hideMark/>
            <w:tcPrChange w:id="2705" w:author="김은수" w:date="2026-10-01T01:11:00Z">
              <w:tcPr>
                <w:tcW w:w="1134" w:type="dxa"/>
                <w:tcBorders>
                  <w:top w:val="single" w:sz="4" w:space="0" w:color="auto"/>
                  <w:left w:val="nil"/>
                  <w:bottom w:val="single" w:sz="4" w:space="0" w:color="auto"/>
                  <w:right w:val="single" w:sz="4" w:space="0" w:color="auto"/>
                </w:tcBorders>
                <w:noWrap/>
                <w:hideMark/>
              </w:tcPr>
            </w:tcPrChange>
          </w:tcPr>
          <w:p w14:paraId="401D0459" w14:textId="77777777" w:rsidR="00E01536" w:rsidRPr="006910DB" w:rsidRDefault="00E01536" w:rsidP="00B4488E">
            <w:pPr>
              <w:widowControl/>
              <w:wordWrap/>
              <w:autoSpaceDE/>
              <w:autoSpaceDN/>
              <w:spacing w:after="0" w:line="240" w:lineRule="auto"/>
              <w:cnfStyle w:val="000000000000" w:firstRow="0" w:lastRow="0" w:firstColumn="0" w:lastColumn="0" w:oddVBand="0" w:evenVBand="0" w:oddHBand="0" w:evenHBand="0" w:firstRowFirstColumn="0" w:firstRowLastColumn="0" w:lastRowFirstColumn="0" w:lastRowLastColumn="0"/>
              <w:rPr>
                <w:del w:id="2706" w:author="김은수" w:date="2026-09-30T15:44:00Z" w16du:dateUtc="2026-09-30T06:44:00Z"/>
                <w:rFonts w:cs="굴림"/>
              </w:rPr>
            </w:pPr>
            <w:del w:id="2707" w:author="김은수" w:date="2026-09-30T15:44:00Z" w16du:dateUtc="2026-09-30T06:44:00Z">
              <w:r w:rsidRPr="006910DB">
                <w:rPr>
                  <w:rFonts w:cs="굴림" w:hint="eastAsia"/>
                </w:rPr>
                <w:delText>0</w:delText>
              </w:r>
            </w:del>
          </w:p>
        </w:tc>
      </w:tr>
      <w:tr w:rsidR="00E01536" w:rsidRPr="006910DB" w14:paraId="3AC4A75D" w14:textId="77777777" w:rsidTr="00B4488E">
        <w:trPr>
          <w:trHeight w:val="340"/>
          <w:del w:id="2708" w:author="김은수" w:date="2026-09-30T15:44:00Z"/>
          <w:trPrChange w:id="2709" w:author="김은수" w:date="2026-10-01T01:11:00Z">
            <w:trPr>
              <w:gridAfter w:val="4"/>
              <w:trHeight w:val="340"/>
            </w:trPr>
          </w:trPrChange>
        </w:trPr>
        <w:tc>
          <w:tcPr>
            <w:cnfStyle w:val="001000000000" w:firstRow="0" w:lastRow="0" w:firstColumn="1" w:lastColumn="0" w:oddVBand="0" w:evenVBand="0" w:oddHBand="0" w:evenHBand="0" w:firstRowFirstColumn="0" w:firstRowLastColumn="0" w:lastRowFirstColumn="0" w:lastRowLastColumn="0"/>
            <w:tcW w:w="998" w:type="dxa"/>
            <w:noWrap/>
            <w:hideMark/>
            <w:tcPrChange w:id="2710" w:author="김은수" w:date="2026-10-01T01:11:00Z">
              <w:tcPr>
                <w:tcW w:w="998" w:type="dxa"/>
                <w:tcBorders>
                  <w:top w:val="single" w:sz="4" w:space="0" w:color="auto"/>
                  <w:left w:val="single" w:sz="4" w:space="0" w:color="auto"/>
                  <w:bottom w:val="single" w:sz="4" w:space="0" w:color="auto"/>
                  <w:right w:val="single" w:sz="4" w:space="0" w:color="auto"/>
                </w:tcBorders>
                <w:noWrap/>
                <w:hideMark/>
              </w:tcPr>
            </w:tcPrChange>
          </w:tcPr>
          <w:p w14:paraId="162255C5" w14:textId="77777777" w:rsidR="00E01536" w:rsidRPr="006910DB" w:rsidRDefault="00E01536" w:rsidP="00C62BB0">
            <w:pPr>
              <w:widowControl/>
              <w:wordWrap/>
              <w:autoSpaceDE/>
              <w:autoSpaceDN/>
              <w:spacing w:after="0" w:line="240" w:lineRule="auto"/>
              <w:rPr>
                <w:del w:id="2711" w:author="김은수" w:date="2026-09-30T15:44:00Z" w16du:dateUtc="2026-09-30T06:44:00Z"/>
                <w:rFonts w:cs="굴림"/>
                <w:sz w:val="18"/>
                <w:szCs w:val="18"/>
              </w:rPr>
            </w:pPr>
            <w:del w:id="2712" w:author="김은수" w:date="2026-09-30T15:44:00Z" w16du:dateUtc="2026-09-30T06:44:00Z">
              <w:r w:rsidRPr="006910DB">
                <w:rPr>
                  <w:rFonts w:cs="굴림" w:hint="eastAsia"/>
                  <w:sz w:val="18"/>
                  <w:szCs w:val="18"/>
                </w:rPr>
                <w:delText xml:space="preserve">ADC1, </w:delText>
              </w:r>
              <w:r w:rsidRPr="006910DB">
                <w:rPr>
                  <w:rFonts w:cs="굴림" w:hint="eastAsia"/>
                  <w:sz w:val="16"/>
                  <w:szCs w:val="16"/>
                </w:rPr>
                <w:delText>내부마이크</w:delText>
              </w:r>
            </w:del>
          </w:p>
        </w:tc>
        <w:tc>
          <w:tcPr>
            <w:tcW w:w="798" w:type="dxa"/>
            <w:noWrap/>
            <w:hideMark/>
            <w:tcPrChange w:id="2713" w:author="김은수" w:date="2026-10-01T01:11:00Z">
              <w:tcPr>
                <w:tcW w:w="798" w:type="dxa"/>
                <w:tcBorders>
                  <w:top w:val="single" w:sz="4" w:space="0" w:color="auto"/>
                  <w:left w:val="nil"/>
                  <w:bottom w:val="single" w:sz="4" w:space="0" w:color="auto"/>
                  <w:right w:val="single" w:sz="4" w:space="0" w:color="auto"/>
                </w:tcBorders>
                <w:noWrap/>
                <w:hideMark/>
              </w:tcPr>
            </w:tcPrChange>
          </w:tcPr>
          <w:p w14:paraId="3E412AC0" w14:textId="77777777" w:rsidR="00E01536" w:rsidRPr="006910DB" w:rsidRDefault="00E01536" w:rsidP="00B4488E">
            <w:pPr>
              <w:widowControl/>
              <w:wordWrap/>
              <w:autoSpaceDE/>
              <w:autoSpaceDN/>
              <w:spacing w:after="0" w:line="240" w:lineRule="auto"/>
              <w:cnfStyle w:val="000000000000" w:firstRow="0" w:lastRow="0" w:firstColumn="0" w:lastColumn="0" w:oddVBand="0" w:evenVBand="0" w:oddHBand="0" w:evenHBand="0" w:firstRowFirstColumn="0" w:firstRowLastColumn="0" w:lastRowFirstColumn="0" w:lastRowLastColumn="0"/>
              <w:rPr>
                <w:del w:id="2714" w:author="김은수" w:date="2026-09-30T15:44:00Z" w16du:dateUtc="2026-09-30T06:44:00Z"/>
                <w:rFonts w:cs="굴림"/>
              </w:rPr>
            </w:pPr>
            <w:del w:id="2715" w:author="김은수" w:date="2026-09-30T15:44:00Z" w16du:dateUtc="2026-09-30T06:44:00Z">
              <w:r w:rsidRPr="006910DB">
                <w:rPr>
                  <w:rFonts w:cs="굴림" w:hint="eastAsia"/>
                </w:rPr>
                <w:delText>A0</w:delText>
              </w:r>
            </w:del>
          </w:p>
        </w:tc>
        <w:tc>
          <w:tcPr>
            <w:tcW w:w="1176" w:type="dxa"/>
            <w:noWrap/>
            <w:hideMark/>
            <w:tcPrChange w:id="2716" w:author="김은수" w:date="2026-10-01T01:11:00Z">
              <w:tcPr>
                <w:tcW w:w="1176" w:type="dxa"/>
                <w:gridSpan w:val="2"/>
                <w:tcBorders>
                  <w:top w:val="single" w:sz="4" w:space="0" w:color="auto"/>
                  <w:left w:val="nil"/>
                  <w:bottom w:val="single" w:sz="4" w:space="0" w:color="auto"/>
                  <w:right w:val="single" w:sz="4" w:space="0" w:color="auto"/>
                </w:tcBorders>
                <w:noWrap/>
                <w:hideMark/>
              </w:tcPr>
            </w:tcPrChange>
          </w:tcPr>
          <w:p w14:paraId="6511ECD4" w14:textId="77777777" w:rsidR="00E01536" w:rsidRPr="006910DB" w:rsidRDefault="00E01536" w:rsidP="00B4488E">
            <w:pPr>
              <w:widowControl/>
              <w:wordWrap/>
              <w:autoSpaceDE/>
              <w:autoSpaceDN/>
              <w:spacing w:after="0" w:line="240" w:lineRule="auto"/>
              <w:cnfStyle w:val="000000000000" w:firstRow="0" w:lastRow="0" w:firstColumn="0" w:lastColumn="0" w:oddVBand="0" w:evenVBand="0" w:oddHBand="0" w:evenHBand="0" w:firstRowFirstColumn="0" w:firstRowLastColumn="0" w:lastRowFirstColumn="0" w:lastRowLastColumn="0"/>
              <w:rPr>
                <w:del w:id="2717" w:author="김은수" w:date="2026-09-30T15:44:00Z" w16du:dateUtc="2026-09-30T06:44:00Z"/>
                <w:rFonts w:cs="굴림"/>
              </w:rPr>
            </w:pPr>
            <w:del w:id="2718" w:author="김은수" w:date="2026-09-30T15:44:00Z" w16du:dateUtc="2026-09-30T06:44:00Z">
              <w:r w:rsidRPr="006910DB">
                <w:rPr>
                  <w:rFonts w:cs="굴림" w:hint="eastAsia"/>
                </w:rPr>
                <w:delText>FIFO_A0_1</w:delText>
              </w:r>
            </w:del>
          </w:p>
        </w:tc>
        <w:tc>
          <w:tcPr>
            <w:tcW w:w="709" w:type="dxa"/>
            <w:tcPrChange w:id="2719" w:author="김은수" w:date="2026-10-01T01:11:00Z">
              <w:tcPr>
                <w:tcW w:w="709" w:type="dxa"/>
                <w:tcBorders>
                  <w:top w:val="single" w:sz="4" w:space="0" w:color="auto"/>
                  <w:left w:val="nil"/>
                  <w:bottom w:val="single" w:sz="4" w:space="0" w:color="auto"/>
                  <w:right w:val="single" w:sz="4" w:space="0" w:color="auto"/>
                </w:tcBorders>
              </w:tcPr>
            </w:tcPrChange>
          </w:tcPr>
          <w:p w14:paraId="7BB75C20" w14:textId="77777777" w:rsidR="00E01536" w:rsidRPr="006910DB" w:rsidRDefault="00E01536" w:rsidP="00B4488E">
            <w:pPr>
              <w:widowControl/>
              <w:wordWrap/>
              <w:autoSpaceDE/>
              <w:autoSpaceDN/>
              <w:spacing w:after="0" w:line="240" w:lineRule="auto"/>
              <w:cnfStyle w:val="000000000000" w:firstRow="0" w:lastRow="0" w:firstColumn="0" w:lastColumn="0" w:oddVBand="0" w:evenVBand="0" w:oddHBand="0" w:evenHBand="0" w:firstRowFirstColumn="0" w:firstRowLastColumn="0" w:lastRowFirstColumn="0" w:lastRowLastColumn="0"/>
              <w:rPr>
                <w:del w:id="2720" w:author="김은수" w:date="2026-09-30T15:44:00Z" w16du:dateUtc="2026-09-30T06:44:00Z"/>
                <w:rFonts w:cs="굴림"/>
              </w:rPr>
            </w:pPr>
            <w:del w:id="2721" w:author="김은수" w:date="2026-09-30T15:44:00Z" w16du:dateUtc="2026-09-30T06:44:00Z">
              <w:r w:rsidRPr="006910DB">
                <w:rPr>
                  <w:rFonts w:cs="굴림" w:hint="eastAsia"/>
                </w:rPr>
                <w:delText>16</w:delText>
              </w:r>
            </w:del>
          </w:p>
        </w:tc>
        <w:tc>
          <w:tcPr>
            <w:tcW w:w="709" w:type="dxa"/>
            <w:tcPrChange w:id="2722" w:author="김은수" w:date="2026-10-01T01:11:00Z">
              <w:tcPr>
                <w:tcW w:w="709" w:type="dxa"/>
                <w:tcBorders>
                  <w:top w:val="single" w:sz="4" w:space="0" w:color="auto"/>
                  <w:left w:val="single" w:sz="4" w:space="0" w:color="auto"/>
                  <w:bottom w:val="single" w:sz="4" w:space="0" w:color="auto"/>
                  <w:right w:val="single" w:sz="4" w:space="0" w:color="auto"/>
                </w:tcBorders>
              </w:tcPr>
            </w:tcPrChange>
          </w:tcPr>
          <w:p w14:paraId="44563308" w14:textId="77777777" w:rsidR="00E01536" w:rsidRPr="006910DB" w:rsidRDefault="00E01536" w:rsidP="00B4488E">
            <w:pPr>
              <w:widowControl/>
              <w:wordWrap/>
              <w:autoSpaceDE/>
              <w:autoSpaceDN/>
              <w:spacing w:after="0" w:line="240" w:lineRule="auto"/>
              <w:cnfStyle w:val="000000000000" w:firstRow="0" w:lastRow="0" w:firstColumn="0" w:lastColumn="0" w:oddVBand="0" w:evenVBand="0" w:oddHBand="0" w:evenHBand="0" w:firstRowFirstColumn="0" w:firstRowLastColumn="0" w:lastRowFirstColumn="0" w:lastRowLastColumn="0"/>
              <w:rPr>
                <w:del w:id="2723" w:author="김은수" w:date="2026-09-30T15:44:00Z" w16du:dateUtc="2026-09-30T06:44:00Z"/>
                <w:rFonts w:cs="굴림"/>
              </w:rPr>
            </w:pPr>
            <w:del w:id="2724" w:author="김은수" w:date="2026-09-30T15:44:00Z" w16du:dateUtc="2026-09-30T06:44:00Z">
              <w:r w:rsidRPr="006910DB">
                <w:rPr>
                  <w:rFonts w:cs="굴림" w:hint="eastAsia"/>
                </w:rPr>
                <w:delText>32</w:delText>
              </w:r>
            </w:del>
          </w:p>
        </w:tc>
        <w:tc>
          <w:tcPr>
            <w:tcW w:w="1134" w:type="dxa"/>
            <w:noWrap/>
            <w:hideMark/>
            <w:tcPrChange w:id="2725" w:author="김은수" w:date="2026-10-01T01:11:00Z">
              <w:tcPr>
                <w:tcW w:w="1134" w:type="dxa"/>
                <w:tcBorders>
                  <w:top w:val="single" w:sz="4" w:space="0" w:color="auto"/>
                  <w:left w:val="nil"/>
                  <w:bottom w:val="single" w:sz="4" w:space="0" w:color="auto"/>
                  <w:right w:val="single" w:sz="4" w:space="0" w:color="auto"/>
                </w:tcBorders>
                <w:noWrap/>
                <w:hideMark/>
              </w:tcPr>
            </w:tcPrChange>
          </w:tcPr>
          <w:p w14:paraId="39F09A0A" w14:textId="77777777" w:rsidR="00E01536" w:rsidRPr="006910DB" w:rsidRDefault="00E01536" w:rsidP="00B4488E">
            <w:pPr>
              <w:widowControl/>
              <w:wordWrap/>
              <w:autoSpaceDE/>
              <w:autoSpaceDN/>
              <w:spacing w:after="0" w:line="240" w:lineRule="auto"/>
              <w:cnfStyle w:val="000000000000" w:firstRow="0" w:lastRow="0" w:firstColumn="0" w:lastColumn="0" w:oddVBand="0" w:evenVBand="0" w:oddHBand="0" w:evenHBand="0" w:firstRowFirstColumn="0" w:firstRowLastColumn="0" w:lastRowFirstColumn="0" w:lastRowLastColumn="0"/>
              <w:rPr>
                <w:del w:id="2726" w:author="김은수" w:date="2026-09-30T15:44:00Z" w16du:dateUtc="2026-09-30T06:44:00Z"/>
                <w:rFonts w:cs="굴림"/>
              </w:rPr>
            </w:pPr>
            <w:del w:id="2727" w:author="김은수" w:date="2026-09-30T15:44:00Z" w16du:dateUtc="2026-09-30T06:44:00Z">
              <w:r w:rsidRPr="006910DB">
                <w:rPr>
                  <w:rFonts w:cs="굴림" w:hint="eastAsia"/>
                </w:rPr>
                <w:delText>32</w:delText>
              </w:r>
            </w:del>
          </w:p>
        </w:tc>
        <w:tc>
          <w:tcPr>
            <w:tcW w:w="1134" w:type="dxa"/>
            <w:noWrap/>
            <w:hideMark/>
            <w:tcPrChange w:id="2728" w:author="김은수" w:date="2026-10-01T01:11:00Z">
              <w:tcPr>
                <w:tcW w:w="1134" w:type="dxa"/>
                <w:tcBorders>
                  <w:top w:val="single" w:sz="4" w:space="0" w:color="auto"/>
                  <w:left w:val="nil"/>
                  <w:bottom w:val="single" w:sz="4" w:space="0" w:color="auto"/>
                  <w:right w:val="single" w:sz="4" w:space="0" w:color="auto"/>
                </w:tcBorders>
                <w:noWrap/>
                <w:hideMark/>
              </w:tcPr>
            </w:tcPrChange>
          </w:tcPr>
          <w:p w14:paraId="5E524D32" w14:textId="77777777" w:rsidR="00E01536" w:rsidRPr="006910DB" w:rsidRDefault="00E01536" w:rsidP="00B4488E">
            <w:pPr>
              <w:widowControl/>
              <w:wordWrap/>
              <w:autoSpaceDE/>
              <w:autoSpaceDN/>
              <w:spacing w:after="0" w:line="240" w:lineRule="auto"/>
              <w:cnfStyle w:val="000000000000" w:firstRow="0" w:lastRow="0" w:firstColumn="0" w:lastColumn="0" w:oddVBand="0" w:evenVBand="0" w:oddHBand="0" w:evenHBand="0" w:firstRowFirstColumn="0" w:firstRowLastColumn="0" w:lastRowFirstColumn="0" w:lastRowLastColumn="0"/>
              <w:rPr>
                <w:del w:id="2729" w:author="김은수" w:date="2026-09-30T15:44:00Z" w16du:dateUtc="2026-09-30T06:44:00Z"/>
                <w:rFonts w:cs="굴림"/>
              </w:rPr>
            </w:pPr>
            <w:del w:id="2730" w:author="김은수" w:date="2026-09-30T15:44:00Z" w16du:dateUtc="2026-09-30T06:44:00Z">
              <w:r w:rsidRPr="006910DB">
                <w:rPr>
                  <w:rFonts w:cs="굴림" w:hint="eastAsia"/>
                </w:rPr>
                <w:delText>0</w:delText>
              </w:r>
            </w:del>
          </w:p>
        </w:tc>
        <w:tc>
          <w:tcPr>
            <w:tcW w:w="1134" w:type="dxa"/>
            <w:noWrap/>
            <w:hideMark/>
            <w:tcPrChange w:id="2731" w:author="김은수" w:date="2026-10-01T01:11:00Z">
              <w:tcPr>
                <w:tcW w:w="1134" w:type="dxa"/>
                <w:tcBorders>
                  <w:top w:val="single" w:sz="4" w:space="0" w:color="auto"/>
                  <w:left w:val="nil"/>
                  <w:bottom w:val="single" w:sz="4" w:space="0" w:color="auto"/>
                  <w:right w:val="single" w:sz="4" w:space="0" w:color="auto"/>
                </w:tcBorders>
                <w:noWrap/>
                <w:hideMark/>
              </w:tcPr>
            </w:tcPrChange>
          </w:tcPr>
          <w:p w14:paraId="16684FA8" w14:textId="77777777" w:rsidR="00E01536" w:rsidRPr="006910DB" w:rsidRDefault="00E01536" w:rsidP="00B4488E">
            <w:pPr>
              <w:widowControl/>
              <w:wordWrap/>
              <w:autoSpaceDE/>
              <w:autoSpaceDN/>
              <w:spacing w:after="0" w:line="240" w:lineRule="auto"/>
              <w:cnfStyle w:val="000000000000" w:firstRow="0" w:lastRow="0" w:firstColumn="0" w:lastColumn="0" w:oddVBand="0" w:evenVBand="0" w:oddHBand="0" w:evenHBand="0" w:firstRowFirstColumn="0" w:firstRowLastColumn="0" w:lastRowFirstColumn="0" w:lastRowLastColumn="0"/>
              <w:rPr>
                <w:del w:id="2732" w:author="김은수" w:date="2026-09-30T15:44:00Z" w16du:dateUtc="2026-09-30T06:44:00Z"/>
                <w:rFonts w:cs="굴림"/>
              </w:rPr>
            </w:pPr>
            <w:del w:id="2733" w:author="김은수" w:date="2026-09-30T15:44:00Z" w16du:dateUtc="2026-09-30T06:44:00Z">
              <w:r w:rsidRPr="006910DB">
                <w:rPr>
                  <w:rFonts w:cs="굴림" w:hint="eastAsia"/>
                </w:rPr>
                <w:delText>0</w:delText>
              </w:r>
            </w:del>
          </w:p>
        </w:tc>
      </w:tr>
      <w:tr w:rsidR="00E01536" w:rsidRPr="006910DB" w14:paraId="23988557" w14:textId="77777777" w:rsidTr="00B4488E">
        <w:trPr>
          <w:trHeight w:val="340"/>
          <w:del w:id="2734" w:author="김은수" w:date="2026-09-30T15:44:00Z"/>
          <w:trPrChange w:id="2735" w:author="김은수" w:date="2026-10-01T01:11:00Z">
            <w:trPr>
              <w:gridAfter w:val="4"/>
              <w:trHeight w:val="340"/>
            </w:trPr>
          </w:trPrChange>
        </w:trPr>
        <w:tc>
          <w:tcPr>
            <w:cnfStyle w:val="001000000000" w:firstRow="0" w:lastRow="0" w:firstColumn="1" w:lastColumn="0" w:oddVBand="0" w:evenVBand="0" w:oddHBand="0" w:evenHBand="0" w:firstRowFirstColumn="0" w:firstRowLastColumn="0" w:lastRowFirstColumn="0" w:lastRowLastColumn="0"/>
            <w:tcW w:w="998" w:type="dxa"/>
            <w:noWrap/>
            <w:hideMark/>
            <w:tcPrChange w:id="2736" w:author="김은수" w:date="2026-10-01T01:11:00Z">
              <w:tcPr>
                <w:tcW w:w="998" w:type="dxa"/>
                <w:tcBorders>
                  <w:top w:val="single" w:sz="4" w:space="0" w:color="auto"/>
                  <w:left w:val="single" w:sz="4" w:space="0" w:color="auto"/>
                  <w:bottom w:val="single" w:sz="4" w:space="0" w:color="auto"/>
                  <w:right w:val="single" w:sz="4" w:space="0" w:color="auto"/>
                </w:tcBorders>
                <w:noWrap/>
                <w:hideMark/>
              </w:tcPr>
            </w:tcPrChange>
          </w:tcPr>
          <w:p w14:paraId="255571A1" w14:textId="77777777" w:rsidR="00E01536" w:rsidRPr="006910DB" w:rsidRDefault="00E01536" w:rsidP="00C62BB0">
            <w:pPr>
              <w:widowControl/>
              <w:wordWrap/>
              <w:autoSpaceDE/>
              <w:autoSpaceDN/>
              <w:spacing w:after="0" w:line="240" w:lineRule="auto"/>
              <w:rPr>
                <w:del w:id="2737" w:author="김은수" w:date="2026-09-30T15:44:00Z" w16du:dateUtc="2026-09-30T06:44:00Z"/>
                <w:rFonts w:cs="굴림"/>
                <w:sz w:val="18"/>
                <w:szCs w:val="18"/>
              </w:rPr>
            </w:pPr>
            <w:del w:id="2738" w:author="김은수" w:date="2026-09-30T15:44:00Z" w16du:dateUtc="2026-09-30T06:44:00Z">
              <w:r w:rsidRPr="006910DB">
                <w:rPr>
                  <w:rFonts w:cs="굴림" w:hint="eastAsia"/>
                  <w:sz w:val="18"/>
                  <w:szCs w:val="18"/>
                </w:rPr>
                <w:delText xml:space="preserve">ADC2, </w:delText>
              </w:r>
              <w:r w:rsidRPr="006910DB">
                <w:rPr>
                  <w:rFonts w:cs="굴림" w:hint="eastAsia"/>
                  <w:sz w:val="16"/>
                  <w:szCs w:val="16"/>
                </w:rPr>
                <w:delText>외부마이크</w:delText>
              </w:r>
            </w:del>
          </w:p>
        </w:tc>
        <w:tc>
          <w:tcPr>
            <w:tcW w:w="798" w:type="dxa"/>
            <w:noWrap/>
            <w:hideMark/>
            <w:tcPrChange w:id="2739" w:author="김은수" w:date="2026-10-01T01:11:00Z">
              <w:tcPr>
                <w:tcW w:w="798" w:type="dxa"/>
                <w:tcBorders>
                  <w:top w:val="single" w:sz="4" w:space="0" w:color="auto"/>
                  <w:left w:val="nil"/>
                  <w:bottom w:val="single" w:sz="4" w:space="0" w:color="auto"/>
                  <w:right w:val="single" w:sz="4" w:space="0" w:color="auto"/>
                </w:tcBorders>
                <w:noWrap/>
                <w:hideMark/>
              </w:tcPr>
            </w:tcPrChange>
          </w:tcPr>
          <w:p w14:paraId="59F4F4F8" w14:textId="77777777" w:rsidR="00E01536" w:rsidRPr="006910DB" w:rsidRDefault="00E01536" w:rsidP="00B4488E">
            <w:pPr>
              <w:widowControl/>
              <w:wordWrap/>
              <w:autoSpaceDE/>
              <w:autoSpaceDN/>
              <w:spacing w:after="0" w:line="240" w:lineRule="auto"/>
              <w:cnfStyle w:val="000000000000" w:firstRow="0" w:lastRow="0" w:firstColumn="0" w:lastColumn="0" w:oddVBand="0" w:evenVBand="0" w:oddHBand="0" w:evenHBand="0" w:firstRowFirstColumn="0" w:firstRowLastColumn="0" w:lastRowFirstColumn="0" w:lastRowLastColumn="0"/>
              <w:rPr>
                <w:del w:id="2740" w:author="김은수" w:date="2026-09-30T15:44:00Z" w16du:dateUtc="2026-09-30T06:44:00Z"/>
                <w:rFonts w:cs="굴림"/>
              </w:rPr>
            </w:pPr>
            <w:del w:id="2741" w:author="김은수" w:date="2026-09-30T15:44:00Z" w16du:dateUtc="2026-09-30T06:44:00Z">
              <w:r w:rsidRPr="006910DB">
                <w:rPr>
                  <w:rFonts w:cs="굴림" w:hint="eastAsia"/>
                </w:rPr>
                <w:delText>A0</w:delText>
              </w:r>
            </w:del>
          </w:p>
        </w:tc>
        <w:tc>
          <w:tcPr>
            <w:tcW w:w="1176" w:type="dxa"/>
            <w:noWrap/>
            <w:hideMark/>
            <w:tcPrChange w:id="2742" w:author="김은수" w:date="2026-10-01T01:11:00Z">
              <w:tcPr>
                <w:tcW w:w="1176" w:type="dxa"/>
                <w:gridSpan w:val="2"/>
                <w:tcBorders>
                  <w:top w:val="single" w:sz="4" w:space="0" w:color="auto"/>
                  <w:left w:val="nil"/>
                  <w:bottom w:val="single" w:sz="4" w:space="0" w:color="auto"/>
                  <w:right w:val="single" w:sz="4" w:space="0" w:color="auto"/>
                </w:tcBorders>
                <w:noWrap/>
                <w:hideMark/>
              </w:tcPr>
            </w:tcPrChange>
          </w:tcPr>
          <w:p w14:paraId="2566B2E0" w14:textId="77777777" w:rsidR="00E01536" w:rsidRPr="006910DB" w:rsidRDefault="00E01536" w:rsidP="00B4488E">
            <w:pPr>
              <w:widowControl/>
              <w:wordWrap/>
              <w:autoSpaceDE/>
              <w:autoSpaceDN/>
              <w:spacing w:after="0" w:line="240" w:lineRule="auto"/>
              <w:cnfStyle w:val="000000000000" w:firstRow="0" w:lastRow="0" w:firstColumn="0" w:lastColumn="0" w:oddVBand="0" w:evenVBand="0" w:oddHBand="0" w:evenHBand="0" w:firstRowFirstColumn="0" w:firstRowLastColumn="0" w:lastRowFirstColumn="0" w:lastRowLastColumn="0"/>
              <w:rPr>
                <w:del w:id="2743" w:author="김은수" w:date="2026-09-30T15:44:00Z" w16du:dateUtc="2026-09-30T06:44:00Z"/>
                <w:rFonts w:cs="굴림"/>
              </w:rPr>
            </w:pPr>
            <w:del w:id="2744" w:author="김은수" w:date="2026-09-30T15:44:00Z" w16du:dateUtc="2026-09-30T06:44:00Z">
              <w:r w:rsidRPr="006910DB">
                <w:rPr>
                  <w:rFonts w:cs="굴림" w:hint="eastAsia"/>
                </w:rPr>
                <w:delText>FIFO_A0_2</w:delText>
              </w:r>
            </w:del>
          </w:p>
        </w:tc>
        <w:tc>
          <w:tcPr>
            <w:tcW w:w="709" w:type="dxa"/>
            <w:tcPrChange w:id="2745" w:author="김은수" w:date="2026-10-01T01:11:00Z">
              <w:tcPr>
                <w:tcW w:w="709" w:type="dxa"/>
                <w:tcBorders>
                  <w:top w:val="single" w:sz="4" w:space="0" w:color="auto"/>
                  <w:left w:val="nil"/>
                  <w:bottom w:val="single" w:sz="4" w:space="0" w:color="auto"/>
                  <w:right w:val="single" w:sz="4" w:space="0" w:color="auto"/>
                </w:tcBorders>
              </w:tcPr>
            </w:tcPrChange>
          </w:tcPr>
          <w:p w14:paraId="6FE8FA9D" w14:textId="77777777" w:rsidR="00E01536" w:rsidRPr="006910DB" w:rsidRDefault="00E01536" w:rsidP="00B4488E">
            <w:pPr>
              <w:widowControl/>
              <w:wordWrap/>
              <w:autoSpaceDE/>
              <w:autoSpaceDN/>
              <w:spacing w:after="0" w:line="240" w:lineRule="auto"/>
              <w:cnfStyle w:val="000000000000" w:firstRow="0" w:lastRow="0" w:firstColumn="0" w:lastColumn="0" w:oddVBand="0" w:evenVBand="0" w:oddHBand="0" w:evenHBand="0" w:firstRowFirstColumn="0" w:firstRowLastColumn="0" w:lastRowFirstColumn="0" w:lastRowLastColumn="0"/>
              <w:rPr>
                <w:del w:id="2746" w:author="김은수" w:date="2026-09-30T15:44:00Z" w16du:dateUtc="2026-09-30T06:44:00Z"/>
                <w:rFonts w:cs="굴림"/>
              </w:rPr>
            </w:pPr>
            <w:del w:id="2747" w:author="김은수" w:date="2026-09-30T15:44:00Z" w16du:dateUtc="2026-09-30T06:44:00Z">
              <w:r w:rsidRPr="006910DB">
                <w:rPr>
                  <w:rFonts w:cs="굴림" w:hint="eastAsia"/>
                </w:rPr>
                <w:delText>16</w:delText>
              </w:r>
            </w:del>
          </w:p>
        </w:tc>
        <w:tc>
          <w:tcPr>
            <w:tcW w:w="709" w:type="dxa"/>
            <w:tcPrChange w:id="2748" w:author="김은수" w:date="2026-10-01T01:11:00Z">
              <w:tcPr>
                <w:tcW w:w="709" w:type="dxa"/>
                <w:tcBorders>
                  <w:top w:val="single" w:sz="4" w:space="0" w:color="auto"/>
                  <w:left w:val="single" w:sz="4" w:space="0" w:color="auto"/>
                  <w:bottom w:val="single" w:sz="4" w:space="0" w:color="auto"/>
                  <w:right w:val="single" w:sz="4" w:space="0" w:color="auto"/>
                </w:tcBorders>
              </w:tcPr>
            </w:tcPrChange>
          </w:tcPr>
          <w:p w14:paraId="57E33E90" w14:textId="77777777" w:rsidR="00E01536" w:rsidRPr="006910DB" w:rsidRDefault="00E01536" w:rsidP="00B4488E">
            <w:pPr>
              <w:widowControl/>
              <w:wordWrap/>
              <w:autoSpaceDE/>
              <w:autoSpaceDN/>
              <w:spacing w:after="0" w:line="240" w:lineRule="auto"/>
              <w:cnfStyle w:val="000000000000" w:firstRow="0" w:lastRow="0" w:firstColumn="0" w:lastColumn="0" w:oddVBand="0" w:evenVBand="0" w:oddHBand="0" w:evenHBand="0" w:firstRowFirstColumn="0" w:firstRowLastColumn="0" w:lastRowFirstColumn="0" w:lastRowLastColumn="0"/>
              <w:rPr>
                <w:del w:id="2749" w:author="김은수" w:date="2026-09-30T15:44:00Z" w16du:dateUtc="2026-09-30T06:44:00Z"/>
                <w:rFonts w:cs="굴림"/>
              </w:rPr>
            </w:pPr>
            <w:del w:id="2750" w:author="김은수" w:date="2026-09-30T15:44:00Z" w16du:dateUtc="2026-09-30T06:44:00Z">
              <w:r w:rsidRPr="006910DB">
                <w:rPr>
                  <w:rFonts w:cs="굴림" w:hint="eastAsia"/>
                </w:rPr>
                <w:delText>32</w:delText>
              </w:r>
            </w:del>
          </w:p>
        </w:tc>
        <w:tc>
          <w:tcPr>
            <w:tcW w:w="1134" w:type="dxa"/>
            <w:noWrap/>
            <w:hideMark/>
            <w:tcPrChange w:id="2751" w:author="김은수" w:date="2026-10-01T01:11:00Z">
              <w:tcPr>
                <w:tcW w:w="1134" w:type="dxa"/>
                <w:tcBorders>
                  <w:top w:val="single" w:sz="4" w:space="0" w:color="auto"/>
                  <w:left w:val="nil"/>
                  <w:bottom w:val="single" w:sz="4" w:space="0" w:color="auto"/>
                  <w:right w:val="single" w:sz="4" w:space="0" w:color="auto"/>
                </w:tcBorders>
                <w:noWrap/>
                <w:hideMark/>
              </w:tcPr>
            </w:tcPrChange>
          </w:tcPr>
          <w:p w14:paraId="43E3F8F2" w14:textId="77777777" w:rsidR="00E01536" w:rsidRPr="006910DB" w:rsidRDefault="00E01536" w:rsidP="00B4488E">
            <w:pPr>
              <w:widowControl/>
              <w:wordWrap/>
              <w:autoSpaceDE/>
              <w:autoSpaceDN/>
              <w:spacing w:after="0" w:line="240" w:lineRule="auto"/>
              <w:cnfStyle w:val="000000000000" w:firstRow="0" w:lastRow="0" w:firstColumn="0" w:lastColumn="0" w:oddVBand="0" w:evenVBand="0" w:oddHBand="0" w:evenHBand="0" w:firstRowFirstColumn="0" w:firstRowLastColumn="0" w:lastRowFirstColumn="0" w:lastRowLastColumn="0"/>
              <w:rPr>
                <w:del w:id="2752" w:author="김은수" w:date="2026-09-30T15:44:00Z" w16du:dateUtc="2026-09-30T06:44:00Z"/>
                <w:rFonts w:cs="굴림"/>
              </w:rPr>
            </w:pPr>
            <w:del w:id="2753" w:author="김은수" w:date="2026-09-30T15:44:00Z" w16du:dateUtc="2026-09-30T06:44:00Z">
              <w:r w:rsidRPr="006910DB">
                <w:rPr>
                  <w:rFonts w:cs="굴림" w:hint="eastAsia"/>
                </w:rPr>
                <w:delText>64</w:delText>
              </w:r>
            </w:del>
          </w:p>
        </w:tc>
        <w:tc>
          <w:tcPr>
            <w:tcW w:w="1134" w:type="dxa"/>
            <w:noWrap/>
            <w:hideMark/>
            <w:tcPrChange w:id="2754" w:author="김은수" w:date="2026-10-01T01:11:00Z">
              <w:tcPr>
                <w:tcW w:w="1134" w:type="dxa"/>
                <w:tcBorders>
                  <w:top w:val="single" w:sz="4" w:space="0" w:color="auto"/>
                  <w:left w:val="nil"/>
                  <w:bottom w:val="single" w:sz="4" w:space="0" w:color="auto"/>
                  <w:right w:val="single" w:sz="4" w:space="0" w:color="auto"/>
                </w:tcBorders>
                <w:noWrap/>
                <w:hideMark/>
              </w:tcPr>
            </w:tcPrChange>
          </w:tcPr>
          <w:p w14:paraId="1BD24591" w14:textId="77777777" w:rsidR="00E01536" w:rsidRPr="006910DB" w:rsidRDefault="00E01536" w:rsidP="00B4488E">
            <w:pPr>
              <w:widowControl/>
              <w:wordWrap/>
              <w:autoSpaceDE/>
              <w:autoSpaceDN/>
              <w:spacing w:after="0" w:line="240" w:lineRule="auto"/>
              <w:cnfStyle w:val="000000000000" w:firstRow="0" w:lastRow="0" w:firstColumn="0" w:lastColumn="0" w:oddVBand="0" w:evenVBand="0" w:oddHBand="0" w:evenHBand="0" w:firstRowFirstColumn="0" w:firstRowLastColumn="0" w:lastRowFirstColumn="0" w:lastRowLastColumn="0"/>
              <w:rPr>
                <w:del w:id="2755" w:author="김은수" w:date="2026-09-30T15:44:00Z" w16du:dateUtc="2026-09-30T06:44:00Z"/>
                <w:rFonts w:cs="굴림"/>
              </w:rPr>
            </w:pPr>
            <w:del w:id="2756" w:author="김은수" w:date="2026-09-30T15:44:00Z" w16du:dateUtc="2026-09-30T06:44:00Z">
              <w:r w:rsidRPr="006910DB">
                <w:rPr>
                  <w:rFonts w:cs="굴림" w:hint="eastAsia"/>
                </w:rPr>
                <w:delText>0</w:delText>
              </w:r>
            </w:del>
          </w:p>
        </w:tc>
        <w:tc>
          <w:tcPr>
            <w:tcW w:w="1134" w:type="dxa"/>
            <w:noWrap/>
            <w:hideMark/>
            <w:tcPrChange w:id="2757" w:author="김은수" w:date="2026-10-01T01:11:00Z">
              <w:tcPr>
                <w:tcW w:w="1134" w:type="dxa"/>
                <w:tcBorders>
                  <w:top w:val="single" w:sz="4" w:space="0" w:color="auto"/>
                  <w:left w:val="nil"/>
                  <w:bottom w:val="single" w:sz="4" w:space="0" w:color="auto"/>
                  <w:right w:val="single" w:sz="4" w:space="0" w:color="auto"/>
                </w:tcBorders>
                <w:noWrap/>
                <w:hideMark/>
              </w:tcPr>
            </w:tcPrChange>
          </w:tcPr>
          <w:p w14:paraId="6CC3837F" w14:textId="77777777" w:rsidR="00E01536" w:rsidRPr="006910DB" w:rsidRDefault="00E01536" w:rsidP="00B4488E">
            <w:pPr>
              <w:widowControl/>
              <w:wordWrap/>
              <w:autoSpaceDE/>
              <w:autoSpaceDN/>
              <w:spacing w:after="0" w:line="240" w:lineRule="auto"/>
              <w:cnfStyle w:val="000000000000" w:firstRow="0" w:lastRow="0" w:firstColumn="0" w:lastColumn="0" w:oddVBand="0" w:evenVBand="0" w:oddHBand="0" w:evenHBand="0" w:firstRowFirstColumn="0" w:firstRowLastColumn="0" w:lastRowFirstColumn="0" w:lastRowLastColumn="0"/>
              <w:rPr>
                <w:del w:id="2758" w:author="김은수" w:date="2026-09-30T15:44:00Z" w16du:dateUtc="2026-09-30T06:44:00Z"/>
                <w:rFonts w:cs="굴림"/>
              </w:rPr>
            </w:pPr>
            <w:del w:id="2759" w:author="김은수" w:date="2026-09-30T15:44:00Z" w16du:dateUtc="2026-09-30T06:44:00Z">
              <w:r w:rsidRPr="006910DB">
                <w:rPr>
                  <w:rFonts w:cs="굴림" w:hint="eastAsia"/>
                </w:rPr>
                <w:delText>0</w:delText>
              </w:r>
            </w:del>
          </w:p>
        </w:tc>
      </w:tr>
      <w:tr w:rsidR="00E01536" w:rsidRPr="006910DB" w14:paraId="4C51810F" w14:textId="77777777" w:rsidTr="00B4488E">
        <w:trPr>
          <w:trHeight w:val="340"/>
          <w:del w:id="2760" w:author="김은수" w:date="2026-09-30T15:44:00Z"/>
          <w:trPrChange w:id="2761" w:author="김은수" w:date="2026-10-01T01:11:00Z">
            <w:trPr>
              <w:gridAfter w:val="4"/>
              <w:trHeight w:val="340"/>
            </w:trPr>
          </w:trPrChange>
        </w:trPr>
        <w:tc>
          <w:tcPr>
            <w:cnfStyle w:val="001000000000" w:firstRow="0" w:lastRow="0" w:firstColumn="1" w:lastColumn="0" w:oddVBand="0" w:evenVBand="0" w:oddHBand="0" w:evenHBand="0" w:firstRowFirstColumn="0" w:firstRowLastColumn="0" w:lastRowFirstColumn="0" w:lastRowLastColumn="0"/>
            <w:tcW w:w="998" w:type="dxa"/>
            <w:noWrap/>
            <w:hideMark/>
            <w:tcPrChange w:id="2762" w:author="김은수" w:date="2026-10-01T01:11:00Z">
              <w:tcPr>
                <w:tcW w:w="998" w:type="dxa"/>
                <w:tcBorders>
                  <w:top w:val="single" w:sz="4" w:space="0" w:color="auto"/>
                  <w:left w:val="single" w:sz="4" w:space="0" w:color="auto"/>
                  <w:bottom w:val="single" w:sz="4" w:space="0" w:color="auto"/>
                  <w:right w:val="single" w:sz="4" w:space="0" w:color="auto"/>
                </w:tcBorders>
                <w:noWrap/>
                <w:vAlign w:val="bottom"/>
                <w:hideMark/>
              </w:tcPr>
            </w:tcPrChange>
          </w:tcPr>
          <w:p w14:paraId="2D402B28" w14:textId="77777777" w:rsidR="00E01536" w:rsidRPr="006910DB" w:rsidRDefault="00E01536" w:rsidP="00C62BB0">
            <w:pPr>
              <w:widowControl/>
              <w:wordWrap/>
              <w:autoSpaceDE/>
              <w:autoSpaceDN/>
              <w:spacing w:after="0" w:line="240" w:lineRule="auto"/>
              <w:rPr>
                <w:del w:id="2763" w:author="김은수" w:date="2026-09-30T15:44:00Z" w16du:dateUtc="2026-09-30T06:44:00Z"/>
                <w:rFonts w:cs="굴림"/>
                <w:sz w:val="18"/>
                <w:szCs w:val="18"/>
              </w:rPr>
            </w:pPr>
            <w:del w:id="2764" w:author="김은수" w:date="2026-09-30T15:44:00Z" w16du:dateUtc="2026-09-30T06:44:00Z">
              <w:r w:rsidRPr="006910DB">
                <w:rPr>
                  <w:rFonts w:cs="굴림" w:hint="eastAsia"/>
                  <w:sz w:val="18"/>
                  <w:szCs w:val="18"/>
                </w:rPr>
                <w:delText xml:space="preserve">ADC3, </w:delText>
              </w:r>
              <w:r w:rsidRPr="006910DB">
                <w:rPr>
                  <w:rFonts w:cs="굴림" w:hint="eastAsia"/>
                  <w:sz w:val="16"/>
                  <w:szCs w:val="16"/>
                </w:rPr>
                <w:delText>텔레코일</w:delText>
              </w:r>
            </w:del>
          </w:p>
        </w:tc>
        <w:tc>
          <w:tcPr>
            <w:tcW w:w="798" w:type="dxa"/>
            <w:noWrap/>
            <w:hideMark/>
            <w:tcPrChange w:id="2765" w:author="김은수" w:date="2026-10-01T01:11:00Z">
              <w:tcPr>
                <w:tcW w:w="798" w:type="dxa"/>
                <w:tcBorders>
                  <w:top w:val="single" w:sz="4" w:space="0" w:color="auto"/>
                  <w:left w:val="nil"/>
                  <w:bottom w:val="single" w:sz="4" w:space="0" w:color="auto"/>
                  <w:right w:val="single" w:sz="4" w:space="0" w:color="auto"/>
                </w:tcBorders>
                <w:noWrap/>
                <w:hideMark/>
              </w:tcPr>
            </w:tcPrChange>
          </w:tcPr>
          <w:p w14:paraId="11C45B20" w14:textId="77777777" w:rsidR="00E01536" w:rsidRPr="006910DB" w:rsidRDefault="00E01536" w:rsidP="00B4488E">
            <w:pPr>
              <w:widowControl/>
              <w:wordWrap/>
              <w:autoSpaceDE/>
              <w:autoSpaceDN/>
              <w:spacing w:after="0" w:line="240" w:lineRule="auto"/>
              <w:cnfStyle w:val="000000000000" w:firstRow="0" w:lastRow="0" w:firstColumn="0" w:lastColumn="0" w:oddVBand="0" w:evenVBand="0" w:oddHBand="0" w:evenHBand="0" w:firstRowFirstColumn="0" w:firstRowLastColumn="0" w:lastRowFirstColumn="0" w:lastRowLastColumn="0"/>
              <w:rPr>
                <w:del w:id="2766" w:author="김은수" w:date="2026-09-30T15:44:00Z" w16du:dateUtc="2026-09-30T06:44:00Z"/>
                <w:rFonts w:cs="굴림"/>
              </w:rPr>
            </w:pPr>
            <w:del w:id="2767" w:author="김은수" w:date="2026-09-30T15:44:00Z" w16du:dateUtc="2026-09-30T06:44:00Z">
              <w:r w:rsidRPr="006910DB">
                <w:rPr>
                  <w:rFonts w:cs="굴림" w:hint="eastAsia"/>
                </w:rPr>
                <w:delText>A0</w:delText>
              </w:r>
            </w:del>
          </w:p>
        </w:tc>
        <w:tc>
          <w:tcPr>
            <w:tcW w:w="1176" w:type="dxa"/>
            <w:noWrap/>
            <w:hideMark/>
            <w:tcPrChange w:id="2768" w:author="김은수" w:date="2026-10-01T01:11:00Z">
              <w:tcPr>
                <w:tcW w:w="1176" w:type="dxa"/>
                <w:gridSpan w:val="2"/>
                <w:tcBorders>
                  <w:top w:val="single" w:sz="4" w:space="0" w:color="auto"/>
                  <w:left w:val="nil"/>
                  <w:bottom w:val="single" w:sz="4" w:space="0" w:color="auto"/>
                  <w:right w:val="single" w:sz="4" w:space="0" w:color="auto"/>
                </w:tcBorders>
                <w:noWrap/>
                <w:hideMark/>
              </w:tcPr>
            </w:tcPrChange>
          </w:tcPr>
          <w:p w14:paraId="34E899F1" w14:textId="77777777" w:rsidR="00E01536" w:rsidRPr="006910DB" w:rsidRDefault="00E01536" w:rsidP="00B4488E">
            <w:pPr>
              <w:widowControl/>
              <w:wordWrap/>
              <w:autoSpaceDE/>
              <w:autoSpaceDN/>
              <w:spacing w:after="0" w:line="240" w:lineRule="auto"/>
              <w:cnfStyle w:val="000000000000" w:firstRow="0" w:lastRow="0" w:firstColumn="0" w:lastColumn="0" w:oddVBand="0" w:evenVBand="0" w:oddHBand="0" w:evenHBand="0" w:firstRowFirstColumn="0" w:firstRowLastColumn="0" w:lastRowFirstColumn="0" w:lastRowLastColumn="0"/>
              <w:rPr>
                <w:del w:id="2769" w:author="김은수" w:date="2026-09-30T15:44:00Z" w16du:dateUtc="2026-09-30T06:44:00Z"/>
                <w:rFonts w:cs="굴림"/>
              </w:rPr>
            </w:pPr>
            <w:del w:id="2770" w:author="김은수" w:date="2026-09-30T15:44:00Z" w16du:dateUtc="2026-09-30T06:44:00Z">
              <w:r w:rsidRPr="006910DB">
                <w:rPr>
                  <w:rFonts w:cs="굴림" w:hint="eastAsia"/>
                </w:rPr>
                <w:delText>FIFO_A0_3</w:delText>
              </w:r>
            </w:del>
          </w:p>
        </w:tc>
        <w:tc>
          <w:tcPr>
            <w:tcW w:w="709" w:type="dxa"/>
            <w:tcPrChange w:id="2771" w:author="김은수" w:date="2026-10-01T01:11:00Z">
              <w:tcPr>
                <w:tcW w:w="709" w:type="dxa"/>
                <w:tcBorders>
                  <w:top w:val="single" w:sz="4" w:space="0" w:color="auto"/>
                  <w:left w:val="nil"/>
                  <w:bottom w:val="single" w:sz="4" w:space="0" w:color="auto"/>
                  <w:right w:val="single" w:sz="4" w:space="0" w:color="auto"/>
                </w:tcBorders>
              </w:tcPr>
            </w:tcPrChange>
          </w:tcPr>
          <w:p w14:paraId="5A6678AF" w14:textId="77777777" w:rsidR="00E01536" w:rsidRPr="006910DB" w:rsidRDefault="00E01536" w:rsidP="00B4488E">
            <w:pPr>
              <w:widowControl/>
              <w:wordWrap/>
              <w:autoSpaceDE/>
              <w:autoSpaceDN/>
              <w:spacing w:after="0" w:line="240" w:lineRule="auto"/>
              <w:cnfStyle w:val="000000000000" w:firstRow="0" w:lastRow="0" w:firstColumn="0" w:lastColumn="0" w:oddVBand="0" w:evenVBand="0" w:oddHBand="0" w:evenHBand="0" w:firstRowFirstColumn="0" w:firstRowLastColumn="0" w:lastRowFirstColumn="0" w:lastRowLastColumn="0"/>
              <w:rPr>
                <w:del w:id="2772" w:author="김은수" w:date="2026-09-30T15:44:00Z" w16du:dateUtc="2026-09-30T06:44:00Z"/>
                <w:rFonts w:cs="굴림"/>
              </w:rPr>
            </w:pPr>
            <w:del w:id="2773" w:author="김은수" w:date="2026-09-30T15:44:00Z" w16du:dateUtc="2026-09-30T06:44:00Z">
              <w:r w:rsidRPr="006910DB">
                <w:rPr>
                  <w:rFonts w:cs="굴림" w:hint="eastAsia"/>
                </w:rPr>
                <w:delText>16</w:delText>
              </w:r>
            </w:del>
          </w:p>
        </w:tc>
        <w:tc>
          <w:tcPr>
            <w:tcW w:w="709" w:type="dxa"/>
            <w:tcPrChange w:id="2774" w:author="김은수" w:date="2026-10-01T01:11:00Z">
              <w:tcPr>
                <w:tcW w:w="709" w:type="dxa"/>
                <w:tcBorders>
                  <w:top w:val="single" w:sz="4" w:space="0" w:color="auto"/>
                  <w:left w:val="single" w:sz="4" w:space="0" w:color="auto"/>
                  <w:bottom w:val="single" w:sz="4" w:space="0" w:color="auto"/>
                  <w:right w:val="single" w:sz="4" w:space="0" w:color="auto"/>
                </w:tcBorders>
              </w:tcPr>
            </w:tcPrChange>
          </w:tcPr>
          <w:p w14:paraId="2830AC04" w14:textId="77777777" w:rsidR="00E01536" w:rsidRPr="00BF7017" w:rsidRDefault="00E01536" w:rsidP="00B4488E">
            <w:pPr>
              <w:widowControl/>
              <w:wordWrap/>
              <w:autoSpaceDE/>
              <w:autoSpaceDN/>
              <w:spacing w:after="0" w:line="240" w:lineRule="auto"/>
              <w:cnfStyle w:val="000000000000" w:firstRow="0" w:lastRow="0" w:firstColumn="0" w:lastColumn="0" w:oddVBand="0" w:evenVBand="0" w:oddHBand="0" w:evenHBand="0" w:firstRowFirstColumn="0" w:firstRowLastColumn="0" w:lastRowFirstColumn="0" w:lastRowLastColumn="0"/>
              <w:rPr>
                <w:del w:id="2775" w:author="김은수" w:date="2026-09-30T15:44:00Z" w16du:dateUtc="2026-09-30T06:44:00Z"/>
                <w:rFonts w:cs="굴림"/>
              </w:rPr>
            </w:pPr>
            <w:del w:id="2776" w:author="김은수" w:date="2026-09-30T15:44:00Z" w16du:dateUtc="2026-09-30T06:44:00Z">
              <w:r w:rsidRPr="00BF7017">
                <w:rPr>
                  <w:rFonts w:cs="굴림" w:hint="eastAsia"/>
                </w:rPr>
                <w:delText>32</w:delText>
              </w:r>
            </w:del>
          </w:p>
        </w:tc>
        <w:tc>
          <w:tcPr>
            <w:tcW w:w="1134" w:type="dxa"/>
            <w:noWrap/>
            <w:hideMark/>
            <w:tcPrChange w:id="2777" w:author="김은수" w:date="2026-10-01T01:11:00Z">
              <w:tcPr>
                <w:tcW w:w="1134" w:type="dxa"/>
                <w:tcBorders>
                  <w:top w:val="single" w:sz="4" w:space="0" w:color="auto"/>
                  <w:left w:val="nil"/>
                  <w:bottom w:val="single" w:sz="4" w:space="0" w:color="auto"/>
                  <w:right w:val="single" w:sz="4" w:space="0" w:color="auto"/>
                </w:tcBorders>
                <w:noWrap/>
                <w:hideMark/>
              </w:tcPr>
            </w:tcPrChange>
          </w:tcPr>
          <w:p w14:paraId="6E43D224" w14:textId="77777777" w:rsidR="00E01536" w:rsidRPr="006910DB" w:rsidRDefault="00E01536" w:rsidP="00B4488E">
            <w:pPr>
              <w:widowControl/>
              <w:wordWrap/>
              <w:autoSpaceDE/>
              <w:autoSpaceDN/>
              <w:spacing w:after="0" w:line="240" w:lineRule="auto"/>
              <w:cnfStyle w:val="000000000000" w:firstRow="0" w:lastRow="0" w:firstColumn="0" w:lastColumn="0" w:oddVBand="0" w:evenVBand="0" w:oddHBand="0" w:evenHBand="0" w:firstRowFirstColumn="0" w:firstRowLastColumn="0" w:lastRowFirstColumn="0" w:lastRowLastColumn="0"/>
              <w:rPr>
                <w:del w:id="2778" w:author="김은수" w:date="2026-09-30T15:44:00Z" w16du:dateUtc="2026-09-30T06:44:00Z"/>
                <w:rFonts w:cs="굴림"/>
              </w:rPr>
            </w:pPr>
            <w:del w:id="2779" w:author="김은수" w:date="2026-09-30T15:44:00Z" w16du:dateUtc="2026-09-30T06:44:00Z">
              <w:r w:rsidRPr="006910DB">
                <w:rPr>
                  <w:rFonts w:cs="굴림" w:hint="eastAsia"/>
                </w:rPr>
                <w:delText>96</w:delText>
              </w:r>
            </w:del>
          </w:p>
        </w:tc>
        <w:tc>
          <w:tcPr>
            <w:tcW w:w="1134" w:type="dxa"/>
            <w:noWrap/>
            <w:hideMark/>
            <w:tcPrChange w:id="2780" w:author="김은수" w:date="2026-10-01T01:11:00Z">
              <w:tcPr>
                <w:tcW w:w="1134" w:type="dxa"/>
                <w:tcBorders>
                  <w:top w:val="single" w:sz="4" w:space="0" w:color="auto"/>
                  <w:left w:val="nil"/>
                  <w:bottom w:val="single" w:sz="4" w:space="0" w:color="auto"/>
                  <w:right w:val="single" w:sz="4" w:space="0" w:color="auto"/>
                </w:tcBorders>
                <w:noWrap/>
                <w:hideMark/>
              </w:tcPr>
            </w:tcPrChange>
          </w:tcPr>
          <w:p w14:paraId="3AE1B43A" w14:textId="77777777" w:rsidR="00E01536" w:rsidRPr="006910DB" w:rsidRDefault="00E01536" w:rsidP="00B4488E">
            <w:pPr>
              <w:widowControl/>
              <w:wordWrap/>
              <w:autoSpaceDE/>
              <w:autoSpaceDN/>
              <w:spacing w:after="0" w:line="240" w:lineRule="auto"/>
              <w:cnfStyle w:val="000000000000" w:firstRow="0" w:lastRow="0" w:firstColumn="0" w:lastColumn="0" w:oddVBand="0" w:evenVBand="0" w:oddHBand="0" w:evenHBand="0" w:firstRowFirstColumn="0" w:firstRowLastColumn="0" w:lastRowFirstColumn="0" w:lastRowLastColumn="0"/>
              <w:rPr>
                <w:del w:id="2781" w:author="김은수" w:date="2026-09-30T15:44:00Z" w16du:dateUtc="2026-09-30T06:44:00Z"/>
                <w:rFonts w:cs="굴림"/>
              </w:rPr>
            </w:pPr>
            <w:del w:id="2782" w:author="김은수" w:date="2026-09-30T15:44:00Z" w16du:dateUtc="2026-09-30T06:44:00Z">
              <w:r w:rsidRPr="006910DB">
                <w:rPr>
                  <w:rFonts w:cs="굴림" w:hint="eastAsia"/>
                </w:rPr>
                <w:delText>0</w:delText>
              </w:r>
            </w:del>
          </w:p>
        </w:tc>
        <w:tc>
          <w:tcPr>
            <w:tcW w:w="1134" w:type="dxa"/>
            <w:noWrap/>
            <w:hideMark/>
            <w:tcPrChange w:id="2783" w:author="김은수" w:date="2026-10-01T01:11:00Z">
              <w:tcPr>
                <w:tcW w:w="1134" w:type="dxa"/>
                <w:tcBorders>
                  <w:top w:val="single" w:sz="4" w:space="0" w:color="auto"/>
                  <w:left w:val="nil"/>
                  <w:bottom w:val="single" w:sz="4" w:space="0" w:color="auto"/>
                  <w:right w:val="single" w:sz="4" w:space="0" w:color="auto"/>
                </w:tcBorders>
                <w:noWrap/>
                <w:hideMark/>
              </w:tcPr>
            </w:tcPrChange>
          </w:tcPr>
          <w:p w14:paraId="7FCBE65D" w14:textId="77777777" w:rsidR="00E01536" w:rsidRPr="006910DB" w:rsidRDefault="00E01536" w:rsidP="00B4488E">
            <w:pPr>
              <w:widowControl/>
              <w:wordWrap/>
              <w:autoSpaceDE/>
              <w:autoSpaceDN/>
              <w:spacing w:after="0" w:line="240" w:lineRule="auto"/>
              <w:cnfStyle w:val="000000000000" w:firstRow="0" w:lastRow="0" w:firstColumn="0" w:lastColumn="0" w:oddVBand="0" w:evenVBand="0" w:oddHBand="0" w:evenHBand="0" w:firstRowFirstColumn="0" w:firstRowLastColumn="0" w:lastRowFirstColumn="0" w:lastRowLastColumn="0"/>
              <w:rPr>
                <w:del w:id="2784" w:author="김은수" w:date="2026-09-30T15:44:00Z" w16du:dateUtc="2026-09-30T06:44:00Z"/>
                <w:rFonts w:cs="굴림"/>
              </w:rPr>
            </w:pPr>
            <w:del w:id="2785" w:author="김은수" w:date="2026-09-30T15:44:00Z" w16du:dateUtc="2026-09-30T06:44:00Z">
              <w:r w:rsidRPr="006910DB">
                <w:rPr>
                  <w:rFonts w:cs="굴림" w:hint="eastAsia"/>
                </w:rPr>
                <w:delText>0</w:delText>
              </w:r>
            </w:del>
          </w:p>
        </w:tc>
      </w:tr>
      <w:tr w:rsidR="00E01536" w:rsidRPr="006910DB" w14:paraId="45B35103" w14:textId="77777777" w:rsidTr="00B4488E">
        <w:trPr>
          <w:trHeight w:val="340"/>
          <w:del w:id="2786" w:author="김은수" w:date="2026-09-30T15:44:00Z"/>
          <w:trPrChange w:id="2787" w:author="김은수" w:date="2026-10-01T01:11:00Z">
            <w:trPr>
              <w:gridAfter w:val="4"/>
              <w:trHeight w:val="340"/>
            </w:trPr>
          </w:trPrChange>
        </w:trPr>
        <w:tc>
          <w:tcPr>
            <w:cnfStyle w:val="001000000000" w:firstRow="0" w:lastRow="0" w:firstColumn="1" w:lastColumn="0" w:oddVBand="0" w:evenVBand="0" w:oddHBand="0" w:evenHBand="0" w:firstRowFirstColumn="0" w:firstRowLastColumn="0" w:lastRowFirstColumn="0" w:lastRowLastColumn="0"/>
            <w:tcW w:w="998" w:type="dxa"/>
            <w:noWrap/>
            <w:hideMark/>
            <w:tcPrChange w:id="2788" w:author="김은수" w:date="2026-10-01T01:11:00Z">
              <w:tcPr>
                <w:tcW w:w="998" w:type="dxa"/>
                <w:tcBorders>
                  <w:top w:val="single" w:sz="4" w:space="0" w:color="auto"/>
                  <w:left w:val="single" w:sz="4" w:space="0" w:color="auto"/>
                  <w:bottom w:val="single" w:sz="4" w:space="0" w:color="auto"/>
                  <w:right w:val="single" w:sz="4" w:space="0" w:color="auto"/>
                </w:tcBorders>
                <w:noWrap/>
                <w:vAlign w:val="bottom"/>
                <w:hideMark/>
              </w:tcPr>
            </w:tcPrChange>
          </w:tcPr>
          <w:p w14:paraId="6DD0FF47" w14:textId="77777777" w:rsidR="00E01536" w:rsidRPr="006910DB" w:rsidRDefault="00E01536" w:rsidP="00C62BB0">
            <w:pPr>
              <w:widowControl/>
              <w:wordWrap/>
              <w:autoSpaceDE/>
              <w:autoSpaceDN/>
              <w:spacing w:after="0" w:line="240" w:lineRule="auto"/>
              <w:rPr>
                <w:del w:id="2789" w:author="김은수" w:date="2026-09-30T15:44:00Z" w16du:dateUtc="2026-09-30T06:44:00Z"/>
                <w:rFonts w:cs="굴림"/>
                <w:sz w:val="18"/>
                <w:szCs w:val="18"/>
              </w:rPr>
            </w:pPr>
            <w:del w:id="2790" w:author="김은수" w:date="2026-09-30T15:44:00Z" w16du:dateUtc="2026-09-30T06:44:00Z">
              <w:r w:rsidRPr="006910DB">
                <w:rPr>
                  <w:rFonts w:cs="굴림" w:hint="eastAsia"/>
                  <w:sz w:val="18"/>
                  <w:szCs w:val="18"/>
                </w:rPr>
                <w:delText>PCM</w:delText>
              </w:r>
            </w:del>
          </w:p>
        </w:tc>
        <w:tc>
          <w:tcPr>
            <w:tcW w:w="798" w:type="dxa"/>
            <w:noWrap/>
            <w:hideMark/>
            <w:tcPrChange w:id="2791" w:author="김은수" w:date="2026-10-01T01:11:00Z">
              <w:tcPr>
                <w:tcW w:w="798" w:type="dxa"/>
                <w:tcBorders>
                  <w:top w:val="single" w:sz="4" w:space="0" w:color="auto"/>
                  <w:left w:val="nil"/>
                  <w:bottom w:val="single" w:sz="4" w:space="0" w:color="auto"/>
                  <w:right w:val="single" w:sz="4" w:space="0" w:color="auto"/>
                </w:tcBorders>
                <w:noWrap/>
                <w:hideMark/>
              </w:tcPr>
            </w:tcPrChange>
          </w:tcPr>
          <w:p w14:paraId="05DE370A" w14:textId="77777777" w:rsidR="00E01536" w:rsidRPr="006910DB" w:rsidRDefault="00E01536" w:rsidP="00B4488E">
            <w:pPr>
              <w:widowControl/>
              <w:wordWrap/>
              <w:autoSpaceDE/>
              <w:autoSpaceDN/>
              <w:spacing w:after="0" w:line="240" w:lineRule="auto"/>
              <w:cnfStyle w:val="000000000000" w:firstRow="0" w:lastRow="0" w:firstColumn="0" w:lastColumn="0" w:oddVBand="0" w:evenVBand="0" w:oddHBand="0" w:evenHBand="0" w:firstRowFirstColumn="0" w:firstRowLastColumn="0" w:lastRowFirstColumn="0" w:lastRowLastColumn="0"/>
              <w:rPr>
                <w:del w:id="2792" w:author="김은수" w:date="2026-09-30T15:44:00Z" w16du:dateUtc="2026-09-30T06:44:00Z"/>
                <w:rFonts w:cs="굴림"/>
              </w:rPr>
            </w:pPr>
            <w:del w:id="2793" w:author="김은수" w:date="2026-09-30T15:44:00Z" w16du:dateUtc="2026-09-30T06:44:00Z">
              <w:r w:rsidRPr="006910DB">
                <w:rPr>
                  <w:rFonts w:cs="굴림" w:hint="eastAsia"/>
                </w:rPr>
                <w:delText>A0</w:delText>
              </w:r>
            </w:del>
          </w:p>
        </w:tc>
        <w:tc>
          <w:tcPr>
            <w:tcW w:w="1176" w:type="dxa"/>
            <w:noWrap/>
            <w:hideMark/>
            <w:tcPrChange w:id="2794" w:author="김은수" w:date="2026-10-01T01:11:00Z">
              <w:tcPr>
                <w:tcW w:w="1176" w:type="dxa"/>
                <w:gridSpan w:val="2"/>
                <w:tcBorders>
                  <w:top w:val="single" w:sz="4" w:space="0" w:color="auto"/>
                  <w:left w:val="nil"/>
                  <w:bottom w:val="single" w:sz="4" w:space="0" w:color="auto"/>
                  <w:right w:val="single" w:sz="4" w:space="0" w:color="auto"/>
                </w:tcBorders>
                <w:noWrap/>
                <w:hideMark/>
              </w:tcPr>
            </w:tcPrChange>
          </w:tcPr>
          <w:p w14:paraId="38F23201" w14:textId="77777777" w:rsidR="00E01536" w:rsidRPr="006910DB" w:rsidRDefault="00E01536" w:rsidP="00B4488E">
            <w:pPr>
              <w:widowControl/>
              <w:wordWrap/>
              <w:autoSpaceDE/>
              <w:autoSpaceDN/>
              <w:spacing w:after="0" w:line="240" w:lineRule="auto"/>
              <w:cnfStyle w:val="000000000000" w:firstRow="0" w:lastRow="0" w:firstColumn="0" w:lastColumn="0" w:oddVBand="0" w:evenVBand="0" w:oddHBand="0" w:evenHBand="0" w:firstRowFirstColumn="0" w:firstRowLastColumn="0" w:lastRowFirstColumn="0" w:lastRowLastColumn="0"/>
              <w:rPr>
                <w:del w:id="2795" w:author="김은수" w:date="2026-09-30T15:44:00Z" w16du:dateUtc="2026-09-30T06:44:00Z"/>
                <w:rFonts w:cs="굴림"/>
              </w:rPr>
            </w:pPr>
            <w:del w:id="2796" w:author="김은수" w:date="2026-09-30T15:44:00Z" w16du:dateUtc="2026-09-30T06:44:00Z">
              <w:r w:rsidRPr="006910DB">
                <w:rPr>
                  <w:rFonts w:cs="굴림" w:hint="eastAsia"/>
                </w:rPr>
                <w:delText>FIFO_A0_4</w:delText>
              </w:r>
            </w:del>
          </w:p>
        </w:tc>
        <w:tc>
          <w:tcPr>
            <w:tcW w:w="709" w:type="dxa"/>
            <w:tcPrChange w:id="2797" w:author="김은수" w:date="2026-10-01T01:11:00Z">
              <w:tcPr>
                <w:tcW w:w="709" w:type="dxa"/>
                <w:tcBorders>
                  <w:top w:val="single" w:sz="4" w:space="0" w:color="auto"/>
                  <w:left w:val="nil"/>
                  <w:bottom w:val="single" w:sz="4" w:space="0" w:color="auto"/>
                  <w:right w:val="single" w:sz="4" w:space="0" w:color="auto"/>
                </w:tcBorders>
              </w:tcPr>
            </w:tcPrChange>
          </w:tcPr>
          <w:p w14:paraId="3E75331F" w14:textId="77777777" w:rsidR="00E01536" w:rsidRPr="006910DB" w:rsidRDefault="00E01536" w:rsidP="00B4488E">
            <w:pPr>
              <w:widowControl/>
              <w:wordWrap/>
              <w:autoSpaceDE/>
              <w:autoSpaceDN/>
              <w:spacing w:after="0" w:line="240" w:lineRule="auto"/>
              <w:cnfStyle w:val="000000000000" w:firstRow="0" w:lastRow="0" w:firstColumn="0" w:lastColumn="0" w:oddVBand="0" w:evenVBand="0" w:oddHBand="0" w:evenHBand="0" w:firstRowFirstColumn="0" w:firstRowLastColumn="0" w:lastRowFirstColumn="0" w:lastRowLastColumn="0"/>
              <w:rPr>
                <w:del w:id="2798" w:author="김은수" w:date="2026-09-30T15:44:00Z" w16du:dateUtc="2026-09-30T06:44:00Z"/>
                <w:rFonts w:cs="굴림"/>
              </w:rPr>
            </w:pPr>
            <w:del w:id="2799" w:author="김은수" w:date="2026-09-30T15:44:00Z" w16du:dateUtc="2026-09-30T06:44:00Z">
              <w:r w:rsidRPr="006910DB">
                <w:rPr>
                  <w:rFonts w:cs="굴림" w:hint="eastAsia"/>
                </w:rPr>
                <w:delText>24</w:delText>
              </w:r>
            </w:del>
          </w:p>
        </w:tc>
        <w:tc>
          <w:tcPr>
            <w:tcW w:w="709" w:type="dxa"/>
            <w:tcPrChange w:id="2800" w:author="김은수" w:date="2026-10-01T01:11:00Z">
              <w:tcPr>
                <w:tcW w:w="709" w:type="dxa"/>
                <w:tcBorders>
                  <w:top w:val="single" w:sz="4" w:space="0" w:color="auto"/>
                  <w:left w:val="single" w:sz="4" w:space="0" w:color="auto"/>
                  <w:bottom w:val="single" w:sz="4" w:space="0" w:color="auto"/>
                  <w:right w:val="single" w:sz="4" w:space="0" w:color="auto"/>
                </w:tcBorders>
              </w:tcPr>
            </w:tcPrChange>
          </w:tcPr>
          <w:p w14:paraId="3136EF2D" w14:textId="77777777" w:rsidR="00E01536" w:rsidRPr="00BF7017" w:rsidRDefault="00E01536" w:rsidP="00B4488E">
            <w:pPr>
              <w:widowControl/>
              <w:wordWrap/>
              <w:autoSpaceDE/>
              <w:autoSpaceDN/>
              <w:spacing w:after="0" w:line="240" w:lineRule="auto"/>
              <w:cnfStyle w:val="000000000000" w:firstRow="0" w:lastRow="0" w:firstColumn="0" w:lastColumn="0" w:oddVBand="0" w:evenVBand="0" w:oddHBand="0" w:evenHBand="0" w:firstRowFirstColumn="0" w:firstRowLastColumn="0" w:lastRowFirstColumn="0" w:lastRowLastColumn="0"/>
              <w:rPr>
                <w:del w:id="2801" w:author="김은수" w:date="2026-09-30T15:44:00Z" w16du:dateUtc="2026-09-30T06:44:00Z"/>
                <w:rFonts w:cs="굴림"/>
              </w:rPr>
            </w:pPr>
            <w:del w:id="2802" w:author="김은수" w:date="2026-09-30T15:44:00Z" w16du:dateUtc="2026-09-30T06:44:00Z">
              <w:r w:rsidRPr="00BF7017">
                <w:rPr>
                  <w:rFonts w:cs="굴림" w:hint="eastAsia"/>
                </w:rPr>
                <w:delText>64</w:delText>
              </w:r>
            </w:del>
          </w:p>
        </w:tc>
        <w:tc>
          <w:tcPr>
            <w:tcW w:w="1134" w:type="dxa"/>
            <w:noWrap/>
            <w:hideMark/>
            <w:tcPrChange w:id="2803" w:author="김은수" w:date="2026-10-01T01:11:00Z">
              <w:tcPr>
                <w:tcW w:w="1134" w:type="dxa"/>
                <w:tcBorders>
                  <w:top w:val="single" w:sz="4" w:space="0" w:color="auto"/>
                  <w:left w:val="nil"/>
                  <w:bottom w:val="single" w:sz="4" w:space="0" w:color="auto"/>
                  <w:right w:val="single" w:sz="4" w:space="0" w:color="auto"/>
                </w:tcBorders>
                <w:noWrap/>
                <w:hideMark/>
              </w:tcPr>
            </w:tcPrChange>
          </w:tcPr>
          <w:p w14:paraId="23824CB1" w14:textId="77777777" w:rsidR="00E01536" w:rsidRPr="006910DB" w:rsidRDefault="00E01536" w:rsidP="00B4488E">
            <w:pPr>
              <w:widowControl/>
              <w:wordWrap/>
              <w:autoSpaceDE/>
              <w:autoSpaceDN/>
              <w:spacing w:after="0" w:line="240" w:lineRule="auto"/>
              <w:cnfStyle w:val="000000000000" w:firstRow="0" w:lastRow="0" w:firstColumn="0" w:lastColumn="0" w:oddVBand="0" w:evenVBand="0" w:oddHBand="0" w:evenHBand="0" w:firstRowFirstColumn="0" w:firstRowLastColumn="0" w:lastRowFirstColumn="0" w:lastRowLastColumn="0"/>
              <w:rPr>
                <w:del w:id="2804" w:author="김은수" w:date="2026-09-30T15:44:00Z" w16du:dateUtc="2026-09-30T06:44:00Z"/>
                <w:rFonts w:cs="굴림"/>
              </w:rPr>
            </w:pPr>
            <w:del w:id="2805" w:author="김은수" w:date="2026-09-30T15:44:00Z" w16du:dateUtc="2026-09-30T06:44:00Z">
              <w:r w:rsidRPr="006910DB">
                <w:rPr>
                  <w:rFonts w:cs="굴림" w:hint="eastAsia"/>
                </w:rPr>
                <w:delText>128</w:delText>
              </w:r>
            </w:del>
          </w:p>
        </w:tc>
        <w:tc>
          <w:tcPr>
            <w:tcW w:w="1134" w:type="dxa"/>
            <w:noWrap/>
            <w:hideMark/>
            <w:tcPrChange w:id="2806" w:author="김은수" w:date="2026-10-01T01:11:00Z">
              <w:tcPr>
                <w:tcW w:w="1134" w:type="dxa"/>
                <w:tcBorders>
                  <w:top w:val="single" w:sz="4" w:space="0" w:color="auto"/>
                  <w:left w:val="nil"/>
                  <w:bottom w:val="single" w:sz="4" w:space="0" w:color="auto"/>
                  <w:right w:val="single" w:sz="4" w:space="0" w:color="auto"/>
                </w:tcBorders>
                <w:noWrap/>
                <w:hideMark/>
              </w:tcPr>
            </w:tcPrChange>
          </w:tcPr>
          <w:p w14:paraId="58C4F6BE" w14:textId="77777777" w:rsidR="00E01536" w:rsidRPr="006910DB" w:rsidRDefault="00E01536" w:rsidP="00B4488E">
            <w:pPr>
              <w:widowControl/>
              <w:wordWrap/>
              <w:autoSpaceDE/>
              <w:autoSpaceDN/>
              <w:spacing w:after="0" w:line="240" w:lineRule="auto"/>
              <w:cnfStyle w:val="000000000000" w:firstRow="0" w:lastRow="0" w:firstColumn="0" w:lastColumn="0" w:oddVBand="0" w:evenVBand="0" w:oddHBand="0" w:evenHBand="0" w:firstRowFirstColumn="0" w:firstRowLastColumn="0" w:lastRowFirstColumn="0" w:lastRowLastColumn="0"/>
              <w:rPr>
                <w:del w:id="2807" w:author="김은수" w:date="2026-09-30T15:44:00Z" w16du:dateUtc="2026-09-30T06:44:00Z"/>
                <w:rFonts w:cs="굴림"/>
              </w:rPr>
            </w:pPr>
            <w:del w:id="2808" w:author="김은수" w:date="2026-09-30T15:44:00Z" w16du:dateUtc="2026-09-30T06:44:00Z">
              <w:r w:rsidRPr="006910DB">
                <w:rPr>
                  <w:rFonts w:cs="굴림" w:hint="eastAsia"/>
                </w:rPr>
                <w:delText>0</w:delText>
              </w:r>
            </w:del>
          </w:p>
        </w:tc>
        <w:tc>
          <w:tcPr>
            <w:tcW w:w="1134" w:type="dxa"/>
            <w:noWrap/>
            <w:hideMark/>
            <w:tcPrChange w:id="2809" w:author="김은수" w:date="2026-10-01T01:11:00Z">
              <w:tcPr>
                <w:tcW w:w="1134" w:type="dxa"/>
                <w:tcBorders>
                  <w:top w:val="single" w:sz="4" w:space="0" w:color="auto"/>
                  <w:left w:val="nil"/>
                  <w:bottom w:val="single" w:sz="4" w:space="0" w:color="auto"/>
                  <w:right w:val="single" w:sz="4" w:space="0" w:color="auto"/>
                </w:tcBorders>
                <w:noWrap/>
                <w:hideMark/>
              </w:tcPr>
            </w:tcPrChange>
          </w:tcPr>
          <w:p w14:paraId="173ACC10" w14:textId="77777777" w:rsidR="00E01536" w:rsidRPr="006910DB" w:rsidRDefault="00E01536" w:rsidP="00B4488E">
            <w:pPr>
              <w:widowControl/>
              <w:wordWrap/>
              <w:autoSpaceDE/>
              <w:autoSpaceDN/>
              <w:spacing w:after="0" w:line="240" w:lineRule="auto"/>
              <w:cnfStyle w:val="000000000000" w:firstRow="0" w:lastRow="0" w:firstColumn="0" w:lastColumn="0" w:oddVBand="0" w:evenVBand="0" w:oddHBand="0" w:evenHBand="0" w:firstRowFirstColumn="0" w:firstRowLastColumn="0" w:lastRowFirstColumn="0" w:lastRowLastColumn="0"/>
              <w:rPr>
                <w:del w:id="2810" w:author="김은수" w:date="2026-09-30T15:44:00Z" w16du:dateUtc="2026-09-30T06:44:00Z"/>
                <w:rFonts w:cs="굴림"/>
              </w:rPr>
            </w:pPr>
            <w:del w:id="2811" w:author="김은수" w:date="2026-09-30T15:44:00Z" w16du:dateUtc="2026-09-30T06:44:00Z">
              <w:r w:rsidRPr="006910DB">
                <w:rPr>
                  <w:rFonts w:cs="굴림" w:hint="eastAsia"/>
                </w:rPr>
                <w:delText>0</w:delText>
              </w:r>
            </w:del>
          </w:p>
        </w:tc>
      </w:tr>
      <w:tr w:rsidR="00E01536" w:rsidRPr="006910DB" w14:paraId="4509B7AC" w14:textId="77777777" w:rsidTr="00B4488E">
        <w:trPr>
          <w:trHeight w:val="340"/>
          <w:del w:id="2812" w:author="김은수" w:date="2026-09-30T15:44:00Z"/>
          <w:trPrChange w:id="2813" w:author="김은수" w:date="2026-10-01T01:11:00Z">
            <w:trPr>
              <w:gridAfter w:val="4"/>
              <w:trHeight w:val="340"/>
            </w:trPr>
          </w:trPrChange>
        </w:trPr>
        <w:tc>
          <w:tcPr>
            <w:cnfStyle w:val="001000000000" w:firstRow="0" w:lastRow="0" w:firstColumn="1" w:lastColumn="0" w:oddVBand="0" w:evenVBand="0" w:oddHBand="0" w:evenHBand="0" w:firstRowFirstColumn="0" w:firstRowLastColumn="0" w:lastRowFirstColumn="0" w:lastRowLastColumn="0"/>
            <w:tcW w:w="998" w:type="dxa"/>
            <w:noWrap/>
            <w:hideMark/>
            <w:tcPrChange w:id="2814" w:author="김은수" w:date="2026-10-01T01:11:00Z">
              <w:tcPr>
                <w:tcW w:w="998" w:type="dxa"/>
                <w:tcBorders>
                  <w:top w:val="single" w:sz="4" w:space="0" w:color="auto"/>
                  <w:left w:val="single" w:sz="4" w:space="0" w:color="auto"/>
                  <w:bottom w:val="single" w:sz="4" w:space="0" w:color="auto"/>
                  <w:right w:val="single" w:sz="4" w:space="0" w:color="auto"/>
                </w:tcBorders>
                <w:noWrap/>
                <w:vAlign w:val="bottom"/>
                <w:hideMark/>
              </w:tcPr>
            </w:tcPrChange>
          </w:tcPr>
          <w:p w14:paraId="0B37B9B5" w14:textId="77777777" w:rsidR="00E01536" w:rsidRPr="006910DB" w:rsidRDefault="00E01536" w:rsidP="00C62BB0">
            <w:pPr>
              <w:widowControl/>
              <w:wordWrap/>
              <w:autoSpaceDE/>
              <w:autoSpaceDN/>
              <w:spacing w:after="0" w:line="240" w:lineRule="auto"/>
              <w:rPr>
                <w:del w:id="2815" w:author="김은수" w:date="2026-09-30T15:44:00Z" w16du:dateUtc="2026-09-30T06:44:00Z"/>
                <w:rFonts w:cs="굴림"/>
                <w:sz w:val="18"/>
                <w:szCs w:val="18"/>
              </w:rPr>
            </w:pPr>
            <w:del w:id="2816" w:author="김은수" w:date="2026-09-30T15:44:00Z" w16du:dateUtc="2026-09-30T06:44:00Z">
              <w:r w:rsidRPr="006910DB">
                <w:rPr>
                  <w:rFonts w:cs="굴림" w:hint="eastAsia"/>
                  <w:sz w:val="18"/>
                  <w:szCs w:val="18"/>
                </w:rPr>
                <w:delText>DAC0</w:delText>
              </w:r>
            </w:del>
          </w:p>
        </w:tc>
        <w:tc>
          <w:tcPr>
            <w:tcW w:w="798" w:type="dxa"/>
            <w:noWrap/>
            <w:hideMark/>
            <w:tcPrChange w:id="2817" w:author="김은수" w:date="2026-10-01T01:11:00Z">
              <w:tcPr>
                <w:tcW w:w="798" w:type="dxa"/>
                <w:tcBorders>
                  <w:top w:val="single" w:sz="4" w:space="0" w:color="auto"/>
                  <w:left w:val="nil"/>
                  <w:bottom w:val="single" w:sz="4" w:space="0" w:color="auto"/>
                  <w:right w:val="single" w:sz="4" w:space="0" w:color="auto"/>
                </w:tcBorders>
                <w:noWrap/>
                <w:hideMark/>
              </w:tcPr>
            </w:tcPrChange>
          </w:tcPr>
          <w:p w14:paraId="73DC1185" w14:textId="77777777" w:rsidR="00E01536" w:rsidRPr="006910DB" w:rsidRDefault="00E01536" w:rsidP="00B4488E">
            <w:pPr>
              <w:widowControl/>
              <w:wordWrap/>
              <w:autoSpaceDE/>
              <w:autoSpaceDN/>
              <w:spacing w:after="0" w:line="240" w:lineRule="auto"/>
              <w:cnfStyle w:val="000000000000" w:firstRow="0" w:lastRow="0" w:firstColumn="0" w:lastColumn="0" w:oddVBand="0" w:evenVBand="0" w:oddHBand="0" w:evenHBand="0" w:firstRowFirstColumn="0" w:firstRowLastColumn="0" w:lastRowFirstColumn="0" w:lastRowLastColumn="0"/>
              <w:rPr>
                <w:del w:id="2818" w:author="김은수" w:date="2026-09-30T15:44:00Z" w16du:dateUtc="2026-09-30T06:44:00Z"/>
                <w:rFonts w:cs="굴림"/>
              </w:rPr>
            </w:pPr>
            <w:del w:id="2819" w:author="김은수" w:date="2026-09-30T15:44:00Z" w16du:dateUtc="2026-09-30T06:44:00Z">
              <w:r w:rsidRPr="006910DB">
                <w:rPr>
                  <w:rFonts w:cs="굴림" w:hint="eastAsia"/>
                </w:rPr>
                <w:delText>A0</w:delText>
              </w:r>
            </w:del>
          </w:p>
        </w:tc>
        <w:tc>
          <w:tcPr>
            <w:tcW w:w="1176" w:type="dxa"/>
            <w:noWrap/>
            <w:hideMark/>
            <w:tcPrChange w:id="2820" w:author="김은수" w:date="2026-10-01T01:11:00Z">
              <w:tcPr>
                <w:tcW w:w="1176" w:type="dxa"/>
                <w:gridSpan w:val="2"/>
                <w:tcBorders>
                  <w:top w:val="single" w:sz="4" w:space="0" w:color="auto"/>
                  <w:left w:val="nil"/>
                  <w:bottom w:val="single" w:sz="4" w:space="0" w:color="auto"/>
                  <w:right w:val="single" w:sz="4" w:space="0" w:color="auto"/>
                </w:tcBorders>
                <w:noWrap/>
                <w:hideMark/>
              </w:tcPr>
            </w:tcPrChange>
          </w:tcPr>
          <w:p w14:paraId="5C990111" w14:textId="77777777" w:rsidR="00E01536" w:rsidRPr="006910DB" w:rsidRDefault="00E01536" w:rsidP="00B4488E">
            <w:pPr>
              <w:widowControl/>
              <w:wordWrap/>
              <w:autoSpaceDE/>
              <w:autoSpaceDN/>
              <w:spacing w:after="0" w:line="240" w:lineRule="auto"/>
              <w:cnfStyle w:val="000000000000" w:firstRow="0" w:lastRow="0" w:firstColumn="0" w:lastColumn="0" w:oddVBand="0" w:evenVBand="0" w:oddHBand="0" w:evenHBand="0" w:firstRowFirstColumn="0" w:firstRowLastColumn="0" w:lastRowFirstColumn="0" w:lastRowLastColumn="0"/>
              <w:rPr>
                <w:del w:id="2821" w:author="김은수" w:date="2026-09-30T15:44:00Z" w16du:dateUtc="2026-09-30T06:44:00Z"/>
                <w:rFonts w:cs="굴림"/>
              </w:rPr>
            </w:pPr>
            <w:del w:id="2822" w:author="김은수" w:date="2026-09-30T15:44:00Z" w16du:dateUtc="2026-09-30T06:44:00Z">
              <w:r w:rsidRPr="006910DB">
                <w:rPr>
                  <w:rFonts w:cs="굴림" w:hint="eastAsia"/>
                </w:rPr>
                <w:delText>FIFO_A0_5</w:delText>
              </w:r>
            </w:del>
          </w:p>
        </w:tc>
        <w:tc>
          <w:tcPr>
            <w:tcW w:w="709" w:type="dxa"/>
            <w:tcPrChange w:id="2823" w:author="김은수" w:date="2026-10-01T01:11:00Z">
              <w:tcPr>
                <w:tcW w:w="709" w:type="dxa"/>
                <w:tcBorders>
                  <w:top w:val="single" w:sz="4" w:space="0" w:color="auto"/>
                  <w:left w:val="nil"/>
                  <w:bottom w:val="single" w:sz="4" w:space="0" w:color="auto"/>
                  <w:right w:val="single" w:sz="4" w:space="0" w:color="auto"/>
                </w:tcBorders>
              </w:tcPr>
            </w:tcPrChange>
          </w:tcPr>
          <w:p w14:paraId="74CADCCA" w14:textId="77777777" w:rsidR="00E01536" w:rsidRPr="006910DB" w:rsidRDefault="00E01536" w:rsidP="00B4488E">
            <w:pPr>
              <w:widowControl/>
              <w:wordWrap/>
              <w:autoSpaceDE/>
              <w:autoSpaceDN/>
              <w:spacing w:after="0" w:line="240" w:lineRule="auto"/>
              <w:cnfStyle w:val="000000000000" w:firstRow="0" w:lastRow="0" w:firstColumn="0" w:lastColumn="0" w:oddVBand="0" w:evenVBand="0" w:oddHBand="0" w:evenHBand="0" w:firstRowFirstColumn="0" w:firstRowLastColumn="0" w:lastRowFirstColumn="0" w:lastRowLastColumn="0"/>
              <w:rPr>
                <w:del w:id="2824" w:author="김은수" w:date="2026-09-30T15:44:00Z" w16du:dateUtc="2026-09-30T06:44:00Z"/>
                <w:rFonts w:cs="굴림"/>
              </w:rPr>
            </w:pPr>
            <w:del w:id="2825" w:author="김은수" w:date="2026-09-30T15:44:00Z" w16du:dateUtc="2026-09-30T06:44:00Z">
              <w:r w:rsidRPr="006910DB">
                <w:rPr>
                  <w:rFonts w:cs="굴림" w:hint="eastAsia"/>
                </w:rPr>
                <w:delText>16</w:delText>
              </w:r>
            </w:del>
          </w:p>
        </w:tc>
        <w:tc>
          <w:tcPr>
            <w:tcW w:w="709" w:type="dxa"/>
            <w:tcPrChange w:id="2826" w:author="김은수" w:date="2026-10-01T01:11:00Z">
              <w:tcPr>
                <w:tcW w:w="709" w:type="dxa"/>
                <w:tcBorders>
                  <w:top w:val="single" w:sz="4" w:space="0" w:color="auto"/>
                  <w:left w:val="single" w:sz="4" w:space="0" w:color="auto"/>
                  <w:bottom w:val="single" w:sz="4" w:space="0" w:color="auto"/>
                  <w:right w:val="single" w:sz="4" w:space="0" w:color="auto"/>
                </w:tcBorders>
              </w:tcPr>
            </w:tcPrChange>
          </w:tcPr>
          <w:p w14:paraId="258515A4" w14:textId="77777777" w:rsidR="00E01536" w:rsidRPr="00BF7017" w:rsidRDefault="00E01536" w:rsidP="00B4488E">
            <w:pPr>
              <w:widowControl/>
              <w:wordWrap/>
              <w:autoSpaceDE/>
              <w:autoSpaceDN/>
              <w:spacing w:after="0" w:line="240" w:lineRule="auto"/>
              <w:cnfStyle w:val="000000000000" w:firstRow="0" w:lastRow="0" w:firstColumn="0" w:lastColumn="0" w:oddVBand="0" w:evenVBand="0" w:oddHBand="0" w:evenHBand="0" w:firstRowFirstColumn="0" w:firstRowLastColumn="0" w:lastRowFirstColumn="0" w:lastRowLastColumn="0"/>
              <w:rPr>
                <w:del w:id="2827" w:author="김은수" w:date="2026-09-30T15:44:00Z" w16du:dateUtc="2026-09-30T06:44:00Z"/>
                <w:rFonts w:cs="굴림"/>
              </w:rPr>
            </w:pPr>
            <w:del w:id="2828" w:author="김은수" w:date="2026-09-30T15:44:00Z" w16du:dateUtc="2026-09-30T06:44:00Z">
              <w:r w:rsidRPr="00BF7017">
                <w:rPr>
                  <w:rFonts w:cs="굴림" w:hint="eastAsia"/>
                </w:rPr>
                <w:delText>32</w:delText>
              </w:r>
            </w:del>
          </w:p>
        </w:tc>
        <w:tc>
          <w:tcPr>
            <w:tcW w:w="1134" w:type="dxa"/>
            <w:noWrap/>
            <w:hideMark/>
            <w:tcPrChange w:id="2829" w:author="김은수" w:date="2026-10-01T01:11:00Z">
              <w:tcPr>
                <w:tcW w:w="1134" w:type="dxa"/>
                <w:tcBorders>
                  <w:top w:val="single" w:sz="4" w:space="0" w:color="auto"/>
                  <w:left w:val="nil"/>
                  <w:bottom w:val="single" w:sz="4" w:space="0" w:color="auto"/>
                  <w:right w:val="single" w:sz="4" w:space="0" w:color="auto"/>
                </w:tcBorders>
                <w:noWrap/>
                <w:hideMark/>
              </w:tcPr>
            </w:tcPrChange>
          </w:tcPr>
          <w:p w14:paraId="7D9BE98D" w14:textId="77777777" w:rsidR="00E01536" w:rsidRPr="006910DB" w:rsidRDefault="00E01536" w:rsidP="00B4488E">
            <w:pPr>
              <w:widowControl/>
              <w:wordWrap/>
              <w:autoSpaceDE/>
              <w:autoSpaceDN/>
              <w:spacing w:after="0" w:line="240" w:lineRule="auto"/>
              <w:cnfStyle w:val="000000000000" w:firstRow="0" w:lastRow="0" w:firstColumn="0" w:lastColumn="0" w:oddVBand="0" w:evenVBand="0" w:oddHBand="0" w:evenHBand="0" w:firstRowFirstColumn="0" w:firstRowLastColumn="0" w:lastRowFirstColumn="0" w:lastRowLastColumn="0"/>
              <w:rPr>
                <w:del w:id="2830" w:author="김은수" w:date="2026-09-30T15:44:00Z" w16du:dateUtc="2026-09-30T06:44:00Z"/>
                <w:rFonts w:cs="굴림"/>
              </w:rPr>
            </w:pPr>
            <w:del w:id="2831" w:author="김은수" w:date="2026-09-30T15:44:00Z" w16du:dateUtc="2026-09-30T06:44:00Z">
              <w:r w:rsidRPr="006910DB">
                <w:rPr>
                  <w:rFonts w:cs="굴림" w:hint="eastAsia"/>
                </w:rPr>
                <w:delText>192</w:delText>
              </w:r>
            </w:del>
          </w:p>
        </w:tc>
        <w:tc>
          <w:tcPr>
            <w:tcW w:w="1134" w:type="dxa"/>
            <w:noWrap/>
            <w:hideMark/>
            <w:tcPrChange w:id="2832" w:author="김은수" w:date="2026-10-01T01:11:00Z">
              <w:tcPr>
                <w:tcW w:w="1134" w:type="dxa"/>
                <w:tcBorders>
                  <w:top w:val="single" w:sz="4" w:space="0" w:color="auto"/>
                  <w:left w:val="nil"/>
                  <w:bottom w:val="single" w:sz="4" w:space="0" w:color="auto"/>
                  <w:right w:val="single" w:sz="4" w:space="0" w:color="auto"/>
                </w:tcBorders>
                <w:noWrap/>
                <w:hideMark/>
              </w:tcPr>
            </w:tcPrChange>
          </w:tcPr>
          <w:p w14:paraId="615BB02B" w14:textId="77777777" w:rsidR="00E01536" w:rsidRPr="006910DB" w:rsidRDefault="00E01536" w:rsidP="00B4488E">
            <w:pPr>
              <w:widowControl/>
              <w:wordWrap/>
              <w:autoSpaceDE/>
              <w:autoSpaceDN/>
              <w:spacing w:after="0" w:line="240" w:lineRule="auto"/>
              <w:cnfStyle w:val="000000000000" w:firstRow="0" w:lastRow="0" w:firstColumn="0" w:lastColumn="0" w:oddVBand="0" w:evenVBand="0" w:oddHBand="0" w:evenHBand="0" w:firstRowFirstColumn="0" w:firstRowLastColumn="0" w:lastRowFirstColumn="0" w:lastRowLastColumn="0"/>
              <w:rPr>
                <w:del w:id="2833" w:author="김은수" w:date="2026-09-30T15:44:00Z" w16du:dateUtc="2026-09-30T06:44:00Z"/>
                <w:rFonts w:cs="굴림"/>
              </w:rPr>
            </w:pPr>
            <w:del w:id="2834" w:author="김은수" w:date="2026-09-30T15:44:00Z" w16du:dateUtc="2026-09-30T06:44:00Z">
              <w:r w:rsidRPr="006910DB">
                <w:rPr>
                  <w:rFonts w:cs="굴림" w:hint="eastAsia"/>
                </w:rPr>
                <w:delText>0</w:delText>
              </w:r>
            </w:del>
          </w:p>
        </w:tc>
        <w:tc>
          <w:tcPr>
            <w:tcW w:w="1134" w:type="dxa"/>
            <w:noWrap/>
            <w:hideMark/>
            <w:tcPrChange w:id="2835" w:author="김은수" w:date="2026-10-01T01:11:00Z">
              <w:tcPr>
                <w:tcW w:w="1134" w:type="dxa"/>
                <w:tcBorders>
                  <w:top w:val="single" w:sz="4" w:space="0" w:color="auto"/>
                  <w:left w:val="nil"/>
                  <w:bottom w:val="single" w:sz="4" w:space="0" w:color="auto"/>
                  <w:right w:val="single" w:sz="4" w:space="0" w:color="auto"/>
                </w:tcBorders>
                <w:noWrap/>
                <w:hideMark/>
              </w:tcPr>
            </w:tcPrChange>
          </w:tcPr>
          <w:p w14:paraId="15825BD5" w14:textId="77777777" w:rsidR="00E01536" w:rsidRPr="006910DB" w:rsidRDefault="00E01536" w:rsidP="00B4488E">
            <w:pPr>
              <w:widowControl/>
              <w:wordWrap/>
              <w:autoSpaceDE/>
              <w:autoSpaceDN/>
              <w:spacing w:after="0" w:line="240" w:lineRule="auto"/>
              <w:cnfStyle w:val="000000000000" w:firstRow="0" w:lastRow="0" w:firstColumn="0" w:lastColumn="0" w:oddVBand="0" w:evenVBand="0" w:oddHBand="0" w:evenHBand="0" w:firstRowFirstColumn="0" w:firstRowLastColumn="0" w:lastRowFirstColumn="0" w:lastRowLastColumn="0"/>
              <w:rPr>
                <w:del w:id="2836" w:author="김은수" w:date="2026-09-30T15:44:00Z" w16du:dateUtc="2026-09-30T06:44:00Z"/>
                <w:rFonts w:cs="굴림"/>
              </w:rPr>
            </w:pPr>
            <w:del w:id="2837" w:author="김은수" w:date="2026-09-30T15:44:00Z" w16du:dateUtc="2026-09-30T06:44:00Z">
              <w:r w:rsidRPr="006910DB">
                <w:rPr>
                  <w:rFonts w:cs="굴림" w:hint="eastAsia"/>
                </w:rPr>
                <w:delText>0</w:delText>
              </w:r>
            </w:del>
          </w:p>
        </w:tc>
      </w:tr>
      <w:tr w:rsidR="00E01536" w:rsidRPr="006910DB" w14:paraId="2CC2E1D5" w14:textId="77777777" w:rsidTr="00B4488E">
        <w:trPr>
          <w:trHeight w:val="340"/>
          <w:del w:id="2838" w:author="김은수" w:date="2026-09-30T15:44:00Z"/>
          <w:trPrChange w:id="2839" w:author="김은수" w:date="2026-10-01T01:11:00Z">
            <w:trPr>
              <w:gridAfter w:val="4"/>
              <w:trHeight w:val="340"/>
            </w:trPr>
          </w:trPrChange>
        </w:trPr>
        <w:tc>
          <w:tcPr>
            <w:cnfStyle w:val="001000000000" w:firstRow="0" w:lastRow="0" w:firstColumn="1" w:lastColumn="0" w:oddVBand="0" w:evenVBand="0" w:oddHBand="0" w:evenHBand="0" w:firstRowFirstColumn="0" w:firstRowLastColumn="0" w:lastRowFirstColumn="0" w:lastRowLastColumn="0"/>
            <w:tcW w:w="998" w:type="dxa"/>
            <w:noWrap/>
            <w:hideMark/>
            <w:tcPrChange w:id="2840" w:author="김은수" w:date="2026-10-01T01:11:00Z">
              <w:tcPr>
                <w:tcW w:w="998" w:type="dxa"/>
                <w:tcBorders>
                  <w:top w:val="single" w:sz="4" w:space="0" w:color="auto"/>
                  <w:left w:val="single" w:sz="4" w:space="0" w:color="auto"/>
                  <w:bottom w:val="single" w:sz="4" w:space="0" w:color="auto"/>
                  <w:right w:val="single" w:sz="4" w:space="0" w:color="auto"/>
                </w:tcBorders>
                <w:noWrap/>
                <w:vAlign w:val="bottom"/>
                <w:hideMark/>
              </w:tcPr>
            </w:tcPrChange>
          </w:tcPr>
          <w:p w14:paraId="20D80B4A" w14:textId="77777777" w:rsidR="00E01536" w:rsidRPr="006910DB" w:rsidRDefault="00E01536" w:rsidP="00C62BB0">
            <w:pPr>
              <w:widowControl/>
              <w:wordWrap/>
              <w:autoSpaceDE/>
              <w:autoSpaceDN/>
              <w:spacing w:after="0" w:line="240" w:lineRule="auto"/>
              <w:rPr>
                <w:del w:id="2841" w:author="김은수" w:date="2026-09-30T15:44:00Z" w16du:dateUtc="2026-09-30T06:44:00Z"/>
                <w:rFonts w:cs="굴림"/>
                <w:sz w:val="18"/>
                <w:szCs w:val="18"/>
              </w:rPr>
            </w:pPr>
            <w:del w:id="2842" w:author="김은수" w:date="2026-09-30T15:44:00Z" w16du:dateUtc="2026-09-30T06:44:00Z">
              <w:r w:rsidRPr="006910DB">
                <w:rPr>
                  <w:rFonts w:cs="굴림" w:hint="eastAsia"/>
                  <w:sz w:val="18"/>
                  <w:szCs w:val="18"/>
                </w:rPr>
                <w:delText>DAC1</w:delText>
              </w:r>
            </w:del>
          </w:p>
        </w:tc>
        <w:tc>
          <w:tcPr>
            <w:tcW w:w="798" w:type="dxa"/>
            <w:noWrap/>
            <w:hideMark/>
            <w:tcPrChange w:id="2843" w:author="김은수" w:date="2026-10-01T01:11:00Z">
              <w:tcPr>
                <w:tcW w:w="798" w:type="dxa"/>
                <w:tcBorders>
                  <w:top w:val="single" w:sz="4" w:space="0" w:color="auto"/>
                  <w:left w:val="nil"/>
                  <w:bottom w:val="single" w:sz="4" w:space="0" w:color="auto"/>
                  <w:right w:val="single" w:sz="4" w:space="0" w:color="auto"/>
                </w:tcBorders>
                <w:noWrap/>
                <w:hideMark/>
              </w:tcPr>
            </w:tcPrChange>
          </w:tcPr>
          <w:p w14:paraId="1B35EC81" w14:textId="77777777" w:rsidR="00E01536" w:rsidRPr="006910DB" w:rsidRDefault="00E01536" w:rsidP="00B4488E">
            <w:pPr>
              <w:widowControl/>
              <w:wordWrap/>
              <w:autoSpaceDE/>
              <w:autoSpaceDN/>
              <w:spacing w:after="0" w:line="240" w:lineRule="auto"/>
              <w:cnfStyle w:val="000000000000" w:firstRow="0" w:lastRow="0" w:firstColumn="0" w:lastColumn="0" w:oddVBand="0" w:evenVBand="0" w:oddHBand="0" w:evenHBand="0" w:firstRowFirstColumn="0" w:firstRowLastColumn="0" w:lastRowFirstColumn="0" w:lastRowLastColumn="0"/>
              <w:rPr>
                <w:del w:id="2844" w:author="김은수" w:date="2026-09-30T15:44:00Z" w16du:dateUtc="2026-09-30T06:44:00Z"/>
                <w:rFonts w:cs="굴림"/>
              </w:rPr>
            </w:pPr>
            <w:del w:id="2845" w:author="김은수" w:date="2026-09-30T15:44:00Z" w16du:dateUtc="2026-09-30T06:44:00Z">
              <w:r w:rsidRPr="006910DB">
                <w:rPr>
                  <w:rFonts w:cs="굴림" w:hint="eastAsia"/>
                </w:rPr>
                <w:delText>A0</w:delText>
              </w:r>
            </w:del>
          </w:p>
        </w:tc>
        <w:tc>
          <w:tcPr>
            <w:tcW w:w="1176" w:type="dxa"/>
            <w:noWrap/>
            <w:hideMark/>
            <w:tcPrChange w:id="2846" w:author="김은수" w:date="2026-10-01T01:11:00Z">
              <w:tcPr>
                <w:tcW w:w="1176" w:type="dxa"/>
                <w:gridSpan w:val="2"/>
                <w:tcBorders>
                  <w:top w:val="single" w:sz="4" w:space="0" w:color="auto"/>
                  <w:left w:val="nil"/>
                  <w:bottom w:val="single" w:sz="4" w:space="0" w:color="auto"/>
                  <w:right w:val="single" w:sz="4" w:space="0" w:color="auto"/>
                </w:tcBorders>
                <w:noWrap/>
                <w:hideMark/>
              </w:tcPr>
            </w:tcPrChange>
          </w:tcPr>
          <w:p w14:paraId="7EBEC370" w14:textId="77777777" w:rsidR="00E01536" w:rsidRPr="006910DB" w:rsidRDefault="00E01536" w:rsidP="00B4488E">
            <w:pPr>
              <w:widowControl/>
              <w:wordWrap/>
              <w:autoSpaceDE/>
              <w:autoSpaceDN/>
              <w:spacing w:after="0" w:line="240" w:lineRule="auto"/>
              <w:cnfStyle w:val="000000000000" w:firstRow="0" w:lastRow="0" w:firstColumn="0" w:lastColumn="0" w:oddVBand="0" w:evenVBand="0" w:oddHBand="0" w:evenHBand="0" w:firstRowFirstColumn="0" w:firstRowLastColumn="0" w:lastRowFirstColumn="0" w:lastRowLastColumn="0"/>
              <w:rPr>
                <w:del w:id="2847" w:author="김은수" w:date="2026-09-30T15:44:00Z" w16du:dateUtc="2026-09-30T06:44:00Z"/>
                <w:rFonts w:cs="굴림"/>
              </w:rPr>
            </w:pPr>
            <w:del w:id="2848" w:author="김은수" w:date="2026-09-30T15:44:00Z" w16du:dateUtc="2026-09-30T06:44:00Z">
              <w:r w:rsidRPr="006910DB">
                <w:rPr>
                  <w:rFonts w:cs="굴림" w:hint="eastAsia"/>
                </w:rPr>
                <w:delText>FIFO_A0_6</w:delText>
              </w:r>
            </w:del>
          </w:p>
        </w:tc>
        <w:tc>
          <w:tcPr>
            <w:tcW w:w="709" w:type="dxa"/>
            <w:tcPrChange w:id="2849" w:author="김은수" w:date="2026-10-01T01:11:00Z">
              <w:tcPr>
                <w:tcW w:w="709" w:type="dxa"/>
                <w:tcBorders>
                  <w:top w:val="single" w:sz="4" w:space="0" w:color="auto"/>
                  <w:left w:val="nil"/>
                  <w:bottom w:val="single" w:sz="4" w:space="0" w:color="auto"/>
                  <w:right w:val="single" w:sz="4" w:space="0" w:color="auto"/>
                </w:tcBorders>
              </w:tcPr>
            </w:tcPrChange>
          </w:tcPr>
          <w:p w14:paraId="775C90D4" w14:textId="77777777" w:rsidR="00E01536" w:rsidRPr="006910DB" w:rsidRDefault="00E01536" w:rsidP="00B4488E">
            <w:pPr>
              <w:widowControl/>
              <w:wordWrap/>
              <w:autoSpaceDE/>
              <w:autoSpaceDN/>
              <w:spacing w:after="0" w:line="240" w:lineRule="auto"/>
              <w:cnfStyle w:val="000000000000" w:firstRow="0" w:lastRow="0" w:firstColumn="0" w:lastColumn="0" w:oddVBand="0" w:evenVBand="0" w:oddHBand="0" w:evenHBand="0" w:firstRowFirstColumn="0" w:firstRowLastColumn="0" w:lastRowFirstColumn="0" w:lastRowLastColumn="0"/>
              <w:rPr>
                <w:del w:id="2850" w:author="김은수" w:date="2026-09-30T15:44:00Z" w16du:dateUtc="2026-09-30T06:44:00Z"/>
                <w:rFonts w:cs="굴림"/>
              </w:rPr>
            </w:pPr>
            <w:del w:id="2851" w:author="김은수" w:date="2026-09-30T15:44:00Z" w16du:dateUtc="2026-09-30T06:44:00Z">
              <w:r w:rsidRPr="006910DB">
                <w:rPr>
                  <w:rFonts w:cs="굴림" w:hint="eastAsia"/>
                </w:rPr>
                <w:delText>16</w:delText>
              </w:r>
            </w:del>
          </w:p>
        </w:tc>
        <w:tc>
          <w:tcPr>
            <w:tcW w:w="709" w:type="dxa"/>
            <w:tcPrChange w:id="2852" w:author="김은수" w:date="2026-10-01T01:11:00Z">
              <w:tcPr>
                <w:tcW w:w="709" w:type="dxa"/>
                <w:tcBorders>
                  <w:top w:val="single" w:sz="4" w:space="0" w:color="auto"/>
                  <w:left w:val="single" w:sz="4" w:space="0" w:color="auto"/>
                  <w:bottom w:val="single" w:sz="4" w:space="0" w:color="auto"/>
                  <w:right w:val="single" w:sz="4" w:space="0" w:color="auto"/>
                </w:tcBorders>
              </w:tcPr>
            </w:tcPrChange>
          </w:tcPr>
          <w:p w14:paraId="352CF9A5" w14:textId="77777777" w:rsidR="00E01536" w:rsidRPr="00BF7017" w:rsidRDefault="00E01536" w:rsidP="00B4488E">
            <w:pPr>
              <w:widowControl/>
              <w:wordWrap/>
              <w:autoSpaceDE/>
              <w:autoSpaceDN/>
              <w:spacing w:after="0" w:line="240" w:lineRule="auto"/>
              <w:cnfStyle w:val="000000000000" w:firstRow="0" w:lastRow="0" w:firstColumn="0" w:lastColumn="0" w:oddVBand="0" w:evenVBand="0" w:oddHBand="0" w:evenHBand="0" w:firstRowFirstColumn="0" w:firstRowLastColumn="0" w:lastRowFirstColumn="0" w:lastRowLastColumn="0"/>
              <w:rPr>
                <w:del w:id="2853" w:author="김은수" w:date="2026-09-30T15:44:00Z" w16du:dateUtc="2026-09-30T06:44:00Z"/>
                <w:rFonts w:cs="굴림"/>
              </w:rPr>
            </w:pPr>
            <w:del w:id="2854" w:author="김은수" w:date="2026-09-30T15:44:00Z" w16du:dateUtc="2026-09-30T06:44:00Z">
              <w:r w:rsidRPr="00BF7017">
                <w:rPr>
                  <w:rFonts w:cs="굴림" w:hint="eastAsia"/>
                </w:rPr>
                <w:delText>32</w:delText>
              </w:r>
            </w:del>
          </w:p>
        </w:tc>
        <w:tc>
          <w:tcPr>
            <w:tcW w:w="1134" w:type="dxa"/>
            <w:noWrap/>
            <w:hideMark/>
            <w:tcPrChange w:id="2855" w:author="김은수" w:date="2026-10-01T01:11:00Z">
              <w:tcPr>
                <w:tcW w:w="1134" w:type="dxa"/>
                <w:tcBorders>
                  <w:top w:val="single" w:sz="4" w:space="0" w:color="auto"/>
                  <w:left w:val="nil"/>
                  <w:bottom w:val="single" w:sz="4" w:space="0" w:color="auto"/>
                  <w:right w:val="single" w:sz="4" w:space="0" w:color="auto"/>
                </w:tcBorders>
                <w:noWrap/>
                <w:hideMark/>
              </w:tcPr>
            </w:tcPrChange>
          </w:tcPr>
          <w:p w14:paraId="197206AF" w14:textId="77777777" w:rsidR="00E01536" w:rsidRPr="006910DB" w:rsidRDefault="00E01536" w:rsidP="00B4488E">
            <w:pPr>
              <w:widowControl/>
              <w:wordWrap/>
              <w:autoSpaceDE/>
              <w:autoSpaceDN/>
              <w:spacing w:after="0" w:line="240" w:lineRule="auto"/>
              <w:cnfStyle w:val="000000000000" w:firstRow="0" w:lastRow="0" w:firstColumn="0" w:lastColumn="0" w:oddVBand="0" w:evenVBand="0" w:oddHBand="0" w:evenHBand="0" w:firstRowFirstColumn="0" w:firstRowLastColumn="0" w:lastRowFirstColumn="0" w:lastRowLastColumn="0"/>
              <w:rPr>
                <w:del w:id="2856" w:author="김은수" w:date="2026-09-30T15:44:00Z" w16du:dateUtc="2026-09-30T06:44:00Z"/>
                <w:rFonts w:cs="굴림"/>
              </w:rPr>
            </w:pPr>
            <w:del w:id="2857" w:author="김은수" w:date="2026-09-30T15:44:00Z" w16du:dateUtc="2026-09-30T06:44:00Z">
              <w:r w:rsidRPr="006910DB">
                <w:rPr>
                  <w:rFonts w:cs="굴림" w:hint="eastAsia"/>
                </w:rPr>
                <w:delText>224</w:delText>
              </w:r>
            </w:del>
          </w:p>
        </w:tc>
        <w:tc>
          <w:tcPr>
            <w:tcW w:w="1134" w:type="dxa"/>
            <w:noWrap/>
            <w:hideMark/>
            <w:tcPrChange w:id="2858" w:author="김은수" w:date="2026-10-01T01:11:00Z">
              <w:tcPr>
                <w:tcW w:w="1134" w:type="dxa"/>
                <w:tcBorders>
                  <w:top w:val="single" w:sz="4" w:space="0" w:color="auto"/>
                  <w:left w:val="nil"/>
                  <w:bottom w:val="single" w:sz="4" w:space="0" w:color="auto"/>
                  <w:right w:val="single" w:sz="4" w:space="0" w:color="auto"/>
                </w:tcBorders>
                <w:noWrap/>
                <w:hideMark/>
              </w:tcPr>
            </w:tcPrChange>
          </w:tcPr>
          <w:p w14:paraId="467735F3" w14:textId="77777777" w:rsidR="00E01536" w:rsidRPr="006910DB" w:rsidRDefault="00E01536" w:rsidP="00B4488E">
            <w:pPr>
              <w:widowControl/>
              <w:wordWrap/>
              <w:autoSpaceDE/>
              <w:autoSpaceDN/>
              <w:spacing w:after="0" w:line="240" w:lineRule="auto"/>
              <w:cnfStyle w:val="000000000000" w:firstRow="0" w:lastRow="0" w:firstColumn="0" w:lastColumn="0" w:oddVBand="0" w:evenVBand="0" w:oddHBand="0" w:evenHBand="0" w:firstRowFirstColumn="0" w:firstRowLastColumn="0" w:lastRowFirstColumn="0" w:lastRowLastColumn="0"/>
              <w:rPr>
                <w:del w:id="2859" w:author="김은수" w:date="2026-09-30T15:44:00Z" w16du:dateUtc="2026-09-30T06:44:00Z"/>
                <w:rFonts w:cs="굴림"/>
              </w:rPr>
            </w:pPr>
            <w:del w:id="2860" w:author="김은수" w:date="2026-09-30T15:44:00Z" w16du:dateUtc="2026-09-30T06:44:00Z">
              <w:r w:rsidRPr="006910DB">
                <w:rPr>
                  <w:rFonts w:cs="굴림" w:hint="eastAsia"/>
                </w:rPr>
                <w:delText>0</w:delText>
              </w:r>
            </w:del>
          </w:p>
        </w:tc>
        <w:tc>
          <w:tcPr>
            <w:tcW w:w="1134" w:type="dxa"/>
            <w:noWrap/>
            <w:hideMark/>
            <w:tcPrChange w:id="2861" w:author="김은수" w:date="2026-10-01T01:11:00Z">
              <w:tcPr>
                <w:tcW w:w="1134" w:type="dxa"/>
                <w:tcBorders>
                  <w:top w:val="single" w:sz="4" w:space="0" w:color="auto"/>
                  <w:left w:val="nil"/>
                  <w:bottom w:val="single" w:sz="4" w:space="0" w:color="auto"/>
                  <w:right w:val="single" w:sz="4" w:space="0" w:color="auto"/>
                </w:tcBorders>
                <w:noWrap/>
                <w:hideMark/>
              </w:tcPr>
            </w:tcPrChange>
          </w:tcPr>
          <w:p w14:paraId="665D84F7" w14:textId="77777777" w:rsidR="00E01536" w:rsidRPr="006910DB" w:rsidRDefault="00E01536" w:rsidP="00B4488E">
            <w:pPr>
              <w:widowControl/>
              <w:wordWrap/>
              <w:autoSpaceDE/>
              <w:autoSpaceDN/>
              <w:spacing w:after="0" w:line="240" w:lineRule="auto"/>
              <w:cnfStyle w:val="000000000000" w:firstRow="0" w:lastRow="0" w:firstColumn="0" w:lastColumn="0" w:oddVBand="0" w:evenVBand="0" w:oddHBand="0" w:evenHBand="0" w:firstRowFirstColumn="0" w:firstRowLastColumn="0" w:lastRowFirstColumn="0" w:lastRowLastColumn="0"/>
              <w:rPr>
                <w:del w:id="2862" w:author="김은수" w:date="2026-09-30T15:44:00Z" w16du:dateUtc="2026-09-30T06:44:00Z"/>
                <w:rFonts w:cs="굴림"/>
              </w:rPr>
            </w:pPr>
            <w:del w:id="2863" w:author="김은수" w:date="2026-09-30T15:44:00Z" w16du:dateUtc="2026-09-30T06:44:00Z">
              <w:r w:rsidRPr="006910DB">
                <w:rPr>
                  <w:rFonts w:cs="굴림" w:hint="eastAsia"/>
                </w:rPr>
                <w:delText>0</w:delText>
              </w:r>
            </w:del>
          </w:p>
        </w:tc>
      </w:tr>
      <w:tr w:rsidR="00E01536" w:rsidRPr="006910DB" w14:paraId="1429EF1D" w14:textId="77777777" w:rsidTr="00B4488E">
        <w:trPr>
          <w:trHeight w:val="340"/>
          <w:del w:id="2864" w:author="김은수" w:date="2026-09-30T15:44:00Z"/>
          <w:trPrChange w:id="2865" w:author="김은수" w:date="2026-10-01T01:11:00Z">
            <w:trPr>
              <w:gridAfter w:val="4"/>
              <w:trHeight w:val="340"/>
            </w:trPr>
          </w:trPrChange>
        </w:trPr>
        <w:tc>
          <w:tcPr>
            <w:cnfStyle w:val="001000000000" w:firstRow="0" w:lastRow="0" w:firstColumn="1" w:lastColumn="0" w:oddVBand="0" w:evenVBand="0" w:oddHBand="0" w:evenHBand="0" w:firstRowFirstColumn="0" w:firstRowLastColumn="0" w:lastRowFirstColumn="0" w:lastRowLastColumn="0"/>
            <w:tcW w:w="998" w:type="dxa"/>
            <w:noWrap/>
            <w:hideMark/>
            <w:tcPrChange w:id="2866" w:author="김은수" w:date="2026-10-01T01:11:00Z">
              <w:tcPr>
                <w:tcW w:w="998" w:type="dxa"/>
                <w:tcBorders>
                  <w:top w:val="single" w:sz="4" w:space="0" w:color="auto"/>
                  <w:left w:val="single" w:sz="4" w:space="0" w:color="auto"/>
                  <w:bottom w:val="single" w:sz="4" w:space="0" w:color="auto"/>
                  <w:right w:val="single" w:sz="4" w:space="0" w:color="auto"/>
                </w:tcBorders>
                <w:noWrap/>
                <w:vAlign w:val="bottom"/>
                <w:hideMark/>
              </w:tcPr>
            </w:tcPrChange>
          </w:tcPr>
          <w:p w14:paraId="4B5E63A6" w14:textId="77777777" w:rsidR="00E01536" w:rsidRPr="006910DB" w:rsidRDefault="00E7022A" w:rsidP="00C62BB0">
            <w:pPr>
              <w:widowControl/>
              <w:wordWrap/>
              <w:autoSpaceDE/>
              <w:autoSpaceDN/>
              <w:spacing w:after="0" w:line="240" w:lineRule="auto"/>
              <w:rPr>
                <w:del w:id="2867" w:author="김은수" w:date="2026-09-30T15:44:00Z" w16du:dateUtc="2026-09-30T06:44:00Z"/>
                <w:rFonts w:cs="굴림"/>
                <w:sz w:val="18"/>
                <w:szCs w:val="18"/>
              </w:rPr>
            </w:pPr>
            <w:del w:id="2868" w:author="김은수" w:date="2026-09-30T15:44:00Z" w16du:dateUtc="2026-09-30T06:44:00Z">
              <w:r>
                <w:rPr>
                  <w:rFonts w:cs="굴림" w:hint="eastAsia"/>
                  <w:sz w:val="18"/>
                  <w:szCs w:val="18"/>
                </w:rPr>
                <w:delText>오디오 신호처리</w:delText>
              </w:r>
            </w:del>
          </w:p>
        </w:tc>
        <w:tc>
          <w:tcPr>
            <w:tcW w:w="798" w:type="dxa"/>
            <w:noWrap/>
            <w:hideMark/>
            <w:tcPrChange w:id="2869" w:author="김은수" w:date="2026-10-01T01:11:00Z">
              <w:tcPr>
                <w:tcW w:w="798" w:type="dxa"/>
                <w:tcBorders>
                  <w:top w:val="single" w:sz="4" w:space="0" w:color="auto"/>
                  <w:left w:val="nil"/>
                  <w:bottom w:val="single" w:sz="4" w:space="0" w:color="auto"/>
                  <w:right w:val="single" w:sz="4" w:space="0" w:color="auto"/>
                </w:tcBorders>
                <w:noWrap/>
                <w:hideMark/>
              </w:tcPr>
            </w:tcPrChange>
          </w:tcPr>
          <w:p w14:paraId="7F21A4C7" w14:textId="77777777" w:rsidR="00E01536" w:rsidRPr="006910DB" w:rsidRDefault="00E01536" w:rsidP="00B4488E">
            <w:pPr>
              <w:widowControl/>
              <w:wordWrap/>
              <w:autoSpaceDE/>
              <w:autoSpaceDN/>
              <w:spacing w:after="0" w:line="240" w:lineRule="auto"/>
              <w:cnfStyle w:val="000000000000" w:firstRow="0" w:lastRow="0" w:firstColumn="0" w:lastColumn="0" w:oddVBand="0" w:evenVBand="0" w:oddHBand="0" w:evenHBand="0" w:firstRowFirstColumn="0" w:firstRowLastColumn="0" w:lastRowFirstColumn="0" w:lastRowLastColumn="0"/>
              <w:rPr>
                <w:del w:id="2870" w:author="김은수" w:date="2026-09-30T15:44:00Z" w16du:dateUtc="2026-09-30T06:44:00Z"/>
                <w:rFonts w:cs="굴림"/>
              </w:rPr>
            </w:pPr>
            <w:del w:id="2871" w:author="김은수" w:date="2026-09-30T15:44:00Z" w16du:dateUtc="2026-09-30T06:44:00Z">
              <w:r w:rsidRPr="006910DB">
                <w:rPr>
                  <w:rFonts w:cs="굴림" w:hint="eastAsia"/>
                </w:rPr>
                <w:delText>A1</w:delText>
              </w:r>
            </w:del>
          </w:p>
        </w:tc>
        <w:tc>
          <w:tcPr>
            <w:tcW w:w="1176" w:type="dxa"/>
            <w:noWrap/>
            <w:hideMark/>
            <w:tcPrChange w:id="2872" w:author="김은수" w:date="2026-10-01T01:11:00Z">
              <w:tcPr>
                <w:tcW w:w="1176" w:type="dxa"/>
                <w:gridSpan w:val="2"/>
                <w:tcBorders>
                  <w:top w:val="single" w:sz="4" w:space="0" w:color="auto"/>
                  <w:left w:val="nil"/>
                  <w:bottom w:val="single" w:sz="4" w:space="0" w:color="auto"/>
                  <w:right w:val="single" w:sz="4" w:space="0" w:color="auto"/>
                </w:tcBorders>
                <w:noWrap/>
                <w:hideMark/>
              </w:tcPr>
            </w:tcPrChange>
          </w:tcPr>
          <w:p w14:paraId="48BB5F74" w14:textId="77777777" w:rsidR="00E01536" w:rsidRPr="006910DB" w:rsidRDefault="00E01536" w:rsidP="00B4488E">
            <w:pPr>
              <w:widowControl/>
              <w:wordWrap/>
              <w:autoSpaceDE/>
              <w:autoSpaceDN/>
              <w:spacing w:after="0" w:line="240" w:lineRule="auto"/>
              <w:cnfStyle w:val="000000000000" w:firstRow="0" w:lastRow="0" w:firstColumn="0" w:lastColumn="0" w:oddVBand="0" w:evenVBand="0" w:oddHBand="0" w:evenHBand="0" w:firstRowFirstColumn="0" w:firstRowLastColumn="0" w:lastRowFirstColumn="0" w:lastRowLastColumn="0"/>
              <w:rPr>
                <w:del w:id="2873" w:author="김은수" w:date="2026-09-30T15:44:00Z" w16du:dateUtc="2026-09-30T06:44:00Z"/>
                <w:rFonts w:cs="굴림"/>
              </w:rPr>
            </w:pPr>
            <w:del w:id="2874" w:author="김은수" w:date="2026-09-30T15:44:00Z" w16du:dateUtc="2026-09-30T06:44:00Z">
              <w:r w:rsidRPr="006910DB">
                <w:rPr>
                  <w:rFonts w:cs="굴림" w:hint="eastAsia"/>
                </w:rPr>
                <w:delText>FIFO_A1_0</w:delText>
              </w:r>
            </w:del>
          </w:p>
        </w:tc>
        <w:tc>
          <w:tcPr>
            <w:tcW w:w="709" w:type="dxa"/>
            <w:tcPrChange w:id="2875" w:author="김은수" w:date="2026-10-01T01:11:00Z">
              <w:tcPr>
                <w:tcW w:w="709" w:type="dxa"/>
                <w:tcBorders>
                  <w:top w:val="single" w:sz="4" w:space="0" w:color="auto"/>
                  <w:left w:val="nil"/>
                  <w:bottom w:val="single" w:sz="4" w:space="0" w:color="auto"/>
                  <w:right w:val="single" w:sz="4" w:space="0" w:color="auto"/>
                </w:tcBorders>
              </w:tcPr>
            </w:tcPrChange>
          </w:tcPr>
          <w:p w14:paraId="5749B40A" w14:textId="77777777" w:rsidR="00E01536" w:rsidRPr="006910DB" w:rsidRDefault="00E01536" w:rsidP="00B4488E">
            <w:pPr>
              <w:widowControl/>
              <w:wordWrap/>
              <w:autoSpaceDE/>
              <w:autoSpaceDN/>
              <w:spacing w:after="0" w:line="240" w:lineRule="auto"/>
              <w:cnfStyle w:val="000000000000" w:firstRow="0" w:lastRow="0" w:firstColumn="0" w:lastColumn="0" w:oddVBand="0" w:evenVBand="0" w:oddHBand="0" w:evenHBand="0" w:firstRowFirstColumn="0" w:firstRowLastColumn="0" w:lastRowFirstColumn="0" w:lastRowLastColumn="0"/>
              <w:rPr>
                <w:del w:id="2876" w:author="김은수" w:date="2026-09-30T15:44:00Z" w16du:dateUtc="2026-09-30T06:44:00Z"/>
                <w:rFonts w:cs="굴림"/>
              </w:rPr>
            </w:pPr>
            <w:del w:id="2877" w:author="김은수" w:date="2026-09-30T15:44:00Z" w16du:dateUtc="2026-09-30T06:44:00Z">
              <w:r w:rsidRPr="006910DB">
                <w:rPr>
                  <w:rFonts w:cs="굴림" w:hint="eastAsia"/>
                </w:rPr>
                <w:delText>16</w:delText>
              </w:r>
            </w:del>
          </w:p>
        </w:tc>
        <w:tc>
          <w:tcPr>
            <w:tcW w:w="709" w:type="dxa"/>
            <w:tcPrChange w:id="2878" w:author="김은수" w:date="2026-10-01T01:11:00Z">
              <w:tcPr>
                <w:tcW w:w="709" w:type="dxa"/>
                <w:tcBorders>
                  <w:top w:val="single" w:sz="4" w:space="0" w:color="auto"/>
                  <w:left w:val="single" w:sz="4" w:space="0" w:color="auto"/>
                  <w:bottom w:val="single" w:sz="4" w:space="0" w:color="auto"/>
                  <w:right w:val="single" w:sz="4" w:space="0" w:color="auto"/>
                </w:tcBorders>
              </w:tcPr>
            </w:tcPrChange>
          </w:tcPr>
          <w:p w14:paraId="418CC7BD" w14:textId="77777777" w:rsidR="00E01536" w:rsidRPr="00E7022A" w:rsidRDefault="00215569" w:rsidP="00B4488E">
            <w:pPr>
              <w:widowControl/>
              <w:wordWrap/>
              <w:autoSpaceDE/>
              <w:autoSpaceDN/>
              <w:spacing w:after="0" w:line="240" w:lineRule="auto"/>
              <w:cnfStyle w:val="000000000000" w:firstRow="0" w:lastRow="0" w:firstColumn="0" w:lastColumn="0" w:oddVBand="0" w:evenVBand="0" w:oddHBand="0" w:evenHBand="0" w:firstRowFirstColumn="0" w:firstRowLastColumn="0" w:lastRowFirstColumn="0" w:lastRowLastColumn="0"/>
              <w:rPr>
                <w:del w:id="2879" w:author="김은수" w:date="2026-09-30T15:44:00Z" w16du:dateUtc="2026-09-30T06:44:00Z"/>
                <w:rFonts w:cs="굴림"/>
                <w:color w:val="000000" w:themeColor="text1"/>
              </w:rPr>
            </w:pPr>
            <w:del w:id="2880" w:author="김은수" w:date="2026-09-30T15:44:00Z" w16du:dateUtc="2026-09-30T06:44:00Z">
              <w:r w:rsidRPr="00E7022A">
                <w:rPr>
                  <w:rFonts w:cs="굴림"/>
                  <w:color w:val="000000" w:themeColor="text1"/>
                </w:rPr>
                <w:delText>512</w:delText>
              </w:r>
            </w:del>
          </w:p>
        </w:tc>
        <w:tc>
          <w:tcPr>
            <w:tcW w:w="1134" w:type="dxa"/>
            <w:noWrap/>
            <w:hideMark/>
            <w:tcPrChange w:id="2881" w:author="김은수" w:date="2026-10-01T01:11:00Z">
              <w:tcPr>
                <w:tcW w:w="1134" w:type="dxa"/>
                <w:tcBorders>
                  <w:top w:val="single" w:sz="4" w:space="0" w:color="auto"/>
                  <w:left w:val="nil"/>
                  <w:bottom w:val="single" w:sz="4" w:space="0" w:color="auto"/>
                  <w:right w:val="single" w:sz="4" w:space="0" w:color="auto"/>
                </w:tcBorders>
                <w:noWrap/>
                <w:hideMark/>
              </w:tcPr>
            </w:tcPrChange>
          </w:tcPr>
          <w:p w14:paraId="50D76AE9" w14:textId="77777777" w:rsidR="00E01536" w:rsidRPr="006910DB" w:rsidRDefault="00E01536" w:rsidP="00B4488E">
            <w:pPr>
              <w:widowControl/>
              <w:wordWrap/>
              <w:autoSpaceDE/>
              <w:autoSpaceDN/>
              <w:spacing w:after="0" w:line="240" w:lineRule="auto"/>
              <w:cnfStyle w:val="000000000000" w:firstRow="0" w:lastRow="0" w:firstColumn="0" w:lastColumn="0" w:oddVBand="0" w:evenVBand="0" w:oddHBand="0" w:evenHBand="0" w:firstRowFirstColumn="0" w:firstRowLastColumn="0" w:lastRowFirstColumn="0" w:lastRowLastColumn="0"/>
              <w:rPr>
                <w:del w:id="2882" w:author="김은수" w:date="2026-09-30T15:44:00Z" w16du:dateUtc="2026-09-30T06:44:00Z"/>
                <w:rFonts w:cs="굴림"/>
              </w:rPr>
            </w:pPr>
            <w:del w:id="2883" w:author="김은수" w:date="2026-09-30T15:44:00Z" w16du:dateUtc="2026-09-30T06:44:00Z">
              <w:r w:rsidRPr="006910DB">
                <w:rPr>
                  <w:rFonts w:cs="굴림" w:hint="eastAsia"/>
                </w:rPr>
                <w:delText>0</w:delText>
              </w:r>
            </w:del>
          </w:p>
        </w:tc>
        <w:tc>
          <w:tcPr>
            <w:tcW w:w="1134" w:type="dxa"/>
            <w:noWrap/>
            <w:hideMark/>
            <w:tcPrChange w:id="2884" w:author="김은수" w:date="2026-10-01T01:11:00Z">
              <w:tcPr>
                <w:tcW w:w="1134" w:type="dxa"/>
                <w:tcBorders>
                  <w:top w:val="single" w:sz="4" w:space="0" w:color="auto"/>
                  <w:left w:val="nil"/>
                  <w:bottom w:val="single" w:sz="4" w:space="0" w:color="auto"/>
                  <w:right w:val="single" w:sz="4" w:space="0" w:color="auto"/>
                </w:tcBorders>
                <w:noWrap/>
                <w:hideMark/>
              </w:tcPr>
            </w:tcPrChange>
          </w:tcPr>
          <w:p w14:paraId="732D50E5" w14:textId="77777777" w:rsidR="00E01536" w:rsidRPr="006910DB" w:rsidRDefault="00E01536" w:rsidP="00B4488E">
            <w:pPr>
              <w:widowControl/>
              <w:wordWrap/>
              <w:autoSpaceDE/>
              <w:autoSpaceDN/>
              <w:spacing w:after="0" w:line="240" w:lineRule="auto"/>
              <w:cnfStyle w:val="000000000000" w:firstRow="0" w:lastRow="0" w:firstColumn="0" w:lastColumn="0" w:oddVBand="0" w:evenVBand="0" w:oddHBand="0" w:evenHBand="0" w:firstRowFirstColumn="0" w:firstRowLastColumn="0" w:lastRowFirstColumn="0" w:lastRowLastColumn="0"/>
              <w:rPr>
                <w:del w:id="2885" w:author="김은수" w:date="2026-09-30T15:44:00Z" w16du:dateUtc="2026-09-30T06:44:00Z"/>
                <w:rFonts w:cs="굴림"/>
              </w:rPr>
            </w:pPr>
            <w:del w:id="2886" w:author="김은수" w:date="2026-09-30T15:44:00Z" w16du:dateUtc="2026-09-30T06:44:00Z">
              <w:r w:rsidRPr="006910DB">
                <w:rPr>
                  <w:rFonts w:cs="굴림" w:hint="eastAsia"/>
                </w:rPr>
                <w:delText>0</w:delText>
              </w:r>
            </w:del>
          </w:p>
        </w:tc>
        <w:tc>
          <w:tcPr>
            <w:tcW w:w="1134" w:type="dxa"/>
            <w:noWrap/>
            <w:hideMark/>
            <w:tcPrChange w:id="2887" w:author="김은수" w:date="2026-10-01T01:11:00Z">
              <w:tcPr>
                <w:tcW w:w="1134" w:type="dxa"/>
                <w:tcBorders>
                  <w:top w:val="single" w:sz="4" w:space="0" w:color="auto"/>
                  <w:left w:val="nil"/>
                  <w:bottom w:val="single" w:sz="4" w:space="0" w:color="auto"/>
                  <w:right w:val="single" w:sz="4" w:space="0" w:color="auto"/>
                </w:tcBorders>
                <w:noWrap/>
                <w:hideMark/>
              </w:tcPr>
            </w:tcPrChange>
          </w:tcPr>
          <w:p w14:paraId="2C8562BE" w14:textId="77777777" w:rsidR="00E01536" w:rsidRPr="006910DB" w:rsidRDefault="00E01536" w:rsidP="00B4488E">
            <w:pPr>
              <w:widowControl/>
              <w:wordWrap/>
              <w:autoSpaceDE/>
              <w:autoSpaceDN/>
              <w:spacing w:after="0" w:line="240" w:lineRule="auto"/>
              <w:cnfStyle w:val="000000000000" w:firstRow="0" w:lastRow="0" w:firstColumn="0" w:lastColumn="0" w:oddVBand="0" w:evenVBand="0" w:oddHBand="0" w:evenHBand="0" w:firstRowFirstColumn="0" w:firstRowLastColumn="0" w:lastRowFirstColumn="0" w:lastRowLastColumn="0"/>
              <w:rPr>
                <w:del w:id="2888" w:author="김은수" w:date="2026-09-30T15:44:00Z" w16du:dateUtc="2026-09-30T06:44:00Z"/>
                <w:rFonts w:cs="굴림"/>
              </w:rPr>
            </w:pPr>
            <w:del w:id="2889" w:author="김은수" w:date="2026-09-30T15:44:00Z" w16du:dateUtc="2026-09-30T06:44:00Z">
              <w:r w:rsidRPr="006910DB">
                <w:rPr>
                  <w:rFonts w:cs="굴림" w:hint="eastAsia"/>
                </w:rPr>
                <w:delText>0</w:delText>
              </w:r>
            </w:del>
          </w:p>
        </w:tc>
      </w:tr>
      <w:tr w:rsidR="00E01536" w:rsidRPr="006910DB" w14:paraId="3128527F" w14:textId="77777777" w:rsidTr="00B4488E">
        <w:trPr>
          <w:trHeight w:val="624"/>
          <w:del w:id="2890" w:author="김은수" w:date="2026-09-30T15:44:00Z"/>
          <w:trPrChange w:id="2891" w:author="김은수" w:date="2026-10-01T01:11:00Z">
            <w:trPr>
              <w:gridAfter w:val="4"/>
              <w:trHeight w:val="624"/>
            </w:trPr>
          </w:trPrChange>
        </w:trPr>
        <w:tc>
          <w:tcPr>
            <w:cnfStyle w:val="001000000000" w:firstRow="0" w:lastRow="0" w:firstColumn="1" w:lastColumn="0" w:oddVBand="0" w:evenVBand="0" w:oddHBand="0" w:evenHBand="0" w:firstRowFirstColumn="0" w:firstRowLastColumn="0" w:lastRowFirstColumn="0" w:lastRowLastColumn="0"/>
            <w:tcW w:w="998" w:type="dxa"/>
            <w:hideMark/>
            <w:tcPrChange w:id="2892" w:author="김은수" w:date="2026-10-01T01:11:00Z">
              <w:tcPr>
                <w:tcW w:w="998" w:type="dxa"/>
                <w:tcBorders>
                  <w:top w:val="single" w:sz="4" w:space="0" w:color="auto"/>
                  <w:left w:val="single" w:sz="4" w:space="0" w:color="auto"/>
                  <w:bottom w:val="single" w:sz="4" w:space="0" w:color="auto"/>
                  <w:right w:val="single" w:sz="4" w:space="0" w:color="auto"/>
                </w:tcBorders>
                <w:hideMark/>
              </w:tcPr>
            </w:tcPrChange>
          </w:tcPr>
          <w:p w14:paraId="27C6E814" w14:textId="77777777" w:rsidR="00E01536" w:rsidRPr="006910DB" w:rsidRDefault="00E01536" w:rsidP="00C62BB0">
            <w:pPr>
              <w:widowControl/>
              <w:wordWrap/>
              <w:autoSpaceDE/>
              <w:autoSpaceDN/>
              <w:spacing w:after="0" w:line="240" w:lineRule="auto"/>
              <w:rPr>
                <w:del w:id="2893" w:author="김은수" w:date="2026-09-30T15:44:00Z" w16du:dateUtc="2026-09-30T06:44:00Z"/>
                <w:rFonts w:cs="굴림"/>
                <w:sz w:val="18"/>
                <w:szCs w:val="18"/>
              </w:rPr>
            </w:pPr>
            <w:del w:id="2894" w:author="김은수" w:date="2026-09-30T15:44:00Z" w16du:dateUtc="2026-09-30T06:44:00Z">
              <w:r w:rsidRPr="006910DB">
                <w:rPr>
                  <w:rFonts w:cs="굴림" w:hint="eastAsia"/>
                  <w:sz w:val="18"/>
                  <w:szCs w:val="18"/>
                </w:rPr>
                <w:delText>텔레코일</w:delText>
              </w:r>
              <w:r w:rsidRPr="006910DB">
                <w:rPr>
                  <w:rFonts w:cs="굴림" w:hint="eastAsia"/>
                  <w:sz w:val="18"/>
                  <w:szCs w:val="18"/>
                </w:rPr>
                <w:br/>
                <w:delText>신호 검</w:delText>
              </w:r>
              <w:r w:rsidR="00F05C66">
                <w:rPr>
                  <w:rFonts w:cs="굴림" w:hint="eastAsia"/>
                  <w:sz w:val="18"/>
                  <w:szCs w:val="18"/>
                </w:rPr>
                <w:delText>출</w:delText>
              </w:r>
            </w:del>
          </w:p>
        </w:tc>
        <w:tc>
          <w:tcPr>
            <w:tcW w:w="798" w:type="dxa"/>
            <w:noWrap/>
            <w:hideMark/>
            <w:tcPrChange w:id="2895" w:author="김은수" w:date="2026-10-01T01:11:00Z">
              <w:tcPr>
                <w:tcW w:w="798" w:type="dxa"/>
                <w:tcBorders>
                  <w:top w:val="single" w:sz="4" w:space="0" w:color="auto"/>
                  <w:left w:val="nil"/>
                  <w:bottom w:val="single" w:sz="4" w:space="0" w:color="auto"/>
                  <w:right w:val="single" w:sz="4" w:space="0" w:color="auto"/>
                </w:tcBorders>
                <w:noWrap/>
                <w:hideMark/>
              </w:tcPr>
            </w:tcPrChange>
          </w:tcPr>
          <w:p w14:paraId="14C2181E" w14:textId="77777777" w:rsidR="00E01536" w:rsidRPr="006910DB" w:rsidRDefault="00E01536" w:rsidP="00B4488E">
            <w:pPr>
              <w:widowControl/>
              <w:wordWrap/>
              <w:autoSpaceDE/>
              <w:autoSpaceDN/>
              <w:spacing w:after="0" w:line="240" w:lineRule="auto"/>
              <w:cnfStyle w:val="000000000000" w:firstRow="0" w:lastRow="0" w:firstColumn="0" w:lastColumn="0" w:oddVBand="0" w:evenVBand="0" w:oddHBand="0" w:evenHBand="0" w:firstRowFirstColumn="0" w:firstRowLastColumn="0" w:lastRowFirstColumn="0" w:lastRowLastColumn="0"/>
              <w:rPr>
                <w:del w:id="2896" w:author="김은수" w:date="2026-09-30T15:44:00Z" w16du:dateUtc="2026-09-30T06:44:00Z"/>
                <w:rFonts w:cs="굴림"/>
              </w:rPr>
            </w:pPr>
            <w:del w:id="2897" w:author="김은수" w:date="2026-09-30T15:44:00Z" w16du:dateUtc="2026-09-30T06:44:00Z">
              <w:r w:rsidRPr="006910DB">
                <w:rPr>
                  <w:rFonts w:cs="굴림" w:hint="eastAsia"/>
                </w:rPr>
                <w:delText>B0</w:delText>
              </w:r>
            </w:del>
          </w:p>
        </w:tc>
        <w:tc>
          <w:tcPr>
            <w:tcW w:w="1176" w:type="dxa"/>
            <w:noWrap/>
            <w:hideMark/>
            <w:tcPrChange w:id="2898" w:author="김은수" w:date="2026-10-01T01:11:00Z">
              <w:tcPr>
                <w:tcW w:w="1176" w:type="dxa"/>
                <w:gridSpan w:val="2"/>
                <w:tcBorders>
                  <w:top w:val="single" w:sz="4" w:space="0" w:color="auto"/>
                  <w:left w:val="nil"/>
                  <w:bottom w:val="single" w:sz="4" w:space="0" w:color="auto"/>
                  <w:right w:val="single" w:sz="4" w:space="0" w:color="auto"/>
                </w:tcBorders>
                <w:noWrap/>
                <w:hideMark/>
              </w:tcPr>
            </w:tcPrChange>
          </w:tcPr>
          <w:p w14:paraId="7523E9FF" w14:textId="77777777" w:rsidR="00E01536" w:rsidRPr="006910DB" w:rsidRDefault="00E01536" w:rsidP="00B4488E">
            <w:pPr>
              <w:widowControl/>
              <w:wordWrap/>
              <w:autoSpaceDE/>
              <w:autoSpaceDN/>
              <w:spacing w:after="0" w:line="240" w:lineRule="auto"/>
              <w:cnfStyle w:val="000000000000" w:firstRow="0" w:lastRow="0" w:firstColumn="0" w:lastColumn="0" w:oddVBand="0" w:evenVBand="0" w:oddHBand="0" w:evenHBand="0" w:firstRowFirstColumn="0" w:firstRowLastColumn="0" w:lastRowFirstColumn="0" w:lastRowLastColumn="0"/>
              <w:rPr>
                <w:del w:id="2899" w:author="김은수" w:date="2026-09-30T15:44:00Z" w16du:dateUtc="2026-09-30T06:44:00Z"/>
                <w:rFonts w:cs="굴림"/>
              </w:rPr>
            </w:pPr>
            <w:del w:id="2900" w:author="김은수" w:date="2026-09-30T15:44:00Z" w16du:dateUtc="2026-09-30T06:44:00Z">
              <w:r w:rsidRPr="006910DB">
                <w:rPr>
                  <w:rFonts w:cs="굴림" w:hint="eastAsia"/>
                </w:rPr>
                <w:delText>FIFO_B0_0</w:delText>
              </w:r>
            </w:del>
          </w:p>
        </w:tc>
        <w:tc>
          <w:tcPr>
            <w:tcW w:w="709" w:type="dxa"/>
            <w:tcPrChange w:id="2901" w:author="김은수" w:date="2026-10-01T01:11:00Z">
              <w:tcPr>
                <w:tcW w:w="709" w:type="dxa"/>
                <w:tcBorders>
                  <w:top w:val="single" w:sz="4" w:space="0" w:color="auto"/>
                  <w:left w:val="nil"/>
                  <w:bottom w:val="single" w:sz="4" w:space="0" w:color="auto"/>
                  <w:right w:val="single" w:sz="4" w:space="0" w:color="auto"/>
                </w:tcBorders>
              </w:tcPr>
            </w:tcPrChange>
          </w:tcPr>
          <w:p w14:paraId="7DD4D731" w14:textId="77777777" w:rsidR="00E01536" w:rsidRPr="006910DB" w:rsidRDefault="00E01536" w:rsidP="00B4488E">
            <w:pPr>
              <w:widowControl/>
              <w:wordWrap/>
              <w:autoSpaceDE/>
              <w:autoSpaceDN/>
              <w:spacing w:after="0" w:line="240" w:lineRule="auto"/>
              <w:cnfStyle w:val="000000000000" w:firstRow="0" w:lastRow="0" w:firstColumn="0" w:lastColumn="0" w:oddVBand="0" w:evenVBand="0" w:oddHBand="0" w:evenHBand="0" w:firstRowFirstColumn="0" w:firstRowLastColumn="0" w:lastRowFirstColumn="0" w:lastRowLastColumn="0"/>
              <w:rPr>
                <w:del w:id="2902" w:author="김은수" w:date="2026-09-30T15:44:00Z" w16du:dateUtc="2026-09-30T06:44:00Z"/>
                <w:rFonts w:cs="굴림"/>
              </w:rPr>
            </w:pPr>
            <w:del w:id="2903" w:author="김은수" w:date="2026-09-30T15:44:00Z" w16du:dateUtc="2026-09-30T06:44:00Z">
              <w:r w:rsidRPr="006910DB">
                <w:rPr>
                  <w:rFonts w:cs="굴림" w:hint="eastAsia"/>
                </w:rPr>
                <w:delText>16</w:delText>
              </w:r>
            </w:del>
          </w:p>
        </w:tc>
        <w:tc>
          <w:tcPr>
            <w:tcW w:w="709" w:type="dxa"/>
            <w:tcPrChange w:id="2904" w:author="김은수" w:date="2026-10-01T01:11:00Z">
              <w:tcPr>
                <w:tcW w:w="709" w:type="dxa"/>
                <w:tcBorders>
                  <w:top w:val="single" w:sz="4" w:space="0" w:color="auto"/>
                  <w:left w:val="single" w:sz="4" w:space="0" w:color="auto"/>
                  <w:bottom w:val="single" w:sz="4" w:space="0" w:color="auto"/>
                  <w:right w:val="single" w:sz="4" w:space="0" w:color="auto"/>
                </w:tcBorders>
              </w:tcPr>
            </w:tcPrChange>
          </w:tcPr>
          <w:p w14:paraId="695060DE" w14:textId="77777777" w:rsidR="00E01536" w:rsidRPr="006910DB" w:rsidRDefault="00E01536" w:rsidP="00B4488E">
            <w:pPr>
              <w:widowControl/>
              <w:wordWrap/>
              <w:autoSpaceDE/>
              <w:autoSpaceDN/>
              <w:spacing w:after="0" w:line="240" w:lineRule="auto"/>
              <w:cnfStyle w:val="000000000000" w:firstRow="0" w:lastRow="0" w:firstColumn="0" w:lastColumn="0" w:oddVBand="0" w:evenVBand="0" w:oddHBand="0" w:evenHBand="0" w:firstRowFirstColumn="0" w:firstRowLastColumn="0" w:lastRowFirstColumn="0" w:lastRowLastColumn="0"/>
              <w:rPr>
                <w:del w:id="2905" w:author="김은수" w:date="2026-09-30T15:44:00Z" w16du:dateUtc="2026-09-30T06:44:00Z"/>
                <w:rFonts w:cs="굴림"/>
              </w:rPr>
            </w:pPr>
            <w:del w:id="2906" w:author="김은수" w:date="2026-09-30T15:44:00Z" w16du:dateUtc="2026-09-30T06:44:00Z">
              <w:r w:rsidRPr="006910DB">
                <w:rPr>
                  <w:rFonts w:cs="굴림" w:hint="eastAsia"/>
                </w:rPr>
                <w:delText>1024</w:delText>
              </w:r>
            </w:del>
          </w:p>
        </w:tc>
        <w:tc>
          <w:tcPr>
            <w:tcW w:w="1134" w:type="dxa"/>
            <w:noWrap/>
            <w:hideMark/>
            <w:tcPrChange w:id="2907" w:author="김은수" w:date="2026-10-01T01:11:00Z">
              <w:tcPr>
                <w:tcW w:w="1134" w:type="dxa"/>
                <w:tcBorders>
                  <w:top w:val="single" w:sz="4" w:space="0" w:color="auto"/>
                  <w:left w:val="nil"/>
                  <w:bottom w:val="single" w:sz="4" w:space="0" w:color="auto"/>
                  <w:right w:val="single" w:sz="4" w:space="0" w:color="auto"/>
                </w:tcBorders>
                <w:noWrap/>
                <w:hideMark/>
              </w:tcPr>
            </w:tcPrChange>
          </w:tcPr>
          <w:p w14:paraId="4BA11E68" w14:textId="77777777" w:rsidR="00E01536" w:rsidRPr="006910DB" w:rsidRDefault="00E01536" w:rsidP="00B4488E">
            <w:pPr>
              <w:widowControl/>
              <w:wordWrap/>
              <w:autoSpaceDE/>
              <w:autoSpaceDN/>
              <w:spacing w:after="0" w:line="240" w:lineRule="auto"/>
              <w:cnfStyle w:val="000000000000" w:firstRow="0" w:lastRow="0" w:firstColumn="0" w:lastColumn="0" w:oddVBand="0" w:evenVBand="0" w:oddHBand="0" w:evenHBand="0" w:firstRowFirstColumn="0" w:firstRowLastColumn="0" w:lastRowFirstColumn="0" w:lastRowLastColumn="0"/>
              <w:rPr>
                <w:del w:id="2908" w:author="김은수" w:date="2026-09-30T15:44:00Z" w16du:dateUtc="2026-09-30T06:44:00Z"/>
                <w:rFonts w:cs="굴림"/>
              </w:rPr>
            </w:pPr>
            <w:del w:id="2909" w:author="김은수" w:date="2026-09-30T15:44:00Z" w16du:dateUtc="2026-09-30T06:44:00Z">
              <w:r w:rsidRPr="006910DB">
                <w:rPr>
                  <w:rFonts w:cs="굴림" w:hint="eastAsia"/>
                </w:rPr>
                <w:delText>0</w:delText>
              </w:r>
            </w:del>
          </w:p>
        </w:tc>
        <w:tc>
          <w:tcPr>
            <w:tcW w:w="1134" w:type="dxa"/>
            <w:noWrap/>
            <w:hideMark/>
            <w:tcPrChange w:id="2910" w:author="김은수" w:date="2026-10-01T01:11:00Z">
              <w:tcPr>
                <w:tcW w:w="1134" w:type="dxa"/>
                <w:tcBorders>
                  <w:top w:val="single" w:sz="4" w:space="0" w:color="auto"/>
                  <w:left w:val="nil"/>
                  <w:bottom w:val="single" w:sz="4" w:space="0" w:color="auto"/>
                  <w:right w:val="single" w:sz="4" w:space="0" w:color="auto"/>
                </w:tcBorders>
                <w:noWrap/>
                <w:hideMark/>
              </w:tcPr>
            </w:tcPrChange>
          </w:tcPr>
          <w:p w14:paraId="7F185BFC" w14:textId="77777777" w:rsidR="00E01536" w:rsidRPr="006910DB" w:rsidRDefault="00E01536" w:rsidP="00B4488E">
            <w:pPr>
              <w:widowControl/>
              <w:wordWrap/>
              <w:autoSpaceDE/>
              <w:autoSpaceDN/>
              <w:spacing w:after="0" w:line="240" w:lineRule="auto"/>
              <w:cnfStyle w:val="000000000000" w:firstRow="0" w:lastRow="0" w:firstColumn="0" w:lastColumn="0" w:oddVBand="0" w:evenVBand="0" w:oddHBand="0" w:evenHBand="0" w:firstRowFirstColumn="0" w:firstRowLastColumn="0" w:lastRowFirstColumn="0" w:lastRowLastColumn="0"/>
              <w:rPr>
                <w:del w:id="2911" w:author="김은수" w:date="2026-09-30T15:44:00Z" w16du:dateUtc="2026-09-30T06:44:00Z"/>
                <w:rFonts w:cs="굴림"/>
              </w:rPr>
            </w:pPr>
            <w:del w:id="2912" w:author="김은수" w:date="2026-09-30T15:44:00Z" w16du:dateUtc="2026-09-30T06:44:00Z">
              <w:r w:rsidRPr="006910DB">
                <w:rPr>
                  <w:rFonts w:cs="굴림" w:hint="eastAsia"/>
                </w:rPr>
                <w:delText>0</w:delText>
              </w:r>
            </w:del>
          </w:p>
        </w:tc>
        <w:tc>
          <w:tcPr>
            <w:tcW w:w="1134" w:type="dxa"/>
            <w:noWrap/>
            <w:hideMark/>
            <w:tcPrChange w:id="2913" w:author="김은수" w:date="2026-10-01T01:11:00Z">
              <w:tcPr>
                <w:tcW w:w="1134" w:type="dxa"/>
                <w:tcBorders>
                  <w:top w:val="single" w:sz="4" w:space="0" w:color="auto"/>
                  <w:left w:val="nil"/>
                  <w:bottom w:val="single" w:sz="4" w:space="0" w:color="auto"/>
                  <w:right w:val="single" w:sz="4" w:space="0" w:color="auto"/>
                </w:tcBorders>
                <w:noWrap/>
                <w:hideMark/>
              </w:tcPr>
            </w:tcPrChange>
          </w:tcPr>
          <w:p w14:paraId="648DDB70" w14:textId="77777777" w:rsidR="00E01536" w:rsidRPr="006910DB" w:rsidRDefault="00E01536" w:rsidP="00B4488E">
            <w:pPr>
              <w:widowControl/>
              <w:wordWrap/>
              <w:autoSpaceDE/>
              <w:autoSpaceDN/>
              <w:spacing w:after="0" w:line="240" w:lineRule="auto"/>
              <w:cnfStyle w:val="000000000000" w:firstRow="0" w:lastRow="0" w:firstColumn="0" w:lastColumn="0" w:oddVBand="0" w:evenVBand="0" w:oddHBand="0" w:evenHBand="0" w:firstRowFirstColumn="0" w:firstRowLastColumn="0" w:lastRowFirstColumn="0" w:lastRowLastColumn="0"/>
              <w:rPr>
                <w:del w:id="2914" w:author="김은수" w:date="2026-09-30T15:44:00Z" w16du:dateUtc="2026-09-30T06:44:00Z"/>
                <w:rFonts w:cs="굴림"/>
              </w:rPr>
            </w:pPr>
            <w:del w:id="2915" w:author="김은수" w:date="2026-09-30T15:44:00Z" w16du:dateUtc="2026-09-30T06:44:00Z">
              <w:r w:rsidRPr="006910DB">
                <w:rPr>
                  <w:rFonts w:cs="굴림" w:hint="eastAsia"/>
                </w:rPr>
                <w:delText>0</w:delText>
              </w:r>
            </w:del>
          </w:p>
        </w:tc>
      </w:tr>
    </w:tbl>
    <w:p w14:paraId="72F1A0CF" w14:textId="77777777" w:rsidR="00084C76" w:rsidRDefault="00084C76">
      <w:pPr>
        <w:pStyle w:val="TDC40"/>
        <w:keepNext/>
        <w:rPr>
          <w:ins w:id="2916" w:author="김은수" w:date="2026-10-01T12:05:00Z" w16du:dateUtc="2026-10-01T03:05:00Z"/>
        </w:rPr>
        <w:pPrChange w:id="2917" w:author="김은수" w:date="2026-10-01T03:22:00Z">
          <w:pPr>
            <w:pStyle w:val="TDC40"/>
          </w:pPr>
        </w:pPrChange>
      </w:pPr>
      <w:ins w:id="2918" w:author="김은수" w:date="2026-10-01T12:05:00Z" w16du:dateUtc="2026-10-01T03:05:00Z">
        <w:r>
          <w:t>내부기 연결 상태에 따라 신호처리와 PCM 출력 준비를 전환한다.</w:t>
        </w:r>
      </w:ins>
    </w:p>
    <w:p w14:paraId="3AB31AC3" w14:textId="77777777" w:rsidR="00084C76" w:rsidRDefault="00084C76">
      <w:pPr>
        <w:pStyle w:val="TDC42"/>
        <w:rPr>
          <w:ins w:id="2919" w:author="김은수" w:date="2026-10-01T12:05:00Z" w16du:dateUtc="2026-10-01T03:05:00Z"/>
        </w:rPr>
      </w:pPr>
      <w:ins w:id="2920" w:author="김은수" w:date="2026-10-01T12:05:00Z" w16du:dateUtc="2026-10-01T03:05:00Z">
        <w:r>
          <w:t xml:space="preserve">표 </w:t>
        </w:r>
        <w:r>
          <w:fldChar w:fldCharType="begin"/>
        </w:r>
        <w:r>
          <w:instrText>SEQ 표 \* ARABIC</w:instrText>
        </w:r>
        <w:r>
          <w:fldChar w:fldCharType="separate"/>
        </w:r>
        <w:r>
          <w:t>22</w:t>
        </w:r>
        <w:r>
          <w:fldChar w:fldCharType="end"/>
        </w:r>
        <w:r>
          <w:t>. 내부기 연결 상태 반영 / 유닛 설계 내용</w:t>
        </w:r>
      </w:ins>
    </w:p>
    <w:tbl>
      <w:tblPr>
        <w:tblStyle w:val="TDC41"/>
        <w:tblW w:w="8816" w:type="dxa"/>
        <w:tblLayout w:type="fixed"/>
        <w:tblLook w:val="04A0" w:firstRow="1" w:lastRow="0" w:firstColumn="1" w:lastColumn="0" w:noHBand="0" w:noVBand="1"/>
        <w:tblPrChange w:id="2921"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2922">
          <w:tblGrid>
            <w:gridCol w:w="360"/>
            <w:gridCol w:w="360"/>
            <w:gridCol w:w="584"/>
            <w:gridCol w:w="7512"/>
          </w:tblGrid>
        </w:tblGridChange>
      </w:tblGrid>
      <w:tr w:rsidR="00084C76" w14:paraId="32BC5BB6" w14:textId="77777777" w:rsidTr="005B16B1">
        <w:trPr>
          <w:cnfStyle w:val="100000000000" w:firstRow="1" w:lastRow="0" w:firstColumn="0" w:lastColumn="0" w:oddVBand="0" w:evenVBand="0" w:oddHBand="0" w:evenHBand="0" w:firstRowFirstColumn="0" w:firstRowLastColumn="0" w:lastRowFirstColumn="0" w:lastRowLastColumn="0"/>
          <w:cantSplit/>
          <w:tblHeader/>
          <w:ins w:id="2923" w:author="김은수" w:date="2026-10-01T12:05:00Z"/>
          <w:trPrChange w:id="2924"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2925" w:author="김은수" w:date="2026-10-01T03:22:00Z">
              <w:tcPr>
                <w:tcW w:w="1304" w:type="dxa"/>
              </w:tcPr>
            </w:tcPrChange>
          </w:tcPr>
          <w:p w14:paraId="04168488"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2926" w:author="김은수" w:date="2026-10-01T12:05:00Z" w16du:dateUtc="2026-10-01T03:05:00Z"/>
              </w:rPr>
            </w:pPr>
            <w:ins w:id="2927" w:author="김은수" w:date="2026-10-01T12:05:00Z" w16du:dateUtc="2026-10-01T03:05:00Z">
              <w:r>
                <w:t>항목</w:t>
              </w:r>
            </w:ins>
          </w:p>
        </w:tc>
        <w:tc>
          <w:tcPr>
            <w:tcW w:w="7512" w:type="dxa"/>
            <w:tcPrChange w:id="2928" w:author="김은수" w:date="2026-10-01T03:22:00Z">
              <w:tcPr>
                <w:tcW w:w="7512" w:type="dxa"/>
              </w:tcPr>
            </w:tcPrChange>
          </w:tcPr>
          <w:p w14:paraId="6EE71924"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2929" w:author="김은수" w:date="2026-10-01T12:05:00Z" w16du:dateUtc="2026-10-01T03:05:00Z"/>
              </w:rPr>
            </w:pPr>
            <w:ins w:id="2930" w:author="김은수" w:date="2026-10-01T12:05:00Z" w16du:dateUtc="2026-10-01T03:05:00Z">
              <w:r>
                <w:t>설계 내용</w:t>
              </w:r>
            </w:ins>
          </w:p>
        </w:tc>
      </w:tr>
      <w:tr w:rsidR="00084C76" w14:paraId="69627651" w14:textId="77777777" w:rsidTr="005B16B1">
        <w:trPr>
          <w:cantSplit/>
          <w:ins w:id="2931" w:author="김은수" w:date="2026-10-01T12:05:00Z"/>
          <w:trPrChange w:id="2932"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2933" w:author="김은수" w:date="2026-10-01T03:22:00Z">
              <w:tcPr>
                <w:tcW w:w="1304" w:type="dxa"/>
              </w:tcPr>
            </w:tcPrChange>
          </w:tcPr>
          <w:p w14:paraId="7F1722AA" w14:textId="77777777" w:rsidR="00084C76" w:rsidRDefault="00084C76">
            <w:pPr>
              <w:pStyle w:val="TDCe"/>
              <w:rPr>
                <w:ins w:id="2934" w:author="김은수" w:date="2026-10-01T12:05:00Z" w16du:dateUtc="2026-10-01T03:05:00Z"/>
              </w:rPr>
            </w:pPr>
            <w:ins w:id="2935" w:author="김은수" w:date="2026-10-01T12:05:00Z" w16du:dateUtc="2026-10-01T03:05:00Z">
              <w:r>
                <w:t>입력</w:t>
              </w:r>
            </w:ins>
          </w:p>
        </w:tc>
        <w:tc>
          <w:tcPr>
            <w:tcW w:w="7512" w:type="dxa"/>
            <w:tcPrChange w:id="2936" w:author="김은수" w:date="2026-10-01T03:22:00Z">
              <w:tcPr>
                <w:tcW w:w="7512" w:type="dxa"/>
              </w:tcPr>
            </w:tcPrChange>
          </w:tcPr>
          <w:p w14:paraId="3599D3E3"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2937" w:author="김은수" w:date="2026-10-01T12:05:00Z" w16du:dateUtc="2026-10-01T03:05:00Z"/>
              </w:rPr>
            </w:pPr>
            <w:ins w:id="2938" w:author="김은수" w:date="2026-10-01T12:05:00Z" w16du:dateUtc="2026-10-01T03:05:00Z">
              <w:r>
                <w:t>CM3 공유 상태와 내부기 연결 여부</w:t>
              </w:r>
            </w:ins>
          </w:p>
        </w:tc>
      </w:tr>
      <w:tr w:rsidR="00084C76" w14:paraId="50EA1D92" w14:textId="77777777" w:rsidTr="005B16B1">
        <w:trPr>
          <w:cantSplit/>
          <w:ins w:id="2939" w:author="김은수" w:date="2026-10-01T12:05:00Z"/>
          <w:trPrChange w:id="2940"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2941" w:author="김은수" w:date="2026-10-01T03:22:00Z">
              <w:tcPr>
                <w:tcW w:w="1304" w:type="dxa"/>
              </w:tcPr>
            </w:tcPrChange>
          </w:tcPr>
          <w:p w14:paraId="0161ECE1" w14:textId="77777777" w:rsidR="00084C76" w:rsidRDefault="00084C76">
            <w:pPr>
              <w:pStyle w:val="TDCe"/>
              <w:rPr>
                <w:ins w:id="2942" w:author="김은수" w:date="2026-10-01T12:05:00Z" w16du:dateUtc="2026-10-01T03:05:00Z"/>
              </w:rPr>
            </w:pPr>
            <w:ins w:id="2943" w:author="김은수" w:date="2026-10-01T12:05:00Z" w16du:dateUtc="2026-10-01T03:05:00Z">
              <w:r>
                <w:t>출력</w:t>
              </w:r>
            </w:ins>
          </w:p>
        </w:tc>
        <w:tc>
          <w:tcPr>
            <w:tcW w:w="7512" w:type="dxa"/>
            <w:tcPrChange w:id="2944" w:author="김은수" w:date="2026-10-01T03:22:00Z">
              <w:tcPr>
                <w:tcW w:w="7512" w:type="dxa"/>
              </w:tcPr>
            </w:tcPrChange>
          </w:tcPr>
          <w:p w14:paraId="24C912FC"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2945" w:author="김은수" w:date="2026-10-01T12:05:00Z" w16du:dateUtc="2026-10-01T03:05:00Z"/>
              </w:rPr>
            </w:pPr>
            <w:ins w:id="2946" w:author="김은수" w:date="2026-10-01T12:05:00Z" w16du:dateUtc="2026-10-01T03:05:00Z">
              <w:r>
                <w:t>연결/미연결 동작 경로</w:t>
              </w:r>
            </w:ins>
          </w:p>
        </w:tc>
      </w:tr>
      <w:tr w:rsidR="00084C76" w14:paraId="634B3C1F" w14:textId="77777777" w:rsidTr="005B16B1">
        <w:trPr>
          <w:cantSplit/>
          <w:ins w:id="2947" w:author="김은수" w:date="2026-10-01T12:05:00Z"/>
          <w:trPrChange w:id="2948"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2949" w:author="김은수" w:date="2026-10-01T03:22:00Z">
              <w:tcPr>
                <w:tcW w:w="1304" w:type="dxa"/>
              </w:tcPr>
            </w:tcPrChange>
          </w:tcPr>
          <w:p w14:paraId="407D4F15" w14:textId="77777777" w:rsidR="00084C76" w:rsidRDefault="00084C76">
            <w:pPr>
              <w:pStyle w:val="TDCe"/>
              <w:rPr>
                <w:ins w:id="2950" w:author="김은수" w:date="2026-10-01T12:05:00Z" w16du:dateUtc="2026-10-01T03:05:00Z"/>
              </w:rPr>
            </w:pPr>
            <w:ins w:id="2951" w:author="김은수" w:date="2026-10-01T12:05:00Z" w16du:dateUtc="2026-10-01T03:05:00Z">
              <w:r>
                <w:t>처리</w:t>
              </w:r>
            </w:ins>
          </w:p>
        </w:tc>
        <w:tc>
          <w:tcPr>
            <w:tcW w:w="7512" w:type="dxa"/>
            <w:tcPrChange w:id="2952" w:author="김은수" w:date="2026-10-01T03:22:00Z">
              <w:tcPr>
                <w:tcW w:w="7512" w:type="dxa"/>
              </w:tcPr>
            </w:tcPrChange>
          </w:tcPr>
          <w:p w14:paraId="224F9D1E"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2953" w:author="김은수" w:date="2026-10-01T12:05:00Z" w16du:dateUtc="2026-10-01T03:05:00Z"/>
              </w:rPr>
            </w:pPr>
            <w:ins w:id="2954" w:author="김은수" w:date="2026-10-01T12:05:00Z" w16du:dateUtc="2026-10-01T03:05:00Z">
              <w:r>
                <w:t>정상 전력 상태의 공유 정보를 확인하고 연결/해제 분기를 실행한다. 맵과 PCM 관련 초기 상태를 갱신한 뒤 반복 처리로 돌아간다.</w:t>
              </w:r>
            </w:ins>
          </w:p>
        </w:tc>
      </w:tr>
    </w:tbl>
    <w:p w14:paraId="584E6241" w14:textId="77777777" w:rsidR="00084C76" w:rsidRDefault="00084C76">
      <w:pPr>
        <w:pStyle w:val="TDC40"/>
        <w:spacing w:after="0"/>
        <w:rPr>
          <w:ins w:id="2955" w:author="김은수" w:date="2026-10-01T12:05:00Z" w16du:dateUtc="2026-10-01T03:05:00Z"/>
        </w:rPr>
        <w:pPrChange w:id="2956" w:author="김은수" w:date="2026-10-01T03:22:00Z">
          <w:pPr>
            <w:pStyle w:val="TDC40"/>
          </w:pPr>
        </w:pPrChange>
      </w:pPr>
    </w:p>
    <w:p w14:paraId="521C2E28" w14:textId="77777777" w:rsidR="00084C76" w:rsidRDefault="00084C76">
      <w:pPr>
        <w:pStyle w:val="TDC42"/>
        <w:rPr>
          <w:ins w:id="2957" w:author="김은수" w:date="2026-10-01T12:05:00Z" w16du:dateUtc="2026-10-01T03:05:00Z"/>
        </w:rPr>
      </w:pPr>
      <w:ins w:id="2958" w:author="김은수" w:date="2026-10-01T12:05:00Z" w16du:dateUtc="2026-10-01T03:05:00Z">
        <w:r>
          <w:t xml:space="preserve">표 </w:t>
        </w:r>
        <w:r>
          <w:fldChar w:fldCharType="begin"/>
        </w:r>
        <w:r>
          <w:instrText>SEQ 표 \* ARABIC</w:instrText>
        </w:r>
        <w:r>
          <w:fldChar w:fldCharType="separate"/>
        </w:r>
        <w:r>
          <w:t>23</w:t>
        </w:r>
        <w:r>
          <w:fldChar w:fldCharType="end"/>
        </w:r>
        <w:r>
          <w:t>. 내부기 연결 상태 반영 / 구현 조건</w:t>
        </w:r>
      </w:ins>
    </w:p>
    <w:tbl>
      <w:tblPr>
        <w:tblStyle w:val="TDC41"/>
        <w:tblW w:w="8816" w:type="dxa"/>
        <w:tblLayout w:type="fixed"/>
        <w:tblLook w:val="04A0" w:firstRow="1" w:lastRow="0" w:firstColumn="1" w:lastColumn="0" w:noHBand="0" w:noVBand="1"/>
        <w:tblPrChange w:id="2959"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2960">
          <w:tblGrid>
            <w:gridCol w:w="360"/>
            <w:gridCol w:w="360"/>
            <w:gridCol w:w="584"/>
            <w:gridCol w:w="7512"/>
          </w:tblGrid>
        </w:tblGridChange>
      </w:tblGrid>
      <w:tr w:rsidR="00084C76" w14:paraId="18DB09F2" w14:textId="77777777" w:rsidTr="005B16B1">
        <w:trPr>
          <w:cnfStyle w:val="100000000000" w:firstRow="1" w:lastRow="0" w:firstColumn="0" w:lastColumn="0" w:oddVBand="0" w:evenVBand="0" w:oddHBand="0" w:evenHBand="0" w:firstRowFirstColumn="0" w:firstRowLastColumn="0" w:lastRowFirstColumn="0" w:lastRowLastColumn="0"/>
          <w:cantSplit/>
          <w:tblHeader/>
          <w:ins w:id="2961" w:author="김은수" w:date="2026-10-01T12:05:00Z"/>
          <w:trPrChange w:id="2962"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2963" w:author="김은수" w:date="2026-10-01T03:22:00Z">
              <w:tcPr>
                <w:tcW w:w="1304" w:type="dxa"/>
              </w:tcPr>
            </w:tcPrChange>
          </w:tcPr>
          <w:p w14:paraId="1E238681"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2964" w:author="김은수" w:date="2026-10-01T12:05:00Z" w16du:dateUtc="2026-10-01T03:05:00Z"/>
              </w:rPr>
            </w:pPr>
            <w:ins w:id="2965" w:author="김은수" w:date="2026-10-01T12:05:00Z" w16du:dateUtc="2026-10-01T03:05:00Z">
              <w:r>
                <w:t>구분</w:t>
              </w:r>
            </w:ins>
          </w:p>
        </w:tc>
        <w:tc>
          <w:tcPr>
            <w:tcW w:w="7512" w:type="dxa"/>
            <w:tcPrChange w:id="2966" w:author="김은수" w:date="2026-10-01T03:22:00Z">
              <w:tcPr>
                <w:tcW w:w="7512" w:type="dxa"/>
              </w:tcPr>
            </w:tcPrChange>
          </w:tcPr>
          <w:p w14:paraId="53EBD1C3"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2967" w:author="김은수" w:date="2026-10-01T12:05:00Z" w16du:dateUtc="2026-10-01T03:05:00Z"/>
              </w:rPr>
            </w:pPr>
            <w:ins w:id="2968" w:author="김은수" w:date="2026-10-01T12:05:00Z" w16du:dateUtc="2026-10-01T03:05:00Z">
              <w:r>
                <w:t>구현 조건</w:t>
              </w:r>
            </w:ins>
          </w:p>
        </w:tc>
      </w:tr>
      <w:tr w:rsidR="00084C76" w14:paraId="127515C8" w14:textId="77777777" w:rsidTr="005B16B1">
        <w:trPr>
          <w:cantSplit/>
          <w:ins w:id="2969" w:author="김은수" w:date="2026-10-01T12:05:00Z"/>
          <w:trPrChange w:id="2970"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2971" w:author="김은수" w:date="2026-10-01T03:22:00Z">
              <w:tcPr>
                <w:tcW w:w="1304" w:type="dxa"/>
              </w:tcPr>
            </w:tcPrChange>
          </w:tcPr>
          <w:p w14:paraId="2619562B" w14:textId="77777777" w:rsidR="00084C76" w:rsidRDefault="00084C76">
            <w:pPr>
              <w:pStyle w:val="TDCe"/>
              <w:rPr>
                <w:ins w:id="2972" w:author="김은수" w:date="2026-10-01T12:05:00Z" w16du:dateUtc="2026-10-01T03:05:00Z"/>
              </w:rPr>
            </w:pPr>
            <w:ins w:id="2973" w:author="김은수" w:date="2026-10-01T12:05:00Z" w16du:dateUtc="2026-10-01T03:05:00Z">
              <w:r>
                <w:t>관련 함수</w:t>
              </w:r>
            </w:ins>
          </w:p>
        </w:tc>
        <w:tc>
          <w:tcPr>
            <w:tcW w:w="7512" w:type="dxa"/>
            <w:tcPrChange w:id="2974" w:author="김은수" w:date="2026-10-01T03:22:00Z">
              <w:tcPr>
                <w:tcW w:w="7512" w:type="dxa"/>
              </w:tcPr>
            </w:tcPrChange>
          </w:tcPr>
          <w:p w14:paraId="350B6D83" w14:textId="77777777" w:rsidR="00084C76" w:rsidRPr="00E00010" w:rsidRDefault="00084C76">
            <w:pPr>
              <w:pStyle w:val="TDCf"/>
              <w:cnfStyle w:val="000000000000" w:firstRow="0" w:lastRow="0" w:firstColumn="0" w:lastColumn="0" w:oddVBand="0" w:evenVBand="0" w:oddHBand="0" w:evenHBand="0" w:firstRowFirstColumn="0" w:firstRowLastColumn="0" w:lastRowFirstColumn="0" w:lastRowLastColumn="0"/>
              <w:rPr>
                <w:ins w:id="2975" w:author="김은수" w:date="2026-10-01T12:05:00Z" w16du:dateUtc="2026-10-01T03:05:00Z"/>
                <w:lang w:val="en-US"/>
                <w:rPrChange w:id="2976" w:author="김은수" w:date="2026-10-01T13:47:00Z" w16du:dateUtc="2026-10-01T04:47:00Z">
                  <w:rPr>
                    <w:ins w:id="2977" w:author="김은수" w:date="2026-10-01T12:05:00Z" w16du:dateUtc="2026-10-01T03:05:00Z"/>
                  </w:rPr>
                </w:rPrChange>
              </w:rPr>
            </w:pPr>
            <w:ins w:id="2978" w:author="김은수" w:date="2026-10-01T12:05:00Z" w16du:dateUtc="2026-10-01T03:05:00Z">
              <w:r w:rsidRPr="00E00010">
                <w:rPr>
                  <w:lang w:val="en-US"/>
                  <w:rPrChange w:id="2979" w:author="김은수" w:date="2026-10-01T13:47:00Z" w16du:dateUtc="2026-10-01T04:47:00Z">
                    <w:rPr/>
                  </w:rPrChange>
                </w:rPr>
                <w:t>LB_Normal_PowerMode, Normal_PowerMode_isdConnected, Normal_PowerMode_isdDisonnected</w:t>
              </w:r>
            </w:ins>
          </w:p>
        </w:tc>
      </w:tr>
      <w:tr w:rsidR="00084C76" w14:paraId="64743565" w14:textId="77777777" w:rsidTr="005B16B1">
        <w:trPr>
          <w:cantSplit/>
          <w:ins w:id="2980" w:author="김은수" w:date="2026-10-01T12:05:00Z"/>
          <w:trPrChange w:id="2981"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2982" w:author="김은수" w:date="2026-10-01T03:22:00Z">
              <w:tcPr>
                <w:tcW w:w="1304" w:type="dxa"/>
              </w:tcPr>
            </w:tcPrChange>
          </w:tcPr>
          <w:p w14:paraId="30D14F4E" w14:textId="77777777" w:rsidR="00084C76" w:rsidRDefault="00084C76">
            <w:pPr>
              <w:pStyle w:val="TDCe"/>
              <w:rPr>
                <w:ins w:id="2983" w:author="김은수" w:date="2026-10-01T12:05:00Z" w16du:dateUtc="2026-10-01T03:05:00Z"/>
              </w:rPr>
            </w:pPr>
            <w:ins w:id="2984" w:author="김은수" w:date="2026-10-01T12:05:00Z" w16du:dateUtc="2026-10-01T03:05:00Z">
              <w:r>
                <w:t>동작 조건</w:t>
              </w:r>
            </w:ins>
          </w:p>
        </w:tc>
        <w:tc>
          <w:tcPr>
            <w:tcW w:w="7512" w:type="dxa"/>
            <w:tcPrChange w:id="2985" w:author="김은수" w:date="2026-10-01T03:22:00Z">
              <w:tcPr>
                <w:tcW w:w="7512" w:type="dxa"/>
              </w:tcPr>
            </w:tcPrChange>
          </w:tcPr>
          <w:p w14:paraId="68DC3F45"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2986" w:author="김은수" w:date="2026-10-01T12:05:00Z" w16du:dateUtc="2026-10-01T03:05:00Z"/>
              </w:rPr>
            </w:pPr>
            <w:ins w:id="2987" w:author="김은수" w:date="2026-10-01T12:05:00Z" w16du:dateUtc="2026-10-01T03:05:00Z">
              <w:r>
                <w:t>연결 상태 변화가 각 분기 처리에 반영되고 연결 해제 후 이전 연결 상태를 계속 사용하지 않아야 한다.</w:t>
              </w:r>
            </w:ins>
          </w:p>
        </w:tc>
      </w:tr>
    </w:tbl>
    <w:p w14:paraId="59316325" w14:textId="77777777" w:rsidR="00697371" w:rsidRDefault="00220104">
      <w:pPr>
        <w:pStyle w:val="TDC4"/>
        <w:pageBreakBefore/>
        <w:pPrChange w:id="2988" w:author="김은수" w:date="2026-09-30T15:44:00Z" w16du:dateUtc="2026-09-30T06:44:00Z">
          <w:pPr>
            <w:pStyle w:val="4"/>
            <w:numPr>
              <w:ilvl w:val="3"/>
              <w:numId w:val="7"/>
            </w:numPr>
            <w:tabs>
              <w:tab w:val="num" w:pos="1134"/>
              <w:tab w:val="num" w:pos="1245"/>
            </w:tabs>
            <w:ind w:left="1200" w:hanging="400"/>
          </w:pPr>
        </w:pPrChange>
      </w:pPr>
      <w:r>
        <w:lastRenderedPageBreak/>
        <w:t xml:space="preserve">SU-ID-CFX-011, </w:t>
      </w:r>
      <w:del w:id="2989" w:author="김은수" w:date="2026-09-30T15:44:00Z" w16du:dateUtc="2026-09-30T06:44:00Z">
        <w:r w:rsidR="00E01536">
          <w:rPr>
            <w:rFonts w:hint="eastAsia"/>
          </w:rPr>
          <w:delText>I</w:delText>
        </w:r>
        <w:r w:rsidR="00E01536">
          <w:delText xml:space="preserve">OC </w:delText>
        </w:r>
        <w:r w:rsidR="00E01536">
          <w:rPr>
            <w:rFonts w:hint="eastAsia"/>
          </w:rPr>
          <w:delText>설정</w:delText>
        </w:r>
      </w:del>
      <w:ins w:id="2990" w:author="김은수" w:date="2026-09-30T15:44:00Z" w16du:dateUtc="2026-09-30T06:44:00Z">
        <w:r>
          <w:t>맵 및 볼륨 변경 처리</w:t>
        </w:r>
      </w:ins>
    </w:p>
    <w:p w14:paraId="56B55B28" w14:textId="77777777" w:rsidR="00E01536" w:rsidRPr="00E00010" w:rsidRDefault="00E01536">
      <w:pPr>
        <w:pStyle w:val="a8"/>
        <w:numPr>
          <w:ilvl w:val="0"/>
          <w:numId w:val="22"/>
        </w:numPr>
        <w:spacing w:after="0" w:line="300" w:lineRule="auto"/>
        <w:ind w:left="1160"/>
        <w:rPr>
          <w:del w:id="2991" w:author="김은수" w:date="2026-09-30T15:44:00Z" w16du:dateUtc="2026-09-30T06:44:00Z"/>
          <w:szCs w:val="20"/>
        </w:rPr>
        <w:pPrChange w:id="2992" w:author="김은수" w:date="2026-10-01T03:22:00Z">
          <w:pPr>
            <w:pStyle w:val="a8"/>
            <w:numPr>
              <w:numId w:val="22"/>
            </w:numPr>
            <w:spacing w:after="0"/>
            <w:ind w:leftChars="0" w:left="1960" w:hanging="360"/>
          </w:pPr>
        </w:pPrChange>
      </w:pPr>
      <w:del w:id="2993" w:author="김은수" w:date="2026-09-30T15:44:00Z" w16du:dateUtc="2026-09-30T06:44:00Z">
        <w:r>
          <w:delText xml:space="preserve">IOC </w:delText>
        </w:r>
        <w:r>
          <w:rPr>
            <w:rFonts w:hint="eastAsia"/>
          </w:rPr>
          <w:delText>입력 관계</w:delText>
        </w:r>
        <w:r>
          <w:delText xml:space="preserve">, </w:delText>
        </w:r>
        <w:r>
          <w:rPr>
            <w:rFonts w:hint="eastAsia"/>
          </w:rPr>
          <w:delText>A</w:delText>
        </w:r>
        <w:r>
          <w:delText xml:space="preserve">DC </w:delText>
        </w:r>
        <w:r>
          <w:rPr>
            <w:rFonts w:hint="eastAsia"/>
          </w:rPr>
          <w:delText xml:space="preserve">입력 </w:delText>
        </w:r>
      </w:del>
    </w:p>
    <w:tbl>
      <w:tblPr>
        <w:tblStyle w:val="TDC41"/>
        <w:tblW w:w="0" w:type="auto"/>
        <w:tblLook w:val="04A0" w:firstRow="1" w:lastRow="0" w:firstColumn="1" w:lastColumn="0" w:noHBand="0" w:noVBand="1"/>
        <w:tblPrChange w:id="2994" w:author="김은수" w:date="2026-10-01T01:11:00Z">
          <w:tblPr>
            <w:tblStyle w:val="TDC41"/>
            <w:tblW w:w="0" w:type="nil"/>
            <w:tblLook w:val="04A0" w:firstRow="1" w:lastRow="0" w:firstColumn="1" w:lastColumn="0" w:noHBand="0" w:noVBand="1"/>
          </w:tblPr>
        </w:tblPrChange>
      </w:tblPr>
      <w:tblGrid>
        <w:gridCol w:w="3965"/>
        <w:gridCol w:w="3825"/>
        <w:tblGridChange w:id="2995">
          <w:tblGrid>
            <w:gridCol w:w="360"/>
            <w:gridCol w:w="360"/>
            <w:gridCol w:w="3245"/>
            <w:gridCol w:w="3825"/>
          </w:tblGrid>
        </w:tblGridChange>
      </w:tblGrid>
      <w:tr w:rsidR="00E01536" w14:paraId="75AF95F6" w14:textId="77777777" w:rsidTr="00C62BB0">
        <w:trPr>
          <w:cnfStyle w:val="100000000000" w:firstRow="1" w:lastRow="0" w:firstColumn="0" w:lastColumn="0" w:oddVBand="0" w:evenVBand="0" w:oddHBand="0" w:evenHBand="0" w:firstRowFirstColumn="0" w:firstRowLastColumn="0" w:lastRowFirstColumn="0" w:lastRowLastColumn="0"/>
          <w:tblHeader/>
          <w:del w:id="2996" w:author="김은수" w:date="2026-09-30T15:44:00Z"/>
          <w:trPrChange w:id="2997" w:author="김은수" w:date="2026-10-01T01:11:00Z">
            <w:trPr>
              <w:gridAfter w:val="2"/>
            </w:trPr>
          </w:trPrChange>
        </w:trPr>
        <w:tc>
          <w:tcPr>
            <w:cnfStyle w:val="001000000000" w:firstRow="0" w:lastRow="0" w:firstColumn="1" w:lastColumn="0" w:oddVBand="0" w:evenVBand="0" w:oddHBand="0" w:evenHBand="0" w:firstRowFirstColumn="0" w:firstRowLastColumn="0" w:lastRowFirstColumn="0" w:lastRowLastColumn="0"/>
            <w:tcW w:w="3965" w:type="dxa"/>
            <w:tcPrChange w:id="2998" w:author="김은수" w:date="2026-10-01T01:11:00Z">
              <w:tcPr>
                <w:tcW w:w="3965" w:type="dxa"/>
                <w:shd w:val="clear" w:color="auto" w:fill="D9D9D9" w:themeFill="background1" w:themeFillShade="D9"/>
              </w:tcPr>
            </w:tcPrChange>
          </w:tcPr>
          <w:p w14:paraId="0676E9C6" w14:textId="77777777" w:rsidR="00E01536" w:rsidRDefault="00E01536" w:rsidP="00B4488E">
            <w:pPr>
              <w:pStyle w:val="a8"/>
              <w:ind w:leftChars="0" w:left="0"/>
              <w:cnfStyle w:val="101000000000" w:firstRow="1" w:lastRow="0" w:firstColumn="1" w:lastColumn="0" w:oddVBand="0" w:evenVBand="0" w:oddHBand="0" w:evenHBand="0" w:firstRowFirstColumn="0" w:firstRowLastColumn="0" w:lastRowFirstColumn="0" w:lastRowLastColumn="0"/>
              <w:rPr>
                <w:del w:id="2999" w:author="김은수" w:date="2026-09-30T15:44:00Z" w16du:dateUtc="2026-09-30T06:44:00Z"/>
              </w:rPr>
            </w:pPr>
            <w:del w:id="3000" w:author="김은수" w:date="2026-09-30T15:44:00Z" w16du:dateUtc="2026-09-30T06:44:00Z">
              <w:r>
                <w:rPr>
                  <w:rFonts w:hint="eastAsia"/>
                </w:rPr>
                <w:delText>A</w:delText>
              </w:r>
              <w:r>
                <w:delText xml:space="preserve">DC </w:delText>
              </w:r>
              <w:r>
                <w:rPr>
                  <w:rFonts w:hint="eastAsia"/>
                </w:rPr>
                <w:delText>입력</w:delText>
              </w:r>
            </w:del>
          </w:p>
        </w:tc>
        <w:tc>
          <w:tcPr>
            <w:tcW w:w="3825" w:type="dxa"/>
            <w:tcPrChange w:id="3001" w:author="김은수" w:date="2026-10-01T01:11:00Z">
              <w:tcPr>
                <w:tcW w:w="3825" w:type="dxa"/>
                <w:shd w:val="clear" w:color="auto" w:fill="D9D9D9" w:themeFill="background1" w:themeFillShade="D9"/>
              </w:tcPr>
            </w:tcPrChange>
          </w:tcPr>
          <w:p w14:paraId="1AF2F50C" w14:textId="77777777" w:rsidR="00E01536" w:rsidRDefault="00E01536" w:rsidP="00B4488E">
            <w:pPr>
              <w:pStyle w:val="a8"/>
              <w:ind w:leftChars="0" w:left="0"/>
              <w:cnfStyle w:val="100000000000" w:firstRow="1" w:lastRow="0" w:firstColumn="0" w:lastColumn="0" w:oddVBand="0" w:evenVBand="0" w:oddHBand="0" w:evenHBand="0" w:firstRowFirstColumn="0" w:firstRowLastColumn="0" w:lastRowFirstColumn="0" w:lastRowLastColumn="0"/>
              <w:rPr>
                <w:del w:id="3002" w:author="김은수" w:date="2026-09-30T15:44:00Z" w16du:dateUtc="2026-09-30T06:44:00Z"/>
              </w:rPr>
            </w:pPr>
            <w:del w:id="3003" w:author="김은수" w:date="2026-09-30T15:44:00Z" w16du:dateUtc="2026-09-30T06:44:00Z">
              <w:r>
                <w:rPr>
                  <w:rFonts w:hint="eastAsia"/>
                </w:rPr>
                <w:delText>F</w:delText>
              </w:r>
              <w:r>
                <w:delText xml:space="preserve">IFO </w:delText>
              </w:r>
              <w:r>
                <w:rPr>
                  <w:rFonts w:hint="eastAsia"/>
                </w:rPr>
                <w:delText>번호</w:delText>
              </w:r>
            </w:del>
          </w:p>
        </w:tc>
      </w:tr>
      <w:tr w:rsidR="00E01536" w14:paraId="19B4490A" w14:textId="77777777" w:rsidTr="00C62BB0">
        <w:trPr>
          <w:del w:id="3004" w:author="김은수" w:date="2026-09-30T15:44:00Z"/>
          <w:trPrChange w:id="3005" w:author="김은수" w:date="2026-10-01T01:11:00Z">
            <w:trPr>
              <w:gridAfter w:val="2"/>
            </w:trPr>
          </w:trPrChange>
        </w:trPr>
        <w:tc>
          <w:tcPr>
            <w:cnfStyle w:val="001000000000" w:firstRow="0" w:lastRow="0" w:firstColumn="1" w:lastColumn="0" w:oddVBand="0" w:evenVBand="0" w:oddHBand="0" w:evenHBand="0" w:firstRowFirstColumn="0" w:firstRowLastColumn="0" w:lastRowFirstColumn="0" w:lastRowLastColumn="0"/>
            <w:tcW w:w="3965" w:type="dxa"/>
            <w:tcPrChange w:id="3006" w:author="김은수" w:date="2026-10-01T01:11:00Z">
              <w:tcPr>
                <w:tcW w:w="3965" w:type="dxa"/>
              </w:tcPr>
            </w:tcPrChange>
          </w:tcPr>
          <w:p w14:paraId="6C18FEF1" w14:textId="77777777" w:rsidR="00E01536" w:rsidRDefault="00E01536" w:rsidP="00B4488E">
            <w:pPr>
              <w:pStyle w:val="a8"/>
              <w:ind w:leftChars="0" w:left="0"/>
              <w:rPr>
                <w:del w:id="3007" w:author="김은수" w:date="2026-09-30T15:44:00Z" w16du:dateUtc="2026-09-30T06:44:00Z"/>
              </w:rPr>
            </w:pPr>
            <w:del w:id="3008" w:author="김은수" w:date="2026-09-30T15:44:00Z" w16du:dateUtc="2026-09-30T06:44:00Z">
              <w:r>
                <w:rPr>
                  <w:rFonts w:hint="eastAsia"/>
                </w:rPr>
                <w:delText>A</w:delText>
              </w:r>
              <w:r>
                <w:delText>DC0</w:delText>
              </w:r>
            </w:del>
          </w:p>
        </w:tc>
        <w:tc>
          <w:tcPr>
            <w:tcW w:w="3825" w:type="dxa"/>
            <w:tcPrChange w:id="3009" w:author="김은수" w:date="2026-10-01T01:11:00Z">
              <w:tcPr>
                <w:tcW w:w="3825" w:type="dxa"/>
              </w:tcPr>
            </w:tcPrChange>
          </w:tcPr>
          <w:p w14:paraId="15F95811" w14:textId="77777777" w:rsidR="00E01536" w:rsidRDefault="00E01536" w:rsidP="00B4488E">
            <w:pPr>
              <w:pStyle w:val="a8"/>
              <w:ind w:leftChars="0" w:left="0"/>
              <w:cnfStyle w:val="000000000000" w:firstRow="0" w:lastRow="0" w:firstColumn="0" w:lastColumn="0" w:oddVBand="0" w:evenVBand="0" w:oddHBand="0" w:evenHBand="0" w:firstRowFirstColumn="0" w:firstRowLastColumn="0" w:lastRowFirstColumn="0" w:lastRowLastColumn="0"/>
              <w:rPr>
                <w:del w:id="3010" w:author="김은수" w:date="2026-09-30T15:44:00Z" w16du:dateUtc="2026-09-30T06:44:00Z"/>
              </w:rPr>
            </w:pPr>
            <w:del w:id="3011" w:author="김은수" w:date="2026-09-30T15:44:00Z" w16du:dateUtc="2026-09-30T06:44:00Z">
              <w:r w:rsidRPr="006910DB">
                <w:rPr>
                  <w:rFonts w:cs="굴림" w:hint="eastAsia"/>
                </w:rPr>
                <w:delText>A0_0</w:delText>
              </w:r>
            </w:del>
          </w:p>
        </w:tc>
      </w:tr>
      <w:tr w:rsidR="00E01536" w14:paraId="51FA78E7" w14:textId="77777777" w:rsidTr="00C62BB0">
        <w:trPr>
          <w:del w:id="3012" w:author="김은수" w:date="2026-09-30T15:44:00Z"/>
          <w:trPrChange w:id="3013" w:author="김은수" w:date="2026-10-01T01:11:00Z">
            <w:trPr>
              <w:gridAfter w:val="2"/>
            </w:trPr>
          </w:trPrChange>
        </w:trPr>
        <w:tc>
          <w:tcPr>
            <w:cnfStyle w:val="001000000000" w:firstRow="0" w:lastRow="0" w:firstColumn="1" w:lastColumn="0" w:oddVBand="0" w:evenVBand="0" w:oddHBand="0" w:evenHBand="0" w:firstRowFirstColumn="0" w:firstRowLastColumn="0" w:lastRowFirstColumn="0" w:lastRowLastColumn="0"/>
            <w:tcW w:w="3965" w:type="dxa"/>
            <w:tcPrChange w:id="3014" w:author="김은수" w:date="2026-10-01T01:11:00Z">
              <w:tcPr>
                <w:tcW w:w="3965" w:type="dxa"/>
              </w:tcPr>
            </w:tcPrChange>
          </w:tcPr>
          <w:p w14:paraId="3462B556" w14:textId="77777777" w:rsidR="00E01536" w:rsidRDefault="00E01536" w:rsidP="00B4488E">
            <w:pPr>
              <w:pStyle w:val="a8"/>
              <w:ind w:leftChars="0" w:left="0"/>
              <w:rPr>
                <w:del w:id="3015" w:author="김은수" w:date="2026-09-30T15:44:00Z" w16du:dateUtc="2026-09-30T06:44:00Z"/>
              </w:rPr>
            </w:pPr>
            <w:del w:id="3016" w:author="김은수" w:date="2026-09-30T15:44:00Z" w16du:dateUtc="2026-09-30T06:44:00Z">
              <w:r>
                <w:rPr>
                  <w:rFonts w:hint="eastAsia"/>
                </w:rPr>
                <w:delText>A</w:delText>
              </w:r>
              <w:r>
                <w:delText>DC1</w:delText>
              </w:r>
            </w:del>
          </w:p>
        </w:tc>
        <w:tc>
          <w:tcPr>
            <w:tcW w:w="3825" w:type="dxa"/>
            <w:tcPrChange w:id="3017" w:author="김은수" w:date="2026-10-01T01:11:00Z">
              <w:tcPr>
                <w:tcW w:w="3825" w:type="dxa"/>
              </w:tcPr>
            </w:tcPrChange>
          </w:tcPr>
          <w:p w14:paraId="49D380A1" w14:textId="77777777" w:rsidR="00E01536" w:rsidRDefault="00E01536" w:rsidP="00B4488E">
            <w:pPr>
              <w:pStyle w:val="a8"/>
              <w:ind w:leftChars="0" w:left="0"/>
              <w:cnfStyle w:val="000000000000" w:firstRow="0" w:lastRow="0" w:firstColumn="0" w:lastColumn="0" w:oddVBand="0" w:evenVBand="0" w:oddHBand="0" w:evenHBand="0" w:firstRowFirstColumn="0" w:firstRowLastColumn="0" w:lastRowFirstColumn="0" w:lastRowLastColumn="0"/>
              <w:rPr>
                <w:del w:id="3018" w:author="김은수" w:date="2026-09-30T15:44:00Z" w16du:dateUtc="2026-09-30T06:44:00Z"/>
              </w:rPr>
            </w:pPr>
            <w:del w:id="3019" w:author="김은수" w:date="2026-09-30T15:44:00Z" w16du:dateUtc="2026-09-30T06:44:00Z">
              <w:r w:rsidRPr="006910DB">
                <w:rPr>
                  <w:rFonts w:cs="굴림" w:hint="eastAsia"/>
                </w:rPr>
                <w:delText>A0_</w:delText>
              </w:r>
              <w:r>
                <w:rPr>
                  <w:rFonts w:cs="굴림"/>
                </w:rPr>
                <w:delText>1</w:delText>
              </w:r>
            </w:del>
          </w:p>
        </w:tc>
      </w:tr>
      <w:tr w:rsidR="00E01536" w14:paraId="24354B64" w14:textId="77777777" w:rsidTr="00C62BB0">
        <w:trPr>
          <w:del w:id="3020" w:author="김은수" w:date="2026-09-30T15:44:00Z"/>
          <w:trPrChange w:id="3021" w:author="김은수" w:date="2026-10-01T01:11:00Z">
            <w:trPr>
              <w:gridAfter w:val="2"/>
            </w:trPr>
          </w:trPrChange>
        </w:trPr>
        <w:tc>
          <w:tcPr>
            <w:cnfStyle w:val="001000000000" w:firstRow="0" w:lastRow="0" w:firstColumn="1" w:lastColumn="0" w:oddVBand="0" w:evenVBand="0" w:oddHBand="0" w:evenHBand="0" w:firstRowFirstColumn="0" w:firstRowLastColumn="0" w:lastRowFirstColumn="0" w:lastRowLastColumn="0"/>
            <w:tcW w:w="3965" w:type="dxa"/>
            <w:tcPrChange w:id="3022" w:author="김은수" w:date="2026-10-01T01:11:00Z">
              <w:tcPr>
                <w:tcW w:w="3965" w:type="dxa"/>
              </w:tcPr>
            </w:tcPrChange>
          </w:tcPr>
          <w:p w14:paraId="10FD1CA6" w14:textId="77777777" w:rsidR="00E01536" w:rsidRDefault="00E01536" w:rsidP="00B4488E">
            <w:pPr>
              <w:pStyle w:val="a8"/>
              <w:ind w:leftChars="0" w:left="0"/>
              <w:rPr>
                <w:del w:id="3023" w:author="김은수" w:date="2026-09-30T15:44:00Z" w16du:dateUtc="2026-09-30T06:44:00Z"/>
              </w:rPr>
            </w:pPr>
            <w:del w:id="3024" w:author="김은수" w:date="2026-09-30T15:44:00Z" w16du:dateUtc="2026-09-30T06:44:00Z">
              <w:r>
                <w:rPr>
                  <w:rFonts w:hint="eastAsia"/>
                </w:rPr>
                <w:delText>A</w:delText>
              </w:r>
              <w:r>
                <w:delText>DC2</w:delText>
              </w:r>
            </w:del>
          </w:p>
        </w:tc>
        <w:tc>
          <w:tcPr>
            <w:tcW w:w="3825" w:type="dxa"/>
            <w:tcPrChange w:id="3025" w:author="김은수" w:date="2026-10-01T01:11:00Z">
              <w:tcPr>
                <w:tcW w:w="3825" w:type="dxa"/>
              </w:tcPr>
            </w:tcPrChange>
          </w:tcPr>
          <w:p w14:paraId="5940C0E7" w14:textId="77777777" w:rsidR="00E01536" w:rsidRDefault="00E01536" w:rsidP="00B4488E">
            <w:pPr>
              <w:pStyle w:val="a8"/>
              <w:ind w:leftChars="0" w:left="0"/>
              <w:cnfStyle w:val="000000000000" w:firstRow="0" w:lastRow="0" w:firstColumn="0" w:lastColumn="0" w:oddVBand="0" w:evenVBand="0" w:oddHBand="0" w:evenHBand="0" w:firstRowFirstColumn="0" w:firstRowLastColumn="0" w:lastRowFirstColumn="0" w:lastRowLastColumn="0"/>
              <w:rPr>
                <w:del w:id="3026" w:author="김은수" w:date="2026-09-30T15:44:00Z" w16du:dateUtc="2026-09-30T06:44:00Z"/>
              </w:rPr>
            </w:pPr>
            <w:del w:id="3027" w:author="김은수" w:date="2026-09-30T15:44:00Z" w16du:dateUtc="2026-09-30T06:44:00Z">
              <w:r w:rsidRPr="006910DB">
                <w:rPr>
                  <w:rFonts w:cs="굴림" w:hint="eastAsia"/>
                </w:rPr>
                <w:delText>A0_</w:delText>
              </w:r>
              <w:r>
                <w:rPr>
                  <w:rFonts w:cs="굴림"/>
                </w:rPr>
                <w:delText>2</w:delText>
              </w:r>
            </w:del>
          </w:p>
        </w:tc>
      </w:tr>
      <w:tr w:rsidR="00E01536" w14:paraId="0BC6F784" w14:textId="77777777" w:rsidTr="00C62BB0">
        <w:trPr>
          <w:del w:id="3028" w:author="김은수" w:date="2026-09-30T15:44:00Z"/>
          <w:trPrChange w:id="3029" w:author="김은수" w:date="2026-10-01T01:11:00Z">
            <w:trPr>
              <w:gridAfter w:val="2"/>
            </w:trPr>
          </w:trPrChange>
        </w:trPr>
        <w:tc>
          <w:tcPr>
            <w:cnfStyle w:val="001000000000" w:firstRow="0" w:lastRow="0" w:firstColumn="1" w:lastColumn="0" w:oddVBand="0" w:evenVBand="0" w:oddHBand="0" w:evenHBand="0" w:firstRowFirstColumn="0" w:firstRowLastColumn="0" w:lastRowFirstColumn="0" w:lastRowLastColumn="0"/>
            <w:tcW w:w="3965" w:type="dxa"/>
            <w:tcPrChange w:id="3030" w:author="김은수" w:date="2026-10-01T01:11:00Z">
              <w:tcPr>
                <w:tcW w:w="3965" w:type="dxa"/>
              </w:tcPr>
            </w:tcPrChange>
          </w:tcPr>
          <w:p w14:paraId="2B99FD44" w14:textId="77777777" w:rsidR="00E01536" w:rsidRDefault="00E01536" w:rsidP="00B4488E">
            <w:pPr>
              <w:pStyle w:val="a8"/>
              <w:ind w:leftChars="0" w:left="0"/>
              <w:rPr>
                <w:del w:id="3031" w:author="김은수" w:date="2026-09-30T15:44:00Z" w16du:dateUtc="2026-09-30T06:44:00Z"/>
              </w:rPr>
            </w:pPr>
            <w:del w:id="3032" w:author="김은수" w:date="2026-09-30T15:44:00Z" w16du:dateUtc="2026-09-30T06:44:00Z">
              <w:r>
                <w:rPr>
                  <w:rFonts w:hint="eastAsia"/>
                </w:rPr>
                <w:delText>A</w:delText>
              </w:r>
              <w:r>
                <w:delText>DC3</w:delText>
              </w:r>
            </w:del>
          </w:p>
        </w:tc>
        <w:tc>
          <w:tcPr>
            <w:tcW w:w="3825" w:type="dxa"/>
            <w:tcPrChange w:id="3033" w:author="김은수" w:date="2026-10-01T01:11:00Z">
              <w:tcPr>
                <w:tcW w:w="3825" w:type="dxa"/>
              </w:tcPr>
            </w:tcPrChange>
          </w:tcPr>
          <w:p w14:paraId="4D95ED8C" w14:textId="77777777" w:rsidR="00E01536" w:rsidRDefault="00E01536" w:rsidP="00B4488E">
            <w:pPr>
              <w:pStyle w:val="a8"/>
              <w:ind w:leftChars="0" w:left="0"/>
              <w:cnfStyle w:val="000000000000" w:firstRow="0" w:lastRow="0" w:firstColumn="0" w:lastColumn="0" w:oddVBand="0" w:evenVBand="0" w:oddHBand="0" w:evenHBand="0" w:firstRowFirstColumn="0" w:firstRowLastColumn="0" w:lastRowFirstColumn="0" w:lastRowLastColumn="0"/>
              <w:rPr>
                <w:del w:id="3034" w:author="김은수" w:date="2026-09-30T15:44:00Z" w16du:dateUtc="2026-09-30T06:44:00Z"/>
              </w:rPr>
            </w:pPr>
            <w:del w:id="3035" w:author="김은수" w:date="2026-09-30T15:44:00Z" w16du:dateUtc="2026-09-30T06:44:00Z">
              <w:r w:rsidRPr="006910DB">
                <w:rPr>
                  <w:rFonts w:cs="굴림" w:hint="eastAsia"/>
                </w:rPr>
                <w:delText>A0_</w:delText>
              </w:r>
              <w:r>
                <w:rPr>
                  <w:rFonts w:cs="굴림"/>
                </w:rPr>
                <w:delText>3</w:delText>
              </w:r>
            </w:del>
          </w:p>
        </w:tc>
      </w:tr>
    </w:tbl>
    <w:p w14:paraId="6B124CC1" w14:textId="77777777" w:rsidR="00E01536" w:rsidRPr="00E00010" w:rsidRDefault="00E01536">
      <w:pPr>
        <w:pStyle w:val="a8"/>
        <w:numPr>
          <w:ilvl w:val="0"/>
          <w:numId w:val="22"/>
        </w:numPr>
        <w:spacing w:after="0" w:line="300" w:lineRule="auto"/>
        <w:ind w:left="1160"/>
        <w:rPr>
          <w:del w:id="3036" w:author="김은수" w:date="2026-09-30T15:44:00Z" w16du:dateUtc="2026-09-30T06:44:00Z"/>
          <w:szCs w:val="20"/>
        </w:rPr>
        <w:pPrChange w:id="3037" w:author="김은수" w:date="2026-10-01T03:22:00Z">
          <w:pPr>
            <w:pStyle w:val="a8"/>
            <w:numPr>
              <w:numId w:val="22"/>
            </w:numPr>
            <w:spacing w:after="0"/>
            <w:ind w:leftChars="0" w:left="1960" w:hanging="360"/>
          </w:pPr>
        </w:pPrChange>
      </w:pPr>
      <w:del w:id="3038" w:author="김은수" w:date="2026-09-30T15:44:00Z" w16du:dateUtc="2026-09-30T06:44:00Z">
        <w:r>
          <w:delText xml:space="preserve">IOC </w:delText>
        </w:r>
        <w:r>
          <w:rPr>
            <w:rFonts w:hint="eastAsia"/>
          </w:rPr>
          <w:delText>입력 관계</w:delText>
        </w:r>
        <w:r>
          <w:delText xml:space="preserve">, PCM </w:delText>
        </w:r>
        <w:r>
          <w:rPr>
            <w:rFonts w:hint="eastAsia"/>
          </w:rPr>
          <w:delText xml:space="preserve">입력 </w:delText>
        </w:r>
      </w:del>
    </w:p>
    <w:p w14:paraId="38178518" w14:textId="77777777" w:rsidR="00E01536" w:rsidRPr="00E00010" w:rsidRDefault="00E01536">
      <w:pPr>
        <w:pStyle w:val="a8"/>
        <w:spacing w:after="0" w:line="300" w:lineRule="auto"/>
        <w:rPr>
          <w:del w:id="3039" w:author="김은수" w:date="2026-09-30T15:44:00Z" w16du:dateUtc="2026-09-30T06:44:00Z"/>
          <w:szCs w:val="20"/>
        </w:rPr>
        <w:pPrChange w:id="3040" w:author="김은수" w:date="2026-10-01T03:22:00Z">
          <w:pPr>
            <w:pStyle w:val="a8"/>
            <w:spacing w:after="0"/>
            <w:ind w:leftChars="0" w:left="1960"/>
          </w:pPr>
        </w:pPrChange>
      </w:pPr>
      <w:del w:id="3041" w:author="김은수" w:date="2026-09-30T15:44:00Z" w16du:dateUtc="2026-09-30T06:44:00Z">
        <w:r>
          <w:rPr>
            <w:rFonts w:hint="eastAsia"/>
          </w:rPr>
          <w:delText>:</w:delText>
        </w:r>
        <w:r>
          <w:delText xml:space="preserve"> </w:delText>
        </w:r>
        <w:r>
          <w:rPr>
            <w:rFonts w:hint="eastAsia"/>
          </w:rPr>
          <w:delText>비활성화</w:delText>
        </w:r>
      </w:del>
    </w:p>
    <w:p w14:paraId="7959C2A8" w14:textId="77777777" w:rsidR="00E01536" w:rsidRPr="00E00010" w:rsidRDefault="00E01536">
      <w:pPr>
        <w:pStyle w:val="a8"/>
        <w:numPr>
          <w:ilvl w:val="0"/>
          <w:numId w:val="22"/>
        </w:numPr>
        <w:spacing w:after="0" w:line="300" w:lineRule="auto"/>
        <w:ind w:left="1160"/>
        <w:rPr>
          <w:del w:id="3042" w:author="김은수" w:date="2026-09-30T15:44:00Z" w16du:dateUtc="2026-09-30T06:44:00Z"/>
          <w:szCs w:val="20"/>
        </w:rPr>
        <w:pPrChange w:id="3043" w:author="김은수" w:date="2026-10-01T03:22:00Z">
          <w:pPr>
            <w:pStyle w:val="a8"/>
            <w:numPr>
              <w:numId w:val="22"/>
            </w:numPr>
            <w:spacing w:before="240" w:after="0"/>
            <w:ind w:leftChars="0" w:left="1960" w:hanging="360"/>
          </w:pPr>
        </w:pPrChange>
      </w:pPr>
      <w:del w:id="3044" w:author="김은수" w:date="2026-09-30T15:44:00Z" w16du:dateUtc="2026-09-30T06:44:00Z">
        <w:r>
          <w:delText>IOC</w:delText>
        </w:r>
        <w:r>
          <w:rPr>
            <w:rFonts w:hint="eastAsia"/>
          </w:rPr>
          <w:delText>와 F</w:delText>
        </w:r>
        <w:r>
          <w:delText xml:space="preserve">IFO </w:delText>
        </w:r>
        <w:r>
          <w:rPr>
            <w:rFonts w:hint="eastAsia"/>
          </w:rPr>
          <w:delText>관계</w:delText>
        </w:r>
      </w:del>
    </w:p>
    <w:p w14:paraId="038D982D" w14:textId="77777777" w:rsidR="00E01536" w:rsidRPr="00E00010" w:rsidRDefault="00E01536">
      <w:pPr>
        <w:pStyle w:val="a8"/>
        <w:spacing w:after="0" w:line="300" w:lineRule="auto"/>
        <w:rPr>
          <w:del w:id="3045" w:author="김은수" w:date="2026-09-30T15:44:00Z" w16du:dateUtc="2026-09-30T06:44:00Z"/>
          <w:szCs w:val="20"/>
        </w:rPr>
        <w:pPrChange w:id="3046" w:author="김은수" w:date="2026-10-01T03:22:00Z">
          <w:pPr>
            <w:pStyle w:val="a8"/>
            <w:spacing w:after="0"/>
            <w:ind w:leftChars="0" w:left="1960"/>
          </w:pPr>
        </w:pPrChange>
      </w:pPr>
      <w:del w:id="3047" w:author="김은수" w:date="2026-09-30T15:44:00Z" w16du:dateUtc="2026-09-30T06:44:00Z">
        <w:r>
          <w:rPr>
            <w:rFonts w:hint="eastAsia"/>
          </w:rPr>
          <w:delText>:</w:delText>
        </w:r>
        <w:r>
          <w:delText xml:space="preserve"> </w:delText>
        </w:r>
        <w:r>
          <w:rPr>
            <w:rFonts w:hint="eastAsia"/>
          </w:rPr>
          <w:delText xml:space="preserve">하나의 </w:delText>
        </w:r>
        <w:r>
          <w:delText>FIFO</w:delText>
        </w:r>
        <w:r>
          <w:rPr>
            <w:rFonts w:hint="eastAsia"/>
          </w:rPr>
          <w:delText>에 하나의 소스(입</w:delText>
        </w:r>
        <w:r>
          <w:delText>/</w:delText>
        </w:r>
        <w:r>
          <w:rPr>
            <w:rFonts w:hint="eastAsia"/>
          </w:rPr>
          <w:delText xml:space="preserve">출력)가 할당되면 </w:delText>
        </w:r>
        <w:r>
          <w:delText xml:space="preserve">Double </w:delText>
        </w:r>
        <w:r>
          <w:rPr>
            <w:rFonts w:hint="eastAsia"/>
          </w:rPr>
          <w:delText>A</w:delText>
        </w:r>
        <w:r>
          <w:delText xml:space="preserve">ccess </w:delText>
        </w:r>
        <w:r>
          <w:rPr>
            <w:rFonts w:hint="eastAsia"/>
          </w:rPr>
          <w:delText>모드,</w:delText>
        </w:r>
        <w:r>
          <w:delText xml:space="preserve"> </w:delText>
        </w:r>
        <w:r>
          <w:rPr>
            <w:rFonts w:hint="eastAsia"/>
          </w:rPr>
          <w:delText xml:space="preserve">하나의 </w:delText>
        </w:r>
        <w:r>
          <w:delText>FIFO</w:delText>
        </w:r>
        <w:r>
          <w:rPr>
            <w:rFonts w:hint="eastAsia"/>
          </w:rPr>
          <w:delText>에 여러 개의 소스</w:delText>
        </w:r>
        <w:r>
          <w:delText>(</w:delText>
        </w:r>
        <w:r>
          <w:rPr>
            <w:rFonts w:hint="eastAsia"/>
          </w:rPr>
          <w:delText xml:space="preserve">입/출력)가 할당되면 </w:delText>
        </w:r>
        <w:r w:rsidR="00E7022A">
          <w:delText xml:space="preserve">Double </w:delText>
        </w:r>
        <w:r w:rsidR="00E7022A">
          <w:rPr>
            <w:rFonts w:hint="eastAsia"/>
          </w:rPr>
          <w:delText>A</w:delText>
        </w:r>
        <w:r w:rsidR="00E7022A">
          <w:delText xml:space="preserve">ccess </w:delText>
        </w:r>
        <w:r w:rsidR="00E7022A">
          <w:rPr>
            <w:rFonts w:hint="eastAsia"/>
          </w:rPr>
          <w:delText>모드를 해제한다.</w:delText>
        </w:r>
      </w:del>
    </w:p>
    <w:p w14:paraId="6A13B49C" w14:textId="77777777" w:rsidR="00E01536" w:rsidRPr="00E00010" w:rsidRDefault="00E01536">
      <w:pPr>
        <w:pStyle w:val="a8"/>
        <w:spacing w:after="0" w:line="300" w:lineRule="auto"/>
        <w:rPr>
          <w:del w:id="3048" w:author="김은수" w:date="2026-09-30T15:44:00Z" w16du:dateUtc="2026-09-30T06:44:00Z"/>
          <w:szCs w:val="20"/>
        </w:rPr>
        <w:pPrChange w:id="3049" w:author="김은수" w:date="2026-10-01T03:22:00Z">
          <w:pPr>
            <w:pStyle w:val="a8"/>
            <w:spacing w:after="0"/>
            <w:ind w:leftChars="0" w:left="1960"/>
          </w:pPr>
        </w:pPrChange>
      </w:pPr>
      <w:del w:id="3050" w:author="김은수" w:date="2026-09-30T15:44:00Z" w16du:dateUtc="2026-09-30T06:44:00Z">
        <w:r>
          <w:rPr>
            <w:rFonts w:hint="eastAsia"/>
          </w:rPr>
          <w:delText>:</w:delText>
        </w:r>
        <w:r>
          <w:delText xml:space="preserve"> </w:delText>
        </w:r>
        <w:r>
          <w:rPr>
            <w:rFonts w:hint="eastAsia"/>
          </w:rPr>
          <w:delText>A</w:delText>
        </w:r>
        <w:r>
          <w:delText>DC, DAC</w:delText>
        </w:r>
        <w:r>
          <w:rPr>
            <w:rFonts w:hint="eastAsia"/>
          </w:rPr>
          <w:delText>의 데이터는 R</w:delText>
        </w:r>
        <w:r>
          <w:delText xml:space="preserve">ight Shift </w:delText>
        </w:r>
        <w:r>
          <w:rPr>
            <w:rFonts w:hint="eastAsia"/>
          </w:rPr>
          <w:delText>정렬한다.</w:delText>
        </w:r>
      </w:del>
    </w:p>
    <w:p w14:paraId="1104C2B4" w14:textId="77777777" w:rsidR="00E01536" w:rsidRPr="00E00010" w:rsidRDefault="00E01536">
      <w:pPr>
        <w:pStyle w:val="a8"/>
        <w:numPr>
          <w:ilvl w:val="0"/>
          <w:numId w:val="22"/>
        </w:numPr>
        <w:spacing w:after="0" w:line="300" w:lineRule="auto"/>
        <w:ind w:left="1160"/>
        <w:rPr>
          <w:del w:id="3051" w:author="김은수" w:date="2026-09-30T15:44:00Z" w16du:dateUtc="2026-09-30T06:44:00Z"/>
          <w:szCs w:val="20"/>
        </w:rPr>
        <w:pPrChange w:id="3052" w:author="김은수" w:date="2026-10-01T03:22:00Z">
          <w:pPr>
            <w:pStyle w:val="a8"/>
            <w:numPr>
              <w:numId w:val="22"/>
            </w:numPr>
            <w:spacing w:before="240" w:after="0"/>
            <w:ind w:leftChars="0" w:left="1960" w:hanging="360"/>
          </w:pPr>
        </w:pPrChange>
      </w:pPr>
      <w:del w:id="3053" w:author="김은수" w:date="2026-09-30T15:44:00Z" w16du:dateUtc="2026-09-30T06:44:00Z">
        <w:r>
          <w:delText xml:space="preserve">IOC </w:delText>
        </w:r>
        <w:r>
          <w:rPr>
            <w:rFonts w:hint="eastAsia"/>
          </w:rPr>
          <w:delText>출력 관계</w:delText>
        </w:r>
      </w:del>
    </w:p>
    <w:tbl>
      <w:tblPr>
        <w:tblStyle w:val="TDC41"/>
        <w:tblW w:w="0" w:type="auto"/>
        <w:tblLook w:val="04A0" w:firstRow="1" w:lastRow="0" w:firstColumn="1" w:lastColumn="0" w:noHBand="0" w:noVBand="1"/>
        <w:tblPrChange w:id="3054" w:author="김은수" w:date="2026-10-01T01:11:00Z">
          <w:tblPr>
            <w:tblStyle w:val="TDC41"/>
            <w:tblW w:w="0" w:type="nil"/>
            <w:tblLook w:val="04A0" w:firstRow="1" w:lastRow="0" w:firstColumn="1" w:lastColumn="0" w:noHBand="0" w:noVBand="1"/>
          </w:tblPr>
        </w:tblPrChange>
      </w:tblPr>
      <w:tblGrid>
        <w:gridCol w:w="3965"/>
        <w:gridCol w:w="3825"/>
        <w:tblGridChange w:id="3055">
          <w:tblGrid>
            <w:gridCol w:w="360"/>
            <w:gridCol w:w="360"/>
            <w:gridCol w:w="3245"/>
            <w:gridCol w:w="3825"/>
          </w:tblGrid>
        </w:tblGridChange>
      </w:tblGrid>
      <w:tr w:rsidR="00E01536" w14:paraId="4A0EFE18" w14:textId="77777777" w:rsidTr="00C62BB0">
        <w:trPr>
          <w:cnfStyle w:val="100000000000" w:firstRow="1" w:lastRow="0" w:firstColumn="0" w:lastColumn="0" w:oddVBand="0" w:evenVBand="0" w:oddHBand="0" w:evenHBand="0" w:firstRowFirstColumn="0" w:firstRowLastColumn="0" w:lastRowFirstColumn="0" w:lastRowLastColumn="0"/>
          <w:tblHeader/>
          <w:del w:id="3056" w:author="김은수" w:date="2026-09-30T15:44:00Z"/>
          <w:trPrChange w:id="3057" w:author="김은수" w:date="2026-10-01T01:11:00Z">
            <w:trPr>
              <w:gridAfter w:val="2"/>
            </w:trPr>
          </w:trPrChange>
        </w:trPr>
        <w:tc>
          <w:tcPr>
            <w:cnfStyle w:val="001000000000" w:firstRow="0" w:lastRow="0" w:firstColumn="1" w:lastColumn="0" w:oddVBand="0" w:evenVBand="0" w:oddHBand="0" w:evenHBand="0" w:firstRowFirstColumn="0" w:firstRowLastColumn="0" w:lastRowFirstColumn="0" w:lastRowLastColumn="0"/>
            <w:tcW w:w="3965" w:type="dxa"/>
            <w:tcPrChange w:id="3058" w:author="김은수" w:date="2026-10-01T01:11:00Z">
              <w:tcPr>
                <w:tcW w:w="3965" w:type="dxa"/>
                <w:shd w:val="clear" w:color="auto" w:fill="D9D9D9" w:themeFill="background1" w:themeFillShade="D9"/>
              </w:tcPr>
            </w:tcPrChange>
          </w:tcPr>
          <w:p w14:paraId="7EAE3ACB" w14:textId="77777777" w:rsidR="00E01536" w:rsidRDefault="00E01536" w:rsidP="00B4488E">
            <w:pPr>
              <w:pStyle w:val="a8"/>
              <w:ind w:leftChars="0" w:left="0"/>
              <w:cnfStyle w:val="101000000000" w:firstRow="1" w:lastRow="0" w:firstColumn="1" w:lastColumn="0" w:oddVBand="0" w:evenVBand="0" w:oddHBand="0" w:evenHBand="0" w:firstRowFirstColumn="0" w:firstRowLastColumn="0" w:lastRowFirstColumn="0" w:lastRowLastColumn="0"/>
              <w:rPr>
                <w:del w:id="3059" w:author="김은수" w:date="2026-09-30T15:44:00Z" w16du:dateUtc="2026-09-30T06:44:00Z"/>
              </w:rPr>
            </w:pPr>
            <w:del w:id="3060" w:author="김은수" w:date="2026-09-30T15:44:00Z" w16du:dateUtc="2026-09-30T06:44:00Z">
              <w:r>
                <w:rPr>
                  <w:rFonts w:hint="eastAsia"/>
                </w:rPr>
                <w:delText>출력</w:delText>
              </w:r>
            </w:del>
          </w:p>
        </w:tc>
        <w:tc>
          <w:tcPr>
            <w:tcW w:w="3825" w:type="dxa"/>
            <w:tcPrChange w:id="3061" w:author="김은수" w:date="2026-10-01T01:11:00Z">
              <w:tcPr>
                <w:tcW w:w="3825" w:type="dxa"/>
                <w:shd w:val="clear" w:color="auto" w:fill="D9D9D9" w:themeFill="background1" w:themeFillShade="D9"/>
              </w:tcPr>
            </w:tcPrChange>
          </w:tcPr>
          <w:p w14:paraId="7D1281EB" w14:textId="77777777" w:rsidR="00E01536" w:rsidRDefault="00E01536" w:rsidP="00B4488E">
            <w:pPr>
              <w:pStyle w:val="a8"/>
              <w:ind w:leftChars="0" w:left="0"/>
              <w:cnfStyle w:val="100000000000" w:firstRow="1" w:lastRow="0" w:firstColumn="0" w:lastColumn="0" w:oddVBand="0" w:evenVBand="0" w:oddHBand="0" w:evenHBand="0" w:firstRowFirstColumn="0" w:firstRowLastColumn="0" w:lastRowFirstColumn="0" w:lastRowLastColumn="0"/>
              <w:rPr>
                <w:del w:id="3062" w:author="김은수" w:date="2026-09-30T15:44:00Z" w16du:dateUtc="2026-09-30T06:44:00Z"/>
              </w:rPr>
            </w:pPr>
            <w:del w:id="3063" w:author="김은수" w:date="2026-09-30T15:44:00Z" w16du:dateUtc="2026-09-30T06:44:00Z">
              <w:r>
                <w:rPr>
                  <w:rFonts w:hint="eastAsia"/>
                </w:rPr>
                <w:delText>F</w:delText>
              </w:r>
              <w:r>
                <w:delText xml:space="preserve">IFO </w:delText>
              </w:r>
              <w:r>
                <w:rPr>
                  <w:rFonts w:hint="eastAsia"/>
                </w:rPr>
                <w:delText>번호</w:delText>
              </w:r>
            </w:del>
          </w:p>
        </w:tc>
      </w:tr>
      <w:tr w:rsidR="00E01536" w14:paraId="7A8CE787" w14:textId="77777777" w:rsidTr="00C62BB0">
        <w:trPr>
          <w:del w:id="3064" w:author="김은수" w:date="2026-09-30T15:44:00Z"/>
          <w:trPrChange w:id="3065" w:author="김은수" w:date="2026-10-01T01:11:00Z">
            <w:trPr>
              <w:gridAfter w:val="2"/>
            </w:trPr>
          </w:trPrChange>
        </w:trPr>
        <w:tc>
          <w:tcPr>
            <w:cnfStyle w:val="001000000000" w:firstRow="0" w:lastRow="0" w:firstColumn="1" w:lastColumn="0" w:oddVBand="0" w:evenVBand="0" w:oddHBand="0" w:evenHBand="0" w:firstRowFirstColumn="0" w:firstRowLastColumn="0" w:lastRowFirstColumn="0" w:lastRowLastColumn="0"/>
            <w:tcW w:w="3965" w:type="dxa"/>
            <w:tcPrChange w:id="3066" w:author="김은수" w:date="2026-10-01T01:11:00Z">
              <w:tcPr>
                <w:tcW w:w="3965" w:type="dxa"/>
              </w:tcPr>
            </w:tcPrChange>
          </w:tcPr>
          <w:p w14:paraId="3C36C3F3" w14:textId="77777777" w:rsidR="00E01536" w:rsidRDefault="00E01536" w:rsidP="00B4488E">
            <w:pPr>
              <w:pStyle w:val="a8"/>
              <w:ind w:leftChars="0" w:left="0"/>
              <w:rPr>
                <w:del w:id="3067" w:author="김은수" w:date="2026-09-30T15:44:00Z" w16du:dateUtc="2026-09-30T06:44:00Z"/>
              </w:rPr>
            </w:pPr>
            <w:del w:id="3068" w:author="김은수" w:date="2026-09-30T15:44:00Z" w16du:dateUtc="2026-09-30T06:44:00Z">
              <w:r>
                <w:rPr>
                  <w:rFonts w:hint="eastAsia"/>
                </w:rPr>
                <w:delText>D</w:delText>
              </w:r>
              <w:r>
                <w:delText>AC0</w:delText>
              </w:r>
            </w:del>
          </w:p>
        </w:tc>
        <w:tc>
          <w:tcPr>
            <w:tcW w:w="3825" w:type="dxa"/>
            <w:tcPrChange w:id="3069" w:author="김은수" w:date="2026-10-01T01:11:00Z">
              <w:tcPr>
                <w:tcW w:w="3825" w:type="dxa"/>
              </w:tcPr>
            </w:tcPrChange>
          </w:tcPr>
          <w:p w14:paraId="1C0803F7" w14:textId="77777777" w:rsidR="00E01536" w:rsidRDefault="00E01536" w:rsidP="00B4488E">
            <w:pPr>
              <w:pStyle w:val="a8"/>
              <w:ind w:leftChars="0" w:left="0"/>
              <w:cnfStyle w:val="000000000000" w:firstRow="0" w:lastRow="0" w:firstColumn="0" w:lastColumn="0" w:oddVBand="0" w:evenVBand="0" w:oddHBand="0" w:evenHBand="0" w:firstRowFirstColumn="0" w:firstRowLastColumn="0" w:lastRowFirstColumn="0" w:lastRowLastColumn="0"/>
              <w:rPr>
                <w:del w:id="3070" w:author="김은수" w:date="2026-09-30T15:44:00Z" w16du:dateUtc="2026-09-30T06:44:00Z"/>
              </w:rPr>
            </w:pPr>
            <w:del w:id="3071" w:author="김은수" w:date="2026-09-30T15:44:00Z" w16du:dateUtc="2026-09-30T06:44:00Z">
              <w:r w:rsidRPr="006910DB">
                <w:rPr>
                  <w:rFonts w:cs="굴림" w:hint="eastAsia"/>
                </w:rPr>
                <w:delText>A0_</w:delText>
              </w:r>
              <w:r>
                <w:rPr>
                  <w:rFonts w:cs="굴림"/>
                </w:rPr>
                <w:delText>5</w:delText>
              </w:r>
            </w:del>
          </w:p>
        </w:tc>
      </w:tr>
      <w:tr w:rsidR="00E01536" w14:paraId="08778F2D" w14:textId="77777777" w:rsidTr="00C62BB0">
        <w:trPr>
          <w:del w:id="3072" w:author="김은수" w:date="2026-09-30T15:44:00Z"/>
          <w:trPrChange w:id="3073" w:author="김은수" w:date="2026-10-01T01:11:00Z">
            <w:trPr>
              <w:gridAfter w:val="2"/>
            </w:trPr>
          </w:trPrChange>
        </w:trPr>
        <w:tc>
          <w:tcPr>
            <w:cnfStyle w:val="001000000000" w:firstRow="0" w:lastRow="0" w:firstColumn="1" w:lastColumn="0" w:oddVBand="0" w:evenVBand="0" w:oddHBand="0" w:evenHBand="0" w:firstRowFirstColumn="0" w:firstRowLastColumn="0" w:lastRowFirstColumn="0" w:lastRowLastColumn="0"/>
            <w:tcW w:w="3965" w:type="dxa"/>
            <w:tcPrChange w:id="3074" w:author="김은수" w:date="2026-10-01T01:11:00Z">
              <w:tcPr>
                <w:tcW w:w="3965" w:type="dxa"/>
              </w:tcPr>
            </w:tcPrChange>
          </w:tcPr>
          <w:p w14:paraId="0A9B2D38" w14:textId="77777777" w:rsidR="00E01536" w:rsidRDefault="00E01536" w:rsidP="00B4488E">
            <w:pPr>
              <w:pStyle w:val="a8"/>
              <w:ind w:leftChars="0" w:left="0"/>
              <w:rPr>
                <w:del w:id="3075" w:author="김은수" w:date="2026-09-30T15:44:00Z" w16du:dateUtc="2026-09-30T06:44:00Z"/>
              </w:rPr>
            </w:pPr>
            <w:del w:id="3076" w:author="김은수" w:date="2026-09-30T15:44:00Z" w16du:dateUtc="2026-09-30T06:44:00Z">
              <w:r>
                <w:rPr>
                  <w:rFonts w:hint="eastAsia"/>
                </w:rPr>
                <w:delText>D</w:delText>
              </w:r>
              <w:r>
                <w:delText>AC1</w:delText>
              </w:r>
            </w:del>
          </w:p>
        </w:tc>
        <w:tc>
          <w:tcPr>
            <w:tcW w:w="3825" w:type="dxa"/>
            <w:tcPrChange w:id="3077" w:author="김은수" w:date="2026-10-01T01:11:00Z">
              <w:tcPr>
                <w:tcW w:w="3825" w:type="dxa"/>
              </w:tcPr>
            </w:tcPrChange>
          </w:tcPr>
          <w:p w14:paraId="7E226487" w14:textId="77777777" w:rsidR="00E01536" w:rsidRDefault="00E01536" w:rsidP="00B4488E">
            <w:pPr>
              <w:pStyle w:val="a8"/>
              <w:ind w:leftChars="0" w:left="0"/>
              <w:cnfStyle w:val="000000000000" w:firstRow="0" w:lastRow="0" w:firstColumn="0" w:lastColumn="0" w:oddVBand="0" w:evenVBand="0" w:oddHBand="0" w:evenHBand="0" w:firstRowFirstColumn="0" w:firstRowLastColumn="0" w:lastRowFirstColumn="0" w:lastRowLastColumn="0"/>
              <w:rPr>
                <w:del w:id="3078" w:author="김은수" w:date="2026-09-30T15:44:00Z" w16du:dateUtc="2026-09-30T06:44:00Z"/>
              </w:rPr>
            </w:pPr>
            <w:del w:id="3079" w:author="김은수" w:date="2026-09-30T15:44:00Z" w16du:dateUtc="2026-09-30T06:44:00Z">
              <w:r w:rsidRPr="006910DB">
                <w:rPr>
                  <w:rFonts w:cs="굴림" w:hint="eastAsia"/>
                </w:rPr>
                <w:delText>A0_</w:delText>
              </w:r>
              <w:r>
                <w:rPr>
                  <w:rFonts w:cs="굴림"/>
                </w:rPr>
                <w:delText>6</w:delText>
              </w:r>
            </w:del>
          </w:p>
        </w:tc>
      </w:tr>
      <w:tr w:rsidR="00E01536" w14:paraId="4699C38F" w14:textId="77777777" w:rsidTr="00C62BB0">
        <w:trPr>
          <w:del w:id="3080" w:author="김은수" w:date="2026-09-30T15:44:00Z"/>
          <w:trPrChange w:id="3081" w:author="김은수" w:date="2026-10-01T01:11:00Z">
            <w:trPr>
              <w:gridAfter w:val="2"/>
            </w:trPr>
          </w:trPrChange>
        </w:trPr>
        <w:tc>
          <w:tcPr>
            <w:cnfStyle w:val="001000000000" w:firstRow="0" w:lastRow="0" w:firstColumn="1" w:lastColumn="0" w:oddVBand="0" w:evenVBand="0" w:oddHBand="0" w:evenHBand="0" w:firstRowFirstColumn="0" w:firstRowLastColumn="0" w:lastRowFirstColumn="0" w:lastRowLastColumn="0"/>
            <w:tcW w:w="3965" w:type="dxa"/>
            <w:tcPrChange w:id="3082" w:author="김은수" w:date="2026-10-01T01:11:00Z">
              <w:tcPr>
                <w:tcW w:w="3965" w:type="dxa"/>
              </w:tcPr>
            </w:tcPrChange>
          </w:tcPr>
          <w:p w14:paraId="6DBC55D6" w14:textId="77777777" w:rsidR="00E01536" w:rsidRDefault="00E01536" w:rsidP="00B4488E">
            <w:pPr>
              <w:pStyle w:val="a8"/>
              <w:ind w:leftChars="0" w:left="0"/>
              <w:rPr>
                <w:del w:id="3083" w:author="김은수" w:date="2026-09-30T15:44:00Z" w16du:dateUtc="2026-09-30T06:44:00Z"/>
              </w:rPr>
            </w:pPr>
            <w:del w:id="3084" w:author="김은수" w:date="2026-09-30T15:44:00Z" w16du:dateUtc="2026-09-30T06:44:00Z">
              <w:r>
                <w:delText>PCM0</w:delText>
              </w:r>
            </w:del>
          </w:p>
        </w:tc>
        <w:tc>
          <w:tcPr>
            <w:tcW w:w="3825" w:type="dxa"/>
            <w:tcPrChange w:id="3085" w:author="김은수" w:date="2026-10-01T01:11:00Z">
              <w:tcPr>
                <w:tcW w:w="3825" w:type="dxa"/>
              </w:tcPr>
            </w:tcPrChange>
          </w:tcPr>
          <w:p w14:paraId="6D35DE30" w14:textId="77777777" w:rsidR="00E01536" w:rsidRDefault="00E01536" w:rsidP="00B4488E">
            <w:pPr>
              <w:pStyle w:val="a8"/>
              <w:ind w:leftChars="0" w:left="0"/>
              <w:cnfStyle w:val="000000000000" w:firstRow="0" w:lastRow="0" w:firstColumn="0" w:lastColumn="0" w:oddVBand="0" w:evenVBand="0" w:oddHBand="0" w:evenHBand="0" w:firstRowFirstColumn="0" w:firstRowLastColumn="0" w:lastRowFirstColumn="0" w:lastRowLastColumn="0"/>
              <w:rPr>
                <w:del w:id="3086" w:author="김은수" w:date="2026-09-30T15:44:00Z" w16du:dateUtc="2026-09-30T06:44:00Z"/>
              </w:rPr>
            </w:pPr>
            <w:del w:id="3087" w:author="김은수" w:date="2026-09-30T15:44:00Z" w16du:dateUtc="2026-09-30T06:44:00Z">
              <w:r w:rsidRPr="006910DB">
                <w:rPr>
                  <w:rFonts w:cs="굴림" w:hint="eastAsia"/>
                </w:rPr>
                <w:delText>A0_</w:delText>
              </w:r>
              <w:r>
                <w:rPr>
                  <w:rFonts w:cs="굴림"/>
                </w:rPr>
                <w:delText>4</w:delText>
              </w:r>
            </w:del>
          </w:p>
        </w:tc>
      </w:tr>
      <w:tr w:rsidR="00E01536" w14:paraId="4E35055A" w14:textId="77777777" w:rsidTr="00C62BB0">
        <w:trPr>
          <w:del w:id="3088" w:author="김은수" w:date="2026-09-30T15:44:00Z"/>
          <w:trPrChange w:id="3089" w:author="김은수" w:date="2026-10-01T01:11:00Z">
            <w:trPr>
              <w:gridAfter w:val="2"/>
            </w:trPr>
          </w:trPrChange>
        </w:trPr>
        <w:tc>
          <w:tcPr>
            <w:cnfStyle w:val="001000000000" w:firstRow="0" w:lastRow="0" w:firstColumn="1" w:lastColumn="0" w:oddVBand="0" w:evenVBand="0" w:oddHBand="0" w:evenHBand="0" w:firstRowFirstColumn="0" w:firstRowLastColumn="0" w:lastRowFirstColumn="0" w:lastRowLastColumn="0"/>
            <w:tcW w:w="3965" w:type="dxa"/>
            <w:tcPrChange w:id="3090" w:author="김은수" w:date="2026-10-01T01:11:00Z">
              <w:tcPr>
                <w:tcW w:w="3965" w:type="dxa"/>
              </w:tcPr>
            </w:tcPrChange>
          </w:tcPr>
          <w:p w14:paraId="13F022FD" w14:textId="77777777" w:rsidR="00E01536" w:rsidRDefault="00E01536" w:rsidP="00B4488E">
            <w:pPr>
              <w:pStyle w:val="a8"/>
              <w:ind w:leftChars="0" w:left="0"/>
              <w:rPr>
                <w:del w:id="3091" w:author="김은수" w:date="2026-09-30T15:44:00Z" w16du:dateUtc="2026-09-30T06:44:00Z"/>
              </w:rPr>
            </w:pPr>
            <w:del w:id="3092" w:author="김은수" w:date="2026-09-30T15:44:00Z" w16du:dateUtc="2026-09-30T06:44:00Z">
              <w:r>
                <w:delText>PCM1</w:delText>
              </w:r>
            </w:del>
          </w:p>
        </w:tc>
        <w:tc>
          <w:tcPr>
            <w:tcW w:w="3825" w:type="dxa"/>
            <w:tcPrChange w:id="3093" w:author="김은수" w:date="2026-10-01T01:11:00Z">
              <w:tcPr>
                <w:tcW w:w="3825" w:type="dxa"/>
              </w:tcPr>
            </w:tcPrChange>
          </w:tcPr>
          <w:p w14:paraId="7E7AF5CF" w14:textId="77777777" w:rsidR="00E01536" w:rsidRDefault="00E01536" w:rsidP="00B4488E">
            <w:pPr>
              <w:pStyle w:val="a8"/>
              <w:ind w:leftChars="0" w:left="0"/>
              <w:cnfStyle w:val="000000000000" w:firstRow="0" w:lastRow="0" w:firstColumn="0" w:lastColumn="0" w:oddVBand="0" w:evenVBand="0" w:oddHBand="0" w:evenHBand="0" w:firstRowFirstColumn="0" w:firstRowLastColumn="0" w:lastRowFirstColumn="0" w:lastRowLastColumn="0"/>
              <w:rPr>
                <w:del w:id="3094" w:author="김은수" w:date="2026-09-30T15:44:00Z" w16du:dateUtc="2026-09-30T06:44:00Z"/>
              </w:rPr>
            </w:pPr>
            <w:del w:id="3095" w:author="김은수" w:date="2026-09-30T15:44:00Z" w16du:dateUtc="2026-09-30T06:44:00Z">
              <w:r w:rsidRPr="006910DB">
                <w:rPr>
                  <w:rFonts w:cs="굴림" w:hint="eastAsia"/>
                </w:rPr>
                <w:delText>A0</w:delText>
              </w:r>
              <w:r>
                <w:rPr>
                  <w:rFonts w:cs="굴림"/>
                </w:rPr>
                <w:delText>_4</w:delText>
              </w:r>
            </w:del>
          </w:p>
        </w:tc>
      </w:tr>
    </w:tbl>
    <w:p w14:paraId="631B30F9" w14:textId="77777777" w:rsidR="00E01536" w:rsidRPr="00E00010" w:rsidRDefault="00E01536">
      <w:pPr>
        <w:pStyle w:val="a8"/>
        <w:spacing w:after="0" w:line="300" w:lineRule="auto"/>
        <w:rPr>
          <w:del w:id="3096" w:author="김은수" w:date="2026-09-30T15:44:00Z" w16du:dateUtc="2026-09-30T06:44:00Z"/>
          <w:szCs w:val="20"/>
        </w:rPr>
        <w:pPrChange w:id="3097" w:author="김은수" w:date="2026-10-01T03:22:00Z">
          <w:pPr>
            <w:pStyle w:val="a8"/>
            <w:spacing w:after="0"/>
            <w:ind w:leftChars="1180" w:left="2360"/>
          </w:pPr>
        </w:pPrChange>
      </w:pPr>
      <w:del w:id="3098" w:author="김은수" w:date="2026-09-30T15:44:00Z" w16du:dateUtc="2026-09-30T06:44:00Z">
        <w:r>
          <w:rPr>
            <w:rFonts w:hint="eastAsia"/>
          </w:rPr>
          <w:delText>:</w:delText>
        </w:r>
        <w:r>
          <w:delText xml:space="preserve"> PCM, ADC sync </w:delText>
        </w:r>
        <w:r>
          <w:rPr>
            <w:rFonts w:hint="eastAsia"/>
          </w:rPr>
          <w:delText>비활성화</w:delText>
        </w:r>
        <w:r>
          <w:delText xml:space="preserve"> </w:delText>
        </w:r>
      </w:del>
    </w:p>
    <w:p w14:paraId="2532B426" w14:textId="77777777" w:rsidR="00084C76" w:rsidRDefault="00084C76">
      <w:pPr>
        <w:pStyle w:val="TDC40"/>
        <w:keepNext/>
        <w:rPr>
          <w:ins w:id="3099" w:author="김은수" w:date="2026-10-01T12:05:00Z" w16du:dateUtc="2026-10-01T03:05:00Z"/>
        </w:rPr>
        <w:pPrChange w:id="3100" w:author="김은수" w:date="2026-10-01T03:22:00Z">
          <w:pPr>
            <w:pStyle w:val="TDC40"/>
          </w:pPr>
        </w:pPrChange>
      </w:pPr>
      <w:ins w:id="3101" w:author="김은수" w:date="2026-10-01T12:05:00Z" w16du:dateUtc="2026-10-01T03:05:00Z">
        <w:r>
          <w:t>한 맵의 T/C 값과 다른 맵의 계수가 섞이지 않게 갱신 순서를 관리한다.</w:t>
        </w:r>
      </w:ins>
    </w:p>
    <w:p w14:paraId="2535DAAA" w14:textId="77777777" w:rsidR="00084C76" w:rsidRDefault="00084C76">
      <w:pPr>
        <w:pStyle w:val="TDC42"/>
        <w:rPr>
          <w:ins w:id="3102" w:author="김은수" w:date="2026-10-01T12:05:00Z" w16du:dateUtc="2026-10-01T03:05:00Z"/>
        </w:rPr>
      </w:pPr>
      <w:ins w:id="3103" w:author="김은수" w:date="2026-10-01T12:05:00Z" w16du:dateUtc="2026-10-01T03:05:00Z">
        <w:r>
          <w:t xml:space="preserve">표 </w:t>
        </w:r>
        <w:r>
          <w:fldChar w:fldCharType="begin"/>
        </w:r>
        <w:r>
          <w:instrText>SEQ 표 \* ARABIC</w:instrText>
        </w:r>
        <w:r>
          <w:fldChar w:fldCharType="separate"/>
        </w:r>
        <w:r>
          <w:t>24</w:t>
        </w:r>
        <w:r>
          <w:fldChar w:fldCharType="end"/>
        </w:r>
        <w:r>
          <w:t>. 맵 및 볼륨 변경 처리 / 유닛 설계 내용</w:t>
        </w:r>
      </w:ins>
    </w:p>
    <w:tbl>
      <w:tblPr>
        <w:tblStyle w:val="TDC41"/>
        <w:tblW w:w="8816" w:type="dxa"/>
        <w:tblLayout w:type="fixed"/>
        <w:tblLook w:val="04A0" w:firstRow="1" w:lastRow="0" w:firstColumn="1" w:lastColumn="0" w:noHBand="0" w:noVBand="1"/>
        <w:tblPrChange w:id="3104"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3105">
          <w:tblGrid>
            <w:gridCol w:w="360"/>
            <w:gridCol w:w="360"/>
            <w:gridCol w:w="584"/>
            <w:gridCol w:w="7512"/>
          </w:tblGrid>
        </w:tblGridChange>
      </w:tblGrid>
      <w:tr w:rsidR="00084C76" w14:paraId="58FB190C" w14:textId="77777777" w:rsidTr="00A916FC">
        <w:trPr>
          <w:cnfStyle w:val="100000000000" w:firstRow="1" w:lastRow="0" w:firstColumn="0" w:lastColumn="0" w:oddVBand="0" w:evenVBand="0" w:oddHBand="0" w:evenHBand="0" w:firstRowFirstColumn="0" w:firstRowLastColumn="0" w:lastRowFirstColumn="0" w:lastRowLastColumn="0"/>
          <w:cantSplit/>
          <w:tblHeader/>
          <w:ins w:id="3106" w:author="김은수" w:date="2026-10-01T12:05:00Z"/>
          <w:trPrChange w:id="3107"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3108" w:author="김은수" w:date="2026-10-01T03:22:00Z">
              <w:tcPr>
                <w:tcW w:w="1304" w:type="dxa"/>
              </w:tcPr>
            </w:tcPrChange>
          </w:tcPr>
          <w:p w14:paraId="1E1282D4"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3109" w:author="김은수" w:date="2026-10-01T12:05:00Z" w16du:dateUtc="2026-10-01T03:05:00Z"/>
              </w:rPr>
            </w:pPr>
            <w:ins w:id="3110" w:author="김은수" w:date="2026-10-01T12:05:00Z" w16du:dateUtc="2026-10-01T03:05:00Z">
              <w:r>
                <w:t>항목</w:t>
              </w:r>
            </w:ins>
          </w:p>
        </w:tc>
        <w:tc>
          <w:tcPr>
            <w:tcW w:w="7512" w:type="dxa"/>
            <w:tcPrChange w:id="3111" w:author="김은수" w:date="2026-10-01T03:22:00Z">
              <w:tcPr>
                <w:tcW w:w="7512" w:type="dxa"/>
              </w:tcPr>
            </w:tcPrChange>
          </w:tcPr>
          <w:p w14:paraId="4731B50A"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3112" w:author="김은수" w:date="2026-10-01T12:05:00Z" w16du:dateUtc="2026-10-01T03:05:00Z"/>
              </w:rPr>
            </w:pPr>
            <w:ins w:id="3113" w:author="김은수" w:date="2026-10-01T12:05:00Z" w16du:dateUtc="2026-10-01T03:05:00Z">
              <w:r>
                <w:t>설계 내용</w:t>
              </w:r>
            </w:ins>
          </w:p>
        </w:tc>
      </w:tr>
      <w:tr w:rsidR="00084C76" w14:paraId="7ED4541B" w14:textId="77777777" w:rsidTr="00A916FC">
        <w:trPr>
          <w:cantSplit/>
          <w:ins w:id="3114" w:author="김은수" w:date="2026-10-01T12:05:00Z"/>
          <w:trPrChange w:id="3115"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3116" w:author="김은수" w:date="2026-10-01T03:22:00Z">
              <w:tcPr>
                <w:tcW w:w="1304" w:type="dxa"/>
              </w:tcPr>
            </w:tcPrChange>
          </w:tcPr>
          <w:p w14:paraId="33FCC816" w14:textId="77777777" w:rsidR="00084C76" w:rsidRDefault="00084C76">
            <w:pPr>
              <w:pStyle w:val="TDCe"/>
              <w:rPr>
                <w:ins w:id="3117" w:author="김은수" w:date="2026-10-01T12:05:00Z" w16du:dateUtc="2026-10-01T03:05:00Z"/>
              </w:rPr>
            </w:pPr>
            <w:ins w:id="3118" w:author="김은수" w:date="2026-10-01T12:05:00Z" w16du:dateUtc="2026-10-01T03:05:00Z">
              <w:r>
                <w:t>입력</w:t>
              </w:r>
            </w:ins>
          </w:p>
        </w:tc>
        <w:tc>
          <w:tcPr>
            <w:tcW w:w="7512" w:type="dxa"/>
            <w:tcPrChange w:id="3119" w:author="김은수" w:date="2026-10-01T03:22:00Z">
              <w:tcPr>
                <w:tcW w:w="7512" w:type="dxa"/>
              </w:tcPr>
            </w:tcPrChange>
          </w:tcPr>
          <w:p w14:paraId="0394CEF6"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3120" w:author="김은수" w:date="2026-10-01T12:05:00Z" w16du:dateUtc="2026-10-01T03:05:00Z"/>
              </w:rPr>
            </w:pPr>
            <w:ins w:id="3121" w:author="김은수" w:date="2026-10-01T12:05:00Z" w16du:dateUtc="2026-10-01T03:05:00Z">
              <w:r>
                <w:t>맵 변경, 자극 파라미터 계산 완료, 오디오/자극 볼륨 변경 플래그</w:t>
              </w:r>
            </w:ins>
          </w:p>
        </w:tc>
      </w:tr>
      <w:tr w:rsidR="00084C76" w14:paraId="6C2DAB20" w14:textId="77777777" w:rsidTr="00A916FC">
        <w:trPr>
          <w:cantSplit/>
          <w:ins w:id="3122" w:author="김은수" w:date="2026-10-01T12:05:00Z"/>
          <w:trPrChange w:id="3123"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3124" w:author="김은수" w:date="2026-10-01T03:22:00Z">
              <w:tcPr>
                <w:tcW w:w="1304" w:type="dxa"/>
              </w:tcPr>
            </w:tcPrChange>
          </w:tcPr>
          <w:p w14:paraId="32AB9E79" w14:textId="77777777" w:rsidR="00084C76" w:rsidRDefault="00084C76">
            <w:pPr>
              <w:pStyle w:val="TDCe"/>
              <w:rPr>
                <w:ins w:id="3125" w:author="김은수" w:date="2026-10-01T12:05:00Z" w16du:dateUtc="2026-10-01T03:05:00Z"/>
              </w:rPr>
            </w:pPr>
            <w:ins w:id="3126" w:author="김은수" w:date="2026-10-01T12:05:00Z" w16du:dateUtc="2026-10-01T03:05:00Z">
              <w:r>
                <w:t>출력</w:t>
              </w:r>
            </w:ins>
          </w:p>
        </w:tc>
        <w:tc>
          <w:tcPr>
            <w:tcW w:w="7512" w:type="dxa"/>
            <w:tcPrChange w:id="3127" w:author="김은수" w:date="2026-10-01T03:22:00Z">
              <w:tcPr>
                <w:tcW w:w="7512" w:type="dxa"/>
              </w:tcPr>
            </w:tcPrChange>
          </w:tcPr>
          <w:p w14:paraId="7CEB5BCC"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3128" w:author="김은수" w:date="2026-10-01T12:05:00Z" w16du:dateUtc="2026-10-01T03:05:00Z"/>
              </w:rPr>
            </w:pPr>
            <w:ins w:id="3129" w:author="김은수" w:date="2026-10-01T12:05:00Z" w16du:dateUtc="2026-10-01T03:05:00Z">
              <w:r>
                <w:t>새 맵에 대한 신호처리 계수와 완료 상태</w:t>
              </w:r>
            </w:ins>
          </w:p>
        </w:tc>
      </w:tr>
      <w:tr w:rsidR="00084C76" w14:paraId="5AA4A060" w14:textId="77777777" w:rsidTr="00A916FC">
        <w:trPr>
          <w:cantSplit/>
          <w:ins w:id="3130" w:author="김은수" w:date="2026-10-01T12:05:00Z"/>
          <w:trPrChange w:id="3131"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3132" w:author="김은수" w:date="2026-10-01T03:22:00Z">
              <w:tcPr>
                <w:tcW w:w="1304" w:type="dxa"/>
              </w:tcPr>
            </w:tcPrChange>
          </w:tcPr>
          <w:p w14:paraId="2F0ADAF2" w14:textId="77777777" w:rsidR="00084C76" w:rsidRDefault="00084C76">
            <w:pPr>
              <w:pStyle w:val="TDCe"/>
              <w:rPr>
                <w:ins w:id="3133" w:author="김은수" w:date="2026-10-01T12:05:00Z" w16du:dateUtc="2026-10-01T03:05:00Z"/>
              </w:rPr>
            </w:pPr>
            <w:ins w:id="3134" w:author="김은수" w:date="2026-10-01T12:05:00Z" w16du:dateUtc="2026-10-01T03:05:00Z">
              <w:r>
                <w:t>처리</w:t>
              </w:r>
            </w:ins>
          </w:p>
        </w:tc>
        <w:tc>
          <w:tcPr>
            <w:tcW w:w="7512" w:type="dxa"/>
            <w:tcPrChange w:id="3135" w:author="김은수" w:date="2026-10-01T03:22:00Z">
              <w:tcPr>
                <w:tcW w:w="7512" w:type="dxa"/>
              </w:tcPr>
            </w:tcPrChange>
          </w:tcPr>
          <w:p w14:paraId="4E7E342E"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3136" w:author="김은수" w:date="2026-10-01T12:05:00Z" w16du:dateUtc="2026-10-01T03:05:00Z"/>
              </w:rPr>
            </w:pPr>
            <w:ins w:id="3137" w:author="김은수" w:date="2026-10-01T12:05:00Z" w16du:dateUtc="2026-10-01T03:05:00Z">
              <w:r>
                <w:t>맵 데이터를 복사하고 CM3에서 계산한 T/C 값을 읽는다. 자극 볼륨에 따른 C 상한과 비선형 매핑 계수를 갱신한다. 변경 원인에 맞는 처리를 끝낸 후 관련 요청 상태를 정리한다.</w:t>
              </w:r>
            </w:ins>
          </w:p>
        </w:tc>
      </w:tr>
    </w:tbl>
    <w:p w14:paraId="78A970A4" w14:textId="77777777" w:rsidR="00084C76" w:rsidRDefault="00084C76">
      <w:pPr>
        <w:pStyle w:val="TDC40"/>
        <w:spacing w:after="0"/>
        <w:rPr>
          <w:ins w:id="3138" w:author="김은수" w:date="2026-10-01T12:05:00Z" w16du:dateUtc="2026-10-01T03:05:00Z"/>
        </w:rPr>
        <w:pPrChange w:id="3139" w:author="김은수" w:date="2026-10-01T03:22:00Z">
          <w:pPr>
            <w:pStyle w:val="TDC40"/>
          </w:pPr>
        </w:pPrChange>
      </w:pPr>
    </w:p>
    <w:p w14:paraId="175347C1" w14:textId="77777777" w:rsidR="00084C76" w:rsidRDefault="00084C76">
      <w:pPr>
        <w:pStyle w:val="TDC42"/>
        <w:rPr>
          <w:ins w:id="3140" w:author="김은수" w:date="2026-10-01T12:05:00Z" w16du:dateUtc="2026-10-01T03:05:00Z"/>
        </w:rPr>
      </w:pPr>
      <w:ins w:id="3141" w:author="김은수" w:date="2026-10-01T12:05:00Z" w16du:dateUtc="2026-10-01T03:05:00Z">
        <w:r>
          <w:t xml:space="preserve">표 </w:t>
        </w:r>
        <w:r>
          <w:fldChar w:fldCharType="begin"/>
        </w:r>
        <w:r>
          <w:instrText>SEQ 표 \* ARABIC</w:instrText>
        </w:r>
        <w:r>
          <w:fldChar w:fldCharType="separate"/>
        </w:r>
        <w:r>
          <w:t>25</w:t>
        </w:r>
        <w:r>
          <w:fldChar w:fldCharType="end"/>
        </w:r>
        <w:r>
          <w:t>. 맵 및 볼륨 변경 처리 / 구현 조건</w:t>
        </w:r>
      </w:ins>
    </w:p>
    <w:tbl>
      <w:tblPr>
        <w:tblStyle w:val="TDC41"/>
        <w:tblW w:w="8816" w:type="dxa"/>
        <w:tblLayout w:type="fixed"/>
        <w:tblLook w:val="04A0" w:firstRow="1" w:lastRow="0" w:firstColumn="1" w:lastColumn="0" w:noHBand="0" w:noVBand="1"/>
        <w:tblPrChange w:id="3142"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3143">
          <w:tblGrid>
            <w:gridCol w:w="360"/>
            <w:gridCol w:w="360"/>
            <w:gridCol w:w="584"/>
            <w:gridCol w:w="7512"/>
          </w:tblGrid>
        </w:tblGridChange>
      </w:tblGrid>
      <w:tr w:rsidR="00084C76" w14:paraId="44666967" w14:textId="77777777" w:rsidTr="00A916FC">
        <w:trPr>
          <w:cnfStyle w:val="100000000000" w:firstRow="1" w:lastRow="0" w:firstColumn="0" w:lastColumn="0" w:oddVBand="0" w:evenVBand="0" w:oddHBand="0" w:evenHBand="0" w:firstRowFirstColumn="0" w:firstRowLastColumn="0" w:lastRowFirstColumn="0" w:lastRowLastColumn="0"/>
          <w:cantSplit/>
          <w:tblHeader/>
          <w:ins w:id="3144" w:author="김은수" w:date="2026-10-01T12:05:00Z"/>
          <w:trPrChange w:id="3145"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3146" w:author="김은수" w:date="2026-10-01T03:22:00Z">
              <w:tcPr>
                <w:tcW w:w="1304" w:type="dxa"/>
              </w:tcPr>
            </w:tcPrChange>
          </w:tcPr>
          <w:p w14:paraId="70F47A79"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3147" w:author="김은수" w:date="2026-10-01T12:05:00Z" w16du:dateUtc="2026-10-01T03:05:00Z"/>
              </w:rPr>
            </w:pPr>
            <w:ins w:id="3148" w:author="김은수" w:date="2026-10-01T12:05:00Z" w16du:dateUtc="2026-10-01T03:05:00Z">
              <w:r>
                <w:t>구분</w:t>
              </w:r>
            </w:ins>
          </w:p>
        </w:tc>
        <w:tc>
          <w:tcPr>
            <w:tcW w:w="7512" w:type="dxa"/>
            <w:tcPrChange w:id="3149" w:author="김은수" w:date="2026-10-01T03:22:00Z">
              <w:tcPr>
                <w:tcW w:w="7512" w:type="dxa"/>
              </w:tcPr>
            </w:tcPrChange>
          </w:tcPr>
          <w:p w14:paraId="6E0B591C"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3150" w:author="김은수" w:date="2026-10-01T12:05:00Z" w16du:dateUtc="2026-10-01T03:05:00Z"/>
              </w:rPr>
            </w:pPr>
            <w:ins w:id="3151" w:author="김은수" w:date="2026-10-01T12:05:00Z" w16du:dateUtc="2026-10-01T03:05:00Z">
              <w:r>
                <w:t>구현 조건</w:t>
              </w:r>
            </w:ins>
          </w:p>
        </w:tc>
      </w:tr>
      <w:tr w:rsidR="00084C76" w14:paraId="2119F943" w14:textId="77777777" w:rsidTr="00A916FC">
        <w:trPr>
          <w:cantSplit/>
          <w:ins w:id="3152" w:author="김은수" w:date="2026-10-01T12:05:00Z"/>
          <w:trPrChange w:id="3153"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3154" w:author="김은수" w:date="2026-10-01T03:22:00Z">
              <w:tcPr>
                <w:tcW w:w="1304" w:type="dxa"/>
              </w:tcPr>
            </w:tcPrChange>
          </w:tcPr>
          <w:p w14:paraId="27E6735B" w14:textId="77777777" w:rsidR="00084C76" w:rsidRDefault="00084C76">
            <w:pPr>
              <w:pStyle w:val="TDCe"/>
              <w:rPr>
                <w:ins w:id="3155" w:author="김은수" w:date="2026-10-01T12:05:00Z" w16du:dateUtc="2026-10-01T03:05:00Z"/>
              </w:rPr>
            </w:pPr>
            <w:ins w:id="3156" w:author="김은수" w:date="2026-10-01T12:05:00Z" w16du:dateUtc="2026-10-01T03:05:00Z">
              <w:r>
                <w:t>관련 함수</w:t>
              </w:r>
            </w:ins>
          </w:p>
        </w:tc>
        <w:tc>
          <w:tcPr>
            <w:tcW w:w="7512" w:type="dxa"/>
            <w:tcPrChange w:id="3157" w:author="김은수" w:date="2026-10-01T03:22:00Z">
              <w:tcPr>
                <w:tcW w:w="7512" w:type="dxa"/>
              </w:tcPr>
            </w:tcPrChange>
          </w:tcPr>
          <w:p w14:paraId="4EE422DB" w14:textId="77777777" w:rsidR="00084C76" w:rsidRPr="00E00010" w:rsidRDefault="00084C76">
            <w:pPr>
              <w:pStyle w:val="TDCf"/>
              <w:cnfStyle w:val="000000000000" w:firstRow="0" w:lastRow="0" w:firstColumn="0" w:lastColumn="0" w:oddVBand="0" w:evenVBand="0" w:oddHBand="0" w:evenHBand="0" w:firstRowFirstColumn="0" w:firstRowLastColumn="0" w:lastRowFirstColumn="0" w:lastRowLastColumn="0"/>
              <w:rPr>
                <w:ins w:id="3158" w:author="김은수" w:date="2026-10-01T12:05:00Z" w16du:dateUtc="2026-10-01T03:05:00Z"/>
                <w:lang w:val="en-US"/>
                <w:rPrChange w:id="3159" w:author="김은수" w:date="2026-10-01T13:47:00Z" w16du:dateUtc="2026-10-01T04:47:00Z">
                  <w:rPr>
                    <w:ins w:id="3160" w:author="김은수" w:date="2026-10-01T12:05:00Z" w16du:dateUtc="2026-10-01T03:05:00Z"/>
                  </w:rPr>
                </w:rPrChange>
              </w:rPr>
            </w:pPr>
            <w:ins w:id="3161" w:author="김은수" w:date="2026-10-01T12:05:00Z" w16du:dateUtc="2026-10-01T03:05:00Z">
              <w:r w:rsidRPr="00E00010">
                <w:rPr>
                  <w:lang w:val="en-US"/>
                  <w:rPrChange w:id="3162" w:author="김은수" w:date="2026-10-01T13:47:00Z" w16du:dateUtc="2026-10-01T04:47:00Z">
                    <w:rPr/>
                  </w:rPrChange>
                </w:rPr>
                <w:t>Normal_PowerMode_event_mapChange, Normal_PowerMode_event_audioParameterCalculation, Normal_PowerMode_event_stimulationVolumeChange, Normal_PowerMode_event_both_stimulation_audio_volumeChange</w:t>
              </w:r>
            </w:ins>
          </w:p>
        </w:tc>
      </w:tr>
      <w:tr w:rsidR="00084C76" w14:paraId="74AE45D1" w14:textId="77777777" w:rsidTr="00A916FC">
        <w:trPr>
          <w:cantSplit/>
          <w:ins w:id="3163" w:author="김은수" w:date="2026-10-01T12:05:00Z"/>
          <w:trPrChange w:id="3164"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3165" w:author="김은수" w:date="2026-10-01T03:22:00Z">
              <w:tcPr>
                <w:tcW w:w="1304" w:type="dxa"/>
              </w:tcPr>
            </w:tcPrChange>
          </w:tcPr>
          <w:p w14:paraId="7C7C40AD" w14:textId="77777777" w:rsidR="00084C76" w:rsidRDefault="00084C76">
            <w:pPr>
              <w:pStyle w:val="TDCe"/>
              <w:rPr>
                <w:ins w:id="3166" w:author="김은수" w:date="2026-10-01T12:05:00Z" w16du:dateUtc="2026-10-01T03:05:00Z"/>
              </w:rPr>
            </w:pPr>
            <w:ins w:id="3167" w:author="김은수" w:date="2026-10-01T12:05:00Z" w16du:dateUtc="2026-10-01T03:05:00Z">
              <w:r>
                <w:t>동작 조건</w:t>
              </w:r>
            </w:ins>
          </w:p>
        </w:tc>
        <w:tc>
          <w:tcPr>
            <w:tcW w:w="7512" w:type="dxa"/>
            <w:tcPrChange w:id="3168" w:author="김은수" w:date="2026-10-01T03:22:00Z">
              <w:tcPr>
                <w:tcW w:w="7512" w:type="dxa"/>
              </w:tcPr>
            </w:tcPrChange>
          </w:tcPr>
          <w:p w14:paraId="45CA15AC"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3169" w:author="김은수" w:date="2026-10-01T12:05:00Z" w16du:dateUtc="2026-10-01T03:05:00Z"/>
              </w:rPr>
            </w:pPr>
            <w:ins w:id="3170" w:author="김은수" w:date="2026-10-01T12:05:00Z" w16du:dateUtc="2026-10-01T03:05:00Z">
              <w:r>
                <w:t>C 상한이 바뀐 뒤 A/B 계수가 갱신되고 완료 상태가 갱신되어야 한다. 오디오 볼륨용 계수 갱신 경로도 구분되어야 한다.</w:t>
              </w:r>
            </w:ins>
          </w:p>
        </w:tc>
      </w:tr>
      <w:tr w:rsidR="00084C76" w14:paraId="41EEE621" w14:textId="77777777" w:rsidTr="00A916FC">
        <w:trPr>
          <w:cantSplit/>
          <w:ins w:id="3171" w:author="김은수" w:date="2026-10-01T12:05:00Z"/>
          <w:trPrChange w:id="3172"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3173" w:author="김은수" w:date="2026-10-01T03:22:00Z">
              <w:tcPr>
                <w:tcW w:w="1304" w:type="dxa"/>
              </w:tcPr>
            </w:tcPrChange>
          </w:tcPr>
          <w:p w14:paraId="5CB95710" w14:textId="77777777" w:rsidR="00084C76" w:rsidRDefault="00084C76">
            <w:pPr>
              <w:pStyle w:val="TDCe"/>
              <w:rPr>
                <w:ins w:id="3174" w:author="김은수" w:date="2026-10-01T12:05:00Z" w16du:dateUtc="2026-10-01T03:05:00Z"/>
              </w:rPr>
            </w:pPr>
            <w:ins w:id="3175" w:author="김은수" w:date="2026-10-01T12:05:00Z" w16du:dateUtc="2026-10-01T03:05:00Z">
              <w:r>
                <w:t>필수 데이터/상수</w:t>
              </w:r>
            </w:ins>
          </w:p>
        </w:tc>
        <w:tc>
          <w:tcPr>
            <w:tcW w:w="7512" w:type="dxa"/>
            <w:tcPrChange w:id="3176" w:author="김은수" w:date="2026-10-01T03:22:00Z">
              <w:tcPr>
                <w:tcW w:w="7512" w:type="dxa"/>
              </w:tcPr>
            </w:tcPrChange>
          </w:tcPr>
          <w:p w14:paraId="4D4DEFA2"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3177" w:author="김은수" w:date="2026-10-01T12:05:00Z" w16du:dateUtc="2026-10-01T03:05:00Z"/>
              </w:rPr>
            </w:pPr>
            <w:ins w:id="3178" w:author="김은수" w:date="2026-10-01T12:05:00Z" w16du:dateUtc="2026-10-01T03:05:00Z">
              <w:r>
                <w:t>mapChangeFlag.cm3Command_mapChange는 CM3의 변경 요청이다. CFX는 반영 후 cfx_Reloaded_MapdataFlag를 1로 설정하고 요청을 0으로 해제한다.</w:t>
              </w:r>
            </w:ins>
          </w:p>
        </w:tc>
      </w:tr>
    </w:tbl>
    <w:p w14:paraId="04FF5662" w14:textId="77777777" w:rsidR="00084C76" w:rsidRDefault="00084C76">
      <w:pPr>
        <w:pStyle w:val="TDC40"/>
        <w:spacing w:after="0"/>
        <w:rPr>
          <w:ins w:id="3179" w:author="김은수" w:date="2026-10-01T12:05:00Z" w16du:dateUtc="2026-10-01T03:05:00Z"/>
        </w:rPr>
        <w:pPrChange w:id="3180" w:author="김은수" w:date="2026-10-01T03:22:00Z">
          <w:pPr>
            <w:pStyle w:val="TDC40"/>
          </w:pPr>
        </w:pPrChange>
      </w:pPr>
    </w:p>
    <w:p w14:paraId="52A1B1A3" w14:textId="77777777" w:rsidR="001D1C2F" w:rsidRDefault="00084C76">
      <w:pPr>
        <w:pStyle w:val="TDC40"/>
        <w:rPr>
          <w:ins w:id="3181" w:author="김은수" w:date="2026-10-01T11:11:00Z" w16du:dateUtc="2026-10-01T02:11:00Z"/>
        </w:rPr>
      </w:pPr>
      <w:ins w:id="3182" w:author="김은수" w:date="2026-10-01T12:05:00Z" w16du:dateUtc="2026-10-01T03:05:00Z">
        <w:r>
          <w:t xml:space="preserve"> </w:t>
        </w:r>
      </w:ins>
    </w:p>
    <w:p w14:paraId="2028915C" w14:textId="77777777" w:rsidR="00697371" w:rsidRPr="00E00010" w:rsidRDefault="00220104">
      <w:pPr>
        <w:pStyle w:val="TDC43"/>
        <w:rPr>
          <w:ins w:id="3183" w:author="김은수" w:date="2026-09-30T15:44:00Z" w16du:dateUtc="2026-09-30T06:44:00Z"/>
        </w:rPr>
        <w:pPrChange w:id="3184" w:author="김은수" w:date="2026-10-01T01:11:00Z">
          <w:pPr>
            <w:keepLines/>
            <w:widowControl/>
            <w:snapToGrid w:val="0"/>
            <w:spacing w:after="180" w:line="300" w:lineRule="auto"/>
            <w:ind w:left="1245"/>
            <w:jc w:val="left"/>
          </w:pPr>
        </w:pPrChange>
      </w:pPr>
      <w:ins w:id="3185" w:author="김은수" w:date="2026-09-30T15:44:00Z" w16du:dateUtc="2026-09-30T06:44:00Z">
        <w:r>
          <w:rPr>
            <w:b/>
            <w:bCs/>
            <w:rPrChange w:id="3186" w:author="김은수" w:date="2026-10-01T01:11:00Z">
              <w:rPr>
                <w:b/>
                <w:bCs/>
                <w:sz w:val="22"/>
              </w:rPr>
            </w:rPrChange>
          </w:rPr>
          <w:t xml:space="preserve">흐름 참고 : </w:t>
        </w:r>
        <w:r>
          <w:rPr>
            <w:rPrChange w:id="3187" w:author="김은수" w:date="2026-10-01T01:11:00Z">
              <w:rPr>
                <w:sz w:val="22"/>
              </w:rPr>
            </w:rPrChange>
          </w:rPr>
          <w:t>맵 복사는 일반 맵과 매핑 Live 경로를 구분한다. 각 완료 플래그는 처리한 쪽에서 해제한다.</w:t>
        </w:r>
      </w:ins>
    </w:p>
    <w:p w14:paraId="4F5D336A" w14:textId="77777777" w:rsidR="00BA1805" w:rsidRPr="00E00010" w:rsidRDefault="00BA1805">
      <w:pPr>
        <w:pStyle w:val="TDC44"/>
        <w:pageBreakBefore/>
        <w:rPr>
          <w:ins w:id="3188" w:author="김은수" w:date="2026-09-30T15:44:00Z" w16du:dateUtc="2026-09-30T06:44:00Z"/>
        </w:rPr>
        <w:pPrChange w:id="3189" w:author="김은수" w:date="2026-10-01T01:11:00Z">
          <w:pPr>
            <w:keepNext/>
            <w:keepLines/>
            <w:pageBreakBefore/>
            <w:widowControl/>
            <w:snapToGrid w:val="0"/>
            <w:spacing w:after="100" w:line="240" w:lineRule="auto"/>
            <w:jc w:val="center"/>
          </w:pPr>
        </w:pPrChange>
      </w:pPr>
      <w:ins w:id="3190" w:author="김은수" w:date="2026-09-30T15:44:00Z" w16du:dateUtc="2026-09-30T06:44:00Z">
        <w:r w:rsidRPr="00E00010">
          <w:rPr>
            <w:noProof/>
          </w:rPr>
          <w:lastRenderedPageBreak/>
          <w:drawing>
            <wp:inline distT="0" distB="0" distL="0" distR="0" wp14:anchorId="3E4EBC4E" wp14:editId="0010EAF7">
              <wp:extent cx="4320000" cy="4873500"/>
              <wp:effectExtent l="0" t="0" r="0" b="0"/>
              <wp:docPr id="1001" name="Flow CFX-011" descr="SU-ID-CFX-011 맵 및 볼륨 변경 처리 설계 순서도">
                <a:extLst xmlns:a="http://schemas.openxmlformats.org/drawingml/2006/main">
                  <a:ext uri="{FF2B5EF4-FFF2-40B4-BE49-F238E27FC236}">
                    <a16:creationId xmlns:a16="http://schemas.microsoft.com/office/drawing/2014/main" id="{E8B69799-F488-0C76-6806-D41022ABA04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그림 256" descr="스크린샷, 어둠, 블랙, 밤이(가) 표시된 사진&#10;&#10;자동 생성된 설명">
                        <a:extLst>
                          <a:ext uri="{FF2B5EF4-FFF2-40B4-BE49-F238E27FC236}">
                            <a16:creationId xmlns:a16="http://schemas.microsoft.com/office/drawing/2014/main" id="{E8B69799-F488-0C76-6806-D41022ABA043}"/>
                          </a:ext>
                        </a:extLst>
                      </pic:cNvPr>
                      <pic:cNvPicPr>
                        <a:picLocks noChangeAspect="1"/>
                      </pic:cNvPicPr>
                    </pic:nvPicPr>
                    <pic:blipFill>
                      <a:blip r:embed="rId23"/>
                      <a:stretch>
                        <a:fillRect/>
                      </a:stretch>
                    </pic:blipFill>
                    <pic:spPr>
                      <a:xfrm>
                        <a:off x="0" y="0"/>
                        <a:ext cx="4320000" cy="4873500"/>
                      </a:xfrm>
                      <a:prstGeom prst="rect">
                        <a:avLst/>
                      </a:prstGeom>
                    </pic:spPr>
                  </pic:pic>
                </a:graphicData>
              </a:graphic>
            </wp:inline>
          </w:drawing>
        </w:r>
      </w:ins>
    </w:p>
    <w:p w14:paraId="458A3DCD" w14:textId="77777777" w:rsidR="00697371" w:rsidRPr="00E00010" w:rsidRDefault="00220104">
      <w:pPr>
        <w:pStyle w:val="TDC45"/>
        <w:rPr>
          <w:ins w:id="3191" w:author="김은수" w:date="2026-09-30T15:44:00Z" w16du:dateUtc="2026-09-30T06:44:00Z"/>
        </w:rPr>
        <w:pPrChange w:id="3192" w:author="김은수" w:date="2026-10-01T01:11:00Z">
          <w:pPr>
            <w:keepLines/>
            <w:widowControl/>
            <w:snapToGrid w:val="0"/>
            <w:spacing w:after="180" w:line="276" w:lineRule="auto"/>
            <w:jc w:val="center"/>
          </w:pPr>
        </w:pPrChange>
      </w:pPr>
      <w:ins w:id="3193" w:author="김은수" w:date="2026-09-30T15:44:00Z" w16du:dateUtc="2026-09-30T06:44:00Z">
        <w:r w:rsidRPr="001D1C2F">
          <w:t>그림 7. SU-ID-CFX-011 맵 및 볼륨 변경 처리 순서도</w:t>
        </w:r>
      </w:ins>
    </w:p>
    <w:p w14:paraId="6371C892" w14:textId="77777777" w:rsidR="000C626C" w:rsidRDefault="000C626C">
      <w:pPr>
        <w:pStyle w:val="TDC40"/>
        <w:rPr>
          <w:ins w:id="3194" w:author="김은수" w:date="2026-10-01T05:08:00Z"/>
        </w:rPr>
      </w:pPr>
    </w:p>
    <w:p w14:paraId="1F2886D9" w14:textId="77777777" w:rsidR="00697371" w:rsidRDefault="00220104">
      <w:pPr>
        <w:pStyle w:val="TDC4"/>
        <w:pPrChange w:id="3195" w:author="김은수" w:date="2026-09-30T15:44:00Z" w16du:dateUtc="2026-09-30T06:44:00Z">
          <w:pPr>
            <w:pStyle w:val="4"/>
            <w:numPr>
              <w:ilvl w:val="3"/>
              <w:numId w:val="7"/>
            </w:numPr>
            <w:tabs>
              <w:tab w:val="num" w:pos="1134"/>
              <w:tab w:val="num" w:pos="1245"/>
            </w:tabs>
            <w:spacing w:before="240" w:after="0"/>
            <w:ind w:left="1200" w:hanging="400"/>
          </w:pPr>
        </w:pPrChange>
      </w:pPr>
      <w:r>
        <w:t xml:space="preserve">SU-ID-CFX-012, </w:t>
      </w:r>
      <w:del w:id="3196" w:author="김은수" w:date="2026-09-30T15:44:00Z" w16du:dateUtc="2026-09-30T06:44:00Z">
        <w:r w:rsidR="00E01536">
          <w:rPr>
            <w:rFonts w:hint="eastAsia"/>
          </w:rPr>
          <w:delText>A</w:delText>
        </w:r>
        <w:r w:rsidR="00E01536">
          <w:delText xml:space="preserve">udio Mux </w:delText>
        </w:r>
        <w:r w:rsidR="00E01536">
          <w:rPr>
            <w:rFonts w:hint="eastAsia"/>
          </w:rPr>
          <w:delText>설정</w:delText>
        </w:r>
      </w:del>
      <w:ins w:id="3197" w:author="김은수" w:date="2026-09-30T15:44:00Z" w16du:dateUtc="2026-09-30T06:44:00Z">
        <w:r>
          <w:t>공유 맵 데이터 복사</w:t>
        </w:r>
      </w:ins>
    </w:p>
    <w:p w14:paraId="70C9E555" w14:textId="77777777" w:rsidR="00084C76" w:rsidRDefault="00084C76">
      <w:pPr>
        <w:pStyle w:val="TDC40"/>
        <w:keepNext/>
        <w:rPr>
          <w:ins w:id="3198" w:author="김은수" w:date="2026-10-01T12:05:00Z" w16du:dateUtc="2026-10-01T03:05:00Z"/>
        </w:rPr>
        <w:pPrChange w:id="3199" w:author="김은수" w:date="2026-10-01T03:22:00Z">
          <w:pPr>
            <w:pStyle w:val="TDC40"/>
          </w:pPr>
        </w:pPrChange>
      </w:pPr>
      <w:ins w:id="3200" w:author="김은수" w:date="2026-10-01T12:05:00Z" w16du:dateUtc="2026-10-01T03:05:00Z">
        <w:r>
          <w:t>CM3에서 준비한 맵을 신호처리 루프가 사용할 로컬 자료로 가져온다.</w:t>
        </w:r>
      </w:ins>
    </w:p>
    <w:p w14:paraId="0C6FD80E" w14:textId="77777777" w:rsidR="00084C76" w:rsidRDefault="00084C76">
      <w:pPr>
        <w:pStyle w:val="TDC42"/>
        <w:rPr>
          <w:ins w:id="3201" w:author="김은수" w:date="2026-10-01T12:05:00Z" w16du:dateUtc="2026-10-01T03:05:00Z"/>
        </w:rPr>
      </w:pPr>
      <w:ins w:id="3202" w:author="김은수" w:date="2026-10-01T12:05:00Z" w16du:dateUtc="2026-10-01T03:05:00Z">
        <w:r>
          <w:t xml:space="preserve">표 </w:t>
        </w:r>
        <w:r>
          <w:fldChar w:fldCharType="begin"/>
        </w:r>
        <w:r>
          <w:instrText>SEQ 표 \* ARABIC</w:instrText>
        </w:r>
        <w:r>
          <w:fldChar w:fldCharType="separate"/>
        </w:r>
        <w:r>
          <w:t>26</w:t>
        </w:r>
        <w:r>
          <w:fldChar w:fldCharType="end"/>
        </w:r>
        <w:r>
          <w:t>. 공유 맵 데이터 복사 / 유닛 설계 내용</w:t>
        </w:r>
      </w:ins>
    </w:p>
    <w:tbl>
      <w:tblPr>
        <w:tblStyle w:val="TDC41"/>
        <w:tblW w:w="8816" w:type="dxa"/>
        <w:tblLayout w:type="fixed"/>
        <w:tblLook w:val="04A0" w:firstRow="1" w:lastRow="0" w:firstColumn="1" w:lastColumn="0" w:noHBand="0" w:noVBand="1"/>
        <w:tblPrChange w:id="3203"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3204">
          <w:tblGrid>
            <w:gridCol w:w="360"/>
            <w:gridCol w:w="360"/>
            <w:gridCol w:w="584"/>
            <w:gridCol w:w="7512"/>
          </w:tblGrid>
        </w:tblGridChange>
      </w:tblGrid>
      <w:tr w:rsidR="00084C76" w14:paraId="624E9849" w14:textId="77777777" w:rsidTr="009972E3">
        <w:trPr>
          <w:cnfStyle w:val="100000000000" w:firstRow="1" w:lastRow="0" w:firstColumn="0" w:lastColumn="0" w:oddVBand="0" w:evenVBand="0" w:oddHBand="0" w:evenHBand="0" w:firstRowFirstColumn="0" w:firstRowLastColumn="0" w:lastRowFirstColumn="0" w:lastRowLastColumn="0"/>
          <w:cantSplit/>
          <w:tblHeader/>
          <w:ins w:id="3205" w:author="김은수" w:date="2026-10-01T12:05:00Z"/>
          <w:trPrChange w:id="3206"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3207" w:author="김은수" w:date="2026-10-01T03:22:00Z">
              <w:tcPr>
                <w:tcW w:w="1304" w:type="dxa"/>
              </w:tcPr>
            </w:tcPrChange>
          </w:tcPr>
          <w:p w14:paraId="39C05366"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3208" w:author="김은수" w:date="2026-10-01T12:05:00Z" w16du:dateUtc="2026-10-01T03:05:00Z"/>
              </w:rPr>
            </w:pPr>
            <w:ins w:id="3209" w:author="김은수" w:date="2026-10-01T12:05:00Z" w16du:dateUtc="2026-10-01T03:05:00Z">
              <w:r>
                <w:t>항목</w:t>
              </w:r>
            </w:ins>
          </w:p>
        </w:tc>
        <w:tc>
          <w:tcPr>
            <w:tcW w:w="7512" w:type="dxa"/>
            <w:tcPrChange w:id="3210" w:author="김은수" w:date="2026-10-01T03:22:00Z">
              <w:tcPr>
                <w:tcW w:w="7512" w:type="dxa"/>
              </w:tcPr>
            </w:tcPrChange>
          </w:tcPr>
          <w:p w14:paraId="224C4061"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3211" w:author="김은수" w:date="2026-10-01T12:05:00Z" w16du:dateUtc="2026-10-01T03:05:00Z"/>
              </w:rPr>
            </w:pPr>
            <w:ins w:id="3212" w:author="김은수" w:date="2026-10-01T12:05:00Z" w16du:dateUtc="2026-10-01T03:05:00Z">
              <w:r>
                <w:t>설계 내용</w:t>
              </w:r>
            </w:ins>
          </w:p>
        </w:tc>
      </w:tr>
      <w:tr w:rsidR="00084C76" w14:paraId="2FACEDDE" w14:textId="77777777" w:rsidTr="009972E3">
        <w:trPr>
          <w:cantSplit/>
          <w:ins w:id="3213" w:author="김은수" w:date="2026-10-01T12:05:00Z"/>
          <w:trPrChange w:id="3214"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3215" w:author="김은수" w:date="2026-10-01T03:22:00Z">
              <w:tcPr>
                <w:tcW w:w="1304" w:type="dxa"/>
              </w:tcPr>
            </w:tcPrChange>
          </w:tcPr>
          <w:p w14:paraId="7C351A8F" w14:textId="77777777" w:rsidR="00084C76" w:rsidRDefault="00084C76">
            <w:pPr>
              <w:pStyle w:val="TDCe"/>
              <w:rPr>
                <w:ins w:id="3216" w:author="김은수" w:date="2026-10-01T12:05:00Z" w16du:dateUtc="2026-10-01T03:05:00Z"/>
              </w:rPr>
            </w:pPr>
            <w:ins w:id="3217" w:author="김은수" w:date="2026-10-01T12:05:00Z" w16du:dateUtc="2026-10-01T03:05:00Z">
              <w:r>
                <w:t>입력</w:t>
              </w:r>
            </w:ins>
          </w:p>
        </w:tc>
        <w:tc>
          <w:tcPr>
            <w:tcW w:w="7512" w:type="dxa"/>
            <w:tcPrChange w:id="3218" w:author="김은수" w:date="2026-10-01T03:22:00Z">
              <w:tcPr>
                <w:tcW w:w="7512" w:type="dxa"/>
              </w:tcPr>
            </w:tcPrChange>
          </w:tcPr>
          <w:p w14:paraId="1C48CB53"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3219" w:author="김은수" w:date="2026-10-01T12:05:00Z" w16du:dateUtc="2026-10-01T03:05:00Z"/>
              </w:rPr>
            </w:pPr>
            <w:ins w:id="3220" w:author="김은수" w:date="2026-10-01T12:05:00Z" w16du:dateUtc="2026-10-01T03:05:00Z">
              <w:r>
                <w:t>CM3 공유 맵 데이터</w:t>
              </w:r>
            </w:ins>
          </w:p>
        </w:tc>
      </w:tr>
      <w:tr w:rsidR="00084C76" w14:paraId="1B056F2A" w14:textId="77777777" w:rsidTr="009972E3">
        <w:trPr>
          <w:cantSplit/>
          <w:ins w:id="3221" w:author="김은수" w:date="2026-10-01T12:05:00Z"/>
          <w:trPrChange w:id="3222"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3223" w:author="김은수" w:date="2026-10-01T03:22:00Z">
              <w:tcPr>
                <w:tcW w:w="1304" w:type="dxa"/>
              </w:tcPr>
            </w:tcPrChange>
          </w:tcPr>
          <w:p w14:paraId="182E38C4" w14:textId="77777777" w:rsidR="00084C76" w:rsidRDefault="00084C76">
            <w:pPr>
              <w:pStyle w:val="TDCe"/>
              <w:rPr>
                <w:ins w:id="3224" w:author="김은수" w:date="2026-10-01T12:05:00Z" w16du:dateUtc="2026-10-01T03:05:00Z"/>
              </w:rPr>
            </w:pPr>
            <w:ins w:id="3225" w:author="김은수" w:date="2026-10-01T12:05:00Z" w16du:dateUtc="2026-10-01T03:05:00Z">
              <w:r>
                <w:t>출력</w:t>
              </w:r>
            </w:ins>
          </w:p>
        </w:tc>
        <w:tc>
          <w:tcPr>
            <w:tcW w:w="7512" w:type="dxa"/>
            <w:tcPrChange w:id="3226" w:author="김은수" w:date="2026-10-01T03:22:00Z">
              <w:tcPr>
                <w:tcW w:w="7512" w:type="dxa"/>
              </w:tcPr>
            </w:tcPrChange>
          </w:tcPr>
          <w:p w14:paraId="404465E2"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3227" w:author="김은수" w:date="2026-10-01T12:05:00Z" w16du:dateUtc="2026-10-01T03:05:00Z"/>
              </w:rPr>
            </w:pPr>
            <w:ins w:id="3228" w:author="김은수" w:date="2026-10-01T12:05:00Z" w16du:dateUtc="2026-10-01T03:05:00Z">
              <w:r>
                <w:t>CFX 로컬 맵 데이터</w:t>
              </w:r>
            </w:ins>
          </w:p>
        </w:tc>
      </w:tr>
      <w:tr w:rsidR="00084C76" w14:paraId="73A59122" w14:textId="77777777" w:rsidTr="009972E3">
        <w:trPr>
          <w:cantSplit/>
          <w:ins w:id="3229" w:author="김은수" w:date="2026-10-01T12:05:00Z"/>
          <w:trPrChange w:id="3230"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3231" w:author="김은수" w:date="2026-10-01T03:22:00Z">
              <w:tcPr>
                <w:tcW w:w="1304" w:type="dxa"/>
              </w:tcPr>
            </w:tcPrChange>
          </w:tcPr>
          <w:p w14:paraId="3A864C7D" w14:textId="77777777" w:rsidR="00084C76" w:rsidRDefault="00084C76">
            <w:pPr>
              <w:pStyle w:val="TDCe"/>
              <w:rPr>
                <w:ins w:id="3232" w:author="김은수" w:date="2026-10-01T12:05:00Z" w16du:dateUtc="2026-10-01T03:05:00Z"/>
              </w:rPr>
            </w:pPr>
            <w:ins w:id="3233" w:author="김은수" w:date="2026-10-01T12:05:00Z" w16du:dateUtc="2026-10-01T03:05:00Z">
              <w:r>
                <w:lastRenderedPageBreak/>
                <w:t>처리</w:t>
              </w:r>
            </w:ins>
          </w:p>
        </w:tc>
        <w:tc>
          <w:tcPr>
            <w:tcW w:w="7512" w:type="dxa"/>
            <w:tcPrChange w:id="3234" w:author="김은수" w:date="2026-10-01T03:22:00Z">
              <w:tcPr>
                <w:tcW w:w="7512" w:type="dxa"/>
              </w:tcPr>
            </w:tcPrChange>
          </w:tcPr>
          <w:p w14:paraId="4D313405"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3235" w:author="김은수" w:date="2026-10-01T12:05:00Z" w16du:dateUtc="2026-10-01T03:05:00Z"/>
              </w:rPr>
            </w:pPr>
            <w:ins w:id="3236" w:author="김은수" w:date="2026-10-01T12:05:00Z" w16du:dateUtc="2026-10-01T03:05:00Z">
              <w:r>
                <w:t>맵 필드와 채널별 파라미터를 지정된 로컬 버퍼에 복사한다. 날짜를 제외하는 복사 함수와 전체 복사 함수를 구분한다. 저장장치 읽기는 CM3가 담당하며 본 유닛은 공유 메모리 복사만 담당한다.</w:t>
              </w:r>
            </w:ins>
          </w:p>
        </w:tc>
      </w:tr>
    </w:tbl>
    <w:p w14:paraId="31BDC614" w14:textId="77777777" w:rsidR="00084C76" w:rsidRDefault="00084C76">
      <w:pPr>
        <w:pStyle w:val="TDC40"/>
        <w:spacing w:after="0"/>
        <w:rPr>
          <w:ins w:id="3237" w:author="김은수" w:date="2026-10-01T12:05:00Z" w16du:dateUtc="2026-10-01T03:05:00Z"/>
        </w:rPr>
        <w:pPrChange w:id="3238" w:author="김은수" w:date="2026-10-01T03:22:00Z">
          <w:pPr>
            <w:pStyle w:val="TDC40"/>
          </w:pPr>
        </w:pPrChange>
      </w:pPr>
    </w:p>
    <w:p w14:paraId="5864C980" w14:textId="77777777" w:rsidR="00084C76" w:rsidRDefault="00084C76">
      <w:pPr>
        <w:pStyle w:val="TDC42"/>
        <w:rPr>
          <w:ins w:id="3239" w:author="김은수" w:date="2026-10-01T12:05:00Z" w16du:dateUtc="2026-10-01T03:05:00Z"/>
        </w:rPr>
      </w:pPr>
      <w:ins w:id="3240" w:author="김은수" w:date="2026-10-01T12:05:00Z" w16du:dateUtc="2026-10-01T03:05:00Z">
        <w:r>
          <w:t xml:space="preserve">표 </w:t>
        </w:r>
        <w:r>
          <w:fldChar w:fldCharType="begin"/>
        </w:r>
        <w:r>
          <w:instrText>SEQ 표 \* ARABIC</w:instrText>
        </w:r>
        <w:r>
          <w:fldChar w:fldCharType="separate"/>
        </w:r>
        <w:r>
          <w:t>27</w:t>
        </w:r>
        <w:r>
          <w:fldChar w:fldCharType="end"/>
        </w:r>
        <w:r>
          <w:t>. 공유 맵 데이터 복사 / 구현 조건</w:t>
        </w:r>
      </w:ins>
    </w:p>
    <w:tbl>
      <w:tblPr>
        <w:tblStyle w:val="TDC41"/>
        <w:tblW w:w="8816" w:type="dxa"/>
        <w:tblLayout w:type="fixed"/>
        <w:tblLook w:val="04A0" w:firstRow="1" w:lastRow="0" w:firstColumn="1" w:lastColumn="0" w:noHBand="0" w:noVBand="1"/>
        <w:tblPrChange w:id="3241"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3242">
          <w:tblGrid>
            <w:gridCol w:w="360"/>
            <w:gridCol w:w="360"/>
            <w:gridCol w:w="584"/>
            <w:gridCol w:w="7512"/>
          </w:tblGrid>
        </w:tblGridChange>
      </w:tblGrid>
      <w:tr w:rsidR="00084C76" w14:paraId="147D3D9E" w14:textId="77777777" w:rsidTr="009972E3">
        <w:trPr>
          <w:cnfStyle w:val="100000000000" w:firstRow="1" w:lastRow="0" w:firstColumn="0" w:lastColumn="0" w:oddVBand="0" w:evenVBand="0" w:oddHBand="0" w:evenHBand="0" w:firstRowFirstColumn="0" w:firstRowLastColumn="0" w:lastRowFirstColumn="0" w:lastRowLastColumn="0"/>
          <w:cantSplit/>
          <w:tblHeader/>
          <w:ins w:id="3243" w:author="김은수" w:date="2026-10-01T12:05:00Z"/>
          <w:trPrChange w:id="3244"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3245" w:author="김은수" w:date="2026-10-01T03:22:00Z">
              <w:tcPr>
                <w:tcW w:w="1304" w:type="dxa"/>
              </w:tcPr>
            </w:tcPrChange>
          </w:tcPr>
          <w:p w14:paraId="2D932458"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3246" w:author="김은수" w:date="2026-10-01T12:05:00Z" w16du:dateUtc="2026-10-01T03:05:00Z"/>
              </w:rPr>
            </w:pPr>
            <w:ins w:id="3247" w:author="김은수" w:date="2026-10-01T12:05:00Z" w16du:dateUtc="2026-10-01T03:05:00Z">
              <w:r>
                <w:t>구분</w:t>
              </w:r>
            </w:ins>
          </w:p>
        </w:tc>
        <w:tc>
          <w:tcPr>
            <w:tcW w:w="7512" w:type="dxa"/>
            <w:tcPrChange w:id="3248" w:author="김은수" w:date="2026-10-01T03:22:00Z">
              <w:tcPr>
                <w:tcW w:w="7512" w:type="dxa"/>
              </w:tcPr>
            </w:tcPrChange>
          </w:tcPr>
          <w:p w14:paraId="00E60C94"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3249" w:author="김은수" w:date="2026-10-01T12:05:00Z" w16du:dateUtc="2026-10-01T03:05:00Z"/>
              </w:rPr>
            </w:pPr>
            <w:ins w:id="3250" w:author="김은수" w:date="2026-10-01T12:05:00Z" w16du:dateUtc="2026-10-01T03:05:00Z">
              <w:r>
                <w:t>구현 조건</w:t>
              </w:r>
            </w:ins>
          </w:p>
        </w:tc>
      </w:tr>
      <w:tr w:rsidR="00084C76" w14:paraId="08C8AAFA" w14:textId="77777777" w:rsidTr="009972E3">
        <w:trPr>
          <w:cantSplit/>
          <w:ins w:id="3251" w:author="김은수" w:date="2026-10-01T12:05:00Z"/>
          <w:trPrChange w:id="3252"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3253" w:author="김은수" w:date="2026-10-01T03:22:00Z">
              <w:tcPr>
                <w:tcW w:w="1304" w:type="dxa"/>
              </w:tcPr>
            </w:tcPrChange>
          </w:tcPr>
          <w:p w14:paraId="23B1A48D" w14:textId="77777777" w:rsidR="00084C76" w:rsidRDefault="00084C76">
            <w:pPr>
              <w:pStyle w:val="TDCe"/>
              <w:rPr>
                <w:ins w:id="3254" w:author="김은수" w:date="2026-10-01T12:05:00Z" w16du:dateUtc="2026-10-01T03:05:00Z"/>
              </w:rPr>
            </w:pPr>
            <w:ins w:id="3255" w:author="김은수" w:date="2026-10-01T12:05:00Z" w16du:dateUtc="2026-10-01T03:05:00Z">
              <w:r>
                <w:t>관련 함수</w:t>
              </w:r>
            </w:ins>
          </w:p>
        </w:tc>
        <w:tc>
          <w:tcPr>
            <w:tcW w:w="7512" w:type="dxa"/>
            <w:tcPrChange w:id="3256" w:author="김은수" w:date="2026-10-01T03:22:00Z">
              <w:tcPr>
                <w:tcW w:w="7512" w:type="dxa"/>
              </w:tcPr>
            </w:tcPrChange>
          </w:tcPr>
          <w:p w14:paraId="71028581" w14:textId="77777777" w:rsidR="00084C76" w:rsidRPr="00E00010" w:rsidRDefault="00084C76">
            <w:pPr>
              <w:pStyle w:val="TDCf"/>
              <w:cnfStyle w:val="000000000000" w:firstRow="0" w:lastRow="0" w:firstColumn="0" w:lastColumn="0" w:oddVBand="0" w:evenVBand="0" w:oddHBand="0" w:evenHBand="0" w:firstRowFirstColumn="0" w:firstRowLastColumn="0" w:lastRowFirstColumn="0" w:lastRowLastColumn="0"/>
              <w:rPr>
                <w:ins w:id="3257" w:author="김은수" w:date="2026-10-01T12:05:00Z" w16du:dateUtc="2026-10-01T03:05:00Z"/>
                <w:lang w:val="en-US"/>
                <w:rPrChange w:id="3258" w:author="김은수" w:date="2026-10-01T13:47:00Z" w16du:dateUtc="2026-10-01T04:47:00Z">
                  <w:rPr>
                    <w:ins w:id="3259" w:author="김은수" w:date="2026-10-01T12:05:00Z" w16du:dateUtc="2026-10-01T03:05:00Z"/>
                  </w:rPr>
                </w:rPrChange>
              </w:rPr>
            </w:pPr>
            <w:ins w:id="3260" w:author="김은수" w:date="2026-10-01T12:05:00Z" w16du:dateUtc="2026-10-01T03:05:00Z">
              <w:r w:rsidRPr="00E00010">
                <w:rPr>
                  <w:lang w:val="en-US"/>
                  <w:rPrChange w:id="3261" w:author="김은수" w:date="2026-10-01T13:47:00Z" w16du:dateUtc="2026-10-01T04:47:00Z">
                    <w:rPr/>
                  </w:rPrChange>
                </w:rPr>
                <w:t>copy_MappingData, copy_MappingData_without_mappingDate</w:t>
              </w:r>
            </w:ins>
          </w:p>
        </w:tc>
      </w:tr>
    </w:tbl>
    <w:p w14:paraId="1553F37E" w14:textId="77777777" w:rsidR="00084C76" w:rsidRPr="00E00010" w:rsidRDefault="00084C76">
      <w:pPr>
        <w:pStyle w:val="TDC40"/>
        <w:spacing w:after="0"/>
        <w:rPr>
          <w:ins w:id="3262" w:author="김은수" w:date="2026-10-01T12:05:00Z" w16du:dateUtc="2026-10-01T03:05:00Z"/>
          <w:lang w:val="en-US"/>
          <w:rPrChange w:id="3263" w:author="김은수" w:date="2026-10-01T13:47:00Z" w16du:dateUtc="2026-10-01T04:47:00Z">
            <w:rPr>
              <w:ins w:id="3264" w:author="김은수" w:date="2026-10-01T12:05:00Z" w16du:dateUtc="2026-10-01T03:05:00Z"/>
            </w:rPr>
          </w:rPrChange>
        </w:rPr>
        <w:pPrChange w:id="3265" w:author="김은수" w:date="2026-10-01T03:22:00Z">
          <w:pPr>
            <w:pStyle w:val="TDC40"/>
          </w:pPr>
        </w:pPrChange>
      </w:pPr>
    </w:p>
    <w:p w14:paraId="50B0E4DE" w14:textId="77777777" w:rsidR="00084C76" w:rsidRDefault="00084C76">
      <w:pPr>
        <w:pStyle w:val="TDC43"/>
        <w:rPr>
          <w:ins w:id="3266" w:author="김은수" w:date="2026-10-01T12:05:00Z" w16du:dateUtc="2026-10-01T03:05:00Z"/>
        </w:rPr>
      </w:pPr>
      <w:ins w:id="3267" w:author="김은수" w:date="2026-10-01T12:05:00Z" w16du:dateUtc="2026-10-01T03:05:00Z">
        <w:r>
          <w:t>입출력 예 : 전체 맵 복사는 날짜를 포함한 대상 필드를 복사한다. 날짜 제외 복사는 나머지 대상 필드를 갱신하고 기존 날짜 필드는 유지한다.</w:t>
        </w:r>
      </w:ins>
    </w:p>
    <w:p w14:paraId="2D48E60D" w14:textId="77777777" w:rsidR="00697371" w:rsidRPr="00E00010" w:rsidDel="001D1C2F" w:rsidRDefault="00E01536">
      <w:pPr>
        <w:pStyle w:val="TDC40"/>
        <w:spacing w:after="0"/>
        <w:rPr>
          <w:del w:id="3268" w:author="김은수" w:date="2026-10-01T11:11:00Z" w16du:dateUtc="2026-10-01T02:11:00Z"/>
        </w:rPr>
        <w:pPrChange w:id="3269" w:author="김은수" w:date="2026-09-30T15:44:00Z" w16du:dateUtc="2026-09-30T06:44:00Z">
          <w:pPr>
            <w:pStyle w:val="a8"/>
            <w:numPr>
              <w:numId w:val="22"/>
            </w:numPr>
            <w:spacing w:after="0"/>
            <w:ind w:leftChars="0" w:left="1960" w:hanging="360"/>
          </w:pPr>
        </w:pPrChange>
      </w:pPr>
      <w:del w:id="3270" w:author="김은수" w:date="2026-09-30T15:44:00Z" w16du:dateUtc="2026-09-30T06:44:00Z">
        <w:r>
          <w:rPr>
            <w:rFonts w:hint="eastAsia"/>
          </w:rPr>
          <w:delText xml:space="preserve">오디오 </w:delText>
        </w:r>
      </w:del>
      <w:del w:id="3271" w:author="김은수" w:date="2026-10-01T11:11:00Z" w16du:dateUtc="2026-10-01T02:11:00Z">
        <w:r w:rsidR="00220104" w:rsidRPr="00084C76" w:rsidDel="001D1C2F">
          <w:rPr>
            <w:b/>
          </w:rPr>
          <w:delText xml:space="preserve">입력 </w:delText>
        </w:r>
      </w:del>
      <w:del w:id="3272" w:author="김은수" w:date="2026-09-30T15:44:00Z" w16du:dateUtc="2026-09-30T06:44:00Z">
        <w:r>
          <w:rPr>
            <w:rFonts w:hint="eastAsia"/>
          </w:rPr>
          <w:delText xml:space="preserve">소스는 </w:delText>
        </w:r>
        <w:r>
          <w:delText>ADC0~3</w:delText>
        </w:r>
        <w:r>
          <w:rPr>
            <w:rFonts w:hint="eastAsia"/>
          </w:rPr>
          <w:delText xml:space="preserve"> 사용</w:delText>
        </w:r>
      </w:del>
    </w:p>
    <w:p w14:paraId="60AE4C8C" w14:textId="77777777" w:rsidR="00E01536" w:rsidRPr="00E00010" w:rsidRDefault="00E01536">
      <w:pPr>
        <w:pStyle w:val="a8"/>
        <w:numPr>
          <w:ilvl w:val="0"/>
          <w:numId w:val="22"/>
        </w:numPr>
        <w:spacing w:after="0" w:line="300" w:lineRule="auto"/>
        <w:ind w:left="1160"/>
        <w:rPr>
          <w:del w:id="3273" w:author="김은수" w:date="2026-09-30T15:44:00Z" w16du:dateUtc="2026-09-30T06:44:00Z"/>
          <w:szCs w:val="20"/>
        </w:rPr>
        <w:pPrChange w:id="3274" w:author="김은수" w:date="2026-10-01T03:22:00Z">
          <w:pPr>
            <w:pStyle w:val="a8"/>
            <w:numPr>
              <w:numId w:val="22"/>
            </w:numPr>
            <w:spacing w:after="0"/>
            <w:ind w:leftChars="0" w:left="1960" w:hanging="360"/>
          </w:pPr>
        </w:pPrChange>
      </w:pPr>
      <w:del w:id="3275" w:author="김은수" w:date="2026-09-30T15:44:00Z" w16du:dateUtc="2026-09-30T06:44:00Z">
        <w:r>
          <w:rPr>
            <w:rFonts w:hint="eastAsia"/>
          </w:rPr>
          <w:delText>IOC</w:delText>
        </w:r>
        <w:r>
          <w:delText xml:space="preserve"> </w:delText>
        </w:r>
        <w:r>
          <w:rPr>
            <w:rFonts w:hint="eastAsia"/>
          </w:rPr>
          <w:delText>입력 소스는 D</w:delText>
        </w:r>
        <w:r>
          <w:delText xml:space="preserve">ecimation Filter </w:delText>
        </w:r>
        <w:r>
          <w:rPr>
            <w:rFonts w:hint="eastAsia"/>
          </w:rPr>
          <w:delText>출력으로 설정</w:delText>
        </w:r>
      </w:del>
    </w:p>
    <w:p w14:paraId="19BB902C" w14:textId="77777777" w:rsidR="00E01536" w:rsidRPr="00E00010" w:rsidRDefault="00E01536">
      <w:pPr>
        <w:pStyle w:val="a8"/>
        <w:numPr>
          <w:ilvl w:val="0"/>
          <w:numId w:val="22"/>
        </w:numPr>
        <w:spacing w:after="0" w:line="300" w:lineRule="auto"/>
        <w:ind w:left="1160"/>
        <w:rPr>
          <w:del w:id="3276" w:author="김은수" w:date="2026-09-30T15:44:00Z" w16du:dateUtc="2026-09-30T06:44:00Z"/>
          <w:szCs w:val="20"/>
        </w:rPr>
        <w:pPrChange w:id="3277" w:author="김은수" w:date="2026-10-01T03:22:00Z">
          <w:pPr>
            <w:pStyle w:val="a8"/>
            <w:numPr>
              <w:numId w:val="22"/>
            </w:numPr>
            <w:spacing w:after="0"/>
            <w:ind w:leftChars="0" w:left="1960" w:hanging="360"/>
          </w:pPr>
        </w:pPrChange>
      </w:pPr>
      <w:del w:id="3278" w:author="김은수" w:date="2026-09-30T15:44:00Z" w16du:dateUtc="2026-09-30T06:44:00Z">
        <w:r>
          <w:delText>IOC</w:delText>
        </w:r>
        <w:r>
          <w:rPr>
            <w:rFonts w:hint="eastAsia"/>
          </w:rPr>
          <w:delText>출력을 I</w:delText>
        </w:r>
        <w:r>
          <w:delText xml:space="preserve">nterpolation Filter </w:delText>
        </w:r>
        <w:r>
          <w:rPr>
            <w:rFonts w:hint="eastAsia"/>
          </w:rPr>
          <w:delText>입력 설정</w:delText>
        </w:r>
      </w:del>
    </w:p>
    <w:p w14:paraId="4B969E62" w14:textId="77777777" w:rsidR="00E01536" w:rsidRPr="00E00010" w:rsidRDefault="00E01536">
      <w:pPr>
        <w:pStyle w:val="a8"/>
        <w:numPr>
          <w:ilvl w:val="0"/>
          <w:numId w:val="22"/>
        </w:numPr>
        <w:spacing w:after="0" w:line="300" w:lineRule="auto"/>
        <w:ind w:left="1160"/>
        <w:rPr>
          <w:del w:id="3279" w:author="김은수" w:date="2026-09-30T15:44:00Z" w16du:dateUtc="2026-09-30T06:44:00Z"/>
          <w:szCs w:val="20"/>
        </w:rPr>
        <w:pPrChange w:id="3280" w:author="김은수" w:date="2026-10-01T03:22:00Z">
          <w:pPr>
            <w:pStyle w:val="a8"/>
            <w:numPr>
              <w:numId w:val="22"/>
            </w:numPr>
            <w:spacing w:after="0"/>
            <w:ind w:leftChars="0" w:left="1960" w:hanging="360"/>
          </w:pPr>
        </w:pPrChange>
      </w:pPr>
      <w:del w:id="3281" w:author="김은수" w:date="2026-09-30T15:44:00Z" w16du:dateUtc="2026-09-30T06:44:00Z">
        <w:r>
          <w:rPr>
            <w:rFonts w:hint="eastAsia"/>
          </w:rPr>
          <w:delText>S</w:delText>
        </w:r>
        <w:r>
          <w:delText>DM</w:delText>
        </w:r>
        <w:r>
          <w:rPr>
            <w:rFonts w:hint="eastAsia"/>
          </w:rPr>
          <w:delText>입력은 I</w:delText>
        </w:r>
        <w:r>
          <w:delText>nterpolation Filter</w:delText>
        </w:r>
        <w:r>
          <w:rPr>
            <w:rFonts w:hint="eastAsia"/>
          </w:rPr>
          <w:delText>필터 출력으로 설정</w:delText>
        </w:r>
      </w:del>
    </w:p>
    <w:p w14:paraId="6C46EA7E" w14:textId="77777777" w:rsidR="00E01536" w:rsidRPr="00E00010" w:rsidRDefault="00E01536">
      <w:pPr>
        <w:pStyle w:val="a8"/>
        <w:numPr>
          <w:ilvl w:val="0"/>
          <w:numId w:val="22"/>
        </w:numPr>
        <w:spacing w:after="0" w:line="300" w:lineRule="auto"/>
        <w:ind w:left="1160"/>
        <w:rPr>
          <w:del w:id="3282" w:author="김은수" w:date="2026-09-30T15:44:00Z" w16du:dateUtc="2026-09-30T06:44:00Z"/>
          <w:szCs w:val="20"/>
        </w:rPr>
        <w:pPrChange w:id="3283" w:author="김은수" w:date="2026-10-01T03:22:00Z">
          <w:pPr>
            <w:pStyle w:val="a8"/>
            <w:numPr>
              <w:numId w:val="22"/>
            </w:numPr>
            <w:spacing w:after="0"/>
            <w:ind w:leftChars="0" w:left="1960" w:hanging="360"/>
          </w:pPr>
        </w:pPrChange>
      </w:pPr>
      <w:del w:id="3284" w:author="김은수" w:date="2026-09-30T15:44:00Z" w16du:dateUtc="2026-09-30T06:44:00Z">
        <w:r>
          <w:delText>Interpolation</w:delText>
        </w:r>
        <w:r>
          <w:rPr>
            <w:rFonts w:hint="eastAsia"/>
          </w:rPr>
          <w:delText xml:space="preserve">과 </w:delText>
        </w:r>
        <w:r>
          <w:delText>SDM</w:delText>
        </w:r>
        <w:r>
          <w:rPr>
            <w:rFonts w:hint="eastAsia"/>
          </w:rPr>
          <w:delText>에 R</w:delText>
        </w:r>
        <w:r>
          <w:delText xml:space="preserve">ounding </w:delText>
        </w:r>
        <w:r>
          <w:rPr>
            <w:rFonts w:hint="eastAsia"/>
          </w:rPr>
          <w:delText>적용</w:delText>
        </w:r>
      </w:del>
    </w:p>
    <w:p w14:paraId="779EDC41" w14:textId="77777777" w:rsidR="000C626C" w:rsidRDefault="000C626C">
      <w:pPr>
        <w:pStyle w:val="TDC40"/>
        <w:rPr>
          <w:ins w:id="3285" w:author="김은수" w:date="2026-10-01T05:08:00Z"/>
        </w:rPr>
      </w:pPr>
    </w:p>
    <w:p w14:paraId="2474ACD1" w14:textId="77777777" w:rsidR="00E01536" w:rsidRPr="00E00010" w:rsidRDefault="00220104">
      <w:pPr>
        <w:pStyle w:val="TDC4"/>
        <w:widowControl w:val="0"/>
        <w:rPr>
          <w:del w:id="3286" w:author="김은수" w:date="2026-09-30T15:44:00Z" w16du:dateUtc="2026-09-30T06:44:00Z"/>
        </w:rPr>
        <w:pPrChange w:id="3287" w:author="김은수" w:date="2026-10-01T01:11:00Z">
          <w:pPr>
            <w:pStyle w:val="4"/>
            <w:numPr>
              <w:ilvl w:val="3"/>
              <w:numId w:val="7"/>
            </w:numPr>
            <w:tabs>
              <w:tab w:val="num" w:pos="1134"/>
            </w:tabs>
            <w:spacing w:before="240" w:after="0"/>
            <w:ind w:left="1200" w:hanging="400"/>
          </w:pPr>
        </w:pPrChange>
      </w:pPr>
      <w:r>
        <w:t xml:space="preserve">SU-ID-CFX-013, </w:t>
      </w:r>
      <w:del w:id="3288" w:author="김은수" w:date="2026-09-30T15:44:00Z" w16du:dateUtc="2026-09-30T06:44:00Z">
        <w:r w:rsidR="00E01536">
          <w:rPr>
            <w:rFonts w:hint="eastAsia"/>
          </w:rPr>
          <w:delText>A</w:delText>
        </w:r>
        <w:r w:rsidR="00E01536">
          <w:delText xml:space="preserve">DC </w:delText>
        </w:r>
        <w:r w:rsidR="00E01536">
          <w:rPr>
            <w:rFonts w:hint="eastAsia"/>
          </w:rPr>
          <w:delText xml:space="preserve">설정 </w:delText>
        </w:r>
      </w:del>
    </w:p>
    <w:p w14:paraId="2B168380" w14:textId="77777777" w:rsidR="00E01536" w:rsidRPr="00E00010" w:rsidRDefault="00E01536">
      <w:pPr>
        <w:pStyle w:val="a8"/>
        <w:numPr>
          <w:ilvl w:val="0"/>
          <w:numId w:val="22"/>
        </w:numPr>
        <w:spacing w:after="0" w:line="300" w:lineRule="auto"/>
        <w:ind w:left="1160"/>
        <w:rPr>
          <w:del w:id="3289" w:author="김은수" w:date="2026-09-30T15:44:00Z" w16du:dateUtc="2026-09-30T06:44:00Z"/>
          <w:szCs w:val="20"/>
        </w:rPr>
        <w:pPrChange w:id="3290" w:author="김은수" w:date="2026-10-01T03:22:00Z">
          <w:pPr>
            <w:pStyle w:val="a8"/>
            <w:numPr>
              <w:numId w:val="22"/>
            </w:numPr>
            <w:spacing w:after="0"/>
            <w:ind w:leftChars="0" w:left="1960" w:hanging="360"/>
          </w:pPr>
        </w:pPrChange>
      </w:pPr>
      <w:del w:id="3291" w:author="김은수" w:date="2026-09-30T15:44:00Z" w16du:dateUtc="2026-09-30T06:44:00Z">
        <w:r>
          <w:rPr>
            <w:rFonts w:hint="eastAsia"/>
          </w:rPr>
          <w:delText xml:space="preserve">샘플링 주파수 </w:delText>
        </w:r>
        <w:r>
          <w:delText>16000</w:delText>
        </w:r>
      </w:del>
    </w:p>
    <w:p w14:paraId="19BF9A79" w14:textId="77777777" w:rsidR="00E01536" w:rsidRPr="00E00010" w:rsidRDefault="00E01536">
      <w:pPr>
        <w:pStyle w:val="a8"/>
        <w:numPr>
          <w:ilvl w:val="0"/>
          <w:numId w:val="22"/>
        </w:numPr>
        <w:spacing w:after="0" w:line="300" w:lineRule="auto"/>
        <w:ind w:left="1160"/>
        <w:rPr>
          <w:del w:id="3292" w:author="김은수" w:date="2026-09-30T15:44:00Z" w16du:dateUtc="2026-09-30T06:44:00Z"/>
          <w:szCs w:val="20"/>
        </w:rPr>
        <w:pPrChange w:id="3293" w:author="김은수" w:date="2026-10-01T03:22:00Z">
          <w:pPr>
            <w:pStyle w:val="a8"/>
            <w:numPr>
              <w:numId w:val="22"/>
            </w:numPr>
            <w:spacing w:after="0"/>
            <w:ind w:leftChars="0" w:left="1960" w:hanging="360"/>
          </w:pPr>
        </w:pPrChange>
      </w:pPr>
      <w:del w:id="3294" w:author="김은수" w:date="2026-09-30T15:44:00Z" w16du:dateUtc="2026-09-30T06:44:00Z">
        <w:r>
          <w:rPr>
            <w:rFonts w:hint="eastAsia"/>
          </w:rPr>
          <w:delText>A</w:delText>
        </w:r>
        <w:r>
          <w:delText xml:space="preserve">DC </w:delText>
        </w:r>
        <w:r>
          <w:rPr>
            <w:rFonts w:hint="eastAsia"/>
          </w:rPr>
          <w:delText>활성화</w:delText>
        </w:r>
      </w:del>
    </w:p>
    <w:p w14:paraId="6695C6AE" w14:textId="77777777" w:rsidR="00697371" w:rsidRDefault="00220104">
      <w:pPr>
        <w:pStyle w:val="TDC4"/>
        <w:pPrChange w:id="3295" w:author="김은수" w:date="2026-09-30T15:44:00Z" w16du:dateUtc="2026-09-30T06:44:00Z">
          <w:pPr>
            <w:pStyle w:val="a8"/>
            <w:numPr>
              <w:numId w:val="22"/>
            </w:numPr>
            <w:spacing w:after="0"/>
            <w:ind w:leftChars="0" w:left="1960" w:hanging="360"/>
          </w:pPr>
        </w:pPrChange>
      </w:pPr>
      <w:ins w:id="3296" w:author="김은수" w:date="2026-09-30T15:44:00Z" w16du:dateUtc="2026-09-30T06:44:00Z">
        <w:r>
          <w:t xml:space="preserve">전면 </w:t>
        </w:r>
      </w:ins>
      <w:r>
        <w:t xml:space="preserve">마이크 </w:t>
      </w:r>
      <w:del w:id="3297" w:author="김은수" w:date="2026-09-30T15:44:00Z" w16du:dateUtc="2026-09-30T06:44:00Z">
        <w:r w:rsidR="00E01536">
          <w:rPr>
            <w:rFonts w:hint="eastAsia"/>
          </w:rPr>
          <w:delText>감도 d</w:delText>
        </w:r>
        <w:r w:rsidR="00E01536">
          <w:delText>atasheet</w:delText>
        </w:r>
        <w:r w:rsidR="00E01536">
          <w:rPr>
            <w:rFonts w:hint="eastAsia"/>
          </w:rPr>
          <w:delText>를 기반으로 P</w:delText>
        </w:r>
        <w:r w:rsidR="00E01536">
          <w:delText xml:space="preserve">re-Amplifier </w:delText>
        </w:r>
        <w:r w:rsidR="00E01536">
          <w:rPr>
            <w:rFonts w:hint="eastAsia"/>
          </w:rPr>
          <w:delText>G</w:delText>
        </w:r>
        <w:r w:rsidR="00E01536">
          <w:delText>ain</w:delText>
        </w:r>
        <w:r w:rsidR="00E01536">
          <w:rPr>
            <w:rFonts w:hint="eastAsia"/>
          </w:rPr>
          <w:delText xml:space="preserve">을 설정 </w:delText>
        </w:r>
        <w:r w:rsidR="00E01536">
          <w:delText xml:space="preserve">: </w:delText>
        </w:r>
        <w:r w:rsidR="00661438">
          <w:delText>9</w:delText>
        </w:r>
        <w:r w:rsidR="00B4488E">
          <w:delText>Db</w:delText>
        </w:r>
      </w:del>
      <w:ins w:id="3298" w:author="김은수" w:date="2026-09-30T15:44:00Z" w16du:dateUtc="2026-09-30T06:44:00Z">
        <w:r>
          <w:t>선택</w:t>
        </w:r>
      </w:ins>
    </w:p>
    <w:p w14:paraId="1AF4004B" w14:textId="77777777" w:rsidR="00B4488E" w:rsidRPr="00E00010" w:rsidRDefault="00B4488E">
      <w:pPr>
        <w:pStyle w:val="a8"/>
        <w:spacing w:after="0" w:line="300" w:lineRule="auto"/>
        <w:rPr>
          <w:del w:id="3299" w:author="김은수" w:date="2026-09-30T15:44:00Z" w16du:dateUtc="2026-09-30T06:44:00Z"/>
          <w:szCs w:val="20"/>
        </w:rPr>
        <w:pPrChange w:id="3300" w:author="김은수" w:date="2026-10-01T03:22:00Z">
          <w:pPr>
            <w:pStyle w:val="a8"/>
            <w:spacing w:after="0" w:line="240" w:lineRule="auto"/>
            <w:ind w:leftChars="0" w:left="1960"/>
          </w:pPr>
        </w:pPrChange>
      </w:pPr>
    </w:p>
    <w:p w14:paraId="1DBBF31F" w14:textId="77777777" w:rsidR="00084C76" w:rsidRDefault="00084C76">
      <w:pPr>
        <w:pStyle w:val="TDC40"/>
        <w:keepNext/>
        <w:rPr>
          <w:ins w:id="3301" w:author="김은수" w:date="2026-10-01T12:05:00Z" w16du:dateUtc="2026-10-01T03:05:00Z"/>
        </w:rPr>
        <w:pPrChange w:id="3302" w:author="김은수" w:date="2026-10-01T03:22:00Z">
          <w:pPr>
            <w:pStyle w:val="TDC40"/>
          </w:pPr>
        </w:pPrChange>
      </w:pPr>
      <w:ins w:id="3303" w:author="김은수" w:date="2026-10-01T12:05:00Z" w16du:dateUtc="2026-10-01T03:05:00Z">
        <w:r>
          <w:t>착용 방향에 따라 지연시킬 마이크를 선택한다.</w:t>
        </w:r>
      </w:ins>
    </w:p>
    <w:p w14:paraId="4E6AB6BD" w14:textId="77777777" w:rsidR="00084C76" w:rsidRDefault="00084C76">
      <w:pPr>
        <w:pStyle w:val="TDC42"/>
        <w:rPr>
          <w:ins w:id="3304" w:author="김은수" w:date="2026-10-01T12:05:00Z" w16du:dateUtc="2026-10-01T03:05:00Z"/>
        </w:rPr>
      </w:pPr>
      <w:ins w:id="3305" w:author="김은수" w:date="2026-10-01T12:05:00Z" w16du:dateUtc="2026-10-01T03:05:00Z">
        <w:r>
          <w:t xml:space="preserve">표 </w:t>
        </w:r>
        <w:r>
          <w:fldChar w:fldCharType="begin"/>
        </w:r>
        <w:r>
          <w:instrText>SEQ 표 \* ARABIC</w:instrText>
        </w:r>
        <w:r>
          <w:fldChar w:fldCharType="separate"/>
        </w:r>
        <w:r>
          <w:t>28</w:t>
        </w:r>
        <w:r>
          <w:fldChar w:fldCharType="end"/>
        </w:r>
        <w:r>
          <w:t>. 전면 마이크 선택 / 유닛 설계 내용</w:t>
        </w:r>
      </w:ins>
    </w:p>
    <w:tbl>
      <w:tblPr>
        <w:tblStyle w:val="TDC41"/>
        <w:tblW w:w="8816" w:type="dxa"/>
        <w:tblLayout w:type="fixed"/>
        <w:tblLook w:val="04A0" w:firstRow="1" w:lastRow="0" w:firstColumn="1" w:lastColumn="0" w:noHBand="0" w:noVBand="1"/>
        <w:tblPrChange w:id="3306"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3307">
          <w:tblGrid>
            <w:gridCol w:w="360"/>
            <w:gridCol w:w="360"/>
            <w:gridCol w:w="584"/>
            <w:gridCol w:w="7512"/>
          </w:tblGrid>
        </w:tblGridChange>
      </w:tblGrid>
      <w:tr w:rsidR="00084C76" w14:paraId="2459308B" w14:textId="77777777" w:rsidTr="00100127">
        <w:trPr>
          <w:cnfStyle w:val="100000000000" w:firstRow="1" w:lastRow="0" w:firstColumn="0" w:lastColumn="0" w:oddVBand="0" w:evenVBand="0" w:oddHBand="0" w:evenHBand="0" w:firstRowFirstColumn="0" w:firstRowLastColumn="0" w:lastRowFirstColumn="0" w:lastRowLastColumn="0"/>
          <w:cantSplit/>
          <w:tblHeader/>
          <w:ins w:id="3308" w:author="김은수" w:date="2026-10-01T12:05:00Z"/>
          <w:trPrChange w:id="3309"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3310" w:author="김은수" w:date="2026-10-01T03:22:00Z">
              <w:tcPr>
                <w:tcW w:w="1304" w:type="dxa"/>
              </w:tcPr>
            </w:tcPrChange>
          </w:tcPr>
          <w:p w14:paraId="6EF15FA0"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3311" w:author="김은수" w:date="2026-10-01T12:05:00Z" w16du:dateUtc="2026-10-01T03:05:00Z"/>
              </w:rPr>
            </w:pPr>
            <w:ins w:id="3312" w:author="김은수" w:date="2026-10-01T12:05:00Z" w16du:dateUtc="2026-10-01T03:05:00Z">
              <w:r>
                <w:t>항목</w:t>
              </w:r>
            </w:ins>
          </w:p>
        </w:tc>
        <w:tc>
          <w:tcPr>
            <w:tcW w:w="7512" w:type="dxa"/>
            <w:tcPrChange w:id="3313" w:author="김은수" w:date="2026-10-01T03:22:00Z">
              <w:tcPr>
                <w:tcW w:w="7512" w:type="dxa"/>
              </w:tcPr>
            </w:tcPrChange>
          </w:tcPr>
          <w:p w14:paraId="3CEE7DB4"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3314" w:author="김은수" w:date="2026-10-01T12:05:00Z" w16du:dateUtc="2026-10-01T03:05:00Z"/>
              </w:rPr>
            </w:pPr>
            <w:ins w:id="3315" w:author="김은수" w:date="2026-10-01T12:05:00Z" w16du:dateUtc="2026-10-01T03:05:00Z">
              <w:r>
                <w:t>설계 내용</w:t>
              </w:r>
            </w:ins>
          </w:p>
        </w:tc>
      </w:tr>
      <w:tr w:rsidR="00084C76" w14:paraId="2919A11F" w14:textId="77777777" w:rsidTr="00100127">
        <w:trPr>
          <w:cantSplit/>
          <w:ins w:id="3316" w:author="김은수" w:date="2026-10-01T12:05:00Z"/>
          <w:trPrChange w:id="3317"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3318" w:author="김은수" w:date="2026-10-01T03:22:00Z">
              <w:tcPr>
                <w:tcW w:w="1304" w:type="dxa"/>
              </w:tcPr>
            </w:tcPrChange>
          </w:tcPr>
          <w:p w14:paraId="0CA80949" w14:textId="77777777" w:rsidR="00084C76" w:rsidRDefault="00084C76">
            <w:pPr>
              <w:pStyle w:val="TDCe"/>
              <w:rPr>
                <w:ins w:id="3319" w:author="김은수" w:date="2026-10-01T12:05:00Z" w16du:dateUtc="2026-10-01T03:05:00Z"/>
              </w:rPr>
            </w:pPr>
            <w:ins w:id="3320" w:author="김은수" w:date="2026-10-01T12:05:00Z" w16du:dateUtc="2026-10-01T03:05:00Z">
              <w:r>
                <w:t>입력</w:t>
              </w:r>
            </w:ins>
          </w:p>
        </w:tc>
        <w:tc>
          <w:tcPr>
            <w:tcW w:w="7512" w:type="dxa"/>
            <w:tcPrChange w:id="3321" w:author="김은수" w:date="2026-10-01T03:22:00Z">
              <w:tcPr>
                <w:tcW w:w="7512" w:type="dxa"/>
              </w:tcPr>
            </w:tcPrChange>
          </w:tcPr>
          <w:p w14:paraId="2578DF42"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3322" w:author="김은수" w:date="2026-10-01T12:05:00Z" w16du:dateUtc="2026-10-01T03:05:00Z"/>
              </w:rPr>
            </w:pPr>
            <w:ins w:id="3323" w:author="김은수" w:date="2026-10-01T12:05:00Z" w16du:dateUtc="2026-10-01T03:05:00Z">
              <w:r>
                <w:t>왼쪽/오른쪽 전면 마이크 선택</w:t>
              </w:r>
            </w:ins>
          </w:p>
        </w:tc>
      </w:tr>
      <w:tr w:rsidR="00084C76" w14:paraId="077BC1EA" w14:textId="77777777" w:rsidTr="00100127">
        <w:trPr>
          <w:cantSplit/>
          <w:ins w:id="3324" w:author="김은수" w:date="2026-10-01T12:05:00Z"/>
          <w:trPrChange w:id="3325"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3326" w:author="김은수" w:date="2026-10-01T03:22:00Z">
              <w:tcPr>
                <w:tcW w:w="1304" w:type="dxa"/>
              </w:tcPr>
            </w:tcPrChange>
          </w:tcPr>
          <w:p w14:paraId="5746FA4D" w14:textId="77777777" w:rsidR="00084C76" w:rsidRDefault="00084C76">
            <w:pPr>
              <w:pStyle w:val="TDCe"/>
              <w:rPr>
                <w:ins w:id="3327" w:author="김은수" w:date="2026-10-01T12:05:00Z" w16du:dateUtc="2026-10-01T03:05:00Z"/>
              </w:rPr>
            </w:pPr>
            <w:ins w:id="3328" w:author="김은수" w:date="2026-10-01T12:05:00Z" w16du:dateUtc="2026-10-01T03:05:00Z">
              <w:r>
                <w:t>출력</w:t>
              </w:r>
            </w:ins>
          </w:p>
        </w:tc>
        <w:tc>
          <w:tcPr>
            <w:tcW w:w="7512" w:type="dxa"/>
            <w:tcPrChange w:id="3329" w:author="김은수" w:date="2026-10-01T03:22:00Z">
              <w:tcPr>
                <w:tcW w:w="7512" w:type="dxa"/>
              </w:tcPr>
            </w:tcPrChange>
          </w:tcPr>
          <w:p w14:paraId="58FD4638"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3330" w:author="김은수" w:date="2026-10-01T12:05:00Z" w16du:dateUtc="2026-10-01T03:05:00Z"/>
              </w:rPr>
            </w:pPr>
            <w:ins w:id="3331" w:author="김은수" w:date="2026-10-01T12:05:00Z" w16du:dateUtc="2026-10-01T03:05:00Z">
              <w:r>
                <w:t>저장된 방향과 빔포밍 입력 순서</w:t>
              </w:r>
            </w:ins>
          </w:p>
        </w:tc>
      </w:tr>
      <w:tr w:rsidR="00084C76" w14:paraId="754C2B51" w14:textId="77777777" w:rsidTr="00100127">
        <w:trPr>
          <w:cantSplit/>
          <w:ins w:id="3332" w:author="김은수" w:date="2026-10-01T12:05:00Z"/>
          <w:trPrChange w:id="3333"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3334" w:author="김은수" w:date="2026-10-01T03:22:00Z">
              <w:tcPr>
                <w:tcW w:w="1304" w:type="dxa"/>
              </w:tcPr>
            </w:tcPrChange>
          </w:tcPr>
          <w:p w14:paraId="31CAF33E" w14:textId="77777777" w:rsidR="00084C76" w:rsidRDefault="00084C76">
            <w:pPr>
              <w:pStyle w:val="TDCe"/>
              <w:rPr>
                <w:ins w:id="3335" w:author="김은수" w:date="2026-10-01T12:05:00Z" w16du:dateUtc="2026-10-01T03:05:00Z"/>
              </w:rPr>
            </w:pPr>
            <w:ins w:id="3336" w:author="김은수" w:date="2026-10-01T12:05:00Z" w16du:dateUtc="2026-10-01T03:05:00Z">
              <w:r>
                <w:t>처리</w:t>
              </w:r>
            </w:ins>
          </w:p>
        </w:tc>
        <w:tc>
          <w:tcPr>
            <w:tcW w:w="7512" w:type="dxa"/>
            <w:tcPrChange w:id="3337" w:author="김은수" w:date="2026-10-01T03:22:00Z">
              <w:tcPr>
                <w:tcW w:w="7512" w:type="dxa"/>
              </w:tcPr>
            </w:tcPrChange>
          </w:tcPr>
          <w:p w14:paraId="51E26511"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3338" w:author="김은수" w:date="2026-10-01T12:05:00Z" w16du:dateUtc="2026-10-01T03:05:00Z"/>
              </w:rPr>
            </w:pPr>
            <w:ins w:id="3339" w:author="김은수" w:date="2026-10-01T12:05:00Z" w16du:dateUtc="2026-10-01T03:05:00Z">
              <w:r>
                <w:t>전면 방향을 설정/조회한다. 왼쪽은 DMIC2를 지연시키고 오른쪽은 DMIC1을 지연시킨다. 선택값과 실제 믹서 인자 순서를 함께 맞춘다.</w:t>
              </w:r>
            </w:ins>
          </w:p>
        </w:tc>
      </w:tr>
    </w:tbl>
    <w:p w14:paraId="0626C315" w14:textId="77777777" w:rsidR="00084C76" w:rsidRDefault="00084C76">
      <w:pPr>
        <w:pStyle w:val="TDC40"/>
        <w:spacing w:after="0"/>
        <w:rPr>
          <w:ins w:id="3340" w:author="김은수" w:date="2026-10-01T12:05:00Z" w16du:dateUtc="2026-10-01T03:05:00Z"/>
        </w:rPr>
        <w:pPrChange w:id="3341" w:author="김은수" w:date="2026-10-01T03:22:00Z">
          <w:pPr>
            <w:pStyle w:val="TDC40"/>
          </w:pPr>
        </w:pPrChange>
      </w:pPr>
    </w:p>
    <w:p w14:paraId="1816AB76" w14:textId="77777777" w:rsidR="00084C76" w:rsidRDefault="00084C76">
      <w:pPr>
        <w:pStyle w:val="TDC42"/>
        <w:rPr>
          <w:ins w:id="3342" w:author="김은수" w:date="2026-10-01T12:05:00Z" w16du:dateUtc="2026-10-01T03:05:00Z"/>
        </w:rPr>
      </w:pPr>
      <w:ins w:id="3343" w:author="김은수" w:date="2026-10-01T12:05:00Z" w16du:dateUtc="2026-10-01T03:05:00Z">
        <w:r>
          <w:t xml:space="preserve">표 </w:t>
        </w:r>
        <w:r>
          <w:fldChar w:fldCharType="begin"/>
        </w:r>
        <w:r>
          <w:instrText>SEQ 표 \* ARABIC</w:instrText>
        </w:r>
        <w:r>
          <w:fldChar w:fldCharType="separate"/>
        </w:r>
        <w:r>
          <w:t>29</w:t>
        </w:r>
        <w:r>
          <w:fldChar w:fldCharType="end"/>
        </w:r>
        <w:r>
          <w:t>. 전면 마이크 선택 / 구현 조건</w:t>
        </w:r>
      </w:ins>
    </w:p>
    <w:tbl>
      <w:tblPr>
        <w:tblStyle w:val="TDC41"/>
        <w:tblW w:w="8816" w:type="dxa"/>
        <w:tblLayout w:type="fixed"/>
        <w:tblLook w:val="04A0" w:firstRow="1" w:lastRow="0" w:firstColumn="1" w:lastColumn="0" w:noHBand="0" w:noVBand="1"/>
        <w:tblPrChange w:id="3344"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3345">
          <w:tblGrid>
            <w:gridCol w:w="360"/>
            <w:gridCol w:w="360"/>
            <w:gridCol w:w="584"/>
            <w:gridCol w:w="7512"/>
          </w:tblGrid>
        </w:tblGridChange>
      </w:tblGrid>
      <w:tr w:rsidR="00084C76" w14:paraId="25F9578F" w14:textId="77777777" w:rsidTr="00100127">
        <w:trPr>
          <w:cnfStyle w:val="100000000000" w:firstRow="1" w:lastRow="0" w:firstColumn="0" w:lastColumn="0" w:oddVBand="0" w:evenVBand="0" w:oddHBand="0" w:evenHBand="0" w:firstRowFirstColumn="0" w:firstRowLastColumn="0" w:lastRowFirstColumn="0" w:lastRowLastColumn="0"/>
          <w:cantSplit/>
          <w:tblHeader/>
          <w:ins w:id="3346" w:author="김은수" w:date="2026-10-01T12:05:00Z"/>
          <w:trPrChange w:id="3347"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3348" w:author="김은수" w:date="2026-10-01T03:22:00Z">
              <w:tcPr>
                <w:tcW w:w="1304" w:type="dxa"/>
              </w:tcPr>
            </w:tcPrChange>
          </w:tcPr>
          <w:p w14:paraId="38BC9580"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3349" w:author="김은수" w:date="2026-10-01T12:05:00Z" w16du:dateUtc="2026-10-01T03:05:00Z"/>
              </w:rPr>
            </w:pPr>
            <w:ins w:id="3350" w:author="김은수" w:date="2026-10-01T12:05:00Z" w16du:dateUtc="2026-10-01T03:05:00Z">
              <w:r>
                <w:t>구분</w:t>
              </w:r>
            </w:ins>
          </w:p>
        </w:tc>
        <w:tc>
          <w:tcPr>
            <w:tcW w:w="7512" w:type="dxa"/>
            <w:tcPrChange w:id="3351" w:author="김은수" w:date="2026-10-01T03:22:00Z">
              <w:tcPr>
                <w:tcW w:w="7512" w:type="dxa"/>
              </w:tcPr>
            </w:tcPrChange>
          </w:tcPr>
          <w:p w14:paraId="35C01BDA"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3352" w:author="김은수" w:date="2026-10-01T12:05:00Z" w16du:dateUtc="2026-10-01T03:05:00Z"/>
              </w:rPr>
            </w:pPr>
            <w:ins w:id="3353" w:author="김은수" w:date="2026-10-01T12:05:00Z" w16du:dateUtc="2026-10-01T03:05:00Z">
              <w:r>
                <w:t>구현 조건</w:t>
              </w:r>
            </w:ins>
          </w:p>
        </w:tc>
      </w:tr>
      <w:tr w:rsidR="00084C76" w14:paraId="2820A14F" w14:textId="77777777" w:rsidTr="00100127">
        <w:trPr>
          <w:cantSplit/>
          <w:ins w:id="3354" w:author="김은수" w:date="2026-10-01T12:05:00Z"/>
          <w:trPrChange w:id="3355"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3356" w:author="김은수" w:date="2026-10-01T03:22:00Z">
              <w:tcPr>
                <w:tcW w:w="1304" w:type="dxa"/>
              </w:tcPr>
            </w:tcPrChange>
          </w:tcPr>
          <w:p w14:paraId="69A0C8DC" w14:textId="77777777" w:rsidR="00084C76" w:rsidRDefault="00084C76">
            <w:pPr>
              <w:pStyle w:val="TDCe"/>
              <w:rPr>
                <w:ins w:id="3357" w:author="김은수" w:date="2026-10-01T12:05:00Z" w16du:dateUtc="2026-10-01T03:05:00Z"/>
              </w:rPr>
            </w:pPr>
            <w:ins w:id="3358" w:author="김은수" w:date="2026-10-01T12:05:00Z" w16du:dateUtc="2026-10-01T03:05:00Z">
              <w:r>
                <w:t>관련 함수</w:t>
              </w:r>
            </w:ins>
          </w:p>
        </w:tc>
        <w:tc>
          <w:tcPr>
            <w:tcW w:w="7512" w:type="dxa"/>
            <w:tcPrChange w:id="3359" w:author="김은수" w:date="2026-10-01T03:22:00Z">
              <w:tcPr>
                <w:tcW w:w="7512" w:type="dxa"/>
              </w:tcPr>
            </w:tcPrChange>
          </w:tcPr>
          <w:p w14:paraId="58469DCD" w14:textId="77777777" w:rsidR="00084C76" w:rsidRPr="00E00010" w:rsidRDefault="00084C76">
            <w:pPr>
              <w:pStyle w:val="TDCf"/>
              <w:cnfStyle w:val="000000000000" w:firstRow="0" w:lastRow="0" w:firstColumn="0" w:lastColumn="0" w:oddVBand="0" w:evenVBand="0" w:oddHBand="0" w:evenHBand="0" w:firstRowFirstColumn="0" w:firstRowLastColumn="0" w:lastRowFirstColumn="0" w:lastRowLastColumn="0"/>
              <w:rPr>
                <w:ins w:id="3360" w:author="김은수" w:date="2026-10-01T12:05:00Z" w16du:dateUtc="2026-10-01T03:05:00Z"/>
                <w:lang w:val="en-US"/>
                <w:rPrChange w:id="3361" w:author="김은수" w:date="2026-10-01T13:47:00Z" w16du:dateUtc="2026-10-01T04:47:00Z">
                  <w:rPr>
                    <w:ins w:id="3362" w:author="김은수" w:date="2026-10-01T12:05:00Z" w16du:dateUtc="2026-10-01T03:05:00Z"/>
                  </w:rPr>
                </w:rPrChange>
              </w:rPr>
            </w:pPr>
            <w:ins w:id="3363" w:author="김은수" w:date="2026-10-01T12:05:00Z" w16du:dateUtc="2026-10-01T03:05:00Z">
              <w:r w:rsidRPr="00E00010">
                <w:rPr>
                  <w:lang w:val="en-US"/>
                  <w:rPrChange w:id="3364" w:author="김은수" w:date="2026-10-01T13:47:00Z" w16du:dateUtc="2026-10-01T04:47:00Z">
                    <w:rPr/>
                  </w:rPrChange>
                </w:rPr>
                <w:t>tdc_audio_set_front_mic, tdc_audio_get_front_mic</w:t>
              </w:r>
            </w:ins>
          </w:p>
        </w:tc>
      </w:tr>
    </w:tbl>
    <w:p w14:paraId="06D91364" w14:textId="77777777" w:rsidR="00084C76" w:rsidRPr="00E00010" w:rsidRDefault="00084C76">
      <w:pPr>
        <w:pStyle w:val="TDC40"/>
        <w:spacing w:after="0"/>
        <w:rPr>
          <w:ins w:id="3365" w:author="김은수" w:date="2026-10-01T12:05:00Z" w16du:dateUtc="2026-10-01T03:05:00Z"/>
          <w:lang w:val="en-US"/>
          <w:rPrChange w:id="3366" w:author="김은수" w:date="2026-10-01T13:47:00Z" w16du:dateUtc="2026-10-01T04:47:00Z">
            <w:rPr>
              <w:ins w:id="3367" w:author="김은수" w:date="2026-10-01T12:05:00Z" w16du:dateUtc="2026-10-01T03:05:00Z"/>
            </w:rPr>
          </w:rPrChange>
        </w:rPr>
        <w:pPrChange w:id="3368" w:author="김은수" w:date="2026-10-01T03:22:00Z">
          <w:pPr>
            <w:pStyle w:val="TDC40"/>
          </w:pPr>
        </w:pPrChange>
      </w:pPr>
    </w:p>
    <w:p w14:paraId="50C9A5F0" w14:textId="77777777" w:rsidR="00084C76" w:rsidRDefault="00084C76">
      <w:pPr>
        <w:pStyle w:val="TDC43"/>
        <w:rPr>
          <w:ins w:id="3369" w:author="김은수" w:date="2026-10-01T12:05:00Z" w16du:dateUtc="2026-10-01T03:05:00Z"/>
        </w:rPr>
      </w:pPr>
      <w:ins w:id="3370" w:author="김은수" w:date="2026-10-01T12:05:00Z" w16du:dateUtc="2026-10-01T03:05:00Z">
        <w:r>
          <w:t>입출력 예 : 전면 방향이 LEFT이면 DMIC2, RIGHT이면 DMIC1의 현재/직전 블록을 지연 입력으로 전달한다. 조회하는 방향은 설정된 방향과 같다.</w:t>
        </w:r>
      </w:ins>
    </w:p>
    <w:p w14:paraId="62EFD462" w14:textId="77777777" w:rsidR="000C626C" w:rsidRDefault="000C626C">
      <w:pPr>
        <w:pStyle w:val="TDC40"/>
        <w:rPr>
          <w:ins w:id="3371" w:author="김은수" w:date="2026-10-01T05:08:00Z"/>
        </w:rPr>
      </w:pPr>
    </w:p>
    <w:p w14:paraId="25B39888" w14:textId="77777777" w:rsidR="00697371" w:rsidRDefault="00220104">
      <w:pPr>
        <w:pStyle w:val="TDC4"/>
        <w:pPrChange w:id="3372" w:author="김은수" w:date="2026-09-30T15:44:00Z" w16du:dateUtc="2026-09-30T06:44:00Z">
          <w:pPr>
            <w:pStyle w:val="4"/>
            <w:numPr>
              <w:ilvl w:val="3"/>
              <w:numId w:val="7"/>
            </w:numPr>
            <w:tabs>
              <w:tab w:val="num" w:pos="1134"/>
              <w:tab w:val="num" w:pos="1245"/>
            </w:tabs>
            <w:spacing w:after="0"/>
            <w:ind w:left="1200" w:hanging="400"/>
          </w:pPr>
        </w:pPrChange>
      </w:pPr>
      <w:r>
        <w:t xml:space="preserve">SU-ID-CFX-014, </w:t>
      </w:r>
      <w:del w:id="3373" w:author="김은수" w:date="2026-09-30T15:44:00Z" w16du:dateUtc="2026-09-30T06:44:00Z">
        <w:r w:rsidR="00E01536">
          <w:rPr>
            <w:rFonts w:hint="eastAsia"/>
          </w:rPr>
          <w:delText>D</w:delText>
        </w:r>
        <w:r w:rsidR="00E01536">
          <w:delText xml:space="preserve">AC </w:delText>
        </w:r>
        <w:r w:rsidR="00E01536">
          <w:rPr>
            <w:rFonts w:hint="eastAsia"/>
          </w:rPr>
          <w:delText xml:space="preserve">설정 </w:delText>
        </w:r>
        <w:r w:rsidR="00E01536">
          <w:delText>(</w:delText>
        </w:r>
      </w:del>
      <w:r>
        <w:t xml:space="preserve">오디오 </w:t>
      </w:r>
      <w:del w:id="3374" w:author="김은수" w:date="2026-09-30T15:44:00Z" w16du:dateUtc="2026-09-30T06:44:00Z">
        <w:r w:rsidR="00E01536">
          <w:rPr>
            <w:rFonts w:hint="eastAsia"/>
          </w:rPr>
          <w:delText>패스 디버깅용)</w:delText>
        </w:r>
      </w:del>
      <w:ins w:id="3375" w:author="김은수" w:date="2026-09-30T15:44:00Z" w16du:dateUtc="2026-09-30T06:44:00Z">
        <w:r>
          <w:t>FIFO 초기화</w:t>
        </w:r>
      </w:ins>
    </w:p>
    <w:p w14:paraId="75EF6694" w14:textId="77777777" w:rsidR="00E01536" w:rsidRPr="00E00010" w:rsidRDefault="00E01536">
      <w:pPr>
        <w:pStyle w:val="a8"/>
        <w:numPr>
          <w:ilvl w:val="0"/>
          <w:numId w:val="22"/>
        </w:numPr>
        <w:spacing w:after="0" w:line="300" w:lineRule="auto"/>
        <w:ind w:left="1160"/>
        <w:rPr>
          <w:del w:id="3376" w:author="김은수" w:date="2026-09-30T15:44:00Z" w16du:dateUtc="2026-09-30T06:44:00Z"/>
          <w:szCs w:val="20"/>
        </w:rPr>
        <w:pPrChange w:id="3377" w:author="김은수" w:date="2026-10-01T03:22:00Z">
          <w:pPr>
            <w:pStyle w:val="a8"/>
            <w:numPr>
              <w:numId w:val="22"/>
            </w:numPr>
            <w:spacing w:after="0"/>
            <w:ind w:leftChars="0" w:left="1960" w:hanging="360"/>
          </w:pPr>
        </w:pPrChange>
      </w:pPr>
      <w:del w:id="3378" w:author="김은수" w:date="2026-09-30T15:44:00Z" w16du:dateUtc="2026-09-30T06:44:00Z">
        <w:r>
          <w:rPr>
            <w:rFonts w:hint="eastAsia"/>
          </w:rPr>
          <w:delText>D</w:delText>
        </w:r>
        <w:r>
          <w:delText xml:space="preserve">AC </w:delText>
        </w:r>
        <w:r>
          <w:rPr>
            <w:rFonts w:hint="eastAsia"/>
          </w:rPr>
          <w:delText>활성화</w:delText>
        </w:r>
      </w:del>
    </w:p>
    <w:p w14:paraId="7C3F3F69" w14:textId="77777777" w:rsidR="00E01536" w:rsidRPr="00E00010" w:rsidRDefault="00E01536">
      <w:pPr>
        <w:pStyle w:val="a8"/>
        <w:numPr>
          <w:ilvl w:val="0"/>
          <w:numId w:val="22"/>
        </w:numPr>
        <w:spacing w:after="0" w:line="300" w:lineRule="auto"/>
        <w:ind w:left="1160"/>
        <w:rPr>
          <w:del w:id="3379" w:author="김은수" w:date="2026-09-30T15:44:00Z" w16du:dateUtc="2026-09-30T06:44:00Z"/>
          <w:szCs w:val="20"/>
        </w:rPr>
        <w:pPrChange w:id="3380" w:author="김은수" w:date="2026-10-01T03:22:00Z">
          <w:pPr>
            <w:pStyle w:val="a8"/>
            <w:numPr>
              <w:numId w:val="22"/>
            </w:numPr>
            <w:spacing w:after="0"/>
            <w:ind w:leftChars="0" w:left="1960" w:hanging="360"/>
          </w:pPr>
        </w:pPrChange>
      </w:pPr>
      <w:del w:id="3381" w:author="김은수" w:date="2026-09-30T15:44:00Z" w16du:dateUtc="2026-09-30T06:44:00Z">
        <w:r>
          <w:rPr>
            <w:rFonts w:hint="eastAsia"/>
          </w:rPr>
          <w:delText>고전력 모드 비활성화</w:delText>
        </w:r>
      </w:del>
    </w:p>
    <w:p w14:paraId="2170A4E5" w14:textId="77777777" w:rsidR="00084C76" w:rsidRDefault="00084C76">
      <w:pPr>
        <w:pStyle w:val="TDC40"/>
        <w:keepNext/>
        <w:rPr>
          <w:ins w:id="3382" w:author="김은수" w:date="2026-10-01T12:05:00Z" w16du:dateUtc="2026-10-01T03:05:00Z"/>
        </w:rPr>
        <w:pPrChange w:id="3383" w:author="김은수" w:date="2026-10-01T03:22:00Z">
          <w:pPr>
            <w:pStyle w:val="TDC40"/>
          </w:pPr>
        </w:pPrChange>
      </w:pPr>
      <w:ins w:id="3384" w:author="김은수" w:date="2026-10-01T12:05:00Z" w16du:dateUtc="2026-10-01T03:05:00Z">
        <w:r>
          <w:t>경로 전환 전에 남아 있던 오디오가 다음 처리에 섞이는 것을 방지한다.</w:t>
        </w:r>
      </w:ins>
    </w:p>
    <w:p w14:paraId="7972A181" w14:textId="77777777" w:rsidR="00084C76" w:rsidRDefault="00084C76">
      <w:pPr>
        <w:pStyle w:val="TDC42"/>
        <w:rPr>
          <w:ins w:id="3385" w:author="김은수" w:date="2026-10-01T12:05:00Z" w16du:dateUtc="2026-10-01T03:05:00Z"/>
        </w:rPr>
      </w:pPr>
      <w:ins w:id="3386" w:author="김은수" w:date="2026-10-01T12:05:00Z" w16du:dateUtc="2026-10-01T03:05:00Z">
        <w:r>
          <w:t xml:space="preserve">표 </w:t>
        </w:r>
        <w:r>
          <w:fldChar w:fldCharType="begin"/>
        </w:r>
        <w:r>
          <w:instrText>SEQ 표 \* ARABIC</w:instrText>
        </w:r>
        <w:r>
          <w:fldChar w:fldCharType="separate"/>
        </w:r>
        <w:r>
          <w:t>30</w:t>
        </w:r>
        <w:r>
          <w:fldChar w:fldCharType="end"/>
        </w:r>
        <w:r>
          <w:t>. 오디오 FIFO 초기화 / 유닛 설계 내용</w:t>
        </w:r>
      </w:ins>
    </w:p>
    <w:tbl>
      <w:tblPr>
        <w:tblStyle w:val="TDC41"/>
        <w:tblW w:w="8816" w:type="dxa"/>
        <w:tblLayout w:type="fixed"/>
        <w:tblLook w:val="04A0" w:firstRow="1" w:lastRow="0" w:firstColumn="1" w:lastColumn="0" w:noHBand="0" w:noVBand="1"/>
        <w:tblPrChange w:id="3387"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3388">
          <w:tblGrid>
            <w:gridCol w:w="360"/>
            <w:gridCol w:w="360"/>
            <w:gridCol w:w="584"/>
            <w:gridCol w:w="7512"/>
          </w:tblGrid>
        </w:tblGridChange>
      </w:tblGrid>
      <w:tr w:rsidR="00084C76" w14:paraId="1ACDC6DE" w14:textId="77777777" w:rsidTr="00B85812">
        <w:trPr>
          <w:cnfStyle w:val="100000000000" w:firstRow="1" w:lastRow="0" w:firstColumn="0" w:lastColumn="0" w:oddVBand="0" w:evenVBand="0" w:oddHBand="0" w:evenHBand="0" w:firstRowFirstColumn="0" w:firstRowLastColumn="0" w:lastRowFirstColumn="0" w:lastRowLastColumn="0"/>
          <w:cantSplit/>
          <w:tblHeader/>
          <w:ins w:id="3389" w:author="김은수" w:date="2026-10-01T12:05:00Z"/>
          <w:trPrChange w:id="3390"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3391" w:author="김은수" w:date="2026-10-01T03:22:00Z">
              <w:tcPr>
                <w:tcW w:w="1304" w:type="dxa"/>
              </w:tcPr>
            </w:tcPrChange>
          </w:tcPr>
          <w:p w14:paraId="3DAADA88"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3392" w:author="김은수" w:date="2026-10-01T12:05:00Z" w16du:dateUtc="2026-10-01T03:05:00Z"/>
              </w:rPr>
            </w:pPr>
            <w:ins w:id="3393" w:author="김은수" w:date="2026-10-01T12:05:00Z" w16du:dateUtc="2026-10-01T03:05:00Z">
              <w:r>
                <w:t>항목</w:t>
              </w:r>
            </w:ins>
          </w:p>
        </w:tc>
        <w:tc>
          <w:tcPr>
            <w:tcW w:w="7512" w:type="dxa"/>
            <w:tcPrChange w:id="3394" w:author="김은수" w:date="2026-10-01T03:22:00Z">
              <w:tcPr>
                <w:tcW w:w="7512" w:type="dxa"/>
              </w:tcPr>
            </w:tcPrChange>
          </w:tcPr>
          <w:p w14:paraId="5E8E793B"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3395" w:author="김은수" w:date="2026-10-01T12:05:00Z" w16du:dateUtc="2026-10-01T03:05:00Z"/>
              </w:rPr>
            </w:pPr>
            <w:ins w:id="3396" w:author="김은수" w:date="2026-10-01T12:05:00Z" w16du:dateUtc="2026-10-01T03:05:00Z">
              <w:r>
                <w:t>설계 내용</w:t>
              </w:r>
            </w:ins>
          </w:p>
        </w:tc>
      </w:tr>
      <w:tr w:rsidR="00084C76" w14:paraId="7476732B" w14:textId="77777777" w:rsidTr="00B85812">
        <w:trPr>
          <w:cantSplit/>
          <w:ins w:id="3397" w:author="김은수" w:date="2026-10-01T12:05:00Z"/>
          <w:trPrChange w:id="3398"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3399" w:author="김은수" w:date="2026-10-01T03:22:00Z">
              <w:tcPr>
                <w:tcW w:w="1304" w:type="dxa"/>
              </w:tcPr>
            </w:tcPrChange>
          </w:tcPr>
          <w:p w14:paraId="635304D8" w14:textId="77777777" w:rsidR="00084C76" w:rsidRDefault="00084C76">
            <w:pPr>
              <w:pStyle w:val="TDCe"/>
              <w:rPr>
                <w:ins w:id="3400" w:author="김은수" w:date="2026-10-01T12:05:00Z" w16du:dateUtc="2026-10-01T03:05:00Z"/>
              </w:rPr>
            </w:pPr>
            <w:ins w:id="3401" w:author="김은수" w:date="2026-10-01T12:05:00Z" w16du:dateUtc="2026-10-01T03:05:00Z">
              <w:r>
                <w:t>입력</w:t>
              </w:r>
            </w:ins>
          </w:p>
        </w:tc>
        <w:tc>
          <w:tcPr>
            <w:tcW w:w="7512" w:type="dxa"/>
            <w:tcPrChange w:id="3402" w:author="김은수" w:date="2026-10-01T03:22:00Z">
              <w:tcPr>
                <w:tcW w:w="7512" w:type="dxa"/>
              </w:tcPr>
            </w:tcPrChange>
          </w:tcPr>
          <w:p w14:paraId="02EDB647"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3403" w:author="김은수" w:date="2026-10-01T12:05:00Z" w16du:dateUtc="2026-10-01T03:05:00Z"/>
              </w:rPr>
            </w:pPr>
            <w:ins w:id="3404" w:author="김은수" w:date="2026-10-01T12:05:00Z" w16du:dateUtc="2026-10-01T03:05:00Z">
              <w:r>
                <w:t>초기화할 FIFO 또는 전체 FIFO</w:t>
              </w:r>
            </w:ins>
          </w:p>
        </w:tc>
      </w:tr>
      <w:tr w:rsidR="00084C76" w14:paraId="33170084" w14:textId="77777777" w:rsidTr="00B85812">
        <w:trPr>
          <w:cantSplit/>
          <w:ins w:id="3405" w:author="김은수" w:date="2026-10-01T12:05:00Z"/>
          <w:trPrChange w:id="3406"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3407" w:author="김은수" w:date="2026-10-01T03:22:00Z">
              <w:tcPr>
                <w:tcW w:w="1304" w:type="dxa"/>
              </w:tcPr>
            </w:tcPrChange>
          </w:tcPr>
          <w:p w14:paraId="7F2D2D5C" w14:textId="77777777" w:rsidR="00084C76" w:rsidRDefault="00084C76">
            <w:pPr>
              <w:pStyle w:val="TDCe"/>
              <w:rPr>
                <w:ins w:id="3408" w:author="김은수" w:date="2026-10-01T12:05:00Z" w16du:dateUtc="2026-10-01T03:05:00Z"/>
              </w:rPr>
            </w:pPr>
            <w:ins w:id="3409" w:author="김은수" w:date="2026-10-01T12:05:00Z" w16du:dateUtc="2026-10-01T03:05:00Z">
              <w:r>
                <w:t>출력</w:t>
              </w:r>
            </w:ins>
          </w:p>
        </w:tc>
        <w:tc>
          <w:tcPr>
            <w:tcW w:w="7512" w:type="dxa"/>
            <w:tcPrChange w:id="3410" w:author="김은수" w:date="2026-10-01T03:22:00Z">
              <w:tcPr>
                <w:tcW w:w="7512" w:type="dxa"/>
              </w:tcPr>
            </w:tcPrChange>
          </w:tcPr>
          <w:p w14:paraId="03321331"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3411" w:author="김은수" w:date="2026-10-01T12:05:00Z" w16du:dateUtc="2026-10-01T03:05:00Z"/>
              </w:rPr>
            </w:pPr>
            <w:ins w:id="3412" w:author="김은수" w:date="2026-10-01T12:05:00Z" w16du:dateUtc="2026-10-01T03:05:00Z">
              <w:r>
                <w:t>잔류 데이터가 정리된 FIFO</w:t>
              </w:r>
            </w:ins>
          </w:p>
        </w:tc>
      </w:tr>
      <w:tr w:rsidR="00084C76" w14:paraId="3D826DCF" w14:textId="77777777" w:rsidTr="00B85812">
        <w:trPr>
          <w:cantSplit/>
          <w:ins w:id="3413" w:author="김은수" w:date="2026-10-01T12:05:00Z"/>
          <w:trPrChange w:id="3414"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3415" w:author="김은수" w:date="2026-10-01T03:22:00Z">
              <w:tcPr>
                <w:tcW w:w="1304" w:type="dxa"/>
              </w:tcPr>
            </w:tcPrChange>
          </w:tcPr>
          <w:p w14:paraId="147B86E6" w14:textId="77777777" w:rsidR="00084C76" w:rsidRDefault="00084C76">
            <w:pPr>
              <w:pStyle w:val="TDCe"/>
              <w:rPr>
                <w:ins w:id="3416" w:author="김은수" w:date="2026-10-01T12:05:00Z" w16du:dateUtc="2026-10-01T03:05:00Z"/>
              </w:rPr>
            </w:pPr>
            <w:ins w:id="3417" w:author="김은수" w:date="2026-10-01T12:05:00Z" w16du:dateUtc="2026-10-01T03:05:00Z">
              <w:r>
                <w:t>처리</w:t>
              </w:r>
            </w:ins>
          </w:p>
        </w:tc>
        <w:tc>
          <w:tcPr>
            <w:tcW w:w="7512" w:type="dxa"/>
            <w:tcPrChange w:id="3418" w:author="김은수" w:date="2026-10-01T03:22:00Z">
              <w:tcPr>
                <w:tcW w:w="7512" w:type="dxa"/>
              </w:tcPr>
            </w:tcPrChange>
          </w:tcPr>
          <w:p w14:paraId="61F2DFD9"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3419" w:author="김은수" w:date="2026-10-01T12:05:00Z" w16du:dateUtc="2026-10-01T03:05:00Z"/>
              </w:rPr>
            </w:pPr>
            <w:ins w:id="3420" w:author="김은수" w:date="2026-10-01T12:05:00Z" w16du:dateUtc="2026-10-01T03:05:00Z">
              <w:r>
                <w:t>지정된 FIFO를 지우거나 전체 입력/출력 FIFO의 초기화 함수를 호출한다. 활성 데이터 처리와 초기화의 호출 시점을 구분한다.</w:t>
              </w:r>
            </w:ins>
          </w:p>
        </w:tc>
      </w:tr>
    </w:tbl>
    <w:p w14:paraId="4FBB8034" w14:textId="77777777" w:rsidR="00084C76" w:rsidRDefault="00084C76">
      <w:pPr>
        <w:pStyle w:val="TDC40"/>
        <w:spacing w:after="0"/>
        <w:rPr>
          <w:ins w:id="3421" w:author="김은수" w:date="2026-10-01T12:05:00Z" w16du:dateUtc="2026-10-01T03:05:00Z"/>
        </w:rPr>
        <w:pPrChange w:id="3422" w:author="김은수" w:date="2026-10-01T03:22:00Z">
          <w:pPr>
            <w:pStyle w:val="TDC40"/>
          </w:pPr>
        </w:pPrChange>
      </w:pPr>
    </w:p>
    <w:p w14:paraId="67323B35" w14:textId="77777777" w:rsidR="00084C76" w:rsidRDefault="00084C76">
      <w:pPr>
        <w:pStyle w:val="TDC42"/>
        <w:rPr>
          <w:ins w:id="3423" w:author="김은수" w:date="2026-10-01T12:05:00Z" w16du:dateUtc="2026-10-01T03:05:00Z"/>
        </w:rPr>
      </w:pPr>
      <w:ins w:id="3424" w:author="김은수" w:date="2026-10-01T12:05:00Z" w16du:dateUtc="2026-10-01T03:05:00Z">
        <w:r>
          <w:t xml:space="preserve">표 </w:t>
        </w:r>
        <w:r>
          <w:fldChar w:fldCharType="begin"/>
        </w:r>
        <w:r>
          <w:instrText>SEQ 표 \* ARABIC</w:instrText>
        </w:r>
        <w:r>
          <w:fldChar w:fldCharType="separate"/>
        </w:r>
        <w:r>
          <w:t>31</w:t>
        </w:r>
        <w:r>
          <w:fldChar w:fldCharType="end"/>
        </w:r>
        <w:r>
          <w:t>. 오디오 FIFO 초기화 / 구현 조건</w:t>
        </w:r>
      </w:ins>
    </w:p>
    <w:tbl>
      <w:tblPr>
        <w:tblStyle w:val="TDC41"/>
        <w:tblW w:w="8816" w:type="dxa"/>
        <w:tblLayout w:type="fixed"/>
        <w:tblLook w:val="04A0" w:firstRow="1" w:lastRow="0" w:firstColumn="1" w:lastColumn="0" w:noHBand="0" w:noVBand="1"/>
        <w:tblPrChange w:id="3425"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3426">
          <w:tblGrid>
            <w:gridCol w:w="360"/>
            <w:gridCol w:w="360"/>
            <w:gridCol w:w="584"/>
            <w:gridCol w:w="7512"/>
          </w:tblGrid>
        </w:tblGridChange>
      </w:tblGrid>
      <w:tr w:rsidR="00084C76" w14:paraId="6E690814" w14:textId="77777777" w:rsidTr="00B85812">
        <w:trPr>
          <w:cnfStyle w:val="100000000000" w:firstRow="1" w:lastRow="0" w:firstColumn="0" w:lastColumn="0" w:oddVBand="0" w:evenVBand="0" w:oddHBand="0" w:evenHBand="0" w:firstRowFirstColumn="0" w:firstRowLastColumn="0" w:lastRowFirstColumn="0" w:lastRowLastColumn="0"/>
          <w:cantSplit/>
          <w:tblHeader/>
          <w:ins w:id="3427" w:author="김은수" w:date="2026-10-01T12:05:00Z"/>
          <w:trPrChange w:id="3428"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3429" w:author="김은수" w:date="2026-10-01T03:22:00Z">
              <w:tcPr>
                <w:tcW w:w="1304" w:type="dxa"/>
              </w:tcPr>
            </w:tcPrChange>
          </w:tcPr>
          <w:p w14:paraId="0D1644D0"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3430" w:author="김은수" w:date="2026-10-01T12:05:00Z" w16du:dateUtc="2026-10-01T03:05:00Z"/>
              </w:rPr>
            </w:pPr>
            <w:ins w:id="3431" w:author="김은수" w:date="2026-10-01T12:05:00Z" w16du:dateUtc="2026-10-01T03:05:00Z">
              <w:r>
                <w:t>구분</w:t>
              </w:r>
            </w:ins>
          </w:p>
        </w:tc>
        <w:tc>
          <w:tcPr>
            <w:tcW w:w="7512" w:type="dxa"/>
            <w:tcPrChange w:id="3432" w:author="김은수" w:date="2026-10-01T03:22:00Z">
              <w:tcPr>
                <w:tcW w:w="7512" w:type="dxa"/>
              </w:tcPr>
            </w:tcPrChange>
          </w:tcPr>
          <w:p w14:paraId="2A5A89E6"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3433" w:author="김은수" w:date="2026-10-01T12:05:00Z" w16du:dateUtc="2026-10-01T03:05:00Z"/>
              </w:rPr>
            </w:pPr>
            <w:ins w:id="3434" w:author="김은수" w:date="2026-10-01T12:05:00Z" w16du:dateUtc="2026-10-01T03:05:00Z">
              <w:r>
                <w:t>구현 조건</w:t>
              </w:r>
            </w:ins>
          </w:p>
        </w:tc>
      </w:tr>
      <w:tr w:rsidR="00084C76" w14:paraId="530B9CB7" w14:textId="77777777" w:rsidTr="00B85812">
        <w:trPr>
          <w:cantSplit/>
          <w:ins w:id="3435" w:author="김은수" w:date="2026-10-01T12:05:00Z"/>
          <w:trPrChange w:id="3436"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3437" w:author="김은수" w:date="2026-10-01T03:22:00Z">
              <w:tcPr>
                <w:tcW w:w="1304" w:type="dxa"/>
              </w:tcPr>
            </w:tcPrChange>
          </w:tcPr>
          <w:p w14:paraId="4E67EB10" w14:textId="77777777" w:rsidR="00084C76" w:rsidRDefault="00084C76">
            <w:pPr>
              <w:pStyle w:val="TDCe"/>
              <w:rPr>
                <w:ins w:id="3438" w:author="김은수" w:date="2026-10-01T12:05:00Z" w16du:dateUtc="2026-10-01T03:05:00Z"/>
              </w:rPr>
            </w:pPr>
            <w:ins w:id="3439" w:author="김은수" w:date="2026-10-01T12:05:00Z" w16du:dateUtc="2026-10-01T03:05:00Z">
              <w:r>
                <w:t>관련 함수</w:t>
              </w:r>
            </w:ins>
          </w:p>
        </w:tc>
        <w:tc>
          <w:tcPr>
            <w:tcW w:w="7512" w:type="dxa"/>
            <w:tcPrChange w:id="3440" w:author="김은수" w:date="2026-10-01T03:22:00Z">
              <w:tcPr>
                <w:tcW w:w="7512" w:type="dxa"/>
              </w:tcPr>
            </w:tcPrChange>
          </w:tcPr>
          <w:p w14:paraId="03B1B223" w14:textId="77777777" w:rsidR="00084C76" w:rsidRPr="00E00010" w:rsidRDefault="00084C76">
            <w:pPr>
              <w:pStyle w:val="TDCf"/>
              <w:cnfStyle w:val="000000000000" w:firstRow="0" w:lastRow="0" w:firstColumn="0" w:lastColumn="0" w:oddVBand="0" w:evenVBand="0" w:oddHBand="0" w:evenHBand="0" w:firstRowFirstColumn="0" w:firstRowLastColumn="0" w:lastRowFirstColumn="0" w:lastRowLastColumn="0"/>
              <w:rPr>
                <w:ins w:id="3441" w:author="김은수" w:date="2026-10-01T12:05:00Z" w16du:dateUtc="2026-10-01T03:05:00Z"/>
                <w:lang w:val="en-US"/>
                <w:rPrChange w:id="3442" w:author="김은수" w:date="2026-10-01T13:47:00Z" w16du:dateUtc="2026-10-01T04:47:00Z">
                  <w:rPr>
                    <w:ins w:id="3443" w:author="김은수" w:date="2026-10-01T12:05:00Z" w16du:dateUtc="2026-10-01T03:05:00Z"/>
                  </w:rPr>
                </w:rPrChange>
              </w:rPr>
            </w:pPr>
            <w:ins w:id="3444" w:author="김은수" w:date="2026-10-01T12:05:00Z" w16du:dateUtc="2026-10-01T03:05:00Z">
              <w:r w:rsidRPr="00E00010">
                <w:rPr>
                  <w:lang w:val="en-US"/>
                  <w:rPrChange w:id="3445" w:author="김은수" w:date="2026-10-01T13:47:00Z" w16du:dateUtc="2026-10-01T04:47:00Z">
                    <w:rPr/>
                  </w:rPrChange>
                </w:rPr>
                <w:t>clear_FIFO, clear_FIFO_all</w:t>
              </w:r>
            </w:ins>
          </w:p>
        </w:tc>
      </w:tr>
    </w:tbl>
    <w:p w14:paraId="7F87F490" w14:textId="77777777" w:rsidR="00084C76" w:rsidRPr="00E00010" w:rsidRDefault="00084C76">
      <w:pPr>
        <w:pStyle w:val="TDC40"/>
        <w:spacing w:after="0"/>
        <w:rPr>
          <w:ins w:id="3446" w:author="김은수" w:date="2026-10-01T12:05:00Z" w16du:dateUtc="2026-10-01T03:05:00Z"/>
          <w:lang w:val="en-US"/>
          <w:rPrChange w:id="3447" w:author="김은수" w:date="2026-10-01T13:47:00Z" w16du:dateUtc="2026-10-01T04:47:00Z">
            <w:rPr>
              <w:ins w:id="3448" w:author="김은수" w:date="2026-10-01T12:05:00Z" w16du:dateUtc="2026-10-01T03:05:00Z"/>
            </w:rPr>
          </w:rPrChange>
        </w:rPr>
        <w:pPrChange w:id="3449" w:author="김은수" w:date="2026-10-01T03:22:00Z">
          <w:pPr>
            <w:pStyle w:val="TDC40"/>
          </w:pPr>
        </w:pPrChange>
      </w:pPr>
    </w:p>
    <w:p w14:paraId="1DBE4195" w14:textId="77777777" w:rsidR="00084C76" w:rsidRDefault="00084C76">
      <w:pPr>
        <w:pStyle w:val="TDC43"/>
        <w:rPr>
          <w:ins w:id="3450" w:author="김은수" w:date="2026-10-01T12:05:00Z" w16du:dateUtc="2026-10-01T03:05:00Z"/>
        </w:rPr>
      </w:pPr>
      <w:ins w:id="3451" w:author="김은수" w:date="2026-10-01T12:05:00Z" w16du:dateUtc="2026-10-01T03:05:00Z">
        <w:r>
          <w:t>입출력 예 : 하나의 FIFO를 초기화하면 선택한 FIFO만 초기 상태로 돌아간다. 전체 초기화 경로는 해당 경로에 지정된 FIFO를 모두 초기화한다.</w:t>
        </w:r>
      </w:ins>
    </w:p>
    <w:p w14:paraId="26E6C1FA" w14:textId="77777777" w:rsidR="000C626C" w:rsidRDefault="000C626C">
      <w:pPr>
        <w:pStyle w:val="TDC40"/>
        <w:rPr>
          <w:ins w:id="3452" w:author="김은수" w:date="2026-10-01T05:08:00Z"/>
        </w:rPr>
      </w:pPr>
    </w:p>
    <w:p w14:paraId="7DAC6D48" w14:textId="77777777" w:rsidR="00697371" w:rsidRDefault="00220104">
      <w:pPr>
        <w:pStyle w:val="TDC4"/>
        <w:pPrChange w:id="3453" w:author="김은수" w:date="2026-09-30T15:44:00Z" w16du:dateUtc="2026-09-30T06:44:00Z">
          <w:pPr>
            <w:pStyle w:val="4"/>
            <w:numPr>
              <w:ilvl w:val="3"/>
              <w:numId w:val="7"/>
            </w:numPr>
            <w:tabs>
              <w:tab w:val="num" w:pos="1134"/>
              <w:tab w:val="num" w:pos="1245"/>
            </w:tabs>
            <w:spacing w:before="240" w:after="0"/>
            <w:ind w:left="1200" w:hanging="400"/>
          </w:pPr>
        </w:pPrChange>
      </w:pPr>
      <w:r>
        <w:lastRenderedPageBreak/>
        <w:t xml:space="preserve">SU-ID-CFX-015, </w:t>
      </w:r>
      <w:del w:id="3454" w:author="김은수" w:date="2026-09-30T15:44:00Z" w16du:dateUtc="2026-09-30T06:44:00Z">
        <w:r w:rsidR="00B377E3">
          <w:delText>LSAD</w:delText>
        </w:r>
        <w:r w:rsidR="00B377E3">
          <w:rPr>
            <w:rFonts w:hint="eastAsia"/>
          </w:rPr>
          <w:delText xml:space="preserve"> 활성화</w:delText>
        </w:r>
      </w:del>
      <w:ins w:id="3455" w:author="김은수" w:date="2026-09-30T15:44:00Z" w16du:dateUtc="2026-09-30T06:44:00Z">
        <w:r>
          <w:t>I2S 수신 버퍼 관리</w:t>
        </w:r>
      </w:ins>
    </w:p>
    <w:p w14:paraId="5AE95EB6" w14:textId="77777777" w:rsidR="00B377E3" w:rsidRPr="00E00010" w:rsidRDefault="00B377E3">
      <w:pPr>
        <w:pStyle w:val="a8"/>
        <w:numPr>
          <w:ilvl w:val="0"/>
          <w:numId w:val="22"/>
        </w:numPr>
        <w:spacing w:after="0" w:line="300" w:lineRule="auto"/>
        <w:ind w:left="1160"/>
        <w:rPr>
          <w:del w:id="3456" w:author="김은수" w:date="2026-09-30T15:44:00Z" w16du:dateUtc="2026-09-30T06:44:00Z"/>
          <w:szCs w:val="20"/>
        </w:rPr>
        <w:pPrChange w:id="3457" w:author="김은수" w:date="2026-10-01T03:22:00Z">
          <w:pPr>
            <w:pStyle w:val="a8"/>
            <w:numPr>
              <w:numId w:val="22"/>
            </w:numPr>
            <w:ind w:leftChars="0" w:left="1960" w:hanging="360"/>
          </w:pPr>
        </w:pPrChange>
      </w:pPr>
      <w:del w:id="3458" w:author="김은수" w:date="2026-09-30T15:44:00Z" w16du:dateUtc="2026-09-30T06:44:00Z">
        <w:r>
          <w:rPr>
            <w:rFonts w:hint="eastAsia"/>
          </w:rPr>
          <w:delText>D</w:delText>
        </w:r>
        <w:r>
          <w:delText>IO 5</w:delText>
        </w:r>
        <w:r>
          <w:rPr>
            <w:rFonts w:hint="eastAsia"/>
          </w:rPr>
          <w:delText xml:space="preserve">번 핀을 </w:delText>
        </w:r>
        <w:r>
          <w:delText>LSAD</w:delText>
        </w:r>
        <w:r>
          <w:rPr>
            <w:rFonts w:hint="eastAsia"/>
          </w:rPr>
          <w:delText>로 설정하고 활성화 한다.</w:delText>
        </w:r>
      </w:del>
    </w:p>
    <w:p w14:paraId="45E35A30" w14:textId="77777777" w:rsidR="00E01536" w:rsidRPr="00E00010" w:rsidRDefault="00DF4A77">
      <w:pPr>
        <w:pStyle w:val="4"/>
        <w:keepNext w:val="0"/>
        <w:keepLines w:val="0"/>
        <w:widowControl w:val="0"/>
        <w:numPr>
          <w:ilvl w:val="3"/>
          <w:numId w:val="7"/>
        </w:numPr>
        <w:snapToGrid/>
        <w:spacing w:before="0" w:after="0" w:line="300" w:lineRule="auto"/>
        <w:jc w:val="both"/>
        <w:rPr>
          <w:del w:id="3459" w:author="김은수" w:date="2026-09-30T15:44:00Z" w16du:dateUtc="2026-09-30T06:44:00Z"/>
          <w:sz w:val="20"/>
          <w:szCs w:val="20"/>
        </w:rPr>
        <w:pPrChange w:id="3460" w:author="김은수" w:date="2026-10-01T03:22:00Z">
          <w:pPr>
            <w:pStyle w:val="4"/>
            <w:numPr>
              <w:ilvl w:val="3"/>
              <w:numId w:val="7"/>
            </w:numPr>
            <w:spacing w:after="0"/>
            <w:ind w:left="1200" w:hanging="400"/>
          </w:pPr>
        </w:pPrChange>
      </w:pPr>
      <w:del w:id="3461" w:author="김은수" w:date="2026-09-30T15:44:00Z" w16du:dateUtc="2026-09-30T06:44:00Z">
        <w:r>
          <w:delText>SU</w:delText>
        </w:r>
        <w:r w:rsidR="00276B62">
          <w:delText>-ID-CFX-01</w:delText>
        </w:r>
        <w:r w:rsidR="00652620">
          <w:delText>6</w:delText>
        </w:r>
        <w:r w:rsidR="00276B62">
          <w:delText xml:space="preserve">, </w:delText>
        </w:r>
        <w:r w:rsidR="00E01536">
          <w:rPr>
            <w:rFonts w:hint="eastAsia"/>
          </w:rPr>
          <w:delText>H</w:delText>
        </w:r>
        <w:r w:rsidR="00E01536">
          <w:delText>ear Func</w:delText>
        </w:r>
        <w:r w:rsidR="00E01536">
          <w:rPr>
            <w:rFonts w:hint="eastAsia"/>
          </w:rPr>
          <w:delText>t</w:delText>
        </w:r>
        <w:r w:rsidR="00E01536">
          <w:delText xml:space="preserve">ion Chain </w:delText>
        </w:r>
        <w:r w:rsidR="00E01536">
          <w:rPr>
            <w:rFonts w:hint="eastAsia"/>
          </w:rPr>
          <w:delText>설정</w:delText>
        </w:r>
      </w:del>
    </w:p>
    <w:p w14:paraId="3E07B6C2" w14:textId="77777777" w:rsidR="00E01536" w:rsidRPr="00E00010" w:rsidRDefault="00E01536">
      <w:pPr>
        <w:spacing w:after="0" w:line="300" w:lineRule="auto"/>
        <w:rPr>
          <w:del w:id="3462" w:author="김은수" w:date="2026-09-30T15:44:00Z" w16du:dateUtc="2026-09-30T06:44:00Z"/>
          <w:szCs w:val="20"/>
        </w:rPr>
        <w:pPrChange w:id="3463" w:author="김은수" w:date="2026-10-01T03:22:00Z">
          <w:pPr>
            <w:spacing w:after="0"/>
            <w:ind w:left="1600"/>
          </w:pPr>
        </w:pPrChange>
      </w:pPr>
      <w:del w:id="3464" w:author="김은수" w:date="2026-09-30T15:44:00Z" w16du:dateUtc="2026-09-30T06:44:00Z">
        <w:r>
          <w:delText xml:space="preserve">microcode.hct </w:delText>
        </w:r>
        <w:r>
          <w:rPr>
            <w:rFonts w:hint="eastAsia"/>
          </w:rPr>
          <w:delText xml:space="preserve">파일이 컴파일되어 생성된 </w:delText>
        </w:r>
        <w:r>
          <w:delText>microcode.cfi</w:delText>
        </w:r>
        <w:r>
          <w:rPr>
            <w:rFonts w:hint="eastAsia"/>
          </w:rPr>
          <w:delText>의 상수를 사용한다.</w:delText>
        </w:r>
      </w:del>
    </w:p>
    <w:p w14:paraId="48FB09B7" w14:textId="77777777" w:rsidR="00E01536" w:rsidRPr="00E00010" w:rsidRDefault="00E01536">
      <w:pPr>
        <w:pStyle w:val="a8"/>
        <w:numPr>
          <w:ilvl w:val="0"/>
          <w:numId w:val="22"/>
        </w:numPr>
        <w:spacing w:after="0" w:line="300" w:lineRule="auto"/>
        <w:ind w:left="1160"/>
        <w:rPr>
          <w:del w:id="3465" w:author="김은수" w:date="2026-09-30T15:44:00Z" w16du:dateUtc="2026-09-30T06:44:00Z"/>
          <w:szCs w:val="20"/>
        </w:rPr>
        <w:pPrChange w:id="3466" w:author="김은수" w:date="2026-10-01T03:22:00Z">
          <w:pPr>
            <w:pStyle w:val="a8"/>
            <w:numPr>
              <w:numId w:val="22"/>
            </w:numPr>
            <w:spacing w:after="0"/>
            <w:ind w:leftChars="0" w:left="1960" w:hanging="360"/>
          </w:pPr>
        </w:pPrChange>
      </w:pPr>
      <w:del w:id="3467" w:author="김은수" w:date="2026-09-30T15:44:00Z" w16du:dateUtc="2026-09-30T06:44:00Z">
        <w:r>
          <w:delText xml:space="preserve">Function chain </w:delText>
        </w:r>
        <w:r>
          <w:rPr>
            <w:rFonts w:hint="eastAsia"/>
          </w:rPr>
          <w:delText>우선순위 :</w:delText>
        </w:r>
        <w:r>
          <w:delText xml:space="preserve"> </w:delText>
        </w:r>
        <w:r>
          <w:rPr>
            <w:rFonts w:hint="eastAsia"/>
          </w:rPr>
          <w:delText xml:space="preserve">모두 동일하게 </w:delText>
        </w:r>
        <w:r>
          <w:delText>0</w:delText>
        </w:r>
        <w:r>
          <w:rPr>
            <w:rFonts w:hint="eastAsia"/>
          </w:rPr>
          <w:delText>으로 설정,</w:delText>
        </w:r>
        <w:r>
          <w:delText xml:space="preserve"> </w:delText>
        </w:r>
      </w:del>
    </w:p>
    <w:p w14:paraId="61B09821" w14:textId="77777777" w:rsidR="00E01536" w:rsidRPr="00E00010" w:rsidRDefault="00E01536">
      <w:pPr>
        <w:pStyle w:val="a8"/>
        <w:numPr>
          <w:ilvl w:val="0"/>
          <w:numId w:val="22"/>
        </w:numPr>
        <w:spacing w:after="0" w:line="300" w:lineRule="auto"/>
        <w:ind w:left="1160"/>
        <w:rPr>
          <w:del w:id="3468" w:author="김은수" w:date="2026-09-30T15:44:00Z" w16du:dateUtc="2026-09-30T06:44:00Z"/>
          <w:szCs w:val="20"/>
        </w:rPr>
        <w:pPrChange w:id="3469" w:author="김은수" w:date="2026-10-01T03:22:00Z">
          <w:pPr>
            <w:pStyle w:val="a8"/>
            <w:numPr>
              <w:numId w:val="22"/>
            </w:numPr>
            <w:spacing w:after="0"/>
            <w:ind w:leftChars="0" w:left="1960" w:hanging="360"/>
          </w:pPr>
        </w:pPrChange>
      </w:pPr>
      <w:del w:id="3470" w:author="김은수" w:date="2026-09-30T15:44:00Z" w16du:dateUtc="2026-09-30T06:44:00Z">
        <w:r>
          <w:delText xml:space="preserve">Function chain </w:delText>
        </w:r>
        <w:r>
          <w:rPr>
            <w:rFonts w:hint="eastAsia"/>
          </w:rPr>
          <w:delText xml:space="preserve">활성화 </w:delText>
        </w:r>
        <w:r>
          <w:delText>: microcode</w:delText>
        </w:r>
        <w:r>
          <w:rPr>
            <w:rFonts w:hint="eastAsia"/>
          </w:rPr>
          <w:delText xml:space="preserve">에서 구현된 </w:delText>
        </w:r>
        <w:r>
          <w:delText>function chain</w:delText>
        </w:r>
        <w:r>
          <w:rPr>
            <w:rFonts w:hint="eastAsia"/>
          </w:rPr>
          <w:delText>들 활성화</w:delText>
        </w:r>
      </w:del>
    </w:p>
    <w:p w14:paraId="4EC92458" w14:textId="77777777" w:rsidR="006962D6" w:rsidRPr="00E00010" w:rsidRDefault="00DF4A77">
      <w:pPr>
        <w:pStyle w:val="4"/>
        <w:keepNext w:val="0"/>
        <w:keepLines w:val="0"/>
        <w:widowControl w:val="0"/>
        <w:numPr>
          <w:ilvl w:val="3"/>
          <w:numId w:val="7"/>
        </w:numPr>
        <w:snapToGrid/>
        <w:spacing w:before="0" w:after="0" w:line="300" w:lineRule="auto"/>
        <w:jc w:val="both"/>
        <w:rPr>
          <w:del w:id="3471" w:author="김은수" w:date="2026-09-30T15:44:00Z" w16du:dateUtc="2026-09-30T06:44:00Z"/>
          <w:sz w:val="20"/>
          <w:szCs w:val="20"/>
        </w:rPr>
        <w:pPrChange w:id="3472" w:author="김은수" w:date="2026-10-01T03:22:00Z">
          <w:pPr>
            <w:pStyle w:val="4"/>
            <w:numPr>
              <w:ilvl w:val="3"/>
              <w:numId w:val="7"/>
            </w:numPr>
            <w:spacing w:before="240" w:after="0"/>
            <w:ind w:left="1200" w:hanging="400"/>
          </w:pPr>
        </w:pPrChange>
      </w:pPr>
      <w:del w:id="3473" w:author="김은수" w:date="2026-09-30T15:44:00Z" w16du:dateUtc="2026-09-30T06:44:00Z">
        <w:r>
          <w:delText>SU</w:delText>
        </w:r>
        <w:r w:rsidR="006962D6">
          <w:delText>-ID-CFX-01</w:delText>
        </w:r>
        <w:r w:rsidR="00652620">
          <w:delText>7</w:delText>
        </w:r>
        <w:r w:rsidR="006962D6">
          <w:delText xml:space="preserve">, </w:delText>
        </w:r>
        <w:r w:rsidR="006962D6">
          <w:rPr>
            <w:rFonts w:hint="eastAsia"/>
          </w:rPr>
          <w:delText xml:space="preserve">인터럽트 설정 </w:delText>
        </w:r>
        <w:r w:rsidR="006962D6">
          <w:delText>1</w:delText>
        </w:r>
        <w:r w:rsidR="006962D6">
          <w:rPr>
            <w:rFonts w:hint="eastAsia"/>
          </w:rPr>
          <w:delText xml:space="preserve">차 </w:delText>
        </w:r>
      </w:del>
    </w:p>
    <w:p w14:paraId="15843590" w14:textId="77777777" w:rsidR="006962D6" w:rsidRPr="00E00010" w:rsidRDefault="006962D6">
      <w:pPr>
        <w:pStyle w:val="a8"/>
        <w:numPr>
          <w:ilvl w:val="0"/>
          <w:numId w:val="22"/>
        </w:numPr>
        <w:spacing w:after="0" w:line="300" w:lineRule="auto"/>
        <w:ind w:left="1160"/>
        <w:rPr>
          <w:del w:id="3474" w:author="김은수" w:date="2026-09-30T15:44:00Z" w16du:dateUtc="2026-09-30T06:44:00Z"/>
          <w:szCs w:val="20"/>
        </w:rPr>
        <w:pPrChange w:id="3475" w:author="김은수" w:date="2026-10-01T03:22:00Z">
          <w:pPr>
            <w:pStyle w:val="a8"/>
            <w:numPr>
              <w:numId w:val="22"/>
            </w:numPr>
            <w:spacing w:after="0"/>
            <w:ind w:leftChars="0" w:left="1960" w:hanging="360"/>
          </w:pPr>
        </w:pPrChange>
      </w:pPr>
      <w:del w:id="3476" w:author="김은수" w:date="2026-09-30T15:44:00Z" w16du:dateUtc="2026-09-30T06:44:00Z">
        <w:r>
          <w:rPr>
            <w:rFonts w:hint="eastAsia"/>
          </w:rPr>
          <w:delText>펜딩되어 있을 수 있는 인터럽트를 지운다.</w:delText>
        </w:r>
      </w:del>
    </w:p>
    <w:p w14:paraId="0C0796E1" w14:textId="77777777" w:rsidR="006962D6" w:rsidRPr="00E00010" w:rsidRDefault="006962D6">
      <w:pPr>
        <w:pStyle w:val="a8"/>
        <w:numPr>
          <w:ilvl w:val="0"/>
          <w:numId w:val="22"/>
        </w:numPr>
        <w:spacing w:after="0" w:line="300" w:lineRule="auto"/>
        <w:ind w:left="1160"/>
        <w:rPr>
          <w:del w:id="3477" w:author="김은수" w:date="2026-09-30T15:44:00Z" w16du:dateUtc="2026-09-30T06:44:00Z"/>
          <w:szCs w:val="20"/>
        </w:rPr>
        <w:pPrChange w:id="3478" w:author="김은수" w:date="2026-10-01T03:22:00Z">
          <w:pPr>
            <w:pStyle w:val="a8"/>
            <w:numPr>
              <w:numId w:val="22"/>
            </w:numPr>
            <w:spacing w:after="0"/>
            <w:ind w:leftChars="0" w:left="1960" w:hanging="360"/>
          </w:pPr>
        </w:pPrChange>
      </w:pPr>
      <w:del w:id="3479" w:author="김은수" w:date="2026-09-30T15:44:00Z" w16du:dateUtc="2026-09-30T06:44:00Z">
        <w:r>
          <w:rPr>
            <w:rFonts w:hint="eastAsia"/>
          </w:rPr>
          <w:delText>C</w:delText>
        </w:r>
        <w:r>
          <w:delText xml:space="preserve">M3_0 </w:delText>
        </w:r>
        <w:r>
          <w:rPr>
            <w:rFonts w:hint="eastAsia"/>
          </w:rPr>
          <w:delText>인터럽트만 활성화한다.</w:delText>
        </w:r>
      </w:del>
    </w:p>
    <w:p w14:paraId="1A33E6BE" w14:textId="77777777" w:rsidR="00E01536" w:rsidRPr="00E00010" w:rsidRDefault="00DF4A77">
      <w:pPr>
        <w:pStyle w:val="4"/>
        <w:keepNext w:val="0"/>
        <w:keepLines w:val="0"/>
        <w:widowControl w:val="0"/>
        <w:numPr>
          <w:ilvl w:val="3"/>
          <w:numId w:val="7"/>
        </w:numPr>
        <w:snapToGrid/>
        <w:spacing w:before="0" w:after="0" w:line="300" w:lineRule="auto"/>
        <w:jc w:val="both"/>
        <w:rPr>
          <w:del w:id="3480" w:author="김은수" w:date="2026-09-30T15:44:00Z" w16du:dateUtc="2026-09-30T06:44:00Z"/>
          <w:sz w:val="20"/>
          <w:szCs w:val="20"/>
        </w:rPr>
        <w:pPrChange w:id="3481" w:author="김은수" w:date="2026-10-01T03:22:00Z">
          <w:pPr>
            <w:pStyle w:val="4"/>
            <w:numPr>
              <w:ilvl w:val="3"/>
              <w:numId w:val="7"/>
            </w:numPr>
            <w:spacing w:before="240"/>
            <w:ind w:left="1200" w:hanging="400"/>
          </w:pPr>
        </w:pPrChange>
      </w:pPr>
      <w:del w:id="3482" w:author="김은수" w:date="2026-09-30T15:44:00Z" w16du:dateUtc="2026-09-30T06:44:00Z">
        <w:r>
          <w:delText>SU</w:delText>
        </w:r>
        <w:r w:rsidR="00026E11">
          <w:delText>-ID-CFX-01</w:delText>
        </w:r>
        <w:r w:rsidR="00652620">
          <w:delText>8</w:delText>
        </w:r>
        <w:r w:rsidR="00026E11">
          <w:delText xml:space="preserve">, </w:delText>
        </w:r>
        <w:r w:rsidR="00E01536">
          <w:rPr>
            <w:rFonts w:hint="eastAsia"/>
          </w:rPr>
          <w:delText>D</w:delText>
        </w:r>
        <w:r w:rsidR="00E01536">
          <w:delText>IO</w:delText>
        </w:r>
        <w:r w:rsidR="00377799">
          <w:rPr>
            <w:rFonts w:hint="eastAsia"/>
          </w:rPr>
          <w:delText xml:space="preserve"> </w:delText>
        </w:r>
        <w:r w:rsidR="00377799">
          <w:delText>2</w:delText>
        </w:r>
        <w:r w:rsidR="00377799">
          <w:rPr>
            <w:rFonts w:hint="eastAsia"/>
          </w:rPr>
          <w:delText xml:space="preserve">차 </w:delText>
        </w:r>
        <w:r w:rsidR="00E01536">
          <w:rPr>
            <w:rFonts w:hint="eastAsia"/>
          </w:rPr>
          <w:delText>설정</w:delText>
        </w:r>
        <w:r w:rsidR="00377799">
          <w:delText>(CM3</w:delText>
        </w:r>
        <w:r w:rsidR="00377799">
          <w:rPr>
            <w:rFonts w:hint="eastAsia"/>
          </w:rPr>
          <w:delText>용</w:delText>
        </w:r>
        <w:r w:rsidR="00377799">
          <w:delText xml:space="preserve"> DIO)</w:delText>
        </w:r>
      </w:del>
    </w:p>
    <w:tbl>
      <w:tblPr>
        <w:tblStyle w:val="TDC41"/>
        <w:tblW w:w="0" w:type="auto"/>
        <w:tblLook w:val="04A0" w:firstRow="1" w:lastRow="0" w:firstColumn="1" w:lastColumn="0" w:noHBand="0" w:noVBand="1"/>
        <w:tblPrChange w:id="3483" w:author="김은수" w:date="2026-10-01T01:11:00Z">
          <w:tblPr>
            <w:tblStyle w:val="TDC41"/>
            <w:tblW w:w="0" w:type="nil"/>
            <w:tblLook w:val="04A0" w:firstRow="1" w:lastRow="0" w:firstColumn="1" w:lastColumn="0" w:noHBand="0" w:noVBand="1"/>
          </w:tblPr>
        </w:tblPrChange>
      </w:tblPr>
      <w:tblGrid>
        <w:gridCol w:w="683"/>
        <w:gridCol w:w="1418"/>
        <w:gridCol w:w="1842"/>
        <w:gridCol w:w="2694"/>
        <w:gridCol w:w="1274"/>
        <w:tblGridChange w:id="3484">
          <w:tblGrid>
            <w:gridCol w:w="360"/>
            <w:gridCol w:w="323"/>
            <w:gridCol w:w="37"/>
            <w:gridCol w:w="360"/>
            <w:gridCol w:w="360"/>
            <w:gridCol w:w="360"/>
            <w:gridCol w:w="301"/>
            <w:gridCol w:w="1842"/>
            <w:gridCol w:w="2694"/>
            <w:gridCol w:w="1274"/>
          </w:tblGrid>
        </w:tblGridChange>
      </w:tblGrid>
      <w:tr w:rsidR="00E01536" w14:paraId="0847B999" w14:textId="77777777" w:rsidTr="00C62BB0">
        <w:trPr>
          <w:cnfStyle w:val="100000000000" w:firstRow="1" w:lastRow="0" w:firstColumn="0" w:lastColumn="0" w:oddVBand="0" w:evenVBand="0" w:oddHBand="0" w:evenHBand="0" w:firstRowFirstColumn="0" w:firstRowLastColumn="0" w:lastRowFirstColumn="0" w:lastRowLastColumn="0"/>
          <w:tblHeader/>
          <w:del w:id="3485" w:author="김은수" w:date="2026-09-30T15:44:00Z"/>
          <w:trPrChange w:id="3486" w:author="김은수" w:date="2026-10-01T01:11:00Z">
            <w:trPr>
              <w:gridAfter w:val="4"/>
            </w:trPr>
          </w:trPrChange>
        </w:trPr>
        <w:tc>
          <w:tcPr>
            <w:cnfStyle w:val="001000000000" w:firstRow="0" w:lastRow="0" w:firstColumn="1" w:lastColumn="0" w:oddVBand="0" w:evenVBand="0" w:oddHBand="0" w:evenHBand="0" w:firstRowFirstColumn="0" w:firstRowLastColumn="0" w:lastRowFirstColumn="0" w:lastRowLastColumn="0"/>
            <w:tcW w:w="683" w:type="dxa"/>
            <w:tcPrChange w:id="3487" w:author="김은수" w:date="2026-10-01T01:11:00Z">
              <w:tcPr>
                <w:tcW w:w="683" w:type="dxa"/>
                <w:shd w:val="clear" w:color="auto" w:fill="D9D9D9" w:themeFill="background1" w:themeFillShade="D9"/>
              </w:tcPr>
            </w:tcPrChange>
          </w:tcPr>
          <w:p w14:paraId="5427D8EB" w14:textId="77777777" w:rsidR="00E01536" w:rsidRDefault="00E01536" w:rsidP="00C62BB0">
            <w:pPr>
              <w:cnfStyle w:val="101000000000" w:firstRow="1" w:lastRow="0" w:firstColumn="1" w:lastColumn="0" w:oddVBand="0" w:evenVBand="0" w:oddHBand="0" w:evenHBand="0" w:firstRowFirstColumn="0" w:firstRowLastColumn="0" w:lastRowFirstColumn="0" w:lastRowLastColumn="0"/>
              <w:rPr>
                <w:del w:id="3488" w:author="김은수" w:date="2026-09-30T15:44:00Z" w16du:dateUtc="2026-09-30T06:44:00Z"/>
              </w:rPr>
            </w:pPr>
            <w:del w:id="3489" w:author="김은수" w:date="2026-09-30T15:44:00Z" w16du:dateUtc="2026-09-30T06:44:00Z">
              <w:r>
                <w:rPr>
                  <w:rFonts w:hint="eastAsia"/>
                </w:rPr>
                <w:delText>순서</w:delText>
              </w:r>
            </w:del>
          </w:p>
        </w:tc>
        <w:tc>
          <w:tcPr>
            <w:tcW w:w="1418" w:type="dxa"/>
            <w:tcPrChange w:id="3490" w:author="김은수" w:date="2026-10-01T01:11:00Z">
              <w:tcPr>
                <w:tcW w:w="1418" w:type="dxa"/>
                <w:gridSpan w:val="2"/>
                <w:shd w:val="clear" w:color="auto" w:fill="D9D9D9" w:themeFill="background1" w:themeFillShade="D9"/>
              </w:tcPr>
            </w:tcPrChange>
          </w:tcPr>
          <w:p w14:paraId="17B99DAB" w14:textId="77777777" w:rsidR="00E01536" w:rsidRDefault="00E01536" w:rsidP="00C62BB0">
            <w:pPr>
              <w:cnfStyle w:val="100000000000" w:firstRow="1" w:lastRow="0" w:firstColumn="0" w:lastColumn="0" w:oddVBand="0" w:evenVBand="0" w:oddHBand="0" w:evenHBand="0" w:firstRowFirstColumn="0" w:firstRowLastColumn="0" w:lastRowFirstColumn="0" w:lastRowLastColumn="0"/>
              <w:rPr>
                <w:del w:id="3491" w:author="김은수" w:date="2026-09-30T15:44:00Z" w16du:dateUtc="2026-09-30T06:44:00Z"/>
              </w:rPr>
            </w:pPr>
            <w:del w:id="3492" w:author="김은수" w:date="2026-09-30T15:44:00Z" w16du:dateUtc="2026-09-30T06:44:00Z">
              <w:r>
                <w:rPr>
                  <w:rFonts w:hint="eastAsia"/>
                </w:rPr>
                <w:delText>조건</w:delText>
              </w:r>
            </w:del>
          </w:p>
        </w:tc>
        <w:tc>
          <w:tcPr>
            <w:tcW w:w="1842" w:type="dxa"/>
            <w:tcPrChange w:id="3493" w:author="김은수" w:date="2026-10-01T01:11:00Z">
              <w:tcPr>
                <w:tcW w:w="1842" w:type="dxa"/>
                <w:shd w:val="clear" w:color="auto" w:fill="D9D9D9" w:themeFill="background1" w:themeFillShade="D9"/>
              </w:tcPr>
            </w:tcPrChange>
          </w:tcPr>
          <w:p w14:paraId="46E26AFC" w14:textId="77777777" w:rsidR="00E01536" w:rsidRDefault="00E01536" w:rsidP="00C62BB0">
            <w:pPr>
              <w:cnfStyle w:val="100000000000" w:firstRow="1" w:lastRow="0" w:firstColumn="0" w:lastColumn="0" w:oddVBand="0" w:evenVBand="0" w:oddHBand="0" w:evenHBand="0" w:firstRowFirstColumn="0" w:firstRowLastColumn="0" w:lastRowFirstColumn="0" w:lastRowLastColumn="0"/>
              <w:rPr>
                <w:del w:id="3494" w:author="김은수" w:date="2026-09-30T15:44:00Z" w16du:dateUtc="2026-09-30T06:44:00Z"/>
              </w:rPr>
            </w:pPr>
            <w:del w:id="3495" w:author="김은수" w:date="2026-09-30T15:44:00Z" w16du:dateUtc="2026-09-30T06:44:00Z">
              <w:r>
                <w:rPr>
                  <w:rFonts w:hint="eastAsia"/>
                </w:rPr>
                <w:delText>D</w:delText>
              </w:r>
              <w:r>
                <w:delText xml:space="preserve">IO </w:delText>
              </w:r>
              <w:r>
                <w:rPr>
                  <w:rFonts w:hint="eastAsia"/>
                </w:rPr>
                <w:delText>핀 번호</w:delText>
              </w:r>
            </w:del>
          </w:p>
        </w:tc>
        <w:tc>
          <w:tcPr>
            <w:tcW w:w="2694" w:type="dxa"/>
            <w:tcPrChange w:id="3496" w:author="김은수" w:date="2026-10-01T01:11:00Z">
              <w:tcPr>
                <w:tcW w:w="2694" w:type="dxa"/>
                <w:shd w:val="clear" w:color="auto" w:fill="D9D9D9" w:themeFill="background1" w:themeFillShade="D9"/>
              </w:tcPr>
            </w:tcPrChange>
          </w:tcPr>
          <w:p w14:paraId="772F126C" w14:textId="77777777" w:rsidR="00E01536" w:rsidRDefault="00E01536" w:rsidP="00C62BB0">
            <w:pPr>
              <w:cnfStyle w:val="100000000000" w:firstRow="1" w:lastRow="0" w:firstColumn="0" w:lastColumn="0" w:oddVBand="0" w:evenVBand="0" w:oddHBand="0" w:evenHBand="0" w:firstRowFirstColumn="0" w:firstRowLastColumn="0" w:lastRowFirstColumn="0" w:lastRowLastColumn="0"/>
              <w:rPr>
                <w:del w:id="3497" w:author="김은수" w:date="2026-09-30T15:44:00Z" w16du:dateUtc="2026-09-30T06:44:00Z"/>
              </w:rPr>
            </w:pPr>
            <w:del w:id="3498" w:author="김은수" w:date="2026-09-30T15:44:00Z" w16du:dateUtc="2026-09-30T06:44:00Z">
              <w:r>
                <w:rPr>
                  <w:rFonts w:hint="eastAsia"/>
                </w:rPr>
                <w:delText>설정 값</w:delText>
              </w:r>
            </w:del>
          </w:p>
        </w:tc>
        <w:tc>
          <w:tcPr>
            <w:tcW w:w="1274" w:type="dxa"/>
            <w:tcPrChange w:id="3499" w:author="김은수" w:date="2026-10-01T01:11:00Z">
              <w:tcPr>
                <w:tcW w:w="1274" w:type="dxa"/>
                <w:shd w:val="clear" w:color="auto" w:fill="D9D9D9" w:themeFill="background1" w:themeFillShade="D9"/>
              </w:tcPr>
            </w:tcPrChange>
          </w:tcPr>
          <w:p w14:paraId="63E2A102" w14:textId="77777777" w:rsidR="00E01536" w:rsidRDefault="00E01536" w:rsidP="00C62BB0">
            <w:pPr>
              <w:cnfStyle w:val="100000000000" w:firstRow="1" w:lastRow="0" w:firstColumn="0" w:lastColumn="0" w:oddVBand="0" w:evenVBand="0" w:oddHBand="0" w:evenHBand="0" w:firstRowFirstColumn="0" w:firstRowLastColumn="0" w:lastRowFirstColumn="0" w:lastRowLastColumn="0"/>
              <w:rPr>
                <w:del w:id="3500" w:author="김은수" w:date="2026-09-30T15:44:00Z" w16du:dateUtc="2026-09-30T06:44:00Z"/>
              </w:rPr>
            </w:pPr>
            <w:del w:id="3501" w:author="김은수" w:date="2026-09-30T15:44:00Z" w16du:dateUtc="2026-09-30T06:44:00Z">
              <w:r>
                <w:rPr>
                  <w:rFonts w:hint="eastAsia"/>
                </w:rPr>
                <w:delText>M</w:delText>
              </w:r>
              <w:r>
                <w:delText xml:space="preserve">CU </w:delText>
              </w:r>
              <w:r>
                <w:rPr>
                  <w:rFonts w:hint="eastAsia"/>
                </w:rPr>
                <w:delText>할당</w:delText>
              </w:r>
            </w:del>
          </w:p>
        </w:tc>
      </w:tr>
      <w:tr w:rsidR="00E01536" w14:paraId="0FE17ED2" w14:textId="77777777" w:rsidTr="00C62BB0">
        <w:trPr>
          <w:del w:id="3502" w:author="김은수" w:date="2026-09-30T15:44:00Z"/>
          <w:trPrChange w:id="3503" w:author="김은수" w:date="2026-10-01T01:11:00Z">
            <w:trPr>
              <w:gridAfter w:val="4"/>
            </w:trPr>
          </w:trPrChange>
        </w:trPr>
        <w:tc>
          <w:tcPr>
            <w:cnfStyle w:val="001000000000" w:firstRow="0" w:lastRow="0" w:firstColumn="1" w:lastColumn="0" w:oddVBand="0" w:evenVBand="0" w:oddHBand="0" w:evenHBand="0" w:firstRowFirstColumn="0" w:firstRowLastColumn="0" w:lastRowFirstColumn="0" w:lastRowLastColumn="0"/>
            <w:tcW w:w="683" w:type="dxa"/>
            <w:tcPrChange w:id="3504" w:author="김은수" w:date="2026-10-01T01:11:00Z">
              <w:tcPr>
                <w:tcW w:w="683" w:type="dxa"/>
              </w:tcPr>
            </w:tcPrChange>
          </w:tcPr>
          <w:p w14:paraId="42A7DD53" w14:textId="77777777" w:rsidR="00E01536" w:rsidRDefault="00E01536" w:rsidP="00C62BB0">
            <w:pPr>
              <w:rPr>
                <w:del w:id="3505" w:author="김은수" w:date="2026-09-30T15:44:00Z" w16du:dateUtc="2026-09-30T06:44:00Z"/>
              </w:rPr>
            </w:pPr>
            <w:del w:id="3506" w:author="김은수" w:date="2026-09-30T15:44:00Z" w16du:dateUtc="2026-09-30T06:44:00Z">
              <w:r>
                <w:delText>1</w:delText>
              </w:r>
            </w:del>
          </w:p>
        </w:tc>
        <w:tc>
          <w:tcPr>
            <w:tcW w:w="1418" w:type="dxa"/>
            <w:tcPrChange w:id="3507" w:author="김은수" w:date="2026-10-01T01:11:00Z">
              <w:tcPr>
                <w:tcW w:w="1418" w:type="dxa"/>
                <w:gridSpan w:val="2"/>
              </w:tcPr>
            </w:tcPrChange>
          </w:tcPr>
          <w:p w14:paraId="3CE2A294" w14:textId="77777777" w:rsidR="00E01536" w:rsidRDefault="00E01536">
            <w:pPr>
              <w:pStyle w:val="TDC7"/>
              <w:cnfStyle w:val="000000000000" w:firstRow="0" w:lastRow="0" w:firstColumn="0" w:lastColumn="0" w:oddVBand="0" w:evenVBand="0" w:oddHBand="0" w:evenHBand="0" w:firstRowFirstColumn="0" w:firstRowLastColumn="0" w:lastRowFirstColumn="0" w:lastRowLastColumn="0"/>
              <w:rPr>
                <w:del w:id="3508" w:author="김은수" w:date="2026-09-30T15:44:00Z" w16du:dateUtc="2026-09-30T06:44:00Z"/>
              </w:rPr>
              <w:pPrChange w:id="3509" w:author="김은수" w:date="2026-10-01T01:11:00Z">
                <w:pPr>
                  <w:cnfStyle w:val="000000000000" w:firstRow="0" w:lastRow="0" w:firstColumn="0" w:lastColumn="0" w:oddVBand="0" w:evenVBand="0" w:oddHBand="0" w:evenHBand="0" w:firstRowFirstColumn="0" w:firstRowLastColumn="0" w:lastRowFirstColumn="0" w:lastRowLastColumn="0"/>
                </w:pPr>
              </w:pPrChange>
            </w:pPr>
          </w:p>
        </w:tc>
        <w:tc>
          <w:tcPr>
            <w:tcW w:w="1842" w:type="dxa"/>
            <w:tcPrChange w:id="3510" w:author="김은수" w:date="2026-10-01T01:11:00Z">
              <w:tcPr>
                <w:tcW w:w="1842" w:type="dxa"/>
              </w:tcPr>
            </w:tcPrChange>
          </w:tcPr>
          <w:p w14:paraId="5D83D10B" w14:textId="77777777" w:rsidR="00E01536" w:rsidRDefault="00E01536" w:rsidP="00C62BB0">
            <w:pPr>
              <w:cnfStyle w:val="000000000000" w:firstRow="0" w:lastRow="0" w:firstColumn="0" w:lastColumn="0" w:oddVBand="0" w:evenVBand="0" w:oddHBand="0" w:evenHBand="0" w:firstRowFirstColumn="0" w:firstRowLastColumn="0" w:lastRowFirstColumn="0" w:lastRowLastColumn="0"/>
              <w:rPr>
                <w:del w:id="3511" w:author="김은수" w:date="2026-09-30T15:44:00Z" w16du:dateUtc="2026-09-30T06:44:00Z"/>
              </w:rPr>
            </w:pPr>
            <w:del w:id="3512" w:author="김은수" w:date="2026-09-30T15:44:00Z" w16du:dateUtc="2026-09-30T06:44:00Z">
              <w:r>
                <w:delText>22,23</w:delText>
              </w:r>
            </w:del>
          </w:p>
        </w:tc>
        <w:tc>
          <w:tcPr>
            <w:tcW w:w="2694" w:type="dxa"/>
            <w:tcPrChange w:id="3513" w:author="김은수" w:date="2026-10-01T01:11:00Z">
              <w:tcPr>
                <w:tcW w:w="2694" w:type="dxa"/>
              </w:tcPr>
            </w:tcPrChange>
          </w:tcPr>
          <w:p w14:paraId="24F78590" w14:textId="77777777" w:rsidR="00E01536" w:rsidRDefault="00E01536" w:rsidP="00C62BB0">
            <w:pPr>
              <w:cnfStyle w:val="000000000000" w:firstRow="0" w:lastRow="0" w:firstColumn="0" w:lastColumn="0" w:oddVBand="0" w:evenVBand="0" w:oddHBand="0" w:evenHBand="0" w:firstRowFirstColumn="0" w:firstRowLastColumn="0" w:lastRowFirstColumn="0" w:lastRowLastColumn="0"/>
              <w:rPr>
                <w:del w:id="3514" w:author="김은수" w:date="2026-09-30T15:44:00Z" w16du:dateUtc="2026-09-30T06:44:00Z"/>
              </w:rPr>
            </w:pPr>
            <w:del w:id="3515" w:author="김은수" w:date="2026-09-30T15:44:00Z" w16du:dateUtc="2026-09-30T06:44:00Z">
              <w:r>
                <w:rPr>
                  <w:rFonts w:hint="eastAsia"/>
                </w:rPr>
                <w:delText>I</w:delText>
              </w:r>
              <w:r>
                <w:delText xml:space="preserve">2C, </w:delText>
              </w:r>
              <w:r>
                <w:rPr>
                  <w:rFonts w:hint="eastAsia"/>
                </w:rPr>
                <w:delText>마스터</w:delText>
              </w:r>
            </w:del>
          </w:p>
        </w:tc>
        <w:tc>
          <w:tcPr>
            <w:tcW w:w="1274" w:type="dxa"/>
            <w:tcPrChange w:id="3516" w:author="김은수" w:date="2026-10-01T01:11:00Z">
              <w:tcPr>
                <w:tcW w:w="1274" w:type="dxa"/>
              </w:tcPr>
            </w:tcPrChange>
          </w:tcPr>
          <w:p w14:paraId="46CBB4BD" w14:textId="77777777" w:rsidR="00E01536" w:rsidRDefault="00E01536" w:rsidP="00C62BB0">
            <w:pPr>
              <w:jc w:val="left"/>
              <w:cnfStyle w:val="000000000000" w:firstRow="0" w:lastRow="0" w:firstColumn="0" w:lastColumn="0" w:oddVBand="0" w:evenVBand="0" w:oddHBand="0" w:evenHBand="0" w:firstRowFirstColumn="0" w:firstRowLastColumn="0" w:lastRowFirstColumn="0" w:lastRowLastColumn="0"/>
              <w:rPr>
                <w:del w:id="3517" w:author="김은수" w:date="2026-09-30T15:44:00Z" w16du:dateUtc="2026-09-30T06:44:00Z"/>
              </w:rPr>
            </w:pPr>
            <w:del w:id="3518" w:author="김은수" w:date="2026-09-30T15:44:00Z" w16du:dateUtc="2026-09-30T06:44:00Z">
              <w:r>
                <w:rPr>
                  <w:rFonts w:hint="eastAsia"/>
                </w:rPr>
                <w:delText>C</w:delText>
              </w:r>
              <w:r>
                <w:delText>M3</w:delText>
              </w:r>
            </w:del>
          </w:p>
        </w:tc>
      </w:tr>
      <w:tr w:rsidR="00E01536" w14:paraId="19A3E02B" w14:textId="77777777" w:rsidTr="00C62BB0">
        <w:trPr>
          <w:del w:id="3519" w:author="김은수" w:date="2026-09-30T15:44:00Z"/>
          <w:trPrChange w:id="3520" w:author="김은수" w:date="2026-10-01T01:11:00Z">
            <w:trPr>
              <w:gridAfter w:val="4"/>
            </w:trPr>
          </w:trPrChange>
        </w:trPr>
        <w:tc>
          <w:tcPr>
            <w:cnfStyle w:val="001000000000" w:firstRow="0" w:lastRow="0" w:firstColumn="1" w:lastColumn="0" w:oddVBand="0" w:evenVBand="0" w:oddHBand="0" w:evenHBand="0" w:firstRowFirstColumn="0" w:firstRowLastColumn="0" w:lastRowFirstColumn="0" w:lastRowLastColumn="0"/>
            <w:tcW w:w="683" w:type="dxa"/>
            <w:tcPrChange w:id="3521" w:author="김은수" w:date="2026-10-01T01:11:00Z">
              <w:tcPr>
                <w:tcW w:w="683" w:type="dxa"/>
              </w:tcPr>
            </w:tcPrChange>
          </w:tcPr>
          <w:p w14:paraId="58CAEEB1" w14:textId="77777777" w:rsidR="00E01536" w:rsidRDefault="00E01536" w:rsidP="00C62BB0">
            <w:pPr>
              <w:rPr>
                <w:del w:id="3522" w:author="김은수" w:date="2026-09-30T15:44:00Z" w16du:dateUtc="2026-09-30T06:44:00Z"/>
              </w:rPr>
            </w:pPr>
            <w:del w:id="3523" w:author="김은수" w:date="2026-09-30T15:44:00Z" w16du:dateUtc="2026-09-30T06:44:00Z">
              <w:r>
                <w:delText>2</w:delText>
              </w:r>
            </w:del>
          </w:p>
        </w:tc>
        <w:tc>
          <w:tcPr>
            <w:tcW w:w="1418" w:type="dxa"/>
            <w:tcPrChange w:id="3524" w:author="김은수" w:date="2026-10-01T01:11:00Z">
              <w:tcPr>
                <w:tcW w:w="1418" w:type="dxa"/>
                <w:gridSpan w:val="2"/>
              </w:tcPr>
            </w:tcPrChange>
          </w:tcPr>
          <w:p w14:paraId="7C33E32D" w14:textId="77777777" w:rsidR="00E01536" w:rsidRDefault="00E01536">
            <w:pPr>
              <w:pStyle w:val="TDC7"/>
              <w:cnfStyle w:val="000000000000" w:firstRow="0" w:lastRow="0" w:firstColumn="0" w:lastColumn="0" w:oddVBand="0" w:evenVBand="0" w:oddHBand="0" w:evenHBand="0" w:firstRowFirstColumn="0" w:firstRowLastColumn="0" w:lastRowFirstColumn="0" w:lastRowLastColumn="0"/>
              <w:rPr>
                <w:del w:id="3525" w:author="김은수" w:date="2026-09-30T15:44:00Z" w16du:dateUtc="2026-09-30T06:44:00Z"/>
              </w:rPr>
              <w:pPrChange w:id="3526" w:author="김은수" w:date="2026-10-01T01:11:00Z">
                <w:pPr>
                  <w:cnfStyle w:val="000000000000" w:firstRow="0" w:lastRow="0" w:firstColumn="0" w:lastColumn="0" w:oddVBand="0" w:evenVBand="0" w:oddHBand="0" w:evenHBand="0" w:firstRowFirstColumn="0" w:firstRowLastColumn="0" w:lastRowFirstColumn="0" w:lastRowLastColumn="0"/>
                </w:pPr>
              </w:pPrChange>
            </w:pPr>
          </w:p>
        </w:tc>
        <w:tc>
          <w:tcPr>
            <w:tcW w:w="1842" w:type="dxa"/>
            <w:tcPrChange w:id="3527" w:author="김은수" w:date="2026-10-01T01:11:00Z">
              <w:tcPr>
                <w:tcW w:w="1842" w:type="dxa"/>
              </w:tcPr>
            </w:tcPrChange>
          </w:tcPr>
          <w:p w14:paraId="6D9F1E3F" w14:textId="77777777" w:rsidR="00E01536" w:rsidRDefault="00E01536" w:rsidP="00C62BB0">
            <w:pPr>
              <w:cnfStyle w:val="000000000000" w:firstRow="0" w:lastRow="0" w:firstColumn="0" w:lastColumn="0" w:oddVBand="0" w:evenVBand="0" w:oddHBand="0" w:evenHBand="0" w:firstRowFirstColumn="0" w:firstRowLastColumn="0" w:lastRowFirstColumn="0" w:lastRowLastColumn="0"/>
              <w:rPr>
                <w:del w:id="3528" w:author="김은수" w:date="2026-09-30T15:44:00Z" w16du:dateUtc="2026-09-30T06:44:00Z"/>
              </w:rPr>
            </w:pPr>
            <w:del w:id="3529" w:author="김은수" w:date="2026-09-30T15:44:00Z" w16du:dateUtc="2026-09-30T06:44:00Z">
              <w:r>
                <w:delText>11,12,13,14</w:delText>
              </w:r>
            </w:del>
          </w:p>
        </w:tc>
        <w:tc>
          <w:tcPr>
            <w:tcW w:w="2694" w:type="dxa"/>
            <w:tcPrChange w:id="3530" w:author="김은수" w:date="2026-10-01T01:11:00Z">
              <w:tcPr>
                <w:tcW w:w="2694" w:type="dxa"/>
              </w:tcPr>
            </w:tcPrChange>
          </w:tcPr>
          <w:p w14:paraId="0C583C1E" w14:textId="77777777" w:rsidR="00E01536" w:rsidRDefault="00E01536" w:rsidP="00C62BB0">
            <w:pPr>
              <w:cnfStyle w:val="000000000000" w:firstRow="0" w:lastRow="0" w:firstColumn="0" w:lastColumn="0" w:oddVBand="0" w:evenVBand="0" w:oddHBand="0" w:evenHBand="0" w:firstRowFirstColumn="0" w:firstRowLastColumn="0" w:lastRowFirstColumn="0" w:lastRowLastColumn="0"/>
              <w:rPr>
                <w:del w:id="3531" w:author="김은수" w:date="2026-09-30T15:44:00Z" w16du:dateUtc="2026-09-30T06:44:00Z"/>
              </w:rPr>
            </w:pPr>
            <w:del w:id="3532" w:author="김은수" w:date="2026-09-30T15:44:00Z" w16du:dateUtc="2026-09-30T06:44:00Z">
              <w:r>
                <w:rPr>
                  <w:rFonts w:hint="eastAsia"/>
                </w:rPr>
                <w:delText>SPI,</w:delText>
              </w:r>
              <w:r>
                <w:delText xml:space="preserve"> </w:delText>
              </w:r>
              <w:r>
                <w:rPr>
                  <w:rFonts w:hint="eastAsia"/>
                </w:rPr>
                <w:delText>슬레이브</w:delText>
              </w:r>
            </w:del>
          </w:p>
        </w:tc>
        <w:tc>
          <w:tcPr>
            <w:tcW w:w="1274" w:type="dxa"/>
            <w:tcPrChange w:id="3533" w:author="김은수" w:date="2026-10-01T01:11:00Z">
              <w:tcPr>
                <w:tcW w:w="1274" w:type="dxa"/>
              </w:tcPr>
            </w:tcPrChange>
          </w:tcPr>
          <w:p w14:paraId="30070DA9" w14:textId="77777777" w:rsidR="00E01536" w:rsidRDefault="00E01536" w:rsidP="00C62BB0">
            <w:pPr>
              <w:jc w:val="left"/>
              <w:cnfStyle w:val="000000000000" w:firstRow="0" w:lastRow="0" w:firstColumn="0" w:lastColumn="0" w:oddVBand="0" w:evenVBand="0" w:oddHBand="0" w:evenHBand="0" w:firstRowFirstColumn="0" w:firstRowLastColumn="0" w:lastRowFirstColumn="0" w:lastRowLastColumn="0"/>
              <w:rPr>
                <w:del w:id="3534" w:author="김은수" w:date="2026-09-30T15:44:00Z" w16du:dateUtc="2026-09-30T06:44:00Z"/>
              </w:rPr>
            </w:pPr>
            <w:del w:id="3535" w:author="김은수" w:date="2026-09-30T15:44:00Z" w16du:dateUtc="2026-09-30T06:44:00Z">
              <w:r>
                <w:rPr>
                  <w:rFonts w:hint="eastAsia"/>
                </w:rPr>
                <w:delText>C</w:delText>
              </w:r>
              <w:r>
                <w:delText>M3</w:delText>
              </w:r>
            </w:del>
          </w:p>
        </w:tc>
      </w:tr>
      <w:tr w:rsidR="00E01536" w14:paraId="538077AB" w14:textId="77777777" w:rsidTr="00C62BB0">
        <w:trPr>
          <w:del w:id="3536" w:author="김은수" w:date="2026-09-30T15:44:00Z"/>
          <w:trPrChange w:id="3537" w:author="김은수" w:date="2026-10-01T01:11:00Z">
            <w:trPr>
              <w:gridAfter w:val="4"/>
            </w:trPr>
          </w:trPrChange>
        </w:trPr>
        <w:tc>
          <w:tcPr>
            <w:cnfStyle w:val="001000000000" w:firstRow="0" w:lastRow="0" w:firstColumn="1" w:lastColumn="0" w:oddVBand="0" w:evenVBand="0" w:oddHBand="0" w:evenHBand="0" w:firstRowFirstColumn="0" w:firstRowLastColumn="0" w:lastRowFirstColumn="0" w:lastRowLastColumn="0"/>
            <w:tcW w:w="683" w:type="dxa"/>
            <w:tcPrChange w:id="3538" w:author="김은수" w:date="2026-10-01T01:11:00Z">
              <w:tcPr>
                <w:tcW w:w="683" w:type="dxa"/>
              </w:tcPr>
            </w:tcPrChange>
          </w:tcPr>
          <w:p w14:paraId="3EDB87F2" w14:textId="77777777" w:rsidR="00E01536" w:rsidRDefault="00E01536" w:rsidP="00C62BB0">
            <w:pPr>
              <w:rPr>
                <w:del w:id="3539" w:author="김은수" w:date="2026-09-30T15:44:00Z" w16du:dateUtc="2026-09-30T06:44:00Z"/>
              </w:rPr>
            </w:pPr>
            <w:del w:id="3540" w:author="김은수" w:date="2026-09-30T15:44:00Z" w16du:dateUtc="2026-09-30T06:44:00Z">
              <w:r>
                <w:delText>3</w:delText>
              </w:r>
            </w:del>
          </w:p>
        </w:tc>
        <w:tc>
          <w:tcPr>
            <w:tcW w:w="1418" w:type="dxa"/>
            <w:tcPrChange w:id="3541" w:author="김은수" w:date="2026-10-01T01:11:00Z">
              <w:tcPr>
                <w:tcW w:w="1418" w:type="dxa"/>
                <w:gridSpan w:val="2"/>
              </w:tcPr>
            </w:tcPrChange>
          </w:tcPr>
          <w:p w14:paraId="06FB1CD8" w14:textId="77777777" w:rsidR="00E01536" w:rsidRDefault="00E01536">
            <w:pPr>
              <w:pStyle w:val="TDC7"/>
              <w:cnfStyle w:val="000000000000" w:firstRow="0" w:lastRow="0" w:firstColumn="0" w:lastColumn="0" w:oddVBand="0" w:evenVBand="0" w:oddHBand="0" w:evenHBand="0" w:firstRowFirstColumn="0" w:firstRowLastColumn="0" w:lastRowFirstColumn="0" w:lastRowLastColumn="0"/>
              <w:rPr>
                <w:del w:id="3542" w:author="김은수" w:date="2026-09-30T15:44:00Z" w16du:dateUtc="2026-09-30T06:44:00Z"/>
              </w:rPr>
              <w:pPrChange w:id="3543" w:author="김은수" w:date="2026-10-01T01:11:00Z">
                <w:pPr>
                  <w:cnfStyle w:val="000000000000" w:firstRow="0" w:lastRow="0" w:firstColumn="0" w:lastColumn="0" w:oddVBand="0" w:evenVBand="0" w:oddHBand="0" w:evenHBand="0" w:firstRowFirstColumn="0" w:firstRowLastColumn="0" w:lastRowFirstColumn="0" w:lastRowLastColumn="0"/>
                </w:pPr>
              </w:pPrChange>
            </w:pPr>
          </w:p>
        </w:tc>
        <w:tc>
          <w:tcPr>
            <w:tcW w:w="1842" w:type="dxa"/>
            <w:tcPrChange w:id="3544" w:author="김은수" w:date="2026-10-01T01:11:00Z">
              <w:tcPr>
                <w:tcW w:w="1842" w:type="dxa"/>
              </w:tcPr>
            </w:tcPrChange>
          </w:tcPr>
          <w:p w14:paraId="6A8E3A58" w14:textId="77777777" w:rsidR="00E01536" w:rsidRDefault="00E01536" w:rsidP="00C62BB0">
            <w:pPr>
              <w:cnfStyle w:val="000000000000" w:firstRow="0" w:lastRow="0" w:firstColumn="0" w:lastColumn="0" w:oddVBand="0" w:evenVBand="0" w:oddHBand="0" w:evenHBand="0" w:firstRowFirstColumn="0" w:firstRowLastColumn="0" w:lastRowFirstColumn="0" w:lastRowLastColumn="0"/>
              <w:rPr>
                <w:del w:id="3545" w:author="김은수" w:date="2026-09-30T15:44:00Z" w16du:dateUtc="2026-09-30T06:44:00Z"/>
              </w:rPr>
            </w:pPr>
            <w:del w:id="3546" w:author="김은수" w:date="2026-09-30T15:44:00Z" w16du:dateUtc="2026-09-30T06:44:00Z">
              <w:r>
                <w:delText>15</w:delText>
              </w:r>
            </w:del>
          </w:p>
        </w:tc>
        <w:tc>
          <w:tcPr>
            <w:tcW w:w="2694" w:type="dxa"/>
            <w:tcPrChange w:id="3547" w:author="김은수" w:date="2026-10-01T01:11:00Z">
              <w:tcPr>
                <w:tcW w:w="2694" w:type="dxa"/>
              </w:tcPr>
            </w:tcPrChange>
          </w:tcPr>
          <w:p w14:paraId="6D6144CB" w14:textId="77777777" w:rsidR="00E01536" w:rsidRDefault="00E01536" w:rsidP="00C62BB0">
            <w:pPr>
              <w:cnfStyle w:val="000000000000" w:firstRow="0" w:lastRow="0" w:firstColumn="0" w:lastColumn="0" w:oddVBand="0" w:evenVBand="0" w:oddHBand="0" w:evenHBand="0" w:firstRowFirstColumn="0" w:firstRowLastColumn="0" w:lastRowFirstColumn="0" w:lastRowLastColumn="0"/>
              <w:rPr>
                <w:del w:id="3548" w:author="김은수" w:date="2026-09-30T15:44:00Z" w16du:dateUtc="2026-09-30T06:44:00Z"/>
              </w:rPr>
            </w:pPr>
            <w:del w:id="3549" w:author="김은수" w:date="2026-09-30T15:44:00Z" w16du:dateUtc="2026-09-30T06:44:00Z">
              <w:r>
                <w:rPr>
                  <w:rFonts w:hint="eastAsia"/>
                </w:rPr>
                <w:delText>S</w:delText>
              </w:r>
              <w:r>
                <w:delText xml:space="preserve">PI Flag, </w:delText>
              </w:r>
              <w:r>
                <w:rPr>
                  <w:rFonts w:hint="eastAsia"/>
                </w:rPr>
                <w:delText>출력(</w:delText>
              </w:r>
              <w:r>
                <w:delText>no pullup)</w:delText>
              </w:r>
            </w:del>
          </w:p>
        </w:tc>
        <w:tc>
          <w:tcPr>
            <w:tcW w:w="1274" w:type="dxa"/>
            <w:tcPrChange w:id="3550" w:author="김은수" w:date="2026-10-01T01:11:00Z">
              <w:tcPr>
                <w:tcW w:w="1274" w:type="dxa"/>
              </w:tcPr>
            </w:tcPrChange>
          </w:tcPr>
          <w:p w14:paraId="4798FF21" w14:textId="77777777" w:rsidR="00E01536" w:rsidRDefault="00E01536" w:rsidP="00C62BB0">
            <w:pPr>
              <w:jc w:val="left"/>
              <w:cnfStyle w:val="000000000000" w:firstRow="0" w:lastRow="0" w:firstColumn="0" w:lastColumn="0" w:oddVBand="0" w:evenVBand="0" w:oddHBand="0" w:evenHBand="0" w:firstRowFirstColumn="0" w:firstRowLastColumn="0" w:lastRowFirstColumn="0" w:lastRowLastColumn="0"/>
              <w:rPr>
                <w:del w:id="3551" w:author="김은수" w:date="2026-09-30T15:44:00Z" w16du:dateUtc="2026-09-30T06:44:00Z"/>
              </w:rPr>
            </w:pPr>
            <w:del w:id="3552" w:author="김은수" w:date="2026-09-30T15:44:00Z" w16du:dateUtc="2026-09-30T06:44:00Z">
              <w:r>
                <w:rPr>
                  <w:rFonts w:hint="eastAsia"/>
                </w:rPr>
                <w:delText>C</w:delText>
              </w:r>
              <w:r>
                <w:delText>M3</w:delText>
              </w:r>
            </w:del>
          </w:p>
        </w:tc>
      </w:tr>
      <w:tr w:rsidR="00E01536" w14:paraId="2B8FA99C" w14:textId="77777777" w:rsidTr="00C62BB0">
        <w:trPr>
          <w:del w:id="3553" w:author="김은수" w:date="2026-09-30T15:44:00Z"/>
          <w:trPrChange w:id="3554" w:author="김은수" w:date="2026-10-01T01:11:00Z">
            <w:trPr>
              <w:gridAfter w:val="4"/>
            </w:trPr>
          </w:trPrChange>
        </w:trPr>
        <w:tc>
          <w:tcPr>
            <w:cnfStyle w:val="001000000000" w:firstRow="0" w:lastRow="0" w:firstColumn="1" w:lastColumn="0" w:oddVBand="0" w:evenVBand="0" w:oddHBand="0" w:evenHBand="0" w:firstRowFirstColumn="0" w:firstRowLastColumn="0" w:lastRowFirstColumn="0" w:lastRowLastColumn="0"/>
            <w:tcW w:w="683" w:type="dxa"/>
            <w:tcPrChange w:id="3555" w:author="김은수" w:date="2026-10-01T01:11:00Z">
              <w:tcPr>
                <w:tcW w:w="683" w:type="dxa"/>
              </w:tcPr>
            </w:tcPrChange>
          </w:tcPr>
          <w:p w14:paraId="027BBD6E" w14:textId="77777777" w:rsidR="00E01536" w:rsidRDefault="00E01536" w:rsidP="00C62BB0">
            <w:pPr>
              <w:rPr>
                <w:del w:id="3556" w:author="김은수" w:date="2026-09-30T15:44:00Z" w16du:dateUtc="2026-09-30T06:44:00Z"/>
              </w:rPr>
            </w:pPr>
            <w:del w:id="3557" w:author="김은수" w:date="2026-09-30T15:44:00Z" w16du:dateUtc="2026-09-30T06:44:00Z">
              <w:r>
                <w:delText>4</w:delText>
              </w:r>
            </w:del>
          </w:p>
        </w:tc>
        <w:tc>
          <w:tcPr>
            <w:tcW w:w="1418" w:type="dxa"/>
            <w:tcPrChange w:id="3558" w:author="김은수" w:date="2026-10-01T01:11:00Z">
              <w:tcPr>
                <w:tcW w:w="1418" w:type="dxa"/>
                <w:gridSpan w:val="2"/>
              </w:tcPr>
            </w:tcPrChange>
          </w:tcPr>
          <w:p w14:paraId="601EE46C" w14:textId="77777777" w:rsidR="00E01536" w:rsidRDefault="00E01536">
            <w:pPr>
              <w:pStyle w:val="TDC7"/>
              <w:cnfStyle w:val="000000000000" w:firstRow="0" w:lastRow="0" w:firstColumn="0" w:lastColumn="0" w:oddVBand="0" w:evenVBand="0" w:oddHBand="0" w:evenHBand="0" w:firstRowFirstColumn="0" w:firstRowLastColumn="0" w:lastRowFirstColumn="0" w:lastRowLastColumn="0"/>
              <w:rPr>
                <w:del w:id="3559" w:author="김은수" w:date="2026-09-30T15:44:00Z" w16du:dateUtc="2026-09-30T06:44:00Z"/>
              </w:rPr>
              <w:pPrChange w:id="3560" w:author="김은수" w:date="2026-10-01T01:11:00Z">
                <w:pPr>
                  <w:cnfStyle w:val="000000000000" w:firstRow="0" w:lastRow="0" w:firstColumn="0" w:lastColumn="0" w:oddVBand="0" w:evenVBand="0" w:oddHBand="0" w:evenHBand="0" w:firstRowFirstColumn="0" w:firstRowLastColumn="0" w:lastRowFirstColumn="0" w:lastRowLastColumn="0"/>
                </w:pPr>
              </w:pPrChange>
            </w:pPr>
          </w:p>
        </w:tc>
        <w:tc>
          <w:tcPr>
            <w:tcW w:w="1842" w:type="dxa"/>
            <w:tcPrChange w:id="3561" w:author="김은수" w:date="2026-10-01T01:11:00Z">
              <w:tcPr>
                <w:tcW w:w="1842" w:type="dxa"/>
              </w:tcPr>
            </w:tcPrChange>
          </w:tcPr>
          <w:p w14:paraId="1C2DFDAC" w14:textId="77777777" w:rsidR="00E01536" w:rsidRDefault="00E01536" w:rsidP="00C62BB0">
            <w:pPr>
              <w:cnfStyle w:val="000000000000" w:firstRow="0" w:lastRow="0" w:firstColumn="0" w:lastColumn="0" w:oddVBand="0" w:evenVBand="0" w:oddHBand="0" w:evenHBand="0" w:firstRowFirstColumn="0" w:firstRowLastColumn="0" w:lastRowFirstColumn="0" w:lastRowLastColumn="0"/>
              <w:rPr>
                <w:del w:id="3562" w:author="김은수" w:date="2026-09-30T15:44:00Z" w16du:dateUtc="2026-09-30T06:44:00Z"/>
              </w:rPr>
            </w:pPr>
            <w:del w:id="3563" w:author="김은수" w:date="2026-09-30T15:44:00Z" w16du:dateUtc="2026-09-30T06:44:00Z">
              <w:r>
                <w:delText>16</w:delText>
              </w:r>
            </w:del>
          </w:p>
        </w:tc>
        <w:tc>
          <w:tcPr>
            <w:tcW w:w="2694" w:type="dxa"/>
            <w:tcPrChange w:id="3564" w:author="김은수" w:date="2026-10-01T01:11:00Z">
              <w:tcPr>
                <w:tcW w:w="2694" w:type="dxa"/>
              </w:tcPr>
            </w:tcPrChange>
          </w:tcPr>
          <w:p w14:paraId="2B697252" w14:textId="77777777" w:rsidR="00E01536" w:rsidRDefault="00E01536" w:rsidP="00C62BB0">
            <w:pPr>
              <w:cnfStyle w:val="000000000000" w:firstRow="0" w:lastRow="0" w:firstColumn="0" w:lastColumn="0" w:oddVBand="0" w:evenVBand="0" w:oddHBand="0" w:evenHBand="0" w:firstRowFirstColumn="0" w:firstRowLastColumn="0" w:lastRowFirstColumn="0" w:lastRowLastColumn="0"/>
              <w:rPr>
                <w:del w:id="3565" w:author="김은수" w:date="2026-09-30T15:44:00Z" w16du:dateUtc="2026-09-30T06:44:00Z"/>
              </w:rPr>
            </w:pPr>
            <w:del w:id="3566" w:author="김은수" w:date="2026-09-30T15:44:00Z" w16du:dateUtc="2026-09-30T06:44:00Z">
              <w:r>
                <w:rPr>
                  <w:rFonts w:hint="eastAsia"/>
                </w:rPr>
                <w:delText>N</w:delText>
              </w:r>
              <w:r>
                <w:delText xml:space="preserve">RF Flag, </w:delText>
              </w:r>
              <w:r>
                <w:rPr>
                  <w:rFonts w:hint="eastAsia"/>
                </w:rPr>
                <w:delText>출력(</w:delText>
              </w:r>
              <w:r>
                <w:delText>no pullup)</w:delText>
              </w:r>
            </w:del>
          </w:p>
        </w:tc>
        <w:tc>
          <w:tcPr>
            <w:tcW w:w="1274" w:type="dxa"/>
            <w:tcPrChange w:id="3567" w:author="김은수" w:date="2026-10-01T01:11:00Z">
              <w:tcPr>
                <w:tcW w:w="1274" w:type="dxa"/>
              </w:tcPr>
            </w:tcPrChange>
          </w:tcPr>
          <w:p w14:paraId="07538E88" w14:textId="77777777" w:rsidR="00E01536" w:rsidRDefault="00E01536" w:rsidP="00C62BB0">
            <w:pPr>
              <w:jc w:val="left"/>
              <w:cnfStyle w:val="000000000000" w:firstRow="0" w:lastRow="0" w:firstColumn="0" w:lastColumn="0" w:oddVBand="0" w:evenVBand="0" w:oddHBand="0" w:evenHBand="0" w:firstRowFirstColumn="0" w:firstRowLastColumn="0" w:lastRowFirstColumn="0" w:lastRowLastColumn="0"/>
              <w:rPr>
                <w:del w:id="3568" w:author="김은수" w:date="2026-09-30T15:44:00Z" w16du:dateUtc="2026-09-30T06:44:00Z"/>
              </w:rPr>
            </w:pPr>
            <w:del w:id="3569" w:author="김은수" w:date="2026-09-30T15:44:00Z" w16du:dateUtc="2026-09-30T06:44:00Z">
              <w:r>
                <w:rPr>
                  <w:rFonts w:hint="eastAsia"/>
                </w:rPr>
                <w:delText>C</w:delText>
              </w:r>
              <w:r>
                <w:delText>M3</w:delText>
              </w:r>
            </w:del>
          </w:p>
        </w:tc>
      </w:tr>
      <w:tr w:rsidR="00E01536" w14:paraId="5ABB95B0" w14:textId="77777777" w:rsidTr="00C62BB0">
        <w:trPr>
          <w:del w:id="3570" w:author="김은수" w:date="2026-09-30T15:44:00Z"/>
          <w:trPrChange w:id="3571" w:author="김은수" w:date="2026-10-01T01:11:00Z">
            <w:trPr>
              <w:gridAfter w:val="4"/>
            </w:trPr>
          </w:trPrChange>
        </w:trPr>
        <w:tc>
          <w:tcPr>
            <w:cnfStyle w:val="001000000000" w:firstRow="0" w:lastRow="0" w:firstColumn="1" w:lastColumn="0" w:oddVBand="0" w:evenVBand="0" w:oddHBand="0" w:evenHBand="0" w:firstRowFirstColumn="0" w:firstRowLastColumn="0" w:lastRowFirstColumn="0" w:lastRowLastColumn="0"/>
            <w:tcW w:w="683" w:type="dxa"/>
            <w:tcPrChange w:id="3572" w:author="김은수" w:date="2026-10-01T01:11:00Z">
              <w:tcPr>
                <w:tcW w:w="683" w:type="dxa"/>
              </w:tcPr>
            </w:tcPrChange>
          </w:tcPr>
          <w:p w14:paraId="416A93F9" w14:textId="77777777" w:rsidR="00E01536" w:rsidRDefault="00E01536" w:rsidP="00C62BB0">
            <w:pPr>
              <w:rPr>
                <w:del w:id="3573" w:author="김은수" w:date="2026-09-30T15:44:00Z" w16du:dateUtc="2026-09-30T06:44:00Z"/>
              </w:rPr>
            </w:pPr>
            <w:del w:id="3574" w:author="김은수" w:date="2026-09-30T15:44:00Z" w16du:dateUtc="2026-09-30T06:44:00Z">
              <w:r>
                <w:rPr>
                  <w:rFonts w:hint="eastAsia"/>
                </w:rPr>
                <w:delText>5</w:delText>
              </w:r>
            </w:del>
          </w:p>
        </w:tc>
        <w:tc>
          <w:tcPr>
            <w:tcW w:w="1418" w:type="dxa"/>
            <w:tcPrChange w:id="3575" w:author="김은수" w:date="2026-10-01T01:11:00Z">
              <w:tcPr>
                <w:tcW w:w="1418" w:type="dxa"/>
                <w:gridSpan w:val="2"/>
              </w:tcPr>
            </w:tcPrChange>
          </w:tcPr>
          <w:p w14:paraId="30BB8A2E" w14:textId="77777777" w:rsidR="00E01536" w:rsidRDefault="00E01536">
            <w:pPr>
              <w:pStyle w:val="TDC7"/>
              <w:cnfStyle w:val="000000000000" w:firstRow="0" w:lastRow="0" w:firstColumn="0" w:lastColumn="0" w:oddVBand="0" w:evenVBand="0" w:oddHBand="0" w:evenHBand="0" w:firstRowFirstColumn="0" w:firstRowLastColumn="0" w:lastRowFirstColumn="0" w:lastRowLastColumn="0"/>
              <w:rPr>
                <w:del w:id="3576" w:author="김은수" w:date="2026-09-30T15:44:00Z" w16du:dateUtc="2026-09-30T06:44:00Z"/>
              </w:rPr>
              <w:pPrChange w:id="3577" w:author="김은수" w:date="2026-10-01T01:11:00Z">
                <w:pPr>
                  <w:cnfStyle w:val="000000000000" w:firstRow="0" w:lastRow="0" w:firstColumn="0" w:lastColumn="0" w:oddVBand="0" w:evenVBand="0" w:oddHBand="0" w:evenHBand="0" w:firstRowFirstColumn="0" w:firstRowLastColumn="0" w:lastRowFirstColumn="0" w:lastRowLastColumn="0"/>
                </w:pPr>
              </w:pPrChange>
            </w:pPr>
          </w:p>
        </w:tc>
        <w:tc>
          <w:tcPr>
            <w:tcW w:w="1842" w:type="dxa"/>
            <w:tcPrChange w:id="3578" w:author="김은수" w:date="2026-10-01T01:11:00Z">
              <w:tcPr>
                <w:tcW w:w="1842" w:type="dxa"/>
              </w:tcPr>
            </w:tcPrChange>
          </w:tcPr>
          <w:p w14:paraId="25B0CE92" w14:textId="77777777" w:rsidR="00E01536" w:rsidRDefault="00E01536" w:rsidP="00C62BB0">
            <w:pPr>
              <w:cnfStyle w:val="000000000000" w:firstRow="0" w:lastRow="0" w:firstColumn="0" w:lastColumn="0" w:oddVBand="0" w:evenVBand="0" w:oddHBand="0" w:evenHBand="0" w:firstRowFirstColumn="0" w:firstRowLastColumn="0" w:lastRowFirstColumn="0" w:lastRowLastColumn="0"/>
              <w:rPr>
                <w:del w:id="3579" w:author="김은수" w:date="2026-09-30T15:44:00Z" w16du:dateUtc="2026-09-30T06:44:00Z"/>
              </w:rPr>
            </w:pPr>
            <w:del w:id="3580" w:author="김은수" w:date="2026-09-30T15:44:00Z" w16du:dateUtc="2026-09-30T06:44:00Z">
              <w:r>
                <w:rPr>
                  <w:rFonts w:hint="eastAsia"/>
                </w:rPr>
                <w:delText>1</w:delText>
              </w:r>
              <w:r>
                <w:delText>0</w:delText>
              </w:r>
            </w:del>
          </w:p>
        </w:tc>
        <w:tc>
          <w:tcPr>
            <w:tcW w:w="2694" w:type="dxa"/>
            <w:tcPrChange w:id="3581" w:author="김은수" w:date="2026-10-01T01:11:00Z">
              <w:tcPr>
                <w:tcW w:w="2694" w:type="dxa"/>
              </w:tcPr>
            </w:tcPrChange>
          </w:tcPr>
          <w:p w14:paraId="0AF171F0" w14:textId="77777777" w:rsidR="00E01536" w:rsidRDefault="00E01536" w:rsidP="00C62BB0">
            <w:pPr>
              <w:cnfStyle w:val="000000000000" w:firstRow="0" w:lastRow="0" w:firstColumn="0" w:lastColumn="0" w:oddVBand="0" w:evenVBand="0" w:oddHBand="0" w:evenHBand="0" w:firstRowFirstColumn="0" w:firstRowLastColumn="0" w:lastRowFirstColumn="0" w:lastRowLastColumn="0"/>
              <w:rPr>
                <w:del w:id="3582" w:author="김은수" w:date="2026-09-30T15:44:00Z" w16du:dateUtc="2026-09-30T06:44:00Z"/>
              </w:rPr>
            </w:pPr>
            <w:del w:id="3583" w:author="김은수" w:date="2026-09-30T15:44:00Z" w16du:dateUtc="2026-09-30T06:44:00Z">
              <w:r>
                <w:rPr>
                  <w:rFonts w:hint="eastAsia"/>
                </w:rPr>
                <w:delText>N</w:delText>
              </w:r>
              <w:r>
                <w:delText xml:space="preserve">RF Reset, </w:delText>
              </w:r>
              <w:r>
                <w:rPr>
                  <w:rFonts w:hint="eastAsia"/>
                </w:rPr>
                <w:delText>출력(</w:delText>
              </w:r>
              <w:r>
                <w:delText>no pullup)</w:delText>
              </w:r>
            </w:del>
          </w:p>
        </w:tc>
        <w:tc>
          <w:tcPr>
            <w:tcW w:w="1274" w:type="dxa"/>
            <w:tcPrChange w:id="3584" w:author="김은수" w:date="2026-10-01T01:11:00Z">
              <w:tcPr>
                <w:tcW w:w="1274" w:type="dxa"/>
              </w:tcPr>
            </w:tcPrChange>
          </w:tcPr>
          <w:p w14:paraId="6BACAED2" w14:textId="77777777" w:rsidR="00E01536" w:rsidRDefault="00E01536" w:rsidP="00C62BB0">
            <w:pPr>
              <w:jc w:val="left"/>
              <w:cnfStyle w:val="000000000000" w:firstRow="0" w:lastRow="0" w:firstColumn="0" w:lastColumn="0" w:oddVBand="0" w:evenVBand="0" w:oddHBand="0" w:evenHBand="0" w:firstRowFirstColumn="0" w:firstRowLastColumn="0" w:lastRowFirstColumn="0" w:lastRowLastColumn="0"/>
              <w:rPr>
                <w:del w:id="3585" w:author="김은수" w:date="2026-09-30T15:44:00Z" w16du:dateUtc="2026-09-30T06:44:00Z"/>
              </w:rPr>
            </w:pPr>
            <w:del w:id="3586" w:author="김은수" w:date="2026-09-30T15:44:00Z" w16du:dateUtc="2026-09-30T06:44:00Z">
              <w:r>
                <w:rPr>
                  <w:rFonts w:hint="eastAsia"/>
                </w:rPr>
                <w:delText>C</w:delText>
              </w:r>
              <w:r>
                <w:delText>M3</w:delText>
              </w:r>
            </w:del>
          </w:p>
        </w:tc>
      </w:tr>
      <w:tr w:rsidR="00E01536" w14:paraId="718EFF6C" w14:textId="77777777" w:rsidTr="00C62BB0">
        <w:trPr>
          <w:del w:id="3587" w:author="김은수" w:date="2026-09-30T15:44:00Z"/>
          <w:trPrChange w:id="3588" w:author="김은수" w:date="2026-10-01T01:11:00Z">
            <w:trPr>
              <w:gridAfter w:val="4"/>
            </w:trPr>
          </w:trPrChange>
        </w:trPr>
        <w:tc>
          <w:tcPr>
            <w:cnfStyle w:val="001000000000" w:firstRow="0" w:lastRow="0" w:firstColumn="1" w:lastColumn="0" w:oddVBand="0" w:evenVBand="0" w:oddHBand="0" w:evenHBand="0" w:firstRowFirstColumn="0" w:firstRowLastColumn="0" w:lastRowFirstColumn="0" w:lastRowLastColumn="0"/>
            <w:tcW w:w="683" w:type="dxa"/>
            <w:tcPrChange w:id="3589" w:author="김은수" w:date="2026-10-01T01:11:00Z">
              <w:tcPr>
                <w:tcW w:w="683" w:type="dxa"/>
              </w:tcPr>
            </w:tcPrChange>
          </w:tcPr>
          <w:p w14:paraId="696A7440" w14:textId="77777777" w:rsidR="00E01536" w:rsidRDefault="00E01536" w:rsidP="00C62BB0">
            <w:pPr>
              <w:rPr>
                <w:del w:id="3590" w:author="김은수" w:date="2026-09-30T15:44:00Z" w16du:dateUtc="2026-09-30T06:44:00Z"/>
              </w:rPr>
            </w:pPr>
            <w:del w:id="3591" w:author="김은수" w:date="2026-09-30T15:44:00Z" w16du:dateUtc="2026-09-30T06:44:00Z">
              <w:r>
                <w:delText>6</w:delText>
              </w:r>
            </w:del>
          </w:p>
        </w:tc>
        <w:tc>
          <w:tcPr>
            <w:tcW w:w="1418" w:type="dxa"/>
            <w:tcPrChange w:id="3592" w:author="김은수" w:date="2026-10-01T01:11:00Z">
              <w:tcPr>
                <w:tcW w:w="1418" w:type="dxa"/>
                <w:gridSpan w:val="2"/>
              </w:tcPr>
            </w:tcPrChange>
          </w:tcPr>
          <w:p w14:paraId="33FAA9FF" w14:textId="77777777" w:rsidR="00E01536" w:rsidRDefault="00E01536">
            <w:pPr>
              <w:pStyle w:val="TDC7"/>
              <w:cnfStyle w:val="000000000000" w:firstRow="0" w:lastRow="0" w:firstColumn="0" w:lastColumn="0" w:oddVBand="0" w:evenVBand="0" w:oddHBand="0" w:evenHBand="0" w:firstRowFirstColumn="0" w:firstRowLastColumn="0" w:lastRowFirstColumn="0" w:lastRowLastColumn="0"/>
              <w:rPr>
                <w:del w:id="3593" w:author="김은수" w:date="2026-09-30T15:44:00Z" w16du:dateUtc="2026-09-30T06:44:00Z"/>
              </w:rPr>
              <w:pPrChange w:id="3594" w:author="김은수" w:date="2026-10-01T01:11:00Z">
                <w:pPr>
                  <w:cnfStyle w:val="000000000000" w:firstRow="0" w:lastRow="0" w:firstColumn="0" w:lastColumn="0" w:oddVBand="0" w:evenVBand="0" w:oddHBand="0" w:evenHBand="0" w:firstRowFirstColumn="0" w:firstRowLastColumn="0" w:lastRowFirstColumn="0" w:lastRowLastColumn="0"/>
                </w:pPr>
              </w:pPrChange>
            </w:pPr>
          </w:p>
        </w:tc>
        <w:tc>
          <w:tcPr>
            <w:tcW w:w="1842" w:type="dxa"/>
            <w:tcPrChange w:id="3595" w:author="김은수" w:date="2026-10-01T01:11:00Z">
              <w:tcPr>
                <w:tcW w:w="1842" w:type="dxa"/>
              </w:tcPr>
            </w:tcPrChange>
          </w:tcPr>
          <w:p w14:paraId="325860F2" w14:textId="77777777" w:rsidR="00E01536" w:rsidRDefault="00E01536" w:rsidP="00C62BB0">
            <w:pPr>
              <w:cnfStyle w:val="000000000000" w:firstRow="0" w:lastRow="0" w:firstColumn="0" w:lastColumn="0" w:oddVBand="0" w:evenVBand="0" w:oddHBand="0" w:evenHBand="0" w:firstRowFirstColumn="0" w:firstRowLastColumn="0" w:lastRowFirstColumn="0" w:lastRowLastColumn="0"/>
              <w:rPr>
                <w:del w:id="3596" w:author="김은수" w:date="2026-09-30T15:44:00Z" w16du:dateUtc="2026-09-30T06:44:00Z"/>
              </w:rPr>
            </w:pPr>
            <w:del w:id="3597" w:author="김은수" w:date="2026-09-30T15:44:00Z" w16du:dateUtc="2026-09-30T06:44:00Z">
              <w:r>
                <w:rPr>
                  <w:rFonts w:hint="eastAsia"/>
                </w:rPr>
                <w:delText>8</w:delText>
              </w:r>
              <w:r>
                <w:delText>,9,20</w:delText>
              </w:r>
            </w:del>
          </w:p>
        </w:tc>
        <w:tc>
          <w:tcPr>
            <w:tcW w:w="2694" w:type="dxa"/>
            <w:tcPrChange w:id="3598" w:author="김은수" w:date="2026-10-01T01:11:00Z">
              <w:tcPr>
                <w:tcW w:w="2694" w:type="dxa"/>
              </w:tcPr>
            </w:tcPrChange>
          </w:tcPr>
          <w:p w14:paraId="038BFE6E" w14:textId="77777777" w:rsidR="00E01536" w:rsidRDefault="00E01536" w:rsidP="00C62BB0">
            <w:pPr>
              <w:cnfStyle w:val="000000000000" w:firstRow="0" w:lastRow="0" w:firstColumn="0" w:lastColumn="0" w:oddVBand="0" w:evenVBand="0" w:oddHBand="0" w:evenHBand="0" w:firstRowFirstColumn="0" w:firstRowLastColumn="0" w:lastRowFirstColumn="0" w:lastRowLastColumn="0"/>
              <w:rPr>
                <w:del w:id="3599" w:author="김은수" w:date="2026-09-30T15:44:00Z" w16du:dateUtc="2026-09-30T06:44:00Z"/>
              </w:rPr>
            </w:pPr>
            <w:del w:id="3600" w:author="김은수" w:date="2026-09-30T15:44:00Z" w16du:dateUtc="2026-09-30T06:44:00Z">
              <w:r>
                <w:rPr>
                  <w:rFonts w:hint="eastAsia"/>
                </w:rPr>
                <w:delText>L</w:delText>
              </w:r>
              <w:r>
                <w:delText xml:space="preserve">ED, </w:delText>
              </w:r>
              <w:r>
                <w:rPr>
                  <w:rFonts w:hint="eastAsia"/>
                </w:rPr>
                <w:delText>출력(</w:delText>
              </w:r>
              <w:r>
                <w:delText>no pullup)</w:delText>
              </w:r>
            </w:del>
          </w:p>
        </w:tc>
        <w:tc>
          <w:tcPr>
            <w:tcW w:w="1274" w:type="dxa"/>
            <w:tcPrChange w:id="3601" w:author="김은수" w:date="2026-10-01T01:11:00Z">
              <w:tcPr>
                <w:tcW w:w="1274" w:type="dxa"/>
              </w:tcPr>
            </w:tcPrChange>
          </w:tcPr>
          <w:p w14:paraId="2CAC859F" w14:textId="77777777" w:rsidR="00E01536" w:rsidRDefault="00E01536" w:rsidP="00C62BB0">
            <w:pPr>
              <w:jc w:val="left"/>
              <w:cnfStyle w:val="000000000000" w:firstRow="0" w:lastRow="0" w:firstColumn="0" w:lastColumn="0" w:oddVBand="0" w:evenVBand="0" w:oddHBand="0" w:evenHBand="0" w:firstRowFirstColumn="0" w:firstRowLastColumn="0" w:lastRowFirstColumn="0" w:lastRowLastColumn="0"/>
              <w:rPr>
                <w:del w:id="3602" w:author="김은수" w:date="2026-09-30T15:44:00Z" w16du:dateUtc="2026-09-30T06:44:00Z"/>
              </w:rPr>
            </w:pPr>
            <w:del w:id="3603" w:author="김은수" w:date="2026-09-30T15:44:00Z" w16du:dateUtc="2026-09-30T06:44:00Z">
              <w:r>
                <w:rPr>
                  <w:rFonts w:hint="eastAsia"/>
                </w:rPr>
                <w:delText>C</w:delText>
              </w:r>
              <w:r>
                <w:delText>M3</w:delText>
              </w:r>
            </w:del>
          </w:p>
        </w:tc>
      </w:tr>
    </w:tbl>
    <w:p w14:paraId="15E9CA33" w14:textId="77777777" w:rsidR="00E01536" w:rsidRPr="00E00010" w:rsidRDefault="00E01536">
      <w:pPr>
        <w:spacing w:after="0" w:line="300" w:lineRule="auto"/>
        <w:rPr>
          <w:del w:id="3604" w:author="김은수" w:date="2026-09-30T15:44:00Z" w16du:dateUtc="2026-09-30T06:44:00Z"/>
          <w:szCs w:val="20"/>
        </w:rPr>
        <w:pPrChange w:id="3605" w:author="김은수" w:date="2026-10-01T03:22:00Z">
          <w:pPr>
            <w:spacing w:after="0" w:line="240" w:lineRule="auto"/>
          </w:pPr>
        </w:pPrChange>
      </w:pPr>
    </w:p>
    <w:p w14:paraId="44FEB2A9" w14:textId="77777777" w:rsidR="00E01536" w:rsidRPr="00E00010" w:rsidRDefault="00E01536">
      <w:pPr>
        <w:pStyle w:val="a8"/>
        <w:numPr>
          <w:ilvl w:val="0"/>
          <w:numId w:val="22"/>
        </w:numPr>
        <w:spacing w:after="0" w:line="300" w:lineRule="auto"/>
        <w:ind w:left="1160"/>
        <w:rPr>
          <w:del w:id="3606" w:author="김은수" w:date="2026-09-30T15:44:00Z" w16du:dateUtc="2026-09-30T06:44:00Z"/>
          <w:szCs w:val="20"/>
        </w:rPr>
        <w:pPrChange w:id="3607" w:author="김은수" w:date="2026-10-01T03:22:00Z">
          <w:pPr>
            <w:pStyle w:val="a8"/>
            <w:numPr>
              <w:numId w:val="22"/>
            </w:numPr>
            <w:spacing w:after="0"/>
            <w:ind w:leftChars="0" w:left="1960" w:hanging="360"/>
          </w:pPr>
        </w:pPrChange>
      </w:pPr>
      <w:del w:id="3608" w:author="김은수" w:date="2026-09-30T15:44:00Z" w16du:dateUtc="2026-09-30T06:44:00Z">
        <w:r>
          <w:delText xml:space="preserve">DIO </w:delText>
        </w:r>
        <w:r>
          <w:rPr>
            <w:rFonts w:hint="eastAsia"/>
          </w:rPr>
          <w:delText>2</w:delText>
        </w:r>
        <w:r>
          <w:delText xml:space="preserve">2,23 </w:delText>
        </w:r>
        <w:r>
          <w:rPr>
            <w:rFonts w:hint="eastAsia"/>
          </w:rPr>
          <w:delText xml:space="preserve">핀을 </w:delText>
        </w:r>
        <w:r>
          <w:delText xml:space="preserve">I2C </w:delText>
        </w:r>
        <w:r>
          <w:rPr>
            <w:rFonts w:hint="eastAsia"/>
          </w:rPr>
          <w:delText>핀으로 설정하고,</w:delText>
        </w:r>
        <w:r>
          <w:delText xml:space="preserve"> I2C</w:delText>
        </w:r>
        <w:r>
          <w:rPr>
            <w:rFonts w:hint="eastAsia"/>
          </w:rPr>
          <w:delText>는 마스터로 설정한다.</w:delText>
        </w:r>
      </w:del>
    </w:p>
    <w:p w14:paraId="7A18D6B5" w14:textId="77777777" w:rsidR="00E01536" w:rsidRPr="00E00010" w:rsidRDefault="00E01536">
      <w:pPr>
        <w:pStyle w:val="a8"/>
        <w:numPr>
          <w:ilvl w:val="0"/>
          <w:numId w:val="22"/>
        </w:numPr>
        <w:spacing w:after="0" w:line="300" w:lineRule="auto"/>
        <w:ind w:left="1160"/>
        <w:rPr>
          <w:del w:id="3609" w:author="김은수" w:date="2026-09-30T15:44:00Z" w16du:dateUtc="2026-09-30T06:44:00Z"/>
          <w:szCs w:val="20"/>
        </w:rPr>
        <w:pPrChange w:id="3610" w:author="김은수" w:date="2026-10-01T03:22:00Z">
          <w:pPr>
            <w:pStyle w:val="a8"/>
            <w:numPr>
              <w:numId w:val="22"/>
            </w:numPr>
            <w:spacing w:after="0"/>
            <w:ind w:leftChars="0" w:left="1960" w:hanging="360"/>
          </w:pPr>
        </w:pPrChange>
      </w:pPr>
      <w:del w:id="3611" w:author="김은수" w:date="2026-09-30T15:44:00Z" w16du:dateUtc="2026-09-30T06:44:00Z">
        <w:r>
          <w:rPr>
            <w:rFonts w:hint="eastAsia"/>
          </w:rPr>
          <w:delText>D</w:delText>
        </w:r>
        <w:r>
          <w:delText xml:space="preserve">IO 11,12,13,14 </w:delText>
        </w:r>
        <w:r>
          <w:rPr>
            <w:rFonts w:hint="eastAsia"/>
          </w:rPr>
          <w:delText xml:space="preserve">핀을 </w:delText>
        </w:r>
        <w:r>
          <w:delText xml:space="preserve">SPI </w:delText>
        </w:r>
        <w:r>
          <w:rPr>
            <w:rFonts w:hint="eastAsia"/>
          </w:rPr>
          <w:delText>통신용으로 설정한다.</w:delText>
        </w:r>
        <w:r>
          <w:delText xml:space="preserve"> </w:delText>
        </w:r>
        <w:r>
          <w:rPr>
            <w:rFonts w:hint="eastAsia"/>
          </w:rPr>
          <w:delText>슬레이브로 설정한다.</w:delText>
        </w:r>
      </w:del>
    </w:p>
    <w:p w14:paraId="25F1CB60" w14:textId="77777777" w:rsidR="00E01536" w:rsidRPr="00E00010" w:rsidRDefault="00E01536">
      <w:pPr>
        <w:pStyle w:val="a8"/>
        <w:numPr>
          <w:ilvl w:val="0"/>
          <w:numId w:val="22"/>
        </w:numPr>
        <w:spacing w:after="0" w:line="300" w:lineRule="auto"/>
        <w:ind w:left="1160"/>
        <w:rPr>
          <w:del w:id="3612" w:author="김은수" w:date="2026-09-30T15:44:00Z" w16du:dateUtc="2026-09-30T06:44:00Z"/>
          <w:szCs w:val="20"/>
        </w:rPr>
        <w:pPrChange w:id="3613" w:author="김은수" w:date="2026-10-01T03:22:00Z">
          <w:pPr>
            <w:pStyle w:val="a8"/>
            <w:numPr>
              <w:numId w:val="22"/>
            </w:numPr>
            <w:spacing w:after="0"/>
            <w:ind w:leftChars="0" w:left="1960" w:hanging="360"/>
          </w:pPr>
        </w:pPrChange>
      </w:pPr>
      <w:del w:id="3614" w:author="김은수" w:date="2026-09-30T15:44:00Z" w16du:dateUtc="2026-09-30T06:44:00Z">
        <w:r>
          <w:rPr>
            <w:rFonts w:hint="eastAsia"/>
          </w:rPr>
          <w:delText>D</w:delText>
        </w:r>
        <w:r>
          <w:delText>IO 15</w:delText>
        </w:r>
        <w:r>
          <w:rPr>
            <w:rFonts w:hint="eastAsia"/>
          </w:rPr>
          <w:delText xml:space="preserve"> 핀을 </w:delText>
        </w:r>
        <w:r>
          <w:delText xml:space="preserve">SPI </w:delText>
        </w:r>
        <w:r>
          <w:rPr>
            <w:rFonts w:hint="eastAsia"/>
          </w:rPr>
          <w:delText>통신용 플래그 설정한다.</w:delText>
        </w:r>
        <w:r w:rsidRPr="00E529AD">
          <w:rPr>
            <w:rFonts w:hint="eastAsia"/>
          </w:rPr>
          <w:delText xml:space="preserve"> </w:delText>
        </w:r>
        <w:r>
          <w:delText>(</w:delText>
        </w:r>
        <w:r>
          <w:rPr>
            <w:rFonts w:hint="eastAsia"/>
          </w:rPr>
          <w:delText>G</w:delText>
        </w:r>
        <w:r>
          <w:delText xml:space="preserve">PIO </w:delText>
        </w:r>
        <w:r>
          <w:rPr>
            <w:rFonts w:hint="eastAsia"/>
          </w:rPr>
          <w:delText>출력)</w:delText>
        </w:r>
      </w:del>
    </w:p>
    <w:p w14:paraId="4813F1D3" w14:textId="77777777" w:rsidR="00E01536" w:rsidRPr="00E00010" w:rsidRDefault="00E01536">
      <w:pPr>
        <w:pStyle w:val="a8"/>
        <w:numPr>
          <w:ilvl w:val="0"/>
          <w:numId w:val="22"/>
        </w:numPr>
        <w:spacing w:after="0" w:line="300" w:lineRule="auto"/>
        <w:ind w:left="1160"/>
        <w:rPr>
          <w:del w:id="3615" w:author="김은수" w:date="2026-09-30T15:44:00Z" w16du:dateUtc="2026-09-30T06:44:00Z"/>
          <w:szCs w:val="20"/>
        </w:rPr>
        <w:pPrChange w:id="3616" w:author="김은수" w:date="2026-10-01T03:22:00Z">
          <w:pPr>
            <w:pStyle w:val="a8"/>
            <w:numPr>
              <w:numId w:val="22"/>
            </w:numPr>
            <w:spacing w:after="0"/>
            <w:ind w:leftChars="0" w:left="1960" w:hanging="360"/>
          </w:pPr>
        </w:pPrChange>
      </w:pPr>
      <w:del w:id="3617" w:author="김은수" w:date="2026-09-30T15:44:00Z" w16du:dateUtc="2026-09-30T06:44:00Z">
        <w:r>
          <w:rPr>
            <w:rFonts w:hint="eastAsia"/>
          </w:rPr>
          <w:delText>D</w:delText>
        </w:r>
        <w:r>
          <w:delText>IO 16</w:delText>
        </w:r>
        <w:r>
          <w:rPr>
            <w:rFonts w:hint="eastAsia"/>
          </w:rPr>
          <w:delText xml:space="preserve">핀을 </w:delText>
        </w:r>
        <w:r>
          <w:delText>NRF</w:delText>
        </w:r>
        <w:r>
          <w:rPr>
            <w:rFonts w:hint="eastAsia"/>
          </w:rPr>
          <w:delText>전원 제어용 플래그로 설정한다.</w:delText>
        </w:r>
        <w:r>
          <w:delText xml:space="preserve"> (</w:delText>
        </w:r>
        <w:r>
          <w:rPr>
            <w:rFonts w:hint="eastAsia"/>
          </w:rPr>
          <w:delText>G</w:delText>
        </w:r>
        <w:r>
          <w:delText xml:space="preserve">PIO </w:delText>
        </w:r>
        <w:r>
          <w:rPr>
            <w:rFonts w:hint="eastAsia"/>
          </w:rPr>
          <w:delText>출력)</w:delText>
        </w:r>
      </w:del>
    </w:p>
    <w:p w14:paraId="4030FE39" w14:textId="77777777" w:rsidR="00E01536" w:rsidRPr="00E00010" w:rsidRDefault="00E01536">
      <w:pPr>
        <w:pStyle w:val="a8"/>
        <w:numPr>
          <w:ilvl w:val="0"/>
          <w:numId w:val="22"/>
        </w:numPr>
        <w:spacing w:after="0" w:line="300" w:lineRule="auto"/>
        <w:ind w:left="1160"/>
        <w:rPr>
          <w:del w:id="3618" w:author="김은수" w:date="2026-09-30T15:44:00Z" w16du:dateUtc="2026-09-30T06:44:00Z"/>
          <w:szCs w:val="20"/>
        </w:rPr>
        <w:pPrChange w:id="3619" w:author="김은수" w:date="2026-10-01T03:22:00Z">
          <w:pPr>
            <w:pStyle w:val="a8"/>
            <w:numPr>
              <w:numId w:val="22"/>
            </w:numPr>
            <w:spacing w:after="0"/>
            <w:ind w:leftChars="0" w:left="1960" w:hanging="360"/>
          </w:pPr>
        </w:pPrChange>
      </w:pPr>
      <w:del w:id="3620" w:author="김은수" w:date="2026-09-30T15:44:00Z" w16du:dateUtc="2026-09-30T06:44:00Z">
        <w:r>
          <w:rPr>
            <w:rFonts w:hint="eastAsia"/>
          </w:rPr>
          <w:delText>D</w:delText>
        </w:r>
        <w:r>
          <w:delText>IO 10</w:delText>
        </w:r>
        <w:r>
          <w:rPr>
            <w:rFonts w:hint="eastAsia"/>
          </w:rPr>
          <w:delText xml:space="preserve">핀을 </w:delText>
        </w:r>
        <w:r>
          <w:delText>NRF</w:delText>
        </w:r>
        <w:r>
          <w:rPr>
            <w:rFonts w:hint="eastAsia"/>
          </w:rPr>
          <w:delText xml:space="preserve"> </w:delText>
        </w:r>
        <w:r>
          <w:delText xml:space="preserve">Reset </w:delText>
        </w:r>
        <w:r>
          <w:rPr>
            <w:rFonts w:hint="eastAsia"/>
          </w:rPr>
          <w:delText>제어용 출력으로 설정한다.</w:delText>
        </w:r>
        <w:r>
          <w:delText xml:space="preserve"> (</w:delText>
        </w:r>
        <w:r>
          <w:rPr>
            <w:rFonts w:hint="eastAsia"/>
          </w:rPr>
          <w:delText>G</w:delText>
        </w:r>
        <w:r>
          <w:delText xml:space="preserve">PIO </w:delText>
        </w:r>
        <w:r>
          <w:rPr>
            <w:rFonts w:hint="eastAsia"/>
          </w:rPr>
          <w:delText>출력)</w:delText>
        </w:r>
      </w:del>
    </w:p>
    <w:p w14:paraId="3295B0FE" w14:textId="77777777" w:rsidR="00E01536" w:rsidRPr="00E00010" w:rsidRDefault="00E01536">
      <w:pPr>
        <w:pStyle w:val="a8"/>
        <w:numPr>
          <w:ilvl w:val="0"/>
          <w:numId w:val="22"/>
        </w:numPr>
        <w:spacing w:after="0" w:line="300" w:lineRule="auto"/>
        <w:ind w:left="1160"/>
        <w:rPr>
          <w:del w:id="3621" w:author="김은수" w:date="2026-09-30T15:44:00Z" w16du:dateUtc="2026-09-30T06:44:00Z"/>
          <w:szCs w:val="20"/>
        </w:rPr>
        <w:pPrChange w:id="3622" w:author="김은수" w:date="2026-10-01T03:22:00Z">
          <w:pPr>
            <w:pStyle w:val="a8"/>
            <w:numPr>
              <w:numId w:val="22"/>
            </w:numPr>
            <w:spacing w:after="0"/>
            <w:ind w:leftChars="0" w:left="1960" w:hanging="360"/>
          </w:pPr>
        </w:pPrChange>
      </w:pPr>
      <w:del w:id="3623" w:author="김은수" w:date="2026-09-30T15:44:00Z" w16du:dateUtc="2026-09-30T06:44:00Z">
        <w:r>
          <w:rPr>
            <w:rFonts w:hint="eastAsia"/>
          </w:rPr>
          <w:delText>D</w:delText>
        </w:r>
        <w:r>
          <w:delText xml:space="preserve">IO 8,9,20을 LED </w:delText>
        </w:r>
        <w:r>
          <w:rPr>
            <w:rFonts w:hint="eastAsia"/>
          </w:rPr>
          <w:delText>제어용 출력으로 설정한다.</w:delText>
        </w:r>
        <w:r>
          <w:delText xml:space="preserve"> (GPIO </w:delText>
        </w:r>
        <w:r>
          <w:rPr>
            <w:rFonts w:hint="eastAsia"/>
          </w:rPr>
          <w:delText>출력)</w:delText>
        </w:r>
      </w:del>
    </w:p>
    <w:p w14:paraId="33B3C369" w14:textId="77777777" w:rsidR="00E01536" w:rsidRPr="00E00010" w:rsidRDefault="00DF4A77">
      <w:pPr>
        <w:pStyle w:val="4"/>
        <w:keepNext w:val="0"/>
        <w:keepLines w:val="0"/>
        <w:widowControl w:val="0"/>
        <w:numPr>
          <w:ilvl w:val="3"/>
          <w:numId w:val="7"/>
        </w:numPr>
        <w:snapToGrid/>
        <w:spacing w:before="0" w:after="0" w:line="300" w:lineRule="auto"/>
        <w:jc w:val="both"/>
        <w:rPr>
          <w:del w:id="3624" w:author="김은수" w:date="2026-09-30T15:44:00Z" w16du:dateUtc="2026-09-30T06:44:00Z"/>
          <w:sz w:val="20"/>
          <w:szCs w:val="20"/>
        </w:rPr>
        <w:pPrChange w:id="3625" w:author="김은수" w:date="2026-10-01T03:22:00Z">
          <w:pPr>
            <w:pStyle w:val="4"/>
            <w:numPr>
              <w:ilvl w:val="3"/>
              <w:numId w:val="7"/>
            </w:numPr>
            <w:spacing w:before="240" w:after="0"/>
            <w:ind w:left="1200" w:hanging="400"/>
          </w:pPr>
        </w:pPrChange>
      </w:pPr>
      <w:del w:id="3626" w:author="김은수" w:date="2026-09-30T15:44:00Z" w16du:dateUtc="2026-09-30T06:44:00Z">
        <w:r>
          <w:delText>SU</w:delText>
        </w:r>
        <w:r w:rsidR="00026E11">
          <w:delText>-ID-CFX-0</w:delText>
        </w:r>
        <w:r w:rsidR="00881017">
          <w:delText>1</w:delText>
        </w:r>
        <w:r w:rsidR="00652620">
          <w:delText>9</w:delText>
        </w:r>
        <w:r w:rsidR="00026E11">
          <w:delText xml:space="preserve">, </w:delText>
        </w:r>
        <w:r w:rsidR="00E01536">
          <w:delText xml:space="preserve">Hear Core </w:delText>
        </w:r>
        <w:r w:rsidR="00E01536">
          <w:rPr>
            <w:rFonts w:hint="eastAsia"/>
          </w:rPr>
          <w:delText xml:space="preserve">및 </w:delText>
        </w:r>
        <w:r w:rsidR="00E01536">
          <w:delText xml:space="preserve">CM3 </w:delText>
        </w:r>
        <w:r w:rsidR="00E01536">
          <w:rPr>
            <w:rFonts w:hint="eastAsia"/>
          </w:rPr>
          <w:delText>C</w:delText>
        </w:r>
        <w:r w:rsidR="00E01536">
          <w:delText xml:space="preserve">ore </w:delText>
        </w:r>
        <w:r w:rsidR="00E01536">
          <w:rPr>
            <w:rFonts w:hint="eastAsia"/>
          </w:rPr>
          <w:delText>시작</w:delText>
        </w:r>
      </w:del>
    </w:p>
    <w:p w14:paraId="125C6365" w14:textId="77777777" w:rsidR="00E01536" w:rsidRPr="00E00010" w:rsidRDefault="00E01536">
      <w:pPr>
        <w:pStyle w:val="a8"/>
        <w:numPr>
          <w:ilvl w:val="0"/>
          <w:numId w:val="22"/>
        </w:numPr>
        <w:spacing w:after="0" w:line="300" w:lineRule="auto"/>
        <w:ind w:left="1160"/>
        <w:rPr>
          <w:del w:id="3627" w:author="김은수" w:date="2026-09-30T15:44:00Z" w16du:dateUtc="2026-09-30T06:44:00Z"/>
          <w:szCs w:val="20"/>
        </w:rPr>
        <w:pPrChange w:id="3628" w:author="김은수" w:date="2026-10-01T03:22:00Z">
          <w:pPr>
            <w:pStyle w:val="a8"/>
            <w:numPr>
              <w:numId w:val="22"/>
            </w:numPr>
            <w:spacing w:after="0"/>
            <w:ind w:leftChars="0" w:left="1960" w:hanging="360"/>
          </w:pPr>
        </w:pPrChange>
      </w:pPr>
      <w:del w:id="3629" w:author="김은수" w:date="2026-09-30T15:44:00Z" w16du:dateUtc="2026-09-30T06:44:00Z">
        <w:r>
          <w:delText>Hear core</w:delText>
        </w:r>
        <w:r>
          <w:rPr>
            <w:rFonts w:hint="eastAsia"/>
          </w:rPr>
          <w:delText>를 시작한다.</w:delText>
        </w:r>
      </w:del>
    </w:p>
    <w:p w14:paraId="7D5DE1C5" w14:textId="77777777" w:rsidR="00E01536" w:rsidRPr="00E00010" w:rsidRDefault="00E01536">
      <w:pPr>
        <w:pStyle w:val="a8"/>
        <w:numPr>
          <w:ilvl w:val="0"/>
          <w:numId w:val="22"/>
        </w:numPr>
        <w:spacing w:after="0" w:line="300" w:lineRule="auto"/>
        <w:ind w:left="1160"/>
        <w:rPr>
          <w:del w:id="3630" w:author="김은수" w:date="2026-09-30T15:44:00Z" w16du:dateUtc="2026-09-30T06:44:00Z"/>
          <w:szCs w:val="20"/>
        </w:rPr>
        <w:pPrChange w:id="3631" w:author="김은수" w:date="2026-10-01T03:22:00Z">
          <w:pPr>
            <w:pStyle w:val="a8"/>
            <w:numPr>
              <w:numId w:val="22"/>
            </w:numPr>
            <w:spacing w:after="0"/>
            <w:ind w:leftChars="0" w:left="1960" w:hanging="360"/>
          </w:pPr>
        </w:pPrChange>
      </w:pPr>
      <w:del w:id="3632" w:author="김은수" w:date="2026-09-30T15:44:00Z" w16du:dateUtc="2026-09-30T06:44:00Z">
        <w:r>
          <w:rPr>
            <w:rFonts w:hint="eastAsia"/>
          </w:rPr>
          <w:delText>C</w:delText>
        </w:r>
        <w:r>
          <w:delText>M3 core</w:delText>
        </w:r>
        <w:r>
          <w:rPr>
            <w:rFonts w:hint="eastAsia"/>
          </w:rPr>
          <w:delText>를 시작한다.</w:delText>
        </w:r>
      </w:del>
    </w:p>
    <w:p w14:paraId="15AB38BB" w14:textId="77777777" w:rsidR="00E01536" w:rsidRPr="00E00010" w:rsidRDefault="00DF4A77">
      <w:pPr>
        <w:pStyle w:val="4"/>
        <w:keepNext w:val="0"/>
        <w:keepLines w:val="0"/>
        <w:widowControl w:val="0"/>
        <w:numPr>
          <w:ilvl w:val="3"/>
          <w:numId w:val="7"/>
        </w:numPr>
        <w:snapToGrid/>
        <w:spacing w:before="0" w:after="0" w:line="300" w:lineRule="auto"/>
        <w:jc w:val="both"/>
        <w:rPr>
          <w:del w:id="3633" w:author="김은수" w:date="2026-09-30T15:44:00Z" w16du:dateUtc="2026-09-30T06:44:00Z"/>
          <w:sz w:val="20"/>
          <w:szCs w:val="20"/>
        </w:rPr>
        <w:pPrChange w:id="3634" w:author="김은수" w:date="2026-10-01T03:22:00Z">
          <w:pPr>
            <w:pStyle w:val="4"/>
            <w:numPr>
              <w:ilvl w:val="3"/>
              <w:numId w:val="7"/>
            </w:numPr>
            <w:spacing w:after="0"/>
            <w:ind w:left="1200" w:hanging="400"/>
          </w:pPr>
        </w:pPrChange>
      </w:pPr>
      <w:del w:id="3635" w:author="김은수" w:date="2026-09-30T15:44:00Z" w16du:dateUtc="2026-09-30T06:44:00Z">
        <w:r>
          <w:delText>SU</w:delText>
        </w:r>
        <w:r w:rsidR="00026E11">
          <w:delText>-ID-CFX-0</w:delText>
        </w:r>
        <w:r w:rsidR="00652620">
          <w:delText>20</w:delText>
        </w:r>
        <w:r w:rsidR="00026E11">
          <w:delText xml:space="preserve">, </w:delText>
        </w:r>
        <w:r w:rsidR="00E01536">
          <w:delText xml:space="preserve">CM3 </w:delText>
        </w:r>
        <w:r w:rsidR="00F66E3D">
          <w:rPr>
            <w:rFonts w:hint="eastAsia"/>
          </w:rPr>
          <w:delText xml:space="preserve">메모리 </w:delText>
        </w:r>
        <w:r w:rsidR="00E01536">
          <w:rPr>
            <w:rFonts w:hint="eastAsia"/>
          </w:rPr>
          <w:delText>초기화 대기</w:delText>
        </w:r>
      </w:del>
    </w:p>
    <w:p w14:paraId="64AC22A4" w14:textId="77777777" w:rsidR="00E01536" w:rsidRPr="00E00010" w:rsidRDefault="00F93E0C">
      <w:pPr>
        <w:spacing w:after="0" w:line="300" w:lineRule="auto"/>
        <w:rPr>
          <w:del w:id="3636" w:author="김은수" w:date="2026-09-30T15:44:00Z" w16du:dateUtc="2026-09-30T06:44:00Z"/>
          <w:szCs w:val="20"/>
        </w:rPr>
        <w:pPrChange w:id="3637" w:author="김은수" w:date="2026-10-01T03:22:00Z">
          <w:pPr>
            <w:ind w:left="1600"/>
          </w:pPr>
        </w:pPrChange>
      </w:pPr>
      <w:del w:id="3638" w:author="김은수" w:date="2026-09-30T15:44:00Z" w16du:dateUtc="2026-09-30T06:44:00Z">
        <w:r>
          <w:delText xml:space="preserve">- </w:delText>
        </w:r>
        <w:r w:rsidR="00E01536">
          <w:rPr>
            <w:rFonts w:hint="eastAsia"/>
          </w:rPr>
          <w:delText>C</w:delText>
        </w:r>
        <w:r w:rsidR="00E01536">
          <w:delText>FX</w:delText>
        </w:r>
        <w:r w:rsidR="00E01536">
          <w:rPr>
            <w:rFonts w:hint="eastAsia"/>
          </w:rPr>
          <w:delText>에서 인터럽트가 수신될 때까지 대기한다.</w:delText>
        </w:r>
      </w:del>
    </w:p>
    <w:p w14:paraId="3AB9DD12" w14:textId="77777777" w:rsidR="00E01536" w:rsidRPr="00E00010" w:rsidRDefault="00DF4A77">
      <w:pPr>
        <w:pStyle w:val="4"/>
        <w:keepNext w:val="0"/>
        <w:keepLines w:val="0"/>
        <w:widowControl w:val="0"/>
        <w:numPr>
          <w:ilvl w:val="3"/>
          <w:numId w:val="7"/>
        </w:numPr>
        <w:snapToGrid/>
        <w:spacing w:before="0" w:after="0" w:line="300" w:lineRule="auto"/>
        <w:jc w:val="both"/>
        <w:rPr>
          <w:del w:id="3639" w:author="김은수" w:date="2026-09-30T15:44:00Z" w16du:dateUtc="2026-09-30T06:44:00Z"/>
          <w:sz w:val="20"/>
          <w:szCs w:val="20"/>
        </w:rPr>
        <w:pPrChange w:id="3640" w:author="김은수" w:date="2026-10-01T03:22:00Z">
          <w:pPr>
            <w:pStyle w:val="4"/>
            <w:numPr>
              <w:ilvl w:val="3"/>
              <w:numId w:val="7"/>
            </w:numPr>
            <w:spacing w:after="0"/>
            <w:ind w:left="1200" w:hanging="400"/>
          </w:pPr>
        </w:pPrChange>
      </w:pPr>
      <w:del w:id="3641" w:author="김은수" w:date="2026-09-30T15:44:00Z" w16du:dateUtc="2026-09-30T06:44:00Z">
        <w:r>
          <w:delText>SU</w:delText>
        </w:r>
        <w:r w:rsidR="00026E11">
          <w:delText>-ID-CFX-0</w:delText>
        </w:r>
        <w:r w:rsidR="00881017">
          <w:delText>2</w:delText>
        </w:r>
        <w:r w:rsidR="00652620">
          <w:delText>1</w:delText>
        </w:r>
        <w:r w:rsidR="00026E11">
          <w:delText xml:space="preserve">, </w:delText>
        </w:r>
        <w:r w:rsidR="0053630A">
          <w:delText xml:space="preserve">DIO </w:delText>
        </w:r>
        <w:r w:rsidR="0053630A">
          <w:rPr>
            <w:rFonts w:hint="eastAsia"/>
          </w:rPr>
          <w:delText xml:space="preserve">설정 </w:delText>
        </w:r>
        <w:r w:rsidR="0053630A">
          <w:delText>3</w:delText>
        </w:r>
        <w:r w:rsidR="0053630A">
          <w:rPr>
            <w:rFonts w:hint="eastAsia"/>
          </w:rPr>
          <w:delText>차(</w:delText>
        </w:r>
        <w:r w:rsidR="00E01536">
          <w:delText xml:space="preserve">NRF reset Pin </w:delText>
        </w:r>
        <w:r w:rsidR="00E01536">
          <w:rPr>
            <w:rFonts w:hint="eastAsia"/>
          </w:rPr>
          <w:delText>설정</w:delText>
        </w:r>
        <w:r w:rsidR="0053630A">
          <w:rPr>
            <w:rFonts w:hint="eastAsia"/>
          </w:rPr>
          <w:delText>)</w:delText>
        </w:r>
      </w:del>
    </w:p>
    <w:p w14:paraId="0762E02C" w14:textId="77777777" w:rsidR="00084C76" w:rsidRDefault="00084C76">
      <w:pPr>
        <w:pStyle w:val="TDC40"/>
        <w:keepNext/>
        <w:rPr>
          <w:ins w:id="3642" w:author="김은수" w:date="2026-10-01T12:05:00Z" w16du:dateUtc="2026-10-01T03:05:00Z"/>
        </w:rPr>
        <w:pPrChange w:id="3643" w:author="김은수" w:date="2026-10-01T03:22:00Z">
          <w:pPr>
            <w:pStyle w:val="TDC40"/>
          </w:pPr>
        </w:pPrChange>
      </w:pPr>
      <w:ins w:id="3644" w:author="김은수" w:date="2026-10-01T12:05:00Z" w16du:dateUtc="2026-10-01T03:05:00Z">
        <w:r>
          <w:t>I2S 입력 데이터가 준비되는 시점과 믹서가 사용하는 시점을 구분하여 아직 준비되지 않은 블록을 사용하지 않도록 한다.</w:t>
        </w:r>
      </w:ins>
    </w:p>
    <w:p w14:paraId="773EA949" w14:textId="77777777" w:rsidR="00084C76" w:rsidRDefault="00084C76">
      <w:pPr>
        <w:pStyle w:val="TDC42"/>
        <w:rPr>
          <w:ins w:id="3645" w:author="김은수" w:date="2026-10-01T12:05:00Z" w16du:dateUtc="2026-10-01T03:05:00Z"/>
        </w:rPr>
      </w:pPr>
      <w:ins w:id="3646" w:author="김은수" w:date="2026-10-01T12:05:00Z" w16du:dateUtc="2026-10-01T03:05:00Z">
        <w:r>
          <w:t xml:space="preserve">표 </w:t>
        </w:r>
        <w:r>
          <w:fldChar w:fldCharType="begin"/>
        </w:r>
        <w:r>
          <w:instrText>SEQ 표 \* ARABIC</w:instrText>
        </w:r>
        <w:r>
          <w:fldChar w:fldCharType="separate"/>
        </w:r>
        <w:r>
          <w:t>32</w:t>
        </w:r>
        <w:r>
          <w:fldChar w:fldCharType="end"/>
        </w:r>
        <w:r>
          <w:t>. I2S 수신 버퍼 관리 / 유닛 설계 내용</w:t>
        </w:r>
      </w:ins>
    </w:p>
    <w:tbl>
      <w:tblPr>
        <w:tblStyle w:val="TDC41"/>
        <w:tblW w:w="8816" w:type="dxa"/>
        <w:tblLayout w:type="fixed"/>
        <w:tblLook w:val="04A0" w:firstRow="1" w:lastRow="0" w:firstColumn="1" w:lastColumn="0" w:noHBand="0" w:noVBand="1"/>
        <w:tblPrChange w:id="3647"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3648">
          <w:tblGrid>
            <w:gridCol w:w="360"/>
            <w:gridCol w:w="360"/>
            <w:gridCol w:w="584"/>
            <w:gridCol w:w="7512"/>
          </w:tblGrid>
        </w:tblGridChange>
      </w:tblGrid>
      <w:tr w:rsidR="00084C76" w14:paraId="1AFA8EE6" w14:textId="77777777" w:rsidTr="000D5110">
        <w:trPr>
          <w:cnfStyle w:val="100000000000" w:firstRow="1" w:lastRow="0" w:firstColumn="0" w:lastColumn="0" w:oddVBand="0" w:evenVBand="0" w:oddHBand="0" w:evenHBand="0" w:firstRowFirstColumn="0" w:firstRowLastColumn="0" w:lastRowFirstColumn="0" w:lastRowLastColumn="0"/>
          <w:cantSplit/>
          <w:tblHeader/>
          <w:ins w:id="3649" w:author="김은수" w:date="2026-10-01T12:05:00Z"/>
          <w:trPrChange w:id="3650"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3651" w:author="김은수" w:date="2026-10-01T03:22:00Z">
              <w:tcPr>
                <w:tcW w:w="1304" w:type="dxa"/>
              </w:tcPr>
            </w:tcPrChange>
          </w:tcPr>
          <w:p w14:paraId="39F1434A"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3652" w:author="김은수" w:date="2026-10-01T12:05:00Z" w16du:dateUtc="2026-10-01T03:05:00Z"/>
              </w:rPr>
            </w:pPr>
            <w:ins w:id="3653" w:author="김은수" w:date="2026-10-01T12:05:00Z" w16du:dateUtc="2026-10-01T03:05:00Z">
              <w:r>
                <w:t>항목</w:t>
              </w:r>
            </w:ins>
          </w:p>
        </w:tc>
        <w:tc>
          <w:tcPr>
            <w:tcW w:w="7512" w:type="dxa"/>
            <w:tcPrChange w:id="3654" w:author="김은수" w:date="2026-10-01T03:22:00Z">
              <w:tcPr>
                <w:tcW w:w="7512" w:type="dxa"/>
              </w:tcPr>
            </w:tcPrChange>
          </w:tcPr>
          <w:p w14:paraId="77AF4BC4"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3655" w:author="김은수" w:date="2026-10-01T12:05:00Z" w16du:dateUtc="2026-10-01T03:05:00Z"/>
              </w:rPr>
            </w:pPr>
            <w:ins w:id="3656" w:author="김은수" w:date="2026-10-01T12:05:00Z" w16du:dateUtc="2026-10-01T03:05:00Z">
              <w:r>
                <w:t>설계 내용</w:t>
              </w:r>
            </w:ins>
          </w:p>
        </w:tc>
      </w:tr>
      <w:tr w:rsidR="00084C76" w14:paraId="6DD6B9A8" w14:textId="77777777" w:rsidTr="000D5110">
        <w:trPr>
          <w:cantSplit/>
          <w:ins w:id="3657" w:author="김은수" w:date="2026-10-01T12:05:00Z"/>
          <w:trPrChange w:id="3658"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3659" w:author="김은수" w:date="2026-10-01T03:22:00Z">
              <w:tcPr>
                <w:tcW w:w="1304" w:type="dxa"/>
              </w:tcPr>
            </w:tcPrChange>
          </w:tcPr>
          <w:p w14:paraId="1948C83A" w14:textId="77777777" w:rsidR="00084C76" w:rsidRDefault="00084C76">
            <w:pPr>
              <w:pStyle w:val="TDCe"/>
              <w:rPr>
                <w:ins w:id="3660" w:author="김은수" w:date="2026-10-01T12:05:00Z" w16du:dateUtc="2026-10-01T03:05:00Z"/>
              </w:rPr>
            </w:pPr>
            <w:ins w:id="3661" w:author="김은수" w:date="2026-10-01T12:05:00Z" w16du:dateUtc="2026-10-01T03:05:00Z">
              <w:r>
                <w:t>입력</w:t>
              </w:r>
            </w:ins>
          </w:p>
        </w:tc>
        <w:tc>
          <w:tcPr>
            <w:tcW w:w="7512" w:type="dxa"/>
            <w:tcPrChange w:id="3662" w:author="김은수" w:date="2026-10-01T03:22:00Z">
              <w:tcPr>
                <w:tcW w:w="7512" w:type="dxa"/>
              </w:tcPr>
            </w:tcPrChange>
          </w:tcPr>
          <w:p w14:paraId="1836152A"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3663" w:author="김은수" w:date="2026-10-01T12:05:00Z" w16du:dateUtc="2026-10-01T03:05:00Z"/>
              </w:rPr>
            </w:pPr>
            <w:ins w:id="3664" w:author="김은수" w:date="2026-10-01T12:05:00Z" w16du:dateUtc="2026-10-01T03:05:00Z">
              <w:r>
                <w:t>16표본 I2S FIFO 데이터와 완료 상태</w:t>
              </w:r>
            </w:ins>
          </w:p>
        </w:tc>
      </w:tr>
      <w:tr w:rsidR="00084C76" w14:paraId="1541A06F" w14:textId="77777777" w:rsidTr="000D5110">
        <w:trPr>
          <w:cantSplit/>
          <w:ins w:id="3665" w:author="김은수" w:date="2026-10-01T12:05:00Z"/>
          <w:trPrChange w:id="3666"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3667" w:author="김은수" w:date="2026-10-01T03:22:00Z">
              <w:tcPr>
                <w:tcW w:w="1304" w:type="dxa"/>
              </w:tcPr>
            </w:tcPrChange>
          </w:tcPr>
          <w:p w14:paraId="619D5438" w14:textId="77777777" w:rsidR="00084C76" w:rsidRDefault="00084C76">
            <w:pPr>
              <w:pStyle w:val="TDCe"/>
              <w:rPr>
                <w:ins w:id="3668" w:author="김은수" w:date="2026-10-01T12:05:00Z" w16du:dateUtc="2026-10-01T03:05:00Z"/>
              </w:rPr>
            </w:pPr>
            <w:ins w:id="3669" w:author="김은수" w:date="2026-10-01T12:05:00Z" w16du:dateUtc="2026-10-01T03:05:00Z">
              <w:r>
                <w:t>출력</w:t>
              </w:r>
            </w:ins>
          </w:p>
        </w:tc>
        <w:tc>
          <w:tcPr>
            <w:tcW w:w="7512" w:type="dxa"/>
            <w:tcPrChange w:id="3670" w:author="김은수" w:date="2026-10-01T03:22:00Z">
              <w:tcPr>
                <w:tcW w:w="7512" w:type="dxa"/>
              </w:tcPr>
            </w:tcPrChange>
          </w:tcPr>
          <w:p w14:paraId="6BB4E1A6"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3671" w:author="김은수" w:date="2026-10-01T12:05:00Z" w16du:dateUtc="2026-10-01T03:05:00Z"/>
              </w:rPr>
            </w:pPr>
            <w:ins w:id="3672" w:author="김은수" w:date="2026-10-01T12:05:00Z" w16du:dateUtc="2026-10-01T03:05:00Z">
              <w:r>
                <w:t>수신 버퍼, 복사 완료 플래그</w:t>
              </w:r>
            </w:ins>
          </w:p>
        </w:tc>
      </w:tr>
      <w:tr w:rsidR="00084C76" w14:paraId="4AD5EAD4" w14:textId="77777777" w:rsidTr="000D5110">
        <w:trPr>
          <w:cantSplit/>
          <w:ins w:id="3673" w:author="김은수" w:date="2026-10-01T12:05:00Z"/>
          <w:trPrChange w:id="3674"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3675" w:author="김은수" w:date="2026-10-01T03:22:00Z">
              <w:tcPr>
                <w:tcW w:w="1304" w:type="dxa"/>
              </w:tcPr>
            </w:tcPrChange>
          </w:tcPr>
          <w:p w14:paraId="11B47102" w14:textId="77777777" w:rsidR="00084C76" w:rsidRDefault="00084C76">
            <w:pPr>
              <w:pStyle w:val="TDCe"/>
              <w:rPr>
                <w:ins w:id="3676" w:author="김은수" w:date="2026-10-01T12:05:00Z" w16du:dateUtc="2026-10-01T03:05:00Z"/>
              </w:rPr>
            </w:pPr>
            <w:ins w:id="3677" w:author="김은수" w:date="2026-10-01T12:05:00Z" w16du:dateUtc="2026-10-01T03:05:00Z">
              <w:r>
                <w:t>처리</w:t>
              </w:r>
            </w:ins>
          </w:p>
        </w:tc>
        <w:tc>
          <w:tcPr>
            <w:tcW w:w="7512" w:type="dxa"/>
            <w:tcPrChange w:id="3678" w:author="김은수" w:date="2026-10-01T03:22:00Z">
              <w:tcPr>
                <w:tcW w:w="7512" w:type="dxa"/>
              </w:tcPr>
            </w:tcPrChange>
          </w:tcPr>
          <w:p w14:paraId="5260136C"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3679" w:author="김은수" w:date="2026-10-01T12:05:00Z" w16du:dateUtc="2026-10-01T03:05:00Z"/>
              </w:rPr>
            </w:pPr>
            <w:ins w:id="3680" w:author="김은수" w:date="2026-10-01T12:05:00Z" w16du:dateUtc="2026-10-01T03:05:00Z">
              <w:r>
                <w:t>FIFO 데이터를 복사한 뒤 완료 상태를 기록한다. 사용한 뒤 완료 플래그와 필요 버퍼를 정리한다. 초기화와 완료 확인은 별도 호출로 제공한다.</w:t>
              </w:r>
            </w:ins>
          </w:p>
        </w:tc>
      </w:tr>
    </w:tbl>
    <w:p w14:paraId="0B9EA3A1" w14:textId="77777777" w:rsidR="00084C76" w:rsidRDefault="00084C76">
      <w:pPr>
        <w:pStyle w:val="TDC40"/>
        <w:spacing w:after="0"/>
        <w:rPr>
          <w:ins w:id="3681" w:author="김은수" w:date="2026-10-01T12:05:00Z" w16du:dateUtc="2026-10-01T03:05:00Z"/>
        </w:rPr>
        <w:pPrChange w:id="3682" w:author="김은수" w:date="2026-10-01T03:22:00Z">
          <w:pPr>
            <w:pStyle w:val="TDC40"/>
          </w:pPr>
        </w:pPrChange>
      </w:pPr>
    </w:p>
    <w:p w14:paraId="5FF81E72" w14:textId="77777777" w:rsidR="00084C76" w:rsidRDefault="00084C76">
      <w:pPr>
        <w:pStyle w:val="TDC42"/>
        <w:rPr>
          <w:ins w:id="3683" w:author="김은수" w:date="2026-10-01T12:05:00Z" w16du:dateUtc="2026-10-01T03:05:00Z"/>
        </w:rPr>
      </w:pPr>
      <w:ins w:id="3684" w:author="김은수" w:date="2026-10-01T12:05:00Z" w16du:dateUtc="2026-10-01T03:05:00Z">
        <w:r>
          <w:t xml:space="preserve">표 </w:t>
        </w:r>
        <w:r>
          <w:fldChar w:fldCharType="begin"/>
        </w:r>
        <w:r>
          <w:instrText>SEQ 표 \* ARABIC</w:instrText>
        </w:r>
        <w:r>
          <w:fldChar w:fldCharType="separate"/>
        </w:r>
        <w:r>
          <w:t>33</w:t>
        </w:r>
        <w:r>
          <w:fldChar w:fldCharType="end"/>
        </w:r>
        <w:r>
          <w:t>. I2S 수신 버퍼 관리 / 구현 조건</w:t>
        </w:r>
      </w:ins>
    </w:p>
    <w:tbl>
      <w:tblPr>
        <w:tblStyle w:val="TDC41"/>
        <w:tblW w:w="8816" w:type="dxa"/>
        <w:tblLayout w:type="fixed"/>
        <w:tblLook w:val="04A0" w:firstRow="1" w:lastRow="0" w:firstColumn="1" w:lastColumn="0" w:noHBand="0" w:noVBand="1"/>
        <w:tblPrChange w:id="3685"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3686">
          <w:tblGrid>
            <w:gridCol w:w="360"/>
            <w:gridCol w:w="360"/>
            <w:gridCol w:w="584"/>
            <w:gridCol w:w="7512"/>
          </w:tblGrid>
        </w:tblGridChange>
      </w:tblGrid>
      <w:tr w:rsidR="00084C76" w14:paraId="75ACDF24" w14:textId="77777777" w:rsidTr="000D5110">
        <w:trPr>
          <w:cnfStyle w:val="100000000000" w:firstRow="1" w:lastRow="0" w:firstColumn="0" w:lastColumn="0" w:oddVBand="0" w:evenVBand="0" w:oddHBand="0" w:evenHBand="0" w:firstRowFirstColumn="0" w:firstRowLastColumn="0" w:lastRowFirstColumn="0" w:lastRowLastColumn="0"/>
          <w:cantSplit/>
          <w:tblHeader/>
          <w:ins w:id="3687" w:author="김은수" w:date="2026-10-01T12:05:00Z"/>
          <w:trPrChange w:id="3688"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3689" w:author="김은수" w:date="2026-10-01T03:22:00Z">
              <w:tcPr>
                <w:tcW w:w="1304" w:type="dxa"/>
              </w:tcPr>
            </w:tcPrChange>
          </w:tcPr>
          <w:p w14:paraId="4CB4D5C7"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3690" w:author="김은수" w:date="2026-10-01T12:05:00Z" w16du:dateUtc="2026-10-01T03:05:00Z"/>
              </w:rPr>
            </w:pPr>
            <w:ins w:id="3691" w:author="김은수" w:date="2026-10-01T12:05:00Z" w16du:dateUtc="2026-10-01T03:05:00Z">
              <w:r>
                <w:t>구분</w:t>
              </w:r>
            </w:ins>
          </w:p>
        </w:tc>
        <w:tc>
          <w:tcPr>
            <w:tcW w:w="7512" w:type="dxa"/>
            <w:tcPrChange w:id="3692" w:author="김은수" w:date="2026-10-01T03:22:00Z">
              <w:tcPr>
                <w:tcW w:w="7512" w:type="dxa"/>
              </w:tcPr>
            </w:tcPrChange>
          </w:tcPr>
          <w:p w14:paraId="507A0F61"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3693" w:author="김은수" w:date="2026-10-01T12:05:00Z" w16du:dateUtc="2026-10-01T03:05:00Z"/>
              </w:rPr>
            </w:pPr>
            <w:ins w:id="3694" w:author="김은수" w:date="2026-10-01T12:05:00Z" w16du:dateUtc="2026-10-01T03:05:00Z">
              <w:r>
                <w:t>구현 조건</w:t>
              </w:r>
            </w:ins>
          </w:p>
        </w:tc>
      </w:tr>
      <w:tr w:rsidR="00084C76" w14:paraId="1B5DD266" w14:textId="77777777" w:rsidTr="000D5110">
        <w:trPr>
          <w:cantSplit/>
          <w:ins w:id="3695" w:author="김은수" w:date="2026-10-01T12:05:00Z"/>
          <w:trPrChange w:id="3696"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3697" w:author="김은수" w:date="2026-10-01T03:22:00Z">
              <w:tcPr>
                <w:tcW w:w="1304" w:type="dxa"/>
              </w:tcPr>
            </w:tcPrChange>
          </w:tcPr>
          <w:p w14:paraId="03F95F4B" w14:textId="77777777" w:rsidR="00084C76" w:rsidRDefault="00084C76">
            <w:pPr>
              <w:pStyle w:val="TDCe"/>
              <w:rPr>
                <w:ins w:id="3698" w:author="김은수" w:date="2026-10-01T12:05:00Z" w16du:dateUtc="2026-10-01T03:05:00Z"/>
              </w:rPr>
            </w:pPr>
            <w:ins w:id="3699" w:author="김은수" w:date="2026-10-01T12:05:00Z" w16du:dateUtc="2026-10-01T03:05:00Z">
              <w:r>
                <w:t>관련 함수</w:t>
              </w:r>
            </w:ins>
          </w:p>
        </w:tc>
        <w:tc>
          <w:tcPr>
            <w:tcW w:w="7512" w:type="dxa"/>
            <w:tcPrChange w:id="3700" w:author="김은수" w:date="2026-10-01T03:22:00Z">
              <w:tcPr>
                <w:tcW w:w="7512" w:type="dxa"/>
              </w:tcPr>
            </w:tcPrChange>
          </w:tcPr>
          <w:p w14:paraId="10C9736D" w14:textId="77777777" w:rsidR="00084C76" w:rsidRPr="00E00010" w:rsidRDefault="00084C76">
            <w:pPr>
              <w:pStyle w:val="TDCf"/>
              <w:cnfStyle w:val="000000000000" w:firstRow="0" w:lastRow="0" w:firstColumn="0" w:lastColumn="0" w:oddVBand="0" w:evenVBand="0" w:oddHBand="0" w:evenHBand="0" w:firstRowFirstColumn="0" w:firstRowLastColumn="0" w:lastRowFirstColumn="0" w:lastRowLastColumn="0"/>
              <w:rPr>
                <w:ins w:id="3701" w:author="김은수" w:date="2026-10-01T12:05:00Z" w16du:dateUtc="2026-10-01T03:05:00Z"/>
                <w:lang w:val="en-US"/>
                <w:rPrChange w:id="3702" w:author="김은수" w:date="2026-10-01T13:47:00Z" w16du:dateUtc="2026-10-01T04:47:00Z">
                  <w:rPr>
                    <w:ins w:id="3703" w:author="김은수" w:date="2026-10-01T12:05:00Z" w16du:dateUtc="2026-10-01T03:05:00Z"/>
                  </w:rPr>
                </w:rPrChange>
              </w:rPr>
            </w:pPr>
            <w:ins w:id="3704" w:author="김은수" w:date="2026-10-01T12:05:00Z" w16du:dateUtc="2026-10-01T03:05:00Z">
              <w:r w:rsidRPr="00E00010">
                <w:rPr>
                  <w:lang w:val="en-US"/>
                  <w:rPrChange w:id="3705" w:author="김은수" w:date="2026-10-01T13:47:00Z" w16du:dateUtc="2026-10-01T04:47:00Z">
                    <w:rPr/>
                  </w:rPrChange>
                </w:rPr>
                <w:t>lib_i2s_copy_data_from_fifo, lib_i2s_clear_data, lib_i2s_is_buffer_copy_done, lib_i2s_clear_buffer_copy_done</w:t>
              </w:r>
            </w:ins>
          </w:p>
        </w:tc>
      </w:tr>
    </w:tbl>
    <w:p w14:paraId="795D5690" w14:textId="77777777" w:rsidR="00084C76" w:rsidRPr="00E00010" w:rsidRDefault="00084C76">
      <w:pPr>
        <w:pStyle w:val="TDC40"/>
        <w:spacing w:after="0"/>
        <w:rPr>
          <w:ins w:id="3706" w:author="김은수" w:date="2026-10-01T12:05:00Z" w16du:dateUtc="2026-10-01T03:05:00Z"/>
          <w:lang w:val="en-US"/>
          <w:rPrChange w:id="3707" w:author="김은수" w:date="2026-10-01T13:47:00Z" w16du:dateUtc="2026-10-01T04:47:00Z">
            <w:rPr>
              <w:ins w:id="3708" w:author="김은수" w:date="2026-10-01T12:05:00Z" w16du:dateUtc="2026-10-01T03:05:00Z"/>
            </w:rPr>
          </w:rPrChange>
        </w:rPr>
        <w:pPrChange w:id="3709" w:author="김은수" w:date="2026-10-01T03:22:00Z">
          <w:pPr>
            <w:pStyle w:val="TDC40"/>
          </w:pPr>
        </w:pPrChange>
      </w:pPr>
    </w:p>
    <w:p w14:paraId="0CCEC568" w14:textId="77777777" w:rsidR="00084C76" w:rsidRDefault="00084C76">
      <w:pPr>
        <w:pStyle w:val="TDC43"/>
        <w:rPr>
          <w:ins w:id="3710" w:author="김은수" w:date="2026-10-01T12:05:00Z" w16du:dateUtc="2026-10-01T03:05:00Z"/>
        </w:rPr>
      </w:pPr>
      <w:ins w:id="3711" w:author="김은수" w:date="2026-10-01T12:05:00Z" w16du:dateUtc="2026-10-01T03:05:00Z">
        <w:r>
          <w:t>입출력 예 : 한 블록의 복사가 끝나면 복사 완료 상태를 활성화한다. 완료 해제 요청을 처리하면 비활성으로 바꾸며, 입력 데이터의 순서는 복사 버퍼에서도 유지한다.</w:t>
        </w:r>
      </w:ins>
    </w:p>
    <w:p w14:paraId="7377DA41" w14:textId="77777777" w:rsidR="002F0183" w:rsidRPr="00E00010" w:rsidRDefault="002F0183">
      <w:pPr>
        <w:pStyle w:val="TDC40"/>
        <w:numPr>
          <w:ilvl w:val="0"/>
          <w:numId w:val="22"/>
        </w:numPr>
        <w:spacing w:after="0"/>
        <w:rPr>
          <w:del w:id="3712" w:author="김은수" w:date="2026-09-30T15:44:00Z" w16du:dateUtc="2026-09-30T06:44:00Z"/>
        </w:rPr>
        <w:pPrChange w:id="3713" w:author="김은수" w:date="2026-10-01T01:11:00Z">
          <w:pPr>
            <w:pStyle w:val="a8"/>
            <w:numPr>
              <w:numId w:val="22"/>
            </w:numPr>
            <w:spacing w:after="0"/>
            <w:ind w:leftChars="0" w:left="1960" w:hanging="360"/>
          </w:pPr>
        </w:pPrChange>
      </w:pPr>
      <w:del w:id="3714" w:author="김은수" w:date="2026-09-30T15:44:00Z" w16du:dateUtc="2026-09-30T06:44:00Z">
        <w:r>
          <w:rPr>
            <w:rFonts w:hint="eastAsia"/>
          </w:rPr>
          <w:delText>D</w:delText>
        </w:r>
        <w:r>
          <w:delText>IO 10</w:delText>
        </w:r>
        <w:r>
          <w:rPr>
            <w:rFonts w:hint="eastAsia"/>
          </w:rPr>
          <w:delText xml:space="preserve">번핀을 </w:delText>
        </w:r>
      </w:del>
      <w:del w:id="3715" w:author="김은수" w:date="2026-10-01T11:11:00Z" w16du:dateUtc="2026-10-01T02:11:00Z">
        <w:r w:rsidR="00220104" w:rsidRPr="00084C76" w:rsidDel="001D1C2F">
          <w:rPr>
            <w:b/>
          </w:rPr>
          <w:delText xml:space="preserve">입력 </w:delText>
        </w:r>
      </w:del>
      <w:del w:id="3716" w:author="김은수" w:date="2026-09-30T15:44:00Z" w16du:dateUtc="2026-09-30T06:44:00Z">
        <w:r>
          <w:delText>GPIO</w:delText>
        </w:r>
        <w:r>
          <w:rPr>
            <w:rFonts w:hint="eastAsia"/>
          </w:rPr>
          <w:delText>로 설정한다.</w:delText>
        </w:r>
      </w:del>
    </w:p>
    <w:p w14:paraId="57FCE7A6" w14:textId="77777777" w:rsidR="00E01536" w:rsidRPr="00E00010" w:rsidRDefault="00E01536">
      <w:pPr>
        <w:pStyle w:val="a8"/>
        <w:spacing w:after="0" w:line="300" w:lineRule="auto"/>
        <w:rPr>
          <w:del w:id="3717" w:author="김은수" w:date="2026-09-30T15:44:00Z" w16du:dateUtc="2026-09-30T06:44:00Z"/>
          <w:szCs w:val="20"/>
        </w:rPr>
        <w:pPrChange w:id="3718" w:author="김은수" w:date="2026-10-01T03:22:00Z">
          <w:pPr>
            <w:pStyle w:val="a8"/>
            <w:spacing w:after="0"/>
            <w:ind w:leftChars="0" w:left="1960"/>
          </w:pPr>
        </w:pPrChange>
      </w:pPr>
      <w:del w:id="3719" w:author="김은수" w:date="2026-09-30T15:44:00Z" w16du:dateUtc="2026-09-30T06:44:00Z">
        <w:r>
          <w:delText xml:space="preserve">: </w:delText>
        </w:r>
        <w:r>
          <w:rPr>
            <w:rFonts w:hint="eastAsia"/>
          </w:rPr>
          <w:delText>N</w:delText>
        </w:r>
        <w:r>
          <w:delText>RF Reset Pi</w:delText>
        </w:r>
        <w:r>
          <w:rPr>
            <w:rFonts w:hint="eastAsia"/>
          </w:rPr>
          <w:delText>n과 S</w:delText>
        </w:r>
        <w:r>
          <w:delText xml:space="preserve">W_DIO </w:delText>
        </w:r>
        <w:r>
          <w:rPr>
            <w:rFonts w:hint="eastAsia"/>
          </w:rPr>
          <w:delText>핀이 같기 때문에</w:delText>
        </w:r>
        <w:r>
          <w:delText xml:space="preserve"> </w:delText>
        </w:r>
        <w:r>
          <w:rPr>
            <w:rFonts w:hint="eastAsia"/>
          </w:rPr>
          <w:delText>N</w:delText>
        </w:r>
        <w:r>
          <w:delText xml:space="preserve">RF </w:delText>
        </w:r>
        <w:r>
          <w:rPr>
            <w:rFonts w:hint="eastAsia"/>
          </w:rPr>
          <w:delText>디버깅을 위해서는 핀 설정을</w:delText>
        </w:r>
        <w:r>
          <w:delText xml:space="preserve"> </w:delText>
        </w:r>
        <w:r>
          <w:rPr>
            <w:rFonts w:hint="eastAsia"/>
          </w:rPr>
          <w:delText>입력으로 설정해야 한다.</w:delText>
        </w:r>
      </w:del>
    </w:p>
    <w:p w14:paraId="1C4FA4D9" w14:textId="77777777" w:rsidR="00E01536" w:rsidRDefault="00DF4A77">
      <w:pPr>
        <w:pStyle w:val="4"/>
        <w:keepNext w:val="0"/>
        <w:keepLines w:val="0"/>
        <w:widowControl w:val="0"/>
        <w:numPr>
          <w:ilvl w:val="3"/>
          <w:numId w:val="7"/>
        </w:numPr>
        <w:snapToGrid/>
        <w:spacing w:before="0" w:after="0" w:line="300" w:lineRule="auto"/>
        <w:jc w:val="both"/>
        <w:rPr>
          <w:del w:id="3720" w:author="김은수" w:date="2026-09-30T15:44:00Z" w16du:dateUtc="2026-09-30T06:44:00Z"/>
          <w:sz w:val="20"/>
          <w:szCs w:val="20"/>
          <w:rPrChange w:id="3721" w:author="김은수" w:date="2026-10-01T03:22:00Z">
            <w:rPr>
              <w:del w:id="3722" w:author="김은수" w:date="2026-09-30T15:44:00Z" w16du:dateUtc="2026-09-30T06:44:00Z"/>
            </w:rPr>
          </w:rPrChange>
        </w:rPr>
        <w:pPrChange w:id="3723" w:author="김은수" w:date="2026-10-01T03:22:00Z">
          <w:pPr>
            <w:pStyle w:val="4"/>
            <w:numPr>
              <w:ilvl w:val="3"/>
              <w:numId w:val="7"/>
            </w:numPr>
            <w:spacing w:before="240" w:after="0"/>
            <w:ind w:left="1200" w:hanging="400"/>
          </w:pPr>
        </w:pPrChange>
      </w:pPr>
      <w:del w:id="3724" w:author="김은수" w:date="2026-09-30T15:44:00Z" w16du:dateUtc="2026-09-30T06:44:00Z">
        <w:r>
          <w:delText>SU</w:delText>
        </w:r>
        <w:r w:rsidR="00026E11">
          <w:delText>-ID-CFX-0</w:delText>
        </w:r>
        <w:r w:rsidR="00881017">
          <w:delText>2</w:delText>
        </w:r>
        <w:r w:rsidR="00652620">
          <w:delText>2</w:delText>
        </w:r>
        <w:r w:rsidR="00026E11">
          <w:delText xml:space="preserve">, </w:delText>
        </w:r>
        <w:r w:rsidR="00E01536">
          <w:rPr>
            <w:rFonts w:hint="eastAsia"/>
          </w:rPr>
          <w:delText>인터럽트 설정, 정상 동작 모드</w:delText>
        </w:r>
      </w:del>
    </w:p>
    <w:p w14:paraId="3673CEA2" w14:textId="77777777" w:rsidR="00697371" w:rsidRPr="00E00010" w:rsidDel="001D1C2F" w:rsidRDefault="00E01536">
      <w:pPr>
        <w:pStyle w:val="TDC40"/>
        <w:spacing w:after="0"/>
        <w:rPr>
          <w:del w:id="3725" w:author="김은수" w:date="2026-10-01T11:11:00Z" w16du:dateUtc="2026-10-01T02:11:00Z"/>
        </w:rPr>
        <w:pPrChange w:id="3726" w:author="김은수" w:date="2026-09-30T15:44:00Z" w16du:dateUtc="2026-09-30T06:44:00Z">
          <w:pPr>
            <w:pStyle w:val="a8"/>
            <w:numPr>
              <w:numId w:val="22"/>
            </w:numPr>
            <w:spacing w:after="0"/>
            <w:ind w:leftChars="0" w:left="1960" w:hanging="360"/>
          </w:pPr>
        </w:pPrChange>
      </w:pPr>
      <w:del w:id="3727" w:author="김은수" w:date="2026-09-30T15:44:00Z" w16du:dateUtc="2026-09-30T06:44:00Z">
        <w:r>
          <w:delText>DAC</w:delText>
        </w:r>
        <w:r>
          <w:rPr>
            <w:rFonts w:hint="eastAsia"/>
          </w:rPr>
          <w:delText>에 결합된</w:delText>
        </w:r>
      </w:del>
      <w:del w:id="3728" w:author="김은수" w:date="2026-10-01T11:11:00Z" w16du:dateUtc="2026-10-01T02:11:00Z">
        <w:r w:rsidR="00220104" w:rsidRPr="001D1C2F" w:rsidDel="001D1C2F">
          <w:delText xml:space="preserve"> FIFO </w:delText>
        </w:r>
      </w:del>
      <w:del w:id="3729" w:author="김은수" w:date="2026-09-30T15:44:00Z" w16du:dateUtc="2026-09-30T06:44:00Z">
        <w:r w:rsidRPr="006910DB">
          <w:rPr>
            <w:rFonts w:cs="굴림" w:hint="eastAsia"/>
            <w:kern w:val="0"/>
          </w:rPr>
          <w:delText>A0_5</w:delText>
        </w:r>
        <w:r>
          <w:rPr>
            <w:rFonts w:cs="굴림" w:hint="eastAsia"/>
            <w:kern w:val="0"/>
          </w:rPr>
          <w:delText>를 F</w:delText>
        </w:r>
        <w:r>
          <w:rPr>
            <w:rFonts w:cs="굴림"/>
            <w:kern w:val="0"/>
          </w:rPr>
          <w:delText>IFO interrupt 5</w:delText>
        </w:r>
        <w:r>
          <w:rPr>
            <w:rFonts w:cs="굴림" w:hint="eastAsia"/>
            <w:kern w:val="0"/>
          </w:rPr>
          <w:delText>에 설정한다.</w:delText>
        </w:r>
      </w:del>
    </w:p>
    <w:p w14:paraId="13CAE05D" w14:textId="77777777" w:rsidR="00697371" w:rsidRPr="00E00010" w:rsidRDefault="00220104">
      <w:pPr>
        <w:pStyle w:val="TDC2"/>
        <w:pageBreakBefore/>
        <w:rPr>
          <w:moveTo w:id="3730" w:author="김은수" w:date="2026-09-30T15:44:00Z" w16du:dateUtc="2026-09-30T06:44:00Z"/>
        </w:rPr>
        <w:pPrChange w:id="3731" w:author="김은수" w:date="2026-09-30T15:44:00Z" w16du:dateUtc="2026-09-30T06:44:00Z">
          <w:pPr>
            <w:pStyle w:val="2"/>
            <w:numPr>
              <w:ilvl w:val="1"/>
              <w:numId w:val="39"/>
            </w:numPr>
            <w:ind w:left="840" w:hanging="600"/>
          </w:pPr>
        </w:pPrChange>
      </w:pPr>
      <w:bookmarkStart w:id="3732" w:name="_Toc241675534"/>
      <w:moveToRangeStart w:id="3733" w:author="김은수" w:date="2026-09-30T15:44:00Z" w:name="move241675509"/>
      <w:moveTo w:id="3734" w:author="김은수" w:date="2026-09-30T15:44:00Z" w16du:dateUtc="2026-09-30T06:44:00Z">
        <w:r>
          <w:lastRenderedPageBreak/>
          <w:t>Signal Processing Module</w:t>
        </w:r>
        <w:bookmarkEnd w:id="3732"/>
      </w:moveTo>
    </w:p>
    <w:moveToRangeEnd w:id="3733"/>
    <w:p w14:paraId="690E1C82" w14:textId="77777777" w:rsidR="00E01536" w:rsidRPr="00E00010" w:rsidRDefault="00E01536">
      <w:pPr>
        <w:pStyle w:val="a8"/>
        <w:numPr>
          <w:ilvl w:val="0"/>
          <w:numId w:val="22"/>
        </w:numPr>
        <w:spacing w:after="0" w:line="300" w:lineRule="auto"/>
        <w:ind w:left="1160"/>
        <w:rPr>
          <w:del w:id="3735" w:author="김은수" w:date="2026-09-30T15:44:00Z" w16du:dateUtc="2026-09-30T06:44:00Z"/>
          <w:szCs w:val="20"/>
        </w:rPr>
        <w:pPrChange w:id="3736" w:author="김은수" w:date="2026-10-01T03:22:00Z">
          <w:pPr>
            <w:pStyle w:val="a8"/>
            <w:numPr>
              <w:numId w:val="22"/>
            </w:numPr>
            <w:spacing w:after="0"/>
            <w:ind w:leftChars="0" w:left="1960" w:hanging="360"/>
          </w:pPr>
        </w:pPrChange>
      </w:pPr>
      <w:del w:id="3737" w:author="김은수" w:date="2026-09-30T15:44:00Z" w16du:dateUtc="2026-09-30T06:44:00Z">
        <w:r>
          <w:rPr>
            <w:rFonts w:hint="eastAsia"/>
          </w:rPr>
          <w:delText>펜딩되어 있을 수 있는 인터럽트를 지운다.</w:delText>
        </w:r>
        <w:bookmarkStart w:id="3738" w:name="_Toc241675535"/>
        <w:bookmarkEnd w:id="3738"/>
      </w:del>
    </w:p>
    <w:p w14:paraId="5D68A76D" w14:textId="77777777" w:rsidR="00E01536" w:rsidRPr="00E00010" w:rsidRDefault="00E01536">
      <w:pPr>
        <w:pStyle w:val="a8"/>
        <w:numPr>
          <w:ilvl w:val="0"/>
          <w:numId w:val="22"/>
        </w:numPr>
        <w:spacing w:after="0" w:line="300" w:lineRule="auto"/>
        <w:ind w:left="1160"/>
        <w:rPr>
          <w:del w:id="3739" w:author="김은수" w:date="2026-09-30T15:44:00Z" w16du:dateUtc="2026-09-30T06:44:00Z"/>
          <w:szCs w:val="20"/>
        </w:rPr>
        <w:pPrChange w:id="3740" w:author="김은수" w:date="2026-10-01T03:22:00Z">
          <w:pPr>
            <w:pStyle w:val="a8"/>
            <w:numPr>
              <w:numId w:val="22"/>
            </w:numPr>
            <w:spacing w:after="0"/>
            <w:ind w:leftChars="0" w:left="1960" w:hanging="360"/>
          </w:pPr>
        </w:pPrChange>
      </w:pPr>
      <w:del w:id="3741" w:author="김은수" w:date="2026-09-30T15:44:00Z" w16du:dateUtc="2026-09-30T06:44:00Z">
        <w:r>
          <w:rPr>
            <w:rFonts w:hint="eastAsia"/>
          </w:rPr>
          <w:delText>인터럽트 우선순위 동일하게 설정</w:delText>
        </w:r>
        <w:bookmarkStart w:id="3742" w:name="_Toc241675536"/>
        <w:bookmarkEnd w:id="3742"/>
      </w:del>
    </w:p>
    <w:p w14:paraId="12EBF8A3" w14:textId="77777777" w:rsidR="00E01536" w:rsidRPr="00E00010" w:rsidRDefault="00E01536">
      <w:pPr>
        <w:pStyle w:val="a8"/>
        <w:numPr>
          <w:ilvl w:val="0"/>
          <w:numId w:val="22"/>
        </w:numPr>
        <w:spacing w:after="0" w:line="300" w:lineRule="auto"/>
        <w:ind w:left="1160"/>
        <w:rPr>
          <w:del w:id="3743" w:author="김은수" w:date="2026-09-30T15:44:00Z" w16du:dateUtc="2026-09-30T06:44:00Z"/>
          <w:szCs w:val="20"/>
        </w:rPr>
        <w:pPrChange w:id="3744" w:author="김은수" w:date="2026-10-01T03:22:00Z">
          <w:pPr>
            <w:pStyle w:val="a8"/>
            <w:numPr>
              <w:numId w:val="22"/>
            </w:numPr>
            <w:spacing w:after="0"/>
            <w:ind w:leftChars="0" w:left="1960" w:hanging="360"/>
          </w:pPr>
        </w:pPrChange>
      </w:pPr>
      <w:del w:id="3745" w:author="김은수" w:date="2026-09-30T15:44:00Z" w16du:dateUtc="2026-09-30T06:44:00Z">
        <w:r>
          <w:delText>UART</w:delText>
        </w:r>
        <w:r>
          <w:rPr>
            <w:rFonts w:hint="eastAsia"/>
          </w:rPr>
          <w:delText>를 사용할 경우 H</w:delText>
        </w:r>
        <w:r>
          <w:delText>EAR 5</w:delText>
        </w:r>
        <w:r>
          <w:rPr>
            <w:rFonts w:hint="eastAsia"/>
          </w:rPr>
          <w:delText>번을 대체한다.</w:delText>
        </w:r>
        <w:bookmarkStart w:id="3746" w:name="_Toc241675537"/>
        <w:bookmarkEnd w:id="3746"/>
      </w:del>
    </w:p>
    <w:p w14:paraId="01AE383F" w14:textId="77777777" w:rsidR="00E01536" w:rsidRPr="00E00010" w:rsidRDefault="00E01536">
      <w:pPr>
        <w:pStyle w:val="a8"/>
        <w:numPr>
          <w:ilvl w:val="0"/>
          <w:numId w:val="22"/>
        </w:numPr>
        <w:spacing w:after="0" w:line="300" w:lineRule="auto"/>
        <w:ind w:left="1160"/>
        <w:rPr>
          <w:del w:id="3747" w:author="김은수" w:date="2026-09-30T15:44:00Z" w16du:dateUtc="2026-09-30T06:44:00Z"/>
          <w:szCs w:val="20"/>
        </w:rPr>
        <w:pPrChange w:id="3748" w:author="김은수" w:date="2026-10-01T03:22:00Z">
          <w:pPr>
            <w:pStyle w:val="a8"/>
            <w:numPr>
              <w:numId w:val="22"/>
            </w:numPr>
            <w:spacing w:after="0"/>
            <w:ind w:leftChars="0" w:left="1960" w:hanging="360"/>
          </w:pPr>
        </w:pPrChange>
      </w:pPr>
      <w:del w:id="3749" w:author="김은수" w:date="2026-09-30T15:44:00Z" w16du:dateUtc="2026-09-30T06:44:00Z">
        <w:r>
          <w:rPr>
            <w:rFonts w:hint="eastAsia"/>
          </w:rPr>
          <w:delText>인터럽트 컨트롤러에서 받아들일 인터럽트 소스를 선택한다.</w:delText>
        </w:r>
        <w:bookmarkStart w:id="3750" w:name="_Toc241675538"/>
        <w:bookmarkEnd w:id="3750"/>
      </w:del>
    </w:p>
    <w:p w14:paraId="13B070C0" w14:textId="77777777" w:rsidR="00E01536" w:rsidRPr="00E00010" w:rsidRDefault="00E01536">
      <w:pPr>
        <w:pStyle w:val="a8"/>
        <w:spacing w:after="0" w:line="300" w:lineRule="auto"/>
        <w:rPr>
          <w:del w:id="3751" w:author="김은수" w:date="2026-09-30T15:44:00Z" w16du:dateUtc="2026-09-30T06:44:00Z"/>
          <w:szCs w:val="20"/>
        </w:rPr>
        <w:pPrChange w:id="3752" w:author="김은수" w:date="2026-10-01T03:22:00Z">
          <w:pPr>
            <w:pStyle w:val="a8"/>
            <w:spacing w:after="0"/>
            <w:ind w:leftChars="0" w:left="1960"/>
          </w:pPr>
        </w:pPrChange>
      </w:pPr>
      <w:del w:id="3753" w:author="김은수" w:date="2026-09-30T15:44:00Z" w16du:dateUtc="2026-09-30T06:44:00Z">
        <w:r>
          <w:rPr>
            <w:rFonts w:hint="eastAsia"/>
          </w:rPr>
          <w:delText>:</w:delText>
        </w:r>
        <w:r>
          <w:delText xml:space="preserve"> watchdog, FIFO_5, Hear_0, Hear_1, Hear_2, GPIO, CM3_0</w:delText>
        </w:r>
        <w:bookmarkStart w:id="3754" w:name="_Toc241675539"/>
        <w:bookmarkEnd w:id="3754"/>
      </w:del>
    </w:p>
    <w:p w14:paraId="72E24181" w14:textId="77777777" w:rsidR="00E01536" w:rsidRPr="00E00010" w:rsidRDefault="00E01536">
      <w:pPr>
        <w:pStyle w:val="a8"/>
        <w:numPr>
          <w:ilvl w:val="0"/>
          <w:numId w:val="22"/>
        </w:numPr>
        <w:spacing w:after="0" w:line="300" w:lineRule="auto"/>
        <w:ind w:left="1160"/>
        <w:rPr>
          <w:del w:id="3755" w:author="김은수" w:date="2026-09-30T15:44:00Z" w16du:dateUtc="2026-09-30T06:44:00Z"/>
          <w:szCs w:val="20"/>
        </w:rPr>
        <w:pPrChange w:id="3756" w:author="김은수" w:date="2026-10-01T03:22:00Z">
          <w:pPr>
            <w:pStyle w:val="a8"/>
            <w:numPr>
              <w:numId w:val="22"/>
            </w:numPr>
            <w:spacing w:after="0"/>
            <w:ind w:leftChars="0" w:left="1960" w:hanging="360"/>
          </w:pPr>
        </w:pPrChange>
      </w:pPr>
      <w:del w:id="3757" w:author="김은수" w:date="2026-09-30T15:44:00Z" w16du:dateUtc="2026-09-30T06:44:00Z">
        <w:r>
          <w:rPr>
            <w:rFonts w:hint="eastAsia"/>
          </w:rPr>
          <w:delText>인터럽트를 활성화한다.</w:delText>
        </w:r>
        <w:bookmarkStart w:id="3758" w:name="_Toc241675540"/>
        <w:bookmarkEnd w:id="3758"/>
      </w:del>
    </w:p>
    <w:p w14:paraId="6CF7D4D7" w14:textId="77777777" w:rsidR="00E01536" w:rsidRPr="00E00010" w:rsidRDefault="00E01536">
      <w:pPr>
        <w:pStyle w:val="a8"/>
        <w:spacing w:after="0" w:line="300" w:lineRule="auto"/>
        <w:rPr>
          <w:del w:id="3759" w:author="김은수" w:date="2026-09-30T15:44:00Z" w16du:dateUtc="2026-09-30T06:44:00Z"/>
          <w:szCs w:val="20"/>
        </w:rPr>
        <w:pPrChange w:id="3760" w:author="김은수" w:date="2026-10-01T03:22:00Z">
          <w:pPr>
            <w:pStyle w:val="a8"/>
            <w:spacing w:after="0" w:line="240" w:lineRule="auto"/>
            <w:ind w:leftChars="0" w:left="1960"/>
          </w:pPr>
        </w:pPrChange>
      </w:pPr>
      <w:bookmarkStart w:id="3761" w:name="_Toc241675541"/>
      <w:bookmarkEnd w:id="3761"/>
    </w:p>
    <w:p w14:paraId="7AAD3A5B" w14:textId="77777777" w:rsidR="00E01536" w:rsidRDefault="00DF4A77">
      <w:pPr>
        <w:pStyle w:val="4"/>
        <w:keepNext w:val="0"/>
        <w:keepLines w:val="0"/>
        <w:widowControl w:val="0"/>
        <w:numPr>
          <w:ilvl w:val="3"/>
          <w:numId w:val="7"/>
        </w:numPr>
        <w:snapToGrid/>
        <w:spacing w:before="0" w:after="0" w:line="300" w:lineRule="auto"/>
        <w:jc w:val="both"/>
        <w:rPr>
          <w:del w:id="3762" w:author="김은수" w:date="2026-09-30T15:44:00Z" w16du:dateUtc="2026-09-30T06:44:00Z"/>
          <w:sz w:val="20"/>
          <w:szCs w:val="20"/>
          <w:rPrChange w:id="3763" w:author="김은수" w:date="2026-10-01T03:22:00Z">
            <w:rPr>
              <w:del w:id="3764" w:author="김은수" w:date="2026-09-30T15:44:00Z" w16du:dateUtc="2026-09-30T06:44:00Z"/>
            </w:rPr>
          </w:rPrChange>
        </w:rPr>
        <w:pPrChange w:id="3765" w:author="김은수" w:date="2026-10-01T03:22:00Z">
          <w:pPr>
            <w:pStyle w:val="4"/>
            <w:numPr>
              <w:ilvl w:val="3"/>
              <w:numId w:val="7"/>
            </w:numPr>
            <w:spacing w:after="0"/>
            <w:ind w:left="1200" w:hanging="400"/>
          </w:pPr>
        </w:pPrChange>
      </w:pPr>
      <w:del w:id="3766" w:author="김은수" w:date="2026-09-30T15:44:00Z" w16du:dateUtc="2026-09-30T06:44:00Z">
        <w:r>
          <w:delText>SU</w:delText>
        </w:r>
        <w:r w:rsidR="00026E11">
          <w:delText>-ID-CFX-0</w:delText>
        </w:r>
        <w:r w:rsidR="00881017">
          <w:delText>2</w:delText>
        </w:r>
        <w:r w:rsidR="00652620">
          <w:delText>3</w:delText>
        </w:r>
        <w:r w:rsidR="00026E11">
          <w:delText xml:space="preserve">, </w:delText>
        </w:r>
        <w:r w:rsidR="00E01536">
          <w:rPr>
            <w:rFonts w:hint="eastAsia"/>
          </w:rPr>
          <w:delText>인터럽트 설정 벡터</w:delText>
        </w:r>
        <w:bookmarkStart w:id="3767" w:name="_Toc241675542"/>
        <w:bookmarkEnd w:id="3767"/>
      </w:del>
    </w:p>
    <w:p w14:paraId="62A4B7CF" w14:textId="77777777" w:rsidR="00E01536" w:rsidRPr="00E00010" w:rsidRDefault="00E01536">
      <w:pPr>
        <w:spacing w:after="0" w:line="300" w:lineRule="auto"/>
        <w:rPr>
          <w:del w:id="3768" w:author="김은수" w:date="2026-09-30T15:44:00Z" w16du:dateUtc="2026-09-30T06:44:00Z"/>
          <w:szCs w:val="20"/>
        </w:rPr>
        <w:pPrChange w:id="3769" w:author="김은수" w:date="2026-10-01T03:22:00Z">
          <w:pPr>
            <w:spacing w:after="0"/>
            <w:ind w:left="1418"/>
          </w:pPr>
        </w:pPrChange>
      </w:pPr>
      <w:del w:id="3770" w:author="김은수" w:date="2026-09-30T15:44:00Z" w16du:dateUtc="2026-09-30T06:44:00Z">
        <w:r>
          <w:rPr>
            <w:rFonts w:hint="eastAsia"/>
          </w:rPr>
          <w:delText>인터럽트 발생 시</w:delText>
        </w:r>
        <w:r>
          <w:delText xml:space="preserve">, </w:delText>
        </w:r>
        <w:r>
          <w:rPr>
            <w:rFonts w:hint="eastAsia"/>
          </w:rPr>
          <w:delText>인터럽트 서비스 루틴에서 실행해야 하는 것을 설정한다.</w:delText>
        </w:r>
        <w:bookmarkStart w:id="3771" w:name="_Toc241675543"/>
        <w:bookmarkEnd w:id="3771"/>
      </w:del>
    </w:p>
    <w:p w14:paraId="642C58B0" w14:textId="77777777" w:rsidR="00E01536" w:rsidRPr="00E00010" w:rsidRDefault="00E01536">
      <w:pPr>
        <w:pStyle w:val="a8"/>
        <w:numPr>
          <w:ilvl w:val="0"/>
          <w:numId w:val="22"/>
        </w:numPr>
        <w:spacing w:after="0" w:line="300" w:lineRule="auto"/>
        <w:ind w:left="1160"/>
        <w:rPr>
          <w:del w:id="3772" w:author="김은수" w:date="2026-09-30T15:44:00Z" w16du:dateUtc="2026-09-30T06:44:00Z"/>
          <w:szCs w:val="20"/>
        </w:rPr>
        <w:pPrChange w:id="3773" w:author="김은수" w:date="2026-10-01T03:22:00Z">
          <w:pPr>
            <w:pStyle w:val="a8"/>
            <w:numPr>
              <w:numId w:val="22"/>
            </w:numPr>
            <w:spacing w:after="0"/>
            <w:ind w:leftChars="0" w:left="1960" w:hanging="360"/>
          </w:pPr>
        </w:pPrChange>
      </w:pPr>
      <w:del w:id="3774" w:author="김은수" w:date="2026-09-30T15:44:00Z" w16du:dateUtc="2026-09-30T06:44:00Z">
        <w:r>
          <w:rPr>
            <w:rFonts w:hint="eastAsia"/>
          </w:rPr>
          <w:delText>T</w:delText>
        </w:r>
        <w:r>
          <w:delText xml:space="preserve">imer 1 : </w:delText>
        </w:r>
        <w:r>
          <w:rPr>
            <w:rFonts w:hint="eastAsia"/>
          </w:rPr>
          <w:delText>t</w:delText>
        </w:r>
        <w:r>
          <w:delText xml:space="preserve">imer Event Occurred Flag </w:delText>
        </w:r>
        <w:bookmarkStart w:id="3775" w:name="_Toc241675544"/>
        <w:bookmarkEnd w:id="3775"/>
      </w:del>
    </w:p>
    <w:p w14:paraId="145345A3" w14:textId="77777777" w:rsidR="00E01536" w:rsidRPr="00E00010" w:rsidRDefault="00E01536">
      <w:pPr>
        <w:pStyle w:val="a8"/>
        <w:numPr>
          <w:ilvl w:val="0"/>
          <w:numId w:val="22"/>
        </w:numPr>
        <w:spacing w:after="0" w:line="300" w:lineRule="auto"/>
        <w:ind w:left="1160"/>
        <w:rPr>
          <w:del w:id="3776" w:author="김은수" w:date="2026-09-30T15:44:00Z" w16du:dateUtc="2026-09-30T06:44:00Z"/>
          <w:szCs w:val="20"/>
        </w:rPr>
        <w:pPrChange w:id="3777" w:author="김은수" w:date="2026-10-01T03:22:00Z">
          <w:pPr>
            <w:pStyle w:val="a8"/>
            <w:numPr>
              <w:numId w:val="22"/>
            </w:numPr>
            <w:spacing w:after="0"/>
            <w:ind w:leftChars="0" w:left="1960" w:hanging="360"/>
          </w:pPr>
        </w:pPrChange>
      </w:pPr>
      <w:del w:id="3778" w:author="김은수" w:date="2026-09-30T15:44:00Z" w16du:dateUtc="2026-09-30T06:44:00Z">
        <w:r>
          <w:rPr>
            <w:rFonts w:hint="eastAsia"/>
          </w:rPr>
          <w:delText>G</w:delText>
        </w:r>
        <w:r>
          <w:delText>PIO : GPIO Event Occurred Flag</w:delText>
        </w:r>
        <w:bookmarkStart w:id="3779" w:name="_Toc241675545"/>
        <w:bookmarkEnd w:id="3779"/>
      </w:del>
    </w:p>
    <w:p w14:paraId="59A32EB1" w14:textId="77777777" w:rsidR="00E01536" w:rsidRPr="00E00010" w:rsidRDefault="00E01536">
      <w:pPr>
        <w:pStyle w:val="a8"/>
        <w:numPr>
          <w:ilvl w:val="0"/>
          <w:numId w:val="22"/>
        </w:numPr>
        <w:spacing w:after="0" w:line="300" w:lineRule="auto"/>
        <w:ind w:left="1160"/>
        <w:rPr>
          <w:del w:id="3780" w:author="김은수" w:date="2026-09-30T15:44:00Z" w16du:dateUtc="2026-09-30T06:44:00Z"/>
          <w:szCs w:val="20"/>
        </w:rPr>
        <w:pPrChange w:id="3781" w:author="김은수" w:date="2026-10-01T03:22:00Z">
          <w:pPr>
            <w:pStyle w:val="a8"/>
            <w:numPr>
              <w:numId w:val="22"/>
            </w:numPr>
            <w:spacing w:after="0"/>
            <w:ind w:leftChars="0" w:left="1960" w:hanging="360"/>
          </w:pPr>
        </w:pPrChange>
      </w:pPr>
      <w:del w:id="3782" w:author="김은수" w:date="2026-09-30T15:44:00Z" w16du:dateUtc="2026-09-30T06:44:00Z">
        <w:r>
          <w:rPr>
            <w:rFonts w:hint="eastAsia"/>
          </w:rPr>
          <w:delText>F</w:delText>
        </w:r>
        <w:r>
          <w:delText>IFO_5 : FIFO(DAC0) Event Occurred Flag</w:delText>
        </w:r>
        <w:bookmarkStart w:id="3783" w:name="_Toc241675546"/>
        <w:bookmarkEnd w:id="3783"/>
      </w:del>
    </w:p>
    <w:p w14:paraId="64432A25" w14:textId="77777777" w:rsidR="00E01536" w:rsidRPr="00E00010" w:rsidRDefault="00E01536">
      <w:pPr>
        <w:pStyle w:val="a8"/>
        <w:numPr>
          <w:ilvl w:val="0"/>
          <w:numId w:val="22"/>
        </w:numPr>
        <w:spacing w:after="0" w:line="300" w:lineRule="auto"/>
        <w:ind w:left="1160"/>
        <w:rPr>
          <w:del w:id="3784" w:author="김은수" w:date="2026-09-30T15:44:00Z" w16du:dateUtc="2026-09-30T06:44:00Z"/>
          <w:szCs w:val="20"/>
        </w:rPr>
        <w:pPrChange w:id="3785" w:author="김은수" w:date="2026-10-01T03:22:00Z">
          <w:pPr>
            <w:pStyle w:val="a8"/>
            <w:numPr>
              <w:numId w:val="22"/>
            </w:numPr>
            <w:spacing w:after="0"/>
            <w:ind w:leftChars="0" w:left="1960" w:hanging="360"/>
          </w:pPr>
        </w:pPrChange>
      </w:pPr>
      <w:del w:id="3786" w:author="김은수" w:date="2026-09-30T15:44:00Z" w16du:dateUtc="2026-09-30T06:44:00Z">
        <w:r>
          <w:rPr>
            <w:rFonts w:hint="eastAsia"/>
          </w:rPr>
          <w:delText>C</w:delText>
        </w:r>
        <w:r>
          <w:delText>M3_0 : CM3 Reset Flag</w:delText>
        </w:r>
        <w:bookmarkStart w:id="3787" w:name="_Toc241675547"/>
        <w:bookmarkEnd w:id="3787"/>
      </w:del>
    </w:p>
    <w:p w14:paraId="7FB4B237" w14:textId="77777777" w:rsidR="0017598E" w:rsidRPr="00E00010" w:rsidRDefault="0017598E">
      <w:pPr>
        <w:pStyle w:val="a8"/>
        <w:spacing w:after="0" w:line="300" w:lineRule="auto"/>
        <w:rPr>
          <w:del w:id="3788" w:author="김은수" w:date="2026-09-30T15:44:00Z" w16du:dateUtc="2026-09-30T06:44:00Z"/>
          <w:szCs w:val="20"/>
        </w:rPr>
        <w:pPrChange w:id="3789" w:author="김은수" w:date="2026-10-01T03:22:00Z">
          <w:pPr>
            <w:pStyle w:val="a8"/>
            <w:spacing w:after="0" w:line="240" w:lineRule="auto"/>
            <w:ind w:leftChars="0" w:left="1960"/>
          </w:pPr>
        </w:pPrChange>
      </w:pPr>
      <w:bookmarkStart w:id="3790" w:name="_Toc241675548"/>
      <w:bookmarkEnd w:id="3790"/>
    </w:p>
    <w:p w14:paraId="5225F3F2" w14:textId="77777777" w:rsidR="0017598E" w:rsidRPr="00E00010" w:rsidRDefault="0017598E">
      <w:pPr>
        <w:pStyle w:val="a8"/>
        <w:spacing w:after="0" w:line="300" w:lineRule="auto"/>
        <w:rPr>
          <w:del w:id="3791" w:author="김은수" w:date="2026-09-30T15:44:00Z" w16du:dateUtc="2026-09-30T06:44:00Z"/>
          <w:szCs w:val="20"/>
        </w:rPr>
        <w:pPrChange w:id="3792" w:author="김은수" w:date="2026-10-01T03:22:00Z">
          <w:pPr>
            <w:pStyle w:val="a8"/>
            <w:spacing w:after="0" w:line="240" w:lineRule="auto"/>
            <w:ind w:leftChars="0" w:left="1960"/>
          </w:pPr>
        </w:pPrChange>
      </w:pPr>
      <w:bookmarkStart w:id="3793" w:name="_Toc241675549"/>
      <w:bookmarkEnd w:id="3793"/>
    </w:p>
    <w:p w14:paraId="150C7072" w14:textId="77777777" w:rsidR="0017598E" w:rsidRPr="00E00010" w:rsidRDefault="0017598E">
      <w:pPr>
        <w:pStyle w:val="a8"/>
        <w:spacing w:after="0" w:line="300" w:lineRule="auto"/>
        <w:rPr>
          <w:del w:id="3794" w:author="김은수" w:date="2026-09-30T15:44:00Z" w16du:dateUtc="2026-09-30T06:44:00Z"/>
          <w:szCs w:val="20"/>
        </w:rPr>
        <w:pPrChange w:id="3795" w:author="김은수" w:date="2026-10-01T03:22:00Z">
          <w:pPr>
            <w:pStyle w:val="a8"/>
            <w:spacing w:after="0" w:line="240" w:lineRule="auto"/>
            <w:ind w:leftChars="0" w:left="1960"/>
          </w:pPr>
        </w:pPrChange>
      </w:pPr>
      <w:bookmarkStart w:id="3796" w:name="_Toc241675550"/>
      <w:bookmarkEnd w:id="3796"/>
    </w:p>
    <w:p w14:paraId="19427D9D" w14:textId="77777777" w:rsidR="0017598E" w:rsidRPr="00E00010" w:rsidRDefault="0017598E">
      <w:pPr>
        <w:pStyle w:val="a8"/>
        <w:spacing w:after="0" w:line="300" w:lineRule="auto"/>
        <w:rPr>
          <w:del w:id="3797" w:author="김은수" w:date="2026-09-30T15:44:00Z" w16du:dateUtc="2026-09-30T06:44:00Z"/>
          <w:szCs w:val="20"/>
        </w:rPr>
        <w:pPrChange w:id="3798" w:author="김은수" w:date="2026-10-01T03:22:00Z">
          <w:pPr>
            <w:pStyle w:val="a8"/>
            <w:spacing w:after="0" w:line="240" w:lineRule="auto"/>
            <w:ind w:leftChars="0" w:left="1960"/>
          </w:pPr>
        </w:pPrChange>
      </w:pPr>
      <w:bookmarkStart w:id="3799" w:name="_Toc241675551"/>
      <w:bookmarkEnd w:id="3799"/>
    </w:p>
    <w:p w14:paraId="26D9AC5B" w14:textId="77777777" w:rsidR="0017598E" w:rsidRPr="00E00010" w:rsidRDefault="0017598E">
      <w:pPr>
        <w:pStyle w:val="a8"/>
        <w:spacing w:after="0" w:line="300" w:lineRule="auto"/>
        <w:rPr>
          <w:del w:id="3800" w:author="김은수" w:date="2026-09-30T15:44:00Z" w16du:dateUtc="2026-09-30T06:44:00Z"/>
          <w:szCs w:val="20"/>
        </w:rPr>
        <w:pPrChange w:id="3801" w:author="김은수" w:date="2026-10-01T03:22:00Z">
          <w:pPr>
            <w:pStyle w:val="a8"/>
            <w:spacing w:after="0" w:line="240" w:lineRule="auto"/>
            <w:ind w:leftChars="0" w:left="1960"/>
          </w:pPr>
        </w:pPrChange>
      </w:pPr>
      <w:bookmarkStart w:id="3802" w:name="_Toc241675552"/>
      <w:bookmarkEnd w:id="3802"/>
    </w:p>
    <w:p w14:paraId="07B5DB01" w14:textId="77777777" w:rsidR="0017598E" w:rsidRPr="00E00010" w:rsidRDefault="0017598E">
      <w:pPr>
        <w:pStyle w:val="a8"/>
        <w:spacing w:after="0" w:line="300" w:lineRule="auto"/>
        <w:rPr>
          <w:del w:id="3803" w:author="김은수" w:date="2026-09-30T15:44:00Z" w16du:dateUtc="2026-09-30T06:44:00Z"/>
          <w:szCs w:val="20"/>
        </w:rPr>
        <w:pPrChange w:id="3804" w:author="김은수" w:date="2026-10-01T03:22:00Z">
          <w:pPr>
            <w:pStyle w:val="a8"/>
            <w:spacing w:after="0" w:line="240" w:lineRule="auto"/>
            <w:ind w:leftChars="0" w:left="1960"/>
          </w:pPr>
        </w:pPrChange>
      </w:pPr>
      <w:bookmarkStart w:id="3805" w:name="_Toc241675553"/>
      <w:bookmarkEnd w:id="3805"/>
    </w:p>
    <w:p w14:paraId="669F74D3" w14:textId="77777777" w:rsidR="0017598E" w:rsidRPr="00E00010" w:rsidRDefault="0017598E">
      <w:pPr>
        <w:pStyle w:val="a8"/>
        <w:spacing w:after="0" w:line="300" w:lineRule="auto"/>
        <w:rPr>
          <w:del w:id="3806" w:author="김은수" w:date="2026-09-30T15:44:00Z" w16du:dateUtc="2026-09-30T06:44:00Z"/>
          <w:szCs w:val="20"/>
        </w:rPr>
        <w:pPrChange w:id="3807" w:author="김은수" w:date="2026-10-01T03:22:00Z">
          <w:pPr>
            <w:pStyle w:val="a8"/>
            <w:spacing w:after="0" w:line="240" w:lineRule="auto"/>
            <w:ind w:leftChars="0" w:left="1960"/>
          </w:pPr>
        </w:pPrChange>
      </w:pPr>
      <w:bookmarkStart w:id="3808" w:name="_Toc241675554"/>
      <w:bookmarkEnd w:id="3808"/>
    </w:p>
    <w:p w14:paraId="0E51BD17" w14:textId="77777777" w:rsidR="0017598E" w:rsidRPr="00E00010" w:rsidRDefault="0017598E">
      <w:pPr>
        <w:pStyle w:val="a8"/>
        <w:spacing w:after="0" w:line="300" w:lineRule="auto"/>
        <w:rPr>
          <w:del w:id="3809" w:author="김은수" w:date="2026-09-30T15:44:00Z" w16du:dateUtc="2026-09-30T06:44:00Z"/>
          <w:szCs w:val="20"/>
        </w:rPr>
        <w:pPrChange w:id="3810" w:author="김은수" w:date="2026-10-01T03:22:00Z">
          <w:pPr>
            <w:pStyle w:val="a8"/>
            <w:spacing w:after="0" w:line="240" w:lineRule="auto"/>
            <w:ind w:leftChars="0" w:left="1960"/>
          </w:pPr>
        </w:pPrChange>
      </w:pPr>
      <w:bookmarkStart w:id="3811" w:name="_Toc241675555"/>
      <w:bookmarkEnd w:id="3811"/>
    </w:p>
    <w:p w14:paraId="70CFC730" w14:textId="77777777" w:rsidR="0017598E" w:rsidRPr="00E00010" w:rsidRDefault="0017598E">
      <w:pPr>
        <w:pStyle w:val="a8"/>
        <w:spacing w:after="0" w:line="300" w:lineRule="auto"/>
        <w:rPr>
          <w:del w:id="3812" w:author="김은수" w:date="2026-09-30T15:44:00Z" w16du:dateUtc="2026-09-30T06:44:00Z"/>
          <w:szCs w:val="20"/>
        </w:rPr>
        <w:pPrChange w:id="3813" w:author="김은수" w:date="2026-10-01T03:22:00Z">
          <w:pPr>
            <w:pStyle w:val="a8"/>
            <w:spacing w:after="0" w:line="240" w:lineRule="auto"/>
            <w:ind w:leftChars="0" w:left="1960"/>
          </w:pPr>
        </w:pPrChange>
      </w:pPr>
      <w:bookmarkStart w:id="3814" w:name="_Toc241675556"/>
      <w:bookmarkEnd w:id="3814"/>
    </w:p>
    <w:p w14:paraId="6E19603D" w14:textId="77777777" w:rsidR="0017598E" w:rsidRPr="00E00010" w:rsidRDefault="0017598E">
      <w:pPr>
        <w:pStyle w:val="a8"/>
        <w:spacing w:after="0" w:line="300" w:lineRule="auto"/>
        <w:rPr>
          <w:del w:id="3815" w:author="김은수" w:date="2026-09-30T15:44:00Z" w16du:dateUtc="2026-09-30T06:44:00Z"/>
          <w:szCs w:val="20"/>
        </w:rPr>
        <w:pPrChange w:id="3816" w:author="김은수" w:date="2026-10-01T03:22:00Z">
          <w:pPr>
            <w:pStyle w:val="a8"/>
            <w:spacing w:after="0" w:line="240" w:lineRule="auto"/>
            <w:ind w:leftChars="0" w:left="1960"/>
          </w:pPr>
        </w:pPrChange>
      </w:pPr>
      <w:bookmarkStart w:id="3817" w:name="_Toc241675557"/>
      <w:bookmarkEnd w:id="3817"/>
    </w:p>
    <w:p w14:paraId="5E8E0243" w14:textId="77777777" w:rsidR="0017598E" w:rsidRPr="00E00010" w:rsidRDefault="0017598E">
      <w:pPr>
        <w:pStyle w:val="a8"/>
        <w:spacing w:after="0" w:line="300" w:lineRule="auto"/>
        <w:rPr>
          <w:del w:id="3818" w:author="김은수" w:date="2026-09-30T15:44:00Z" w16du:dateUtc="2026-09-30T06:44:00Z"/>
          <w:szCs w:val="20"/>
        </w:rPr>
        <w:pPrChange w:id="3819" w:author="김은수" w:date="2026-10-01T03:22:00Z">
          <w:pPr>
            <w:pStyle w:val="a8"/>
            <w:spacing w:after="0" w:line="240" w:lineRule="auto"/>
            <w:ind w:leftChars="0" w:left="1960"/>
          </w:pPr>
        </w:pPrChange>
      </w:pPr>
      <w:bookmarkStart w:id="3820" w:name="_Toc241675558"/>
      <w:bookmarkEnd w:id="3820"/>
    </w:p>
    <w:p w14:paraId="08F9B928" w14:textId="77777777" w:rsidR="0017598E" w:rsidRPr="00E00010" w:rsidRDefault="0017598E">
      <w:pPr>
        <w:pStyle w:val="a8"/>
        <w:spacing w:after="0" w:line="300" w:lineRule="auto"/>
        <w:rPr>
          <w:del w:id="3821" w:author="김은수" w:date="2026-09-30T15:44:00Z" w16du:dateUtc="2026-09-30T06:44:00Z"/>
          <w:szCs w:val="20"/>
        </w:rPr>
        <w:pPrChange w:id="3822" w:author="김은수" w:date="2026-10-01T03:22:00Z">
          <w:pPr>
            <w:pStyle w:val="a8"/>
            <w:spacing w:after="0" w:line="240" w:lineRule="auto"/>
            <w:ind w:leftChars="0" w:left="1960"/>
          </w:pPr>
        </w:pPrChange>
      </w:pPr>
      <w:bookmarkStart w:id="3823" w:name="_Toc241675559"/>
      <w:bookmarkEnd w:id="3823"/>
    </w:p>
    <w:p w14:paraId="6F40EDD3" w14:textId="77777777" w:rsidR="00697371" w:rsidRDefault="00220104">
      <w:pPr>
        <w:pStyle w:val="TDC3"/>
        <w:pPrChange w:id="3824" w:author="김은수" w:date="2026-09-30T15:44:00Z" w16du:dateUtc="2026-09-30T06:44:00Z">
          <w:pPr>
            <w:pStyle w:val="3"/>
            <w:numPr>
              <w:ilvl w:val="2"/>
              <w:numId w:val="7"/>
            </w:numPr>
            <w:tabs>
              <w:tab w:val="num" w:pos="850"/>
              <w:tab w:val="num" w:pos="900"/>
            </w:tabs>
            <w:ind w:left="1000" w:hanging="400"/>
          </w:pPr>
        </w:pPrChange>
      </w:pPr>
      <w:bookmarkStart w:id="3825" w:name="_Toc180573612"/>
      <w:bookmarkStart w:id="3826" w:name="_Toc241675560"/>
      <w:r>
        <w:t xml:space="preserve">SI-ID-CFX-002, </w:t>
      </w:r>
      <w:del w:id="3827" w:author="김은수" w:date="2026-09-30T15:44:00Z" w16du:dateUtc="2026-09-30T06:44:00Z">
        <w:r w:rsidR="00621BC0">
          <w:rPr>
            <w:rFonts w:hint="eastAsia"/>
          </w:rPr>
          <w:delText>시스템 제어 항목</w:delText>
        </w:r>
      </w:del>
      <w:bookmarkEnd w:id="3825"/>
      <w:ins w:id="3828" w:author="김은수" w:date="2026-09-30T15:44:00Z" w16du:dateUtc="2026-09-30T06:44:00Z">
        <w:r>
          <w:t>신호처리 모듈</w:t>
        </w:r>
      </w:ins>
      <w:bookmarkEnd w:id="3826"/>
    </w:p>
    <w:p w14:paraId="28F09DA2" w14:textId="77777777" w:rsidR="00621BC0" w:rsidRPr="00E00010" w:rsidRDefault="00182595">
      <w:pPr>
        <w:spacing w:after="0" w:line="300" w:lineRule="auto"/>
        <w:rPr>
          <w:del w:id="3829" w:author="김은수" w:date="2026-09-30T15:44:00Z" w16du:dateUtc="2026-09-30T06:44:00Z"/>
          <w:szCs w:val="20"/>
        </w:rPr>
        <w:pPrChange w:id="3830" w:author="김은수" w:date="2026-10-01T03:22:00Z">
          <w:pPr>
            <w:ind w:left="1418"/>
          </w:pPr>
        </w:pPrChange>
      </w:pPr>
      <w:del w:id="3831" w:author="김은수" w:date="2026-09-30T15:44:00Z" w16du:dateUtc="2026-09-30T06:44:00Z">
        <w:r>
          <w:rPr>
            <w:rFonts w:hint="eastAsia"/>
          </w:rPr>
          <w:delText xml:space="preserve">시스템 </w:delText>
        </w:r>
        <w:r w:rsidR="00621BC0">
          <w:rPr>
            <w:rFonts w:hint="eastAsia"/>
          </w:rPr>
          <w:delText>제어 항목은 인터럽트에 의해 반복적으로 실행되도록 한다.</w:delText>
        </w:r>
        <w:r w:rsidR="00621BC0">
          <w:delText xml:space="preserve"> </w:delText>
        </w:r>
        <w:r w:rsidR="00621BC0">
          <w:rPr>
            <w:rFonts w:hint="eastAsia"/>
          </w:rPr>
          <w:delText>제어 항목의 실행 흐름도는 아래 그</w:delText>
        </w:r>
        <w:r w:rsidR="0017598E">
          <w:rPr>
            <w:rFonts w:hint="eastAsia"/>
          </w:rPr>
          <w:delText>림</w:delText>
        </w:r>
        <w:r w:rsidR="00621BC0">
          <w:rPr>
            <w:rFonts w:hint="eastAsia"/>
          </w:rPr>
          <w:delText>과 같이 구현한다.</w:delText>
        </w:r>
      </w:del>
    </w:p>
    <w:p w14:paraId="31DC0B92" w14:textId="77777777" w:rsidR="00621BC0" w:rsidRPr="00E00010" w:rsidRDefault="00621BC0">
      <w:pPr>
        <w:spacing w:after="0" w:line="300" w:lineRule="auto"/>
        <w:rPr>
          <w:del w:id="3832" w:author="김은수" w:date="2026-09-30T15:44:00Z" w16du:dateUtc="2026-09-30T06:44:00Z"/>
          <w:szCs w:val="20"/>
        </w:rPr>
        <w:pPrChange w:id="3833" w:author="김은수" w:date="2026-10-01T03:22:00Z">
          <w:pPr>
            <w:spacing w:after="0" w:line="240" w:lineRule="auto"/>
            <w:ind w:left="1418"/>
          </w:pPr>
        </w:pPrChange>
      </w:pPr>
    </w:p>
    <w:p w14:paraId="61B4B0F6" w14:textId="77777777" w:rsidR="00621BC0" w:rsidRPr="00E00010" w:rsidRDefault="00621BC0">
      <w:pPr>
        <w:rPr>
          <w:del w:id="3834" w:author="김은수" w:date="2026-09-30T15:44:00Z" w16du:dateUtc="2026-09-30T06:44:00Z"/>
          <w:szCs w:val="20"/>
        </w:rPr>
        <w:pPrChange w:id="3835" w:author="김은수" w:date="2026-10-01T03:22:00Z">
          <w:pPr>
            <w:spacing w:after="0" w:line="240" w:lineRule="auto"/>
          </w:pPr>
        </w:pPrChange>
      </w:pPr>
      <w:del w:id="3836" w:author="김은수" w:date="2026-09-30T15:44:00Z" w16du:dateUtc="2026-09-30T06:44:00Z">
        <w:r w:rsidRPr="003504E5">
          <w:rPr>
            <w:noProof/>
          </w:rPr>
          <w:drawing>
            <wp:inline distT="0" distB="0" distL="0" distR="0" wp14:anchorId="4E389B1D" wp14:editId="4AF21107">
              <wp:extent cx="6476086" cy="3923414"/>
              <wp:effectExtent l="0" t="0" r="0" b="0"/>
              <wp:docPr id="218" name="그림 217" descr="스크린샷, 텍스트이(가) 표시된 사진&#10;&#10;자동 생성된 설명">
                <a:extLst xmlns:a="http://schemas.openxmlformats.org/drawingml/2006/main">
                  <a:ext uri="{FF2B5EF4-FFF2-40B4-BE49-F238E27FC236}">
                    <a16:creationId xmlns:a16="http://schemas.microsoft.com/office/drawing/2014/main" id="{FEC33220-868F-1B09-D3E9-FD496E8EE17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그림 217" descr="스크린샷, 텍스트이(가) 표시된 사진&#10;&#10;자동 생성된 설명">
                        <a:extLst>
                          <a:ext uri="{FF2B5EF4-FFF2-40B4-BE49-F238E27FC236}">
                            <a16:creationId xmlns:a16="http://schemas.microsoft.com/office/drawing/2014/main" id="{FEC33220-868F-1B09-D3E9-FD496E8EE171}"/>
                          </a:ext>
                        </a:extLst>
                      </pic:cNvPr>
                      <pic:cNvPicPr>
                        <a:picLocks noChangeAspect="1"/>
                      </pic:cNvPicPr>
                    </pic:nvPicPr>
                    <pic:blipFill>
                      <a:blip r:embed="rId24"/>
                      <a:stretch>
                        <a:fillRect/>
                      </a:stretch>
                    </pic:blipFill>
                    <pic:spPr>
                      <a:xfrm>
                        <a:off x="0" y="0"/>
                        <a:ext cx="6477600" cy="3924331"/>
                      </a:xfrm>
                      <a:prstGeom prst="rect">
                        <a:avLst/>
                      </a:prstGeom>
                    </pic:spPr>
                  </pic:pic>
                </a:graphicData>
              </a:graphic>
            </wp:inline>
          </w:drawing>
        </w:r>
      </w:del>
    </w:p>
    <w:p w14:paraId="6BF5ADCC" w14:textId="77777777" w:rsidR="00182595" w:rsidRDefault="00220C64">
      <w:pPr>
        <w:pStyle w:val="4"/>
        <w:keepNext w:val="0"/>
        <w:keepLines w:val="0"/>
        <w:widowControl w:val="0"/>
        <w:numPr>
          <w:ilvl w:val="3"/>
          <w:numId w:val="7"/>
        </w:numPr>
        <w:snapToGrid/>
        <w:spacing w:before="0" w:after="0" w:line="300" w:lineRule="auto"/>
        <w:jc w:val="both"/>
        <w:rPr>
          <w:del w:id="3837" w:author="김은수" w:date="2026-09-30T15:44:00Z" w16du:dateUtc="2026-09-30T06:44:00Z"/>
          <w:sz w:val="20"/>
          <w:szCs w:val="20"/>
          <w:rPrChange w:id="3838" w:author="김은수" w:date="2026-10-01T03:22:00Z">
            <w:rPr>
              <w:del w:id="3839" w:author="김은수" w:date="2026-09-30T15:44:00Z" w16du:dateUtc="2026-09-30T06:44:00Z"/>
            </w:rPr>
          </w:rPrChange>
        </w:rPr>
        <w:pPrChange w:id="3840" w:author="김은수" w:date="2026-10-01T03:22:00Z">
          <w:pPr>
            <w:pStyle w:val="4"/>
            <w:numPr>
              <w:ilvl w:val="3"/>
              <w:numId w:val="7"/>
            </w:numPr>
            <w:ind w:left="1200" w:hanging="400"/>
          </w:pPr>
        </w:pPrChange>
      </w:pPr>
      <w:del w:id="3841" w:author="김은수" w:date="2026-09-30T15:44:00Z" w16du:dateUtc="2026-09-30T06:44:00Z">
        <w:r>
          <w:delText>SI-ID-CFX-0</w:delText>
        </w:r>
        <w:r w:rsidR="00BC36AA">
          <w:delText>03</w:delText>
        </w:r>
        <w:r w:rsidR="0024288D">
          <w:delText xml:space="preserve">, </w:delText>
        </w:r>
        <w:r w:rsidR="00182595">
          <w:rPr>
            <w:rFonts w:hint="eastAsia"/>
          </w:rPr>
          <w:delText>주 제어</w:delText>
        </w:r>
        <w:r w:rsidR="00BC36AA">
          <w:delText xml:space="preserve"> </w:delText>
        </w:r>
        <w:r w:rsidR="00BC36AA">
          <w:rPr>
            <w:rFonts w:hint="eastAsia"/>
          </w:rPr>
          <w:delText>항목</w:delText>
        </w:r>
      </w:del>
    </w:p>
    <w:p w14:paraId="4B19628B" w14:textId="77777777" w:rsidR="00621BC0" w:rsidRPr="00E00010" w:rsidRDefault="00621BC0">
      <w:pPr>
        <w:spacing w:after="0" w:line="300" w:lineRule="auto"/>
        <w:rPr>
          <w:del w:id="3842" w:author="김은수" w:date="2026-09-30T15:44:00Z" w16du:dateUtc="2026-09-30T06:44:00Z"/>
          <w:szCs w:val="20"/>
        </w:rPr>
        <w:pPrChange w:id="3843" w:author="김은수" w:date="2026-10-01T03:22:00Z">
          <w:pPr>
            <w:ind w:leftChars="800" w:left="1600"/>
          </w:pPr>
        </w:pPrChange>
      </w:pPr>
      <w:del w:id="3844" w:author="김은수" w:date="2026-09-30T15:44:00Z" w16du:dateUtc="2026-09-30T06:44:00Z">
        <w:r>
          <w:rPr>
            <w:rFonts w:hint="eastAsia"/>
          </w:rPr>
          <w:delText>주 제어 유닛의 구현은 아래의 흐름도를 참고하여 구현한다.</w:delText>
        </w:r>
      </w:del>
    </w:p>
    <w:p w14:paraId="27E65D04" w14:textId="77777777" w:rsidR="00621BC0" w:rsidRPr="00E00010" w:rsidRDefault="00B91DA0">
      <w:pPr>
        <w:rPr>
          <w:del w:id="3845" w:author="김은수" w:date="2026-09-30T15:44:00Z" w16du:dateUtc="2026-09-30T06:44:00Z"/>
          <w:szCs w:val="20"/>
        </w:rPr>
        <w:pPrChange w:id="3846" w:author="김은수" w:date="2026-10-01T03:22:00Z">
          <w:pPr>
            <w:spacing w:after="0" w:line="240" w:lineRule="auto"/>
          </w:pPr>
        </w:pPrChange>
      </w:pPr>
      <w:del w:id="3847" w:author="김은수" w:date="2026-09-30T15:44:00Z" w16du:dateUtc="2026-09-30T06:44:00Z">
        <w:r w:rsidRPr="00B91DA0">
          <w:rPr>
            <w:noProof/>
          </w:rPr>
          <w:drawing>
            <wp:inline distT="0" distB="0" distL="0" distR="0" wp14:anchorId="10C7361B" wp14:editId="30EC86BF">
              <wp:extent cx="6120130" cy="4484370"/>
              <wp:effectExtent l="0" t="0" r="0" b="0"/>
              <wp:docPr id="1156" name="그림 1155" descr="텍스트, 스크린샷, 디자인이(가) 표시된 사진&#10;&#10;자동 생성된 설명">
                <a:extLst xmlns:a="http://schemas.openxmlformats.org/drawingml/2006/main">
                  <a:ext uri="{FF2B5EF4-FFF2-40B4-BE49-F238E27FC236}">
                    <a16:creationId xmlns:a16="http://schemas.microsoft.com/office/drawing/2014/main" id="{951C7A0F-3B3C-A9AF-4924-B58DBAFCD1C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 name="그림 1155" descr="텍스트, 스크린샷, 디자인이(가) 표시된 사진&#10;&#10;자동 생성된 설명">
                        <a:extLst>
                          <a:ext uri="{FF2B5EF4-FFF2-40B4-BE49-F238E27FC236}">
                            <a16:creationId xmlns:a16="http://schemas.microsoft.com/office/drawing/2014/main" id="{951C7A0F-3B3C-A9AF-4924-B58DBAFCD1CA}"/>
                          </a:ext>
                        </a:extLst>
                      </pic:cNvPr>
                      <pic:cNvPicPr>
                        <a:picLocks noChangeAspect="1"/>
                      </pic:cNvPicPr>
                    </pic:nvPicPr>
                    <pic:blipFill>
                      <a:blip r:embed="rId25"/>
                      <a:stretch>
                        <a:fillRect/>
                      </a:stretch>
                    </pic:blipFill>
                    <pic:spPr>
                      <a:xfrm>
                        <a:off x="0" y="0"/>
                        <a:ext cx="6120130" cy="4484370"/>
                      </a:xfrm>
                      <a:prstGeom prst="rect">
                        <a:avLst/>
                      </a:prstGeom>
                    </pic:spPr>
                  </pic:pic>
                </a:graphicData>
              </a:graphic>
            </wp:inline>
          </w:drawing>
        </w:r>
      </w:del>
    </w:p>
    <w:p w14:paraId="4B8B3938" w14:textId="77777777" w:rsidR="00621BC0" w:rsidRPr="00E00010" w:rsidRDefault="00621BC0">
      <w:pPr>
        <w:spacing w:after="0" w:line="300" w:lineRule="auto"/>
        <w:rPr>
          <w:del w:id="3848" w:author="김은수" w:date="2026-09-30T15:44:00Z" w16du:dateUtc="2026-09-30T06:44:00Z"/>
          <w:szCs w:val="20"/>
        </w:rPr>
        <w:pPrChange w:id="3849" w:author="김은수" w:date="2026-10-01T03:22:00Z">
          <w:pPr>
            <w:spacing w:after="0" w:line="240" w:lineRule="auto"/>
          </w:pPr>
        </w:pPrChange>
      </w:pPr>
    </w:p>
    <w:p w14:paraId="371F0039" w14:textId="77777777" w:rsidR="00621BC0" w:rsidRDefault="0024288D">
      <w:pPr>
        <w:pStyle w:val="4"/>
        <w:keepNext w:val="0"/>
        <w:keepLines w:val="0"/>
        <w:widowControl w:val="0"/>
        <w:numPr>
          <w:ilvl w:val="3"/>
          <w:numId w:val="7"/>
        </w:numPr>
        <w:snapToGrid/>
        <w:spacing w:before="0" w:after="0" w:line="300" w:lineRule="auto"/>
        <w:jc w:val="both"/>
        <w:rPr>
          <w:del w:id="3850" w:author="김은수" w:date="2026-09-30T15:44:00Z" w16du:dateUtc="2026-09-30T06:44:00Z"/>
          <w:sz w:val="20"/>
          <w:szCs w:val="20"/>
          <w:rPrChange w:id="3851" w:author="김은수" w:date="2026-10-01T03:22:00Z">
            <w:rPr>
              <w:del w:id="3852" w:author="김은수" w:date="2026-09-30T15:44:00Z" w16du:dateUtc="2026-09-30T06:44:00Z"/>
            </w:rPr>
          </w:rPrChange>
        </w:rPr>
        <w:pPrChange w:id="3853" w:author="김은수" w:date="2026-10-01T03:22:00Z">
          <w:pPr>
            <w:pStyle w:val="4"/>
            <w:numPr>
              <w:ilvl w:val="3"/>
              <w:numId w:val="7"/>
            </w:numPr>
            <w:ind w:left="1200" w:hanging="400"/>
          </w:pPr>
        </w:pPrChange>
      </w:pPr>
      <w:del w:id="3854" w:author="김은수" w:date="2026-09-30T15:44:00Z" w16du:dateUtc="2026-09-30T06:44:00Z">
        <w:r>
          <w:delText>S</w:delText>
        </w:r>
        <w:r w:rsidR="00026E11">
          <w:delText>I</w:delText>
        </w:r>
        <w:r>
          <w:delText>-ID-CFX-0</w:delText>
        </w:r>
        <w:r w:rsidR="00026E11">
          <w:delText>0</w:delText>
        </w:r>
        <w:r w:rsidR="00BC36AA">
          <w:delText>4</w:delText>
        </w:r>
        <w:r w:rsidR="00621BC0">
          <w:delText xml:space="preserve">, </w:delText>
        </w:r>
        <w:r w:rsidR="00621BC0">
          <w:rPr>
            <w:rFonts w:hint="eastAsia"/>
          </w:rPr>
          <w:delText xml:space="preserve">저전력 동작모드 전환 </w:delText>
        </w:r>
        <w:r w:rsidR="00026E11">
          <w:rPr>
            <w:rFonts w:hint="eastAsia"/>
          </w:rPr>
          <w:delText>항목</w:delText>
        </w:r>
      </w:del>
    </w:p>
    <w:p w14:paraId="3B584D3E" w14:textId="77777777" w:rsidR="00621BC0" w:rsidRDefault="00DF4A77">
      <w:pPr>
        <w:pStyle w:val="5"/>
        <w:keepNext w:val="0"/>
        <w:keepLines w:val="0"/>
        <w:widowControl w:val="0"/>
        <w:numPr>
          <w:ilvl w:val="4"/>
          <w:numId w:val="7"/>
        </w:numPr>
        <w:snapToGrid/>
        <w:spacing w:before="0" w:after="0" w:line="300" w:lineRule="auto"/>
        <w:jc w:val="both"/>
        <w:rPr>
          <w:del w:id="3855" w:author="김은수" w:date="2026-09-30T15:44:00Z" w16du:dateUtc="2026-09-30T06:44:00Z"/>
          <w:sz w:val="20"/>
          <w:szCs w:val="20"/>
          <w:rPrChange w:id="3856" w:author="김은수" w:date="2026-10-01T03:22:00Z">
            <w:rPr>
              <w:del w:id="3857" w:author="김은수" w:date="2026-09-30T15:44:00Z" w16du:dateUtc="2026-09-30T06:44:00Z"/>
            </w:rPr>
          </w:rPrChange>
        </w:rPr>
        <w:pPrChange w:id="3858" w:author="김은수" w:date="2026-10-01T03:22:00Z">
          <w:pPr>
            <w:pStyle w:val="5"/>
            <w:numPr>
              <w:ilvl w:val="4"/>
              <w:numId w:val="7"/>
            </w:numPr>
            <w:ind w:left="1400" w:hanging="400"/>
          </w:pPr>
        </w:pPrChange>
      </w:pPr>
      <w:del w:id="3859" w:author="김은수" w:date="2026-09-30T15:44:00Z" w16du:dateUtc="2026-09-30T06:44:00Z">
        <w:r>
          <w:delText>SU</w:delText>
        </w:r>
        <w:r w:rsidR="00026E11">
          <w:delText>-ID-CFX-02</w:delText>
        </w:r>
        <w:r w:rsidR="00652620">
          <w:delText>4</w:delText>
        </w:r>
        <w:r w:rsidR="00026E11">
          <w:delText xml:space="preserve">, </w:delText>
        </w:r>
        <w:r w:rsidR="00621BC0">
          <w:rPr>
            <w:rFonts w:hint="eastAsia"/>
          </w:rPr>
          <w:delText>입/출력단 비활성화</w:delText>
        </w:r>
      </w:del>
    </w:p>
    <w:p w14:paraId="459828C0" w14:textId="77777777" w:rsidR="00C742FB" w:rsidRPr="00E00010" w:rsidRDefault="00C742FB">
      <w:pPr>
        <w:pStyle w:val="a8"/>
        <w:numPr>
          <w:ilvl w:val="1"/>
          <w:numId w:val="22"/>
        </w:numPr>
        <w:spacing w:after="0" w:line="300" w:lineRule="auto"/>
        <w:ind w:left="1240"/>
        <w:rPr>
          <w:del w:id="3860" w:author="김은수" w:date="2026-09-30T15:44:00Z" w16du:dateUtc="2026-09-30T06:44:00Z"/>
          <w:szCs w:val="20"/>
        </w:rPr>
        <w:pPrChange w:id="3861" w:author="김은수" w:date="2026-10-01T03:22:00Z">
          <w:pPr>
            <w:pStyle w:val="a8"/>
            <w:numPr>
              <w:ilvl w:val="1"/>
              <w:numId w:val="22"/>
            </w:numPr>
            <w:ind w:leftChars="0" w:left="2480" w:hanging="440"/>
          </w:pPr>
        </w:pPrChange>
      </w:pPr>
      <w:del w:id="3862" w:author="김은수" w:date="2026-09-30T15:44:00Z" w16du:dateUtc="2026-09-30T06:44:00Z">
        <w:r>
          <w:rPr>
            <w:rFonts w:hint="eastAsia"/>
          </w:rPr>
          <w:delText>D</w:delText>
        </w:r>
        <w:r>
          <w:delText xml:space="preserve">AC </w:delText>
        </w:r>
        <w:r>
          <w:rPr>
            <w:rFonts w:hint="eastAsia"/>
          </w:rPr>
          <w:delText>비활성화</w:delText>
        </w:r>
      </w:del>
    </w:p>
    <w:p w14:paraId="796036CC" w14:textId="77777777" w:rsidR="00C742FB" w:rsidRPr="00E00010" w:rsidRDefault="00C742FB">
      <w:pPr>
        <w:pStyle w:val="a8"/>
        <w:numPr>
          <w:ilvl w:val="1"/>
          <w:numId w:val="22"/>
        </w:numPr>
        <w:spacing w:after="0" w:line="300" w:lineRule="auto"/>
        <w:ind w:left="1240"/>
        <w:rPr>
          <w:del w:id="3863" w:author="김은수" w:date="2026-09-30T15:44:00Z" w16du:dateUtc="2026-09-30T06:44:00Z"/>
          <w:szCs w:val="20"/>
        </w:rPr>
        <w:pPrChange w:id="3864" w:author="김은수" w:date="2026-10-01T03:22:00Z">
          <w:pPr>
            <w:pStyle w:val="a8"/>
            <w:numPr>
              <w:ilvl w:val="1"/>
              <w:numId w:val="22"/>
            </w:numPr>
            <w:ind w:leftChars="0" w:left="2480" w:hanging="440"/>
          </w:pPr>
        </w:pPrChange>
      </w:pPr>
      <w:del w:id="3865" w:author="김은수" w:date="2026-09-30T15:44:00Z" w16du:dateUtc="2026-09-30T06:44:00Z">
        <w:r>
          <w:delText xml:space="preserve">DMIC </w:delText>
        </w:r>
        <w:r>
          <w:rPr>
            <w:rFonts w:hint="eastAsia"/>
          </w:rPr>
          <w:delText>출력 비활성화</w:delText>
        </w:r>
      </w:del>
    </w:p>
    <w:p w14:paraId="7B232345" w14:textId="77777777" w:rsidR="00C742FB" w:rsidRPr="00E00010" w:rsidRDefault="00C742FB">
      <w:pPr>
        <w:pStyle w:val="a8"/>
        <w:numPr>
          <w:ilvl w:val="1"/>
          <w:numId w:val="22"/>
        </w:numPr>
        <w:spacing w:after="0" w:line="300" w:lineRule="auto"/>
        <w:ind w:left="1240"/>
        <w:rPr>
          <w:del w:id="3866" w:author="김은수" w:date="2026-09-30T15:44:00Z" w16du:dateUtc="2026-09-30T06:44:00Z"/>
          <w:szCs w:val="20"/>
        </w:rPr>
        <w:pPrChange w:id="3867" w:author="김은수" w:date="2026-10-01T03:22:00Z">
          <w:pPr>
            <w:pStyle w:val="a8"/>
            <w:numPr>
              <w:ilvl w:val="1"/>
              <w:numId w:val="22"/>
            </w:numPr>
            <w:ind w:leftChars="0" w:left="2480" w:hanging="440"/>
          </w:pPr>
        </w:pPrChange>
      </w:pPr>
      <w:del w:id="3868" w:author="김은수" w:date="2026-09-30T15:44:00Z" w16du:dateUtc="2026-09-30T06:44:00Z">
        <w:r>
          <w:rPr>
            <w:rFonts w:hint="eastAsia"/>
          </w:rPr>
          <w:delText>P</w:delText>
        </w:r>
        <w:r>
          <w:delText xml:space="preserve">CM </w:delText>
        </w:r>
        <w:r>
          <w:rPr>
            <w:rFonts w:hint="eastAsia"/>
          </w:rPr>
          <w:delText>출력 비활성화</w:delText>
        </w:r>
      </w:del>
    </w:p>
    <w:p w14:paraId="0E0D1551" w14:textId="77777777" w:rsidR="00C742FB" w:rsidRPr="00E00010" w:rsidRDefault="00C742FB">
      <w:pPr>
        <w:pStyle w:val="a8"/>
        <w:numPr>
          <w:ilvl w:val="1"/>
          <w:numId w:val="22"/>
        </w:numPr>
        <w:spacing w:after="0" w:line="300" w:lineRule="auto"/>
        <w:ind w:left="1240"/>
        <w:rPr>
          <w:del w:id="3869" w:author="김은수" w:date="2026-09-30T15:44:00Z" w16du:dateUtc="2026-09-30T06:44:00Z"/>
          <w:szCs w:val="20"/>
        </w:rPr>
        <w:pPrChange w:id="3870" w:author="김은수" w:date="2026-10-01T03:22:00Z">
          <w:pPr>
            <w:pStyle w:val="a8"/>
            <w:numPr>
              <w:ilvl w:val="1"/>
              <w:numId w:val="22"/>
            </w:numPr>
            <w:ind w:leftChars="0" w:left="2480" w:hanging="440"/>
          </w:pPr>
        </w:pPrChange>
      </w:pPr>
      <w:del w:id="3871" w:author="김은수" w:date="2026-09-30T15:44:00Z" w16du:dateUtc="2026-09-30T06:44:00Z">
        <w:r>
          <w:rPr>
            <w:rFonts w:hint="eastAsia"/>
          </w:rPr>
          <w:delText>A</w:delText>
        </w:r>
        <w:r>
          <w:delText xml:space="preserve">DC </w:delText>
        </w:r>
        <w:r>
          <w:rPr>
            <w:rFonts w:hint="eastAsia"/>
          </w:rPr>
          <w:delText>비활성화</w:delText>
        </w:r>
      </w:del>
    </w:p>
    <w:p w14:paraId="26F772A9" w14:textId="77777777" w:rsidR="00C742FB" w:rsidRPr="00E00010" w:rsidRDefault="00C742FB">
      <w:pPr>
        <w:pStyle w:val="a8"/>
        <w:numPr>
          <w:ilvl w:val="1"/>
          <w:numId w:val="22"/>
        </w:numPr>
        <w:spacing w:after="0" w:line="300" w:lineRule="auto"/>
        <w:ind w:left="1240"/>
        <w:rPr>
          <w:del w:id="3872" w:author="김은수" w:date="2026-09-30T15:44:00Z" w16du:dateUtc="2026-09-30T06:44:00Z"/>
          <w:szCs w:val="20"/>
        </w:rPr>
        <w:pPrChange w:id="3873" w:author="김은수" w:date="2026-10-01T03:22:00Z">
          <w:pPr>
            <w:pStyle w:val="a8"/>
            <w:numPr>
              <w:ilvl w:val="1"/>
              <w:numId w:val="22"/>
            </w:numPr>
            <w:ind w:leftChars="0" w:left="2480" w:hanging="440"/>
          </w:pPr>
        </w:pPrChange>
      </w:pPr>
      <w:del w:id="3874" w:author="김은수" w:date="2026-09-30T15:44:00Z" w16du:dateUtc="2026-09-30T06:44:00Z">
        <w:r>
          <w:rPr>
            <w:rFonts w:hint="eastAsia"/>
          </w:rPr>
          <w:delText>L</w:delText>
        </w:r>
        <w:r>
          <w:delText xml:space="preserve">SAD </w:delText>
        </w:r>
        <w:r>
          <w:rPr>
            <w:rFonts w:hint="eastAsia"/>
          </w:rPr>
          <w:delText>비활성화</w:delText>
        </w:r>
      </w:del>
    </w:p>
    <w:p w14:paraId="7DF673A4" w14:textId="77777777" w:rsidR="00697371" w:rsidRDefault="00C742FB">
      <w:pPr>
        <w:pStyle w:val="TDC4"/>
        <w:pPrChange w:id="3875" w:author="김은수" w:date="2026-09-30T15:44:00Z" w16du:dateUtc="2026-09-30T06:44:00Z">
          <w:pPr>
            <w:pStyle w:val="a8"/>
            <w:numPr>
              <w:ilvl w:val="1"/>
              <w:numId w:val="22"/>
            </w:numPr>
            <w:ind w:leftChars="0" w:left="2480" w:hanging="440"/>
          </w:pPr>
        </w:pPrChange>
      </w:pPr>
      <w:del w:id="3876" w:author="김은수" w:date="2026-09-30T15:44:00Z" w16du:dateUtc="2026-09-30T06:44:00Z">
        <w:r>
          <w:rPr>
            <w:rFonts w:hint="eastAsia"/>
          </w:rPr>
          <w:delText xml:space="preserve">오디오 </w:delText>
        </w:r>
      </w:del>
      <w:r w:rsidR="00220104">
        <w:t xml:space="preserve">입력 </w:t>
      </w:r>
      <w:del w:id="3877" w:author="김은수" w:date="2026-09-30T15:44:00Z" w16du:dateUtc="2026-09-30T06:44:00Z">
        <w:r>
          <w:rPr>
            <w:rFonts w:hint="eastAsia"/>
          </w:rPr>
          <w:delText>동적영역 확장 기능 비활성화</w:delText>
        </w:r>
      </w:del>
      <w:ins w:id="3878" w:author="김은수" w:date="2026-09-30T15:44:00Z" w16du:dateUtc="2026-09-30T06:44:00Z">
        <w:r w:rsidR="00220104">
          <w:t>혼합과 빔포밍</w:t>
        </w:r>
      </w:ins>
    </w:p>
    <w:p w14:paraId="72BF47E5" w14:textId="77777777" w:rsidR="00C742FB" w:rsidRPr="00E00010" w:rsidRDefault="00C742FB">
      <w:pPr>
        <w:pStyle w:val="a8"/>
        <w:numPr>
          <w:ilvl w:val="1"/>
          <w:numId w:val="22"/>
        </w:numPr>
        <w:spacing w:after="0" w:line="300" w:lineRule="auto"/>
        <w:ind w:left="1240"/>
        <w:rPr>
          <w:del w:id="3879" w:author="김은수" w:date="2026-09-30T15:44:00Z" w16du:dateUtc="2026-09-30T06:44:00Z"/>
          <w:szCs w:val="20"/>
        </w:rPr>
        <w:pPrChange w:id="3880" w:author="김은수" w:date="2026-10-01T03:22:00Z">
          <w:pPr>
            <w:pStyle w:val="a8"/>
            <w:numPr>
              <w:ilvl w:val="1"/>
              <w:numId w:val="22"/>
            </w:numPr>
            <w:ind w:leftChars="0" w:left="2480" w:hanging="440"/>
          </w:pPr>
        </w:pPrChange>
      </w:pPr>
      <w:del w:id="3881" w:author="김은수" w:date="2026-09-30T15:44:00Z" w16du:dateUtc="2026-09-30T06:44:00Z">
        <w:r>
          <w:rPr>
            <w:rFonts w:hint="eastAsia"/>
          </w:rPr>
          <w:delText>I</w:delText>
        </w:r>
        <w:r>
          <w:delText xml:space="preserve">OC </w:delText>
        </w:r>
        <w:r>
          <w:rPr>
            <w:rFonts w:hint="eastAsia"/>
          </w:rPr>
          <w:delText>비활성화</w:delText>
        </w:r>
      </w:del>
    </w:p>
    <w:p w14:paraId="2F361CFF" w14:textId="77777777" w:rsidR="00621BC0" w:rsidRPr="00E00010" w:rsidRDefault="00DF4A77">
      <w:pPr>
        <w:pStyle w:val="5"/>
        <w:keepNext w:val="0"/>
        <w:keepLines w:val="0"/>
        <w:widowControl w:val="0"/>
        <w:numPr>
          <w:ilvl w:val="4"/>
          <w:numId w:val="7"/>
        </w:numPr>
        <w:snapToGrid/>
        <w:spacing w:before="0" w:after="0" w:line="300" w:lineRule="auto"/>
        <w:jc w:val="both"/>
        <w:rPr>
          <w:del w:id="3882" w:author="김은수" w:date="2026-09-30T15:44:00Z" w16du:dateUtc="2026-09-30T06:44:00Z"/>
          <w:sz w:val="20"/>
          <w:szCs w:val="20"/>
        </w:rPr>
        <w:pPrChange w:id="3883" w:author="김은수" w:date="2026-10-01T03:22:00Z">
          <w:pPr>
            <w:pStyle w:val="5"/>
            <w:numPr>
              <w:ilvl w:val="4"/>
              <w:numId w:val="7"/>
            </w:numPr>
            <w:ind w:left="1400" w:hanging="400"/>
          </w:pPr>
        </w:pPrChange>
      </w:pPr>
      <w:del w:id="3884" w:author="김은수" w:date="2026-09-30T15:44:00Z" w16du:dateUtc="2026-09-30T06:44:00Z">
        <w:r>
          <w:delText>SU</w:delText>
        </w:r>
        <w:r w:rsidR="00026E11">
          <w:delText>-ID-CFX-02</w:delText>
        </w:r>
        <w:r w:rsidR="00652620">
          <w:delText>5</w:delText>
        </w:r>
        <w:r w:rsidR="00026E11">
          <w:delText xml:space="preserve">, </w:delText>
        </w:r>
        <w:r w:rsidR="00621BC0">
          <w:rPr>
            <w:rFonts w:hint="eastAsia"/>
          </w:rPr>
          <w:delText>I</w:delText>
        </w:r>
        <w:r w:rsidR="00621BC0">
          <w:delText xml:space="preserve">OC </w:delText>
        </w:r>
        <w:r w:rsidR="00621BC0">
          <w:rPr>
            <w:rFonts w:hint="eastAsia"/>
          </w:rPr>
          <w:delText>비활성화</w:delText>
        </w:r>
      </w:del>
    </w:p>
    <w:p w14:paraId="4A031F67" w14:textId="77777777" w:rsidR="00621BC0" w:rsidRPr="00E00010" w:rsidRDefault="00621BC0">
      <w:pPr>
        <w:pStyle w:val="a8"/>
        <w:numPr>
          <w:ilvl w:val="1"/>
          <w:numId w:val="22"/>
        </w:numPr>
        <w:spacing w:after="0" w:line="300" w:lineRule="auto"/>
        <w:ind w:left="1240"/>
        <w:rPr>
          <w:del w:id="3885" w:author="김은수" w:date="2026-09-30T15:44:00Z" w16du:dateUtc="2026-09-30T06:44:00Z"/>
          <w:szCs w:val="20"/>
        </w:rPr>
        <w:pPrChange w:id="3886" w:author="김은수" w:date="2026-10-01T03:22:00Z">
          <w:pPr>
            <w:pStyle w:val="a8"/>
            <w:numPr>
              <w:ilvl w:val="1"/>
              <w:numId w:val="22"/>
            </w:numPr>
            <w:ind w:leftChars="0" w:left="2480" w:hanging="440"/>
          </w:pPr>
        </w:pPrChange>
      </w:pPr>
      <w:del w:id="3887" w:author="김은수" w:date="2026-09-30T15:44:00Z" w16du:dateUtc="2026-09-30T06:44:00Z">
        <w:r>
          <w:rPr>
            <w:rFonts w:hint="eastAsia"/>
          </w:rPr>
          <w:delText>I</w:delText>
        </w:r>
        <w:r>
          <w:delText>OC</w:delText>
        </w:r>
        <w:r>
          <w:rPr>
            <w:rFonts w:hint="eastAsia"/>
          </w:rPr>
          <w:delText>를 비활성화한다.</w:delText>
        </w:r>
      </w:del>
    </w:p>
    <w:p w14:paraId="74D8982B" w14:textId="77777777" w:rsidR="00621BC0" w:rsidRPr="00E00010" w:rsidRDefault="00DF4A77">
      <w:pPr>
        <w:pStyle w:val="5"/>
        <w:keepNext w:val="0"/>
        <w:keepLines w:val="0"/>
        <w:widowControl w:val="0"/>
        <w:numPr>
          <w:ilvl w:val="4"/>
          <w:numId w:val="7"/>
        </w:numPr>
        <w:snapToGrid/>
        <w:spacing w:before="0" w:after="0" w:line="300" w:lineRule="auto"/>
        <w:jc w:val="both"/>
        <w:rPr>
          <w:del w:id="3888" w:author="김은수" w:date="2026-09-30T15:44:00Z" w16du:dateUtc="2026-09-30T06:44:00Z"/>
          <w:sz w:val="20"/>
          <w:szCs w:val="20"/>
        </w:rPr>
        <w:pPrChange w:id="3889" w:author="김은수" w:date="2026-10-01T03:22:00Z">
          <w:pPr>
            <w:pStyle w:val="5"/>
            <w:numPr>
              <w:ilvl w:val="4"/>
              <w:numId w:val="7"/>
            </w:numPr>
            <w:ind w:left="1400" w:hanging="400"/>
          </w:pPr>
        </w:pPrChange>
      </w:pPr>
      <w:del w:id="3890" w:author="김은수" w:date="2026-09-30T15:44:00Z" w16du:dateUtc="2026-09-30T06:44:00Z">
        <w:r>
          <w:delText>SU</w:delText>
        </w:r>
        <w:r w:rsidR="00026E11">
          <w:delText>-ID-CFX-02</w:delText>
        </w:r>
        <w:r w:rsidR="00652620">
          <w:delText>6</w:delText>
        </w:r>
        <w:r w:rsidR="00026E11">
          <w:delText xml:space="preserve">, </w:delText>
        </w:r>
        <w:r w:rsidR="00621BC0">
          <w:delText xml:space="preserve">FIFO </w:delText>
        </w:r>
        <w:r w:rsidR="00621BC0">
          <w:rPr>
            <w:rFonts w:hint="eastAsia"/>
          </w:rPr>
          <w:delText>비활성화</w:delText>
        </w:r>
      </w:del>
    </w:p>
    <w:p w14:paraId="34529D16" w14:textId="77777777" w:rsidR="00621BC0" w:rsidRPr="00E00010" w:rsidRDefault="00621BC0">
      <w:pPr>
        <w:pStyle w:val="a8"/>
        <w:numPr>
          <w:ilvl w:val="1"/>
          <w:numId w:val="22"/>
        </w:numPr>
        <w:spacing w:after="0" w:line="300" w:lineRule="auto"/>
        <w:ind w:left="1240"/>
        <w:rPr>
          <w:del w:id="3891" w:author="김은수" w:date="2026-09-30T15:44:00Z" w16du:dateUtc="2026-09-30T06:44:00Z"/>
          <w:szCs w:val="20"/>
        </w:rPr>
        <w:pPrChange w:id="3892" w:author="김은수" w:date="2026-10-01T03:22:00Z">
          <w:pPr>
            <w:pStyle w:val="a8"/>
            <w:numPr>
              <w:ilvl w:val="1"/>
              <w:numId w:val="22"/>
            </w:numPr>
            <w:ind w:leftChars="0" w:left="2480" w:hanging="440"/>
          </w:pPr>
        </w:pPrChange>
      </w:pPr>
      <w:del w:id="3893" w:author="김은수" w:date="2026-09-30T15:44:00Z" w16du:dateUtc="2026-09-30T06:44:00Z">
        <w:r>
          <w:rPr>
            <w:rFonts w:hint="eastAsia"/>
          </w:rPr>
          <w:delText>F</w:delText>
        </w:r>
        <w:r>
          <w:delText>IFO</w:delText>
        </w:r>
        <w:r>
          <w:rPr>
            <w:rFonts w:hint="eastAsia"/>
          </w:rPr>
          <w:delText>를 비활성화한다.</w:delText>
        </w:r>
      </w:del>
    </w:p>
    <w:p w14:paraId="60612B62" w14:textId="77777777" w:rsidR="00621BC0" w:rsidRPr="00E00010" w:rsidRDefault="00621BC0">
      <w:pPr>
        <w:pStyle w:val="5"/>
        <w:keepNext w:val="0"/>
        <w:keepLines w:val="0"/>
        <w:widowControl w:val="0"/>
        <w:numPr>
          <w:ilvl w:val="4"/>
          <w:numId w:val="7"/>
        </w:numPr>
        <w:snapToGrid/>
        <w:spacing w:before="0" w:after="0" w:line="300" w:lineRule="auto"/>
        <w:jc w:val="both"/>
        <w:rPr>
          <w:del w:id="3894" w:author="김은수" w:date="2026-09-30T15:44:00Z" w16du:dateUtc="2026-09-30T06:44:00Z"/>
          <w:sz w:val="20"/>
          <w:szCs w:val="20"/>
        </w:rPr>
        <w:pPrChange w:id="3895" w:author="김은수" w:date="2026-10-01T03:22:00Z">
          <w:pPr>
            <w:pStyle w:val="5"/>
            <w:numPr>
              <w:ilvl w:val="4"/>
              <w:numId w:val="7"/>
            </w:numPr>
            <w:ind w:left="1400" w:hanging="400"/>
          </w:pPr>
        </w:pPrChange>
      </w:pPr>
      <w:del w:id="3896" w:author="김은수" w:date="2026-09-30T15:44:00Z" w16du:dateUtc="2026-09-30T06:44:00Z">
        <w:r w:rsidRPr="001F407E">
          <w:delText xml:space="preserve"> </w:delText>
        </w:r>
        <w:r w:rsidR="00DF4A77">
          <w:delText>SU</w:delText>
        </w:r>
        <w:r w:rsidR="00026E11">
          <w:delText>-ID-CFX-02</w:delText>
        </w:r>
        <w:r w:rsidR="00652620">
          <w:delText>7</w:delText>
        </w:r>
        <w:r w:rsidR="00026E11">
          <w:delText xml:space="preserve">, </w:delText>
        </w:r>
        <w:r>
          <w:delText xml:space="preserve">FIFO </w:delText>
        </w:r>
        <w:r>
          <w:rPr>
            <w:rFonts w:hint="eastAsia"/>
          </w:rPr>
          <w:delText>버퍼 초기화</w:delText>
        </w:r>
      </w:del>
    </w:p>
    <w:p w14:paraId="0ACA3901" w14:textId="77777777" w:rsidR="00621BC0" w:rsidRPr="00E00010" w:rsidRDefault="00621BC0">
      <w:pPr>
        <w:pStyle w:val="a8"/>
        <w:numPr>
          <w:ilvl w:val="1"/>
          <w:numId w:val="22"/>
        </w:numPr>
        <w:spacing w:after="0" w:line="300" w:lineRule="auto"/>
        <w:ind w:left="1240"/>
        <w:rPr>
          <w:del w:id="3897" w:author="김은수" w:date="2026-09-30T15:44:00Z" w16du:dateUtc="2026-09-30T06:44:00Z"/>
          <w:szCs w:val="20"/>
        </w:rPr>
        <w:pPrChange w:id="3898" w:author="김은수" w:date="2026-10-01T03:22:00Z">
          <w:pPr>
            <w:pStyle w:val="a8"/>
            <w:numPr>
              <w:ilvl w:val="1"/>
              <w:numId w:val="22"/>
            </w:numPr>
            <w:ind w:leftChars="0" w:left="2480" w:hanging="440"/>
          </w:pPr>
        </w:pPrChange>
      </w:pPr>
      <w:del w:id="3899" w:author="김은수" w:date="2026-09-30T15:44:00Z" w16du:dateUtc="2026-09-30T06:44:00Z">
        <w:r>
          <w:rPr>
            <w:rFonts w:hint="eastAsia"/>
          </w:rPr>
          <w:delText>F</w:delText>
        </w:r>
        <w:r>
          <w:delText>IFO</w:delText>
        </w:r>
        <w:r>
          <w:rPr>
            <w:rFonts w:hint="eastAsia"/>
          </w:rPr>
          <w:delText xml:space="preserve"> 버퍼를 초기화 한다.</w:delText>
        </w:r>
      </w:del>
    </w:p>
    <w:p w14:paraId="0AF98C25" w14:textId="77777777" w:rsidR="00621BC0" w:rsidRPr="00E00010" w:rsidRDefault="00621BC0">
      <w:pPr>
        <w:pStyle w:val="5"/>
        <w:keepNext w:val="0"/>
        <w:keepLines w:val="0"/>
        <w:widowControl w:val="0"/>
        <w:numPr>
          <w:ilvl w:val="4"/>
          <w:numId w:val="7"/>
        </w:numPr>
        <w:snapToGrid/>
        <w:spacing w:before="0" w:after="0" w:line="300" w:lineRule="auto"/>
        <w:jc w:val="both"/>
        <w:rPr>
          <w:del w:id="3900" w:author="김은수" w:date="2026-09-30T15:44:00Z" w16du:dateUtc="2026-09-30T06:44:00Z"/>
          <w:sz w:val="20"/>
          <w:szCs w:val="20"/>
        </w:rPr>
        <w:pPrChange w:id="3901" w:author="김은수" w:date="2026-10-01T03:22:00Z">
          <w:pPr>
            <w:pStyle w:val="5"/>
            <w:numPr>
              <w:ilvl w:val="4"/>
              <w:numId w:val="7"/>
            </w:numPr>
            <w:ind w:left="1400" w:hanging="400"/>
          </w:pPr>
        </w:pPrChange>
      </w:pPr>
      <w:del w:id="3902" w:author="김은수" w:date="2026-09-30T15:44:00Z" w16du:dateUtc="2026-09-30T06:44:00Z">
        <w:r w:rsidRPr="001F407E">
          <w:delText xml:space="preserve"> </w:delText>
        </w:r>
        <w:r w:rsidR="00DF4A77">
          <w:delText>SU</w:delText>
        </w:r>
        <w:r w:rsidR="00026E11">
          <w:delText>-ID-CFX-02</w:delText>
        </w:r>
        <w:r w:rsidR="00652620">
          <w:delText>8</w:delText>
        </w:r>
        <w:r w:rsidR="00026E11">
          <w:delText xml:space="preserve">, </w:delText>
        </w:r>
        <w:r>
          <w:delText xml:space="preserve">DIO </w:delText>
        </w:r>
        <w:r>
          <w:rPr>
            <w:rFonts w:hint="eastAsia"/>
          </w:rPr>
          <w:delText>설정</w:delText>
        </w:r>
      </w:del>
    </w:p>
    <w:p w14:paraId="2282246F" w14:textId="77777777" w:rsidR="00621BC0" w:rsidRPr="00E00010" w:rsidRDefault="00621BC0">
      <w:pPr>
        <w:pStyle w:val="a8"/>
        <w:numPr>
          <w:ilvl w:val="1"/>
          <w:numId w:val="22"/>
        </w:numPr>
        <w:spacing w:after="0" w:line="300" w:lineRule="auto"/>
        <w:ind w:left="1240"/>
        <w:rPr>
          <w:del w:id="3903" w:author="김은수" w:date="2026-09-30T15:44:00Z" w16du:dateUtc="2026-09-30T06:44:00Z"/>
          <w:szCs w:val="20"/>
        </w:rPr>
        <w:pPrChange w:id="3904" w:author="김은수" w:date="2026-10-01T03:22:00Z">
          <w:pPr>
            <w:pStyle w:val="a8"/>
            <w:numPr>
              <w:ilvl w:val="1"/>
              <w:numId w:val="22"/>
            </w:numPr>
            <w:ind w:leftChars="0" w:left="2480" w:hanging="440"/>
          </w:pPr>
        </w:pPrChange>
      </w:pPr>
      <w:del w:id="3905" w:author="김은수" w:date="2026-09-30T15:44:00Z" w16du:dateUtc="2026-09-30T06:44:00Z">
        <w:r>
          <w:rPr>
            <w:rFonts w:hint="eastAsia"/>
          </w:rPr>
          <w:delText>D</w:delText>
        </w:r>
        <w:r>
          <w:delText>IO</w:delText>
        </w:r>
        <w:r>
          <w:rPr>
            <w:rFonts w:hint="eastAsia"/>
          </w:rPr>
          <w:delText>를 아래와 같이 설정한다.</w:delText>
        </w:r>
      </w:del>
    </w:p>
    <w:tbl>
      <w:tblPr>
        <w:tblStyle w:val="TDC41"/>
        <w:tblW w:w="0" w:type="auto"/>
        <w:tblLook w:val="04A0" w:firstRow="1" w:lastRow="0" w:firstColumn="1" w:lastColumn="0" w:noHBand="0" w:noVBand="1"/>
        <w:tblPrChange w:id="3906" w:author="김은수" w:date="2026-10-01T01:11:00Z">
          <w:tblPr>
            <w:tblStyle w:val="TDC41"/>
            <w:tblW w:w="0" w:type="nil"/>
            <w:tblLook w:val="04A0" w:firstRow="1" w:lastRow="0" w:firstColumn="1" w:lastColumn="0" w:noHBand="0" w:noVBand="1"/>
          </w:tblPr>
        </w:tblPrChange>
      </w:tblPr>
      <w:tblGrid>
        <w:gridCol w:w="683"/>
        <w:gridCol w:w="1843"/>
        <w:gridCol w:w="1417"/>
        <w:gridCol w:w="2694"/>
        <w:gridCol w:w="1274"/>
        <w:tblGridChange w:id="3907">
          <w:tblGrid>
            <w:gridCol w:w="360"/>
            <w:gridCol w:w="323"/>
            <w:gridCol w:w="37"/>
            <w:gridCol w:w="360"/>
            <w:gridCol w:w="360"/>
            <w:gridCol w:w="360"/>
            <w:gridCol w:w="726"/>
            <w:gridCol w:w="1417"/>
            <w:gridCol w:w="2694"/>
            <w:gridCol w:w="1274"/>
          </w:tblGrid>
        </w:tblGridChange>
      </w:tblGrid>
      <w:tr w:rsidR="00621BC0" w14:paraId="0FCEAC8E" w14:textId="77777777" w:rsidTr="00C62BB0">
        <w:trPr>
          <w:cnfStyle w:val="100000000000" w:firstRow="1" w:lastRow="0" w:firstColumn="0" w:lastColumn="0" w:oddVBand="0" w:evenVBand="0" w:oddHBand="0" w:evenHBand="0" w:firstRowFirstColumn="0" w:firstRowLastColumn="0" w:lastRowFirstColumn="0" w:lastRowLastColumn="0"/>
          <w:tblHeader/>
          <w:del w:id="3908" w:author="김은수" w:date="2026-09-30T15:44:00Z"/>
          <w:trPrChange w:id="3909" w:author="김은수" w:date="2026-10-01T01:11:00Z">
            <w:trPr>
              <w:gridAfter w:val="4"/>
            </w:trPr>
          </w:trPrChange>
        </w:trPr>
        <w:tc>
          <w:tcPr>
            <w:cnfStyle w:val="001000000000" w:firstRow="0" w:lastRow="0" w:firstColumn="1" w:lastColumn="0" w:oddVBand="0" w:evenVBand="0" w:oddHBand="0" w:evenHBand="0" w:firstRowFirstColumn="0" w:firstRowLastColumn="0" w:lastRowFirstColumn="0" w:lastRowLastColumn="0"/>
            <w:tcW w:w="683" w:type="dxa"/>
            <w:tcPrChange w:id="3910" w:author="김은수" w:date="2026-10-01T01:11:00Z">
              <w:tcPr>
                <w:tcW w:w="683" w:type="dxa"/>
                <w:shd w:val="clear" w:color="auto" w:fill="D9D9D9" w:themeFill="background1" w:themeFillShade="D9"/>
              </w:tcPr>
            </w:tcPrChange>
          </w:tcPr>
          <w:p w14:paraId="75BC8A9E" w14:textId="77777777" w:rsidR="00621BC0" w:rsidRDefault="00621BC0" w:rsidP="00C62BB0">
            <w:pPr>
              <w:cnfStyle w:val="101000000000" w:firstRow="1" w:lastRow="0" w:firstColumn="1" w:lastColumn="0" w:oddVBand="0" w:evenVBand="0" w:oddHBand="0" w:evenHBand="0" w:firstRowFirstColumn="0" w:firstRowLastColumn="0" w:lastRowFirstColumn="0" w:lastRowLastColumn="0"/>
              <w:rPr>
                <w:del w:id="3911" w:author="김은수" w:date="2026-09-30T15:44:00Z" w16du:dateUtc="2026-09-30T06:44:00Z"/>
              </w:rPr>
            </w:pPr>
            <w:del w:id="3912" w:author="김은수" w:date="2026-09-30T15:44:00Z" w16du:dateUtc="2026-09-30T06:44:00Z">
              <w:r>
                <w:rPr>
                  <w:rFonts w:hint="eastAsia"/>
                </w:rPr>
                <w:delText>순서</w:delText>
              </w:r>
            </w:del>
          </w:p>
        </w:tc>
        <w:tc>
          <w:tcPr>
            <w:tcW w:w="1843" w:type="dxa"/>
            <w:tcPrChange w:id="3913" w:author="김은수" w:date="2026-10-01T01:11:00Z">
              <w:tcPr>
                <w:tcW w:w="1843" w:type="dxa"/>
                <w:gridSpan w:val="2"/>
                <w:shd w:val="clear" w:color="auto" w:fill="D9D9D9" w:themeFill="background1" w:themeFillShade="D9"/>
              </w:tcPr>
            </w:tcPrChange>
          </w:tcPr>
          <w:p w14:paraId="5D1EB680" w14:textId="77777777" w:rsidR="00621BC0" w:rsidRDefault="00621BC0" w:rsidP="00C62BB0">
            <w:pPr>
              <w:cnfStyle w:val="100000000000" w:firstRow="1" w:lastRow="0" w:firstColumn="0" w:lastColumn="0" w:oddVBand="0" w:evenVBand="0" w:oddHBand="0" w:evenHBand="0" w:firstRowFirstColumn="0" w:firstRowLastColumn="0" w:lastRowFirstColumn="0" w:lastRowLastColumn="0"/>
              <w:rPr>
                <w:del w:id="3914" w:author="김은수" w:date="2026-09-30T15:44:00Z" w16du:dateUtc="2026-09-30T06:44:00Z"/>
              </w:rPr>
            </w:pPr>
            <w:del w:id="3915" w:author="김은수" w:date="2026-09-30T15:44:00Z" w16du:dateUtc="2026-09-30T06:44:00Z">
              <w:r>
                <w:rPr>
                  <w:rFonts w:hint="eastAsia"/>
                </w:rPr>
                <w:delText>조건</w:delText>
              </w:r>
            </w:del>
          </w:p>
        </w:tc>
        <w:tc>
          <w:tcPr>
            <w:tcW w:w="1417" w:type="dxa"/>
            <w:tcPrChange w:id="3916" w:author="김은수" w:date="2026-10-01T01:11:00Z">
              <w:tcPr>
                <w:tcW w:w="1417" w:type="dxa"/>
                <w:shd w:val="clear" w:color="auto" w:fill="D9D9D9" w:themeFill="background1" w:themeFillShade="D9"/>
              </w:tcPr>
            </w:tcPrChange>
          </w:tcPr>
          <w:p w14:paraId="7E4C23F0" w14:textId="77777777" w:rsidR="00621BC0" w:rsidRDefault="00621BC0" w:rsidP="00C62BB0">
            <w:pPr>
              <w:cnfStyle w:val="100000000000" w:firstRow="1" w:lastRow="0" w:firstColumn="0" w:lastColumn="0" w:oddVBand="0" w:evenVBand="0" w:oddHBand="0" w:evenHBand="0" w:firstRowFirstColumn="0" w:firstRowLastColumn="0" w:lastRowFirstColumn="0" w:lastRowLastColumn="0"/>
              <w:rPr>
                <w:del w:id="3917" w:author="김은수" w:date="2026-09-30T15:44:00Z" w16du:dateUtc="2026-09-30T06:44:00Z"/>
              </w:rPr>
            </w:pPr>
            <w:del w:id="3918" w:author="김은수" w:date="2026-09-30T15:44:00Z" w16du:dateUtc="2026-09-30T06:44:00Z">
              <w:r>
                <w:rPr>
                  <w:rFonts w:hint="eastAsia"/>
                </w:rPr>
                <w:delText>D</w:delText>
              </w:r>
              <w:r>
                <w:delText xml:space="preserve">IO </w:delText>
              </w:r>
              <w:r>
                <w:rPr>
                  <w:rFonts w:hint="eastAsia"/>
                </w:rPr>
                <w:delText>핀 번호</w:delText>
              </w:r>
            </w:del>
          </w:p>
        </w:tc>
        <w:tc>
          <w:tcPr>
            <w:tcW w:w="2694" w:type="dxa"/>
            <w:tcPrChange w:id="3919" w:author="김은수" w:date="2026-10-01T01:11:00Z">
              <w:tcPr>
                <w:tcW w:w="2694" w:type="dxa"/>
                <w:shd w:val="clear" w:color="auto" w:fill="D9D9D9" w:themeFill="background1" w:themeFillShade="D9"/>
              </w:tcPr>
            </w:tcPrChange>
          </w:tcPr>
          <w:p w14:paraId="4A0BAD6A" w14:textId="77777777" w:rsidR="00621BC0" w:rsidRDefault="00621BC0" w:rsidP="00C62BB0">
            <w:pPr>
              <w:cnfStyle w:val="100000000000" w:firstRow="1" w:lastRow="0" w:firstColumn="0" w:lastColumn="0" w:oddVBand="0" w:evenVBand="0" w:oddHBand="0" w:evenHBand="0" w:firstRowFirstColumn="0" w:firstRowLastColumn="0" w:lastRowFirstColumn="0" w:lastRowLastColumn="0"/>
              <w:rPr>
                <w:del w:id="3920" w:author="김은수" w:date="2026-09-30T15:44:00Z" w16du:dateUtc="2026-09-30T06:44:00Z"/>
              </w:rPr>
            </w:pPr>
            <w:del w:id="3921" w:author="김은수" w:date="2026-09-30T15:44:00Z" w16du:dateUtc="2026-09-30T06:44:00Z">
              <w:r>
                <w:rPr>
                  <w:rFonts w:hint="eastAsia"/>
                </w:rPr>
                <w:delText>설정 값</w:delText>
              </w:r>
            </w:del>
          </w:p>
        </w:tc>
        <w:tc>
          <w:tcPr>
            <w:tcW w:w="1274" w:type="dxa"/>
            <w:tcPrChange w:id="3922" w:author="김은수" w:date="2026-10-01T01:11:00Z">
              <w:tcPr>
                <w:tcW w:w="1274" w:type="dxa"/>
                <w:shd w:val="clear" w:color="auto" w:fill="D9D9D9" w:themeFill="background1" w:themeFillShade="D9"/>
              </w:tcPr>
            </w:tcPrChange>
          </w:tcPr>
          <w:p w14:paraId="3D08A5D5" w14:textId="77777777" w:rsidR="00621BC0" w:rsidRDefault="00621BC0" w:rsidP="00C62BB0">
            <w:pPr>
              <w:cnfStyle w:val="100000000000" w:firstRow="1" w:lastRow="0" w:firstColumn="0" w:lastColumn="0" w:oddVBand="0" w:evenVBand="0" w:oddHBand="0" w:evenHBand="0" w:firstRowFirstColumn="0" w:firstRowLastColumn="0" w:lastRowFirstColumn="0" w:lastRowLastColumn="0"/>
              <w:rPr>
                <w:del w:id="3923" w:author="김은수" w:date="2026-09-30T15:44:00Z" w16du:dateUtc="2026-09-30T06:44:00Z"/>
              </w:rPr>
            </w:pPr>
            <w:del w:id="3924" w:author="김은수" w:date="2026-09-30T15:44:00Z" w16du:dateUtc="2026-09-30T06:44:00Z">
              <w:r>
                <w:rPr>
                  <w:rFonts w:hint="eastAsia"/>
                </w:rPr>
                <w:delText>M</w:delText>
              </w:r>
              <w:r>
                <w:delText xml:space="preserve">CU </w:delText>
              </w:r>
              <w:r>
                <w:rPr>
                  <w:rFonts w:hint="eastAsia"/>
                </w:rPr>
                <w:delText>할당</w:delText>
              </w:r>
            </w:del>
          </w:p>
        </w:tc>
      </w:tr>
      <w:tr w:rsidR="00621BC0" w14:paraId="70B37FDD" w14:textId="77777777" w:rsidTr="00C62BB0">
        <w:trPr>
          <w:del w:id="3925" w:author="김은수" w:date="2026-09-30T15:44:00Z"/>
          <w:trPrChange w:id="3926" w:author="김은수" w:date="2026-10-01T01:11:00Z">
            <w:trPr>
              <w:gridAfter w:val="4"/>
            </w:trPr>
          </w:trPrChange>
        </w:trPr>
        <w:tc>
          <w:tcPr>
            <w:cnfStyle w:val="001000000000" w:firstRow="0" w:lastRow="0" w:firstColumn="1" w:lastColumn="0" w:oddVBand="0" w:evenVBand="0" w:oddHBand="0" w:evenHBand="0" w:firstRowFirstColumn="0" w:firstRowLastColumn="0" w:lastRowFirstColumn="0" w:lastRowLastColumn="0"/>
            <w:tcW w:w="683" w:type="dxa"/>
            <w:tcPrChange w:id="3927" w:author="김은수" w:date="2026-10-01T01:11:00Z">
              <w:tcPr>
                <w:tcW w:w="683" w:type="dxa"/>
              </w:tcPr>
            </w:tcPrChange>
          </w:tcPr>
          <w:p w14:paraId="06BE84B4" w14:textId="77777777" w:rsidR="00621BC0" w:rsidRDefault="00621BC0" w:rsidP="00C62BB0">
            <w:pPr>
              <w:rPr>
                <w:del w:id="3928" w:author="김은수" w:date="2026-09-30T15:44:00Z" w16du:dateUtc="2026-09-30T06:44:00Z"/>
              </w:rPr>
            </w:pPr>
            <w:del w:id="3929" w:author="김은수" w:date="2026-09-30T15:44:00Z" w16du:dateUtc="2026-09-30T06:44:00Z">
              <w:r>
                <w:delText>1</w:delText>
              </w:r>
            </w:del>
          </w:p>
        </w:tc>
        <w:tc>
          <w:tcPr>
            <w:tcW w:w="1843" w:type="dxa"/>
            <w:tcPrChange w:id="3930" w:author="김은수" w:date="2026-10-01T01:11:00Z">
              <w:tcPr>
                <w:tcW w:w="1843" w:type="dxa"/>
                <w:gridSpan w:val="2"/>
              </w:tcPr>
            </w:tcPrChange>
          </w:tcPr>
          <w:p w14:paraId="55F59AF2" w14:textId="77777777" w:rsidR="00621BC0" w:rsidRDefault="00621BC0">
            <w:pPr>
              <w:pStyle w:val="TDC7"/>
              <w:cnfStyle w:val="000000000000" w:firstRow="0" w:lastRow="0" w:firstColumn="0" w:lastColumn="0" w:oddVBand="0" w:evenVBand="0" w:oddHBand="0" w:evenHBand="0" w:firstRowFirstColumn="0" w:firstRowLastColumn="0" w:lastRowFirstColumn="0" w:lastRowLastColumn="0"/>
              <w:rPr>
                <w:del w:id="3931" w:author="김은수" w:date="2026-09-30T15:44:00Z" w16du:dateUtc="2026-09-30T06:44:00Z"/>
              </w:rPr>
              <w:pPrChange w:id="3932" w:author="김은수" w:date="2026-10-01T01:11:00Z">
                <w:pPr>
                  <w:cnfStyle w:val="000000000000" w:firstRow="0" w:lastRow="0" w:firstColumn="0" w:lastColumn="0" w:oddVBand="0" w:evenVBand="0" w:oddHBand="0" w:evenHBand="0" w:firstRowFirstColumn="0" w:firstRowLastColumn="0" w:lastRowFirstColumn="0" w:lastRowLastColumn="0"/>
                </w:pPr>
              </w:pPrChange>
            </w:pPr>
          </w:p>
        </w:tc>
        <w:tc>
          <w:tcPr>
            <w:tcW w:w="1417" w:type="dxa"/>
            <w:tcPrChange w:id="3933" w:author="김은수" w:date="2026-10-01T01:11:00Z">
              <w:tcPr>
                <w:tcW w:w="1417" w:type="dxa"/>
              </w:tcPr>
            </w:tcPrChange>
          </w:tcPr>
          <w:p w14:paraId="4A462089" w14:textId="77777777" w:rsidR="00621BC0" w:rsidRDefault="00621BC0" w:rsidP="00C62BB0">
            <w:pPr>
              <w:cnfStyle w:val="000000000000" w:firstRow="0" w:lastRow="0" w:firstColumn="0" w:lastColumn="0" w:oddVBand="0" w:evenVBand="0" w:oddHBand="0" w:evenHBand="0" w:firstRowFirstColumn="0" w:firstRowLastColumn="0" w:lastRowFirstColumn="0" w:lastRowLastColumn="0"/>
              <w:rPr>
                <w:del w:id="3934" w:author="김은수" w:date="2026-09-30T15:44:00Z" w16du:dateUtc="2026-09-30T06:44:00Z"/>
              </w:rPr>
            </w:pPr>
            <w:del w:id="3935" w:author="김은수" w:date="2026-09-30T15:44:00Z" w16du:dateUtc="2026-09-30T06:44:00Z">
              <w:r>
                <w:delText>6</w:delText>
              </w:r>
            </w:del>
          </w:p>
        </w:tc>
        <w:tc>
          <w:tcPr>
            <w:tcW w:w="2694" w:type="dxa"/>
            <w:tcPrChange w:id="3936" w:author="김은수" w:date="2026-10-01T01:11:00Z">
              <w:tcPr>
                <w:tcW w:w="2694" w:type="dxa"/>
              </w:tcPr>
            </w:tcPrChange>
          </w:tcPr>
          <w:p w14:paraId="7F5B13D0" w14:textId="77777777" w:rsidR="00621BC0" w:rsidRDefault="00621BC0" w:rsidP="00C62BB0">
            <w:pPr>
              <w:cnfStyle w:val="000000000000" w:firstRow="0" w:lastRow="0" w:firstColumn="0" w:lastColumn="0" w:oddVBand="0" w:evenVBand="0" w:oddHBand="0" w:evenHBand="0" w:firstRowFirstColumn="0" w:firstRowLastColumn="0" w:lastRowFirstColumn="0" w:lastRowLastColumn="0"/>
              <w:rPr>
                <w:del w:id="3937" w:author="김은수" w:date="2026-09-30T15:44:00Z" w16du:dateUtc="2026-09-30T06:44:00Z"/>
              </w:rPr>
            </w:pPr>
            <w:del w:id="3938" w:author="김은수" w:date="2026-09-30T15:44:00Z" w16du:dateUtc="2026-09-30T06:44:00Z">
              <w:r>
                <w:rPr>
                  <w:rFonts w:hint="eastAsia"/>
                </w:rPr>
                <w:delText>출력(</w:delText>
              </w:r>
              <w:r>
                <w:delText>no pullup)</w:delText>
              </w:r>
              <w:r>
                <w:rPr>
                  <w:rFonts w:hint="eastAsia"/>
                </w:rPr>
                <w:delText>,</w:delText>
              </w:r>
              <w:r>
                <w:delText xml:space="preserve"> </w:delText>
              </w:r>
              <w:r>
                <w:rPr>
                  <w:rFonts w:hint="eastAsia"/>
                </w:rPr>
                <w:delText>L</w:delText>
              </w:r>
              <w:r>
                <w:delText>ow</w:delText>
              </w:r>
            </w:del>
          </w:p>
        </w:tc>
        <w:tc>
          <w:tcPr>
            <w:tcW w:w="1274" w:type="dxa"/>
            <w:tcPrChange w:id="3939" w:author="김은수" w:date="2026-10-01T01:11:00Z">
              <w:tcPr>
                <w:tcW w:w="1274" w:type="dxa"/>
              </w:tcPr>
            </w:tcPrChange>
          </w:tcPr>
          <w:p w14:paraId="64140FEA" w14:textId="77777777" w:rsidR="00621BC0" w:rsidRDefault="00621BC0" w:rsidP="0017598E">
            <w:pPr>
              <w:cnfStyle w:val="000000000000" w:firstRow="0" w:lastRow="0" w:firstColumn="0" w:lastColumn="0" w:oddVBand="0" w:evenVBand="0" w:oddHBand="0" w:evenHBand="0" w:firstRowFirstColumn="0" w:firstRowLastColumn="0" w:lastRowFirstColumn="0" w:lastRowLastColumn="0"/>
              <w:rPr>
                <w:del w:id="3940" w:author="김은수" w:date="2026-09-30T15:44:00Z" w16du:dateUtc="2026-09-30T06:44:00Z"/>
              </w:rPr>
            </w:pPr>
            <w:del w:id="3941" w:author="김은수" w:date="2026-09-30T15:44:00Z" w16du:dateUtc="2026-09-30T06:44:00Z">
              <w:r>
                <w:rPr>
                  <w:rFonts w:hint="eastAsia"/>
                </w:rPr>
                <w:delText>C</w:delText>
              </w:r>
              <w:r>
                <w:delText>FX</w:delText>
              </w:r>
            </w:del>
          </w:p>
        </w:tc>
      </w:tr>
      <w:tr w:rsidR="00621BC0" w14:paraId="5E21488F" w14:textId="77777777" w:rsidTr="00C62BB0">
        <w:trPr>
          <w:del w:id="3942" w:author="김은수" w:date="2026-09-30T15:44:00Z"/>
          <w:trPrChange w:id="3943" w:author="김은수" w:date="2026-10-01T01:11:00Z">
            <w:trPr>
              <w:gridAfter w:val="4"/>
            </w:trPr>
          </w:trPrChange>
        </w:trPr>
        <w:tc>
          <w:tcPr>
            <w:cnfStyle w:val="001000000000" w:firstRow="0" w:lastRow="0" w:firstColumn="1" w:lastColumn="0" w:oddVBand="0" w:evenVBand="0" w:oddHBand="0" w:evenHBand="0" w:firstRowFirstColumn="0" w:firstRowLastColumn="0" w:lastRowFirstColumn="0" w:lastRowLastColumn="0"/>
            <w:tcW w:w="683" w:type="dxa"/>
            <w:tcPrChange w:id="3944" w:author="김은수" w:date="2026-10-01T01:11:00Z">
              <w:tcPr>
                <w:tcW w:w="683" w:type="dxa"/>
              </w:tcPr>
            </w:tcPrChange>
          </w:tcPr>
          <w:p w14:paraId="313D24CB" w14:textId="77777777" w:rsidR="00621BC0" w:rsidRDefault="00621BC0" w:rsidP="00C62BB0">
            <w:pPr>
              <w:rPr>
                <w:del w:id="3945" w:author="김은수" w:date="2026-09-30T15:44:00Z" w16du:dateUtc="2026-09-30T06:44:00Z"/>
              </w:rPr>
            </w:pPr>
            <w:del w:id="3946" w:author="김은수" w:date="2026-09-30T15:44:00Z" w16du:dateUtc="2026-09-30T06:44:00Z">
              <w:r>
                <w:delText>2</w:delText>
              </w:r>
            </w:del>
          </w:p>
        </w:tc>
        <w:tc>
          <w:tcPr>
            <w:tcW w:w="1843" w:type="dxa"/>
            <w:tcPrChange w:id="3947" w:author="김은수" w:date="2026-10-01T01:11:00Z">
              <w:tcPr>
                <w:tcW w:w="1843" w:type="dxa"/>
                <w:gridSpan w:val="2"/>
              </w:tcPr>
            </w:tcPrChange>
          </w:tcPr>
          <w:p w14:paraId="11B93B9E" w14:textId="77777777" w:rsidR="00621BC0" w:rsidRDefault="00621BC0">
            <w:pPr>
              <w:pStyle w:val="TDC7"/>
              <w:cnfStyle w:val="000000000000" w:firstRow="0" w:lastRow="0" w:firstColumn="0" w:lastColumn="0" w:oddVBand="0" w:evenVBand="0" w:oddHBand="0" w:evenHBand="0" w:firstRowFirstColumn="0" w:firstRowLastColumn="0" w:lastRowFirstColumn="0" w:lastRowLastColumn="0"/>
              <w:rPr>
                <w:del w:id="3948" w:author="김은수" w:date="2026-09-30T15:44:00Z" w16du:dateUtc="2026-09-30T06:44:00Z"/>
              </w:rPr>
              <w:pPrChange w:id="3949" w:author="김은수" w:date="2026-10-01T01:11:00Z">
                <w:pPr>
                  <w:cnfStyle w:val="000000000000" w:firstRow="0" w:lastRow="0" w:firstColumn="0" w:lastColumn="0" w:oddVBand="0" w:evenVBand="0" w:oddHBand="0" w:evenHBand="0" w:firstRowFirstColumn="0" w:firstRowLastColumn="0" w:lastRowFirstColumn="0" w:lastRowLastColumn="0"/>
                </w:pPr>
              </w:pPrChange>
            </w:pPr>
          </w:p>
        </w:tc>
        <w:tc>
          <w:tcPr>
            <w:tcW w:w="1417" w:type="dxa"/>
            <w:tcPrChange w:id="3950" w:author="김은수" w:date="2026-10-01T01:11:00Z">
              <w:tcPr>
                <w:tcW w:w="1417" w:type="dxa"/>
              </w:tcPr>
            </w:tcPrChange>
          </w:tcPr>
          <w:p w14:paraId="0A30D4E6" w14:textId="77777777" w:rsidR="00621BC0" w:rsidRDefault="00621BC0" w:rsidP="00C62BB0">
            <w:pPr>
              <w:cnfStyle w:val="000000000000" w:firstRow="0" w:lastRow="0" w:firstColumn="0" w:lastColumn="0" w:oddVBand="0" w:evenVBand="0" w:oddHBand="0" w:evenHBand="0" w:firstRowFirstColumn="0" w:firstRowLastColumn="0" w:lastRowFirstColumn="0" w:lastRowLastColumn="0"/>
              <w:rPr>
                <w:del w:id="3951" w:author="김은수" w:date="2026-09-30T15:44:00Z" w16du:dateUtc="2026-09-30T06:44:00Z"/>
              </w:rPr>
            </w:pPr>
            <w:del w:id="3952" w:author="김은수" w:date="2026-09-30T15:44:00Z" w16du:dateUtc="2026-09-30T06:44:00Z">
              <w:r>
                <w:rPr>
                  <w:rFonts w:hint="eastAsia"/>
                </w:rPr>
                <w:delText>2</w:delText>
              </w:r>
              <w:r>
                <w:delText>1</w:delText>
              </w:r>
            </w:del>
          </w:p>
        </w:tc>
        <w:tc>
          <w:tcPr>
            <w:tcW w:w="2694" w:type="dxa"/>
            <w:tcPrChange w:id="3953" w:author="김은수" w:date="2026-10-01T01:11:00Z">
              <w:tcPr>
                <w:tcW w:w="2694" w:type="dxa"/>
              </w:tcPr>
            </w:tcPrChange>
          </w:tcPr>
          <w:p w14:paraId="0E642D63" w14:textId="77777777" w:rsidR="00621BC0" w:rsidRDefault="00621BC0" w:rsidP="00C62BB0">
            <w:pPr>
              <w:cnfStyle w:val="000000000000" w:firstRow="0" w:lastRow="0" w:firstColumn="0" w:lastColumn="0" w:oddVBand="0" w:evenVBand="0" w:oddHBand="0" w:evenHBand="0" w:firstRowFirstColumn="0" w:firstRowLastColumn="0" w:lastRowFirstColumn="0" w:lastRowLastColumn="0"/>
              <w:rPr>
                <w:del w:id="3954" w:author="김은수" w:date="2026-09-30T15:44:00Z" w16du:dateUtc="2026-09-30T06:44:00Z"/>
              </w:rPr>
            </w:pPr>
            <w:del w:id="3955" w:author="김은수" w:date="2026-09-30T15:44:00Z" w16du:dateUtc="2026-09-30T06:44:00Z">
              <w:r>
                <w:rPr>
                  <w:rFonts w:hint="eastAsia"/>
                </w:rPr>
                <w:delText>입력,</w:delText>
              </w:r>
              <w:r>
                <w:delText xml:space="preserve"> </w:delText>
              </w:r>
              <w:r>
                <w:rPr>
                  <w:rFonts w:hint="eastAsia"/>
                </w:rPr>
                <w:delText>r</w:delText>
              </w:r>
              <w:r>
                <w:delText xml:space="preserve">ising edge </w:delText>
              </w:r>
              <w:r>
                <w:rPr>
                  <w:rFonts w:hint="eastAsia"/>
                </w:rPr>
                <w:delText>인터럽트</w:delText>
              </w:r>
            </w:del>
          </w:p>
        </w:tc>
        <w:tc>
          <w:tcPr>
            <w:tcW w:w="1274" w:type="dxa"/>
            <w:tcPrChange w:id="3956" w:author="김은수" w:date="2026-10-01T01:11:00Z">
              <w:tcPr>
                <w:tcW w:w="1274" w:type="dxa"/>
              </w:tcPr>
            </w:tcPrChange>
          </w:tcPr>
          <w:p w14:paraId="342DDA6D" w14:textId="77777777" w:rsidR="00621BC0" w:rsidRDefault="00621BC0" w:rsidP="0017598E">
            <w:pPr>
              <w:cnfStyle w:val="000000000000" w:firstRow="0" w:lastRow="0" w:firstColumn="0" w:lastColumn="0" w:oddVBand="0" w:evenVBand="0" w:oddHBand="0" w:evenHBand="0" w:firstRowFirstColumn="0" w:firstRowLastColumn="0" w:lastRowFirstColumn="0" w:lastRowLastColumn="0"/>
              <w:rPr>
                <w:del w:id="3957" w:author="김은수" w:date="2026-09-30T15:44:00Z" w16du:dateUtc="2026-09-30T06:44:00Z"/>
              </w:rPr>
            </w:pPr>
            <w:del w:id="3958" w:author="김은수" w:date="2026-09-30T15:44:00Z" w16du:dateUtc="2026-09-30T06:44:00Z">
              <w:r>
                <w:rPr>
                  <w:rFonts w:hint="eastAsia"/>
                </w:rPr>
                <w:delText>C</w:delText>
              </w:r>
              <w:r>
                <w:delText>FX</w:delText>
              </w:r>
            </w:del>
          </w:p>
        </w:tc>
      </w:tr>
      <w:tr w:rsidR="00621BC0" w14:paraId="3C8758E7" w14:textId="77777777" w:rsidTr="00C62BB0">
        <w:trPr>
          <w:del w:id="3959" w:author="김은수" w:date="2026-09-30T15:44:00Z"/>
          <w:trPrChange w:id="3960" w:author="김은수" w:date="2026-10-01T01:11:00Z">
            <w:trPr>
              <w:gridAfter w:val="4"/>
            </w:trPr>
          </w:trPrChange>
        </w:trPr>
        <w:tc>
          <w:tcPr>
            <w:cnfStyle w:val="001000000000" w:firstRow="0" w:lastRow="0" w:firstColumn="1" w:lastColumn="0" w:oddVBand="0" w:evenVBand="0" w:oddHBand="0" w:evenHBand="0" w:firstRowFirstColumn="0" w:firstRowLastColumn="0" w:lastRowFirstColumn="0" w:lastRowLastColumn="0"/>
            <w:tcW w:w="683" w:type="dxa"/>
            <w:tcPrChange w:id="3961" w:author="김은수" w:date="2026-10-01T01:11:00Z">
              <w:tcPr>
                <w:tcW w:w="683" w:type="dxa"/>
              </w:tcPr>
            </w:tcPrChange>
          </w:tcPr>
          <w:p w14:paraId="3DE9824C" w14:textId="77777777" w:rsidR="00621BC0" w:rsidRDefault="00621BC0" w:rsidP="00C62BB0">
            <w:pPr>
              <w:rPr>
                <w:del w:id="3962" w:author="김은수" w:date="2026-09-30T15:44:00Z" w16du:dateUtc="2026-09-30T06:44:00Z"/>
              </w:rPr>
            </w:pPr>
            <w:del w:id="3963" w:author="김은수" w:date="2026-09-30T15:44:00Z" w16du:dateUtc="2026-09-30T06:44:00Z">
              <w:r>
                <w:delText>3</w:delText>
              </w:r>
            </w:del>
          </w:p>
        </w:tc>
        <w:tc>
          <w:tcPr>
            <w:tcW w:w="1843" w:type="dxa"/>
            <w:tcPrChange w:id="3964" w:author="김은수" w:date="2026-10-01T01:11:00Z">
              <w:tcPr>
                <w:tcW w:w="1843" w:type="dxa"/>
                <w:gridSpan w:val="2"/>
              </w:tcPr>
            </w:tcPrChange>
          </w:tcPr>
          <w:p w14:paraId="42386A1D" w14:textId="77777777" w:rsidR="00621BC0" w:rsidRDefault="00621BC0">
            <w:pPr>
              <w:pStyle w:val="TDC7"/>
              <w:cnfStyle w:val="000000000000" w:firstRow="0" w:lastRow="0" w:firstColumn="0" w:lastColumn="0" w:oddVBand="0" w:evenVBand="0" w:oddHBand="0" w:evenHBand="0" w:firstRowFirstColumn="0" w:firstRowLastColumn="0" w:lastRowFirstColumn="0" w:lastRowLastColumn="0"/>
              <w:rPr>
                <w:del w:id="3965" w:author="김은수" w:date="2026-09-30T15:44:00Z" w16du:dateUtc="2026-09-30T06:44:00Z"/>
              </w:rPr>
              <w:pPrChange w:id="3966" w:author="김은수" w:date="2026-10-01T01:11:00Z">
                <w:pPr>
                  <w:cnfStyle w:val="000000000000" w:firstRow="0" w:lastRow="0" w:firstColumn="0" w:lastColumn="0" w:oddVBand="0" w:evenVBand="0" w:oddHBand="0" w:evenHBand="0" w:firstRowFirstColumn="0" w:firstRowLastColumn="0" w:lastRowFirstColumn="0" w:lastRowLastColumn="0"/>
                </w:pPr>
              </w:pPrChange>
            </w:pPr>
          </w:p>
        </w:tc>
        <w:tc>
          <w:tcPr>
            <w:tcW w:w="1417" w:type="dxa"/>
            <w:tcPrChange w:id="3967" w:author="김은수" w:date="2026-10-01T01:11:00Z">
              <w:tcPr>
                <w:tcW w:w="1417" w:type="dxa"/>
              </w:tcPr>
            </w:tcPrChange>
          </w:tcPr>
          <w:p w14:paraId="094B9F79" w14:textId="77777777" w:rsidR="00621BC0" w:rsidRDefault="00621BC0" w:rsidP="00C62BB0">
            <w:pPr>
              <w:cnfStyle w:val="000000000000" w:firstRow="0" w:lastRow="0" w:firstColumn="0" w:lastColumn="0" w:oddVBand="0" w:evenVBand="0" w:oddHBand="0" w:evenHBand="0" w:firstRowFirstColumn="0" w:firstRowLastColumn="0" w:lastRowFirstColumn="0" w:lastRowLastColumn="0"/>
              <w:rPr>
                <w:del w:id="3968" w:author="김은수" w:date="2026-09-30T15:44:00Z" w16du:dateUtc="2026-09-30T06:44:00Z"/>
              </w:rPr>
            </w:pPr>
            <w:del w:id="3969" w:author="김은수" w:date="2026-09-30T15:44:00Z" w16du:dateUtc="2026-09-30T06:44:00Z">
              <w:r>
                <w:delText>29</w:delText>
              </w:r>
            </w:del>
          </w:p>
        </w:tc>
        <w:tc>
          <w:tcPr>
            <w:tcW w:w="2694" w:type="dxa"/>
            <w:tcPrChange w:id="3970" w:author="김은수" w:date="2026-10-01T01:11:00Z">
              <w:tcPr>
                <w:tcW w:w="2694" w:type="dxa"/>
              </w:tcPr>
            </w:tcPrChange>
          </w:tcPr>
          <w:p w14:paraId="35319CA1" w14:textId="77777777" w:rsidR="00621BC0" w:rsidRDefault="00621BC0" w:rsidP="00C62BB0">
            <w:pPr>
              <w:cnfStyle w:val="000000000000" w:firstRow="0" w:lastRow="0" w:firstColumn="0" w:lastColumn="0" w:oddVBand="0" w:evenVBand="0" w:oddHBand="0" w:evenHBand="0" w:firstRowFirstColumn="0" w:firstRowLastColumn="0" w:lastRowFirstColumn="0" w:lastRowLastColumn="0"/>
              <w:rPr>
                <w:del w:id="3971" w:author="김은수" w:date="2026-09-30T15:44:00Z" w16du:dateUtc="2026-09-30T06:44:00Z"/>
              </w:rPr>
            </w:pPr>
            <w:del w:id="3972" w:author="김은수" w:date="2026-09-30T15:44:00Z" w16du:dateUtc="2026-09-30T06:44:00Z">
              <w:r>
                <w:rPr>
                  <w:rFonts w:hint="eastAsia"/>
                </w:rPr>
                <w:delText>입력,</w:delText>
              </w:r>
              <w:r>
                <w:delText xml:space="preserve"> </w:delText>
              </w:r>
              <w:r>
                <w:rPr>
                  <w:rFonts w:hint="eastAsia"/>
                </w:rPr>
                <w:delText>r</w:delText>
              </w:r>
              <w:r>
                <w:delText xml:space="preserve">ising edge </w:delText>
              </w:r>
              <w:r>
                <w:rPr>
                  <w:rFonts w:hint="eastAsia"/>
                </w:rPr>
                <w:delText>인터럽트</w:delText>
              </w:r>
            </w:del>
          </w:p>
        </w:tc>
        <w:tc>
          <w:tcPr>
            <w:tcW w:w="1274" w:type="dxa"/>
            <w:tcPrChange w:id="3973" w:author="김은수" w:date="2026-10-01T01:11:00Z">
              <w:tcPr>
                <w:tcW w:w="1274" w:type="dxa"/>
              </w:tcPr>
            </w:tcPrChange>
          </w:tcPr>
          <w:p w14:paraId="4B52A4C1" w14:textId="77777777" w:rsidR="00621BC0" w:rsidRDefault="00621BC0" w:rsidP="0017598E">
            <w:pPr>
              <w:cnfStyle w:val="000000000000" w:firstRow="0" w:lastRow="0" w:firstColumn="0" w:lastColumn="0" w:oddVBand="0" w:evenVBand="0" w:oddHBand="0" w:evenHBand="0" w:firstRowFirstColumn="0" w:firstRowLastColumn="0" w:lastRowFirstColumn="0" w:lastRowLastColumn="0"/>
              <w:rPr>
                <w:del w:id="3974" w:author="김은수" w:date="2026-09-30T15:44:00Z" w16du:dateUtc="2026-09-30T06:44:00Z"/>
              </w:rPr>
            </w:pPr>
            <w:del w:id="3975" w:author="김은수" w:date="2026-09-30T15:44:00Z" w16du:dateUtc="2026-09-30T06:44:00Z">
              <w:r>
                <w:rPr>
                  <w:rFonts w:hint="eastAsia"/>
                </w:rPr>
                <w:delText>C</w:delText>
              </w:r>
              <w:r>
                <w:delText>FX</w:delText>
              </w:r>
            </w:del>
          </w:p>
        </w:tc>
      </w:tr>
      <w:tr w:rsidR="00621BC0" w14:paraId="7EC28EE8" w14:textId="77777777" w:rsidTr="00C62BB0">
        <w:trPr>
          <w:del w:id="3976" w:author="김은수" w:date="2026-09-30T15:44:00Z"/>
          <w:trPrChange w:id="3977" w:author="김은수" w:date="2026-10-01T01:11:00Z">
            <w:trPr>
              <w:gridAfter w:val="4"/>
            </w:trPr>
          </w:trPrChange>
        </w:trPr>
        <w:tc>
          <w:tcPr>
            <w:cnfStyle w:val="001000000000" w:firstRow="0" w:lastRow="0" w:firstColumn="1" w:lastColumn="0" w:oddVBand="0" w:evenVBand="0" w:oddHBand="0" w:evenHBand="0" w:firstRowFirstColumn="0" w:firstRowLastColumn="0" w:lastRowFirstColumn="0" w:lastRowLastColumn="0"/>
            <w:tcW w:w="683" w:type="dxa"/>
            <w:tcPrChange w:id="3978" w:author="김은수" w:date="2026-10-01T01:11:00Z">
              <w:tcPr>
                <w:tcW w:w="683" w:type="dxa"/>
              </w:tcPr>
            </w:tcPrChange>
          </w:tcPr>
          <w:p w14:paraId="2F6A7920" w14:textId="77777777" w:rsidR="00621BC0" w:rsidRDefault="00621BC0" w:rsidP="00C62BB0">
            <w:pPr>
              <w:rPr>
                <w:del w:id="3979" w:author="김은수" w:date="2026-09-30T15:44:00Z" w16du:dateUtc="2026-09-30T06:44:00Z"/>
              </w:rPr>
            </w:pPr>
            <w:del w:id="3980" w:author="김은수" w:date="2026-09-30T15:44:00Z" w16du:dateUtc="2026-09-30T06:44:00Z">
              <w:r>
                <w:delText>4</w:delText>
              </w:r>
            </w:del>
          </w:p>
        </w:tc>
        <w:tc>
          <w:tcPr>
            <w:tcW w:w="1843" w:type="dxa"/>
            <w:tcPrChange w:id="3981" w:author="김은수" w:date="2026-10-01T01:11:00Z">
              <w:tcPr>
                <w:tcW w:w="1843" w:type="dxa"/>
                <w:gridSpan w:val="2"/>
              </w:tcPr>
            </w:tcPrChange>
          </w:tcPr>
          <w:p w14:paraId="22B586FC" w14:textId="77777777" w:rsidR="00621BC0" w:rsidRDefault="00621BC0">
            <w:pPr>
              <w:pStyle w:val="TDC7"/>
              <w:cnfStyle w:val="000000000000" w:firstRow="0" w:lastRow="0" w:firstColumn="0" w:lastColumn="0" w:oddVBand="0" w:evenVBand="0" w:oddHBand="0" w:evenHBand="0" w:firstRowFirstColumn="0" w:firstRowLastColumn="0" w:lastRowFirstColumn="0" w:lastRowLastColumn="0"/>
              <w:rPr>
                <w:del w:id="3982" w:author="김은수" w:date="2026-09-30T15:44:00Z" w16du:dateUtc="2026-09-30T06:44:00Z"/>
              </w:rPr>
              <w:pPrChange w:id="3983" w:author="김은수" w:date="2026-10-01T01:11:00Z">
                <w:pPr>
                  <w:cnfStyle w:val="000000000000" w:firstRow="0" w:lastRow="0" w:firstColumn="0" w:lastColumn="0" w:oddVBand="0" w:evenVBand="0" w:oddHBand="0" w:evenHBand="0" w:firstRowFirstColumn="0" w:firstRowLastColumn="0" w:lastRowFirstColumn="0" w:lastRowLastColumn="0"/>
                </w:pPr>
              </w:pPrChange>
            </w:pPr>
          </w:p>
        </w:tc>
        <w:tc>
          <w:tcPr>
            <w:tcW w:w="1417" w:type="dxa"/>
            <w:tcPrChange w:id="3984" w:author="김은수" w:date="2026-10-01T01:11:00Z">
              <w:tcPr>
                <w:tcW w:w="1417" w:type="dxa"/>
              </w:tcPr>
            </w:tcPrChange>
          </w:tcPr>
          <w:p w14:paraId="29083A87" w14:textId="77777777" w:rsidR="00621BC0" w:rsidRDefault="00621BC0" w:rsidP="00C62BB0">
            <w:pPr>
              <w:cnfStyle w:val="000000000000" w:firstRow="0" w:lastRow="0" w:firstColumn="0" w:lastColumn="0" w:oddVBand="0" w:evenVBand="0" w:oddHBand="0" w:evenHBand="0" w:firstRowFirstColumn="0" w:firstRowLastColumn="0" w:lastRowFirstColumn="0" w:lastRowLastColumn="0"/>
              <w:rPr>
                <w:del w:id="3985" w:author="김은수" w:date="2026-09-30T15:44:00Z" w16du:dateUtc="2026-09-30T06:44:00Z"/>
              </w:rPr>
            </w:pPr>
            <w:del w:id="3986" w:author="김은수" w:date="2026-09-30T15:44:00Z" w16du:dateUtc="2026-09-30T06:44:00Z">
              <w:r>
                <w:rPr>
                  <w:rFonts w:hint="eastAsia"/>
                </w:rPr>
                <w:delText>8</w:delText>
              </w:r>
              <w:r>
                <w:delText>,9,20</w:delText>
              </w:r>
            </w:del>
          </w:p>
        </w:tc>
        <w:tc>
          <w:tcPr>
            <w:tcW w:w="2694" w:type="dxa"/>
            <w:tcPrChange w:id="3987" w:author="김은수" w:date="2026-10-01T01:11:00Z">
              <w:tcPr>
                <w:tcW w:w="2694" w:type="dxa"/>
              </w:tcPr>
            </w:tcPrChange>
          </w:tcPr>
          <w:p w14:paraId="3BBA23BC" w14:textId="77777777" w:rsidR="00621BC0" w:rsidRDefault="00621BC0" w:rsidP="00C62BB0">
            <w:pPr>
              <w:cnfStyle w:val="000000000000" w:firstRow="0" w:lastRow="0" w:firstColumn="0" w:lastColumn="0" w:oddVBand="0" w:evenVBand="0" w:oddHBand="0" w:evenHBand="0" w:firstRowFirstColumn="0" w:firstRowLastColumn="0" w:lastRowFirstColumn="0" w:lastRowLastColumn="0"/>
              <w:rPr>
                <w:del w:id="3988" w:author="김은수" w:date="2026-09-30T15:44:00Z" w16du:dateUtc="2026-09-30T06:44:00Z"/>
              </w:rPr>
            </w:pPr>
            <w:del w:id="3989" w:author="김은수" w:date="2026-09-30T15:44:00Z" w16du:dateUtc="2026-09-30T06:44:00Z">
              <w:r>
                <w:rPr>
                  <w:rFonts w:hint="eastAsia"/>
                </w:rPr>
                <w:delText>출력(</w:delText>
              </w:r>
              <w:r>
                <w:delText>no pullup)</w:delText>
              </w:r>
              <w:r>
                <w:rPr>
                  <w:rFonts w:hint="eastAsia"/>
                </w:rPr>
                <w:delText>,</w:delText>
              </w:r>
              <w:r>
                <w:delText xml:space="preserve"> High</w:delText>
              </w:r>
            </w:del>
          </w:p>
        </w:tc>
        <w:tc>
          <w:tcPr>
            <w:tcW w:w="1274" w:type="dxa"/>
            <w:tcPrChange w:id="3990" w:author="김은수" w:date="2026-10-01T01:11:00Z">
              <w:tcPr>
                <w:tcW w:w="1274" w:type="dxa"/>
              </w:tcPr>
            </w:tcPrChange>
          </w:tcPr>
          <w:p w14:paraId="6EF9C334" w14:textId="77777777" w:rsidR="00621BC0" w:rsidRDefault="00621BC0" w:rsidP="0017598E">
            <w:pPr>
              <w:cnfStyle w:val="000000000000" w:firstRow="0" w:lastRow="0" w:firstColumn="0" w:lastColumn="0" w:oddVBand="0" w:evenVBand="0" w:oddHBand="0" w:evenHBand="0" w:firstRowFirstColumn="0" w:firstRowLastColumn="0" w:lastRowFirstColumn="0" w:lastRowLastColumn="0"/>
              <w:rPr>
                <w:del w:id="3991" w:author="김은수" w:date="2026-09-30T15:44:00Z" w16du:dateUtc="2026-09-30T06:44:00Z"/>
              </w:rPr>
            </w:pPr>
            <w:del w:id="3992" w:author="김은수" w:date="2026-09-30T15:44:00Z" w16du:dateUtc="2026-09-30T06:44:00Z">
              <w:r>
                <w:rPr>
                  <w:rFonts w:hint="eastAsia"/>
                </w:rPr>
                <w:delText>C</w:delText>
              </w:r>
              <w:r>
                <w:delText>FX</w:delText>
              </w:r>
            </w:del>
          </w:p>
        </w:tc>
      </w:tr>
      <w:tr w:rsidR="00621BC0" w:rsidRPr="00F42E7D" w14:paraId="41474F53" w14:textId="77777777" w:rsidTr="00C62BB0">
        <w:trPr>
          <w:del w:id="3993" w:author="김은수" w:date="2026-09-30T15:44:00Z"/>
          <w:trPrChange w:id="3994" w:author="김은수" w:date="2026-10-01T01:11:00Z">
            <w:trPr>
              <w:gridAfter w:val="4"/>
            </w:trPr>
          </w:trPrChange>
        </w:trPr>
        <w:tc>
          <w:tcPr>
            <w:cnfStyle w:val="001000000000" w:firstRow="0" w:lastRow="0" w:firstColumn="1" w:lastColumn="0" w:oddVBand="0" w:evenVBand="0" w:oddHBand="0" w:evenHBand="0" w:firstRowFirstColumn="0" w:firstRowLastColumn="0" w:lastRowFirstColumn="0" w:lastRowLastColumn="0"/>
            <w:tcW w:w="683" w:type="dxa"/>
            <w:tcPrChange w:id="3995" w:author="김은수" w:date="2026-10-01T01:11:00Z">
              <w:tcPr>
                <w:tcW w:w="683" w:type="dxa"/>
              </w:tcPr>
            </w:tcPrChange>
          </w:tcPr>
          <w:p w14:paraId="08F16594" w14:textId="77777777" w:rsidR="00621BC0" w:rsidRPr="001D1B02" w:rsidRDefault="00621BC0" w:rsidP="00C62BB0">
            <w:pPr>
              <w:rPr>
                <w:del w:id="3996" w:author="김은수" w:date="2026-09-30T15:44:00Z" w16du:dateUtc="2026-09-30T06:44:00Z"/>
                <w:color w:val="FF0000"/>
              </w:rPr>
            </w:pPr>
            <w:del w:id="3997" w:author="김은수" w:date="2026-09-30T15:44:00Z" w16du:dateUtc="2026-09-30T06:44:00Z">
              <w:r>
                <w:rPr>
                  <w:color w:val="000000" w:themeColor="text1"/>
                </w:rPr>
                <w:delText>5</w:delText>
              </w:r>
            </w:del>
          </w:p>
        </w:tc>
        <w:tc>
          <w:tcPr>
            <w:tcW w:w="1843" w:type="dxa"/>
            <w:tcPrChange w:id="3998" w:author="김은수" w:date="2026-10-01T01:11:00Z">
              <w:tcPr>
                <w:tcW w:w="1843" w:type="dxa"/>
                <w:gridSpan w:val="2"/>
              </w:tcPr>
            </w:tcPrChange>
          </w:tcPr>
          <w:p w14:paraId="2FD285A8" w14:textId="77777777" w:rsidR="00621BC0" w:rsidRPr="001D1B02" w:rsidRDefault="00621BC0">
            <w:pPr>
              <w:pStyle w:val="TDC7"/>
              <w:cnfStyle w:val="000000000000" w:firstRow="0" w:lastRow="0" w:firstColumn="0" w:lastColumn="0" w:oddVBand="0" w:evenVBand="0" w:oddHBand="0" w:evenHBand="0" w:firstRowFirstColumn="0" w:firstRowLastColumn="0" w:lastRowFirstColumn="0" w:lastRowLastColumn="0"/>
              <w:rPr>
                <w:del w:id="3999" w:author="김은수" w:date="2026-09-30T15:44:00Z" w16du:dateUtc="2026-09-30T06:44:00Z"/>
                <w:color w:val="FF0000"/>
              </w:rPr>
              <w:pPrChange w:id="4000" w:author="김은수" w:date="2026-10-01T01:11:00Z">
                <w:pPr>
                  <w:cnfStyle w:val="000000000000" w:firstRow="0" w:lastRow="0" w:firstColumn="0" w:lastColumn="0" w:oddVBand="0" w:evenVBand="0" w:oddHBand="0" w:evenHBand="0" w:firstRowFirstColumn="0" w:firstRowLastColumn="0" w:lastRowFirstColumn="0" w:lastRowLastColumn="0"/>
                </w:pPr>
              </w:pPrChange>
            </w:pPr>
          </w:p>
        </w:tc>
        <w:tc>
          <w:tcPr>
            <w:tcW w:w="1417" w:type="dxa"/>
            <w:tcPrChange w:id="4001" w:author="김은수" w:date="2026-10-01T01:11:00Z">
              <w:tcPr>
                <w:tcW w:w="1417" w:type="dxa"/>
              </w:tcPr>
            </w:tcPrChange>
          </w:tcPr>
          <w:p w14:paraId="3A5E3BEC" w14:textId="77777777" w:rsidR="00621BC0" w:rsidRPr="001D1B02" w:rsidRDefault="00621BC0" w:rsidP="00C62BB0">
            <w:pPr>
              <w:cnfStyle w:val="000000000000" w:firstRow="0" w:lastRow="0" w:firstColumn="0" w:lastColumn="0" w:oddVBand="0" w:evenVBand="0" w:oddHBand="0" w:evenHBand="0" w:firstRowFirstColumn="0" w:firstRowLastColumn="0" w:lastRowFirstColumn="0" w:lastRowLastColumn="0"/>
              <w:rPr>
                <w:del w:id="4002" w:author="김은수" w:date="2026-09-30T15:44:00Z" w16du:dateUtc="2026-09-30T06:44:00Z"/>
                <w:color w:val="FF0000"/>
              </w:rPr>
            </w:pPr>
            <w:del w:id="4003" w:author="김은수" w:date="2026-09-30T15:44:00Z" w16du:dateUtc="2026-09-30T06:44:00Z">
              <w:r w:rsidRPr="00AA475A">
                <w:rPr>
                  <w:rFonts w:hint="eastAsia"/>
                  <w:color w:val="000000" w:themeColor="text1"/>
                </w:rPr>
                <w:delText>2</w:delText>
              </w:r>
              <w:r w:rsidRPr="00AA475A">
                <w:rPr>
                  <w:color w:val="000000" w:themeColor="text1"/>
                </w:rPr>
                <w:delText>2,23</w:delText>
              </w:r>
            </w:del>
          </w:p>
        </w:tc>
        <w:tc>
          <w:tcPr>
            <w:tcW w:w="2694" w:type="dxa"/>
            <w:tcPrChange w:id="4004" w:author="김은수" w:date="2026-10-01T01:11:00Z">
              <w:tcPr>
                <w:tcW w:w="2694" w:type="dxa"/>
              </w:tcPr>
            </w:tcPrChange>
          </w:tcPr>
          <w:p w14:paraId="4C2DA7EC" w14:textId="77777777" w:rsidR="00621BC0" w:rsidRPr="001D1B02" w:rsidRDefault="00621BC0" w:rsidP="00C62BB0">
            <w:pPr>
              <w:cnfStyle w:val="000000000000" w:firstRow="0" w:lastRow="0" w:firstColumn="0" w:lastColumn="0" w:oddVBand="0" w:evenVBand="0" w:oddHBand="0" w:evenHBand="0" w:firstRowFirstColumn="0" w:firstRowLastColumn="0" w:lastRowFirstColumn="0" w:lastRowLastColumn="0"/>
              <w:rPr>
                <w:del w:id="4005" w:author="김은수" w:date="2026-09-30T15:44:00Z" w16du:dateUtc="2026-09-30T06:44:00Z"/>
                <w:color w:val="FF0000"/>
              </w:rPr>
            </w:pPr>
            <w:del w:id="4006" w:author="김은수" w:date="2026-09-30T15:44:00Z" w16du:dateUtc="2026-09-30T06:44:00Z">
              <w:r>
                <w:rPr>
                  <w:rFonts w:hint="eastAsia"/>
                </w:rPr>
                <w:delText>출력(</w:delText>
              </w:r>
              <w:r>
                <w:delText>no pullup)</w:delText>
              </w:r>
              <w:r>
                <w:rPr>
                  <w:rFonts w:hint="eastAsia"/>
                </w:rPr>
                <w:delText>,</w:delText>
              </w:r>
              <w:r>
                <w:delText xml:space="preserve"> Low</w:delText>
              </w:r>
            </w:del>
          </w:p>
        </w:tc>
        <w:tc>
          <w:tcPr>
            <w:tcW w:w="1274" w:type="dxa"/>
            <w:tcPrChange w:id="4007" w:author="김은수" w:date="2026-10-01T01:11:00Z">
              <w:tcPr>
                <w:tcW w:w="1274" w:type="dxa"/>
              </w:tcPr>
            </w:tcPrChange>
          </w:tcPr>
          <w:p w14:paraId="0E8FE4C0" w14:textId="77777777" w:rsidR="00621BC0" w:rsidRPr="00F42E7D" w:rsidRDefault="00621BC0" w:rsidP="0017598E">
            <w:pPr>
              <w:cnfStyle w:val="000000000000" w:firstRow="0" w:lastRow="0" w:firstColumn="0" w:lastColumn="0" w:oddVBand="0" w:evenVBand="0" w:oddHBand="0" w:evenHBand="0" w:firstRowFirstColumn="0" w:firstRowLastColumn="0" w:lastRowFirstColumn="0" w:lastRowLastColumn="0"/>
              <w:rPr>
                <w:del w:id="4008" w:author="김은수" w:date="2026-09-30T15:44:00Z" w16du:dateUtc="2026-09-30T06:44:00Z"/>
                <w:color w:val="FF0000"/>
              </w:rPr>
            </w:pPr>
            <w:del w:id="4009" w:author="김은수" w:date="2026-09-30T15:44:00Z" w16du:dateUtc="2026-09-30T06:44:00Z">
              <w:r>
                <w:rPr>
                  <w:rFonts w:hint="eastAsia"/>
                </w:rPr>
                <w:delText>C</w:delText>
              </w:r>
              <w:r>
                <w:delText>FX</w:delText>
              </w:r>
            </w:del>
          </w:p>
        </w:tc>
      </w:tr>
    </w:tbl>
    <w:p w14:paraId="67BAF81E" w14:textId="77777777" w:rsidR="00621BC0" w:rsidRPr="00E00010" w:rsidRDefault="00621BC0">
      <w:pPr>
        <w:pStyle w:val="a8"/>
        <w:spacing w:after="0" w:line="300" w:lineRule="auto"/>
        <w:rPr>
          <w:del w:id="4010" w:author="김은수" w:date="2026-09-30T15:44:00Z" w16du:dateUtc="2026-09-30T06:44:00Z"/>
          <w:szCs w:val="20"/>
        </w:rPr>
        <w:pPrChange w:id="4011" w:author="김은수" w:date="2026-10-01T03:22:00Z">
          <w:pPr>
            <w:pStyle w:val="a8"/>
            <w:spacing w:after="0" w:line="240" w:lineRule="auto"/>
            <w:ind w:leftChars="0" w:left="1960"/>
          </w:pPr>
        </w:pPrChange>
      </w:pPr>
    </w:p>
    <w:p w14:paraId="0ACD965B" w14:textId="77777777" w:rsidR="00621BC0" w:rsidRPr="00E00010" w:rsidRDefault="00621BC0">
      <w:pPr>
        <w:pStyle w:val="5"/>
        <w:keepNext w:val="0"/>
        <w:keepLines w:val="0"/>
        <w:widowControl w:val="0"/>
        <w:numPr>
          <w:ilvl w:val="4"/>
          <w:numId w:val="7"/>
        </w:numPr>
        <w:snapToGrid/>
        <w:spacing w:before="0" w:after="0" w:line="300" w:lineRule="auto"/>
        <w:jc w:val="both"/>
        <w:rPr>
          <w:del w:id="4012" w:author="김은수" w:date="2026-09-30T15:44:00Z" w16du:dateUtc="2026-09-30T06:44:00Z"/>
          <w:sz w:val="20"/>
          <w:szCs w:val="20"/>
        </w:rPr>
        <w:pPrChange w:id="4013" w:author="김은수" w:date="2026-10-01T03:22:00Z">
          <w:pPr>
            <w:pStyle w:val="5"/>
            <w:numPr>
              <w:ilvl w:val="4"/>
              <w:numId w:val="7"/>
            </w:numPr>
            <w:ind w:left="1400" w:hanging="400"/>
          </w:pPr>
        </w:pPrChange>
      </w:pPr>
      <w:del w:id="4014" w:author="김은수" w:date="2026-09-30T15:44:00Z" w16du:dateUtc="2026-09-30T06:44:00Z">
        <w:r w:rsidRPr="001F407E">
          <w:delText xml:space="preserve"> </w:delText>
        </w:r>
        <w:r w:rsidR="00DF4A77">
          <w:delText>SU</w:delText>
        </w:r>
        <w:r w:rsidR="00026E11">
          <w:delText>-ID-CFX-0</w:delText>
        </w:r>
        <w:r w:rsidR="00652620">
          <w:delText>29</w:delText>
        </w:r>
        <w:r w:rsidR="00026E11">
          <w:delText xml:space="preserve">, </w:delText>
        </w:r>
        <w:r>
          <w:rPr>
            <w:rFonts w:hint="eastAsia"/>
          </w:rPr>
          <w:delText>인터럽트 설정</w:delText>
        </w:r>
      </w:del>
    </w:p>
    <w:p w14:paraId="0C0DD36A" w14:textId="77777777" w:rsidR="00621BC0" w:rsidRPr="00E00010" w:rsidRDefault="00621BC0">
      <w:pPr>
        <w:pStyle w:val="a8"/>
        <w:numPr>
          <w:ilvl w:val="0"/>
          <w:numId w:val="22"/>
        </w:numPr>
        <w:spacing w:after="0" w:line="300" w:lineRule="auto"/>
        <w:ind w:left="1160"/>
        <w:rPr>
          <w:del w:id="4015" w:author="김은수" w:date="2026-09-30T15:44:00Z" w16du:dateUtc="2026-09-30T06:44:00Z"/>
          <w:szCs w:val="20"/>
        </w:rPr>
        <w:pPrChange w:id="4016" w:author="김은수" w:date="2026-10-01T03:22:00Z">
          <w:pPr>
            <w:pStyle w:val="a8"/>
            <w:numPr>
              <w:numId w:val="22"/>
            </w:numPr>
            <w:ind w:leftChars="1000" w:left="2360" w:hanging="360"/>
          </w:pPr>
        </w:pPrChange>
      </w:pPr>
      <w:del w:id="4017" w:author="김은수" w:date="2026-09-30T15:44:00Z" w16du:dateUtc="2026-09-30T06:44:00Z">
        <w:r>
          <w:rPr>
            <w:rFonts w:hint="eastAsia"/>
          </w:rPr>
          <w:delText>펜딩되어 있을 수 있는 인터럽트를 지운다.</w:delText>
        </w:r>
      </w:del>
    </w:p>
    <w:p w14:paraId="09743F63" w14:textId="77777777" w:rsidR="00621BC0" w:rsidRPr="00E00010" w:rsidRDefault="00621BC0">
      <w:pPr>
        <w:pStyle w:val="a8"/>
        <w:numPr>
          <w:ilvl w:val="0"/>
          <w:numId w:val="22"/>
        </w:numPr>
        <w:spacing w:after="0" w:line="300" w:lineRule="auto"/>
        <w:ind w:left="1160"/>
        <w:rPr>
          <w:del w:id="4018" w:author="김은수" w:date="2026-09-30T15:44:00Z" w16du:dateUtc="2026-09-30T06:44:00Z"/>
          <w:szCs w:val="20"/>
        </w:rPr>
        <w:pPrChange w:id="4019" w:author="김은수" w:date="2026-10-01T03:22:00Z">
          <w:pPr>
            <w:pStyle w:val="a8"/>
            <w:numPr>
              <w:numId w:val="22"/>
            </w:numPr>
            <w:ind w:leftChars="1000" w:left="2360" w:hanging="360"/>
          </w:pPr>
        </w:pPrChange>
      </w:pPr>
      <w:del w:id="4020" w:author="김은수" w:date="2026-09-30T15:44:00Z" w16du:dateUtc="2026-09-30T06:44:00Z">
        <w:r>
          <w:rPr>
            <w:rFonts w:hint="eastAsia"/>
          </w:rPr>
          <w:delText>인터럽트 우선순위 동일하게 설정</w:delText>
        </w:r>
      </w:del>
    </w:p>
    <w:p w14:paraId="4BB05D14" w14:textId="77777777" w:rsidR="00621BC0" w:rsidRPr="00E00010" w:rsidRDefault="00621BC0">
      <w:pPr>
        <w:pStyle w:val="a8"/>
        <w:numPr>
          <w:ilvl w:val="0"/>
          <w:numId w:val="22"/>
        </w:numPr>
        <w:spacing w:after="0" w:line="300" w:lineRule="auto"/>
        <w:ind w:left="1160"/>
        <w:rPr>
          <w:del w:id="4021" w:author="김은수" w:date="2026-09-30T15:44:00Z" w16du:dateUtc="2026-09-30T06:44:00Z"/>
          <w:szCs w:val="20"/>
        </w:rPr>
        <w:pPrChange w:id="4022" w:author="김은수" w:date="2026-10-01T03:22:00Z">
          <w:pPr>
            <w:pStyle w:val="a8"/>
            <w:numPr>
              <w:numId w:val="22"/>
            </w:numPr>
            <w:ind w:leftChars="1000" w:left="2360" w:hanging="360"/>
          </w:pPr>
        </w:pPrChange>
      </w:pPr>
      <w:del w:id="4023" w:author="김은수" w:date="2026-09-30T15:44:00Z" w16du:dateUtc="2026-09-30T06:44:00Z">
        <w:r>
          <w:rPr>
            <w:rFonts w:hint="eastAsia"/>
          </w:rPr>
          <w:delText>인터럽트 컨트롤러에서 받아들일 인터럽트 소스를 선택한다.</w:delText>
        </w:r>
      </w:del>
    </w:p>
    <w:p w14:paraId="47EFB73C" w14:textId="77777777" w:rsidR="00621BC0" w:rsidRPr="00E00010" w:rsidRDefault="00621BC0">
      <w:pPr>
        <w:pStyle w:val="a8"/>
        <w:spacing w:after="0" w:line="300" w:lineRule="auto"/>
        <w:rPr>
          <w:del w:id="4024" w:author="김은수" w:date="2026-09-30T15:44:00Z" w16du:dateUtc="2026-09-30T06:44:00Z"/>
          <w:szCs w:val="20"/>
        </w:rPr>
        <w:pPrChange w:id="4025" w:author="김은수" w:date="2026-10-01T03:22:00Z">
          <w:pPr>
            <w:pStyle w:val="a8"/>
            <w:ind w:leftChars="1180" w:left="2360"/>
          </w:pPr>
        </w:pPrChange>
      </w:pPr>
      <w:del w:id="4026" w:author="김은수" w:date="2026-09-30T15:44:00Z" w16du:dateUtc="2026-09-30T06:44:00Z">
        <w:r>
          <w:rPr>
            <w:rFonts w:hint="eastAsia"/>
          </w:rPr>
          <w:delText>:</w:delText>
        </w:r>
        <w:r>
          <w:delText xml:space="preserve"> watchdog, </w:delText>
        </w:r>
        <w:r>
          <w:rPr>
            <w:rFonts w:hint="eastAsia"/>
          </w:rPr>
          <w:delText>G</w:delText>
        </w:r>
        <w:r>
          <w:delText>PIO, Timer_1</w:delText>
        </w:r>
      </w:del>
    </w:p>
    <w:p w14:paraId="52555302" w14:textId="77777777" w:rsidR="00621BC0" w:rsidRPr="00E00010" w:rsidRDefault="00621BC0">
      <w:pPr>
        <w:pStyle w:val="a8"/>
        <w:numPr>
          <w:ilvl w:val="0"/>
          <w:numId w:val="22"/>
        </w:numPr>
        <w:spacing w:after="0" w:line="300" w:lineRule="auto"/>
        <w:ind w:left="1160"/>
        <w:rPr>
          <w:del w:id="4027" w:author="김은수" w:date="2026-09-30T15:44:00Z" w16du:dateUtc="2026-09-30T06:44:00Z"/>
          <w:szCs w:val="20"/>
        </w:rPr>
        <w:pPrChange w:id="4028" w:author="김은수" w:date="2026-10-01T03:22:00Z">
          <w:pPr>
            <w:pStyle w:val="a8"/>
            <w:numPr>
              <w:numId w:val="22"/>
            </w:numPr>
            <w:ind w:leftChars="1000" w:left="2360" w:hanging="360"/>
          </w:pPr>
        </w:pPrChange>
      </w:pPr>
      <w:del w:id="4029" w:author="김은수" w:date="2026-09-30T15:44:00Z" w16du:dateUtc="2026-09-30T06:44:00Z">
        <w:r>
          <w:rPr>
            <w:rFonts w:hint="eastAsia"/>
          </w:rPr>
          <w:delText>인터럽트를 활성화</w:delText>
        </w:r>
        <w:r>
          <w:delText>한다</w:delText>
        </w:r>
        <w:r>
          <w:rPr>
            <w:rFonts w:hint="eastAsia"/>
          </w:rPr>
          <w:delText>.</w:delText>
        </w:r>
      </w:del>
    </w:p>
    <w:p w14:paraId="2E5E683E" w14:textId="77777777" w:rsidR="00621BC0" w:rsidRPr="00E00010" w:rsidRDefault="00DF4A77">
      <w:pPr>
        <w:pStyle w:val="5"/>
        <w:keepNext w:val="0"/>
        <w:keepLines w:val="0"/>
        <w:widowControl w:val="0"/>
        <w:numPr>
          <w:ilvl w:val="4"/>
          <w:numId w:val="7"/>
        </w:numPr>
        <w:snapToGrid/>
        <w:spacing w:before="0" w:after="0" w:line="300" w:lineRule="auto"/>
        <w:jc w:val="both"/>
        <w:rPr>
          <w:del w:id="4030" w:author="김은수" w:date="2026-09-30T15:44:00Z" w16du:dateUtc="2026-09-30T06:44:00Z"/>
          <w:sz w:val="20"/>
          <w:szCs w:val="20"/>
        </w:rPr>
        <w:pPrChange w:id="4031" w:author="김은수" w:date="2026-10-01T03:22:00Z">
          <w:pPr>
            <w:pStyle w:val="5"/>
            <w:numPr>
              <w:ilvl w:val="4"/>
              <w:numId w:val="7"/>
            </w:numPr>
            <w:ind w:left="1400" w:hanging="400"/>
          </w:pPr>
        </w:pPrChange>
      </w:pPr>
      <w:del w:id="4032" w:author="김은수" w:date="2026-09-30T15:44:00Z" w16du:dateUtc="2026-09-30T06:44:00Z">
        <w:r>
          <w:delText>SU</w:delText>
        </w:r>
        <w:r w:rsidR="00026E11">
          <w:delText>-ID-CFX-0</w:delText>
        </w:r>
        <w:r w:rsidR="00652620">
          <w:delText>30</w:delText>
        </w:r>
        <w:r w:rsidR="00026E11">
          <w:delText xml:space="preserve">, </w:delText>
        </w:r>
        <w:r w:rsidR="00621BC0">
          <w:rPr>
            <w:rFonts w:hint="eastAsia"/>
          </w:rPr>
          <w:delText>저전력 모드 전환</w:delText>
        </w:r>
      </w:del>
    </w:p>
    <w:p w14:paraId="76D1D74E" w14:textId="77777777" w:rsidR="00621BC0" w:rsidRPr="00E00010" w:rsidRDefault="00621BC0">
      <w:pPr>
        <w:pStyle w:val="a8"/>
        <w:numPr>
          <w:ilvl w:val="1"/>
          <w:numId w:val="22"/>
        </w:numPr>
        <w:spacing w:after="0" w:line="300" w:lineRule="auto"/>
        <w:ind w:left="1240"/>
        <w:rPr>
          <w:del w:id="4033" w:author="김은수" w:date="2026-09-30T15:44:00Z" w16du:dateUtc="2026-09-30T06:44:00Z"/>
          <w:szCs w:val="20"/>
        </w:rPr>
        <w:pPrChange w:id="4034" w:author="김은수" w:date="2026-10-01T03:22:00Z">
          <w:pPr>
            <w:pStyle w:val="a8"/>
            <w:numPr>
              <w:ilvl w:val="1"/>
              <w:numId w:val="22"/>
            </w:numPr>
            <w:ind w:leftChars="0" w:left="2480" w:hanging="440"/>
          </w:pPr>
        </w:pPrChange>
      </w:pPr>
      <w:del w:id="4035" w:author="김은수" w:date="2026-09-30T15:44:00Z" w16du:dateUtc="2026-09-30T06:44:00Z">
        <w:r w:rsidRPr="007633E5">
          <w:rPr>
            <w:rFonts w:ascii="Courier New" w:hAnsi="Courier New" w:cs="Courier New"/>
            <w:kern w:val="0"/>
            <w:szCs w:val="20"/>
          </w:rPr>
          <w:delText xml:space="preserve">Sys_SoftPowerdownEnable </w:delText>
        </w:r>
        <w:r w:rsidRPr="007633E5">
          <w:rPr>
            <w:rFonts w:ascii="Courier New" w:hAnsi="Courier New" w:cs="Courier New" w:hint="eastAsia"/>
            <w:kern w:val="0"/>
            <w:szCs w:val="20"/>
          </w:rPr>
          <w:delText>실행</w:delText>
        </w:r>
        <w:r>
          <w:rPr>
            <w:rFonts w:ascii="Courier New" w:hAnsi="Courier New" w:cs="Courier New"/>
            <w:kern w:val="0"/>
            <w:szCs w:val="20"/>
          </w:rPr>
          <w:delText>한다</w:delText>
        </w:r>
        <w:r>
          <w:rPr>
            <w:rFonts w:ascii="Courier New" w:hAnsi="Courier New" w:cs="Courier New" w:hint="eastAsia"/>
            <w:kern w:val="0"/>
            <w:szCs w:val="20"/>
          </w:rPr>
          <w:delText>.</w:delText>
        </w:r>
        <w:r>
          <w:rPr>
            <w:rFonts w:ascii="Courier New" w:hAnsi="Courier New" w:cs="Courier New"/>
            <w:kern w:val="0"/>
            <w:szCs w:val="20"/>
          </w:rPr>
          <w:delText xml:space="preserve"> (</w:delText>
        </w:r>
        <w:r w:rsidRPr="007633E5">
          <w:rPr>
            <w:rFonts w:ascii="Courier New" w:hAnsi="Courier New" w:cs="Courier New" w:hint="eastAsia"/>
            <w:kern w:val="0"/>
            <w:szCs w:val="20"/>
          </w:rPr>
          <w:delText>시스템</w:delText>
        </w:r>
        <w:r w:rsidRPr="007633E5">
          <w:rPr>
            <w:rFonts w:ascii="Courier New" w:hAnsi="Courier New" w:cs="Courier New" w:hint="eastAsia"/>
            <w:kern w:val="0"/>
            <w:szCs w:val="20"/>
          </w:rPr>
          <w:delText xml:space="preserve"> </w:delText>
        </w:r>
        <w:r w:rsidRPr="007633E5">
          <w:rPr>
            <w:rFonts w:ascii="Courier New" w:hAnsi="Courier New" w:cs="Courier New" w:hint="eastAsia"/>
            <w:kern w:val="0"/>
            <w:szCs w:val="20"/>
          </w:rPr>
          <w:delText>클럭이</w:delText>
        </w:r>
        <w:r w:rsidRPr="007633E5">
          <w:rPr>
            <w:rFonts w:ascii="Courier New" w:hAnsi="Courier New" w:cs="Courier New" w:hint="eastAsia"/>
            <w:kern w:val="0"/>
            <w:szCs w:val="20"/>
          </w:rPr>
          <w:delText xml:space="preserve"> </w:delText>
        </w:r>
        <w:r w:rsidRPr="007633E5">
          <w:rPr>
            <w:rFonts w:ascii="Courier New" w:hAnsi="Courier New" w:cs="Courier New" w:hint="eastAsia"/>
            <w:kern w:val="0"/>
            <w:szCs w:val="20"/>
          </w:rPr>
          <w:delText>자동으로</w:delText>
        </w:r>
        <w:r w:rsidRPr="007633E5">
          <w:rPr>
            <w:rFonts w:ascii="Courier New" w:hAnsi="Courier New" w:cs="Courier New" w:hint="eastAsia"/>
            <w:kern w:val="0"/>
            <w:szCs w:val="20"/>
          </w:rPr>
          <w:delText xml:space="preserve"> </w:delText>
        </w:r>
        <w:r w:rsidRPr="007633E5">
          <w:rPr>
            <w:rFonts w:ascii="Courier New" w:hAnsi="Courier New" w:cs="Courier New"/>
            <w:kern w:val="0"/>
            <w:szCs w:val="20"/>
          </w:rPr>
          <w:delText>20kHz</w:delText>
        </w:r>
        <w:r w:rsidRPr="007633E5">
          <w:rPr>
            <w:rFonts w:ascii="Courier New" w:hAnsi="Courier New" w:cs="Courier New" w:hint="eastAsia"/>
            <w:kern w:val="0"/>
            <w:szCs w:val="20"/>
          </w:rPr>
          <w:delText>로</w:delText>
        </w:r>
        <w:r w:rsidRPr="007633E5">
          <w:rPr>
            <w:rFonts w:ascii="Courier New" w:hAnsi="Courier New" w:cs="Courier New" w:hint="eastAsia"/>
            <w:kern w:val="0"/>
            <w:szCs w:val="20"/>
          </w:rPr>
          <w:delText xml:space="preserve"> </w:delText>
        </w:r>
        <w:r w:rsidRPr="007633E5">
          <w:rPr>
            <w:rFonts w:ascii="Courier New" w:hAnsi="Courier New" w:cs="Courier New" w:hint="eastAsia"/>
            <w:kern w:val="0"/>
            <w:szCs w:val="20"/>
          </w:rPr>
          <w:delText>변환됨</w:delText>
        </w:r>
        <w:r w:rsidRPr="007633E5">
          <w:rPr>
            <w:rFonts w:ascii="Courier New" w:hAnsi="Courier New" w:cs="Courier New" w:hint="eastAsia"/>
            <w:kern w:val="0"/>
            <w:szCs w:val="20"/>
          </w:rPr>
          <w:delText>)</w:delText>
        </w:r>
      </w:del>
    </w:p>
    <w:p w14:paraId="6B3DC1CC" w14:textId="77777777" w:rsidR="00621BC0" w:rsidRPr="00E00010" w:rsidRDefault="00DF4A77">
      <w:pPr>
        <w:pStyle w:val="5"/>
        <w:keepNext w:val="0"/>
        <w:keepLines w:val="0"/>
        <w:widowControl w:val="0"/>
        <w:numPr>
          <w:ilvl w:val="4"/>
          <w:numId w:val="7"/>
        </w:numPr>
        <w:snapToGrid/>
        <w:spacing w:before="0" w:after="0" w:line="300" w:lineRule="auto"/>
        <w:jc w:val="both"/>
        <w:rPr>
          <w:del w:id="4036" w:author="김은수" w:date="2026-09-30T15:44:00Z" w16du:dateUtc="2026-09-30T06:44:00Z"/>
          <w:sz w:val="20"/>
          <w:szCs w:val="20"/>
        </w:rPr>
        <w:pPrChange w:id="4037" w:author="김은수" w:date="2026-10-01T03:22:00Z">
          <w:pPr>
            <w:pStyle w:val="5"/>
            <w:numPr>
              <w:ilvl w:val="4"/>
              <w:numId w:val="7"/>
            </w:numPr>
            <w:ind w:left="1400" w:hanging="400"/>
          </w:pPr>
        </w:pPrChange>
      </w:pPr>
      <w:del w:id="4038" w:author="김은수" w:date="2026-09-30T15:44:00Z" w16du:dateUtc="2026-09-30T06:44:00Z">
        <w:r>
          <w:delText>SU</w:delText>
        </w:r>
        <w:r w:rsidR="00026E11">
          <w:delText>-ID-CFX-0</w:delText>
        </w:r>
        <w:r w:rsidR="00BC36AA">
          <w:delText>3</w:delText>
        </w:r>
        <w:r w:rsidR="00652620">
          <w:delText>1</w:delText>
        </w:r>
        <w:r w:rsidR="00026E11">
          <w:delText xml:space="preserve">, </w:delText>
        </w:r>
        <w:r w:rsidR="00621BC0">
          <w:rPr>
            <w:rFonts w:hint="eastAsia"/>
          </w:rPr>
          <w:delText>시스템 클럭 변환에 따른 분주 클럭 조정</w:delText>
        </w:r>
      </w:del>
    </w:p>
    <w:p w14:paraId="3B408FB1" w14:textId="77777777" w:rsidR="00621BC0" w:rsidRPr="00E00010" w:rsidRDefault="00621BC0">
      <w:pPr>
        <w:pStyle w:val="a8"/>
        <w:numPr>
          <w:ilvl w:val="1"/>
          <w:numId w:val="22"/>
        </w:numPr>
        <w:spacing w:after="0" w:line="300" w:lineRule="auto"/>
        <w:ind w:left="1240"/>
        <w:rPr>
          <w:del w:id="4039" w:author="김은수" w:date="2026-09-30T15:44:00Z" w16du:dateUtc="2026-09-30T06:44:00Z"/>
          <w:szCs w:val="20"/>
        </w:rPr>
        <w:pPrChange w:id="4040" w:author="김은수" w:date="2026-10-01T03:22:00Z">
          <w:pPr>
            <w:pStyle w:val="a8"/>
            <w:numPr>
              <w:ilvl w:val="1"/>
              <w:numId w:val="22"/>
            </w:numPr>
            <w:ind w:leftChars="0" w:left="2480" w:hanging="440"/>
          </w:pPr>
        </w:pPrChange>
      </w:pPr>
      <w:del w:id="4041" w:author="김은수" w:date="2026-09-30T15:44:00Z" w16du:dateUtc="2026-09-30T06:44:00Z">
        <w:r>
          <w:rPr>
            <w:rFonts w:hint="eastAsia"/>
          </w:rPr>
          <w:delText>U</w:delText>
        </w:r>
        <w:r>
          <w:delText>CLK, SLOWCLK</w:delText>
        </w:r>
        <w:r>
          <w:rPr>
            <w:rFonts w:hint="eastAsia"/>
          </w:rPr>
          <w:delText xml:space="preserve">의 소스를 </w:delText>
        </w:r>
        <w:r>
          <w:delText>SYSCLK</w:delText>
        </w:r>
        <w:r>
          <w:rPr>
            <w:rFonts w:hint="eastAsia"/>
          </w:rPr>
          <w:delText>로 설정</w:delText>
        </w:r>
      </w:del>
    </w:p>
    <w:p w14:paraId="36D55863" w14:textId="77777777" w:rsidR="00621BC0" w:rsidRPr="00E00010" w:rsidRDefault="00621BC0">
      <w:pPr>
        <w:pStyle w:val="a8"/>
        <w:numPr>
          <w:ilvl w:val="1"/>
          <w:numId w:val="22"/>
        </w:numPr>
        <w:spacing w:after="0" w:line="300" w:lineRule="auto"/>
        <w:ind w:left="1240"/>
        <w:rPr>
          <w:del w:id="4042" w:author="김은수" w:date="2026-09-30T15:44:00Z" w16du:dateUtc="2026-09-30T06:44:00Z"/>
          <w:szCs w:val="20"/>
        </w:rPr>
        <w:pPrChange w:id="4043" w:author="김은수" w:date="2026-10-01T03:22:00Z">
          <w:pPr>
            <w:pStyle w:val="a8"/>
            <w:numPr>
              <w:ilvl w:val="1"/>
              <w:numId w:val="22"/>
            </w:numPr>
            <w:ind w:leftChars="0" w:left="2480" w:hanging="440"/>
          </w:pPr>
        </w:pPrChange>
      </w:pPr>
      <w:del w:id="4044" w:author="김은수" w:date="2026-09-30T15:44:00Z" w16du:dateUtc="2026-09-30T06:44:00Z">
        <w:r>
          <w:rPr>
            <w:rFonts w:hint="eastAsia"/>
          </w:rPr>
          <w:delText xml:space="preserve">분주는 </w:delText>
        </w:r>
        <w:r>
          <w:delText>1</w:delText>
        </w:r>
        <w:r>
          <w:rPr>
            <w:rFonts w:hint="eastAsia"/>
          </w:rPr>
          <w:delText>로 설정</w:delText>
        </w:r>
      </w:del>
    </w:p>
    <w:p w14:paraId="31AC94B3" w14:textId="77777777" w:rsidR="00621BC0" w:rsidRPr="00E00010" w:rsidRDefault="00DF4A77">
      <w:pPr>
        <w:pStyle w:val="5"/>
        <w:keepNext w:val="0"/>
        <w:keepLines w:val="0"/>
        <w:widowControl w:val="0"/>
        <w:numPr>
          <w:ilvl w:val="4"/>
          <w:numId w:val="7"/>
        </w:numPr>
        <w:snapToGrid/>
        <w:spacing w:before="0" w:after="0" w:line="300" w:lineRule="auto"/>
        <w:jc w:val="both"/>
        <w:rPr>
          <w:del w:id="4045" w:author="김은수" w:date="2026-09-30T15:44:00Z" w16du:dateUtc="2026-09-30T06:44:00Z"/>
          <w:sz w:val="20"/>
          <w:szCs w:val="20"/>
        </w:rPr>
        <w:pPrChange w:id="4046" w:author="김은수" w:date="2026-10-01T03:22:00Z">
          <w:pPr>
            <w:pStyle w:val="5"/>
            <w:numPr>
              <w:ilvl w:val="4"/>
              <w:numId w:val="7"/>
            </w:numPr>
            <w:ind w:left="1400" w:hanging="400"/>
          </w:pPr>
        </w:pPrChange>
      </w:pPr>
      <w:del w:id="4047" w:author="김은수" w:date="2026-09-30T15:44:00Z" w16du:dateUtc="2026-09-30T06:44:00Z">
        <w:r>
          <w:delText>SU</w:delText>
        </w:r>
        <w:r w:rsidR="00026E11">
          <w:delText>-ID-CFX-0</w:delText>
        </w:r>
        <w:r w:rsidR="00BC36AA">
          <w:delText>3</w:delText>
        </w:r>
        <w:r w:rsidR="00652620">
          <w:delText>2</w:delText>
        </w:r>
        <w:r w:rsidR="00026E11">
          <w:delText xml:space="preserve">, </w:delText>
        </w:r>
        <w:r w:rsidR="00C742FB">
          <w:rPr>
            <w:rFonts w:hint="eastAsia"/>
          </w:rPr>
          <w:delText>타이머 설정</w:delText>
        </w:r>
      </w:del>
    </w:p>
    <w:p w14:paraId="44D15C7C" w14:textId="77777777" w:rsidR="00621BC0" w:rsidRPr="00E00010" w:rsidRDefault="00621BC0">
      <w:pPr>
        <w:pStyle w:val="a8"/>
        <w:numPr>
          <w:ilvl w:val="1"/>
          <w:numId w:val="22"/>
        </w:numPr>
        <w:spacing w:after="0" w:line="300" w:lineRule="auto"/>
        <w:ind w:left="1240"/>
        <w:rPr>
          <w:del w:id="4048" w:author="김은수" w:date="2026-09-30T15:44:00Z" w16du:dateUtc="2026-09-30T06:44:00Z"/>
          <w:szCs w:val="20"/>
          <w:shd w:val="clear" w:color="auto" w:fill="FFFFFF" w:themeFill="background1"/>
        </w:rPr>
        <w:pPrChange w:id="4049" w:author="김은수" w:date="2026-10-01T03:22:00Z">
          <w:pPr>
            <w:pStyle w:val="a8"/>
            <w:numPr>
              <w:ilvl w:val="1"/>
              <w:numId w:val="22"/>
            </w:numPr>
            <w:ind w:leftChars="0" w:left="2480" w:hanging="440"/>
          </w:pPr>
        </w:pPrChange>
      </w:pPr>
      <w:del w:id="4050" w:author="김은수" w:date="2026-09-30T15:44:00Z" w16du:dateUtc="2026-09-30T06:44:00Z">
        <w:r>
          <w:rPr>
            <w:rFonts w:hint="eastAsia"/>
          </w:rPr>
          <w:delText>2</w:delText>
        </w:r>
        <w:r>
          <w:delText xml:space="preserve">0kH </w:delText>
        </w:r>
        <w:r>
          <w:rPr>
            <w:rFonts w:hint="eastAsia"/>
          </w:rPr>
          <w:delText>c</w:delText>
        </w:r>
        <w:r>
          <w:delText>lk</w:delText>
        </w:r>
        <w:r>
          <w:rPr>
            <w:rFonts w:hint="eastAsia"/>
          </w:rPr>
          <w:delText xml:space="preserve">에서 </w:delText>
        </w:r>
        <w:r>
          <w:delText xml:space="preserve">1msec </w:delText>
        </w:r>
        <w:r>
          <w:rPr>
            <w:rFonts w:hint="eastAsia"/>
          </w:rPr>
          <w:delText>마다 인터럽트를 발생시키도록 타이머를 설정한다.</w:delText>
        </w:r>
      </w:del>
    </w:p>
    <w:p w14:paraId="2ED5E980" w14:textId="77777777" w:rsidR="00621BC0" w:rsidRPr="00E00010" w:rsidRDefault="00182595">
      <w:pPr>
        <w:pStyle w:val="3"/>
        <w:keepNext w:val="0"/>
        <w:keepLines w:val="0"/>
        <w:widowControl w:val="0"/>
        <w:numPr>
          <w:ilvl w:val="2"/>
          <w:numId w:val="7"/>
        </w:numPr>
        <w:snapToGrid/>
        <w:spacing w:before="0" w:after="0" w:line="300" w:lineRule="auto"/>
        <w:jc w:val="both"/>
        <w:rPr>
          <w:del w:id="4051" w:author="김은수" w:date="2026-09-30T15:44:00Z" w16du:dateUtc="2026-09-30T06:44:00Z"/>
          <w:sz w:val="20"/>
          <w:szCs w:val="20"/>
        </w:rPr>
        <w:pPrChange w:id="4052" w:author="김은수" w:date="2026-10-01T03:22:00Z">
          <w:pPr>
            <w:pStyle w:val="3"/>
            <w:numPr>
              <w:ilvl w:val="2"/>
              <w:numId w:val="7"/>
            </w:numPr>
            <w:ind w:left="1000" w:hanging="400"/>
          </w:pPr>
        </w:pPrChange>
      </w:pPr>
      <w:bookmarkStart w:id="4053" w:name="_Toc180573613"/>
      <w:del w:id="4054" w:author="김은수" w:date="2026-09-30T15:44:00Z" w16du:dateUtc="2026-09-30T06:44:00Z">
        <w:r>
          <w:delText xml:space="preserve">EEPROM </w:delText>
        </w:r>
        <w:r>
          <w:rPr>
            <w:rFonts w:hint="eastAsia"/>
          </w:rPr>
          <w:delText>접근 항목</w:delText>
        </w:r>
        <w:bookmarkEnd w:id="4053"/>
      </w:del>
    </w:p>
    <w:p w14:paraId="5F6B8EEB" w14:textId="77777777" w:rsidR="00E1286B" w:rsidRPr="00E00010" w:rsidRDefault="00E1286B">
      <w:pPr>
        <w:spacing w:after="0" w:line="300" w:lineRule="auto"/>
        <w:rPr>
          <w:del w:id="4055" w:author="김은수" w:date="2026-09-30T15:44:00Z" w16du:dateUtc="2026-09-30T06:44:00Z"/>
          <w:szCs w:val="20"/>
        </w:rPr>
        <w:pPrChange w:id="4056" w:author="김은수" w:date="2026-10-01T03:22:00Z">
          <w:pPr>
            <w:ind w:leftChars="525" w:left="1050"/>
          </w:pPr>
        </w:pPrChange>
      </w:pPr>
      <w:del w:id="4057" w:author="김은수" w:date="2026-09-30T15:44:00Z" w16du:dateUtc="2026-09-30T06:44:00Z">
        <w:r>
          <w:rPr>
            <w:rFonts w:hint="eastAsia"/>
          </w:rPr>
          <w:delText>C</w:delText>
        </w:r>
        <w:r>
          <w:delText>FX core</w:delText>
        </w:r>
        <w:r>
          <w:rPr>
            <w:rFonts w:hint="eastAsia"/>
          </w:rPr>
          <w:delText xml:space="preserve">에 연결되어 있는 </w:delText>
        </w:r>
        <w:r>
          <w:delText>EEPORM</w:delText>
        </w:r>
        <w:r>
          <w:rPr>
            <w:rFonts w:hint="eastAsia"/>
          </w:rPr>
          <w:delText>을 읽고 쓰는 유닛들을 구현한다.</w:delText>
        </w:r>
      </w:del>
    </w:p>
    <w:p w14:paraId="3C56A8C9" w14:textId="77777777" w:rsidR="007208BA" w:rsidRPr="00E00010" w:rsidRDefault="007208BA">
      <w:pPr>
        <w:pStyle w:val="4"/>
        <w:keepNext w:val="0"/>
        <w:keepLines w:val="0"/>
        <w:widowControl w:val="0"/>
        <w:numPr>
          <w:ilvl w:val="3"/>
          <w:numId w:val="7"/>
        </w:numPr>
        <w:snapToGrid/>
        <w:spacing w:before="0" w:after="0" w:line="300" w:lineRule="auto"/>
        <w:jc w:val="both"/>
        <w:rPr>
          <w:del w:id="4058" w:author="김은수" w:date="2026-09-30T15:44:00Z" w16du:dateUtc="2026-09-30T06:44:00Z"/>
          <w:sz w:val="20"/>
          <w:szCs w:val="20"/>
        </w:rPr>
        <w:pPrChange w:id="4059" w:author="김은수" w:date="2026-10-01T03:22:00Z">
          <w:pPr>
            <w:pStyle w:val="4"/>
            <w:numPr>
              <w:ilvl w:val="3"/>
              <w:numId w:val="7"/>
            </w:numPr>
            <w:ind w:left="1200" w:hanging="400"/>
          </w:pPr>
        </w:pPrChange>
      </w:pPr>
      <w:del w:id="4060" w:author="김은수" w:date="2026-09-30T15:44:00Z" w16du:dateUtc="2026-09-30T06:44:00Z">
        <w:r>
          <w:rPr>
            <w:rFonts w:hint="eastAsia"/>
          </w:rPr>
          <w:delText>기본 파라미터 읽기</w:delText>
        </w:r>
      </w:del>
    </w:p>
    <w:p w14:paraId="6395F192" w14:textId="77777777" w:rsidR="007208BA" w:rsidRPr="00E00010" w:rsidRDefault="00DF4A77">
      <w:pPr>
        <w:pStyle w:val="5"/>
        <w:keepNext w:val="0"/>
        <w:keepLines w:val="0"/>
        <w:widowControl w:val="0"/>
        <w:numPr>
          <w:ilvl w:val="4"/>
          <w:numId w:val="7"/>
        </w:numPr>
        <w:snapToGrid/>
        <w:spacing w:before="0" w:after="0" w:line="300" w:lineRule="auto"/>
        <w:jc w:val="both"/>
        <w:rPr>
          <w:del w:id="4061" w:author="김은수" w:date="2026-09-30T15:44:00Z" w16du:dateUtc="2026-09-30T06:44:00Z"/>
          <w:sz w:val="20"/>
          <w:szCs w:val="20"/>
        </w:rPr>
        <w:pPrChange w:id="4062" w:author="김은수" w:date="2026-10-01T03:22:00Z">
          <w:pPr>
            <w:pStyle w:val="5"/>
            <w:numPr>
              <w:ilvl w:val="4"/>
              <w:numId w:val="7"/>
            </w:numPr>
            <w:ind w:left="1400" w:hanging="400"/>
          </w:pPr>
        </w:pPrChange>
      </w:pPr>
      <w:del w:id="4063" w:author="김은수" w:date="2026-09-30T15:44:00Z" w16du:dateUtc="2026-09-30T06:44:00Z">
        <w:r>
          <w:delText>SU</w:delText>
        </w:r>
        <w:r w:rsidR="00F8273B">
          <w:delText>-ID-CFX-0</w:delText>
        </w:r>
        <w:r w:rsidR="00026E11">
          <w:delText>3</w:delText>
        </w:r>
        <w:r w:rsidR="00652620">
          <w:delText>3</w:delText>
        </w:r>
        <w:r w:rsidR="00F8273B">
          <w:delText xml:space="preserve">, </w:delText>
        </w:r>
        <w:r w:rsidR="007208BA">
          <w:delText xml:space="preserve">windowing </w:delText>
        </w:r>
        <w:r w:rsidR="007208BA">
          <w:rPr>
            <w:rFonts w:hint="eastAsia"/>
          </w:rPr>
          <w:delText>계수 읽기 유닛</w:delText>
        </w:r>
      </w:del>
    </w:p>
    <w:p w14:paraId="0A6163FB" w14:textId="77777777" w:rsidR="007208BA" w:rsidRPr="00E00010" w:rsidRDefault="007208BA">
      <w:pPr>
        <w:spacing w:after="0" w:line="300" w:lineRule="auto"/>
        <w:rPr>
          <w:del w:id="4064" w:author="김은수" w:date="2026-09-30T15:44:00Z" w16du:dateUtc="2026-09-30T06:44:00Z"/>
          <w:szCs w:val="20"/>
        </w:rPr>
        <w:pPrChange w:id="4065" w:author="김은수" w:date="2026-10-01T03:22:00Z">
          <w:pPr>
            <w:ind w:leftChars="1013" w:left="2026"/>
          </w:pPr>
        </w:pPrChange>
      </w:pPr>
      <w:del w:id="4066" w:author="김은수" w:date="2026-09-30T15:44:00Z" w16du:dateUtc="2026-09-30T06:44:00Z">
        <w:r>
          <w:rPr>
            <w:rFonts w:ascii="Courier New" w:hAnsi="Courier New" w:cs="Courier New"/>
            <w:color w:val="FF8000"/>
            <w:kern w:val="0"/>
            <w:szCs w:val="20"/>
            <w:highlight w:val="yellow"/>
          </w:rPr>
          <w:delText>Win_DFT_R_Forward</w:delText>
        </w:r>
        <w:r>
          <w:rPr>
            <w:rFonts w:hint="eastAsia"/>
          </w:rPr>
          <w:delText xml:space="preserve">에서 사용되는 윈도우 계수를 </w:delText>
        </w:r>
        <w:r>
          <w:delText>EEPROM</w:delText>
        </w:r>
        <w:r>
          <w:rPr>
            <w:rFonts w:hint="eastAsia"/>
          </w:rPr>
          <w:delText>에서 읽어 H</w:delText>
        </w:r>
        <w:r>
          <w:delText>ear Core</w:delText>
        </w:r>
        <w:r>
          <w:rPr>
            <w:rFonts w:hint="eastAsia"/>
          </w:rPr>
          <w:delText>의 공유메모리에 저장한다.</w:delText>
        </w:r>
      </w:del>
    </w:p>
    <w:p w14:paraId="554543E9" w14:textId="77777777" w:rsidR="007208BA" w:rsidRPr="00E00010" w:rsidRDefault="00DF4A77">
      <w:pPr>
        <w:pStyle w:val="5"/>
        <w:keepNext w:val="0"/>
        <w:keepLines w:val="0"/>
        <w:widowControl w:val="0"/>
        <w:numPr>
          <w:ilvl w:val="4"/>
          <w:numId w:val="7"/>
        </w:numPr>
        <w:snapToGrid/>
        <w:spacing w:before="0" w:after="0" w:line="300" w:lineRule="auto"/>
        <w:jc w:val="both"/>
        <w:rPr>
          <w:del w:id="4067" w:author="김은수" w:date="2026-09-30T15:44:00Z" w16du:dateUtc="2026-09-30T06:44:00Z"/>
          <w:sz w:val="20"/>
          <w:szCs w:val="20"/>
        </w:rPr>
        <w:pPrChange w:id="4068" w:author="김은수" w:date="2026-10-01T03:22:00Z">
          <w:pPr>
            <w:pStyle w:val="5"/>
            <w:numPr>
              <w:ilvl w:val="4"/>
              <w:numId w:val="7"/>
            </w:numPr>
            <w:ind w:left="1400" w:hanging="400"/>
          </w:pPr>
        </w:pPrChange>
      </w:pPr>
      <w:del w:id="4069" w:author="김은수" w:date="2026-09-30T15:44:00Z" w16du:dateUtc="2026-09-30T06:44:00Z">
        <w:r>
          <w:delText>SU</w:delText>
        </w:r>
        <w:r w:rsidR="00F8273B">
          <w:delText>-ID-CFX-0</w:delText>
        </w:r>
        <w:r w:rsidR="00026E11">
          <w:delText>3</w:delText>
        </w:r>
        <w:r w:rsidR="00652620">
          <w:delText>4</w:delText>
        </w:r>
        <w:r w:rsidR="00F8273B">
          <w:delText xml:space="preserve">, </w:delText>
        </w:r>
        <w:r w:rsidR="007208BA">
          <w:rPr>
            <w:rFonts w:hint="eastAsia"/>
          </w:rPr>
          <w:delText>내부기 정보 읽기 유닛</w:delText>
        </w:r>
      </w:del>
    </w:p>
    <w:p w14:paraId="5D4B3688" w14:textId="77777777" w:rsidR="007208BA" w:rsidRPr="00E00010" w:rsidRDefault="007208BA">
      <w:pPr>
        <w:spacing w:after="0" w:line="300" w:lineRule="auto"/>
        <w:rPr>
          <w:del w:id="4070" w:author="김은수" w:date="2026-09-30T15:44:00Z" w16du:dateUtc="2026-09-30T06:44:00Z"/>
          <w:szCs w:val="20"/>
        </w:rPr>
        <w:pPrChange w:id="4071" w:author="김은수" w:date="2026-10-01T03:22:00Z">
          <w:pPr>
            <w:ind w:leftChars="1000" w:left="2000"/>
          </w:pPr>
        </w:pPrChange>
      </w:pPr>
      <w:del w:id="4072" w:author="김은수" w:date="2026-09-30T15:44:00Z" w16du:dateUtc="2026-09-30T06:44:00Z">
        <w:r>
          <w:rPr>
            <w:rFonts w:hint="eastAsia"/>
          </w:rPr>
          <w:delText>E</w:delText>
        </w:r>
        <w:r>
          <w:delText>EPROM</w:delText>
        </w:r>
        <w:r>
          <w:rPr>
            <w:rFonts w:hint="eastAsia"/>
          </w:rPr>
          <w:delText>에 저장되어 있는</w:delText>
        </w:r>
        <w:r w:rsidR="00E6464F">
          <w:rPr>
            <w:rFonts w:hint="eastAsia"/>
          </w:rPr>
          <w:delText xml:space="preserve"> 모든 </w:delText>
        </w:r>
        <w:r>
          <w:rPr>
            <w:rFonts w:hint="eastAsia"/>
          </w:rPr>
          <w:delText xml:space="preserve">내부기 정보를 </w:delText>
        </w:r>
        <w:r w:rsidR="00A37E13">
          <w:rPr>
            <w:rFonts w:hint="eastAsia"/>
          </w:rPr>
          <w:delText>읽고</w:delText>
        </w:r>
        <w:r>
          <w:rPr>
            <w:rFonts w:hint="eastAsia"/>
          </w:rPr>
          <w:delText>,</w:delText>
        </w:r>
        <w:r>
          <w:delText xml:space="preserve"> CM3</w:delText>
        </w:r>
        <w:r w:rsidR="00E544CD">
          <w:rPr>
            <w:rFonts w:hint="eastAsia"/>
          </w:rPr>
          <w:delText>에 공유한다</w:delText>
        </w:r>
        <w:r>
          <w:rPr>
            <w:rFonts w:hint="eastAsia"/>
          </w:rPr>
          <w:delText>.</w:delText>
        </w:r>
      </w:del>
    </w:p>
    <w:p w14:paraId="2977E709" w14:textId="77777777" w:rsidR="007208BA" w:rsidRPr="00E00010" w:rsidRDefault="007208BA">
      <w:pPr>
        <w:pStyle w:val="5"/>
        <w:keepNext w:val="0"/>
        <w:keepLines w:val="0"/>
        <w:widowControl w:val="0"/>
        <w:numPr>
          <w:ilvl w:val="4"/>
          <w:numId w:val="7"/>
        </w:numPr>
        <w:snapToGrid/>
        <w:spacing w:before="0" w:after="0" w:line="300" w:lineRule="auto"/>
        <w:jc w:val="both"/>
        <w:rPr>
          <w:del w:id="4073" w:author="김은수" w:date="2026-09-30T15:44:00Z" w16du:dateUtc="2026-09-30T06:44:00Z"/>
          <w:sz w:val="20"/>
          <w:szCs w:val="20"/>
        </w:rPr>
        <w:pPrChange w:id="4074" w:author="김은수" w:date="2026-10-01T03:22:00Z">
          <w:pPr>
            <w:pStyle w:val="5"/>
            <w:numPr>
              <w:ilvl w:val="4"/>
              <w:numId w:val="7"/>
            </w:numPr>
            <w:ind w:left="1400" w:hanging="400"/>
          </w:pPr>
        </w:pPrChange>
      </w:pPr>
      <w:del w:id="4075" w:author="김은수" w:date="2026-09-30T15:44:00Z" w16du:dateUtc="2026-09-30T06:44:00Z">
        <w:r>
          <w:rPr>
            <w:rFonts w:hint="eastAsia"/>
          </w:rPr>
          <w:delText xml:space="preserve"> </w:delText>
        </w:r>
        <w:r w:rsidR="00DF4A77">
          <w:delText>SU</w:delText>
        </w:r>
        <w:r w:rsidR="00F8273B">
          <w:delText>-ID-CFX-0</w:delText>
        </w:r>
        <w:r w:rsidR="00026E11">
          <w:delText>3</w:delText>
        </w:r>
        <w:r w:rsidR="00652620">
          <w:delText>5</w:delText>
        </w:r>
        <w:r w:rsidR="00F8273B">
          <w:delText xml:space="preserve">, </w:delText>
        </w:r>
        <w:r>
          <w:rPr>
            <w:rFonts w:hint="eastAsia"/>
          </w:rPr>
          <w:delText>전압 교정 값 읽기 유닛</w:delText>
        </w:r>
      </w:del>
    </w:p>
    <w:p w14:paraId="77E6FFC2" w14:textId="77777777" w:rsidR="007208BA" w:rsidRPr="00E00010" w:rsidRDefault="007208BA">
      <w:pPr>
        <w:spacing w:after="0" w:line="300" w:lineRule="auto"/>
        <w:rPr>
          <w:del w:id="4076" w:author="김은수" w:date="2026-09-30T15:44:00Z" w16du:dateUtc="2026-09-30T06:44:00Z"/>
          <w:szCs w:val="20"/>
        </w:rPr>
        <w:pPrChange w:id="4077" w:author="김은수" w:date="2026-10-01T03:22:00Z">
          <w:pPr>
            <w:ind w:leftChars="1000" w:left="2000"/>
          </w:pPr>
        </w:pPrChange>
      </w:pPr>
      <w:del w:id="4078" w:author="김은수" w:date="2026-09-30T15:44:00Z" w16du:dateUtc="2026-09-30T06:44:00Z">
        <w:r>
          <w:rPr>
            <w:rFonts w:hint="eastAsia"/>
          </w:rPr>
          <w:delText>E</w:delText>
        </w:r>
        <w:r>
          <w:delText>EPROM</w:delText>
        </w:r>
        <w:r>
          <w:rPr>
            <w:rFonts w:hint="eastAsia"/>
          </w:rPr>
          <w:delText xml:space="preserve">에 저장되어 있는 </w:delText>
        </w:r>
        <w:r>
          <w:delText xml:space="preserve">4V </w:delText>
        </w:r>
        <w:r>
          <w:rPr>
            <w:rFonts w:hint="eastAsia"/>
          </w:rPr>
          <w:delText>측정 값을</w:delText>
        </w:r>
        <w:r>
          <w:delText xml:space="preserve"> </w:delText>
        </w:r>
        <w:r>
          <w:rPr>
            <w:rFonts w:hint="eastAsia"/>
          </w:rPr>
          <w:delText>읽</w:delText>
        </w:r>
        <w:r w:rsidR="00A37E13">
          <w:rPr>
            <w:rFonts w:hint="eastAsia"/>
          </w:rPr>
          <w:delText>고</w:delText>
        </w:r>
        <w:r>
          <w:delText>, CM3</w:delText>
        </w:r>
        <w:r w:rsidR="00E544CD">
          <w:rPr>
            <w:rFonts w:hint="eastAsia"/>
          </w:rPr>
          <w:delText>에 공유</w:delText>
        </w:r>
        <w:r>
          <w:rPr>
            <w:rFonts w:hint="eastAsia"/>
          </w:rPr>
          <w:delText>한다.</w:delText>
        </w:r>
      </w:del>
    </w:p>
    <w:p w14:paraId="73EEBE38" w14:textId="77777777" w:rsidR="009E0CAA" w:rsidRPr="00E00010" w:rsidRDefault="00DF4A77">
      <w:pPr>
        <w:pStyle w:val="4"/>
        <w:keepNext w:val="0"/>
        <w:keepLines w:val="0"/>
        <w:widowControl w:val="0"/>
        <w:numPr>
          <w:ilvl w:val="3"/>
          <w:numId w:val="7"/>
        </w:numPr>
        <w:snapToGrid/>
        <w:spacing w:before="0" w:after="0" w:line="300" w:lineRule="auto"/>
        <w:jc w:val="both"/>
        <w:rPr>
          <w:del w:id="4079" w:author="김은수" w:date="2026-09-30T15:44:00Z" w16du:dateUtc="2026-09-30T06:44:00Z"/>
          <w:sz w:val="20"/>
          <w:szCs w:val="20"/>
        </w:rPr>
        <w:pPrChange w:id="4080" w:author="김은수" w:date="2026-10-01T03:22:00Z">
          <w:pPr>
            <w:pStyle w:val="4"/>
            <w:numPr>
              <w:ilvl w:val="3"/>
              <w:numId w:val="7"/>
            </w:numPr>
            <w:ind w:left="1200" w:hanging="400"/>
          </w:pPr>
        </w:pPrChange>
      </w:pPr>
      <w:del w:id="4081" w:author="김은수" w:date="2026-09-30T15:44:00Z" w16du:dateUtc="2026-09-30T06:44:00Z">
        <w:r>
          <w:delText>SU</w:delText>
        </w:r>
        <w:r w:rsidR="00F8273B">
          <w:delText>-ID-CFX-0</w:delText>
        </w:r>
        <w:r w:rsidR="00026E11">
          <w:delText>3</w:delText>
        </w:r>
        <w:r w:rsidR="00652620">
          <w:delText>6</w:delText>
        </w:r>
        <w:r w:rsidR="00F8273B">
          <w:delText xml:space="preserve">, </w:delText>
        </w:r>
        <w:r w:rsidR="009E0CAA">
          <w:rPr>
            <w:rFonts w:hint="eastAsia"/>
          </w:rPr>
          <w:delText>맵 정보 읽기</w:delText>
        </w:r>
      </w:del>
    </w:p>
    <w:p w14:paraId="29045737" w14:textId="77777777" w:rsidR="009E0CAA" w:rsidRPr="00E00010" w:rsidRDefault="002C19E9">
      <w:pPr>
        <w:spacing w:after="0" w:line="300" w:lineRule="auto"/>
        <w:rPr>
          <w:del w:id="4082" w:author="김은수" w:date="2026-09-30T15:44:00Z" w16du:dateUtc="2026-09-30T06:44:00Z"/>
          <w:szCs w:val="20"/>
        </w:rPr>
        <w:pPrChange w:id="4083" w:author="김은수" w:date="2026-10-01T03:22:00Z">
          <w:pPr>
            <w:ind w:leftChars="1000" w:left="2000"/>
          </w:pPr>
        </w:pPrChange>
      </w:pPr>
      <w:del w:id="4084" w:author="김은수" w:date="2026-09-30T15:44:00Z" w16du:dateUtc="2026-09-30T06:44:00Z">
        <w:r>
          <w:rPr>
            <w:rFonts w:hint="eastAsia"/>
          </w:rPr>
          <w:delText>E</w:delText>
        </w:r>
        <w:r>
          <w:delText>EPROM</w:delText>
        </w:r>
        <w:r>
          <w:rPr>
            <w:rFonts w:hint="eastAsia"/>
          </w:rPr>
          <w:delText xml:space="preserve">에서 </w:delText>
        </w:r>
        <w:r w:rsidR="009E0CAA">
          <w:rPr>
            <w:rFonts w:hint="eastAsia"/>
          </w:rPr>
          <w:delText xml:space="preserve">맵 스템프 및 매핑 날짜를 읽어 사용 가능한 맵의 개수와 인덱스를 </w:delText>
        </w:r>
        <w:r w:rsidR="009E0CAA">
          <w:delText>CM3</w:delText>
        </w:r>
        <w:r w:rsidR="009E0CAA">
          <w:rPr>
            <w:rFonts w:hint="eastAsia"/>
          </w:rPr>
          <w:delText>에 공유한다.</w:delText>
        </w:r>
      </w:del>
    </w:p>
    <w:p w14:paraId="2692AFF9" w14:textId="77777777" w:rsidR="00E544CD" w:rsidRPr="00E00010" w:rsidRDefault="00DF4A77">
      <w:pPr>
        <w:pStyle w:val="4"/>
        <w:keepNext w:val="0"/>
        <w:keepLines w:val="0"/>
        <w:widowControl w:val="0"/>
        <w:numPr>
          <w:ilvl w:val="3"/>
          <w:numId w:val="7"/>
        </w:numPr>
        <w:snapToGrid/>
        <w:spacing w:before="0" w:after="0" w:line="300" w:lineRule="auto"/>
        <w:jc w:val="both"/>
        <w:rPr>
          <w:del w:id="4085" w:author="김은수" w:date="2026-09-30T15:44:00Z" w16du:dateUtc="2026-09-30T06:44:00Z"/>
          <w:sz w:val="20"/>
          <w:szCs w:val="20"/>
        </w:rPr>
        <w:pPrChange w:id="4086" w:author="김은수" w:date="2026-10-01T03:22:00Z">
          <w:pPr>
            <w:pStyle w:val="4"/>
            <w:numPr>
              <w:ilvl w:val="3"/>
              <w:numId w:val="7"/>
            </w:numPr>
            <w:ind w:left="1200" w:hanging="400"/>
          </w:pPr>
        </w:pPrChange>
      </w:pPr>
      <w:del w:id="4087" w:author="김은수" w:date="2026-09-30T15:44:00Z" w16du:dateUtc="2026-09-30T06:44:00Z">
        <w:r>
          <w:delText>SU</w:delText>
        </w:r>
        <w:r w:rsidR="00F8273B">
          <w:delText>-ID-CFX-0</w:delText>
        </w:r>
        <w:r w:rsidR="00026E11">
          <w:delText>3</w:delText>
        </w:r>
        <w:r w:rsidR="00652620">
          <w:delText>7</w:delText>
        </w:r>
        <w:r w:rsidR="00F8273B">
          <w:delText xml:space="preserve">, </w:delText>
        </w:r>
        <w:r w:rsidR="00E544CD">
          <w:rPr>
            <w:rFonts w:hint="eastAsia"/>
          </w:rPr>
          <w:delText>사용자 설정 값 읽기</w:delText>
        </w:r>
      </w:del>
    </w:p>
    <w:p w14:paraId="6475B8E0" w14:textId="77777777" w:rsidR="00E544CD" w:rsidRPr="00E00010" w:rsidRDefault="00E544CD">
      <w:pPr>
        <w:spacing w:after="0" w:line="300" w:lineRule="auto"/>
        <w:rPr>
          <w:del w:id="4088" w:author="김은수" w:date="2026-09-30T15:44:00Z" w16du:dateUtc="2026-09-30T06:44:00Z"/>
          <w:szCs w:val="20"/>
        </w:rPr>
        <w:pPrChange w:id="4089" w:author="김은수" w:date="2026-10-01T03:22:00Z">
          <w:pPr>
            <w:ind w:leftChars="813" w:left="1626"/>
          </w:pPr>
        </w:pPrChange>
      </w:pPr>
      <w:del w:id="4090" w:author="김은수" w:date="2026-09-30T15:44:00Z" w16du:dateUtc="2026-09-30T06:44:00Z">
        <w:r>
          <w:rPr>
            <w:rFonts w:hint="eastAsia"/>
          </w:rPr>
          <w:delText>E</w:delText>
        </w:r>
        <w:r>
          <w:delText>EPROM</w:delText>
        </w:r>
        <w:r>
          <w:rPr>
            <w:rFonts w:hint="eastAsia"/>
          </w:rPr>
          <w:delText>에 저장된 사용자 설정 값을 읽고,</w:delText>
        </w:r>
        <w:r>
          <w:delText xml:space="preserve"> </w:delText>
        </w:r>
        <w:r>
          <w:rPr>
            <w:rFonts w:hint="eastAsia"/>
          </w:rPr>
          <w:delText>C</w:delText>
        </w:r>
        <w:r>
          <w:delText>M3</w:delText>
        </w:r>
        <w:r>
          <w:rPr>
            <w:rFonts w:hint="eastAsia"/>
          </w:rPr>
          <w:delText>에 공유한다.</w:delText>
        </w:r>
      </w:del>
    </w:p>
    <w:p w14:paraId="134245EA" w14:textId="77777777" w:rsidR="007208BA" w:rsidRPr="00E00010" w:rsidRDefault="00DF4A77">
      <w:pPr>
        <w:pStyle w:val="4"/>
        <w:keepNext w:val="0"/>
        <w:keepLines w:val="0"/>
        <w:widowControl w:val="0"/>
        <w:numPr>
          <w:ilvl w:val="3"/>
          <w:numId w:val="7"/>
        </w:numPr>
        <w:snapToGrid/>
        <w:spacing w:before="0" w:after="0" w:line="300" w:lineRule="auto"/>
        <w:jc w:val="both"/>
        <w:rPr>
          <w:del w:id="4091" w:author="김은수" w:date="2026-09-30T15:44:00Z" w16du:dateUtc="2026-09-30T06:44:00Z"/>
          <w:rStyle w:val="ae"/>
          <w:rFonts w:asciiTheme="minorHAnsi" w:eastAsiaTheme="minorEastAsia" w:hAnsiTheme="minorHAnsi" w:cstheme="minorBidi"/>
          <w:b w:val="0"/>
          <w:bCs w:val="0"/>
          <w:i w:val="0"/>
          <w:iCs w:val="0"/>
          <w:color w:val="auto"/>
          <w:sz w:val="20"/>
          <w:szCs w:val="20"/>
        </w:rPr>
        <w:pPrChange w:id="4092" w:author="김은수" w:date="2026-10-01T03:22:00Z">
          <w:pPr>
            <w:pStyle w:val="4"/>
            <w:numPr>
              <w:ilvl w:val="3"/>
              <w:numId w:val="7"/>
            </w:numPr>
            <w:ind w:left="1200" w:hanging="400"/>
          </w:pPr>
        </w:pPrChange>
      </w:pPr>
      <w:del w:id="4093" w:author="김은수" w:date="2026-09-30T15:44:00Z" w16du:dateUtc="2026-09-30T06:44:00Z">
        <w:r>
          <w:delText>SU</w:delText>
        </w:r>
        <w:r w:rsidR="00F8273B">
          <w:delText>-ID-CFX-0</w:delText>
        </w:r>
        <w:r w:rsidR="00026E11">
          <w:delText>3</w:delText>
        </w:r>
        <w:r w:rsidR="00652620">
          <w:delText>8</w:delText>
        </w:r>
        <w:r w:rsidR="00F8273B">
          <w:delText xml:space="preserve">, </w:delText>
        </w:r>
        <w:r w:rsidR="002C19E9">
          <w:rPr>
            <w:rStyle w:val="ae"/>
            <w:rFonts w:hint="eastAsia"/>
            <w:i w:val="0"/>
            <w:iCs w:val="0"/>
          </w:rPr>
          <w:delText>매핑 데이터 읽기</w:delText>
        </w:r>
      </w:del>
    </w:p>
    <w:p w14:paraId="7080E1FE" w14:textId="77777777" w:rsidR="002C19E9" w:rsidRPr="00E00010" w:rsidRDefault="002C19E9">
      <w:pPr>
        <w:spacing w:after="0" w:line="300" w:lineRule="auto"/>
        <w:rPr>
          <w:del w:id="4094" w:author="김은수" w:date="2026-09-30T15:44:00Z" w16du:dateUtc="2026-09-30T06:44:00Z"/>
          <w:szCs w:val="20"/>
        </w:rPr>
        <w:pPrChange w:id="4095" w:author="김은수" w:date="2026-10-01T03:22:00Z">
          <w:pPr>
            <w:ind w:leftChars="800" w:left="1600"/>
          </w:pPr>
        </w:pPrChange>
      </w:pPr>
      <w:del w:id="4096" w:author="김은수" w:date="2026-09-30T15:44:00Z" w16du:dateUtc="2026-09-30T06:44:00Z">
        <w:r>
          <w:rPr>
            <w:rFonts w:hint="eastAsia"/>
          </w:rPr>
          <w:delText xml:space="preserve">현재 선택된 맵 번호에 해당하는 매핑 데이터를 </w:delText>
        </w:r>
        <w:r>
          <w:delText>EEPROM</w:delText>
        </w:r>
        <w:r>
          <w:rPr>
            <w:rFonts w:hint="eastAsia"/>
          </w:rPr>
          <w:delText xml:space="preserve">에서 읽어 </w:delText>
        </w:r>
        <w:r>
          <w:delText>CM3</w:delText>
        </w:r>
        <w:r>
          <w:rPr>
            <w:rFonts w:hint="eastAsia"/>
          </w:rPr>
          <w:delText>에 공유한다.</w:delText>
        </w:r>
      </w:del>
    </w:p>
    <w:p w14:paraId="1B6AD220" w14:textId="77777777" w:rsidR="002C19E9" w:rsidRPr="00E00010" w:rsidRDefault="00DF4A77">
      <w:pPr>
        <w:pStyle w:val="4"/>
        <w:keepNext w:val="0"/>
        <w:keepLines w:val="0"/>
        <w:widowControl w:val="0"/>
        <w:numPr>
          <w:ilvl w:val="3"/>
          <w:numId w:val="7"/>
        </w:numPr>
        <w:snapToGrid/>
        <w:spacing w:before="0" w:after="0" w:line="300" w:lineRule="auto"/>
        <w:jc w:val="both"/>
        <w:rPr>
          <w:del w:id="4097" w:author="김은수" w:date="2026-09-30T15:44:00Z" w16du:dateUtc="2026-09-30T06:44:00Z"/>
          <w:rStyle w:val="ae"/>
          <w:rFonts w:asciiTheme="minorHAnsi" w:eastAsiaTheme="minorEastAsia" w:hAnsiTheme="minorHAnsi" w:cstheme="minorBidi"/>
          <w:b w:val="0"/>
          <w:bCs w:val="0"/>
          <w:i w:val="0"/>
          <w:iCs w:val="0"/>
          <w:color w:val="auto"/>
          <w:sz w:val="20"/>
          <w:szCs w:val="20"/>
        </w:rPr>
        <w:pPrChange w:id="4098" w:author="김은수" w:date="2026-10-01T03:22:00Z">
          <w:pPr>
            <w:pStyle w:val="4"/>
            <w:numPr>
              <w:ilvl w:val="3"/>
              <w:numId w:val="7"/>
            </w:numPr>
            <w:ind w:left="1200" w:hanging="400"/>
          </w:pPr>
        </w:pPrChange>
      </w:pPr>
      <w:del w:id="4099" w:author="김은수" w:date="2026-09-30T15:44:00Z" w16du:dateUtc="2026-09-30T06:44:00Z">
        <w:r>
          <w:delText>SU</w:delText>
        </w:r>
        <w:r w:rsidR="00F8273B">
          <w:delText>-ID-CFX-0</w:delText>
        </w:r>
        <w:r w:rsidR="00026E11">
          <w:delText>3</w:delText>
        </w:r>
        <w:r w:rsidR="00652620">
          <w:delText>9</w:delText>
        </w:r>
        <w:r w:rsidR="00F8273B">
          <w:delText xml:space="preserve">, </w:delText>
        </w:r>
        <w:r w:rsidR="002C19E9">
          <w:rPr>
            <w:rStyle w:val="ae"/>
            <w:rFonts w:hint="eastAsia"/>
            <w:i w:val="0"/>
            <w:iCs w:val="0"/>
          </w:rPr>
          <w:delText>통과 대역 밴드 읽기</w:delText>
        </w:r>
      </w:del>
    </w:p>
    <w:p w14:paraId="6C0BCB0C" w14:textId="77777777" w:rsidR="002C19E9" w:rsidRPr="00E00010" w:rsidRDefault="002C19E9">
      <w:pPr>
        <w:spacing w:after="0" w:line="300" w:lineRule="auto"/>
        <w:rPr>
          <w:del w:id="4100" w:author="김은수" w:date="2026-09-30T15:44:00Z" w16du:dateUtc="2026-09-30T06:44:00Z"/>
          <w:szCs w:val="20"/>
        </w:rPr>
        <w:pPrChange w:id="4101" w:author="김은수" w:date="2026-10-01T03:22:00Z">
          <w:pPr>
            <w:ind w:leftChars="800" w:left="1600"/>
          </w:pPr>
        </w:pPrChange>
      </w:pPr>
      <w:del w:id="4102" w:author="김은수" w:date="2026-09-30T15:44:00Z" w16du:dateUtc="2026-09-30T06:44:00Z">
        <w:r>
          <w:rPr>
            <w:rFonts w:hint="eastAsia"/>
          </w:rPr>
          <w:delText xml:space="preserve">사용 가능한 전극 수에 해당하는 </w:delText>
        </w:r>
        <w:r>
          <w:delText xml:space="preserve">주파수 </w:delText>
        </w:r>
        <w:r>
          <w:rPr>
            <w:rFonts w:hint="eastAsia"/>
          </w:rPr>
          <w:delText>통과 대역 밴드 인덱스를 E</w:delText>
        </w:r>
        <w:r>
          <w:delText>EP</w:delText>
        </w:r>
        <w:r>
          <w:rPr>
            <w:rFonts w:hint="eastAsia"/>
          </w:rPr>
          <w:delText>ROM에서 읽는다.</w:delText>
        </w:r>
      </w:del>
    </w:p>
    <w:p w14:paraId="1B7978C2" w14:textId="77777777" w:rsidR="002C19E9" w:rsidRPr="00E00010" w:rsidRDefault="00DF4A77">
      <w:pPr>
        <w:pStyle w:val="4"/>
        <w:keepNext w:val="0"/>
        <w:keepLines w:val="0"/>
        <w:widowControl w:val="0"/>
        <w:numPr>
          <w:ilvl w:val="3"/>
          <w:numId w:val="7"/>
        </w:numPr>
        <w:snapToGrid/>
        <w:spacing w:before="0" w:after="0" w:line="300" w:lineRule="auto"/>
        <w:jc w:val="both"/>
        <w:rPr>
          <w:del w:id="4103" w:author="김은수" w:date="2026-09-30T15:44:00Z" w16du:dateUtc="2026-09-30T06:44:00Z"/>
          <w:rStyle w:val="ae"/>
          <w:rFonts w:asciiTheme="minorHAnsi" w:eastAsiaTheme="minorEastAsia" w:hAnsiTheme="minorHAnsi" w:cstheme="minorBidi"/>
          <w:b w:val="0"/>
          <w:bCs w:val="0"/>
          <w:i w:val="0"/>
          <w:iCs w:val="0"/>
          <w:color w:val="auto"/>
          <w:sz w:val="20"/>
          <w:szCs w:val="20"/>
        </w:rPr>
        <w:pPrChange w:id="4104" w:author="김은수" w:date="2026-10-01T03:22:00Z">
          <w:pPr>
            <w:pStyle w:val="4"/>
            <w:numPr>
              <w:ilvl w:val="3"/>
              <w:numId w:val="7"/>
            </w:numPr>
            <w:ind w:left="1200" w:hanging="400"/>
          </w:pPr>
        </w:pPrChange>
      </w:pPr>
      <w:del w:id="4105" w:author="김은수" w:date="2026-09-30T15:44:00Z" w16du:dateUtc="2026-09-30T06:44:00Z">
        <w:r>
          <w:delText>SU</w:delText>
        </w:r>
        <w:r w:rsidR="00F8273B">
          <w:delText>-ID-CFX-0</w:delText>
        </w:r>
        <w:r w:rsidR="00652620">
          <w:delText>40</w:delText>
        </w:r>
        <w:r w:rsidR="00F8273B">
          <w:delText xml:space="preserve">, </w:delText>
        </w:r>
        <w:r w:rsidR="002C19E9">
          <w:rPr>
            <w:rStyle w:val="ae"/>
            <w:rFonts w:hint="eastAsia"/>
            <w:i w:val="0"/>
            <w:iCs w:val="0"/>
          </w:rPr>
          <w:delText>사용자 설정 값 저장</w:delText>
        </w:r>
        <w:r w:rsidR="002C19E9">
          <w:rPr>
            <w:rStyle w:val="ae"/>
            <w:i w:val="0"/>
            <w:iCs w:val="0"/>
          </w:rPr>
          <w:delText xml:space="preserve">, </w:delText>
        </w:r>
        <w:r w:rsidR="002C19E9">
          <w:rPr>
            <w:rStyle w:val="ae"/>
            <w:rFonts w:hint="eastAsia"/>
            <w:i w:val="0"/>
            <w:iCs w:val="0"/>
          </w:rPr>
          <w:delText>연결 해제 시</w:delText>
        </w:r>
      </w:del>
    </w:p>
    <w:p w14:paraId="1E1A6573" w14:textId="77777777" w:rsidR="002C19E9" w:rsidRPr="00E00010" w:rsidRDefault="002C19E9">
      <w:pPr>
        <w:spacing w:after="0" w:line="300" w:lineRule="auto"/>
        <w:rPr>
          <w:del w:id="4106" w:author="김은수" w:date="2026-09-30T15:44:00Z" w16du:dateUtc="2026-09-30T06:44:00Z"/>
          <w:szCs w:val="20"/>
        </w:rPr>
        <w:pPrChange w:id="4107" w:author="김은수" w:date="2026-10-01T03:22:00Z">
          <w:pPr>
            <w:ind w:leftChars="800" w:left="1600"/>
          </w:pPr>
        </w:pPrChange>
      </w:pPr>
      <w:del w:id="4108" w:author="김은수" w:date="2026-09-30T15:44:00Z" w16du:dateUtc="2026-09-30T06:44:00Z">
        <w:r>
          <w:rPr>
            <w:rFonts w:hint="eastAsia"/>
          </w:rPr>
          <w:delText xml:space="preserve">사용자 설정 값을 </w:delText>
        </w:r>
        <w:r>
          <w:delText>EEPORM</w:delText>
        </w:r>
        <w:r>
          <w:rPr>
            <w:rFonts w:hint="eastAsia"/>
          </w:rPr>
          <w:delText>에 저장한다.</w:delText>
        </w:r>
      </w:del>
    </w:p>
    <w:p w14:paraId="75B29E60" w14:textId="77777777" w:rsidR="00E6464F" w:rsidRPr="00E00010" w:rsidRDefault="00DF4A77">
      <w:pPr>
        <w:pStyle w:val="4"/>
        <w:keepNext w:val="0"/>
        <w:keepLines w:val="0"/>
        <w:widowControl w:val="0"/>
        <w:numPr>
          <w:ilvl w:val="3"/>
          <w:numId w:val="7"/>
        </w:numPr>
        <w:snapToGrid/>
        <w:spacing w:before="0" w:after="0" w:line="300" w:lineRule="auto"/>
        <w:jc w:val="both"/>
        <w:rPr>
          <w:del w:id="4109" w:author="김은수" w:date="2026-09-30T15:44:00Z" w16du:dateUtc="2026-09-30T06:44:00Z"/>
          <w:rStyle w:val="ae"/>
          <w:rFonts w:asciiTheme="minorHAnsi" w:eastAsiaTheme="minorEastAsia" w:hAnsiTheme="minorHAnsi" w:cstheme="minorBidi"/>
          <w:b w:val="0"/>
          <w:bCs w:val="0"/>
          <w:i w:val="0"/>
          <w:iCs w:val="0"/>
          <w:color w:val="auto"/>
          <w:sz w:val="20"/>
          <w:szCs w:val="20"/>
        </w:rPr>
        <w:pPrChange w:id="4110" w:author="김은수" w:date="2026-10-01T03:22:00Z">
          <w:pPr>
            <w:pStyle w:val="4"/>
            <w:numPr>
              <w:ilvl w:val="3"/>
              <w:numId w:val="7"/>
            </w:numPr>
            <w:ind w:left="1200" w:hanging="400"/>
          </w:pPr>
        </w:pPrChange>
      </w:pPr>
      <w:del w:id="4111" w:author="김은수" w:date="2026-09-30T15:44:00Z" w16du:dateUtc="2026-09-30T06:44:00Z">
        <w:r>
          <w:delText>SU</w:delText>
        </w:r>
        <w:r w:rsidR="00413736">
          <w:delText>-ID-CFX-04</w:delText>
        </w:r>
        <w:r w:rsidR="00652620">
          <w:delText>1</w:delText>
        </w:r>
        <w:r w:rsidR="00413736">
          <w:delText xml:space="preserve">, </w:delText>
        </w:r>
        <w:r w:rsidR="00E6464F">
          <w:rPr>
            <w:rStyle w:val="ae"/>
            <w:rFonts w:hint="eastAsia"/>
            <w:i w:val="0"/>
            <w:iCs w:val="0"/>
          </w:rPr>
          <w:delText>매핑 데이터 저장,</w:delText>
        </w:r>
        <w:r w:rsidR="00E6464F">
          <w:rPr>
            <w:rStyle w:val="ae"/>
            <w:i w:val="0"/>
            <w:iCs w:val="0"/>
          </w:rPr>
          <w:delText xml:space="preserve"> </w:delText>
        </w:r>
        <w:r w:rsidR="00E6464F">
          <w:rPr>
            <w:rStyle w:val="ae"/>
            <w:rFonts w:hint="eastAsia"/>
            <w:i w:val="0"/>
            <w:iCs w:val="0"/>
          </w:rPr>
          <w:delText>매핑 통신</w:delText>
        </w:r>
      </w:del>
    </w:p>
    <w:p w14:paraId="6072D284" w14:textId="77777777" w:rsidR="0059216B" w:rsidRPr="00E00010" w:rsidRDefault="0059216B">
      <w:pPr>
        <w:spacing w:after="0" w:line="300" w:lineRule="auto"/>
        <w:rPr>
          <w:del w:id="4112" w:author="김은수" w:date="2026-09-30T15:44:00Z" w16du:dateUtc="2026-09-30T06:44:00Z"/>
          <w:szCs w:val="20"/>
        </w:rPr>
        <w:pPrChange w:id="4113" w:author="김은수" w:date="2026-10-01T03:22:00Z">
          <w:pPr>
            <w:ind w:leftChars="800" w:left="1600"/>
          </w:pPr>
        </w:pPrChange>
      </w:pPr>
      <w:del w:id="4114" w:author="김은수" w:date="2026-09-30T15:44:00Z" w16du:dateUtc="2026-09-30T06:44:00Z">
        <w:r>
          <w:delText xml:space="preserve">매핑 </w:delText>
        </w:r>
        <w:r>
          <w:rPr>
            <w:rFonts w:hint="eastAsia"/>
          </w:rPr>
          <w:delText>통신용 공유메모리에서 내부기 정보,</w:delText>
        </w:r>
        <w:r>
          <w:delText xml:space="preserve"> </w:delText>
        </w:r>
        <w:r>
          <w:rPr>
            <w:rFonts w:hint="eastAsia"/>
          </w:rPr>
          <w:delText>사용자 설정 값,</w:delText>
        </w:r>
        <w:r>
          <w:delText xml:space="preserve"> </w:delText>
        </w:r>
        <w:r>
          <w:rPr>
            <w:rFonts w:hint="eastAsia"/>
          </w:rPr>
          <w:delText xml:space="preserve">매핑 데이터를 읽어 </w:delText>
        </w:r>
        <w:r>
          <w:delText>EEPORM</w:delText>
        </w:r>
        <w:r>
          <w:rPr>
            <w:rFonts w:hint="eastAsia"/>
          </w:rPr>
          <w:delText>에 저장한다.</w:delText>
        </w:r>
      </w:del>
    </w:p>
    <w:p w14:paraId="300305B8" w14:textId="77777777" w:rsidR="00E6464F" w:rsidRPr="00E00010" w:rsidRDefault="00DF4A77">
      <w:pPr>
        <w:pStyle w:val="4"/>
        <w:keepNext w:val="0"/>
        <w:keepLines w:val="0"/>
        <w:widowControl w:val="0"/>
        <w:numPr>
          <w:ilvl w:val="3"/>
          <w:numId w:val="7"/>
        </w:numPr>
        <w:snapToGrid/>
        <w:spacing w:before="0" w:after="0" w:line="300" w:lineRule="auto"/>
        <w:jc w:val="both"/>
        <w:rPr>
          <w:del w:id="4115" w:author="김은수" w:date="2026-09-30T15:44:00Z" w16du:dateUtc="2026-09-30T06:44:00Z"/>
          <w:rStyle w:val="ae"/>
          <w:rFonts w:asciiTheme="minorHAnsi" w:eastAsiaTheme="minorEastAsia" w:hAnsiTheme="minorHAnsi" w:cstheme="minorBidi"/>
          <w:b w:val="0"/>
          <w:bCs w:val="0"/>
          <w:i w:val="0"/>
          <w:iCs w:val="0"/>
          <w:color w:val="auto"/>
          <w:sz w:val="20"/>
          <w:szCs w:val="20"/>
        </w:rPr>
        <w:pPrChange w:id="4116" w:author="김은수" w:date="2026-10-01T03:22:00Z">
          <w:pPr>
            <w:pStyle w:val="4"/>
            <w:numPr>
              <w:ilvl w:val="3"/>
              <w:numId w:val="7"/>
            </w:numPr>
            <w:ind w:left="1200" w:hanging="400"/>
          </w:pPr>
        </w:pPrChange>
      </w:pPr>
      <w:del w:id="4117" w:author="김은수" w:date="2026-09-30T15:44:00Z" w16du:dateUtc="2026-09-30T06:44:00Z">
        <w:r>
          <w:delText>SU</w:delText>
        </w:r>
        <w:r w:rsidR="00413736">
          <w:delText>-ID-CFX-04</w:delText>
        </w:r>
        <w:r w:rsidR="00652620">
          <w:delText>2</w:delText>
        </w:r>
        <w:r w:rsidR="00413736">
          <w:delText xml:space="preserve">, </w:delText>
        </w:r>
        <w:r w:rsidR="00E6464F">
          <w:rPr>
            <w:rStyle w:val="ae"/>
            <w:rFonts w:hint="eastAsia"/>
            <w:i w:val="0"/>
            <w:iCs w:val="0"/>
          </w:rPr>
          <w:delText>매핑 데이터 읽기,</w:delText>
        </w:r>
        <w:r w:rsidR="00E6464F" w:rsidRPr="00E6464F">
          <w:rPr>
            <w:rStyle w:val="ae"/>
            <w:rFonts w:hint="eastAsia"/>
            <w:i w:val="0"/>
            <w:iCs w:val="0"/>
          </w:rPr>
          <w:delText xml:space="preserve"> </w:delText>
        </w:r>
        <w:r w:rsidR="00E6464F">
          <w:rPr>
            <w:rStyle w:val="ae"/>
            <w:rFonts w:hint="eastAsia"/>
            <w:i w:val="0"/>
            <w:iCs w:val="0"/>
          </w:rPr>
          <w:delText>매핑 통신</w:delText>
        </w:r>
      </w:del>
    </w:p>
    <w:p w14:paraId="7EFF2FAB" w14:textId="77777777" w:rsidR="0059216B" w:rsidRPr="00E00010" w:rsidRDefault="0059216B">
      <w:pPr>
        <w:spacing w:after="0" w:line="300" w:lineRule="auto"/>
        <w:rPr>
          <w:del w:id="4118" w:author="김은수" w:date="2026-09-30T15:44:00Z" w16du:dateUtc="2026-09-30T06:44:00Z"/>
          <w:szCs w:val="20"/>
        </w:rPr>
        <w:pPrChange w:id="4119" w:author="김은수" w:date="2026-10-01T03:22:00Z">
          <w:pPr>
            <w:ind w:leftChars="800" w:left="1600"/>
          </w:pPr>
        </w:pPrChange>
      </w:pPr>
      <w:del w:id="4120" w:author="김은수" w:date="2026-09-30T15:44:00Z" w16du:dateUtc="2026-09-30T06:44:00Z">
        <w:r>
          <w:rPr>
            <w:rFonts w:hint="eastAsia"/>
          </w:rPr>
          <w:delText>내부기 정보,</w:delText>
        </w:r>
        <w:r>
          <w:delText xml:space="preserve"> </w:delText>
        </w:r>
        <w:r>
          <w:rPr>
            <w:rFonts w:hint="eastAsia"/>
          </w:rPr>
          <w:delText>사용자 설정 값,</w:delText>
        </w:r>
        <w:r>
          <w:delText xml:space="preserve"> </w:delText>
        </w:r>
        <w:r>
          <w:rPr>
            <w:rFonts w:hint="eastAsia"/>
          </w:rPr>
          <w:delText>매핑 데이터를 E</w:delText>
        </w:r>
        <w:r>
          <w:delText>EPROM</w:delText>
        </w:r>
        <w:r>
          <w:rPr>
            <w:rFonts w:hint="eastAsia"/>
          </w:rPr>
          <w:delText>에서 읽어 매핑 통신용 공유메모리에 복사한다.</w:delText>
        </w:r>
      </w:del>
    </w:p>
    <w:p w14:paraId="1ED4AC6F" w14:textId="77777777" w:rsidR="002C19E9" w:rsidRPr="00E00010" w:rsidRDefault="00DF4A77">
      <w:pPr>
        <w:pStyle w:val="4"/>
        <w:keepNext w:val="0"/>
        <w:keepLines w:val="0"/>
        <w:widowControl w:val="0"/>
        <w:numPr>
          <w:ilvl w:val="3"/>
          <w:numId w:val="7"/>
        </w:numPr>
        <w:snapToGrid/>
        <w:spacing w:before="0" w:after="0" w:line="300" w:lineRule="auto"/>
        <w:jc w:val="both"/>
        <w:rPr>
          <w:del w:id="4121" w:author="김은수" w:date="2026-09-30T15:44:00Z" w16du:dateUtc="2026-09-30T06:44:00Z"/>
          <w:rStyle w:val="ae"/>
          <w:rFonts w:asciiTheme="minorHAnsi" w:eastAsiaTheme="minorEastAsia" w:hAnsiTheme="minorHAnsi" w:cstheme="minorBidi"/>
          <w:b w:val="0"/>
          <w:bCs w:val="0"/>
          <w:i w:val="0"/>
          <w:iCs w:val="0"/>
          <w:color w:val="auto"/>
          <w:sz w:val="20"/>
          <w:szCs w:val="20"/>
        </w:rPr>
        <w:pPrChange w:id="4122" w:author="김은수" w:date="2026-10-01T03:22:00Z">
          <w:pPr>
            <w:pStyle w:val="4"/>
            <w:numPr>
              <w:ilvl w:val="3"/>
              <w:numId w:val="7"/>
            </w:numPr>
            <w:ind w:left="1200" w:hanging="400"/>
          </w:pPr>
        </w:pPrChange>
      </w:pPr>
      <w:del w:id="4123" w:author="김은수" w:date="2026-09-30T15:44:00Z" w16du:dateUtc="2026-09-30T06:44:00Z">
        <w:r>
          <w:delText>SU</w:delText>
        </w:r>
        <w:r w:rsidR="00413736">
          <w:delText>-ID-CFX-04</w:delText>
        </w:r>
        <w:r w:rsidR="00652620">
          <w:delText>3</w:delText>
        </w:r>
        <w:r w:rsidR="00413736">
          <w:delText xml:space="preserve">, </w:delText>
        </w:r>
        <w:r w:rsidR="00E6464F">
          <w:rPr>
            <w:rStyle w:val="ae"/>
            <w:rFonts w:hint="eastAsia"/>
            <w:i w:val="0"/>
            <w:iCs w:val="0"/>
          </w:rPr>
          <w:delText>매핑 데이터 지우기</w:delText>
        </w:r>
        <w:r w:rsidR="00E6464F">
          <w:rPr>
            <w:rStyle w:val="ae"/>
            <w:i w:val="0"/>
            <w:iCs w:val="0"/>
          </w:rPr>
          <w:delText xml:space="preserve">, </w:delText>
        </w:r>
        <w:r w:rsidR="00E6464F">
          <w:rPr>
            <w:rStyle w:val="ae"/>
            <w:rFonts w:hint="eastAsia"/>
            <w:i w:val="0"/>
            <w:iCs w:val="0"/>
          </w:rPr>
          <w:delText>매핑 통신</w:delText>
        </w:r>
      </w:del>
    </w:p>
    <w:p w14:paraId="5FE7D4CC" w14:textId="77777777" w:rsidR="00E6464F" w:rsidRPr="00E00010" w:rsidRDefault="0059216B">
      <w:pPr>
        <w:spacing w:after="0" w:line="300" w:lineRule="auto"/>
        <w:rPr>
          <w:del w:id="4124" w:author="김은수" w:date="2026-09-30T15:44:00Z" w16du:dateUtc="2026-09-30T06:44:00Z"/>
          <w:szCs w:val="20"/>
        </w:rPr>
        <w:pPrChange w:id="4125" w:author="김은수" w:date="2026-10-01T03:22:00Z">
          <w:pPr>
            <w:ind w:leftChars="738" w:left="1476"/>
          </w:pPr>
        </w:pPrChange>
      </w:pPr>
      <w:del w:id="4126" w:author="김은수" w:date="2026-09-30T15:44:00Z" w16du:dateUtc="2026-09-30T06:44:00Z">
        <w:r>
          <w:rPr>
            <w:rFonts w:hint="eastAsia"/>
          </w:rPr>
          <w:delText>공유 메모리의</w:delText>
        </w:r>
        <w:r w:rsidR="00413736">
          <w:delText xml:space="preserve"> </w:delText>
        </w:r>
        <w:r w:rsidR="00413736">
          <w:rPr>
            <w:rFonts w:hint="eastAsia"/>
          </w:rPr>
          <w:delText>파라미터에 따라 매핑 내부기 정보,</w:delText>
        </w:r>
        <w:r w:rsidR="00413736">
          <w:delText xml:space="preserve"> </w:delText>
        </w:r>
        <w:r w:rsidR="00413736">
          <w:rPr>
            <w:rFonts w:hint="eastAsia"/>
          </w:rPr>
          <w:delText>사용자 설정 값,</w:delText>
        </w:r>
        <w:r w:rsidR="00413736">
          <w:delText xml:space="preserve"> </w:delText>
        </w:r>
        <w:r w:rsidR="00413736">
          <w:rPr>
            <w:rFonts w:hint="eastAsia"/>
          </w:rPr>
          <w:delText>매핑 데이터를 삭제한다.</w:delText>
        </w:r>
      </w:del>
    </w:p>
    <w:p w14:paraId="5BDB71F8" w14:textId="77777777" w:rsidR="002C19E9" w:rsidRPr="00E00010" w:rsidRDefault="002C19E9">
      <w:pPr>
        <w:spacing w:after="0" w:line="300" w:lineRule="auto"/>
        <w:rPr>
          <w:del w:id="4127" w:author="김은수" w:date="2026-09-30T15:44:00Z" w16du:dateUtc="2026-09-30T06:44:00Z"/>
          <w:szCs w:val="20"/>
        </w:rPr>
        <w:pPrChange w:id="4128" w:author="김은수" w:date="2026-10-01T03:22:00Z">
          <w:pPr>
            <w:spacing w:after="0" w:line="240" w:lineRule="auto"/>
            <w:ind w:leftChars="800" w:left="1600"/>
          </w:pPr>
        </w:pPrChange>
      </w:pPr>
    </w:p>
    <w:p w14:paraId="0CB02B76" w14:textId="77777777" w:rsidR="00877A2B" w:rsidRPr="00E00010" w:rsidRDefault="00E1286B">
      <w:pPr>
        <w:pStyle w:val="3"/>
        <w:keepNext w:val="0"/>
        <w:keepLines w:val="0"/>
        <w:widowControl w:val="0"/>
        <w:numPr>
          <w:ilvl w:val="2"/>
          <w:numId w:val="7"/>
        </w:numPr>
        <w:snapToGrid/>
        <w:spacing w:before="0" w:after="0" w:line="300" w:lineRule="auto"/>
        <w:jc w:val="both"/>
        <w:rPr>
          <w:del w:id="4129" w:author="김은수" w:date="2026-09-30T15:44:00Z" w16du:dateUtc="2026-09-30T06:44:00Z"/>
          <w:sz w:val="20"/>
          <w:szCs w:val="20"/>
        </w:rPr>
        <w:pPrChange w:id="4130" w:author="김은수" w:date="2026-10-01T03:22:00Z">
          <w:pPr>
            <w:pStyle w:val="3"/>
            <w:numPr>
              <w:ilvl w:val="2"/>
              <w:numId w:val="7"/>
            </w:numPr>
            <w:ind w:left="1000" w:hanging="400"/>
          </w:pPr>
        </w:pPrChange>
      </w:pPr>
      <w:bookmarkStart w:id="4131" w:name="_Toc180573614"/>
      <w:del w:id="4132" w:author="김은수" w:date="2026-09-30T15:44:00Z" w16du:dateUtc="2026-09-30T06:44:00Z">
        <w:r>
          <w:rPr>
            <w:rFonts w:hint="eastAsia"/>
          </w:rPr>
          <w:delText xml:space="preserve">보조장치 제어 </w:delText>
        </w:r>
        <w:r w:rsidR="00877A2B">
          <w:rPr>
            <w:rFonts w:hint="eastAsia"/>
          </w:rPr>
          <w:delText>항목</w:delText>
        </w:r>
        <w:bookmarkEnd w:id="4131"/>
      </w:del>
    </w:p>
    <w:p w14:paraId="5D8004B7" w14:textId="77777777" w:rsidR="00E1286B" w:rsidRPr="00E00010" w:rsidRDefault="00DF4A77">
      <w:pPr>
        <w:pStyle w:val="4"/>
        <w:keepNext w:val="0"/>
        <w:keepLines w:val="0"/>
        <w:widowControl w:val="0"/>
        <w:numPr>
          <w:ilvl w:val="3"/>
          <w:numId w:val="7"/>
        </w:numPr>
        <w:snapToGrid/>
        <w:spacing w:before="0" w:after="0" w:line="300" w:lineRule="auto"/>
        <w:jc w:val="both"/>
        <w:rPr>
          <w:del w:id="4133" w:author="김은수" w:date="2026-09-30T15:44:00Z" w16du:dateUtc="2026-09-30T06:44:00Z"/>
          <w:sz w:val="20"/>
          <w:szCs w:val="20"/>
        </w:rPr>
        <w:pPrChange w:id="4134" w:author="김은수" w:date="2026-10-01T03:22:00Z">
          <w:pPr>
            <w:pStyle w:val="4"/>
            <w:numPr>
              <w:ilvl w:val="3"/>
              <w:numId w:val="7"/>
            </w:numPr>
            <w:ind w:left="1200" w:hanging="400"/>
          </w:pPr>
        </w:pPrChange>
      </w:pPr>
      <w:del w:id="4135" w:author="김은수" w:date="2026-09-30T15:44:00Z" w16du:dateUtc="2026-09-30T06:44:00Z">
        <w:r>
          <w:delText>SU</w:delText>
        </w:r>
        <w:r w:rsidR="00877A2B">
          <w:delText>-ID-CFX-04</w:delText>
        </w:r>
        <w:r w:rsidR="00652620">
          <w:delText>4</w:delText>
        </w:r>
        <w:r w:rsidR="00877A2B">
          <w:delText xml:space="preserve">, </w:delText>
        </w:r>
        <w:r w:rsidR="00E1286B">
          <w:rPr>
            <w:rFonts w:hint="eastAsia"/>
          </w:rPr>
          <w:delText>배터리 잔량 업데이트</w:delText>
        </w:r>
      </w:del>
    </w:p>
    <w:p w14:paraId="1341B8D3" w14:textId="77777777" w:rsidR="00E1286B" w:rsidRPr="00E00010" w:rsidRDefault="00E1286B">
      <w:pPr>
        <w:spacing w:after="0" w:line="300" w:lineRule="auto"/>
        <w:rPr>
          <w:del w:id="4136" w:author="김은수" w:date="2026-09-30T15:44:00Z" w16du:dateUtc="2026-09-30T06:44:00Z"/>
          <w:szCs w:val="20"/>
        </w:rPr>
        <w:pPrChange w:id="4137" w:author="김은수" w:date="2026-10-01T03:22:00Z">
          <w:pPr>
            <w:ind w:leftChars="800" w:left="1600"/>
          </w:pPr>
        </w:pPrChange>
      </w:pPr>
      <w:del w:id="4138" w:author="김은수" w:date="2026-09-30T15:44:00Z" w16du:dateUtc="2026-09-30T06:44:00Z">
        <w:r>
          <w:rPr>
            <w:rFonts w:hint="eastAsia"/>
          </w:rPr>
          <w:delText>배터리 전압을</w:delText>
        </w:r>
        <w:r>
          <w:delText xml:space="preserve"> ADC</w:delText>
        </w:r>
        <w:r>
          <w:rPr>
            <w:rFonts w:hint="eastAsia"/>
          </w:rPr>
          <w:delText xml:space="preserve">로 측정하여 </w:delText>
        </w:r>
        <w:r>
          <w:delText>CM3</w:delText>
        </w:r>
        <w:r>
          <w:rPr>
            <w:rFonts w:hint="eastAsia"/>
          </w:rPr>
          <w:delText>에 공유한다.</w:delText>
        </w:r>
      </w:del>
    </w:p>
    <w:p w14:paraId="5B5C300C" w14:textId="77777777" w:rsidR="00E1286B" w:rsidRPr="00E00010" w:rsidRDefault="00DF4A77">
      <w:pPr>
        <w:pStyle w:val="4"/>
        <w:keepNext w:val="0"/>
        <w:keepLines w:val="0"/>
        <w:widowControl w:val="0"/>
        <w:numPr>
          <w:ilvl w:val="3"/>
          <w:numId w:val="7"/>
        </w:numPr>
        <w:snapToGrid/>
        <w:spacing w:before="0" w:after="0" w:line="300" w:lineRule="auto"/>
        <w:jc w:val="both"/>
        <w:rPr>
          <w:del w:id="4139" w:author="김은수" w:date="2026-09-30T15:44:00Z" w16du:dateUtc="2026-09-30T06:44:00Z"/>
          <w:sz w:val="20"/>
          <w:szCs w:val="20"/>
        </w:rPr>
        <w:pPrChange w:id="4140" w:author="김은수" w:date="2026-10-01T03:22:00Z">
          <w:pPr>
            <w:pStyle w:val="4"/>
            <w:numPr>
              <w:ilvl w:val="3"/>
              <w:numId w:val="7"/>
            </w:numPr>
            <w:ind w:left="1200" w:hanging="400"/>
          </w:pPr>
        </w:pPrChange>
      </w:pPr>
      <w:del w:id="4141" w:author="김은수" w:date="2026-09-30T15:44:00Z" w16du:dateUtc="2026-09-30T06:44:00Z">
        <w:r>
          <w:delText>SU</w:delText>
        </w:r>
        <w:r w:rsidR="00877A2B">
          <w:delText>-ID-CFX-0</w:delText>
        </w:r>
        <w:r w:rsidR="00C518A7">
          <w:delText>4</w:delText>
        </w:r>
        <w:r w:rsidR="00652620">
          <w:delText>5</w:delText>
        </w:r>
        <w:r w:rsidR="00877A2B">
          <w:delText xml:space="preserve">, </w:delText>
        </w:r>
        <w:r w:rsidR="00E1286B">
          <w:rPr>
            <w:rFonts w:hint="eastAsia"/>
          </w:rPr>
          <w:delText>가속도 센서 입력 업데이트</w:delText>
        </w:r>
      </w:del>
    </w:p>
    <w:p w14:paraId="7AAC1B71" w14:textId="77777777" w:rsidR="00E1286B" w:rsidRPr="00E00010" w:rsidRDefault="00E1286B">
      <w:pPr>
        <w:spacing w:after="0" w:line="300" w:lineRule="auto"/>
        <w:rPr>
          <w:del w:id="4142" w:author="김은수" w:date="2026-09-30T15:44:00Z" w16du:dateUtc="2026-09-30T06:44:00Z"/>
          <w:szCs w:val="20"/>
        </w:rPr>
        <w:pPrChange w:id="4143" w:author="김은수" w:date="2026-10-01T03:22:00Z">
          <w:pPr>
            <w:ind w:leftChars="800" w:left="1600"/>
          </w:pPr>
        </w:pPrChange>
      </w:pPr>
      <w:del w:id="4144" w:author="김은수" w:date="2026-09-30T15:44:00Z" w16du:dateUtc="2026-09-30T06:44:00Z">
        <w:r>
          <w:rPr>
            <w:rFonts w:hint="eastAsia"/>
          </w:rPr>
          <w:delText xml:space="preserve">가속도 센서 입력을 </w:delText>
        </w:r>
        <w:r>
          <w:delText>CM3</w:delText>
        </w:r>
        <w:r>
          <w:rPr>
            <w:rFonts w:hint="eastAsia"/>
          </w:rPr>
          <w:delText>에 공유하고,</w:delText>
        </w:r>
        <w:r>
          <w:delText xml:space="preserve"> </w:delText>
        </w:r>
        <w:r>
          <w:rPr>
            <w:rFonts w:hint="eastAsia"/>
          </w:rPr>
          <w:delText>가속도 센서 입력 값을 지운다.</w:delText>
        </w:r>
      </w:del>
    </w:p>
    <w:p w14:paraId="37A5AB26" w14:textId="77777777" w:rsidR="00E1286B" w:rsidRPr="00E00010" w:rsidRDefault="00C518A7">
      <w:pPr>
        <w:pStyle w:val="4"/>
        <w:keepNext w:val="0"/>
        <w:keepLines w:val="0"/>
        <w:widowControl w:val="0"/>
        <w:numPr>
          <w:ilvl w:val="3"/>
          <w:numId w:val="7"/>
        </w:numPr>
        <w:snapToGrid/>
        <w:spacing w:before="0" w:after="0" w:line="300" w:lineRule="auto"/>
        <w:jc w:val="both"/>
        <w:rPr>
          <w:del w:id="4145" w:author="김은수" w:date="2026-09-30T15:44:00Z" w16du:dateUtc="2026-09-30T06:44:00Z"/>
          <w:sz w:val="20"/>
          <w:szCs w:val="20"/>
        </w:rPr>
        <w:pPrChange w:id="4146" w:author="김은수" w:date="2026-10-01T03:22:00Z">
          <w:pPr>
            <w:pStyle w:val="4"/>
            <w:numPr>
              <w:ilvl w:val="3"/>
              <w:numId w:val="7"/>
            </w:numPr>
            <w:ind w:left="1200" w:hanging="400"/>
          </w:pPr>
        </w:pPrChange>
      </w:pPr>
      <w:del w:id="4147" w:author="김은수" w:date="2026-09-30T15:44:00Z" w16du:dateUtc="2026-09-30T06:44:00Z">
        <w:r>
          <w:delText>S</w:delText>
        </w:r>
        <w:r w:rsidR="00B743F2">
          <w:delText>I</w:delText>
        </w:r>
        <w:r>
          <w:delText>-ID-CFX-</w:delText>
        </w:r>
        <w:r w:rsidR="00B743F2">
          <w:delText>00</w:delText>
        </w:r>
        <w:r w:rsidR="00D71950">
          <w:delText>5</w:delText>
        </w:r>
        <w:r>
          <w:delText xml:space="preserve">, </w:delText>
        </w:r>
        <w:r w:rsidR="00E1286B">
          <w:rPr>
            <w:rFonts w:hint="eastAsia"/>
          </w:rPr>
          <w:delText>U</w:delText>
        </w:r>
        <w:r w:rsidR="00E1286B">
          <w:delText xml:space="preserve">SB </w:delText>
        </w:r>
        <w:r w:rsidR="00E1286B">
          <w:rPr>
            <w:rFonts w:hint="eastAsia"/>
          </w:rPr>
          <w:delText>커넥터 연결 상태 업데이트</w:delText>
        </w:r>
        <w:r w:rsidR="00B743F2">
          <w:rPr>
            <w:rFonts w:hint="eastAsia"/>
          </w:rPr>
          <w:delText xml:space="preserve"> 항목</w:delText>
        </w:r>
      </w:del>
    </w:p>
    <w:p w14:paraId="69A39643" w14:textId="77777777" w:rsidR="00E1286B" w:rsidRPr="00E00010" w:rsidRDefault="00E1286B">
      <w:pPr>
        <w:spacing w:after="0" w:line="300" w:lineRule="auto"/>
        <w:rPr>
          <w:del w:id="4148" w:author="김은수" w:date="2026-09-30T15:44:00Z" w16du:dateUtc="2026-09-30T06:44:00Z"/>
          <w:szCs w:val="20"/>
        </w:rPr>
        <w:pPrChange w:id="4149" w:author="김은수" w:date="2026-10-01T03:22:00Z">
          <w:pPr>
            <w:ind w:left="1600"/>
          </w:pPr>
        </w:pPrChange>
      </w:pPr>
      <w:del w:id="4150" w:author="김은수" w:date="2026-09-30T15:44:00Z" w16du:dateUtc="2026-09-30T06:44:00Z">
        <w:r>
          <w:rPr>
            <w:rFonts w:hint="eastAsia"/>
          </w:rPr>
          <w:delText>U</w:delText>
        </w:r>
        <w:r>
          <w:delText xml:space="preserve">SB </w:delText>
        </w:r>
        <w:r>
          <w:rPr>
            <w:rFonts w:hint="eastAsia"/>
          </w:rPr>
          <w:delText>커넥터 연결 상태를 확인하여,</w:delText>
        </w:r>
        <w:r>
          <w:delText xml:space="preserve"> </w:delText>
        </w:r>
        <w:r>
          <w:rPr>
            <w:rFonts w:hint="eastAsia"/>
          </w:rPr>
          <w:delText>충전</w:delText>
        </w:r>
        <w:r w:rsidR="00276B62">
          <w:rPr>
            <w:rFonts w:hint="eastAsia"/>
          </w:rPr>
          <w:delText xml:space="preserve"> 상태,</w:delText>
        </w:r>
        <w:r w:rsidR="00276B62">
          <w:delText xml:space="preserve"> </w:delText>
        </w:r>
        <w:r w:rsidR="00276B62">
          <w:rPr>
            <w:rFonts w:hint="eastAsia"/>
          </w:rPr>
          <w:delText>휴대보관함 연결 상태,</w:delText>
        </w:r>
        <w:r w:rsidR="00276B62">
          <w:delText xml:space="preserve"> </w:delText>
        </w:r>
        <w:r w:rsidR="00276B62">
          <w:rPr>
            <w:rFonts w:hint="eastAsia"/>
          </w:rPr>
          <w:delText xml:space="preserve">휴대 보관함 커버 열림 상태를 </w:delText>
        </w:r>
        <w:r w:rsidR="00276B62">
          <w:delText>CM3</w:delText>
        </w:r>
        <w:r w:rsidR="00276B62">
          <w:rPr>
            <w:rFonts w:hint="eastAsia"/>
          </w:rPr>
          <w:delText>에 공유한다.</w:delText>
        </w:r>
      </w:del>
    </w:p>
    <w:p w14:paraId="43C870CA" w14:textId="77777777" w:rsidR="00F63A1A" w:rsidRPr="00E00010" w:rsidRDefault="00B743F2">
      <w:pPr>
        <w:rPr>
          <w:del w:id="4151" w:author="김은수" w:date="2026-09-30T15:44:00Z" w16du:dateUtc="2026-09-30T06:44:00Z"/>
          <w:szCs w:val="20"/>
        </w:rPr>
        <w:pPrChange w:id="4152" w:author="김은수" w:date="2026-10-01T03:22:00Z">
          <w:pPr>
            <w:spacing w:after="0" w:line="240" w:lineRule="auto"/>
            <w:ind w:left="1600"/>
          </w:pPr>
        </w:pPrChange>
      </w:pPr>
      <w:del w:id="4153" w:author="김은수" w:date="2026-09-30T15:44:00Z" w16du:dateUtc="2026-09-30T06:44:00Z">
        <w:r w:rsidRPr="00B743F2">
          <w:rPr>
            <w:noProof/>
          </w:rPr>
          <w:drawing>
            <wp:inline distT="0" distB="0" distL="0" distR="0" wp14:anchorId="37AF3D2B" wp14:editId="3FD41EB6">
              <wp:extent cx="5448865" cy="3074951"/>
              <wp:effectExtent l="0" t="0" r="0" b="0"/>
              <wp:docPr id="449" name="그림 448" descr="스크린샷, 어둠, 라인, 블랙이(가) 표시된 사진&#10;&#10;자동 생성된 설명">
                <a:extLst xmlns:a="http://schemas.openxmlformats.org/drawingml/2006/main">
                  <a:ext uri="{FF2B5EF4-FFF2-40B4-BE49-F238E27FC236}">
                    <a16:creationId xmlns:a16="http://schemas.microsoft.com/office/drawing/2014/main" id="{A3E48D73-0B3D-CBA2-3A3D-BD9DA198E0C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 name="그림 448" descr="스크린샷, 어둠, 라인, 블랙이(가) 표시된 사진&#10;&#10;자동 생성된 설명">
                        <a:extLst>
                          <a:ext uri="{FF2B5EF4-FFF2-40B4-BE49-F238E27FC236}">
                            <a16:creationId xmlns:a16="http://schemas.microsoft.com/office/drawing/2014/main" id="{A3E48D73-0B3D-CBA2-3A3D-BD9DA198E0C5}"/>
                          </a:ext>
                        </a:extLst>
                      </pic:cNvPr>
                      <pic:cNvPicPr>
                        <a:picLocks noChangeAspect="1"/>
                      </pic:cNvPicPr>
                    </pic:nvPicPr>
                    <pic:blipFill>
                      <a:blip r:embed="rId26"/>
                      <a:stretch>
                        <a:fillRect/>
                      </a:stretch>
                    </pic:blipFill>
                    <pic:spPr>
                      <a:xfrm>
                        <a:off x="0" y="0"/>
                        <a:ext cx="5460099" cy="3081291"/>
                      </a:xfrm>
                      <a:prstGeom prst="rect">
                        <a:avLst/>
                      </a:prstGeom>
                    </pic:spPr>
                  </pic:pic>
                </a:graphicData>
              </a:graphic>
            </wp:inline>
          </w:drawing>
        </w:r>
      </w:del>
    </w:p>
    <w:p w14:paraId="7B9BD729" w14:textId="77777777" w:rsidR="00A02E73" w:rsidRPr="00E00010" w:rsidRDefault="00C75F21">
      <w:pPr>
        <w:pStyle w:val="a8"/>
        <w:numPr>
          <w:ilvl w:val="0"/>
          <w:numId w:val="22"/>
        </w:numPr>
        <w:spacing w:after="0" w:line="300" w:lineRule="auto"/>
        <w:ind w:left="1160"/>
        <w:rPr>
          <w:del w:id="4154" w:author="김은수" w:date="2026-09-30T15:44:00Z" w16du:dateUtc="2026-09-30T06:44:00Z"/>
          <w:szCs w:val="20"/>
        </w:rPr>
        <w:pPrChange w:id="4155" w:author="김은수" w:date="2026-10-01T03:22:00Z">
          <w:pPr>
            <w:pStyle w:val="a8"/>
            <w:numPr>
              <w:numId w:val="22"/>
            </w:numPr>
            <w:ind w:leftChars="0" w:left="1960" w:hanging="360"/>
          </w:pPr>
        </w:pPrChange>
      </w:pPr>
      <w:del w:id="4156" w:author="김은수" w:date="2026-09-30T15:44:00Z" w16du:dateUtc="2026-09-30T06:44:00Z">
        <w:r>
          <w:rPr>
            <w:rFonts w:hint="eastAsia"/>
          </w:rPr>
          <w:delText>U</w:delText>
        </w:r>
        <w:r>
          <w:delText xml:space="preserve">SB </w:delText>
        </w:r>
        <w:r>
          <w:rPr>
            <w:rFonts w:hint="eastAsia"/>
          </w:rPr>
          <w:delText>커넥터가 연결</w:delText>
        </w:r>
        <w:r w:rsidR="002F0183">
          <w:rPr>
            <w:rFonts w:hint="eastAsia"/>
          </w:rPr>
          <w:delText>되면 가속도</w:delText>
        </w:r>
        <w:r w:rsidR="00A02E73">
          <w:rPr>
            <w:rFonts w:hint="eastAsia"/>
          </w:rPr>
          <w:delText xml:space="preserve"> 센서 입력,</w:delText>
        </w:r>
        <w:r w:rsidR="00A02E73">
          <w:delText xml:space="preserve"> PCM </w:delText>
        </w:r>
        <w:r w:rsidR="00A02E73">
          <w:rPr>
            <w:rFonts w:hint="eastAsia"/>
          </w:rPr>
          <w:delText xml:space="preserve">출력에 설정된 </w:delText>
        </w:r>
        <w:r w:rsidR="00A02E73">
          <w:delText>DIO</w:delText>
        </w:r>
        <w:r w:rsidR="00A02E73">
          <w:rPr>
            <w:rFonts w:hint="eastAsia"/>
          </w:rPr>
          <w:delText>를 U</w:delText>
        </w:r>
        <w:r w:rsidR="00A02E73">
          <w:delText>SB</w:delText>
        </w:r>
        <w:r w:rsidR="00A02E73">
          <w:rPr>
            <w:rFonts w:hint="eastAsia"/>
          </w:rPr>
          <w:delText xml:space="preserve"> 커넥터 연결,</w:delText>
        </w:r>
        <w:r w:rsidR="00A02E73">
          <w:delText xml:space="preserve"> </w:delText>
        </w:r>
        <w:r w:rsidR="00A02E73">
          <w:rPr>
            <w:rFonts w:hint="eastAsia"/>
          </w:rPr>
          <w:delText>휴대보관함 연결,</w:delText>
        </w:r>
        <w:r w:rsidR="00A02E73">
          <w:delText xml:space="preserve"> </w:delText>
        </w:r>
        <w:r w:rsidR="00A02E73">
          <w:rPr>
            <w:rFonts w:hint="eastAsia"/>
          </w:rPr>
          <w:delText>휴대보관함 커버 열림 확인용 G</w:delText>
        </w:r>
        <w:r w:rsidR="00A02E73">
          <w:delText>PIO</w:delText>
        </w:r>
        <w:r w:rsidR="00A02E73">
          <w:rPr>
            <w:rFonts w:hint="eastAsia"/>
          </w:rPr>
          <w:delText>로 변경한다.</w:delText>
        </w:r>
      </w:del>
    </w:p>
    <w:p w14:paraId="249A41AC" w14:textId="77777777" w:rsidR="00C75F21" w:rsidRPr="00E00010" w:rsidRDefault="00A02E73">
      <w:pPr>
        <w:pStyle w:val="a8"/>
        <w:numPr>
          <w:ilvl w:val="0"/>
          <w:numId w:val="22"/>
        </w:numPr>
        <w:spacing w:after="0" w:line="300" w:lineRule="auto"/>
        <w:ind w:left="1160"/>
        <w:rPr>
          <w:del w:id="4157" w:author="김은수" w:date="2026-09-30T15:44:00Z" w16du:dateUtc="2026-09-30T06:44:00Z"/>
          <w:szCs w:val="20"/>
        </w:rPr>
        <w:pPrChange w:id="4158" w:author="김은수" w:date="2026-10-01T03:22:00Z">
          <w:pPr>
            <w:pStyle w:val="a8"/>
            <w:numPr>
              <w:numId w:val="22"/>
            </w:numPr>
            <w:ind w:leftChars="0" w:left="1960" w:hanging="360"/>
          </w:pPr>
        </w:pPrChange>
      </w:pPr>
      <w:del w:id="4159" w:author="김은수" w:date="2026-09-30T15:44:00Z" w16du:dateUtc="2026-09-30T06:44:00Z">
        <w:r>
          <w:delText xml:space="preserve">USB </w:delText>
        </w:r>
        <w:r>
          <w:rPr>
            <w:rFonts w:hint="eastAsia"/>
          </w:rPr>
          <w:delText xml:space="preserve">커넥터가 연결되지 </w:delText>
        </w:r>
        <w:r w:rsidR="00B743F2">
          <w:rPr>
            <w:rFonts w:hint="eastAsia"/>
          </w:rPr>
          <w:delText xml:space="preserve">않으면 </w:delText>
        </w:r>
        <w:r>
          <w:rPr>
            <w:rFonts w:hint="eastAsia"/>
          </w:rPr>
          <w:delText>U</w:delText>
        </w:r>
        <w:r>
          <w:delText>SB</w:delText>
        </w:r>
        <w:r>
          <w:rPr>
            <w:rFonts w:hint="eastAsia"/>
          </w:rPr>
          <w:delText xml:space="preserve"> 커넥터 연결,</w:delText>
        </w:r>
        <w:r>
          <w:delText xml:space="preserve"> </w:delText>
        </w:r>
        <w:r>
          <w:rPr>
            <w:rFonts w:hint="eastAsia"/>
          </w:rPr>
          <w:delText>휴대보관함 연결,</w:delText>
        </w:r>
        <w:r>
          <w:delText xml:space="preserve"> </w:delText>
        </w:r>
        <w:r>
          <w:rPr>
            <w:rFonts w:hint="eastAsia"/>
          </w:rPr>
          <w:delText xml:space="preserve">휴대보관함 커버 열림 </w:delText>
        </w:r>
        <w:r>
          <w:delText>GPIO</w:delText>
        </w:r>
        <w:r>
          <w:rPr>
            <w:rFonts w:hint="eastAsia"/>
          </w:rPr>
          <w:delText xml:space="preserve">로 설정된 </w:delText>
        </w:r>
        <w:r>
          <w:delText>DIO</w:delText>
        </w:r>
        <w:r>
          <w:rPr>
            <w:rFonts w:hint="eastAsia"/>
          </w:rPr>
          <w:delText>를 가속도 센서 입력,</w:delText>
        </w:r>
        <w:r>
          <w:delText xml:space="preserve"> PCM </w:delText>
        </w:r>
        <w:r>
          <w:rPr>
            <w:rFonts w:hint="eastAsia"/>
          </w:rPr>
          <w:delText>출력으로 설정한다.</w:delText>
        </w:r>
      </w:del>
    </w:p>
    <w:p w14:paraId="4CD62E0A" w14:textId="77777777" w:rsidR="00276B62" w:rsidRPr="00E00010" w:rsidRDefault="00C518A7">
      <w:pPr>
        <w:spacing w:after="0" w:line="300" w:lineRule="auto"/>
        <w:rPr>
          <w:del w:id="4160" w:author="김은수" w:date="2026-09-30T15:44:00Z" w16du:dateUtc="2026-09-30T06:44:00Z"/>
          <w:szCs w:val="20"/>
        </w:rPr>
        <w:pPrChange w:id="4161" w:author="김은수" w:date="2026-10-01T03:22:00Z">
          <w:pPr>
            <w:spacing w:after="0" w:line="240" w:lineRule="auto"/>
          </w:pPr>
        </w:pPrChange>
      </w:pPr>
      <w:del w:id="4162" w:author="김은수" w:date="2026-09-30T15:44:00Z" w16du:dateUtc="2026-09-30T06:44:00Z">
        <w:r>
          <w:tab/>
        </w:r>
        <w:r>
          <w:tab/>
        </w:r>
      </w:del>
    </w:p>
    <w:p w14:paraId="4FB10535" w14:textId="77777777" w:rsidR="00B743F2" w:rsidRPr="00E00010" w:rsidRDefault="00DF4A77">
      <w:pPr>
        <w:pStyle w:val="5"/>
        <w:keepNext w:val="0"/>
        <w:keepLines w:val="0"/>
        <w:widowControl w:val="0"/>
        <w:numPr>
          <w:ilvl w:val="4"/>
          <w:numId w:val="7"/>
        </w:numPr>
        <w:snapToGrid/>
        <w:spacing w:before="0" w:after="0" w:line="300" w:lineRule="auto"/>
        <w:jc w:val="both"/>
        <w:rPr>
          <w:del w:id="4163" w:author="김은수" w:date="2026-09-30T15:44:00Z" w16du:dateUtc="2026-09-30T06:44:00Z"/>
          <w:sz w:val="20"/>
          <w:szCs w:val="20"/>
        </w:rPr>
        <w:pPrChange w:id="4164" w:author="김은수" w:date="2026-10-01T03:22:00Z">
          <w:pPr>
            <w:pStyle w:val="5"/>
            <w:numPr>
              <w:ilvl w:val="4"/>
              <w:numId w:val="7"/>
            </w:numPr>
            <w:ind w:left="1400" w:hanging="400"/>
          </w:pPr>
        </w:pPrChange>
      </w:pPr>
      <w:del w:id="4165" w:author="김은수" w:date="2026-09-30T15:44:00Z" w16du:dateUtc="2026-09-30T06:44:00Z">
        <w:r>
          <w:rPr>
            <w:rFonts w:hint="eastAsia"/>
          </w:rPr>
          <w:delText>SU</w:delText>
        </w:r>
        <w:r w:rsidR="00402707">
          <w:delText>-ID-CFX</w:delText>
        </w:r>
        <w:r w:rsidR="00713187">
          <w:delText xml:space="preserve">-046, </w:delText>
        </w:r>
        <w:r w:rsidR="00B743F2">
          <w:delText xml:space="preserve">USB </w:delText>
        </w:r>
        <w:r w:rsidR="00B743F2">
          <w:rPr>
            <w:rFonts w:hint="eastAsia"/>
          </w:rPr>
          <w:delText xml:space="preserve">커넥터용 </w:delText>
        </w:r>
        <w:r w:rsidR="00B743F2">
          <w:delText xml:space="preserve">DIO </w:delText>
        </w:r>
        <w:r w:rsidR="00B743F2">
          <w:rPr>
            <w:rFonts w:hint="eastAsia"/>
          </w:rPr>
          <w:delText>설정</w:delText>
        </w:r>
        <w:r w:rsidR="00402707">
          <w:rPr>
            <w:rFonts w:hint="eastAsia"/>
          </w:rPr>
          <w:delText xml:space="preserve"> 유닛</w:delText>
        </w:r>
      </w:del>
    </w:p>
    <w:p w14:paraId="55219858" w14:textId="77777777" w:rsidR="00B743F2" w:rsidRPr="00E00010" w:rsidRDefault="00B743F2">
      <w:pPr>
        <w:pStyle w:val="a8"/>
        <w:numPr>
          <w:ilvl w:val="1"/>
          <w:numId w:val="22"/>
        </w:numPr>
        <w:spacing w:after="0" w:line="300" w:lineRule="auto"/>
        <w:ind w:left="1240"/>
        <w:rPr>
          <w:del w:id="4166" w:author="김은수" w:date="2026-09-30T15:44:00Z" w16du:dateUtc="2026-09-30T06:44:00Z"/>
          <w:szCs w:val="20"/>
        </w:rPr>
        <w:pPrChange w:id="4167" w:author="김은수" w:date="2026-10-01T03:22:00Z">
          <w:pPr>
            <w:pStyle w:val="a8"/>
            <w:numPr>
              <w:ilvl w:val="1"/>
              <w:numId w:val="22"/>
            </w:numPr>
            <w:ind w:leftChars="0" w:left="2480" w:hanging="440"/>
          </w:pPr>
        </w:pPrChange>
      </w:pPr>
      <w:del w:id="4168" w:author="김은수" w:date="2026-09-30T15:44:00Z" w16du:dateUtc="2026-09-30T06:44:00Z">
        <w:r>
          <w:rPr>
            <w:rFonts w:hint="eastAsia"/>
          </w:rPr>
          <w:delText>3</w:delText>
        </w:r>
        <w:r>
          <w:delText>.3</w:delText>
        </w:r>
        <w:r>
          <w:rPr>
            <w:rFonts w:hint="eastAsia"/>
          </w:rPr>
          <w:delText>V</w:delText>
        </w:r>
        <w:r>
          <w:delText xml:space="preserve"> </w:delText>
        </w:r>
        <w:r>
          <w:rPr>
            <w:rFonts w:hint="eastAsia"/>
          </w:rPr>
          <w:delText>P</w:delText>
        </w:r>
        <w:r>
          <w:delText>MIC</w:delText>
        </w:r>
        <w:r>
          <w:rPr>
            <w:rFonts w:hint="eastAsia"/>
          </w:rPr>
          <w:delText xml:space="preserve">용 </w:delText>
        </w:r>
        <w:r>
          <w:delText>DIO 6</w:delText>
        </w:r>
        <w:r>
          <w:rPr>
            <w:rFonts w:hint="eastAsia"/>
          </w:rPr>
          <w:delText>번 핀을 G</w:delText>
        </w:r>
        <w:r>
          <w:delText xml:space="preserve">PIO </w:delText>
        </w:r>
        <w:r>
          <w:rPr>
            <w:rFonts w:hint="eastAsia"/>
          </w:rPr>
          <w:delText>출력,</w:delText>
        </w:r>
        <w:r>
          <w:delText xml:space="preserve"> </w:delText>
        </w:r>
        <w:r>
          <w:rPr>
            <w:rFonts w:hint="eastAsia"/>
          </w:rPr>
          <w:delText>L</w:delText>
        </w:r>
        <w:r>
          <w:delText>ow</w:delText>
        </w:r>
        <w:r>
          <w:rPr>
            <w:rFonts w:hint="eastAsia"/>
          </w:rPr>
          <w:delText>로 설정한다.</w:delText>
        </w:r>
      </w:del>
    </w:p>
    <w:p w14:paraId="04DE5CDC" w14:textId="77777777" w:rsidR="00B743F2" w:rsidRPr="00E00010" w:rsidRDefault="00B743F2">
      <w:pPr>
        <w:pStyle w:val="a8"/>
        <w:numPr>
          <w:ilvl w:val="1"/>
          <w:numId w:val="22"/>
        </w:numPr>
        <w:spacing w:after="0" w:line="300" w:lineRule="auto"/>
        <w:ind w:left="1240"/>
        <w:rPr>
          <w:del w:id="4169" w:author="김은수" w:date="2026-09-30T15:44:00Z" w16du:dateUtc="2026-09-30T06:44:00Z"/>
          <w:szCs w:val="20"/>
        </w:rPr>
        <w:pPrChange w:id="4170" w:author="김은수" w:date="2026-10-01T03:22:00Z">
          <w:pPr>
            <w:pStyle w:val="a8"/>
            <w:numPr>
              <w:ilvl w:val="1"/>
              <w:numId w:val="22"/>
            </w:numPr>
            <w:ind w:leftChars="0" w:left="2480" w:hanging="440"/>
          </w:pPr>
        </w:pPrChange>
      </w:pPr>
      <w:del w:id="4171" w:author="김은수" w:date="2026-09-30T15:44:00Z" w16du:dateUtc="2026-09-30T06:44:00Z">
        <w:r>
          <w:rPr>
            <w:rFonts w:hint="eastAsia"/>
          </w:rPr>
          <w:delText>P</w:delText>
        </w:r>
        <w:r>
          <w:delText xml:space="preserve">CM </w:delText>
        </w:r>
        <w:r>
          <w:rPr>
            <w:rFonts w:hint="eastAsia"/>
          </w:rPr>
          <w:delText>출력을 비활성화 한다.</w:delText>
        </w:r>
      </w:del>
    </w:p>
    <w:p w14:paraId="619D252F" w14:textId="77777777" w:rsidR="00B743F2" w:rsidRPr="00E00010" w:rsidRDefault="00B743F2">
      <w:pPr>
        <w:pStyle w:val="a8"/>
        <w:numPr>
          <w:ilvl w:val="1"/>
          <w:numId w:val="22"/>
        </w:numPr>
        <w:spacing w:after="0" w:line="300" w:lineRule="auto"/>
        <w:ind w:left="1240"/>
        <w:rPr>
          <w:del w:id="4172" w:author="김은수" w:date="2026-09-30T15:44:00Z" w16du:dateUtc="2026-09-30T06:44:00Z"/>
          <w:szCs w:val="20"/>
        </w:rPr>
        <w:pPrChange w:id="4173" w:author="김은수" w:date="2026-10-01T03:22:00Z">
          <w:pPr>
            <w:pStyle w:val="a8"/>
            <w:numPr>
              <w:ilvl w:val="1"/>
              <w:numId w:val="22"/>
            </w:numPr>
            <w:ind w:leftChars="0" w:left="2480" w:hanging="440"/>
          </w:pPr>
        </w:pPrChange>
      </w:pPr>
      <w:del w:id="4174" w:author="김은수" w:date="2026-09-30T15:44:00Z" w16du:dateUtc="2026-09-30T06:44:00Z">
        <w:r>
          <w:rPr>
            <w:rFonts w:hint="eastAsia"/>
          </w:rPr>
          <w:delText>U</w:delText>
        </w:r>
        <w:r>
          <w:delText xml:space="preserve">SB </w:delText>
        </w:r>
        <w:r>
          <w:rPr>
            <w:rFonts w:hint="eastAsia"/>
          </w:rPr>
          <w:delText>커넥터용 D</w:delText>
        </w:r>
        <w:r>
          <w:delText>IO 21</w:delText>
        </w:r>
        <w:r>
          <w:rPr>
            <w:rFonts w:hint="eastAsia"/>
          </w:rPr>
          <w:delText>번을 G</w:delText>
        </w:r>
        <w:r>
          <w:delText xml:space="preserve">PIO </w:delText>
        </w:r>
        <w:r>
          <w:rPr>
            <w:rFonts w:hint="eastAsia"/>
          </w:rPr>
          <w:delText>입력으로 설정한다.</w:delText>
        </w:r>
      </w:del>
    </w:p>
    <w:p w14:paraId="64A85DEE" w14:textId="77777777" w:rsidR="00B743F2" w:rsidRPr="00E00010" w:rsidRDefault="00B743F2">
      <w:pPr>
        <w:pStyle w:val="a8"/>
        <w:numPr>
          <w:ilvl w:val="1"/>
          <w:numId w:val="22"/>
        </w:numPr>
        <w:spacing w:after="0" w:line="300" w:lineRule="auto"/>
        <w:ind w:left="1240"/>
        <w:rPr>
          <w:del w:id="4175" w:author="김은수" w:date="2026-09-30T15:44:00Z" w16du:dateUtc="2026-09-30T06:44:00Z"/>
          <w:szCs w:val="20"/>
        </w:rPr>
        <w:pPrChange w:id="4176" w:author="김은수" w:date="2026-10-01T03:22:00Z">
          <w:pPr>
            <w:pStyle w:val="a8"/>
            <w:numPr>
              <w:ilvl w:val="1"/>
              <w:numId w:val="22"/>
            </w:numPr>
            <w:ind w:leftChars="0" w:left="2480" w:hanging="440"/>
          </w:pPr>
        </w:pPrChange>
      </w:pPr>
      <w:del w:id="4177" w:author="김은수" w:date="2026-09-30T15:44:00Z" w16du:dateUtc="2026-09-30T06:44:00Z">
        <w:r>
          <w:rPr>
            <w:rFonts w:hint="eastAsia"/>
          </w:rPr>
          <w:delText xml:space="preserve">휴대보관함 연결 감지용 </w:delText>
        </w:r>
        <w:r>
          <w:delText>DIO 24</w:delText>
        </w:r>
        <w:r>
          <w:rPr>
            <w:rFonts w:hint="eastAsia"/>
          </w:rPr>
          <w:delText xml:space="preserve">번 핀을 </w:delText>
        </w:r>
        <w:r>
          <w:delText xml:space="preserve">GPIO </w:delText>
        </w:r>
        <w:r>
          <w:rPr>
            <w:rFonts w:hint="eastAsia"/>
          </w:rPr>
          <w:delText>입력으로 설정한다.</w:delText>
        </w:r>
      </w:del>
    </w:p>
    <w:p w14:paraId="2A2855D8" w14:textId="77777777" w:rsidR="00B743F2" w:rsidRPr="00E00010" w:rsidRDefault="00B743F2">
      <w:pPr>
        <w:pStyle w:val="a8"/>
        <w:numPr>
          <w:ilvl w:val="1"/>
          <w:numId w:val="22"/>
        </w:numPr>
        <w:spacing w:after="0" w:line="300" w:lineRule="auto"/>
        <w:ind w:left="1240"/>
        <w:rPr>
          <w:del w:id="4178" w:author="김은수" w:date="2026-09-30T15:44:00Z" w16du:dateUtc="2026-09-30T06:44:00Z"/>
          <w:szCs w:val="20"/>
        </w:rPr>
        <w:pPrChange w:id="4179" w:author="김은수" w:date="2026-10-01T03:22:00Z">
          <w:pPr>
            <w:pStyle w:val="a8"/>
            <w:numPr>
              <w:ilvl w:val="1"/>
              <w:numId w:val="22"/>
            </w:numPr>
            <w:ind w:leftChars="0" w:left="2480" w:hanging="440"/>
          </w:pPr>
        </w:pPrChange>
      </w:pPr>
      <w:del w:id="4180" w:author="김은수" w:date="2026-09-30T15:44:00Z" w16du:dateUtc="2026-09-30T06:44:00Z">
        <w:r>
          <w:rPr>
            <w:rFonts w:hint="eastAsia"/>
          </w:rPr>
          <w:delText xml:space="preserve">휴대보관함 커버 열림 감지용 </w:delText>
        </w:r>
        <w:r>
          <w:delText>DIO</w:delText>
        </w:r>
        <w:r w:rsidR="00402707">
          <w:delText xml:space="preserve"> </w:delText>
        </w:r>
        <w:r>
          <w:delText xml:space="preserve">29번 </w:delText>
        </w:r>
        <w:r>
          <w:rPr>
            <w:rFonts w:hint="eastAsia"/>
          </w:rPr>
          <w:delText xml:space="preserve">핀을 </w:delText>
        </w:r>
        <w:r>
          <w:delText>GPIO</w:delText>
        </w:r>
        <w:r>
          <w:rPr>
            <w:rFonts w:hint="eastAsia"/>
          </w:rPr>
          <w:delText xml:space="preserve"> 입력으로 설정한다.</w:delText>
        </w:r>
      </w:del>
    </w:p>
    <w:p w14:paraId="687205E6" w14:textId="77777777" w:rsidR="00B743F2" w:rsidRPr="00E00010" w:rsidRDefault="00B743F2">
      <w:pPr>
        <w:pStyle w:val="a8"/>
        <w:numPr>
          <w:ilvl w:val="1"/>
          <w:numId w:val="22"/>
        </w:numPr>
        <w:spacing w:after="0" w:line="300" w:lineRule="auto"/>
        <w:ind w:left="1240"/>
        <w:rPr>
          <w:del w:id="4181" w:author="김은수" w:date="2026-09-30T15:44:00Z" w16du:dateUtc="2026-09-30T06:44:00Z"/>
          <w:szCs w:val="20"/>
        </w:rPr>
        <w:pPrChange w:id="4182" w:author="김은수" w:date="2026-10-01T03:22:00Z">
          <w:pPr>
            <w:pStyle w:val="a8"/>
            <w:numPr>
              <w:ilvl w:val="1"/>
              <w:numId w:val="22"/>
            </w:numPr>
            <w:ind w:leftChars="0" w:left="2480" w:hanging="440"/>
          </w:pPr>
        </w:pPrChange>
      </w:pPr>
      <w:del w:id="4183" w:author="김은수" w:date="2026-09-30T15:44:00Z" w16du:dateUtc="2026-09-30T06:44:00Z">
        <w:r>
          <w:rPr>
            <w:rFonts w:hint="eastAsia"/>
          </w:rPr>
          <w:delText>D</w:delText>
        </w:r>
        <w:r>
          <w:delText>IO 21</w:delText>
        </w:r>
        <w:r>
          <w:rPr>
            <w:rFonts w:hint="eastAsia"/>
          </w:rPr>
          <w:delText>번 핀의 G</w:delText>
        </w:r>
        <w:r>
          <w:delText xml:space="preserve">PIO </w:delText>
        </w:r>
        <w:r>
          <w:rPr>
            <w:rFonts w:hint="eastAsia"/>
          </w:rPr>
          <w:delText>인터럽트를 제거한다.</w:delText>
        </w:r>
      </w:del>
    </w:p>
    <w:p w14:paraId="79593EDD" w14:textId="77777777" w:rsidR="00B743F2" w:rsidRPr="00E00010" w:rsidRDefault="00B743F2">
      <w:pPr>
        <w:spacing w:after="0" w:line="300" w:lineRule="auto"/>
        <w:rPr>
          <w:del w:id="4184" w:author="김은수" w:date="2026-09-30T15:44:00Z" w16du:dateUtc="2026-09-30T06:44:00Z"/>
          <w:szCs w:val="20"/>
        </w:rPr>
        <w:pPrChange w:id="4185" w:author="김은수" w:date="2026-10-01T03:22:00Z">
          <w:pPr>
            <w:spacing w:after="0" w:line="240" w:lineRule="auto"/>
          </w:pPr>
        </w:pPrChange>
      </w:pPr>
    </w:p>
    <w:p w14:paraId="6FCD9D38" w14:textId="77777777" w:rsidR="00402707" w:rsidRPr="00E00010" w:rsidRDefault="00DF4A77">
      <w:pPr>
        <w:pStyle w:val="5"/>
        <w:keepNext w:val="0"/>
        <w:keepLines w:val="0"/>
        <w:widowControl w:val="0"/>
        <w:numPr>
          <w:ilvl w:val="4"/>
          <w:numId w:val="7"/>
        </w:numPr>
        <w:snapToGrid/>
        <w:spacing w:before="0" w:after="0" w:line="300" w:lineRule="auto"/>
        <w:jc w:val="both"/>
        <w:rPr>
          <w:del w:id="4186" w:author="김은수" w:date="2026-09-30T15:44:00Z" w16du:dateUtc="2026-09-30T06:44:00Z"/>
          <w:sz w:val="20"/>
          <w:szCs w:val="20"/>
        </w:rPr>
        <w:pPrChange w:id="4187" w:author="김은수" w:date="2026-10-01T03:22:00Z">
          <w:pPr>
            <w:pStyle w:val="5"/>
            <w:numPr>
              <w:ilvl w:val="4"/>
              <w:numId w:val="7"/>
            </w:numPr>
            <w:ind w:left="1400" w:hanging="400"/>
          </w:pPr>
        </w:pPrChange>
      </w:pPr>
      <w:del w:id="4188" w:author="김은수" w:date="2026-09-30T15:44:00Z" w16du:dateUtc="2026-09-30T06:44:00Z">
        <w:r>
          <w:delText>SU</w:delText>
        </w:r>
        <w:r w:rsidR="00713187">
          <w:delText xml:space="preserve">-ID-CFX-047, </w:delText>
        </w:r>
        <w:r w:rsidR="00B743F2">
          <w:rPr>
            <w:rFonts w:hint="eastAsia"/>
          </w:rPr>
          <w:delText xml:space="preserve">가속도 센서 및 </w:delText>
        </w:r>
        <w:r w:rsidR="00B743F2">
          <w:delText>PCM</w:delText>
        </w:r>
        <w:r w:rsidR="00B743F2">
          <w:rPr>
            <w:rFonts w:hint="eastAsia"/>
          </w:rPr>
          <w:delText>용 DIO 설정</w:delText>
        </w:r>
      </w:del>
    </w:p>
    <w:p w14:paraId="3E154DC7" w14:textId="77777777" w:rsidR="00402707" w:rsidRPr="00E00010" w:rsidRDefault="00402707">
      <w:pPr>
        <w:pStyle w:val="a8"/>
        <w:numPr>
          <w:ilvl w:val="0"/>
          <w:numId w:val="22"/>
        </w:numPr>
        <w:spacing w:after="0" w:line="300" w:lineRule="auto"/>
        <w:ind w:left="1160"/>
        <w:rPr>
          <w:del w:id="4189" w:author="김은수" w:date="2026-09-30T15:44:00Z" w16du:dateUtc="2026-09-30T06:44:00Z"/>
          <w:szCs w:val="20"/>
        </w:rPr>
        <w:pPrChange w:id="4190" w:author="김은수" w:date="2026-10-01T03:22:00Z">
          <w:pPr>
            <w:pStyle w:val="a8"/>
            <w:numPr>
              <w:numId w:val="22"/>
            </w:numPr>
            <w:ind w:leftChars="1000" w:left="2360" w:hanging="360"/>
          </w:pPr>
        </w:pPrChange>
      </w:pPr>
      <w:del w:id="4191" w:author="김은수" w:date="2026-09-30T15:44:00Z" w16du:dateUtc="2026-09-30T06:44:00Z">
        <w:r>
          <w:rPr>
            <w:rFonts w:hint="eastAsia"/>
          </w:rPr>
          <w:delText>3</w:delText>
        </w:r>
        <w:r>
          <w:delText>.3</w:delText>
        </w:r>
        <w:r>
          <w:rPr>
            <w:rFonts w:hint="eastAsia"/>
          </w:rPr>
          <w:delText>V</w:delText>
        </w:r>
        <w:r>
          <w:delText xml:space="preserve"> </w:delText>
        </w:r>
        <w:r>
          <w:rPr>
            <w:rFonts w:hint="eastAsia"/>
          </w:rPr>
          <w:delText>P</w:delText>
        </w:r>
        <w:r>
          <w:delText>MIC</w:delText>
        </w:r>
        <w:r>
          <w:rPr>
            <w:rFonts w:hint="eastAsia"/>
          </w:rPr>
          <w:delText xml:space="preserve">용 </w:delText>
        </w:r>
        <w:r>
          <w:delText>DIO 6</w:delText>
        </w:r>
        <w:r>
          <w:rPr>
            <w:rFonts w:hint="eastAsia"/>
          </w:rPr>
          <w:delText>번 핀을 G</w:delText>
        </w:r>
        <w:r>
          <w:delText xml:space="preserve">PIO </w:delText>
        </w:r>
        <w:r>
          <w:rPr>
            <w:rFonts w:hint="eastAsia"/>
          </w:rPr>
          <w:delText>출력,</w:delText>
        </w:r>
        <w:r>
          <w:delText xml:space="preserve"> </w:delText>
        </w:r>
        <w:r>
          <w:rPr>
            <w:rFonts w:hint="eastAsia"/>
          </w:rPr>
          <w:delText>L</w:delText>
        </w:r>
        <w:r>
          <w:delText>ow</w:delText>
        </w:r>
        <w:r>
          <w:rPr>
            <w:rFonts w:hint="eastAsia"/>
          </w:rPr>
          <w:delText>로 설정한다.</w:delText>
        </w:r>
      </w:del>
    </w:p>
    <w:p w14:paraId="52559C71" w14:textId="77777777" w:rsidR="00402707" w:rsidRPr="00E00010" w:rsidRDefault="00402707">
      <w:pPr>
        <w:pStyle w:val="a8"/>
        <w:numPr>
          <w:ilvl w:val="0"/>
          <w:numId w:val="22"/>
        </w:numPr>
        <w:spacing w:after="0" w:line="300" w:lineRule="auto"/>
        <w:ind w:left="1160"/>
        <w:rPr>
          <w:del w:id="4192" w:author="김은수" w:date="2026-09-30T15:44:00Z" w16du:dateUtc="2026-09-30T06:44:00Z"/>
          <w:szCs w:val="20"/>
        </w:rPr>
        <w:pPrChange w:id="4193" w:author="김은수" w:date="2026-10-01T03:22:00Z">
          <w:pPr>
            <w:pStyle w:val="a8"/>
            <w:numPr>
              <w:numId w:val="22"/>
            </w:numPr>
            <w:ind w:leftChars="1000" w:left="2360" w:hanging="360"/>
          </w:pPr>
        </w:pPrChange>
      </w:pPr>
      <w:del w:id="4194" w:author="김은수" w:date="2026-09-30T15:44:00Z" w16du:dateUtc="2026-09-30T06:44:00Z">
        <w:r>
          <w:delText xml:space="preserve">PCM </w:delText>
        </w:r>
        <w:r>
          <w:rPr>
            <w:rFonts w:hint="eastAsia"/>
          </w:rPr>
          <w:delText>인터페이스를 다음과 같이 설정한다.</w:delText>
        </w:r>
      </w:del>
    </w:p>
    <w:tbl>
      <w:tblPr>
        <w:tblStyle w:val="TDC41"/>
        <w:tblW w:w="0" w:type="auto"/>
        <w:tblLook w:val="04A0" w:firstRow="1" w:lastRow="0" w:firstColumn="1" w:lastColumn="0" w:noHBand="0" w:noVBand="1"/>
        <w:tblPrChange w:id="4195" w:author="김은수" w:date="2026-10-01T01:11:00Z">
          <w:tblPr>
            <w:tblStyle w:val="TDC41"/>
            <w:tblW w:w="0" w:type="nil"/>
            <w:tblLook w:val="04A0" w:firstRow="1" w:lastRow="0" w:firstColumn="1" w:lastColumn="0" w:noHBand="0" w:noVBand="1"/>
          </w:tblPr>
        </w:tblPrChange>
      </w:tblPr>
      <w:tblGrid>
        <w:gridCol w:w="3280"/>
        <w:gridCol w:w="3827"/>
        <w:tblGridChange w:id="4196">
          <w:tblGrid>
            <w:gridCol w:w="360"/>
            <w:gridCol w:w="360"/>
            <w:gridCol w:w="2560"/>
            <w:gridCol w:w="3827"/>
          </w:tblGrid>
        </w:tblGridChange>
      </w:tblGrid>
      <w:tr w:rsidR="00402707" w14:paraId="0F4DADBF" w14:textId="77777777" w:rsidTr="00402707">
        <w:trPr>
          <w:cnfStyle w:val="100000000000" w:firstRow="1" w:lastRow="0" w:firstColumn="0" w:lastColumn="0" w:oddVBand="0" w:evenVBand="0" w:oddHBand="0" w:evenHBand="0" w:firstRowFirstColumn="0" w:firstRowLastColumn="0" w:lastRowFirstColumn="0" w:lastRowLastColumn="0"/>
          <w:tblHeader/>
          <w:del w:id="4197" w:author="김은수" w:date="2026-09-30T15:44:00Z"/>
          <w:trPrChange w:id="4198" w:author="김은수" w:date="2026-10-01T01:11:00Z">
            <w:trPr>
              <w:gridAfter w:val="2"/>
            </w:trPr>
          </w:trPrChange>
        </w:trPr>
        <w:tc>
          <w:tcPr>
            <w:cnfStyle w:val="001000000000" w:firstRow="0" w:lastRow="0" w:firstColumn="1" w:lastColumn="0" w:oddVBand="0" w:evenVBand="0" w:oddHBand="0" w:evenHBand="0" w:firstRowFirstColumn="0" w:firstRowLastColumn="0" w:lastRowFirstColumn="0" w:lastRowLastColumn="0"/>
            <w:tcW w:w="3280" w:type="dxa"/>
            <w:tcPrChange w:id="4199" w:author="김은수" w:date="2026-10-01T01:11:00Z">
              <w:tcPr>
                <w:tcW w:w="3280" w:type="dxa"/>
              </w:tcPr>
            </w:tcPrChange>
          </w:tcPr>
          <w:p w14:paraId="395F6A07" w14:textId="77777777" w:rsidR="00402707" w:rsidRDefault="00402707" w:rsidP="00402707">
            <w:pPr>
              <w:pStyle w:val="a8"/>
              <w:ind w:leftChars="0" w:left="0"/>
              <w:cnfStyle w:val="101000000000" w:firstRow="1" w:lastRow="0" w:firstColumn="1" w:lastColumn="0" w:oddVBand="0" w:evenVBand="0" w:oddHBand="0" w:evenHBand="0" w:firstRowFirstColumn="0" w:firstRowLastColumn="0" w:lastRowFirstColumn="0" w:lastRowLastColumn="0"/>
              <w:rPr>
                <w:del w:id="4200" w:author="김은수" w:date="2026-09-30T15:44:00Z" w16du:dateUtc="2026-09-30T06:44:00Z"/>
              </w:rPr>
            </w:pPr>
            <w:del w:id="4201" w:author="김은수" w:date="2026-09-30T15:44:00Z" w16du:dateUtc="2026-09-30T06:44:00Z">
              <w:r>
                <w:rPr>
                  <w:rFonts w:hint="eastAsia"/>
                </w:rPr>
                <w:delText>D</w:delText>
              </w:r>
              <w:r>
                <w:delText xml:space="preserve">IO </w:delText>
              </w:r>
              <w:r>
                <w:rPr>
                  <w:rFonts w:hint="eastAsia"/>
                </w:rPr>
                <w:delText>핀 번호</w:delText>
              </w:r>
            </w:del>
          </w:p>
        </w:tc>
        <w:tc>
          <w:tcPr>
            <w:tcW w:w="3827" w:type="dxa"/>
            <w:tcPrChange w:id="4202" w:author="김은수" w:date="2026-10-01T01:11:00Z">
              <w:tcPr>
                <w:tcW w:w="3827" w:type="dxa"/>
              </w:tcPr>
            </w:tcPrChange>
          </w:tcPr>
          <w:p w14:paraId="1C735341" w14:textId="77777777" w:rsidR="00402707" w:rsidRDefault="00402707" w:rsidP="00402707">
            <w:pPr>
              <w:pStyle w:val="a8"/>
              <w:ind w:leftChars="0" w:left="0"/>
              <w:cnfStyle w:val="100000000000" w:firstRow="1" w:lastRow="0" w:firstColumn="0" w:lastColumn="0" w:oddVBand="0" w:evenVBand="0" w:oddHBand="0" w:evenHBand="0" w:firstRowFirstColumn="0" w:firstRowLastColumn="0" w:lastRowFirstColumn="0" w:lastRowLastColumn="0"/>
              <w:rPr>
                <w:del w:id="4203" w:author="김은수" w:date="2026-09-30T15:44:00Z" w16du:dateUtc="2026-09-30T06:44:00Z"/>
              </w:rPr>
            </w:pPr>
            <w:del w:id="4204" w:author="김은수" w:date="2026-09-30T15:44:00Z" w16du:dateUtc="2026-09-30T06:44:00Z">
              <w:r>
                <w:delText xml:space="preserve">PCM </w:delText>
              </w:r>
              <w:r>
                <w:rPr>
                  <w:rFonts w:hint="eastAsia"/>
                </w:rPr>
                <w:delText>인터페이스</w:delText>
              </w:r>
            </w:del>
          </w:p>
        </w:tc>
      </w:tr>
      <w:tr w:rsidR="00402707" w14:paraId="699EB6A6" w14:textId="77777777" w:rsidTr="00402707">
        <w:trPr>
          <w:del w:id="4205" w:author="김은수" w:date="2026-09-30T15:44:00Z"/>
          <w:trPrChange w:id="4206" w:author="김은수" w:date="2026-10-01T01:11:00Z">
            <w:trPr>
              <w:gridAfter w:val="2"/>
            </w:trPr>
          </w:trPrChange>
        </w:trPr>
        <w:tc>
          <w:tcPr>
            <w:cnfStyle w:val="001000000000" w:firstRow="0" w:lastRow="0" w:firstColumn="1" w:lastColumn="0" w:oddVBand="0" w:evenVBand="0" w:oddHBand="0" w:evenHBand="0" w:firstRowFirstColumn="0" w:firstRowLastColumn="0" w:lastRowFirstColumn="0" w:lastRowLastColumn="0"/>
            <w:tcW w:w="3280" w:type="dxa"/>
            <w:tcPrChange w:id="4207" w:author="김은수" w:date="2026-10-01T01:11:00Z">
              <w:tcPr>
                <w:tcW w:w="3280" w:type="dxa"/>
              </w:tcPr>
            </w:tcPrChange>
          </w:tcPr>
          <w:p w14:paraId="320F36A7" w14:textId="77777777" w:rsidR="00402707" w:rsidRDefault="00402707" w:rsidP="00402707">
            <w:pPr>
              <w:pStyle w:val="a8"/>
              <w:ind w:leftChars="0" w:left="0"/>
              <w:rPr>
                <w:del w:id="4208" w:author="김은수" w:date="2026-09-30T15:44:00Z" w16du:dateUtc="2026-09-30T06:44:00Z"/>
              </w:rPr>
            </w:pPr>
            <w:del w:id="4209" w:author="김은수" w:date="2026-09-30T15:44:00Z" w16du:dateUtc="2026-09-30T06:44:00Z">
              <w:r>
                <w:rPr>
                  <w:rFonts w:hint="eastAsia"/>
                </w:rPr>
                <w:delText>D</w:delText>
              </w:r>
              <w:r>
                <w:delText>IO 25</w:delText>
              </w:r>
            </w:del>
          </w:p>
        </w:tc>
        <w:tc>
          <w:tcPr>
            <w:tcW w:w="3827" w:type="dxa"/>
            <w:tcPrChange w:id="4210" w:author="김은수" w:date="2026-10-01T01:11:00Z">
              <w:tcPr>
                <w:tcW w:w="3827" w:type="dxa"/>
              </w:tcPr>
            </w:tcPrChange>
          </w:tcPr>
          <w:p w14:paraId="0CB07C56" w14:textId="77777777" w:rsidR="00402707" w:rsidRDefault="00402707" w:rsidP="00402707">
            <w:pPr>
              <w:pStyle w:val="a8"/>
              <w:ind w:leftChars="0" w:left="0"/>
              <w:cnfStyle w:val="000000000000" w:firstRow="0" w:lastRow="0" w:firstColumn="0" w:lastColumn="0" w:oddVBand="0" w:evenVBand="0" w:oddHBand="0" w:evenHBand="0" w:firstRowFirstColumn="0" w:firstRowLastColumn="0" w:lastRowFirstColumn="0" w:lastRowLastColumn="0"/>
              <w:rPr>
                <w:del w:id="4211" w:author="김은수" w:date="2026-09-30T15:44:00Z" w16du:dateUtc="2026-09-30T06:44:00Z"/>
              </w:rPr>
            </w:pPr>
            <w:del w:id="4212" w:author="김은수" w:date="2026-09-30T15:44:00Z" w16du:dateUtc="2026-09-30T06:44:00Z">
              <w:r>
                <w:rPr>
                  <w:rFonts w:hint="eastAsia"/>
                </w:rPr>
                <w:delText>P</w:delText>
              </w:r>
              <w:r>
                <w:delText xml:space="preserve">CM </w:delText>
              </w:r>
              <w:r>
                <w:rPr>
                  <w:rFonts w:hint="eastAsia"/>
                </w:rPr>
                <w:delText>출력 클럭</w:delText>
              </w:r>
            </w:del>
          </w:p>
        </w:tc>
      </w:tr>
      <w:tr w:rsidR="00402707" w14:paraId="00597F22" w14:textId="77777777" w:rsidTr="00402707">
        <w:trPr>
          <w:del w:id="4213" w:author="김은수" w:date="2026-09-30T15:44:00Z"/>
          <w:trPrChange w:id="4214" w:author="김은수" w:date="2026-10-01T01:11:00Z">
            <w:trPr>
              <w:gridAfter w:val="2"/>
            </w:trPr>
          </w:trPrChange>
        </w:trPr>
        <w:tc>
          <w:tcPr>
            <w:cnfStyle w:val="001000000000" w:firstRow="0" w:lastRow="0" w:firstColumn="1" w:lastColumn="0" w:oddVBand="0" w:evenVBand="0" w:oddHBand="0" w:evenHBand="0" w:firstRowFirstColumn="0" w:firstRowLastColumn="0" w:lastRowFirstColumn="0" w:lastRowLastColumn="0"/>
            <w:tcW w:w="3280" w:type="dxa"/>
            <w:tcPrChange w:id="4215" w:author="김은수" w:date="2026-10-01T01:11:00Z">
              <w:tcPr>
                <w:tcW w:w="3280" w:type="dxa"/>
              </w:tcPr>
            </w:tcPrChange>
          </w:tcPr>
          <w:p w14:paraId="08D1DC1E" w14:textId="77777777" w:rsidR="00402707" w:rsidRDefault="00402707" w:rsidP="00402707">
            <w:pPr>
              <w:pStyle w:val="a8"/>
              <w:ind w:leftChars="0" w:left="0"/>
              <w:rPr>
                <w:del w:id="4216" w:author="김은수" w:date="2026-09-30T15:44:00Z" w16du:dateUtc="2026-09-30T06:44:00Z"/>
              </w:rPr>
            </w:pPr>
            <w:del w:id="4217" w:author="김은수" w:date="2026-09-30T15:44:00Z" w16du:dateUtc="2026-09-30T06:44:00Z">
              <w:r>
                <w:delText>DIO 26</w:delText>
              </w:r>
            </w:del>
          </w:p>
        </w:tc>
        <w:tc>
          <w:tcPr>
            <w:tcW w:w="3827" w:type="dxa"/>
            <w:tcPrChange w:id="4218" w:author="김은수" w:date="2026-10-01T01:11:00Z">
              <w:tcPr>
                <w:tcW w:w="3827" w:type="dxa"/>
              </w:tcPr>
            </w:tcPrChange>
          </w:tcPr>
          <w:p w14:paraId="75F62E42" w14:textId="77777777" w:rsidR="00402707" w:rsidRDefault="00402707" w:rsidP="00402707">
            <w:pPr>
              <w:pStyle w:val="a8"/>
              <w:ind w:leftChars="0" w:left="0"/>
              <w:cnfStyle w:val="000000000000" w:firstRow="0" w:lastRow="0" w:firstColumn="0" w:lastColumn="0" w:oddVBand="0" w:evenVBand="0" w:oddHBand="0" w:evenHBand="0" w:firstRowFirstColumn="0" w:firstRowLastColumn="0" w:lastRowFirstColumn="0" w:lastRowLastColumn="0"/>
              <w:rPr>
                <w:del w:id="4219" w:author="김은수" w:date="2026-09-30T15:44:00Z" w16du:dateUtc="2026-09-30T06:44:00Z"/>
              </w:rPr>
            </w:pPr>
            <w:del w:id="4220" w:author="김은수" w:date="2026-09-30T15:44:00Z" w16du:dateUtc="2026-09-30T06:44:00Z">
              <w:r>
                <w:rPr>
                  <w:rFonts w:hint="eastAsia"/>
                </w:rPr>
                <w:delText>P</w:delText>
              </w:r>
              <w:r>
                <w:delText xml:space="preserve">CM </w:delText>
              </w:r>
              <w:r>
                <w:rPr>
                  <w:rFonts w:hint="eastAsia"/>
                </w:rPr>
                <w:delText>데이터 입력</w:delText>
              </w:r>
            </w:del>
          </w:p>
        </w:tc>
      </w:tr>
      <w:tr w:rsidR="00402707" w14:paraId="4A3AF774" w14:textId="77777777" w:rsidTr="00402707">
        <w:trPr>
          <w:del w:id="4221" w:author="김은수" w:date="2026-09-30T15:44:00Z"/>
          <w:trPrChange w:id="4222" w:author="김은수" w:date="2026-10-01T01:11:00Z">
            <w:trPr>
              <w:gridAfter w:val="2"/>
            </w:trPr>
          </w:trPrChange>
        </w:trPr>
        <w:tc>
          <w:tcPr>
            <w:cnfStyle w:val="001000000000" w:firstRow="0" w:lastRow="0" w:firstColumn="1" w:lastColumn="0" w:oddVBand="0" w:evenVBand="0" w:oddHBand="0" w:evenHBand="0" w:firstRowFirstColumn="0" w:firstRowLastColumn="0" w:lastRowFirstColumn="0" w:lastRowLastColumn="0"/>
            <w:tcW w:w="3280" w:type="dxa"/>
            <w:tcPrChange w:id="4223" w:author="김은수" w:date="2026-10-01T01:11:00Z">
              <w:tcPr>
                <w:tcW w:w="3280" w:type="dxa"/>
              </w:tcPr>
            </w:tcPrChange>
          </w:tcPr>
          <w:p w14:paraId="046EF739" w14:textId="77777777" w:rsidR="00402707" w:rsidRDefault="00402707" w:rsidP="00402707">
            <w:pPr>
              <w:pStyle w:val="a8"/>
              <w:ind w:leftChars="0" w:left="0"/>
              <w:rPr>
                <w:del w:id="4224" w:author="김은수" w:date="2026-09-30T15:44:00Z" w16du:dateUtc="2026-09-30T06:44:00Z"/>
              </w:rPr>
            </w:pPr>
            <w:del w:id="4225" w:author="김은수" w:date="2026-09-30T15:44:00Z" w16du:dateUtc="2026-09-30T06:44:00Z">
              <w:r>
                <w:rPr>
                  <w:rFonts w:hint="eastAsia"/>
                </w:rPr>
                <w:delText>D</w:delText>
              </w:r>
              <w:r>
                <w:delText>IO 24</w:delText>
              </w:r>
            </w:del>
          </w:p>
        </w:tc>
        <w:tc>
          <w:tcPr>
            <w:tcW w:w="3827" w:type="dxa"/>
            <w:tcPrChange w:id="4226" w:author="김은수" w:date="2026-10-01T01:11:00Z">
              <w:tcPr>
                <w:tcW w:w="3827" w:type="dxa"/>
              </w:tcPr>
            </w:tcPrChange>
          </w:tcPr>
          <w:p w14:paraId="300EFE35" w14:textId="77777777" w:rsidR="00402707" w:rsidRDefault="00402707" w:rsidP="00402707">
            <w:pPr>
              <w:pStyle w:val="a8"/>
              <w:ind w:leftChars="0" w:left="0"/>
              <w:cnfStyle w:val="000000000000" w:firstRow="0" w:lastRow="0" w:firstColumn="0" w:lastColumn="0" w:oddVBand="0" w:evenVBand="0" w:oddHBand="0" w:evenHBand="0" w:firstRowFirstColumn="0" w:firstRowLastColumn="0" w:lastRowFirstColumn="0" w:lastRowLastColumn="0"/>
              <w:rPr>
                <w:del w:id="4227" w:author="김은수" w:date="2026-09-30T15:44:00Z" w16du:dateUtc="2026-09-30T06:44:00Z"/>
              </w:rPr>
            </w:pPr>
            <w:del w:id="4228" w:author="김은수" w:date="2026-09-30T15:44:00Z" w16du:dateUtc="2026-09-30T06:44:00Z">
              <w:r>
                <w:rPr>
                  <w:rFonts w:hint="eastAsia"/>
                </w:rPr>
                <w:delText>P</w:delText>
              </w:r>
              <w:r>
                <w:delText xml:space="preserve">CM </w:delText>
              </w:r>
              <w:r>
                <w:rPr>
                  <w:rFonts w:hint="eastAsia"/>
                </w:rPr>
                <w:delText>데이터 출력</w:delText>
              </w:r>
            </w:del>
          </w:p>
        </w:tc>
      </w:tr>
      <w:tr w:rsidR="00402707" w14:paraId="7E02E600" w14:textId="77777777" w:rsidTr="00402707">
        <w:trPr>
          <w:del w:id="4229" w:author="김은수" w:date="2026-09-30T15:44:00Z"/>
          <w:trPrChange w:id="4230" w:author="김은수" w:date="2026-10-01T01:11:00Z">
            <w:trPr>
              <w:gridAfter w:val="2"/>
            </w:trPr>
          </w:trPrChange>
        </w:trPr>
        <w:tc>
          <w:tcPr>
            <w:cnfStyle w:val="001000000000" w:firstRow="0" w:lastRow="0" w:firstColumn="1" w:lastColumn="0" w:oddVBand="0" w:evenVBand="0" w:oddHBand="0" w:evenHBand="0" w:firstRowFirstColumn="0" w:firstRowLastColumn="0" w:lastRowFirstColumn="0" w:lastRowLastColumn="0"/>
            <w:tcW w:w="3280" w:type="dxa"/>
            <w:tcPrChange w:id="4231" w:author="김은수" w:date="2026-10-01T01:11:00Z">
              <w:tcPr>
                <w:tcW w:w="3280" w:type="dxa"/>
              </w:tcPr>
            </w:tcPrChange>
          </w:tcPr>
          <w:p w14:paraId="5333F9A4" w14:textId="77777777" w:rsidR="00402707" w:rsidRDefault="00402707" w:rsidP="00402707">
            <w:pPr>
              <w:pStyle w:val="a8"/>
              <w:ind w:leftChars="0" w:left="0"/>
              <w:rPr>
                <w:del w:id="4232" w:author="김은수" w:date="2026-09-30T15:44:00Z" w16du:dateUtc="2026-09-30T06:44:00Z"/>
              </w:rPr>
            </w:pPr>
            <w:del w:id="4233" w:author="김은수" w:date="2026-09-30T15:44:00Z" w16du:dateUtc="2026-09-30T06:44:00Z">
              <w:r>
                <w:rPr>
                  <w:rFonts w:hint="eastAsia"/>
                </w:rPr>
                <w:delText>D</w:delText>
              </w:r>
              <w:r>
                <w:delText>IO 29</w:delText>
              </w:r>
            </w:del>
          </w:p>
        </w:tc>
        <w:tc>
          <w:tcPr>
            <w:tcW w:w="3827" w:type="dxa"/>
            <w:tcPrChange w:id="4234" w:author="김은수" w:date="2026-10-01T01:11:00Z">
              <w:tcPr>
                <w:tcW w:w="3827" w:type="dxa"/>
              </w:tcPr>
            </w:tcPrChange>
          </w:tcPr>
          <w:p w14:paraId="0BFCD84E" w14:textId="77777777" w:rsidR="00402707" w:rsidRDefault="00402707" w:rsidP="00402707">
            <w:pPr>
              <w:pStyle w:val="a8"/>
              <w:ind w:leftChars="0" w:left="0"/>
              <w:cnfStyle w:val="000000000000" w:firstRow="0" w:lastRow="0" w:firstColumn="0" w:lastColumn="0" w:oddVBand="0" w:evenVBand="0" w:oddHBand="0" w:evenHBand="0" w:firstRowFirstColumn="0" w:firstRowLastColumn="0" w:lastRowFirstColumn="0" w:lastRowLastColumn="0"/>
              <w:rPr>
                <w:del w:id="4235" w:author="김은수" w:date="2026-09-30T15:44:00Z" w16du:dateUtc="2026-09-30T06:44:00Z"/>
              </w:rPr>
            </w:pPr>
            <w:del w:id="4236" w:author="김은수" w:date="2026-09-30T15:44:00Z" w16du:dateUtc="2026-09-30T06:44:00Z">
              <w:r>
                <w:rPr>
                  <w:rFonts w:hint="eastAsia"/>
                </w:rPr>
                <w:delText>P</w:delText>
              </w:r>
              <w:r>
                <w:delText xml:space="preserve">CM </w:delText>
              </w:r>
              <w:r>
                <w:rPr>
                  <w:rFonts w:hint="eastAsia"/>
                </w:rPr>
                <w:delText>프레임 출력</w:delText>
              </w:r>
            </w:del>
          </w:p>
        </w:tc>
      </w:tr>
    </w:tbl>
    <w:p w14:paraId="503E7AA5" w14:textId="77777777" w:rsidR="00402707" w:rsidRPr="00E00010" w:rsidRDefault="00402707">
      <w:pPr>
        <w:spacing w:after="0" w:line="300" w:lineRule="auto"/>
        <w:rPr>
          <w:del w:id="4237" w:author="김은수" w:date="2026-09-30T15:44:00Z" w16du:dateUtc="2026-09-30T06:44:00Z"/>
          <w:szCs w:val="20"/>
        </w:rPr>
        <w:pPrChange w:id="4238" w:author="김은수" w:date="2026-10-01T03:22:00Z">
          <w:pPr>
            <w:spacing w:after="0" w:line="240" w:lineRule="auto"/>
            <w:ind w:leftChars="200" w:left="400"/>
          </w:pPr>
        </w:pPrChange>
      </w:pPr>
    </w:p>
    <w:p w14:paraId="07F3F478" w14:textId="77777777" w:rsidR="00402707" w:rsidRPr="00E00010" w:rsidRDefault="00402707">
      <w:pPr>
        <w:pStyle w:val="a8"/>
        <w:numPr>
          <w:ilvl w:val="0"/>
          <w:numId w:val="22"/>
        </w:numPr>
        <w:spacing w:after="0" w:line="300" w:lineRule="auto"/>
        <w:ind w:left="1160"/>
        <w:rPr>
          <w:del w:id="4239" w:author="김은수" w:date="2026-09-30T15:44:00Z" w16du:dateUtc="2026-09-30T06:44:00Z"/>
          <w:szCs w:val="20"/>
        </w:rPr>
        <w:pPrChange w:id="4240" w:author="김은수" w:date="2026-10-01T03:22:00Z">
          <w:pPr>
            <w:pStyle w:val="a8"/>
            <w:numPr>
              <w:numId w:val="22"/>
            </w:numPr>
            <w:ind w:leftChars="0" w:left="1960" w:hanging="360"/>
          </w:pPr>
        </w:pPrChange>
      </w:pPr>
      <w:del w:id="4241" w:author="김은수" w:date="2026-09-30T15:44:00Z" w16du:dateUtc="2026-09-30T06:44:00Z">
        <w:r>
          <w:rPr>
            <w:rFonts w:hint="eastAsia"/>
          </w:rPr>
          <w:delText>가속도 센서 입력용 D</w:delText>
        </w:r>
        <w:r>
          <w:delText>IO 21</w:delText>
        </w:r>
        <w:r>
          <w:rPr>
            <w:rFonts w:hint="eastAsia"/>
          </w:rPr>
          <w:delText xml:space="preserve">번을 </w:delText>
        </w:r>
        <w:r>
          <w:delText>GPI</w:delText>
        </w:r>
        <w:r>
          <w:rPr>
            <w:rFonts w:hint="eastAsia"/>
          </w:rPr>
          <w:delText>O</w:delText>
        </w:r>
        <w:r>
          <w:delText xml:space="preserve"> </w:delText>
        </w:r>
        <w:r>
          <w:rPr>
            <w:rFonts w:hint="eastAsia"/>
          </w:rPr>
          <w:delText>입력으로 설정한다.</w:delText>
        </w:r>
      </w:del>
    </w:p>
    <w:p w14:paraId="34F661FB" w14:textId="77777777" w:rsidR="00402707" w:rsidRPr="00E00010" w:rsidRDefault="00402707">
      <w:pPr>
        <w:pStyle w:val="a8"/>
        <w:numPr>
          <w:ilvl w:val="0"/>
          <w:numId w:val="22"/>
        </w:numPr>
        <w:spacing w:after="0" w:line="300" w:lineRule="auto"/>
        <w:ind w:left="1160"/>
        <w:rPr>
          <w:del w:id="4242" w:author="김은수" w:date="2026-09-30T15:44:00Z" w16du:dateUtc="2026-09-30T06:44:00Z"/>
          <w:szCs w:val="20"/>
        </w:rPr>
        <w:pPrChange w:id="4243" w:author="김은수" w:date="2026-10-01T03:22:00Z">
          <w:pPr>
            <w:pStyle w:val="a8"/>
            <w:numPr>
              <w:numId w:val="22"/>
            </w:numPr>
            <w:ind w:leftChars="0" w:left="1960" w:hanging="360"/>
          </w:pPr>
        </w:pPrChange>
      </w:pPr>
      <w:del w:id="4244" w:author="김은수" w:date="2026-09-30T15:44:00Z" w16du:dateUtc="2026-09-30T06:44:00Z">
        <w:r>
          <w:rPr>
            <w:rFonts w:hint="eastAsia"/>
          </w:rPr>
          <w:delText>D</w:delText>
        </w:r>
        <w:r>
          <w:delText>IO 21</w:delText>
        </w:r>
        <w:r>
          <w:rPr>
            <w:rFonts w:hint="eastAsia"/>
          </w:rPr>
          <w:delText xml:space="preserve">번 핀의 </w:delText>
        </w:r>
        <w:r>
          <w:delText xml:space="preserve">GPIO </w:delText>
        </w:r>
        <w:r>
          <w:rPr>
            <w:rFonts w:hint="eastAsia"/>
          </w:rPr>
          <w:delText>인터럽트를 활성화 한다.</w:delText>
        </w:r>
      </w:del>
    </w:p>
    <w:p w14:paraId="6B19B179" w14:textId="77777777" w:rsidR="00961A27" w:rsidRPr="00E00010" w:rsidRDefault="00961A27">
      <w:pPr>
        <w:pStyle w:val="a8"/>
        <w:spacing w:after="0" w:line="300" w:lineRule="auto"/>
        <w:rPr>
          <w:del w:id="4245" w:author="김은수" w:date="2026-09-30T15:44:00Z" w16du:dateUtc="2026-09-30T06:44:00Z"/>
          <w:szCs w:val="20"/>
        </w:rPr>
        <w:pPrChange w:id="4246" w:author="김은수" w:date="2026-10-01T03:22:00Z">
          <w:pPr>
            <w:pStyle w:val="a8"/>
            <w:spacing w:after="0" w:line="240" w:lineRule="auto"/>
            <w:ind w:leftChars="0" w:left="1960"/>
          </w:pPr>
        </w:pPrChange>
      </w:pPr>
    </w:p>
    <w:p w14:paraId="53BA603F" w14:textId="77777777" w:rsidR="00BA1805" w:rsidRPr="00E00010" w:rsidRDefault="00BA1805">
      <w:pPr>
        <w:pStyle w:val="2"/>
        <w:keepNext w:val="0"/>
        <w:keepLines w:val="0"/>
        <w:widowControl w:val="0"/>
        <w:numPr>
          <w:ilvl w:val="1"/>
          <w:numId w:val="7"/>
        </w:numPr>
        <w:snapToGrid/>
        <w:spacing w:before="0" w:after="0" w:line="300" w:lineRule="auto"/>
        <w:jc w:val="both"/>
        <w:rPr>
          <w:del w:id="4247" w:author="김은수" w:date="2026-09-30T15:44:00Z" w16du:dateUtc="2026-09-30T06:44:00Z"/>
          <w:sz w:val="20"/>
          <w:szCs w:val="20"/>
        </w:rPr>
        <w:pPrChange w:id="4248" w:author="김은수" w:date="2026-10-01T03:22:00Z">
          <w:pPr>
            <w:pStyle w:val="2"/>
            <w:numPr>
              <w:ilvl w:val="1"/>
              <w:numId w:val="7"/>
            </w:numPr>
            <w:ind w:left="992" w:hanging="567"/>
          </w:pPr>
        </w:pPrChange>
      </w:pPr>
      <w:bookmarkStart w:id="4249" w:name="_Toc180573615"/>
      <w:del w:id="4250" w:author="김은수" w:date="2026-09-30T15:44:00Z" w16du:dateUtc="2026-09-30T06:44:00Z">
        <w:r>
          <w:rPr>
            <w:rFonts w:hint="eastAsia"/>
          </w:rPr>
          <w:delText>S</w:delText>
        </w:r>
        <w:r>
          <w:delText>ignal Processing Module</w:delText>
        </w:r>
        <w:bookmarkEnd w:id="4249"/>
      </w:del>
    </w:p>
    <w:p w14:paraId="300B434E" w14:textId="77777777" w:rsidR="00BA1805" w:rsidRPr="00E00010" w:rsidRDefault="00BA1805">
      <w:pPr>
        <w:spacing w:after="0" w:line="300" w:lineRule="auto"/>
        <w:rPr>
          <w:del w:id="4251" w:author="김은수" w:date="2026-09-30T15:44:00Z" w16du:dateUtc="2026-09-30T06:44:00Z"/>
          <w:szCs w:val="20"/>
        </w:rPr>
        <w:pPrChange w:id="4252" w:author="김은수" w:date="2026-10-01T03:22:00Z">
          <w:pPr>
            <w:ind w:leftChars="300" w:left="600"/>
          </w:pPr>
        </w:pPrChange>
      </w:pPr>
      <w:del w:id="4253" w:author="김은수" w:date="2026-09-30T15:44:00Z" w16du:dateUtc="2026-09-30T06:44:00Z">
        <w:r>
          <w:rPr>
            <w:rFonts w:hint="eastAsia"/>
          </w:rPr>
          <w:delText>오디오 신호처리의 순서는 다음과 같다.</w:delText>
        </w:r>
      </w:del>
    </w:p>
    <w:p w14:paraId="3B21C8D3" w14:textId="77777777" w:rsidR="00713187" w:rsidRPr="00E00010" w:rsidRDefault="00DF4A77">
      <w:pPr>
        <w:pStyle w:val="3"/>
        <w:keepNext w:val="0"/>
        <w:keepLines w:val="0"/>
        <w:widowControl w:val="0"/>
        <w:numPr>
          <w:ilvl w:val="2"/>
          <w:numId w:val="7"/>
        </w:numPr>
        <w:snapToGrid/>
        <w:spacing w:before="0" w:after="0" w:line="300" w:lineRule="auto"/>
        <w:jc w:val="both"/>
        <w:rPr>
          <w:del w:id="4254" w:author="김은수" w:date="2026-09-30T15:44:00Z" w16du:dateUtc="2026-09-30T06:44:00Z"/>
          <w:sz w:val="20"/>
          <w:szCs w:val="20"/>
        </w:rPr>
        <w:pPrChange w:id="4255" w:author="김은수" w:date="2026-10-01T03:22:00Z">
          <w:pPr>
            <w:pStyle w:val="3"/>
            <w:numPr>
              <w:ilvl w:val="2"/>
              <w:numId w:val="7"/>
            </w:numPr>
            <w:ind w:left="1000" w:hanging="400"/>
          </w:pPr>
        </w:pPrChange>
      </w:pPr>
      <w:bookmarkStart w:id="4256" w:name="_Toc180573616"/>
      <w:del w:id="4257" w:author="김은수" w:date="2026-09-30T15:44:00Z" w16du:dateUtc="2026-09-30T06:44:00Z">
        <w:r>
          <w:delText>SU</w:delText>
        </w:r>
        <w:r w:rsidR="00713187">
          <w:delText xml:space="preserve">-ID-CFX-048, </w:delText>
        </w:r>
        <w:r w:rsidR="00713187">
          <w:rPr>
            <w:rFonts w:hint="eastAsia"/>
          </w:rPr>
          <w:delText>텔레코일 입력 절대값</w:delText>
        </w:r>
        <w:r w:rsidR="009008E8">
          <w:delText>, FC_0</w:delText>
        </w:r>
        <w:bookmarkEnd w:id="4256"/>
      </w:del>
    </w:p>
    <w:p w14:paraId="1A22170E" w14:textId="77777777" w:rsidR="00713187" w:rsidRPr="00E00010" w:rsidRDefault="00713187">
      <w:pPr>
        <w:spacing w:after="0" w:line="300" w:lineRule="auto"/>
        <w:rPr>
          <w:del w:id="4258" w:author="김은수" w:date="2026-09-30T15:44:00Z" w16du:dateUtc="2026-09-30T06:44:00Z"/>
          <w:szCs w:val="20"/>
        </w:rPr>
        <w:pPrChange w:id="4259" w:author="김은수" w:date="2026-10-01T03:22:00Z">
          <w:pPr>
            <w:ind w:leftChars="500" w:left="1000"/>
          </w:pPr>
        </w:pPrChange>
      </w:pPr>
      <w:del w:id="4260" w:author="김은수" w:date="2026-09-30T15:44:00Z" w16du:dateUtc="2026-09-30T06:44:00Z">
        <w:r w:rsidRPr="00876A9B">
          <w:rPr>
            <w:rFonts w:ascii="Courier New" w:hAnsi="Courier New" w:cs="Courier New"/>
            <w:color w:val="000000" w:themeColor="text1"/>
            <w:kern w:val="0"/>
            <w:szCs w:val="20"/>
          </w:rPr>
          <w:delText>vAbsolute</w:delText>
        </w:r>
        <w:r>
          <w:rPr>
            <w:rFonts w:hint="eastAsia"/>
          </w:rPr>
          <w:delText xml:space="preserve"> 라이브러리를 사용하여 텔레코일 입력 값의 절대값을 구한다.</w:delText>
        </w:r>
        <w:r>
          <w:delText xml:space="preserve"> </w:delText>
        </w:r>
      </w:del>
    </w:p>
    <w:p w14:paraId="28DB23BE" w14:textId="77777777" w:rsidR="00C50DFB" w:rsidRPr="00E00010" w:rsidRDefault="00DF4A77">
      <w:pPr>
        <w:pStyle w:val="3"/>
        <w:keepNext w:val="0"/>
        <w:keepLines w:val="0"/>
        <w:widowControl w:val="0"/>
        <w:numPr>
          <w:ilvl w:val="2"/>
          <w:numId w:val="7"/>
        </w:numPr>
        <w:snapToGrid/>
        <w:spacing w:before="0" w:after="0" w:line="300" w:lineRule="auto"/>
        <w:jc w:val="both"/>
        <w:rPr>
          <w:del w:id="4261" w:author="김은수" w:date="2026-09-30T15:44:00Z" w16du:dateUtc="2026-09-30T06:44:00Z"/>
          <w:sz w:val="20"/>
          <w:szCs w:val="20"/>
        </w:rPr>
        <w:pPrChange w:id="4262" w:author="김은수" w:date="2026-10-01T03:22:00Z">
          <w:pPr>
            <w:pStyle w:val="3"/>
            <w:numPr>
              <w:ilvl w:val="2"/>
              <w:numId w:val="7"/>
            </w:numPr>
            <w:ind w:left="1000" w:hanging="400"/>
          </w:pPr>
        </w:pPrChange>
      </w:pPr>
      <w:bookmarkStart w:id="4263" w:name="_Toc180573617"/>
      <w:del w:id="4264" w:author="김은수" w:date="2026-09-30T15:44:00Z" w16du:dateUtc="2026-09-30T06:44:00Z">
        <w:r>
          <w:delText>SU</w:delText>
        </w:r>
        <w:r w:rsidR="00C50DFB">
          <w:delText>-ID-CFX-04</w:delText>
        </w:r>
        <w:r w:rsidR="00713187">
          <w:delText>9</w:delText>
        </w:r>
        <w:r w:rsidR="00C50DFB">
          <w:delText xml:space="preserve">, </w:delText>
        </w:r>
        <w:r w:rsidR="00C50DFB">
          <w:rPr>
            <w:rFonts w:hint="eastAsia"/>
          </w:rPr>
          <w:delText>텔레코일 입력 감지</w:delText>
        </w:r>
        <w:bookmarkEnd w:id="4263"/>
      </w:del>
    </w:p>
    <w:p w14:paraId="79F6F794" w14:textId="77777777" w:rsidR="00713187" w:rsidRPr="00E00010" w:rsidRDefault="00713187">
      <w:pPr>
        <w:spacing w:after="0" w:line="300" w:lineRule="auto"/>
        <w:rPr>
          <w:del w:id="4265" w:author="김은수" w:date="2026-09-30T15:44:00Z" w16du:dateUtc="2026-09-30T06:44:00Z"/>
          <w:szCs w:val="20"/>
        </w:rPr>
        <w:pPrChange w:id="4266" w:author="김은수" w:date="2026-10-01T03:22:00Z">
          <w:pPr>
            <w:ind w:leftChars="500" w:left="1000"/>
          </w:pPr>
        </w:pPrChange>
      </w:pPr>
      <w:del w:id="4267" w:author="김은수" w:date="2026-09-30T15:44:00Z" w16du:dateUtc="2026-09-30T06:44:00Z">
        <w:r>
          <w:rPr>
            <w:rFonts w:hint="eastAsia"/>
          </w:rPr>
          <w:delText xml:space="preserve">구해진 텔레코일의 절대값의 평균이 기준값 이상이면 텔레코일 입력 감지 플래그를 </w:delText>
        </w:r>
        <w:r w:rsidR="00860F46">
          <w:rPr>
            <w:rFonts w:hint="eastAsia"/>
          </w:rPr>
          <w:delText>활성화하고</w:delText>
        </w:r>
        <w:r w:rsidR="00860F46">
          <w:delText xml:space="preserve"> </w:delText>
        </w:r>
        <w:r w:rsidR="00860F46">
          <w:rPr>
            <w:rFonts w:hint="eastAsia"/>
          </w:rPr>
          <w:delText>기준값 이하이면 플래</w:delText>
        </w:r>
        <w:r w:rsidR="0016236E">
          <w:rPr>
            <w:rFonts w:hint="eastAsia"/>
          </w:rPr>
          <w:delText>그</w:delText>
        </w:r>
        <w:r w:rsidR="00860F46">
          <w:rPr>
            <w:rFonts w:hint="eastAsia"/>
          </w:rPr>
          <w:delText>를 비활성화 한다.</w:delText>
        </w:r>
        <w:r>
          <w:rPr>
            <w:rFonts w:hint="eastAsia"/>
          </w:rPr>
          <w:delText xml:space="preserve"> 평균값 계산 시간과 기준값은 실험을 통해서 산정된다.</w:delText>
        </w:r>
      </w:del>
    </w:p>
    <w:p w14:paraId="1284D484" w14:textId="77777777" w:rsidR="00BA1805" w:rsidRPr="00E00010" w:rsidRDefault="00DF4A77">
      <w:pPr>
        <w:pStyle w:val="3"/>
        <w:keepNext w:val="0"/>
        <w:keepLines w:val="0"/>
        <w:widowControl w:val="0"/>
        <w:numPr>
          <w:ilvl w:val="2"/>
          <w:numId w:val="7"/>
        </w:numPr>
        <w:snapToGrid/>
        <w:spacing w:before="0" w:after="0" w:line="300" w:lineRule="auto"/>
        <w:jc w:val="both"/>
        <w:rPr>
          <w:del w:id="4268" w:author="김은수" w:date="2026-09-30T15:44:00Z" w16du:dateUtc="2026-09-30T06:44:00Z"/>
          <w:sz w:val="20"/>
          <w:szCs w:val="20"/>
        </w:rPr>
        <w:pPrChange w:id="4269" w:author="김은수" w:date="2026-10-01T03:22:00Z">
          <w:pPr>
            <w:pStyle w:val="3"/>
            <w:numPr>
              <w:ilvl w:val="2"/>
              <w:numId w:val="7"/>
            </w:numPr>
            <w:ind w:left="1000" w:hanging="400"/>
          </w:pPr>
        </w:pPrChange>
      </w:pPr>
      <w:bookmarkStart w:id="4270" w:name="_Toc180573618"/>
      <w:del w:id="4271" w:author="김은수" w:date="2026-09-30T15:44:00Z" w16du:dateUtc="2026-09-30T06:44:00Z">
        <w:r>
          <w:delText>SU</w:delText>
        </w:r>
        <w:r w:rsidR="00F8273B">
          <w:delText>-ID-CFX-0</w:delText>
        </w:r>
        <w:r w:rsidR="00713187">
          <w:delText>50</w:delText>
        </w:r>
        <w:r w:rsidR="00F8273B">
          <w:delText xml:space="preserve">, </w:delText>
        </w:r>
        <w:r w:rsidR="00BA1805">
          <w:rPr>
            <w:rFonts w:hint="eastAsia"/>
          </w:rPr>
          <w:delText>오디오 신호 혼합</w:delText>
        </w:r>
        <w:bookmarkEnd w:id="4270"/>
      </w:del>
    </w:p>
    <w:p w14:paraId="0CD9873A" w14:textId="77777777" w:rsidR="00BA1805" w:rsidRPr="00E00010" w:rsidRDefault="00BA1805">
      <w:pPr>
        <w:spacing w:after="0" w:line="300" w:lineRule="auto"/>
        <w:rPr>
          <w:del w:id="4272" w:author="김은수" w:date="2026-09-30T15:44:00Z" w16du:dateUtc="2026-09-30T06:44:00Z"/>
          <w:szCs w:val="20"/>
        </w:rPr>
        <w:pPrChange w:id="4273" w:author="김은수" w:date="2026-10-01T03:22:00Z">
          <w:pPr>
            <w:ind w:leftChars="500" w:left="1000"/>
          </w:pPr>
        </w:pPrChange>
      </w:pPr>
      <w:del w:id="4274" w:author="김은수" w:date="2026-09-30T15:44:00Z" w16du:dateUtc="2026-09-30T06:44:00Z">
        <w:r>
          <w:rPr>
            <w:rFonts w:hint="eastAsia"/>
          </w:rPr>
          <w:delText xml:space="preserve">마이크 입력과 텔레코일 입력 값을 </w:delText>
        </w:r>
        <w:r>
          <w:delText xml:space="preserve">1:1 </w:delText>
        </w:r>
        <w:r>
          <w:rPr>
            <w:rFonts w:hint="eastAsia"/>
          </w:rPr>
          <w:delText xml:space="preserve">비율로 혼합하여 </w:delText>
        </w:r>
        <w:r>
          <w:delText xml:space="preserve">AGC </w:delText>
        </w:r>
        <w:r>
          <w:rPr>
            <w:rFonts w:hint="eastAsia"/>
          </w:rPr>
          <w:delText>입력 버퍼에 저장한다.</w:delText>
        </w:r>
      </w:del>
    </w:p>
    <w:p w14:paraId="10256330" w14:textId="77777777" w:rsidR="00BA1805" w:rsidRPr="00E00010" w:rsidRDefault="00BA1805">
      <w:pPr>
        <w:spacing w:after="0" w:line="300" w:lineRule="auto"/>
        <w:rPr>
          <w:del w:id="4275" w:author="김은수" w:date="2026-09-30T15:44:00Z" w16du:dateUtc="2026-09-30T06:44:00Z"/>
          <w:szCs w:val="20"/>
        </w:rPr>
        <w:pPrChange w:id="4276" w:author="김은수" w:date="2026-10-01T03:22:00Z">
          <w:pPr>
            <w:ind w:leftChars="500" w:left="1000"/>
          </w:pPr>
        </w:pPrChange>
      </w:pPr>
      <w:del w:id="4277" w:author="김은수" w:date="2026-09-30T15:44:00Z" w16du:dateUtc="2026-09-30T06:44:00Z">
        <w:r>
          <w:rPr>
            <w:rFonts w:hint="eastAsia"/>
          </w:rPr>
          <w:delText>텔레코일 사용이 비활성화 되었을 경우에는 마이크 입력 값 만을 사용한다.</w:delText>
        </w:r>
      </w:del>
    </w:p>
    <w:p w14:paraId="055AD4E0" w14:textId="77777777" w:rsidR="00BA1805" w:rsidRPr="00E00010" w:rsidRDefault="00BA1805">
      <w:pPr>
        <w:pStyle w:val="3"/>
        <w:keepNext w:val="0"/>
        <w:keepLines w:val="0"/>
        <w:widowControl w:val="0"/>
        <w:numPr>
          <w:ilvl w:val="2"/>
          <w:numId w:val="7"/>
        </w:numPr>
        <w:snapToGrid/>
        <w:spacing w:before="0" w:after="0" w:line="300" w:lineRule="auto"/>
        <w:jc w:val="both"/>
        <w:rPr>
          <w:del w:id="4278" w:author="김은수" w:date="2026-09-30T15:44:00Z" w16du:dateUtc="2026-09-30T06:44:00Z"/>
          <w:sz w:val="20"/>
          <w:szCs w:val="20"/>
        </w:rPr>
        <w:pPrChange w:id="4279" w:author="김은수" w:date="2026-10-01T03:22:00Z">
          <w:pPr>
            <w:pStyle w:val="3"/>
            <w:numPr>
              <w:ilvl w:val="2"/>
              <w:numId w:val="7"/>
            </w:numPr>
            <w:ind w:left="1000" w:hanging="400"/>
          </w:pPr>
        </w:pPrChange>
      </w:pPr>
      <w:bookmarkStart w:id="4280" w:name="_Toc180573619"/>
      <w:del w:id="4281" w:author="김은수" w:date="2026-09-30T15:44:00Z" w16du:dateUtc="2026-09-30T06:44:00Z">
        <w:r>
          <w:rPr>
            <w:rFonts w:hint="eastAsia"/>
          </w:rPr>
          <w:delText>자동 이득 제어</w:delText>
        </w:r>
        <w:bookmarkEnd w:id="4280"/>
        <w:r>
          <w:rPr>
            <w:rFonts w:hint="eastAsia"/>
          </w:rPr>
          <w:delText xml:space="preserve">  </w:delText>
        </w:r>
      </w:del>
    </w:p>
    <w:p w14:paraId="08A53DD7" w14:textId="77777777" w:rsidR="00697371" w:rsidRPr="00E00010" w:rsidRDefault="00220104">
      <w:pPr>
        <w:pStyle w:val="TDC40"/>
        <w:rPr>
          <w:ins w:id="4282" w:author="김은수" w:date="2026-09-30T15:44:00Z" w16du:dateUtc="2026-09-30T06:44:00Z"/>
        </w:rPr>
        <w:pPrChange w:id="4283" w:author="김은수" w:date="2026-10-01T01:11:00Z">
          <w:pPr>
            <w:keepLines/>
            <w:widowControl/>
            <w:snapToGrid w:val="0"/>
            <w:spacing w:after="80" w:line="300" w:lineRule="auto"/>
            <w:ind w:left="1245"/>
            <w:jc w:val="left"/>
          </w:pPr>
        </w:pPrChange>
      </w:pPr>
      <w:ins w:id="4284" w:author="김은수" w:date="2026-09-30T15:44:00Z" w16du:dateUtc="2026-09-30T06:44:00Z">
        <w:r w:rsidRPr="00084C76">
          <w:t>단일 입력은 각 표본을 5비트 우측 이동한다. 독립 두 입력의 혼합은 축소된 두 값을 합하며 1/2로 나누지 않는다. 두 마이크의 빔포밍만 한 표본 지연 경로와 기준 경로를 더한 뒤 1비트 우측 이동하여 평균한다. 블록의 마지막 표본은 지연 경로의 직전 블록 첫 표본으로 이어 연결한다.</w:t>
        </w:r>
      </w:ins>
    </w:p>
    <w:p w14:paraId="464217E1" w14:textId="77777777" w:rsidR="00697371" w:rsidRPr="00E00010" w:rsidRDefault="00220104">
      <w:pPr>
        <w:pStyle w:val="TDC40"/>
        <w:rPr>
          <w:ins w:id="4285" w:author="김은수" w:date="2026-09-30T15:44:00Z" w16du:dateUtc="2026-09-30T06:44:00Z"/>
        </w:rPr>
        <w:pPrChange w:id="4286" w:author="김은수" w:date="2026-10-01T01:11:00Z">
          <w:pPr>
            <w:keepLines/>
            <w:widowControl/>
            <w:snapToGrid w:val="0"/>
            <w:spacing w:after="80" w:line="300" w:lineRule="auto"/>
            <w:ind w:left="1245"/>
            <w:jc w:val="left"/>
          </w:pPr>
        </w:pPrChange>
      </w:pPr>
      <w:ins w:id="4287" w:author="김은수" w:date="2026-09-30T15:44:00Z" w16du:dateUtc="2026-09-30T06:44:00Z">
        <w:r w:rsidRPr="00084C76">
          <w:t>좌측 전면은 DMIC2, 우측 전면은 DMIC1을 지연 경로로 사용한다. I2S 입력이 있으면 마이크/I2S 혼합 경로를 선택하고, 매핑 연결/크래들 마이크 상태에 따라 입력 게인을 구분한다.</w:t>
        </w:r>
      </w:ins>
    </w:p>
    <w:p w14:paraId="709AE41C" w14:textId="77777777" w:rsidR="00697371" w:rsidRPr="00E00010" w:rsidRDefault="00220104">
      <w:pPr>
        <w:pStyle w:val="TDC4"/>
        <w:rPr>
          <w:ins w:id="4288" w:author="김은수" w:date="2026-09-30T15:44:00Z" w16du:dateUtc="2026-09-30T06:44:00Z"/>
        </w:rPr>
        <w:pPrChange w:id="4289" w:author="김은수" w:date="2026-10-01T01:11:00Z">
          <w:pPr>
            <w:pStyle w:val="4"/>
            <w:numPr>
              <w:ilvl w:val="3"/>
              <w:numId w:val="7"/>
            </w:numPr>
            <w:tabs>
              <w:tab w:val="num" w:pos="1134"/>
            </w:tabs>
            <w:ind w:left="1200" w:hanging="400"/>
          </w:pPr>
        </w:pPrChange>
      </w:pPr>
      <w:ins w:id="4290" w:author="김은수" w:date="2026-09-30T15:44:00Z" w16du:dateUtc="2026-09-30T06:44:00Z">
        <w:r>
          <w:t>AGC 동작 원리</w:t>
        </w:r>
      </w:ins>
    </w:p>
    <w:p w14:paraId="012DEA0E" w14:textId="77777777" w:rsidR="00BA1805" w:rsidRDefault="00BA1805">
      <w:pPr>
        <w:pStyle w:val="TDC40"/>
        <w:pPrChange w:id="4291" w:author="김은수" w:date="2026-09-30T15:44:00Z" w16du:dateUtc="2026-09-30T06:44:00Z">
          <w:pPr>
            <w:ind w:leftChars="400" w:left="800"/>
          </w:pPr>
        </w:pPrChange>
      </w:pPr>
      <w:r w:rsidRPr="00084C76">
        <w:t>A</w:t>
      </w:r>
      <w:r>
        <w:t>GC</w:t>
      </w:r>
      <w:r w:rsidRPr="00084C76">
        <w:t>를 사용하여 입력된 오디오 신호의 크기와 주파수 분석 입력의 크기를 맞춘다.</w:t>
      </w:r>
      <w:r>
        <w:t xml:space="preserve"> </w:t>
      </w:r>
    </w:p>
    <w:p w14:paraId="5978D381" w14:textId="77777777" w:rsidR="00697371" w:rsidRDefault="00BA1805">
      <w:pPr>
        <w:pStyle w:val="TDC40"/>
        <w:pPrChange w:id="4292" w:author="김은수" w:date="2026-09-30T15:44:00Z" w16du:dateUtc="2026-09-30T06:44:00Z">
          <w:pPr>
            <w:ind w:leftChars="400" w:left="800"/>
          </w:pPr>
        </w:pPrChange>
      </w:pPr>
      <w:del w:id="4293" w:author="김은수" w:date="2026-09-30T15:44:00Z" w16du:dateUtc="2026-09-30T06:44:00Z">
        <w:r>
          <w:rPr>
            <w:rFonts w:hint="eastAsia"/>
          </w:rPr>
          <w:delText xml:space="preserve">일반적으로 </w:delText>
        </w:r>
      </w:del>
      <w:r w:rsidR="00220104" w:rsidRPr="00084C76">
        <w:t xml:space="preserve">AGC는 </w:t>
      </w:r>
      <w:del w:id="4294" w:author="김은수" w:date="2026-09-30T15:44:00Z" w16du:dateUtc="2026-09-30T06:44:00Z">
        <w:r>
          <w:rPr>
            <w:rFonts w:hint="eastAsia"/>
          </w:rPr>
          <w:delText xml:space="preserve">마이크 출력과 </w:delText>
        </w:r>
        <w:r>
          <w:delText xml:space="preserve">ADC </w:delText>
        </w:r>
      </w:del>
      <w:r w:rsidR="00220104" w:rsidRPr="00084C76">
        <w:t xml:space="preserve">입력 </w:t>
      </w:r>
      <w:del w:id="4295" w:author="김은수" w:date="2026-09-30T15:44:00Z" w16du:dateUtc="2026-09-30T06:44:00Z">
        <w:r>
          <w:rPr>
            <w:rFonts w:hint="eastAsia"/>
          </w:rPr>
          <w:delText>사이에</w:delText>
        </w:r>
        <w:r>
          <w:delText xml:space="preserve"> </w:delText>
        </w:r>
        <w:r>
          <w:rPr>
            <w:rFonts w:hint="eastAsia"/>
          </w:rPr>
          <w:delText xml:space="preserve">하드웨어로 구현되며 아래 </w:delText>
        </w:r>
      </w:del>
      <w:ins w:id="4296" w:author="김은수" w:date="2026-09-30T15:44:00Z" w16du:dateUtc="2026-09-30T06:44:00Z">
        <w:r w:rsidR="00220104" w:rsidRPr="00084C76">
          <w:t xml:space="preserve">크기에 따라 이득을 바꾸는 기능이다. 일반적인 입력/출력 관계는 다음 </w:t>
        </w:r>
      </w:ins>
      <w:r w:rsidR="00220104" w:rsidRPr="00084C76">
        <w:t xml:space="preserve">그림과 </w:t>
      </w:r>
      <w:del w:id="4297" w:author="김은수" w:date="2026-09-30T15:44:00Z" w16du:dateUtc="2026-09-30T06:44:00Z">
        <w:r>
          <w:rPr>
            <w:rFonts w:hint="eastAsia"/>
          </w:rPr>
          <w:delText>같이 동작한다</w:delText>
        </w:r>
      </w:del>
      <w:ins w:id="4298" w:author="김은수" w:date="2026-09-30T15:44:00Z" w16du:dateUtc="2026-09-30T06:44:00Z">
        <w:r w:rsidR="00220104" w:rsidRPr="00084C76">
          <w:t>같다</w:t>
        </w:r>
      </w:ins>
      <w:r w:rsidR="00220104" w:rsidRPr="00084C76">
        <w:t>.</w:t>
      </w:r>
    </w:p>
    <w:p w14:paraId="0B56F374" w14:textId="77777777" w:rsidR="00BA1805" w:rsidRDefault="00BA1805">
      <w:pPr>
        <w:pStyle w:val="TDC44"/>
        <w:pPrChange w:id="4299" w:author="김은수" w:date="2026-09-30T15:44:00Z" w16du:dateUtc="2026-09-30T06:44:00Z">
          <w:pPr>
            <w:ind w:leftChars="400" w:left="800"/>
          </w:pPr>
        </w:pPrChange>
      </w:pPr>
      <w:r w:rsidRPr="00E00010">
        <w:rPr>
          <w:noProof/>
        </w:rPr>
        <w:drawing>
          <wp:inline distT="0" distB="0" distL="0" distR="0" wp14:anchorId="3E4EBC4E" wp14:editId="0010EAF7">
            <wp:extent cx="4356100" cy="3457129"/>
            <wp:effectExtent l="0" t="0" r="0" b="0"/>
            <wp:docPr id="257" name="그림 256" descr="스크린샷, 어둠, 블랙, 밤이(가) 표시된 사진&#10;&#10;자동 생성된 설명">
              <a:extLst xmlns:a="http://schemas.openxmlformats.org/drawingml/2006/main">
                <a:ext uri="{FF2B5EF4-FFF2-40B4-BE49-F238E27FC236}">
                  <a16:creationId xmlns:a16="http://schemas.microsoft.com/office/drawing/2014/main" id="{E8B69799-F488-0C76-6806-D41022ABA04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그림 256" descr="스크린샷, 어둠, 블랙, 밤이(가) 표시된 사진&#10;&#10;자동 생성된 설명">
                      <a:extLst>
                        <a:ext uri="{FF2B5EF4-FFF2-40B4-BE49-F238E27FC236}">
                          <a16:creationId xmlns:a16="http://schemas.microsoft.com/office/drawing/2014/main" id="{E8B69799-F488-0C76-6806-D41022ABA043}"/>
                        </a:ext>
                      </a:extLst>
                    </pic:cNvPr>
                    <pic:cNvPicPr>
                      <a:picLocks noChangeAspect="1"/>
                    </pic:cNvPicPr>
                  </pic:nvPicPr>
                  <pic:blipFill>
                    <a:blip r:embed="rId27"/>
                    <a:stretch>
                      <a:fillRect/>
                    </a:stretch>
                  </pic:blipFill>
                  <pic:spPr>
                    <a:xfrm>
                      <a:off x="0" y="0"/>
                      <a:ext cx="4362136" cy="3461919"/>
                    </a:xfrm>
                    <a:prstGeom prst="rect">
                      <a:avLst/>
                    </a:prstGeom>
                  </pic:spPr>
                </pic:pic>
              </a:graphicData>
            </a:graphic>
          </wp:inline>
        </w:drawing>
      </w:r>
    </w:p>
    <w:p w14:paraId="21C66430" w14:textId="77777777" w:rsidR="00697371" w:rsidRDefault="00220104">
      <w:pPr>
        <w:pStyle w:val="TDC45"/>
        <w:pPrChange w:id="4300" w:author="김은수" w:date="2026-09-30T15:44:00Z" w16du:dateUtc="2026-09-30T06:44:00Z">
          <w:pPr>
            <w:ind w:leftChars="400" w:left="800"/>
            <w:jc w:val="center"/>
          </w:pPr>
        </w:pPrChange>
      </w:pPr>
      <w:r w:rsidRPr="00084C76">
        <w:t>&lt;</w:t>
      </w:r>
      <w:ins w:id="4301" w:author="김은수" w:date="2026-09-30T15:44:00Z" w16du:dateUtc="2026-09-30T06:44:00Z">
        <w:r w:rsidRPr="00084C76">
          <w:t>그림 8.</w:t>
        </w:r>
      </w:ins>
      <w:r w:rsidRPr="00084C76">
        <w:t xml:space="preserve"> 일반적인 AGC 특성</w:t>
      </w:r>
      <w:del w:id="4302" w:author="김은수" w:date="2026-09-30T15:44:00Z" w16du:dateUtc="2026-09-30T06:44:00Z">
        <w:r w:rsidR="00BA1805">
          <w:rPr>
            <w:rFonts w:hint="eastAsia"/>
          </w:rPr>
          <w:delText xml:space="preserve"> 그래프</w:delText>
        </w:r>
        <w:r w:rsidR="00BA1805">
          <w:delText xml:space="preserve"> </w:delText>
        </w:r>
      </w:del>
      <w:r w:rsidRPr="00084C76">
        <w:t>&gt;</w:t>
      </w:r>
    </w:p>
    <w:p w14:paraId="52FE3E02" w14:textId="77777777" w:rsidR="00BA1805" w:rsidRPr="00E00010" w:rsidRDefault="00BA1805">
      <w:pPr>
        <w:spacing w:after="0" w:line="300" w:lineRule="auto"/>
        <w:jc w:val="center"/>
        <w:rPr>
          <w:del w:id="4303" w:author="김은수" w:date="2026-09-30T15:44:00Z" w16du:dateUtc="2026-09-30T06:44:00Z"/>
          <w:szCs w:val="20"/>
        </w:rPr>
        <w:pPrChange w:id="4304" w:author="김은수" w:date="2026-10-01T03:22:00Z">
          <w:pPr>
            <w:spacing w:after="0" w:line="240" w:lineRule="auto"/>
            <w:ind w:leftChars="400" w:left="800"/>
            <w:jc w:val="center"/>
          </w:pPr>
        </w:pPrChange>
      </w:pPr>
    </w:p>
    <w:p w14:paraId="7E9DB1E2" w14:textId="77777777" w:rsidR="00697371" w:rsidRDefault="00220104">
      <w:pPr>
        <w:pStyle w:val="TDC40"/>
        <w:pPrChange w:id="4305" w:author="김은수" w:date="2026-09-30T15:44:00Z" w16du:dateUtc="2026-09-30T06:44:00Z">
          <w:pPr>
            <w:ind w:leftChars="400" w:left="800"/>
          </w:pPr>
        </w:pPrChange>
      </w:pPr>
      <w:r w:rsidRPr="00084C76">
        <w:t xml:space="preserve">본 제품에서는 ADC 출력 이후 단계에 AGC를 </w:t>
      </w:r>
      <w:del w:id="4306" w:author="김은수" w:date="2026-09-30T15:44:00Z" w16du:dateUtc="2026-09-30T06:44:00Z">
        <w:r w:rsidR="00BA1805">
          <w:rPr>
            <w:rFonts w:hint="eastAsia"/>
          </w:rPr>
          <w:delText>사용할 것이며,</w:delText>
        </w:r>
        <w:r w:rsidR="00BA1805">
          <w:delText xml:space="preserve"> AGC</w:delText>
        </w:r>
        <w:r w:rsidR="00BA1805">
          <w:rPr>
            <w:rFonts w:hint="eastAsia"/>
          </w:rPr>
          <w:delText xml:space="preserve"> 게인을 이용하여</w:delText>
        </w:r>
      </w:del>
      <w:ins w:id="4307" w:author="김은수" w:date="2026-09-30T15:44:00Z" w16du:dateUtc="2026-09-30T06:44:00Z">
        <w:r w:rsidRPr="00084C76">
          <w:t>사용하며,</w:t>
        </w:r>
      </w:ins>
      <w:r w:rsidRPr="00084C76">
        <w:t xml:space="preserve"> 오디오 </w:t>
      </w:r>
      <w:del w:id="4308" w:author="김은수" w:date="2026-09-30T15:44:00Z" w16du:dateUtc="2026-09-30T06:44:00Z">
        <w:r w:rsidR="00BA1805">
          <w:rPr>
            <w:rFonts w:hint="eastAsia"/>
          </w:rPr>
          <w:delText>볼륨 조절 기능을 아래 그림과 같은 특성을 갖도록 구현한다</w:delText>
        </w:r>
      </w:del>
      <w:ins w:id="4309" w:author="김은수" w:date="2026-09-30T15:44:00Z" w16du:dateUtc="2026-09-30T06:44:00Z">
        <w:r w:rsidRPr="00084C76">
          <w:t>볼륨에 따라 증폭 이득과 압축 기울기를 조절한다</w:t>
        </w:r>
      </w:ins>
      <w:r w:rsidRPr="00084C76">
        <w:t>.</w:t>
      </w:r>
    </w:p>
    <w:p w14:paraId="02BE1F2B" w14:textId="77777777" w:rsidR="00BA1805" w:rsidRPr="00E00010" w:rsidRDefault="00BA1805">
      <w:pPr>
        <w:rPr>
          <w:del w:id="4310" w:author="김은수" w:date="2026-09-30T15:44:00Z" w16du:dateUtc="2026-09-30T06:44:00Z"/>
          <w:szCs w:val="20"/>
        </w:rPr>
        <w:pPrChange w:id="4311" w:author="김은수" w:date="2026-10-01T03:22:00Z">
          <w:pPr>
            <w:spacing w:after="0" w:line="240" w:lineRule="auto"/>
            <w:ind w:leftChars="400" w:left="800"/>
          </w:pPr>
        </w:pPrChange>
      </w:pPr>
      <w:del w:id="4312" w:author="김은수" w:date="2026-09-30T15:44:00Z" w16du:dateUtc="2026-09-30T06:44:00Z">
        <w:r w:rsidRPr="007858FD">
          <w:rPr>
            <w:noProof/>
          </w:rPr>
          <w:drawing>
            <wp:inline distT="0" distB="0" distL="0" distR="0" wp14:anchorId="68E92494" wp14:editId="4B2BBFFB">
              <wp:extent cx="4584700" cy="3351712"/>
              <wp:effectExtent l="0" t="0" r="0" b="0"/>
              <wp:docPr id="1005433575" name="그림 1005433575" descr="스크린샷, 어둠, 밤, 빛이(가) 표시된 사진&#10;&#10;자동 생성된 설명">
                <a:extLst xmlns:a="http://schemas.openxmlformats.org/drawingml/2006/main">
                  <a:ext uri="{FF2B5EF4-FFF2-40B4-BE49-F238E27FC236}">
                    <a16:creationId xmlns:a16="http://schemas.microsoft.com/office/drawing/2014/main" id="{0C576437-0788-3053-23C1-25FC8E9961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433575" name="그림 1005433575" descr="스크린샷, 어둠, 밤, 빛이(가) 표시된 사진&#10;&#10;자동 생성된 설명">
                        <a:extLst>
                          <a:ext uri="{FF2B5EF4-FFF2-40B4-BE49-F238E27FC236}">
                            <a16:creationId xmlns:a16="http://schemas.microsoft.com/office/drawing/2014/main" id="{0C576437-0788-3053-23C1-25FC8E99619C}"/>
                          </a:ext>
                        </a:extLst>
                      </pic:cNvPr>
                      <pic:cNvPicPr>
                        <a:picLocks noChangeAspect="1"/>
                      </pic:cNvPicPr>
                    </pic:nvPicPr>
                    <pic:blipFill>
                      <a:blip r:embed="rId28"/>
                      <a:stretch>
                        <a:fillRect/>
                      </a:stretch>
                    </pic:blipFill>
                    <pic:spPr>
                      <a:xfrm>
                        <a:off x="0" y="0"/>
                        <a:ext cx="4588581" cy="3354549"/>
                      </a:xfrm>
                      <a:prstGeom prst="rect">
                        <a:avLst/>
                      </a:prstGeom>
                    </pic:spPr>
                  </pic:pic>
                </a:graphicData>
              </a:graphic>
            </wp:inline>
          </w:drawing>
        </w:r>
      </w:del>
    </w:p>
    <w:p w14:paraId="52BE7608" w14:textId="77777777" w:rsidR="00BA1805" w:rsidRPr="00E00010" w:rsidRDefault="00BA1805">
      <w:pPr>
        <w:spacing w:after="0" w:line="300" w:lineRule="auto"/>
        <w:rPr>
          <w:del w:id="4313" w:author="김은수" w:date="2026-09-30T15:44:00Z" w16du:dateUtc="2026-09-30T06:44:00Z"/>
          <w:szCs w:val="20"/>
        </w:rPr>
        <w:pPrChange w:id="4314" w:author="김은수" w:date="2026-10-01T03:22:00Z">
          <w:pPr>
            <w:spacing w:after="0"/>
            <w:ind w:leftChars="400" w:left="800"/>
          </w:pPr>
        </w:pPrChange>
      </w:pPr>
      <w:del w:id="4315" w:author="김은수" w:date="2026-09-30T15:44:00Z" w16du:dateUtc="2026-09-30T06:44:00Z">
        <w:r>
          <w:rPr>
            <w:rFonts w:hint="eastAsia"/>
          </w:rPr>
          <w:delText>N</w:delText>
        </w:r>
        <w:r>
          <w:delText xml:space="preserve">oise </w:delText>
        </w:r>
        <w:r>
          <w:rPr>
            <w:rFonts w:hint="eastAsia"/>
          </w:rPr>
          <w:delText>g</w:delText>
        </w:r>
        <w:r>
          <w:delText xml:space="preserve">ate </w:delText>
        </w:r>
      </w:del>
    </w:p>
    <w:p w14:paraId="6FC300B3" w14:textId="77777777" w:rsidR="00BA1805" w:rsidRPr="00E00010" w:rsidRDefault="00BA1805">
      <w:pPr>
        <w:pStyle w:val="a8"/>
        <w:numPr>
          <w:ilvl w:val="0"/>
          <w:numId w:val="22"/>
        </w:numPr>
        <w:spacing w:after="0" w:line="300" w:lineRule="auto"/>
        <w:ind w:left="1160"/>
        <w:rPr>
          <w:del w:id="4316" w:author="김은수" w:date="2026-09-30T15:44:00Z" w16du:dateUtc="2026-09-30T06:44:00Z"/>
          <w:szCs w:val="20"/>
        </w:rPr>
        <w:pPrChange w:id="4317" w:author="김은수" w:date="2026-10-01T03:22:00Z">
          <w:pPr>
            <w:pStyle w:val="a8"/>
            <w:numPr>
              <w:numId w:val="22"/>
            </w:numPr>
            <w:spacing w:after="0"/>
            <w:ind w:leftChars="900" w:left="2160" w:hanging="360"/>
          </w:pPr>
        </w:pPrChange>
      </w:pPr>
      <w:del w:id="4318" w:author="김은수" w:date="2026-09-30T15:44:00Z" w16du:dateUtc="2026-09-30T06:44:00Z">
        <w:r>
          <w:rPr>
            <w:rFonts w:hint="eastAsia"/>
          </w:rPr>
          <w:delText xml:space="preserve">음압 레벨 </w:delText>
        </w:r>
        <w:r>
          <w:delText xml:space="preserve">: 38dB SPL,  </w:delText>
        </w:r>
        <w:r>
          <w:rPr>
            <w:rFonts w:hint="eastAsia"/>
          </w:rPr>
          <w:delText>D</w:delText>
        </w:r>
        <w:r>
          <w:delText>igit : 8 (18dB FS)</w:delText>
        </w:r>
      </w:del>
    </w:p>
    <w:p w14:paraId="26FEC42C" w14:textId="77777777" w:rsidR="00BA1805" w:rsidRPr="00E00010" w:rsidRDefault="00BA1805">
      <w:pPr>
        <w:spacing w:after="0" w:line="300" w:lineRule="auto"/>
        <w:rPr>
          <w:del w:id="4319" w:author="김은수" w:date="2026-09-30T15:44:00Z" w16du:dateUtc="2026-09-30T06:44:00Z"/>
          <w:szCs w:val="20"/>
        </w:rPr>
        <w:pPrChange w:id="4320" w:author="김은수" w:date="2026-10-01T03:22:00Z">
          <w:pPr>
            <w:spacing w:after="0"/>
            <w:ind w:leftChars="400" w:left="800"/>
          </w:pPr>
        </w:pPrChange>
      </w:pPr>
      <w:del w:id="4321" w:author="김은수" w:date="2026-09-30T15:44:00Z" w16du:dateUtc="2026-09-30T06:44:00Z">
        <w:r>
          <w:delText xml:space="preserve">Rotation Point </w:delText>
        </w:r>
      </w:del>
    </w:p>
    <w:p w14:paraId="16B88A41" w14:textId="77777777" w:rsidR="00BA1805" w:rsidRPr="00E00010" w:rsidRDefault="00BA1805">
      <w:pPr>
        <w:pStyle w:val="a8"/>
        <w:numPr>
          <w:ilvl w:val="0"/>
          <w:numId w:val="22"/>
        </w:numPr>
        <w:spacing w:after="0" w:line="300" w:lineRule="auto"/>
        <w:ind w:left="1160"/>
        <w:rPr>
          <w:del w:id="4322" w:author="김은수" w:date="2026-09-30T15:44:00Z" w16du:dateUtc="2026-09-30T06:44:00Z"/>
          <w:szCs w:val="20"/>
        </w:rPr>
        <w:pPrChange w:id="4323" w:author="김은수" w:date="2026-10-01T03:22:00Z">
          <w:pPr>
            <w:pStyle w:val="a8"/>
            <w:numPr>
              <w:numId w:val="22"/>
            </w:numPr>
            <w:spacing w:after="0"/>
            <w:ind w:leftChars="900" w:left="2160" w:hanging="360"/>
          </w:pPr>
        </w:pPrChange>
      </w:pPr>
      <w:del w:id="4324" w:author="김은수" w:date="2026-09-30T15:44:00Z" w16du:dateUtc="2026-09-30T06:44:00Z">
        <w:r>
          <w:rPr>
            <w:rFonts w:hint="eastAsia"/>
          </w:rPr>
          <w:delText xml:space="preserve">음압 레벨 </w:delText>
        </w:r>
        <w:r>
          <w:delText>: 85dB SPL, Digit : 1044 (60dB FS)</w:delText>
        </w:r>
      </w:del>
    </w:p>
    <w:p w14:paraId="409C90EB" w14:textId="77777777" w:rsidR="00697371" w:rsidRPr="00E00010" w:rsidRDefault="00220104">
      <w:pPr>
        <w:pStyle w:val="TDC40"/>
        <w:rPr>
          <w:ins w:id="4325" w:author="김은수" w:date="2026-09-30T15:44:00Z" w16du:dateUtc="2026-09-30T06:44:00Z"/>
        </w:rPr>
        <w:pPrChange w:id="4326" w:author="김은수" w:date="2026-10-01T01:11:00Z">
          <w:pPr>
            <w:keepLines/>
            <w:widowControl/>
            <w:snapToGrid w:val="0"/>
            <w:spacing w:after="80" w:line="300" w:lineRule="auto"/>
            <w:ind w:left="1245"/>
            <w:jc w:val="left"/>
          </w:pPr>
        </w:pPrChange>
      </w:pPr>
      <w:ins w:id="4327" w:author="김은수" w:date="2026-09-30T15:44:00Z" w16du:dateUtc="2026-09-30T06:44:00Z">
        <w:r w:rsidRPr="00084C76">
          <w:t>Sound1은 혼합된 16표본의 절대값 최대값 x를 사용한다. x는 AGC 적용 전 정수 크기이며 dB SPL 자체가 아니다. 음압과 ADC 크기의 교정 관계는 이 내부 로그 계산과 구분한다.</w:t>
        </w:r>
      </w:ins>
    </w:p>
    <w:p w14:paraId="51704EC7" w14:textId="77777777" w:rsidR="00697371" w:rsidRPr="00E00010" w:rsidRDefault="00220104">
      <w:pPr>
        <w:pStyle w:val="TDC46"/>
        <w:spacing w:before="0" w:after="0" w:line="300" w:lineRule="auto"/>
        <w:rPr>
          <w:ins w:id="4328" w:author="김은수" w:date="2026-09-30T15:44:00Z" w16du:dateUtc="2026-09-30T06:44:00Z"/>
        </w:rPr>
        <w:pPrChange w:id="4329" w:author="김은수" w:date="2026-10-01T01:11:00Z">
          <w:pPr>
            <w:keepLines/>
            <w:widowControl/>
            <w:snapToGrid w:val="0"/>
            <w:spacing w:before="120" w:line="300" w:lineRule="auto"/>
            <w:jc w:val="center"/>
          </w:pPr>
        </w:pPrChange>
      </w:pPr>
      <m:oMathPara>
        <m:oMath>
          <m:r>
            <w:ins w:id="4330" w:author="김은수" w:date="2026-09-30T15:44:00Z" w16du:dateUtc="2026-09-30T06:44:00Z">
              <m:t>d = 10 log</m:t>
            </w:ins>
          </m:r>
          <m:r>
            <w:ins w:id="4331" w:author="김은수" w:date="2026-09-30T15:44:00Z" w16du:dateUtc="2026-09-30T06:44:00Z">
              <w:rPr>
                <w:rFonts w:hint="eastAsia"/>
              </w:rPr>
              <m:t>₁</m:t>
            </w:ins>
          </m:r>
          <m:r>
            <w:ins w:id="4332" w:author="김은수" w:date="2026-09-30T15:44:00Z" w16du:dateUtc="2026-09-30T06:44:00Z">
              <m:t>₀(max(x, 1) × 32 / 2</m:t>
            </w:ins>
          </m:r>
          <m:r>
            <w:ins w:id="4333" w:author="김은수" w:date="2026-09-30T15:44:00Z" w16du:dateUtc="2026-09-30T06:44:00Z">
              <w:rPr>
                <w:rFonts w:hint="eastAsia"/>
              </w:rPr>
              <m:t>⁴</m:t>
            </w:ins>
          </m:r>
          <m:r>
            <w:ins w:id="4334" w:author="김은수" w:date="2026-09-30T15:44:00Z" w16du:dateUtc="2026-09-30T06:44:00Z">
              <m:t>⁷)</m:t>
            </w:ins>
          </m:r>
        </m:oMath>
      </m:oMathPara>
    </w:p>
    <w:p w14:paraId="5C8B061A" w14:textId="77777777" w:rsidR="00697371" w:rsidRPr="00E00010" w:rsidRDefault="00220104">
      <w:pPr>
        <w:pStyle w:val="TDC40"/>
        <w:rPr>
          <w:ins w:id="4335" w:author="김은수" w:date="2026-09-30T15:44:00Z" w16du:dateUtc="2026-09-30T06:44:00Z"/>
        </w:rPr>
        <w:pPrChange w:id="4336" w:author="김은수" w:date="2026-10-01T01:11:00Z">
          <w:pPr>
            <w:keepLines/>
            <w:widowControl/>
            <w:snapToGrid w:val="0"/>
            <w:spacing w:after="80" w:line="300" w:lineRule="auto"/>
            <w:ind w:left="1245"/>
            <w:jc w:val="left"/>
          </w:pPr>
        </w:pPrChange>
      </w:pPr>
      <w:ins w:id="4337" w:author="김은수" w:date="2026-09-30T15:44:00Z" w16du:dateUtc="2026-09-30T06:44:00Z">
        <w:r w:rsidRPr="00084C76">
          <w:t>d는 Q8.16으로 저장한다. 잡음 경계는 -7700296, 회전점은 -6209352이며 등호는 증폭 영역에 포함한다. 아래 식의 d와 g는 정수 Q8.16 값이다. N은 Q12.12, A/S/B는 Q8.16이다.</w:t>
        </w:r>
      </w:ins>
    </w:p>
    <w:p w14:paraId="5C75FD2B" w14:textId="77777777" w:rsidR="00697371" w:rsidRPr="00E00010" w:rsidRDefault="00220104">
      <w:pPr>
        <w:pStyle w:val="TDC46"/>
        <w:spacing w:before="0" w:after="0" w:line="300" w:lineRule="auto"/>
        <w:rPr>
          <w:ins w:id="4338" w:author="김은수" w:date="2026-09-30T15:44:00Z" w16du:dateUtc="2026-09-30T06:44:00Z"/>
        </w:rPr>
        <w:pPrChange w:id="4339" w:author="김은수" w:date="2026-10-01T01:11:00Z">
          <w:pPr>
            <w:keepLines/>
            <w:widowControl/>
            <w:snapToGrid w:val="0"/>
            <w:spacing w:before="120" w:line="300" w:lineRule="auto"/>
            <w:jc w:val="center"/>
          </w:pPr>
        </w:pPrChange>
      </w:pPr>
      <m:oMathPara>
        <m:oMath>
          <m:r>
            <w:ins w:id="4340" w:author="김은수" w:date="2026-09-30T15:44:00Z" w16du:dateUtc="2026-09-30T06:44:00Z">
              <w:rPr>
                <w:rFonts w:hint="eastAsia"/>
              </w:rPr>
              <m:t>잡음</m:t>
            </w:ins>
          </m:r>
          <m:r>
            <w:ins w:id="4341" w:author="김은수" w:date="2026-09-30T15:44:00Z" w16du:dateUtc="2026-09-30T06:44:00Z">
              <m:t xml:space="preserve"> </m:t>
            </w:ins>
          </m:r>
          <m:r>
            <w:ins w:id="4342" w:author="김은수" w:date="2026-09-30T15:44:00Z" w16du:dateUtc="2026-09-30T06:44:00Z">
              <w:rPr>
                <w:rFonts w:hint="eastAsia"/>
              </w:rPr>
              <m:t>영역</m:t>
            </w:ins>
          </m:r>
          <m:r>
            <w:ins w:id="4343" w:author="김은수" w:date="2026-09-30T15:44:00Z" w16du:dateUtc="2026-09-30T06:44:00Z">
              <m:t>: g = (((131072 × d) &gt;&gt; 20) + N - (d &gt;&gt; 4)) &lt;&lt; 4</m:t>
            </w:ins>
          </m:r>
        </m:oMath>
      </m:oMathPara>
    </w:p>
    <w:p w14:paraId="357E3FC6" w14:textId="77777777" w:rsidR="00697371" w:rsidRPr="00E00010" w:rsidRDefault="00220104">
      <w:pPr>
        <w:pStyle w:val="TDC46"/>
        <w:spacing w:before="0" w:after="0" w:line="300" w:lineRule="auto"/>
        <w:rPr>
          <w:ins w:id="4344" w:author="김은수" w:date="2026-09-30T15:44:00Z" w16du:dateUtc="2026-09-30T06:44:00Z"/>
        </w:rPr>
        <w:pPrChange w:id="4345" w:author="김은수" w:date="2026-10-01T01:11:00Z">
          <w:pPr>
            <w:keepLines/>
            <w:widowControl/>
            <w:snapToGrid w:val="0"/>
            <w:spacing w:before="120" w:line="300" w:lineRule="auto"/>
            <w:jc w:val="center"/>
          </w:pPr>
        </w:pPrChange>
      </w:pPr>
      <m:oMathPara>
        <m:oMath>
          <m:r>
            <w:ins w:id="4346" w:author="김은수" w:date="2026-09-30T15:44:00Z" w16du:dateUtc="2026-09-30T06:44:00Z">
              <w:rPr>
                <w:rFonts w:hint="eastAsia"/>
              </w:rPr>
              <m:t>증폭</m:t>
            </w:ins>
          </m:r>
          <m:r>
            <w:ins w:id="4347" w:author="김은수" w:date="2026-09-30T15:44:00Z" w16du:dateUtc="2026-09-30T06:44:00Z">
              <m:t xml:space="preserve"> </m:t>
            </w:ins>
          </m:r>
          <m:r>
            <w:ins w:id="4348" w:author="김은수" w:date="2026-09-30T15:44:00Z" w16du:dateUtc="2026-09-30T06:44:00Z">
              <w:rPr>
                <w:rFonts w:hint="eastAsia"/>
              </w:rPr>
              <m:t>영역</m:t>
            </w:ins>
          </m:r>
          <m:r>
            <w:ins w:id="4349" w:author="김은수" w:date="2026-09-30T15:44:00Z" w16du:dateUtc="2026-09-30T06:44:00Z">
              <m:t>: g = A</m:t>
            </w:ins>
          </m:r>
        </m:oMath>
      </m:oMathPara>
    </w:p>
    <w:p w14:paraId="47617103" w14:textId="77777777" w:rsidR="00697371" w:rsidRPr="00E00010" w:rsidRDefault="00220104">
      <w:pPr>
        <w:pStyle w:val="TDC46"/>
        <w:spacing w:before="0" w:after="0" w:line="300" w:lineRule="auto"/>
        <w:rPr>
          <w:ins w:id="4350" w:author="김은수" w:date="2026-09-30T15:44:00Z" w16du:dateUtc="2026-09-30T06:44:00Z"/>
        </w:rPr>
        <w:pPrChange w:id="4351" w:author="김은수" w:date="2026-10-01T01:11:00Z">
          <w:pPr>
            <w:keepLines/>
            <w:widowControl/>
            <w:snapToGrid w:val="0"/>
            <w:spacing w:before="120" w:line="300" w:lineRule="auto"/>
            <w:jc w:val="center"/>
          </w:pPr>
        </w:pPrChange>
      </w:pPr>
      <m:oMathPara>
        <m:oMath>
          <m:r>
            <w:ins w:id="4352" w:author="김은수" w:date="2026-09-30T15:44:00Z" w16du:dateUtc="2026-09-30T06:44:00Z">
              <w:rPr>
                <w:rFonts w:hint="eastAsia"/>
              </w:rPr>
              <m:t>압축</m:t>
            </w:ins>
          </m:r>
          <m:r>
            <w:ins w:id="4353" w:author="김은수" w:date="2026-09-30T15:44:00Z" w16du:dateUtc="2026-09-30T06:44:00Z">
              <m:t xml:space="preserve"> </m:t>
            </w:ins>
          </m:r>
          <m:r>
            <w:ins w:id="4354" w:author="김은수" w:date="2026-09-30T15:44:00Z" w16du:dateUtc="2026-09-30T06:44:00Z">
              <w:rPr>
                <w:rFonts w:hint="eastAsia"/>
              </w:rPr>
              <m:t>영역</m:t>
            </w:ins>
          </m:r>
          <m:r>
            <w:ins w:id="4355" w:author="김은수" w:date="2026-09-30T15:44:00Z" w16du:dateUtc="2026-09-30T06:44:00Z">
              <m:t>: g = ((S × d) &gt;&gt; 16) + B - d</m:t>
            </w:ins>
          </m:r>
        </m:oMath>
      </m:oMathPara>
    </w:p>
    <w:p w14:paraId="00395104" w14:textId="77777777" w:rsidR="00697371" w:rsidRDefault="00220104">
      <w:pPr>
        <w:pStyle w:val="TDC42"/>
        <w:pPrChange w:id="4356" w:author="김은수" w:date="2026-09-30T15:44:00Z" w16du:dateUtc="2026-09-30T06:44:00Z">
          <w:pPr>
            <w:spacing w:after="0"/>
            <w:ind w:leftChars="400" w:left="800"/>
          </w:pPr>
        </w:pPrChange>
      </w:pPr>
      <w:ins w:id="4357" w:author="김은수" w:date="2026-09-30T15:44:00Z" w16du:dateUtc="2026-09-30T06:44:00Z">
        <w:r>
          <w:rPr>
            <w:rPrChange w:id="4358" w:author="김은수" w:date="2026-10-01T01:11:00Z">
              <w:rPr>
                <w:sz w:val="22"/>
              </w:rPr>
            </w:rPrChange>
          </w:rPr>
          <w:t xml:space="preserve">표 </w:t>
        </w:r>
        <w:r>
          <w:rPr>
            <w:rPrChange w:id="4359" w:author="김은수" w:date="2026-10-01T01:11:00Z">
              <w:rPr>
                <w:sz w:val="22"/>
              </w:rPr>
            </w:rPrChange>
          </w:rPr>
          <w:fldChar w:fldCharType="begin"/>
        </w:r>
        <w:r>
          <w:rPr>
            <w:rPrChange w:id="4360" w:author="김은수" w:date="2026-10-01T01:11:00Z">
              <w:rPr>
                <w:sz w:val="22"/>
              </w:rPr>
            </w:rPrChange>
          </w:rPr>
          <w:instrText>SEQ 표 \* ARABIC</w:instrText>
        </w:r>
        <w:r>
          <w:rPr>
            <w:rPrChange w:id="4361" w:author="김은수" w:date="2026-10-01T01:11:00Z">
              <w:rPr>
                <w:sz w:val="22"/>
              </w:rPr>
            </w:rPrChange>
          </w:rPr>
          <w:fldChar w:fldCharType="separate"/>
        </w:r>
        <w:r>
          <w:rPr>
            <w:rPrChange w:id="4362" w:author="김은수" w:date="2026-10-01T01:11:00Z">
              <w:rPr>
                <w:sz w:val="22"/>
              </w:rPr>
            </w:rPrChange>
          </w:rPr>
          <w:t>34</w:t>
        </w:r>
        <w:r>
          <w:rPr>
            <w:rPrChange w:id="4363" w:author="김은수" w:date="2026-10-01T01:11:00Z">
              <w:rPr>
                <w:sz w:val="22"/>
              </w:rPr>
            </w:rPrChange>
          </w:rPr>
          <w:fldChar w:fldCharType="end"/>
        </w:r>
        <w:r>
          <w:rPr>
            <w:rPrChange w:id="4364" w:author="김은수" w:date="2026-10-01T01:11:00Z">
              <w:rPr>
                <w:sz w:val="22"/>
              </w:rPr>
            </w:rPrChange>
          </w:rPr>
          <w:t>. 오디오 볼륨별</w:t>
        </w:r>
      </w:ins>
      <w:r w:rsidRPr="00084C76">
        <w:t xml:space="preserve">AGC </w:t>
      </w:r>
      <w:del w:id="4365" w:author="김은수" w:date="2026-09-30T15:44:00Z" w16du:dateUtc="2026-09-30T06:44:00Z">
        <w:r w:rsidR="00BA1805">
          <w:rPr>
            <w:rFonts w:hint="eastAsia"/>
          </w:rPr>
          <w:delText>M</w:delText>
        </w:r>
        <w:r w:rsidR="00BA1805">
          <w:delText>ax input</w:delText>
        </w:r>
      </w:del>
      <w:ins w:id="4366" w:author="김은수" w:date="2026-09-30T15:44:00Z" w16du:dateUtc="2026-09-30T06:44:00Z">
        <w:r>
          <w:rPr>
            <w:rPrChange w:id="4367" w:author="김은수" w:date="2026-10-01T01:11:00Z">
              <w:rPr>
                <w:sz w:val="22"/>
              </w:rPr>
            </w:rPrChange>
          </w:rPr>
          <w:t>정수 계수</w:t>
        </w:r>
      </w:ins>
    </w:p>
    <w:p w14:paraId="31E5C086" w14:textId="77777777" w:rsidR="00BA1805" w:rsidRPr="00E00010" w:rsidRDefault="00BA1805">
      <w:pPr>
        <w:pStyle w:val="a8"/>
        <w:numPr>
          <w:ilvl w:val="0"/>
          <w:numId w:val="22"/>
        </w:numPr>
        <w:spacing w:after="0" w:line="300" w:lineRule="auto"/>
        <w:ind w:left="1160"/>
        <w:rPr>
          <w:del w:id="4368" w:author="김은수" w:date="2026-09-30T15:44:00Z" w16du:dateUtc="2026-09-30T06:44:00Z"/>
          <w:szCs w:val="20"/>
        </w:rPr>
        <w:pPrChange w:id="4369" w:author="김은수" w:date="2026-10-01T03:22:00Z">
          <w:pPr>
            <w:pStyle w:val="a8"/>
            <w:numPr>
              <w:numId w:val="22"/>
            </w:numPr>
            <w:spacing w:after="0"/>
            <w:ind w:leftChars="900" w:left="2160" w:hanging="360"/>
          </w:pPr>
        </w:pPrChange>
      </w:pPr>
      <w:del w:id="4370" w:author="김은수" w:date="2026-09-30T15:44:00Z" w16du:dateUtc="2026-09-30T06:44:00Z">
        <w:r>
          <w:rPr>
            <w:rFonts w:hint="eastAsia"/>
          </w:rPr>
          <w:delText xml:space="preserve">음압 레벨 </w:delText>
        </w:r>
        <w:r>
          <w:delText>: 126</w:delText>
        </w:r>
        <w:r>
          <w:rPr>
            <w:rFonts w:hint="eastAsia"/>
          </w:rPr>
          <w:delText>d</w:delText>
        </w:r>
        <w:r>
          <w:delText xml:space="preserve">B SPL, </w:delText>
        </w:r>
        <w:r>
          <w:rPr>
            <w:rFonts w:hint="eastAsia"/>
          </w:rPr>
          <w:delText>D</w:delText>
        </w:r>
        <w:r>
          <w:delText>igit : 131071(102dB FS)</w:delText>
        </w:r>
      </w:del>
    </w:p>
    <w:tbl>
      <w:tblPr>
        <w:tblStyle w:val="TDC41"/>
        <w:tblW w:w="0" w:type="auto"/>
        <w:tblLook w:val="04A0" w:firstRow="1" w:lastRow="0" w:firstColumn="1" w:lastColumn="0" w:noHBand="0" w:noVBand="1"/>
        <w:tblPrChange w:id="4371" w:author="김은수" w:date="2026-10-01T01:11:00Z">
          <w:tblPr>
            <w:tblStyle w:val="TDC41"/>
            <w:tblW w:w="0" w:type="nil"/>
            <w:tblLook w:val="04A0" w:firstRow="1" w:lastRow="0" w:firstColumn="1" w:lastColumn="0" w:noHBand="0" w:noVBand="1"/>
          </w:tblPr>
        </w:tblPrChange>
      </w:tblPr>
      <w:tblGrid>
        <w:gridCol w:w="800"/>
        <w:gridCol w:w="1950"/>
        <w:gridCol w:w="1950"/>
        <w:gridCol w:w="1950"/>
        <w:gridCol w:w="1950"/>
        <w:tblGridChange w:id="4372">
          <w:tblGrid>
            <w:gridCol w:w="170"/>
            <w:gridCol w:w="360"/>
            <w:gridCol w:w="270"/>
            <w:gridCol w:w="90"/>
            <w:gridCol w:w="360"/>
            <w:gridCol w:w="360"/>
            <w:gridCol w:w="360"/>
            <w:gridCol w:w="780"/>
            <w:gridCol w:w="1950"/>
            <w:gridCol w:w="1950"/>
            <w:gridCol w:w="1950"/>
          </w:tblGrid>
        </w:tblGridChange>
      </w:tblGrid>
      <w:tr w:rsidR="00697371" w14:paraId="3ABD24EE" w14:textId="77777777">
        <w:trPr>
          <w:cnfStyle w:val="100000000000" w:firstRow="1" w:lastRow="0" w:firstColumn="0" w:lastColumn="0" w:oddVBand="0" w:evenVBand="0" w:oddHBand="0" w:evenHBand="0" w:firstRowFirstColumn="0" w:firstRowLastColumn="0" w:lastRowFirstColumn="0" w:lastRowLastColumn="0"/>
          <w:cantSplit/>
          <w:tblHeader/>
          <w:ins w:id="4373" w:author="김은수" w:date="2026-09-30T15:44:00Z"/>
          <w:trPrChange w:id="4374" w:author="김은수" w:date="2026-10-01T01:11:00Z">
            <w:trPr>
              <w:gridBefore w:val="1"/>
              <w:gridAfter w:val="4"/>
              <w:cantSplit/>
              <w:tblHeader/>
            </w:trPr>
          </w:trPrChange>
        </w:trPr>
        <w:tc>
          <w:tcPr>
            <w:cnfStyle w:val="001000000000" w:firstRow="0" w:lastRow="0" w:firstColumn="1" w:lastColumn="0" w:oddVBand="0" w:evenVBand="0" w:oddHBand="0" w:evenHBand="0" w:firstRowFirstColumn="0" w:firstRowLastColumn="0" w:lastRowFirstColumn="0" w:lastRowLastColumn="0"/>
            <w:tcW w:w="800" w:type="dxa"/>
            <w:tcPrChange w:id="4375" w:author="김은수" w:date="2026-10-01T01:11:00Z">
              <w:tcPr>
                <w:tcW w:w="800" w:type="dxa"/>
                <w:shd w:val="clear" w:color="auto" w:fill="E7E6E6"/>
              </w:tcPr>
            </w:tcPrChange>
          </w:tcPr>
          <w:p w14:paraId="5617A5C1" w14:textId="77777777" w:rsidR="00697371" w:rsidRPr="00084C76" w:rsidRDefault="00220104">
            <w:pPr>
              <w:pStyle w:val="TDC0"/>
              <w:cnfStyle w:val="101000000000" w:firstRow="1" w:lastRow="0" w:firstColumn="1" w:lastColumn="0" w:oddVBand="0" w:evenVBand="0" w:oddHBand="0" w:evenHBand="0" w:firstRowFirstColumn="0" w:firstRowLastColumn="0" w:lastRowFirstColumn="0" w:lastRowLastColumn="0"/>
              <w:rPr>
                <w:ins w:id="4376" w:author="김은수" w:date="2026-09-30T15:44:00Z" w16du:dateUtc="2026-09-30T06:44:00Z"/>
              </w:rPr>
              <w:pPrChange w:id="4377" w:author="김은수" w:date="2026-10-01T01:11:00Z">
                <w:pPr>
                  <w:spacing w:after="0" w:line="240" w:lineRule="auto"/>
                  <w:cnfStyle w:val="101000000000" w:firstRow="1" w:lastRow="0" w:firstColumn="1" w:lastColumn="0" w:oddVBand="0" w:evenVBand="0" w:oddHBand="0" w:evenHBand="0" w:firstRowFirstColumn="0" w:firstRowLastColumn="0" w:lastRowFirstColumn="0" w:lastRowLastColumn="0"/>
                </w:pPr>
              </w:pPrChange>
            </w:pPr>
            <w:ins w:id="4378" w:author="김은수" w:date="2026-09-30T15:44:00Z" w16du:dateUtc="2026-09-30T06:44:00Z">
              <w:r>
                <w:rPr>
                  <w:b/>
                  <w:rPrChange w:id="4379" w:author="김은수" w:date="2026-10-01T01:11:00Z">
                    <w:rPr>
                      <w:rFonts w:asciiTheme="minorHAnsi" w:eastAsiaTheme="minorEastAsia" w:hAnsiTheme="minorHAnsi" w:cstheme="minorBidi"/>
                      <w:b w:val="0"/>
                      <w:color w:val="auto"/>
                      <w:szCs w:val="22"/>
                      <w:lang w:val="en-US"/>
                    </w:rPr>
                  </w:rPrChange>
                </w:rPr>
                <w:t>볼륨</w:t>
              </w:r>
            </w:ins>
          </w:p>
        </w:tc>
        <w:tc>
          <w:tcPr>
            <w:tcW w:w="1950" w:type="dxa"/>
            <w:tcPrChange w:id="4380" w:author="김은수" w:date="2026-10-01T01:11:00Z">
              <w:tcPr>
                <w:tcW w:w="1950" w:type="dxa"/>
                <w:gridSpan w:val="2"/>
                <w:shd w:val="clear" w:color="auto" w:fill="E7E6E6"/>
              </w:tcPr>
            </w:tcPrChange>
          </w:tcPr>
          <w:p w14:paraId="643EB381" w14:textId="77777777" w:rsidR="00697371" w:rsidRPr="00084C76" w:rsidRDefault="00220104">
            <w:pPr>
              <w:pStyle w:val="TDC0"/>
              <w:cnfStyle w:val="100000000000" w:firstRow="1" w:lastRow="0" w:firstColumn="0" w:lastColumn="0" w:oddVBand="0" w:evenVBand="0" w:oddHBand="0" w:evenHBand="0" w:firstRowFirstColumn="0" w:firstRowLastColumn="0" w:lastRowFirstColumn="0" w:lastRowLastColumn="0"/>
              <w:rPr>
                <w:ins w:id="4381" w:author="김은수" w:date="2026-09-30T15:44:00Z" w16du:dateUtc="2026-09-30T06:44:00Z"/>
              </w:rPr>
              <w:pPrChange w:id="4382" w:author="김은수" w:date="2026-10-01T01:11:00Z">
                <w:pPr>
                  <w:spacing w:after="0" w:line="240" w:lineRule="auto"/>
                  <w:cnfStyle w:val="100000000000" w:firstRow="1" w:lastRow="0" w:firstColumn="0" w:lastColumn="0" w:oddVBand="0" w:evenVBand="0" w:oddHBand="0" w:evenHBand="0" w:firstRowFirstColumn="0" w:firstRowLastColumn="0" w:lastRowFirstColumn="0" w:lastRowLastColumn="0"/>
                </w:pPr>
              </w:pPrChange>
            </w:pPr>
            <w:ins w:id="4383" w:author="김은수" w:date="2026-09-30T15:44:00Z" w16du:dateUtc="2026-09-30T06:44:00Z">
              <w:r>
                <w:rPr>
                  <w:b/>
                  <w:rPrChange w:id="4384" w:author="김은수" w:date="2026-10-01T01:11:00Z">
                    <w:rPr>
                      <w:rFonts w:asciiTheme="minorHAnsi" w:eastAsiaTheme="minorEastAsia" w:hAnsiTheme="minorHAnsi" w:cstheme="minorBidi"/>
                      <w:b w:val="0"/>
                      <w:color w:val="auto"/>
                      <w:szCs w:val="22"/>
                      <w:lang w:val="en-US"/>
                    </w:rPr>
                  </w:rPrChange>
                </w:rPr>
                <w:t>A</w:t>
              </w:r>
            </w:ins>
          </w:p>
        </w:tc>
        <w:tc>
          <w:tcPr>
            <w:tcW w:w="1950" w:type="dxa"/>
            <w:tcPrChange w:id="4385" w:author="김은수" w:date="2026-10-01T01:11:00Z">
              <w:tcPr>
                <w:tcW w:w="1950" w:type="dxa"/>
                <w:shd w:val="clear" w:color="auto" w:fill="E7E6E6"/>
              </w:tcPr>
            </w:tcPrChange>
          </w:tcPr>
          <w:p w14:paraId="54794643" w14:textId="77777777" w:rsidR="00697371" w:rsidRPr="00084C76" w:rsidRDefault="00220104">
            <w:pPr>
              <w:pStyle w:val="TDC0"/>
              <w:cnfStyle w:val="100000000000" w:firstRow="1" w:lastRow="0" w:firstColumn="0" w:lastColumn="0" w:oddVBand="0" w:evenVBand="0" w:oddHBand="0" w:evenHBand="0" w:firstRowFirstColumn="0" w:firstRowLastColumn="0" w:lastRowFirstColumn="0" w:lastRowLastColumn="0"/>
              <w:rPr>
                <w:ins w:id="4386" w:author="김은수" w:date="2026-09-30T15:44:00Z" w16du:dateUtc="2026-09-30T06:44:00Z"/>
              </w:rPr>
              <w:pPrChange w:id="4387" w:author="김은수" w:date="2026-10-01T01:11:00Z">
                <w:pPr>
                  <w:spacing w:after="0" w:line="240" w:lineRule="auto"/>
                  <w:cnfStyle w:val="100000000000" w:firstRow="1" w:lastRow="0" w:firstColumn="0" w:lastColumn="0" w:oddVBand="0" w:evenVBand="0" w:oddHBand="0" w:evenHBand="0" w:firstRowFirstColumn="0" w:firstRowLastColumn="0" w:lastRowFirstColumn="0" w:lastRowLastColumn="0"/>
                </w:pPr>
              </w:pPrChange>
            </w:pPr>
            <w:ins w:id="4388" w:author="김은수" w:date="2026-09-30T15:44:00Z" w16du:dateUtc="2026-09-30T06:44:00Z">
              <w:r>
                <w:rPr>
                  <w:b/>
                  <w:rPrChange w:id="4389" w:author="김은수" w:date="2026-10-01T01:11:00Z">
                    <w:rPr>
                      <w:rFonts w:asciiTheme="minorHAnsi" w:eastAsiaTheme="minorEastAsia" w:hAnsiTheme="minorHAnsi" w:cstheme="minorBidi"/>
                      <w:b w:val="0"/>
                      <w:color w:val="auto"/>
                      <w:szCs w:val="22"/>
                      <w:lang w:val="en-US"/>
                    </w:rPr>
                  </w:rPrChange>
                </w:rPr>
                <w:t>N</w:t>
              </w:r>
            </w:ins>
          </w:p>
        </w:tc>
        <w:tc>
          <w:tcPr>
            <w:tcW w:w="1950" w:type="dxa"/>
            <w:tcPrChange w:id="4390" w:author="김은수" w:date="2026-10-01T01:11:00Z">
              <w:tcPr>
                <w:tcW w:w="1950" w:type="dxa"/>
                <w:shd w:val="clear" w:color="auto" w:fill="E7E6E6"/>
              </w:tcPr>
            </w:tcPrChange>
          </w:tcPr>
          <w:p w14:paraId="4B894F7B" w14:textId="77777777" w:rsidR="00697371" w:rsidRPr="00084C76" w:rsidRDefault="00220104">
            <w:pPr>
              <w:pStyle w:val="TDC0"/>
              <w:cnfStyle w:val="100000000000" w:firstRow="1" w:lastRow="0" w:firstColumn="0" w:lastColumn="0" w:oddVBand="0" w:evenVBand="0" w:oddHBand="0" w:evenHBand="0" w:firstRowFirstColumn="0" w:firstRowLastColumn="0" w:lastRowFirstColumn="0" w:lastRowLastColumn="0"/>
              <w:rPr>
                <w:ins w:id="4391" w:author="김은수" w:date="2026-09-30T15:44:00Z" w16du:dateUtc="2026-09-30T06:44:00Z"/>
              </w:rPr>
              <w:pPrChange w:id="4392" w:author="김은수" w:date="2026-10-01T01:11:00Z">
                <w:pPr>
                  <w:spacing w:after="0" w:line="240" w:lineRule="auto"/>
                  <w:cnfStyle w:val="100000000000" w:firstRow="1" w:lastRow="0" w:firstColumn="0" w:lastColumn="0" w:oddVBand="0" w:evenVBand="0" w:oddHBand="0" w:evenHBand="0" w:firstRowFirstColumn="0" w:firstRowLastColumn="0" w:lastRowFirstColumn="0" w:lastRowLastColumn="0"/>
                </w:pPr>
              </w:pPrChange>
            </w:pPr>
            <w:ins w:id="4393" w:author="김은수" w:date="2026-09-30T15:44:00Z" w16du:dateUtc="2026-09-30T06:44:00Z">
              <w:r>
                <w:rPr>
                  <w:b/>
                  <w:rPrChange w:id="4394" w:author="김은수" w:date="2026-10-01T01:11:00Z">
                    <w:rPr>
                      <w:rFonts w:asciiTheme="minorHAnsi" w:eastAsiaTheme="minorEastAsia" w:hAnsiTheme="minorHAnsi" w:cstheme="minorBidi"/>
                      <w:b w:val="0"/>
                      <w:color w:val="auto"/>
                      <w:szCs w:val="22"/>
                      <w:lang w:val="en-US"/>
                    </w:rPr>
                  </w:rPrChange>
                </w:rPr>
                <w:t>S</w:t>
              </w:r>
            </w:ins>
          </w:p>
        </w:tc>
        <w:tc>
          <w:tcPr>
            <w:tcW w:w="1950" w:type="dxa"/>
            <w:tcPrChange w:id="4395" w:author="김은수" w:date="2026-10-01T01:11:00Z">
              <w:tcPr>
                <w:tcW w:w="1950" w:type="dxa"/>
                <w:shd w:val="clear" w:color="auto" w:fill="E7E6E6"/>
              </w:tcPr>
            </w:tcPrChange>
          </w:tcPr>
          <w:p w14:paraId="6DBB0509" w14:textId="77777777" w:rsidR="00697371" w:rsidRPr="00084C76" w:rsidRDefault="00220104">
            <w:pPr>
              <w:pStyle w:val="TDC0"/>
              <w:cnfStyle w:val="100000000000" w:firstRow="1" w:lastRow="0" w:firstColumn="0" w:lastColumn="0" w:oddVBand="0" w:evenVBand="0" w:oddHBand="0" w:evenHBand="0" w:firstRowFirstColumn="0" w:firstRowLastColumn="0" w:lastRowFirstColumn="0" w:lastRowLastColumn="0"/>
              <w:rPr>
                <w:ins w:id="4396" w:author="김은수" w:date="2026-09-30T15:44:00Z" w16du:dateUtc="2026-09-30T06:44:00Z"/>
              </w:rPr>
              <w:pPrChange w:id="4397" w:author="김은수" w:date="2026-10-01T01:11:00Z">
                <w:pPr>
                  <w:spacing w:after="0" w:line="240" w:lineRule="auto"/>
                  <w:cnfStyle w:val="100000000000" w:firstRow="1" w:lastRow="0" w:firstColumn="0" w:lastColumn="0" w:oddVBand="0" w:evenVBand="0" w:oddHBand="0" w:evenHBand="0" w:firstRowFirstColumn="0" w:firstRowLastColumn="0" w:lastRowFirstColumn="0" w:lastRowLastColumn="0"/>
                </w:pPr>
              </w:pPrChange>
            </w:pPr>
            <w:ins w:id="4398" w:author="김은수" w:date="2026-09-30T15:44:00Z" w16du:dateUtc="2026-09-30T06:44:00Z">
              <w:r>
                <w:rPr>
                  <w:b/>
                  <w:rPrChange w:id="4399" w:author="김은수" w:date="2026-10-01T01:11:00Z">
                    <w:rPr>
                      <w:rFonts w:asciiTheme="minorHAnsi" w:eastAsiaTheme="minorEastAsia" w:hAnsiTheme="minorHAnsi" w:cstheme="minorBidi"/>
                      <w:b w:val="0"/>
                      <w:color w:val="auto"/>
                      <w:szCs w:val="22"/>
                      <w:lang w:val="en-US"/>
                    </w:rPr>
                  </w:rPrChange>
                </w:rPr>
                <w:t>B</w:t>
              </w:r>
            </w:ins>
          </w:p>
        </w:tc>
      </w:tr>
      <w:tr w:rsidR="00697371" w14:paraId="4C17F548" w14:textId="77777777">
        <w:trPr>
          <w:cantSplit/>
          <w:ins w:id="4400" w:author="김은수" w:date="2026-09-30T15:44:00Z"/>
          <w:trPrChange w:id="4401" w:author="김은수" w:date="2026-10-01T01:11:00Z">
            <w:trPr>
              <w:gridBefore w:val="1"/>
              <w:gridAfter w:val="4"/>
              <w:cantSplit/>
            </w:trPr>
          </w:trPrChange>
        </w:trPr>
        <w:tc>
          <w:tcPr>
            <w:cnfStyle w:val="001000000000" w:firstRow="0" w:lastRow="0" w:firstColumn="1" w:lastColumn="0" w:oddVBand="0" w:evenVBand="0" w:oddHBand="0" w:evenHBand="0" w:firstRowFirstColumn="0" w:firstRowLastColumn="0" w:lastRowFirstColumn="0" w:lastRowLastColumn="0"/>
            <w:tcW w:w="800" w:type="dxa"/>
            <w:tcPrChange w:id="4402" w:author="김은수" w:date="2026-10-01T01:11:00Z">
              <w:tcPr>
                <w:tcW w:w="800" w:type="dxa"/>
              </w:tcPr>
            </w:tcPrChange>
          </w:tcPr>
          <w:p w14:paraId="053E7F47" w14:textId="77777777" w:rsidR="00697371" w:rsidRDefault="00220104">
            <w:pPr>
              <w:pStyle w:val="TDC7"/>
              <w:jc w:val="center"/>
              <w:rPr>
                <w:ins w:id="4403" w:author="김은수" w:date="2026-09-30T15:44:00Z" w16du:dateUtc="2026-09-30T06:44:00Z"/>
              </w:rPr>
              <w:pPrChange w:id="4404" w:author="김은수" w:date="2026-10-01T01:11:00Z">
                <w:pPr>
                  <w:spacing w:after="0" w:line="240" w:lineRule="auto"/>
                </w:pPr>
              </w:pPrChange>
            </w:pPr>
            <w:ins w:id="4405" w:author="김은수" w:date="2026-09-30T15:44:00Z" w16du:dateUtc="2026-09-30T06:44:00Z">
              <w:r>
                <w:t>1</w:t>
              </w:r>
            </w:ins>
          </w:p>
        </w:tc>
        <w:tc>
          <w:tcPr>
            <w:tcW w:w="1950" w:type="dxa"/>
            <w:tcPrChange w:id="4406" w:author="김은수" w:date="2026-10-01T01:11:00Z">
              <w:tcPr>
                <w:tcW w:w="1950" w:type="dxa"/>
                <w:gridSpan w:val="2"/>
              </w:tcPr>
            </w:tcPrChange>
          </w:tcPr>
          <w:p w14:paraId="49A57ED7"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4407" w:author="김은수" w:date="2026-09-30T15:44:00Z" w16du:dateUtc="2026-09-30T06:44:00Z"/>
              </w:rPr>
              <w:pPrChange w:id="4408"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4409" w:author="김은수" w:date="2026-09-30T15:44:00Z" w16du:dateUtc="2026-09-30T06:44:00Z">
              <w:r>
                <w:t>0</w:t>
              </w:r>
            </w:ins>
          </w:p>
        </w:tc>
        <w:tc>
          <w:tcPr>
            <w:tcW w:w="1950" w:type="dxa"/>
            <w:tcPrChange w:id="4410" w:author="김은수" w:date="2026-10-01T01:11:00Z">
              <w:tcPr>
                <w:tcW w:w="1950" w:type="dxa"/>
              </w:tcPr>
            </w:tcPrChange>
          </w:tcPr>
          <w:p w14:paraId="6CFFD2D9"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4411" w:author="김은수" w:date="2026-09-30T15:44:00Z" w16du:dateUtc="2026-09-30T06:44:00Z"/>
              </w:rPr>
              <w:pPrChange w:id="4412"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4413" w:author="김은수" w:date="2026-09-30T15:44:00Z" w16du:dateUtc="2026-09-30T06:44:00Z">
              <w:r>
                <w:t>481268</w:t>
              </w:r>
            </w:ins>
          </w:p>
        </w:tc>
        <w:tc>
          <w:tcPr>
            <w:tcW w:w="1950" w:type="dxa"/>
            <w:tcPrChange w:id="4414" w:author="김은수" w:date="2026-10-01T01:11:00Z">
              <w:tcPr>
                <w:tcW w:w="1950" w:type="dxa"/>
              </w:tcPr>
            </w:tcPrChange>
          </w:tcPr>
          <w:p w14:paraId="2D48B962"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4415" w:author="김은수" w:date="2026-09-30T15:44:00Z" w16du:dateUtc="2026-09-30T06:44:00Z"/>
              </w:rPr>
              <w:pPrChange w:id="4416"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4417" w:author="김은수" w:date="2026-09-30T15:44:00Z" w16du:dateUtc="2026-09-30T06:44:00Z">
              <w:r>
                <w:t>47999</w:t>
              </w:r>
            </w:ins>
          </w:p>
        </w:tc>
        <w:tc>
          <w:tcPr>
            <w:tcW w:w="1950" w:type="dxa"/>
            <w:tcPrChange w:id="4418" w:author="김은수" w:date="2026-10-01T01:11:00Z">
              <w:tcPr>
                <w:tcW w:w="1950" w:type="dxa"/>
              </w:tcPr>
            </w:tcPrChange>
          </w:tcPr>
          <w:p w14:paraId="59FCA377"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4419" w:author="김은수" w:date="2026-09-30T15:44:00Z" w16du:dateUtc="2026-09-30T06:44:00Z"/>
              </w:rPr>
              <w:pPrChange w:id="4420"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4421" w:author="김은수" w:date="2026-09-30T15:44:00Z" w16du:dateUtc="2026-09-30T06:44:00Z">
              <w:r>
                <w:t>-1661530</w:t>
              </w:r>
            </w:ins>
          </w:p>
        </w:tc>
      </w:tr>
      <w:tr w:rsidR="00697371" w14:paraId="7DE57F5B" w14:textId="77777777">
        <w:trPr>
          <w:cantSplit/>
          <w:ins w:id="4422" w:author="김은수" w:date="2026-09-30T15:44:00Z"/>
          <w:trPrChange w:id="4423" w:author="김은수" w:date="2026-10-01T01:11:00Z">
            <w:trPr>
              <w:gridBefore w:val="1"/>
              <w:gridAfter w:val="4"/>
              <w:cantSplit/>
            </w:trPr>
          </w:trPrChange>
        </w:trPr>
        <w:tc>
          <w:tcPr>
            <w:cnfStyle w:val="001000000000" w:firstRow="0" w:lastRow="0" w:firstColumn="1" w:lastColumn="0" w:oddVBand="0" w:evenVBand="0" w:oddHBand="0" w:evenHBand="0" w:firstRowFirstColumn="0" w:firstRowLastColumn="0" w:lastRowFirstColumn="0" w:lastRowLastColumn="0"/>
            <w:tcW w:w="800" w:type="dxa"/>
            <w:tcPrChange w:id="4424" w:author="김은수" w:date="2026-10-01T01:11:00Z">
              <w:tcPr>
                <w:tcW w:w="800" w:type="dxa"/>
              </w:tcPr>
            </w:tcPrChange>
          </w:tcPr>
          <w:p w14:paraId="4E2997F5" w14:textId="77777777" w:rsidR="00697371" w:rsidRDefault="00220104">
            <w:pPr>
              <w:pStyle w:val="TDC7"/>
              <w:jc w:val="center"/>
              <w:rPr>
                <w:ins w:id="4425" w:author="김은수" w:date="2026-09-30T15:44:00Z" w16du:dateUtc="2026-09-30T06:44:00Z"/>
              </w:rPr>
              <w:pPrChange w:id="4426" w:author="김은수" w:date="2026-10-01T01:11:00Z">
                <w:pPr>
                  <w:spacing w:after="0" w:line="240" w:lineRule="auto"/>
                </w:pPr>
              </w:pPrChange>
            </w:pPr>
            <w:ins w:id="4427" w:author="김은수" w:date="2026-09-30T15:44:00Z" w16du:dateUtc="2026-09-30T06:44:00Z">
              <w:r>
                <w:t>2</w:t>
              </w:r>
            </w:ins>
          </w:p>
        </w:tc>
        <w:tc>
          <w:tcPr>
            <w:tcW w:w="1950" w:type="dxa"/>
            <w:tcPrChange w:id="4428" w:author="김은수" w:date="2026-10-01T01:11:00Z">
              <w:tcPr>
                <w:tcW w:w="1950" w:type="dxa"/>
                <w:gridSpan w:val="2"/>
              </w:tcPr>
            </w:tcPrChange>
          </w:tcPr>
          <w:p w14:paraId="2CB772D0"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4429" w:author="김은수" w:date="2026-09-30T15:44:00Z" w16du:dateUtc="2026-09-30T06:44:00Z"/>
              </w:rPr>
              <w:pPrChange w:id="4430"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4431" w:author="김은수" w:date="2026-09-30T15:44:00Z" w16du:dateUtc="2026-09-30T06:44:00Z">
              <w:r>
                <w:t>108138</w:t>
              </w:r>
            </w:ins>
          </w:p>
        </w:tc>
        <w:tc>
          <w:tcPr>
            <w:tcW w:w="1950" w:type="dxa"/>
            <w:tcPrChange w:id="4432" w:author="김은수" w:date="2026-10-01T01:11:00Z">
              <w:tcPr>
                <w:tcW w:w="1950" w:type="dxa"/>
              </w:tcPr>
            </w:tcPrChange>
          </w:tcPr>
          <w:p w14:paraId="14BC631E"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4433" w:author="김은수" w:date="2026-09-30T15:44:00Z" w16du:dateUtc="2026-09-30T06:44:00Z"/>
              </w:rPr>
              <w:pPrChange w:id="4434"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4435" w:author="김은수" w:date="2026-09-30T15:44:00Z" w16du:dateUtc="2026-09-30T06:44:00Z">
              <w:r>
                <w:t>488027</w:t>
              </w:r>
            </w:ins>
          </w:p>
        </w:tc>
        <w:tc>
          <w:tcPr>
            <w:tcW w:w="1950" w:type="dxa"/>
            <w:tcPrChange w:id="4436" w:author="김은수" w:date="2026-10-01T01:11:00Z">
              <w:tcPr>
                <w:tcW w:w="1950" w:type="dxa"/>
              </w:tcPr>
            </w:tcPrChange>
          </w:tcPr>
          <w:p w14:paraId="1A33294D"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4437" w:author="김은수" w:date="2026-09-30T15:44:00Z" w16du:dateUtc="2026-09-30T06:44:00Z"/>
              </w:rPr>
              <w:pPrChange w:id="4438"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4439" w:author="김은수" w:date="2026-09-30T15:44:00Z" w16du:dateUtc="2026-09-30T06:44:00Z">
              <w:r>
                <w:t>43193</w:t>
              </w:r>
            </w:ins>
          </w:p>
        </w:tc>
        <w:tc>
          <w:tcPr>
            <w:tcW w:w="1950" w:type="dxa"/>
            <w:tcPrChange w:id="4440" w:author="김은수" w:date="2026-10-01T01:11:00Z">
              <w:tcPr>
                <w:tcW w:w="1950" w:type="dxa"/>
              </w:tcPr>
            </w:tcPrChange>
          </w:tcPr>
          <w:p w14:paraId="37C439AD"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4441" w:author="김은수" w:date="2026-09-30T15:44:00Z" w16du:dateUtc="2026-09-30T06:44:00Z"/>
              </w:rPr>
              <w:pPrChange w:id="4442"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4443" w:author="김은수" w:date="2026-09-30T15:44:00Z" w16du:dateUtc="2026-09-30T06:44:00Z">
              <w:r>
                <w:t>-2008762</w:t>
              </w:r>
            </w:ins>
          </w:p>
        </w:tc>
      </w:tr>
      <w:tr w:rsidR="00697371" w14:paraId="60518F26" w14:textId="77777777">
        <w:trPr>
          <w:cantSplit/>
          <w:ins w:id="4444" w:author="김은수" w:date="2026-09-30T15:44:00Z"/>
          <w:trPrChange w:id="4445" w:author="김은수" w:date="2026-10-01T01:11:00Z">
            <w:trPr>
              <w:gridBefore w:val="1"/>
              <w:gridAfter w:val="4"/>
              <w:cantSplit/>
            </w:trPr>
          </w:trPrChange>
        </w:trPr>
        <w:tc>
          <w:tcPr>
            <w:cnfStyle w:val="001000000000" w:firstRow="0" w:lastRow="0" w:firstColumn="1" w:lastColumn="0" w:oddVBand="0" w:evenVBand="0" w:oddHBand="0" w:evenHBand="0" w:firstRowFirstColumn="0" w:firstRowLastColumn="0" w:lastRowFirstColumn="0" w:lastRowLastColumn="0"/>
            <w:tcW w:w="800" w:type="dxa"/>
            <w:tcPrChange w:id="4446" w:author="김은수" w:date="2026-10-01T01:11:00Z">
              <w:tcPr>
                <w:tcW w:w="800" w:type="dxa"/>
              </w:tcPr>
            </w:tcPrChange>
          </w:tcPr>
          <w:p w14:paraId="6853BA45" w14:textId="77777777" w:rsidR="00697371" w:rsidRDefault="00220104">
            <w:pPr>
              <w:pStyle w:val="TDC7"/>
              <w:jc w:val="center"/>
              <w:rPr>
                <w:ins w:id="4447" w:author="김은수" w:date="2026-09-30T15:44:00Z" w16du:dateUtc="2026-09-30T06:44:00Z"/>
              </w:rPr>
              <w:pPrChange w:id="4448" w:author="김은수" w:date="2026-10-01T01:11:00Z">
                <w:pPr>
                  <w:spacing w:after="0" w:line="240" w:lineRule="auto"/>
                </w:pPr>
              </w:pPrChange>
            </w:pPr>
            <w:ins w:id="4449" w:author="김은수" w:date="2026-09-30T15:44:00Z" w16du:dateUtc="2026-09-30T06:44:00Z">
              <w:r>
                <w:t>3</w:t>
              </w:r>
            </w:ins>
          </w:p>
        </w:tc>
        <w:tc>
          <w:tcPr>
            <w:tcW w:w="1950" w:type="dxa"/>
            <w:tcPrChange w:id="4450" w:author="김은수" w:date="2026-10-01T01:11:00Z">
              <w:tcPr>
                <w:tcW w:w="1950" w:type="dxa"/>
                <w:gridSpan w:val="2"/>
              </w:tcPr>
            </w:tcPrChange>
          </w:tcPr>
          <w:p w14:paraId="6F1DDEC7"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4451" w:author="김은수" w:date="2026-09-30T15:44:00Z" w16du:dateUtc="2026-09-30T06:44:00Z"/>
              </w:rPr>
              <w:pPrChange w:id="4452"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4453" w:author="김은수" w:date="2026-09-30T15:44:00Z" w16du:dateUtc="2026-09-30T06:44:00Z">
              <w:r>
                <w:t>216277</w:t>
              </w:r>
            </w:ins>
          </w:p>
        </w:tc>
        <w:tc>
          <w:tcPr>
            <w:tcW w:w="1950" w:type="dxa"/>
            <w:tcPrChange w:id="4454" w:author="김은수" w:date="2026-10-01T01:11:00Z">
              <w:tcPr>
                <w:tcW w:w="1950" w:type="dxa"/>
              </w:tcPr>
            </w:tcPrChange>
          </w:tcPr>
          <w:p w14:paraId="67F85FD7"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4455" w:author="김은수" w:date="2026-09-30T15:44:00Z" w16du:dateUtc="2026-09-30T06:44:00Z"/>
              </w:rPr>
              <w:pPrChange w:id="4456"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4457" w:author="김은수" w:date="2026-09-30T15:44:00Z" w16du:dateUtc="2026-09-30T06:44:00Z">
              <w:r>
                <w:t>494785</w:t>
              </w:r>
            </w:ins>
          </w:p>
        </w:tc>
        <w:tc>
          <w:tcPr>
            <w:tcW w:w="1950" w:type="dxa"/>
            <w:tcPrChange w:id="4458" w:author="김은수" w:date="2026-10-01T01:11:00Z">
              <w:tcPr>
                <w:tcW w:w="1950" w:type="dxa"/>
              </w:tcPr>
            </w:tcPrChange>
          </w:tcPr>
          <w:p w14:paraId="3E81BC82"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4459" w:author="김은수" w:date="2026-09-30T15:44:00Z" w16du:dateUtc="2026-09-30T06:44:00Z"/>
              </w:rPr>
              <w:pPrChange w:id="4460"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4461" w:author="김은수" w:date="2026-09-30T15:44:00Z" w16du:dateUtc="2026-09-30T06:44:00Z">
              <w:r>
                <w:t>38387</w:t>
              </w:r>
            </w:ins>
          </w:p>
        </w:tc>
        <w:tc>
          <w:tcPr>
            <w:tcW w:w="1950" w:type="dxa"/>
            <w:tcPrChange w:id="4462" w:author="김은수" w:date="2026-10-01T01:11:00Z">
              <w:tcPr>
                <w:tcW w:w="1950" w:type="dxa"/>
              </w:tcPr>
            </w:tcPrChange>
          </w:tcPr>
          <w:p w14:paraId="1229954E"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4463" w:author="김은수" w:date="2026-09-30T15:44:00Z" w16du:dateUtc="2026-09-30T06:44:00Z"/>
              </w:rPr>
              <w:pPrChange w:id="4464"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4465" w:author="김은수" w:date="2026-09-30T15:44:00Z" w16du:dateUtc="2026-09-30T06:44:00Z">
              <w:r>
                <w:t>-2355995</w:t>
              </w:r>
            </w:ins>
          </w:p>
        </w:tc>
      </w:tr>
      <w:tr w:rsidR="00697371" w14:paraId="68F195DF" w14:textId="77777777">
        <w:trPr>
          <w:cantSplit/>
          <w:ins w:id="4466" w:author="김은수" w:date="2026-09-30T15:44:00Z"/>
          <w:trPrChange w:id="4467" w:author="김은수" w:date="2026-10-01T01:11:00Z">
            <w:trPr>
              <w:gridBefore w:val="1"/>
              <w:gridAfter w:val="4"/>
              <w:cantSplit/>
            </w:trPr>
          </w:trPrChange>
        </w:trPr>
        <w:tc>
          <w:tcPr>
            <w:cnfStyle w:val="001000000000" w:firstRow="0" w:lastRow="0" w:firstColumn="1" w:lastColumn="0" w:oddVBand="0" w:evenVBand="0" w:oddHBand="0" w:evenHBand="0" w:firstRowFirstColumn="0" w:firstRowLastColumn="0" w:lastRowFirstColumn="0" w:lastRowLastColumn="0"/>
            <w:tcW w:w="800" w:type="dxa"/>
            <w:tcPrChange w:id="4468" w:author="김은수" w:date="2026-10-01T01:11:00Z">
              <w:tcPr>
                <w:tcW w:w="800" w:type="dxa"/>
              </w:tcPr>
            </w:tcPrChange>
          </w:tcPr>
          <w:p w14:paraId="33ED9F63" w14:textId="77777777" w:rsidR="00697371" w:rsidRDefault="00220104">
            <w:pPr>
              <w:pStyle w:val="TDC7"/>
              <w:jc w:val="center"/>
              <w:rPr>
                <w:ins w:id="4469" w:author="김은수" w:date="2026-09-30T15:44:00Z" w16du:dateUtc="2026-09-30T06:44:00Z"/>
              </w:rPr>
              <w:pPrChange w:id="4470" w:author="김은수" w:date="2026-10-01T01:11:00Z">
                <w:pPr>
                  <w:spacing w:after="0" w:line="240" w:lineRule="auto"/>
                </w:pPr>
              </w:pPrChange>
            </w:pPr>
            <w:ins w:id="4471" w:author="김은수" w:date="2026-09-30T15:44:00Z" w16du:dateUtc="2026-09-30T06:44:00Z">
              <w:r>
                <w:t>4</w:t>
              </w:r>
            </w:ins>
          </w:p>
        </w:tc>
        <w:tc>
          <w:tcPr>
            <w:tcW w:w="1950" w:type="dxa"/>
            <w:tcPrChange w:id="4472" w:author="김은수" w:date="2026-10-01T01:11:00Z">
              <w:tcPr>
                <w:tcW w:w="1950" w:type="dxa"/>
                <w:gridSpan w:val="2"/>
              </w:tcPr>
            </w:tcPrChange>
          </w:tcPr>
          <w:p w14:paraId="3E087919"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4473" w:author="김은수" w:date="2026-09-30T15:44:00Z" w16du:dateUtc="2026-09-30T06:44:00Z"/>
              </w:rPr>
              <w:pPrChange w:id="4474"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4475" w:author="김은수" w:date="2026-09-30T15:44:00Z" w16du:dateUtc="2026-09-30T06:44:00Z">
              <w:r>
                <w:t>324416</w:t>
              </w:r>
            </w:ins>
          </w:p>
        </w:tc>
        <w:tc>
          <w:tcPr>
            <w:tcW w:w="1950" w:type="dxa"/>
            <w:tcPrChange w:id="4476" w:author="김은수" w:date="2026-10-01T01:11:00Z">
              <w:tcPr>
                <w:tcW w:w="1950" w:type="dxa"/>
              </w:tcPr>
            </w:tcPrChange>
          </w:tcPr>
          <w:p w14:paraId="661A8FA4"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4477" w:author="김은수" w:date="2026-09-30T15:44:00Z" w16du:dateUtc="2026-09-30T06:44:00Z"/>
              </w:rPr>
              <w:pPrChange w:id="4478"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4479" w:author="김은수" w:date="2026-09-30T15:44:00Z" w16du:dateUtc="2026-09-30T06:44:00Z">
              <w:r>
                <w:t>501544</w:t>
              </w:r>
            </w:ins>
          </w:p>
        </w:tc>
        <w:tc>
          <w:tcPr>
            <w:tcW w:w="1950" w:type="dxa"/>
            <w:tcPrChange w:id="4480" w:author="김은수" w:date="2026-10-01T01:11:00Z">
              <w:tcPr>
                <w:tcW w:w="1950" w:type="dxa"/>
              </w:tcPr>
            </w:tcPrChange>
          </w:tcPr>
          <w:p w14:paraId="2405856F"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4481" w:author="김은수" w:date="2026-09-30T15:44:00Z" w16du:dateUtc="2026-09-30T06:44:00Z"/>
              </w:rPr>
              <w:pPrChange w:id="4482"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4483" w:author="김은수" w:date="2026-09-30T15:44:00Z" w16du:dateUtc="2026-09-30T06:44:00Z">
              <w:r>
                <w:t>33581</w:t>
              </w:r>
            </w:ins>
          </w:p>
        </w:tc>
        <w:tc>
          <w:tcPr>
            <w:tcW w:w="1950" w:type="dxa"/>
            <w:tcPrChange w:id="4484" w:author="김은수" w:date="2026-10-01T01:11:00Z">
              <w:tcPr>
                <w:tcW w:w="1950" w:type="dxa"/>
              </w:tcPr>
            </w:tcPrChange>
          </w:tcPr>
          <w:p w14:paraId="02DCBAA9"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4485" w:author="김은수" w:date="2026-09-30T15:44:00Z" w16du:dateUtc="2026-09-30T06:44:00Z"/>
              </w:rPr>
              <w:pPrChange w:id="4486"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4487" w:author="김은수" w:date="2026-09-30T15:44:00Z" w16du:dateUtc="2026-09-30T06:44:00Z">
              <w:r>
                <w:t>-2703227</w:t>
              </w:r>
            </w:ins>
          </w:p>
        </w:tc>
      </w:tr>
      <w:tr w:rsidR="00697371" w14:paraId="0F1F6621" w14:textId="77777777">
        <w:trPr>
          <w:cantSplit/>
          <w:ins w:id="4488" w:author="김은수" w:date="2026-09-30T15:44:00Z"/>
          <w:trPrChange w:id="4489" w:author="김은수" w:date="2026-10-01T01:11:00Z">
            <w:trPr>
              <w:gridBefore w:val="1"/>
              <w:gridAfter w:val="4"/>
              <w:cantSplit/>
            </w:trPr>
          </w:trPrChange>
        </w:trPr>
        <w:tc>
          <w:tcPr>
            <w:cnfStyle w:val="001000000000" w:firstRow="0" w:lastRow="0" w:firstColumn="1" w:lastColumn="0" w:oddVBand="0" w:evenVBand="0" w:oddHBand="0" w:evenHBand="0" w:firstRowFirstColumn="0" w:firstRowLastColumn="0" w:lastRowFirstColumn="0" w:lastRowLastColumn="0"/>
            <w:tcW w:w="800" w:type="dxa"/>
            <w:tcPrChange w:id="4490" w:author="김은수" w:date="2026-10-01T01:11:00Z">
              <w:tcPr>
                <w:tcW w:w="800" w:type="dxa"/>
              </w:tcPr>
            </w:tcPrChange>
          </w:tcPr>
          <w:p w14:paraId="170F79DD" w14:textId="77777777" w:rsidR="00697371" w:rsidRDefault="00220104">
            <w:pPr>
              <w:pStyle w:val="TDC7"/>
              <w:jc w:val="center"/>
              <w:rPr>
                <w:ins w:id="4491" w:author="김은수" w:date="2026-09-30T15:44:00Z" w16du:dateUtc="2026-09-30T06:44:00Z"/>
              </w:rPr>
              <w:pPrChange w:id="4492" w:author="김은수" w:date="2026-10-01T01:11:00Z">
                <w:pPr>
                  <w:spacing w:after="0" w:line="240" w:lineRule="auto"/>
                </w:pPr>
              </w:pPrChange>
            </w:pPr>
            <w:ins w:id="4493" w:author="김은수" w:date="2026-09-30T15:44:00Z" w16du:dateUtc="2026-09-30T06:44:00Z">
              <w:r>
                <w:t>5</w:t>
              </w:r>
            </w:ins>
          </w:p>
        </w:tc>
        <w:tc>
          <w:tcPr>
            <w:tcW w:w="1950" w:type="dxa"/>
            <w:tcPrChange w:id="4494" w:author="김은수" w:date="2026-10-01T01:11:00Z">
              <w:tcPr>
                <w:tcW w:w="1950" w:type="dxa"/>
                <w:gridSpan w:val="2"/>
              </w:tcPr>
            </w:tcPrChange>
          </w:tcPr>
          <w:p w14:paraId="47C2C257"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4495" w:author="김은수" w:date="2026-09-30T15:44:00Z" w16du:dateUtc="2026-09-30T06:44:00Z"/>
              </w:rPr>
              <w:pPrChange w:id="4496"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4497" w:author="김은수" w:date="2026-09-30T15:44:00Z" w16du:dateUtc="2026-09-30T06:44:00Z">
              <w:r>
                <w:t>432555</w:t>
              </w:r>
            </w:ins>
          </w:p>
        </w:tc>
        <w:tc>
          <w:tcPr>
            <w:tcW w:w="1950" w:type="dxa"/>
            <w:tcPrChange w:id="4498" w:author="김은수" w:date="2026-10-01T01:11:00Z">
              <w:tcPr>
                <w:tcW w:w="1950" w:type="dxa"/>
              </w:tcPr>
            </w:tcPrChange>
          </w:tcPr>
          <w:p w14:paraId="15A66025"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4499" w:author="김은수" w:date="2026-09-30T15:44:00Z" w16du:dateUtc="2026-09-30T06:44:00Z"/>
              </w:rPr>
              <w:pPrChange w:id="4500"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4501" w:author="김은수" w:date="2026-09-30T15:44:00Z" w16du:dateUtc="2026-09-30T06:44:00Z">
              <w:r>
                <w:t>508303</w:t>
              </w:r>
            </w:ins>
          </w:p>
        </w:tc>
        <w:tc>
          <w:tcPr>
            <w:tcW w:w="1950" w:type="dxa"/>
            <w:tcPrChange w:id="4502" w:author="김은수" w:date="2026-10-01T01:11:00Z">
              <w:tcPr>
                <w:tcW w:w="1950" w:type="dxa"/>
              </w:tcPr>
            </w:tcPrChange>
          </w:tcPr>
          <w:p w14:paraId="2AC32B6F"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4503" w:author="김은수" w:date="2026-09-30T15:44:00Z" w16du:dateUtc="2026-09-30T06:44:00Z"/>
              </w:rPr>
              <w:pPrChange w:id="4504"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4505" w:author="김은수" w:date="2026-09-30T15:44:00Z" w16du:dateUtc="2026-09-30T06:44:00Z">
              <w:r>
                <w:t>28774</w:t>
              </w:r>
            </w:ins>
          </w:p>
        </w:tc>
        <w:tc>
          <w:tcPr>
            <w:tcW w:w="1950" w:type="dxa"/>
            <w:tcPrChange w:id="4506" w:author="김은수" w:date="2026-10-01T01:11:00Z">
              <w:tcPr>
                <w:tcW w:w="1950" w:type="dxa"/>
              </w:tcPr>
            </w:tcPrChange>
          </w:tcPr>
          <w:p w14:paraId="1C65F973"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4507" w:author="김은수" w:date="2026-09-30T15:44:00Z" w16du:dateUtc="2026-09-30T06:44:00Z"/>
              </w:rPr>
              <w:pPrChange w:id="4508"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4509" w:author="김은수" w:date="2026-09-30T15:44:00Z" w16du:dateUtc="2026-09-30T06:44:00Z">
              <w:r>
                <w:t>-3050459</w:t>
              </w:r>
            </w:ins>
          </w:p>
        </w:tc>
      </w:tr>
      <w:tr w:rsidR="00697371" w14:paraId="0E246676" w14:textId="77777777">
        <w:trPr>
          <w:cantSplit/>
          <w:ins w:id="4510" w:author="김은수" w:date="2026-09-30T15:44:00Z"/>
          <w:trPrChange w:id="4511" w:author="김은수" w:date="2026-10-01T01:11:00Z">
            <w:trPr>
              <w:gridBefore w:val="1"/>
              <w:gridAfter w:val="4"/>
              <w:cantSplit/>
            </w:trPr>
          </w:trPrChange>
        </w:trPr>
        <w:tc>
          <w:tcPr>
            <w:cnfStyle w:val="001000000000" w:firstRow="0" w:lastRow="0" w:firstColumn="1" w:lastColumn="0" w:oddVBand="0" w:evenVBand="0" w:oddHBand="0" w:evenHBand="0" w:firstRowFirstColumn="0" w:firstRowLastColumn="0" w:lastRowFirstColumn="0" w:lastRowLastColumn="0"/>
            <w:tcW w:w="800" w:type="dxa"/>
            <w:tcPrChange w:id="4512" w:author="김은수" w:date="2026-10-01T01:11:00Z">
              <w:tcPr>
                <w:tcW w:w="800" w:type="dxa"/>
              </w:tcPr>
            </w:tcPrChange>
          </w:tcPr>
          <w:p w14:paraId="429DC00D" w14:textId="77777777" w:rsidR="00697371" w:rsidRDefault="00220104">
            <w:pPr>
              <w:pStyle w:val="TDC7"/>
              <w:jc w:val="center"/>
              <w:rPr>
                <w:ins w:id="4513" w:author="김은수" w:date="2026-09-30T15:44:00Z" w16du:dateUtc="2026-09-30T06:44:00Z"/>
              </w:rPr>
              <w:pPrChange w:id="4514" w:author="김은수" w:date="2026-10-01T01:11:00Z">
                <w:pPr>
                  <w:spacing w:after="0" w:line="240" w:lineRule="auto"/>
                </w:pPr>
              </w:pPrChange>
            </w:pPr>
            <w:ins w:id="4515" w:author="김은수" w:date="2026-09-30T15:44:00Z" w16du:dateUtc="2026-09-30T06:44:00Z">
              <w:r>
                <w:t>6</w:t>
              </w:r>
            </w:ins>
          </w:p>
        </w:tc>
        <w:tc>
          <w:tcPr>
            <w:tcW w:w="1950" w:type="dxa"/>
            <w:tcPrChange w:id="4516" w:author="김은수" w:date="2026-10-01T01:11:00Z">
              <w:tcPr>
                <w:tcW w:w="1950" w:type="dxa"/>
                <w:gridSpan w:val="2"/>
              </w:tcPr>
            </w:tcPrChange>
          </w:tcPr>
          <w:p w14:paraId="38DD982D"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4517" w:author="김은수" w:date="2026-09-30T15:44:00Z" w16du:dateUtc="2026-09-30T06:44:00Z"/>
              </w:rPr>
              <w:pPrChange w:id="4518"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4519" w:author="김은수" w:date="2026-09-30T15:44:00Z" w16du:dateUtc="2026-09-30T06:44:00Z">
              <w:r>
                <w:t>540694</w:t>
              </w:r>
            </w:ins>
          </w:p>
        </w:tc>
        <w:tc>
          <w:tcPr>
            <w:tcW w:w="1950" w:type="dxa"/>
            <w:tcPrChange w:id="4520" w:author="김은수" w:date="2026-10-01T01:11:00Z">
              <w:tcPr>
                <w:tcW w:w="1950" w:type="dxa"/>
              </w:tcPr>
            </w:tcPrChange>
          </w:tcPr>
          <w:p w14:paraId="2823CDF1"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4521" w:author="김은수" w:date="2026-09-30T15:44:00Z" w16du:dateUtc="2026-09-30T06:44:00Z"/>
              </w:rPr>
              <w:pPrChange w:id="4522"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4523" w:author="김은수" w:date="2026-09-30T15:44:00Z" w16du:dateUtc="2026-09-30T06:44:00Z">
              <w:r>
                <w:t>515061</w:t>
              </w:r>
            </w:ins>
          </w:p>
        </w:tc>
        <w:tc>
          <w:tcPr>
            <w:tcW w:w="1950" w:type="dxa"/>
            <w:tcPrChange w:id="4524" w:author="김은수" w:date="2026-10-01T01:11:00Z">
              <w:tcPr>
                <w:tcW w:w="1950" w:type="dxa"/>
              </w:tcPr>
            </w:tcPrChange>
          </w:tcPr>
          <w:p w14:paraId="00A056FE"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4525" w:author="김은수" w:date="2026-09-30T15:44:00Z" w16du:dateUtc="2026-09-30T06:44:00Z"/>
              </w:rPr>
              <w:pPrChange w:id="4526"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4527" w:author="김은수" w:date="2026-09-30T15:44:00Z" w16du:dateUtc="2026-09-30T06:44:00Z">
              <w:r>
                <w:t>23968</w:t>
              </w:r>
            </w:ins>
          </w:p>
        </w:tc>
        <w:tc>
          <w:tcPr>
            <w:tcW w:w="1950" w:type="dxa"/>
            <w:tcPrChange w:id="4528" w:author="김은수" w:date="2026-10-01T01:11:00Z">
              <w:tcPr>
                <w:tcW w:w="1950" w:type="dxa"/>
              </w:tcPr>
            </w:tcPrChange>
          </w:tcPr>
          <w:p w14:paraId="223609D8"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4529" w:author="김은수" w:date="2026-09-30T15:44:00Z" w16du:dateUtc="2026-09-30T06:44:00Z"/>
              </w:rPr>
              <w:pPrChange w:id="4530"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4531" w:author="김은수" w:date="2026-09-30T15:44:00Z" w16du:dateUtc="2026-09-30T06:44:00Z">
              <w:r>
                <w:t>-3397692</w:t>
              </w:r>
            </w:ins>
          </w:p>
        </w:tc>
      </w:tr>
      <w:tr w:rsidR="00697371" w14:paraId="06D5340F" w14:textId="77777777">
        <w:trPr>
          <w:cantSplit/>
          <w:ins w:id="4532" w:author="김은수" w:date="2026-09-30T15:44:00Z"/>
          <w:trPrChange w:id="4533" w:author="김은수" w:date="2026-10-01T01:11:00Z">
            <w:trPr>
              <w:gridBefore w:val="1"/>
              <w:gridAfter w:val="4"/>
              <w:cantSplit/>
            </w:trPr>
          </w:trPrChange>
        </w:trPr>
        <w:tc>
          <w:tcPr>
            <w:cnfStyle w:val="001000000000" w:firstRow="0" w:lastRow="0" w:firstColumn="1" w:lastColumn="0" w:oddVBand="0" w:evenVBand="0" w:oddHBand="0" w:evenHBand="0" w:firstRowFirstColumn="0" w:firstRowLastColumn="0" w:lastRowFirstColumn="0" w:lastRowLastColumn="0"/>
            <w:tcW w:w="800" w:type="dxa"/>
            <w:tcPrChange w:id="4534" w:author="김은수" w:date="2026-10-01T01:11:00Z">
              <w:tcPr>
                <w:tcW w:w="800" w:type="dxa"/>
              </w:tcPr>
            </w:tcPrChange>
          </w:tcPr>
          <w:p w14:paraId="257B6452" w14:textId="77777777" w:rsidR="00697371" w:rsidRDefault="00220104">
            <w:pPr>
              <w:pStyle w:val="TDC7"/>
              <w:jc w:val="center"/>
              <w:rPr>
                <w:ins w:id="4535" w:author="김은수" w:date="2026-09-30T15:44:00Z" w16du:dateUtc="2026-09-30T06:44:00Z"/>
              </w:rPr>
              <w:pPrChange w:id="4536" w:author="김은수" w:date="2026-10-01T01:11:00Z">
                <w:pPr>
                  <w:spacing w:after="0" w:line="240" w:lineRule="auto"/>
                </w:pPr>
              </w:pPrChange>
            </w:pPr>
            <w:ins w:id="4537" w:author="김은수" w:date="2026-09-30T15:44:00Z" w16du:dateUtc="2026-09-30T06:44:00Z">
              <w:r>
                <w:t>7</w:t>
              </w:r>
            </w:ins>
          </w:p>
        </w:tc>
        <w:tc>
          <w:tcPr>
            <w:tcW w:w="1950" w:type="dxa"/>
            <w:tcPrChange w:id="4538" w:author="김은수" w:date="2026-10-01T01:11:00Z">
              <w:tcPr>
                <w:tcW w:w="1950" w:type="dxa"/>
                <w:gridSpan w:val="2"/>
              </w:tcPr>
            </w:tcPrChange>
          </w:tcPr>
          <w:p w14:paraId="09C45667"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4539" w:author="김은수" w:date="2026-09-30T15:44:00Z" w16du:dateUtc="2026-09-30T06:44:00Z"/>
              </w:rPr>
              <w:pPrChange w:id="4540"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4541" w:author="김은수" w:date="2026-09-30T15:44:00Z" w16du:dateUtc="2026-09-30T06:44:00Z">
              <w:r>
                <w:t>648833</w:t>
              </w:r>
            </w:ins>
          </w:p>
        </w:tc>
        <w:tc>
          <w:tcPr>
            <w:tcW w:w="1950" w:type="dxa"/>
            <w:tcPrChange w:id="4542" w:author="김은수" w:date="2026-10-01T01:11:00Z">
              <w:tcPr>
                <w:tcW w:w="1950" w:type="dxa"/>
              </w:tcPr>
            </w:tcPrChange>
          </w:tcPr>
          <w:p w14:paraId="4C335684"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4543" w:author="김은수" w:date="2026-09-30T15:44:00Z" w16du:dateUtc="2026-09-30T06:44:00Z"/>
              </w:rPr>
              <w:pPrChange w:id="4544"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4545" w:author="김은수" w:date="2026-09-30T15:44:00Z" w16du:dateUtc="2026-09-30T06:44:00Z">
              <w:r>
                <w:t>521820</w:t>
              </w:r>
            </w:ins>
          </w:p>
        </w:tc>
        <w:tc>
          <w:tcPr>
            <w:tcW w:w="1950" w:type="dxa"/>
            <w:tcPrChange w:id="4546" w:author="김은수" w:date="2026-10-01T01:11:00Z">
              <w:tcPr>
                <w:tcW w:w="1950" w:type="dxa"/>
              </w:tcPr>
            </w:tcPrChange>
          </w:tcPr>
          <w:p w14:paraId="688AE4C6"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4547" w:author="김은수" w:date="2026-09-30T15:44:00Z" w16du:dateUtc="2026-09-30T06:44:00Z"/>
              </w:rPr>
              <w:pPrChange w:id="4548"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4549" w:author="김은수" w:date="2026-09-30T15:44:00Z" w16du:dateUtc="2026-09-30T06:44:00Z">
              <w:r>
                <w:t>19162</w:t>
              </w:r>
            </w:ins>
          </w:p>
        </w:tc>
        <w:tc>
          <w:tcPr>
            <w:tcW w:w="1950" w:type="dxa"/>
            <w:tcPrChange w:id="4550" w:author="김은수" w:date="2026-10-01T01:11:00Z">
              <w:tcPr>
                <w:tcW w:w="1950" w:type="dxa"/>
              </w:tcPr>
            </w:tcPrChange>
          </w:tcPr>
          <w:p w14:paraId="337767C8"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4551" w:author="김은수" w:date="2026-09-30T15:44:00Z" w16du:dateUtc="2026-09-30T06:44:00Z"/>
              </w:rPr>
              <w:pPrChange w:id="4552"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4553" w:author="김은수" w:date="2026-09-30T15:44:00Z" w16du:dateUtc="2026-09-30T06:44:00Z">
              <w:r>
                <w:t>-3744924</w:t>
              </w:r>
            </w:ins>
          </w:p>
        </w:tc>
      </w:tr>
      <w:tr w:rsidR="00697371" w14:paraId="2B61A630" w14:textId="77777777">
        <w:trPr>
          <w:cantSplit/>
          <w:ins w:id="4554" w:author="김은수" w:date="2026-09-30T15:44:00Z"/>
          <w:trPrChange w:id="4555" w:author="김은수" w:date="2026-10-01T01:11:00Z">
            <w:trPr>
              <w:gridBefore w:val="1"/>
              <w:gridAfter w:val="4"/>
              <w:cantSplit/>
            </w:trPr>
          </w:trPrChange>
        </w:trPr>
        <w:tc>
          <w:tcPr>
            <w:cnfStyle w:val="001000000000" w:firstRow="0" w:lastRow="0" w:firstColumn="1" w:lastColumn="0" w:oddVBand="0" w:evenVBand="0" w:oddHBand="0" w:evenHBand="0" w:firstRowFirstColumn="0" w:firstRowLastColumn="0" w:lastRowFirstColumn="0" w:lastRowLastColumn="0"/>
            <w:tcW w:w="800" w:type="dxa"/>
            <w:tcPrChange w:id="4556" w:author="김은수" w:date="2026-10-01T01:11:00Z">
              <w:tcPr>
                <w:tcW w:w="800" w:type="dxa"/>
              </w:tcPr>
            </w:tcPrChange>
          </w:tcPr>
          <w:p w14:paraId="3C3AD31B" w14:textId="77777777" w:rsidR="00697371" w:rsidRDefault="00220104">
            <w:pPr>
              <w:pStyle w:val="TDC7"/>
              <w:jc w:val="center"/>
              <w:rPr>
                <w:ins w:id="4557" w:author="김은수" w:date="2026-09-30T15:44:00Z" w16du:dateUtc="2026-09-30T06:44:00Z"/>
              </w:rPr>
              <w:pPrChange w:id="4558" w:author="김은수" w:date="2026-10-01T01:11:00Z">
                <w:pPr>
                  <w:spacing w:after="0" w:line="240" w:lineRule="auto"/>
                </w:pPr>
              </w:pPrChange>
            </w:pPr>
            <w:ins w:id="4559" w:author="김은수" w:date="2026-09-30T15:44:00Z" w16du:dateUtc="2026-09-30T06:44:00Z">
              <w:r>
                <w:t>8</w:t>
              </w:r>
            </w:ins>
          </w:p>
        </w:tc>
        <w:tc>
          <w:tcPr>
            <w:tcW w:w="1950" w:type="dxa"/>
            <w:tcPrChange w:id="4560" w:author="김은수" w:date="2026-10-01T01:11:00Z">
              <w:tcPr>
                <w:tcW w:w="1950" w:type="dxa"/>
                <w:gridSpan w:val="2"/>
              </w:tcPr>
            </w:tcPrChange>
          </w:tcPr>
          <w:p w14:paraId="37C17A5E"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4561" w:author="김은수" w:date="2026-09-30T15:44:00Z" w16du:dateUtc="2026-09-30T06:44:00Z"/>
              </w:rPr>
              <w:pPrChange w:id="4562"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4563" w:author="김은수" w:date="2026-09-30T15:44:00Z" w16du:dateUtc="2026-09-30T06:44:00Z">
              <w:r>
                <w:t>756971</w:t>
              </w:r>
            </w:ins>
          </w:p>
        </w:tc>
        <w:tc>
          <w:tcPr>
            <w:tcW w:w="1950" w:type="dxa"/>
            <w:tcPrChange w:id="4564" w:author="김은수" w:date="2026-10-01T01:11:00Z">
              <w:tcPr>
                <w:tcW w:w="1950" w:type="dxa"/>
              </w:tcPr>
            </w:tcPrChange>
          </w:tcPr>
          <w:p w14:paraId="14802D89"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4565" w:author="김은수" w:date="2026-09-30T15:44:00Z" w16du:dateUtc="2026-09-30T06:44:00Z"/>
              </w:rPr>
              <w:pPrChange w:id="4566"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4567" w:author="김은수" w:date="2026-09-30T15:44:00Z" w16du:dateUtc="2026-09-30T06:44:00Z">
              <w:r>
                <w:t>528579</w:t>
              </w:r>
            </w:ins>
          </w:p>
        </w:tc>
        <w:tc>
          <w:tcPr>
            <w:tcW w:w="1950" w:type="dxa"/>
            <w:tcPrChange w:id="4568" w:author="김은수" w:date="2026-10-01T01:11:00Z">
              <w:tcPr>
                <w:tcW w:w="1950" w:type="dxa"/>
              </w:tcPr>
            </w:tcPrChange>
          </w:tcPr>
          <w:p w14:paraId="145F9BE4"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4569" w:author="김은수" w:date="2026-09-30T15:44:00Z" w16du:dateUtc="2026-09-30T06:44:00Z"/>
              </w:rPr>
              <w:pPrChange w:id="4570"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4571" w:author="김은수" w:date="2026-09-30T15:44:00Z" w16du:dateUtc="2026-09-30T06:44:00Z">
              <w:r>
                <w:t>14356</w:t>
              </w:r>
            </w:ins>
          </w:p>
        </w:tc>
        <w:tc>
          <w:tcPr>
            <w:tcW w:w="1950" w:type="dxa"/>
            <w:tcPrChange w:id="4572" w:author="김은수" w:date="2026-10-01T01:11:00Z">
              <w:tcPr>
                <w:tcW w:w="1950" w:type="dxa"/>
              </w:tcPr>
            </w:tcPrChange>
          </w:tcPr>
          <w:p w14:paraId="32EC395E"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4573" w:author="김은수" w:date="2026-09-30T15:44:00Z" w16du:dateUtc="2026-09-30T06:44:00Z"/>
              </w:rPr>
              <w:pPrChange w:id="4574"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4575" w:author="김은수" w:date="2026-09-30T15:44:00Z" w16du:dateUtc="2026-09-30T06:44:00Z">
              <w:r>
                <w:t>-4092157</w:t>
              </w:r>
            </w:ins>
          </w:p>
        </w:tc>
      </w:tr>
      <w:tr w:rsidR="00697371" w14:paraId="4326B76D" w14:textId="77777777">
        <w:trPr>
          <w:cantSplit/>
          <w:ins w:id="4576" w:author="김은수" w:date="2026-09-30T15:44:00Z"/>
          <w:trPrChange w:id="4577" w:author="김은수" w:date="2026-10-01T01:11:00Z">
            <w:trPr>
              <w:gridBefore w:val="1"/>
              <w:gridAfter w:val="4"/>
              <w:cantSplit/>
            </w:trPr>
          </w:trPrChange>
        </w:trPr>
        <w:tc>
          <w:tcPr>
            <w:cnfStyle w:val="001000000000" w:firstRow="0" w:lastRow="0" w:firstColumn="1" w:lastColumn="0" w:oddVBand="0" w:evenVBand="0" w:oddHBand="0" w:evenHBand="0" w:firstRowFirstColumn="0" w:firstRowLastColumn="0" w:lastRowFirstColumn="0" w:lastRowLastColumn="0"/>
            <w:tcW w:w="800" w:type="dxa"/>
            <w:tcPrChange w:id="4578" w:author="김은수" w:date="2026-10-01T01:11:00Z">
              <w:tcPr>
                <w:tcW w:w="800" w:type="dxa"/>
              </w:tcPr>
            </w:tcPrChange>
          </w:tcPr>
          <w:p w14:paraId="5C314D83" w14:textId="77777777" w:rsidR="00697371" w:rsidRDefault="00220104">
            <w:pPr>
              <w:pStyle w:val="TDC7"/>
              <w:jc w:val="center"/>
              <w:rPr>
                <w:ins w:id="4579" w:author="김은수" w:date="2026-09-30T15:44:00Z" w16du:dateUtc="2026-09-30T06:44:00Z"/>
              </w:rPr>
              <w:pPrChange w:id="4580" w:author="김은수" w:date="2026-10-01T01:11:00Z">
                <w:pPr>
                  <w:spacing w:after="0" w:line="240" w:lineRule="auto"/>
                </w:pPr>
              </w:pPrChange>
            </w:pPr>
            <w:ins w:id="4581" w:author="김은수" w:date="2026-09-30T15:44:00Z" w16du:dateUtc="2026-09-30T06:44:00Z">
              <w:r>
                <w:t>9</w:t>
              </w:r>
            </w:ins>
          </w:p>
        </w:tc>
        <w:tc>
          <w:tcPr>
            <w:tcW w:w="1950" w:type="dxa"/>
            <w:tcPrChange w:id="4582" w:author="김은수" w:date="2026-10-01T01:11:00Z">
              <w:tcPr>
                <w:tcW w:w="1950" w:type="dxa"/>
                <w:gridSpan w:val="2"/>
              </w:tcPr>
            </w:tcPrChange>
          </w:tcPr>
          <w:p w14:paraId="6A777EC4"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4583" w:author="김은수" w:date="2026-09-30T15:44:00Z" w16du:dateUtc="2026-09-30T06:44:00Z"/>
              </w:rPr>
              <w:pPrChange w:id="4584"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4585" w:author="김은수" w:date="2026-09-30T15:44:00Z" w16du:dateUtc="2026-09-30T06:44:00Z">
              <w:r>
                <w:t>865110</w:t>
              </w:r>
            </w:ins>
          </w:p>
        </w:tc>
        <w:tc>
          <w:tcPr>
            <w:tcW w:w="1950" w:type="dxa"/>
            <w:tcPrChange w:id="4586" w:author="김은수" w:date="2026-10-01T01:11:00Z">
              <w:tcPr>
                <w:tcW w:w="1950" w:type="dxa"/>
              </w:tcPr>
            </w:tcPrChange>
          </w:tcPr>
          <w:p w14:paraId="05471FCA"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4587" w:author="김은수" w:date="2026-09-30T15:44:00Z" w16du:dateUtc="2026-09-30T06:44:00Z"/>
              </w:rPr>
              <w:pPrChange w:id="4588"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4589" w:author="김은수" w:date="2026-09-30T15:44:00Z" w16du:dateUtc="2026-09-30T06:44:00Z">
              <w:r>
                <w:t>535337</w:t>
              </w:r>
            </w:ins>
          </w:p>
        </w:tc>
        <w:tc>
          <w:tcPr>
            <w:tcW w:w="1950" w:type="dxa"/>
            <w:tcPrChange w:id="4590" w:author="김은수" w:date="2026-10-01T01:11:00Z">
              <w:tcPr>
                <w:tcW w:w="1950" w:type="dxa"/>
              </w:tcPr>
            </w:tcPrChange>
          </w:tcPr>
          <w:p w14:paraId="149B4228"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4591" w:author="김은수" w:date="2026-09-30T15:44:00Z" w16du:dateUtc="2026-09-30T06:44:00Z"/>
              </w:rPr>
              <w:pPrChange w:id="4592"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4593" w:author="김은수" w:date="2026-09-30T15:44:00Z" w16du:dateUtc="2026-09-30T06:44:00Z">
              <w:r>
                <w:t>9550</w:t>
              </w:r>
            </w:ins>
          </w:p>
        </w:tc>
        <w:tc>
          <w:tcPr>
            <w:tcW w:w="1950" w:type="dxa"/>
            <w:tcPrChange w:id="4594" w:author="김은수" w:date="2026-10-01T01:11:00Z">
              <w:tcPr>
                <w:tcW w:w="1950" w:type="dxa"/>
              </w:tcPr>
            </w:tcPrChange>
          </w:tcPr>
          <w:p w14:paraId="2345ADBB"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4595" w:author="김은수" w:date="2026-09-30T15:44:00Z" w16du:dateUtc="2026-09-30T06:44:00Z"/>
              </w:rPr>
              <w:pPrChange w:id="4596"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4597" w:author="김은수" w:date="2026-09-30T15:44:00Z" w16du:dateUtc="2026-09-30T06:44:00Z">
              <w:r>
                <w:t>-4439389</w:t>
              </w:r>
            </w:ins>
          </w:p>
        </w:tc>
      </w:tr>
      <w:tr w:rsidR="00697371" w14:paraId="502470CD" w14:textId="77777777">
        <w:trPr>
          <w:cantSplit/>
          <w:ins w:id="4598" w:author="김은수" w:date="2026-09-30T15:44:00Z"/>
          <w:trPrChange w:id="4599" w:author="김은수" w:date="2026-10-01T01:11:00Z">
            <w:trPr>
              <w:gridBefore w:val="1"/>
              <w:gridAfter w:val="4"/>
              <w:cantSplit/>
            </w:trPr>
          </w:trPrChange>
        </w:trPr>
        <w:tc>
          <w:tcPr>
            <w:cnfStyle w:val="001000000000" w:firstRow="0" w:lastRow="0" w:firstColumn="1" w:lastColumn="0" w:oddVBand="0" w:evenVBand="0" w:oddHBand="0" w:evenHBand="0" w:firstRowFirstColumn="0" w:firstRowLastColumn="0" w:lastRowFirstColumn="0" w:lastRowLastColumn="0"/>
            <w:tcW w:w="800" w:type="dxa"/>
            <w:tcPrChange w:id="4600" w:author="김은수" w:date="2026-10-01T01:11:00Z">
              <w:tcPr>
                <w:tcW w:w="800" w:type="dxa"/>
              </w:tcPr>
            </w:tcPrChange>
          </w:tcPr>
          <w:p w14:paraId="3F5797EE" w14:textId="77777777" w:rsidR="00697371" w:rsidRDefault="00220104">
            <w:pPr>
              <w:pStyle w:val="TDC7"/>
              <w:jc w:val="center"/>
              <w:rPr>
                <w:ins w:id="4601" w:author="김은수" w:date="2026-09-30T15:44:00Z" w16du:dateUtc="2026-09-30T06:44:00Z"/>
              </w:rPr>
              <w:pPrChange w:id="4602" w:author="김은수" w:date="2026-10-01T01:11:00Z">
                <w:pPr>
                  <w:spacing w:after="0" w:line="240" w:lineRule="auto"/>
                </w:pPr>
              </w:pPrChange>
            </w:pPr>
            <w:ins w:id="4603" w:author="김은수" w:date="2026-09-30T15:44:00Z" w16du:dateUtc="2026-09-30T06:44:00Z">
              <w:r>
                <w:t>10</w:t>
              </w:r>
            </w:ins>
          </w:p>
        </w:tc>
        <w:tc>
          <w:tcPr>
            <w:tcW w:w="1950" w:type="dxa"/>
            <w:tcPrChange w:id="4604" w:author="김은수" w:date="2026-10-01T01:11:00Z">
              <w:tcPr>
                <w:tcW w:w="1950" w:type="dxa"/>
                <w:gridSpan w:val="2"/>
              </w:tcPr>
            </w:tcPrChange>
          </w:tcPr>
          <w:p w14:paraId="1E6C5C4E"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4605" w:author="김은수" w:date="2026-09-30T15:44:00Z" w16du:dateUtc="2026-09-30T06:44:00Z"/>
              </w:rPr>
              <w:pPrChange w:id="4606"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4607" w:author="김은수" w:date="2026-09-30T15:44:00Z" w16du:dateUtc="2026-09-30T06:44:00Z">
              <w:r>
                <w:t>973249</w:t>
              </w:r>
            </w:ins>
          </w:p>
        </w:tc>
        <w:tc>
          <w:tcPr>
            <w:tcW w:w="1950" w:type="dxa"/>
            <w:tcPrChange w:id="4608" w:author="김은수" w:date="2026-10-01T01:11:00Z">
              <w:tcPr>
                <w:tcW w:w="1950" w:type="dxa"/>
              </w:tcPr>
            </w:tcPrChange>
          </w:tcPr>
          <w:p w14:paraId="3E1DE3D1"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4609" w:author="김은수" w:date="2026-09-30T15:44:00Z" w16du:dateUtc="2026-09-30T06:44:00Z"/>
              </w:rPr>
              <w:pPrChange w:id="4610"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4611" w:author="김은수" w:date="2026-09-30T15:44:00Z" w16du:dateUtc="2026-09-30T06:44:00Z">
              <w:r>
                <w:t>542096</w:t>
              </w:r>
            </w:ins>
          </w:p>
        </w:tc>
        <w:tc>
          <w:tcPr>
            <w:tcW w:w="1950" w:type="dxa"/>
            <w:tcPrChange w:id="4612" w:author="김은수" w:date="2026-10-01T01:11:00Z">
              <w:tcPr>
                <w:tcW w:w="1950" w:type="dxa"/>
              </w:tcPr>
            </w:tcPrChange>
          </w:tcPr>
          <w:p w14:paraId="1BB9ADB5"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4613" w:author="김은수" w:date="2026-09-30T15:44:00Z" w16du:dateUtc="2026-09-30T06:44:00Z"/>
              </w:rPr>
              <w:pPrChange w:id="4614"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4615" w:author="김은수" w:date="2026-09-30T15:44:00Z" w16du:dateUtc="2026-09-30T06:44:00Z">
              <w:r>
                <w:t>4744</w:t>
              </w:r>
            </w:ins>
          </w:p>
        </w:tc>
        <w:tc>
          <w:tcPr>
            <w:tcW w:w="1950" w:type="dxa"/>
            <w:tcPrChange w:id="4616" w:author="김은수" w:date="2026-10-01T01:11:00Z">
              <w:tcPr>
                <w:tcW w:w="1950" w:type="dxa"/>
              </w:tcPr>
            </w:tcPrChange>
          </w:tcPr>
          <w:p w14:paraId="3D49B7FE"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4617" w:author="김은수" w:date="2026-09-30T15:44:00Z" w16du:dateUtc="2026-09-30T06:44:00Z"/>
              </w:rPr>
              <w:pPrChange w:id="4618"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4619" w:author="김은수" w:date="2026-09-30T15:44:00Z" w16du:dateUtc="2026-09-30T06:44:00Z">
              <w:r>
                <w:t>-4786621</w:t>
              </w:r>
            </w:ins>
          </w:p>
        </w:tc>
      </w:tr>
    </w:tbl>
    <w:p w14:paraId="21084709" w14:textId="77777777" w:rsidR="000A4182" w:rsidRDefault="000A4182">
      <w:pPr>
        <w:pStyle w:val="TDC40"/>
        <w:spacing w:after="0"/>
        <w:rPr>
          <w:ins w:id="4620" w:author="김은수" w:date="2026-10-01T03:22:00Z"/>
        </w:rPr>
      </w:pPr>
    </w:p>
    <w:p w14:paraId="5599E096" w14:textId="77777777" w:rsidR="00BA1805" w:rsidRPr="00E00010" w:rsidRDefault="00BA1805">
      <w:pPr>
        <w:pStyle w:val="TDC44"/>
        <w:rPr>
          <w:ins w:id="4621" w:author="김은수" w:date="2026-09-30T15:44:00Z" w16du:dateUtc="2026-09-30T06:44:00Z"/>
        </w:rPr>
        <w:pPrChange w:id="4622" w:author="김은수" w:date="2026-10-01T01:11:00Z">
          <w:pPr>
            <w:keepNext/>
            <w:keepLines/>
            <w:widowControl/>
            <w:snapToGrid w:val="0"/>
            <w:spacing w:before="200" w:line="300" w:lineRule="auto"/>
            <w:jc w:val="center"/>
          </w:pPr>
        </w:pPrChange>
      </w:pPr>
      <w:ins w:id="4623" w:author="김은수" w:date="2026-09-30T15:44:00Z" w16du:dateUtc="2026-09-30T06:44:00Z">
        <w:r w:rsidRPr="00E00010">
          <w:rPr>
            <w:noProof/>
          </w:rPr>
          <w:lastRenderedPageBreak/>
          <w:drawing>
            <wp:inline distT="0" distB="0" distL="0" distR="0" wp14:anchorId="3E4EBC4E" wp14:editId="0010EAF7">
              <wp:extent cx="5500000" cy="3221429"/>
              <wp:effectExtent l="0" t="0" r="0" b="0"/>
              <wp:docPr id="900" name="그림 256" descr="Sound1 AGC 볼륨별 목표 입출력 특성">
                <a:extLst xmlns:a="http://schemas.openxmlformats.org/drawingml/2006/main">
                  <a:ext uri="{FF2B5EF4-FFF2-40B4-BE49-F238E27FC236}">
                    <a16:creationId xmlns:a16="http://schemas.microsoft.com/office/drawing/2014/main" id="{E8B69799-F488-0C76-6806-D41022ABA04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그림 256" descr="스크린샷, 어둠, 블랙, 밤이(가) 표시된 사진&#10;&#10;자동 생성된 설명">
                        <a:extLst>
                          <a:ext uri="{FF2B5EF4-FFF2-40B4-BE49-F238E27FC236}">
                            <a16:creationId xmlns:a16="http://schemas.microsoft.com/office/drawing/2014/main" id="{E8B69799-F488-0C76-6806-D41022ABA043}"/>
                          </a:ext>
                        </a:extLst>
                      </pic:cNvPr>
                      <pic:cNvPicPr>
                        <a:picLocks noChangeAspect="1"/>
                      </pic:cNvPicPr>
                    </pic:nvPicPr>
                    <pic:blipFill>
                      <a:blip r:embed="rId29"/>
                      <a:stretch>
                        <a:fillRect/>
                      </a:stretch>
                    </pic:blipFill>
                    <pic:spPr>
                      <a:xfrm>
                        <a:off x="0" y="0"/>
                        <a:ext cx="5500000" cy="3221429"/>
                      </a:xfrm>
                      <a:prstGeom prst="rect">
                        <a:avLst/>
                      </a:prstGeom>
                    </pic:spPr>
                  </pic:pic>
                </a:graphicData>
              </a:graphic>
            </wp:inline>
          </w:drawing>
        </w:r>
      </w:ins>
    </w:p>
    <w:p w14:paraId="0B49BCCD" w14:textId="77777777" w:rsidR="00697371" w:rsidRDefault="00220104">
      <w:pPr>
        <w:pStyle w:val="TDC45"/>
        <w:pPrChange w:id="4624" w:author="김은수" w:date="2026-09-30T15:44:00Z" w16du:dateUtc="2026-09-30T06:44:00Z">
          <w:pPr>
            <w:spacing w:after="0"/>
            <w:ind w:leftChars="400" w:left="800"/>
          </w:pPr>
        </w:pPrChange>
      </w:pPr>
      <w:ins w:id="4625" w:author="김은수" w:date="2026-09-30T15:44:00Z" w16du:dateUtc="2026-09-30T06:44:00Z">
        <w:r w:rsidRPr="00084C76">
          <w:t xml:space="preserve">&lt;그림 9. Sound1 </w:t>
        </w:r>
      </w:ins>
      <w:r w:rsidRPr="00084C76">
        <w:t xml:space="preserve">AGC </w:t>
      </w:r>
      <w:del w:id="4626" w:author="김은수" w:date="2026-09-30T15:44:00Z" w16du:dateUtc="2026-09-30T06:44:00Z">
        <w:r w:rsidR="00BA1805">
          <w:rPr>
            <w:rFonts w:hint="eastAsia"/>
          </w:rPr>
          <w:delText>M</w:delText>
        </w:r>
        <w:r w:rsidR="00BA1805">
          <w:delText>ax output</w:delText>
        </w:r>
      </w:del>
      <w:ins w:id="4627" w:author="김은수" w:date="2026-09-30T15:44:00Z" w16du:dateUtc="2026-09-30T06:44:00Z">
        <w:r w:rsidRPr="00084C76">
          <w:t>볼륨별 목표 입출력 특성&gt;</w:t>
        </w:r>
      </w:ins>
    </w:p>
    <w:p w14:paraId="26DCC3F0" w14:textId="77777777" w:rsidR="00BA1805" w:rsidRPr="00E00010" w:rsidRDefault="00BA1805">
      <w:pPr>
        <w:pStyle w:val="a8"/>
        <w:numPr>
          <w:ilvl w:val="0"/>
          <w:numId w:val="22"/>
        </w:numPr>
        <w:spacing w:after="0" w:line="300" w:lineRule="auto"/>
        <w:ind w:left="1160"/>
        <w:rPr>
          <w:del w:id="4628" w:author="김은수" w:date="2026-09-30T15:44:00Z" w16du:dateUtc="2026-09-30T06:44:00Z"/>
          <w:szCs w:val="20"/>
        </w:rPr>
        <w:pPrChange w:id="4629" w:author="김은수" w:date="2026-10-01T03:22:00Z">
          <w:pPr>
            <w:pStyle w:val="a8"/>
            <w:numPr>
              <w:numId w:val="22"/>
            </w:numPr>
            <w:spacing w:after="0"/>
            <w:ind w:leftChars="900" w:left="2160" w:hanging="360"/>
          </w:pPr>
        </w:pPrChange>
      </w:pPr>
      <w:del w:id="4630" w:author="김은수" w:date="2026-09-30T15:44:00Z" w16du:dateUtc="2026-09-30T06:44:00Z">
        <w:r>
          <w:rPr>
            <w:rFonts w:hint="eastAsia"/>
          </w:rPr>
          <w:delText xml:space="preserve">음압 레벨 </w:delText>
        </w:r>
        <w:r>
          <w:delText xml:space="preserve">: 120dB SPL, </w:delText>
        </w:r>
        <w:r>
          <w:rPr>
            <w:rFonts w:hint="eastAsia"/>
          </w:rPr>
          <w:delText>D</w:delText>
        </w:r>
        <w:r>
          <w:delText xml:space="preserve">igit : 65365(96dB </w:delText>
        </w:r>
        <w:r>
          <w:rPr>
            <w:rFonts w:hint="eastAsia"/>
          </w:rPr>
          <w:delText>F</w:delText>
        </w:r>
        <w:r>
          <w:delText>S)</w:delText>
        </w:r>
      </w:del>
    </w:p>
    <w:p w14:paraId="7E55A241" w14:textId="77777777" w:rsidR="00BA1805" w:rsidRPr="00E00010" w:rsidRDefault="00BA1805">
      <w:pPr>
        <w:spacing w:after="0" w:line="300" w:lineRule="auto"/>
        <w:rPr>
          <w:del w:id="4631" w:author="김은수" w:date="2026-09-30T15:44:00Z" w16du:dateUtc="2026-09-30T06:44:00Z"/>
          <w:szCs w:val="20"/>
        </w:rPr>
        <w:pPrChange w:id="4632" w:author="김은수" w:date="2026-10-01T03:22:00Z">
          <w:pPr>
            <w:spacing w:after="0"/>
            <w:ind w:leftChars="400" w:left="800"/>
          </w:pPr>
        </w:pPrChange>
      </w:pPr>
      <w:del w:id="4633" w:author="김은수" w:date="2026-09-30T15:44:00Z" w16du:dateUtc="2026-09-30T06:44:00Z">
        <w:r>
          <w:rPr>
            <w:rFonts w:hint="eastAsia"/>
          </w:rPr>
          <w:delText>N</w:delText>
        </w:r>
        <w:r>
          <w:delText xml:space="preserve">oise </w:delText>
        </w:r>
        <w:r>
          <w:rPr>
            <w:rFonts w:hint="eastAsia"/>
          </w:rPr>
          <w:delText>R</w:delText>
        </w:r>
        <w:r>
          <w:delText>egion Slope : 2</w:delText>
        </w:r>
      </w:del>
    </w:p>
    <w:p w14:paraId="363E902D" w14:textId="77777777" w:rsidR="00BA1805" w:rsidRPr="00E00010" w:rsidRDefault="00BA1805">
      <w:pPr>
        <w:spacing w:after="0" w:line="300" w:lineRule="auto"/>
        <w:rPr>
          <w:del w:id="4634" w:author="김은수" w:date="2026-09-30T15:44:00Z" w16du:dateUtc="2026-09-30T06:44:00Z"/>
          <w:szCs w:val="20"/>
        </w:rPr>
        <w:pPrChange w:id="4635" w:author="김은수" w:date="2026-10-01T03:22:00Z">
          <w:pPr>
            <w:spacing w:after="0"/>
            <w:ind w:leftChars="400" w:left="800"/>
          </w:pPr>
        </w:pPrChange>
      </w:pPr>
      <w:del w:id="4636" w:author="김은수" w:date="2026-09-30T15:44:00Z" w16du:dateUtc="2026-09-30T06:44:00Z">
        <w:r>
          <w:rPr>
            <w:rFonts w:hint="eastAsia"/>
          </w:rPr>
          <w:delText>A</w:delText>
        </w:r>
        <w:r>
          <w:delText>mplifier Region Gain : 1, 2, 4, 8, 16, 24, 32, 40, 48, 56</w:delText>
        </w:r>
      </w:del>
    </w:p>
    <w:p w14:paraId="192DCBDE" w14:textId="77777777" w:rsidR="00BA1805" w:rsidRPr="00E00010" w:rsidRDefault="00BA1805">
      <w:pPr>
        <w:pStyle w:val="a8"/>
        <w:numPr>
          <w:ilvl w:val="0"/>
          <w:numId w:val="27"/>
        </w:numPr>
        <w:spacing w:after="0" w:line="300" w:lineRule="auto"/>
        <w:ind w:left="1160"/>
        <w:rPr>
          <w:del w:id="4637" w:author="김은수" w:date="2026-09-30T15:44:00Z" w16du:dateUtc="2026-09-30T06:44:00Z"/>
          <w:szCs w:val="20"/>
        </w:rPr>
        <w:pPrChange w:id="4638" w:author="김은수" w:date="2026-10-01T03:22:00Z">
          <w:pPr>
            <w:pStyle w:val="a8"/>
            <w:numPr>
              <w:numId w:val="27"/>
            </w:numPr>
            <w:spacing w:after="0"/>
            <w:ind w:left="1160" w:hanging="360"/>
          </w:pPr>
        </w:pPrChange>
      </w:pPr>
      <w:del w:id="4639" w:author="김은수" w:date="2026-09-30T15:44:00Z" w16du:dateUtc="2026-09-30T06:44:00Z">
        <w:r>
          <w:rPr>
            <w:rFonts w:hint="eastAsia"/>
          </w:rPr>
          <w:delText>증폭영역 게인(A</w:delText>
        </w:r>
        <w:r>
          <w:delText xml:space="preserve">mplifier Region Gain) </w:delText>
        </w:r>
        <w:r>
          <w:rPr>
            <w:rFonts w:hint="eastAsia"/>
          </w:rPr>
          <w:delText>값이 오디오 볼륨 1</w:delText>
        </w:r>
        <w:r>
          <w:delText>0</w:delText>
        </w:r>
        <w:r>
          <w:rPr>
            <w:rFonts w:hint="eastAsia"/>
          </w:rPr>
          <w:delText>단계와 매칭이 된다.</w:delText>
        </w:r>
      </w:del>
    </w:p>
    <w:p w14:paraId="0CF2BBFF" w14:textId="77777777" w:rsidR="00BA1805" w:rsidRPr="00E00010" w:rsidRDefault="00BA1805">
      <w:pPr>
        <w:spacing w:after="0" w:line="300" w:lineRule="auto"/>
        <w:rPr>
          <w:del w:id="4640" w:author="김은수" w:date="2026-09-30T15:44:00Z" w16du:dateUtc="2026-09-30T06:44:00Z"/>
          <w:szCs w:val="20"/>
        </w:rPr>
        <w:pPrChange w:id="4641" w:author="김은수" w:date="2026-10-01T03:22:00Z">
          <w:pPr>
            <w:spacing w:after="0" w:line="240" w:lineRule="auto"/>
          </w:pPr>
        </w:pPrChange>
      </w:pPr>
    </w:p>
    <w:p w14:paraId="5722EFE4" w14:textId="77777777" w:rsidR="00BA1805" w:rsidRPr="00E00010" w:rsidRDefault="00DF4A77">
      <w:pPr>
        <w:pStyle w:val="4"/>
        <w:keepNext w:val="0"/>
        <w:keepLines w:val="0"/>
        <w:widowControl w:val="0"/>
        <w:numPr>
          <w:ilvl w:val="3"/>
          <w:numId w:val="7"/>
        </w:numPr>
        <w:snapToGrid/>
        <w:spacing w:before="0" w:after="0" w:line="300" w:lineRule="auto"/>
        <w:jc w:val="both"/>
        <w:rPr>
          <w:del w:id="4642" w:author="김은수" w:date="2026-09-30T15:44:00Z" w16du:dateUtc="2026-09-30T06:44:00Z"/>
          <w:sz w:val="20"/>
          <w:szCs w:val="20"/>
        </w:rPr>
        <w:pPrChange w:id="4643" w:author="김은수" w:date="2026-10-01T03:22:00Z">
          <w:pPr>
            <w:pStyle w:val="4"/>
            <w:numPr>
              <w:ilvl w:val="3"/>
              <w:numId w:val="7"/>
            </w:numPr>
            <w:ind w:left="1200" w:hanging="400"/>
          </w:pPr>
        </w:pPrChange>
      </w:pPr>
      <w:del w:id="4644" w:author="김은수" w:date="2026-09-30T15:44:00Z" w16du:dateUtc="2026-09-30T06:44:00Z">
        <w:r>
          <w:delText>SU</w:delText>
        </w:r>
        <w:r w:rsidR="00F8273B">
          <w:delText>-ID-CFX-</w:delText>
        </w:r>
        <w:r w:rsidR="00935A2A">
          <w:delText>0</w:delText>
        </w:r>
        <w:r w:rsidR="00713187">
          <w:delText>51</w:delText>
        </w:r>
        <w:r w:rsidR="00F8273B">
          <w:delText xml:space="preserve">, </w:delText>
        </w:r>
        <w:r w:rsidR="00BA1805">
          <w:delText xml:space="preserve">AGC </w:delText>
        </w:r>
        <w:r w:rsidR="00BA1805">
          <w:rPr>
            <w:rFonts w:hint="eastAsia"/>
          </w:rPr>
          <w:delText>입력 최대값</w:delText>
        </w:r>
        <w:r w:rsidR="009008E8">
          <w:delText>, FC_1</w:delText>
        </w:r>
      </w:del>
    </w:p>
    <w:p w14:paraId="7259D7E4" w14:textId="77777777" w:rsidR="00BA1805" w:rsidRDefault="00BA1805">
      <w:pPr>
        <w:spacing w:after="0" w:line="300" w:lineRule="auto"/>
        <w:rPr>
          <w:del w:id="4645" w:author="김은수" w:date="2026-09-30T15:44:00Z" w16du:dateUtc="2026-09-30T06:44:00Z"/>
          <w:rFonts w:asciiTheme="minorEastAsia" w:hAnsiTheme="minorEastAsia" w:cs="Courier New"/>
          <w:color w:val="000000" w:themeColor="text1"/>
          <w:kern w:val="0"/>
          <w:szCs w:val="20"/>
        </w:rPr>
        <w:pPrChange w:id="4646" w:author="김은수" w:date="2026-10-01T03:22:00Z">
          <w:pPr>
            <w:ind w:leftChars="713" w:left="1426"/>
          </w:pPr>
        </w:pPrChange>
      </w:pPr>
      <w:del w:id="4647" w:author="김은수" w:date="2026-09-30T15:44:00Z" w16du:dateUtc="2026-09-30T06:44:00Z">
        <w:r w:rsidRPr="00876A9B">
          <w:rPr>
            <w:rFonts w:ascii="Courier New" w:hAnsi="Courier New" w:cs="Courier New"/>
            <w:color w:val="000000" w:themeColor="text1"/>
            <w:kern w:val="0"/>
            <w:szCs w:val="20"/>
          </w:rPr>
          <w:delText>vAbsolute</w:delText>
        </w:r>
        <w:r>
          <w:rPr>
            <w:rFonts w:ascii="Courier New" w:hAnsi="Courier New" w:cs="Courier New"/>
            <w:color w:val="000000" w:themeColor="text1"/>
            <w:kern w:val="0"/>
            <w:szCs w:val="20"/>
          </w:rPr>
          <w:delText xml:space="preserve">, </w:delText>
        </w:r>
        <w:r w:rsidRPr="00876A9B">
          <w:rPr>
            <w:rFonts w:ascii="Courier New" w:hAnsi="Courier New" w:cs="Courier New"/>
            <w:color w:val="000000" w:themeColor="text1"/>
            <w:kern w:val="0"/>
            <w:szCs w:val="20"/>
          </w:rPr>
          <w:delText>MaxElement</w:delText>
        </w:r>
        <w:r>
          <w:rPr>
            <w:rFonts w:ascii="Courier New" w:hAnsi="Courier New" w:cs="Courier New"/>
            <w:color w:val="FF8000"/>
            <w:kern w:val="0"/>
            <w:szCs w:val="20"/>
          </w:rPr>
          <w:delText xml:space="preserve"> </w:delText>
        </w:r>
        <w:r w:rsidRPr="00F17533">
          <w:rPr>
            <w:rFonts w:asciiTheme="minorEastAsia" w:hAnsiTheme="minorEastAsia" w:cs="Courier New" w:hint="eastAsia"/>
            <w:color w:val="000000" w:themeColor="text1"/>
            <w:kern w:val="0"/>
            <w:szCs w:val="20"/>
          </w:rPr>
          <w:delText>라이브러리를 이용하여</w:delText>
        </w:r>
        <w:r>
          <w:rPr>
            <w:rFonts w:asciiTheme="minorEastAsia" w:hAnsiTheme="minorEastAsia" w:cs="Courier New" w:hint="eastAsia"/>
            <w:color w:val="000000" w:themeColor="text1"/>
            <w:kern w:val="0"/>
            <w:szCs w:val="20"/>
          </w:rPr>
          <w:delText xml:space="preserve"> </w:delText>
        </w:r>
        <w:r>
          <w:rPr>
            <w:rFonts w:asciiTheme="minorEastAsia" w:hAnsiTheme="minorEastAsia" w:cs="Courier New"/>
            <w:color w:val="000000" w:themeColor="text1"/>
            <w:kern w:val="0"/>
            <w:szCs w:val="20"/>
          </w:rPr>
          <w:delText>1</w:delText>
        </w:r>
        <w:r>
          <w:rPr>
            <w:rFonts w:asciiTheme="minorEastAsia" w:hAnsiTheme="minorEastAsia" w:cs="Courier New" w:hint="eastAsia"/>
            <w:color w:val="000000" w:themeColor="text1"/>
            <w:kern w:val="0"/>
            <w:szCs w:val="20"/>
          </w:rPr>
          <w:delText>m</w:delText>
        </w:r>
        <w:r>
          <w:rPr>
            <w:rFonts w:asciiTheme="minorEastAsia" w:hAnsiTheme="minorEastAsia" w:cs="Courier New"/>
            <w:color w:val="000000" w:themeColor="text1"/>
            <w:kern w:val="0"/>
            <w:szCs w:val="20"/>
          </w:rPr>
          <w:delText xml:space="preserve">sec </w:delText>
        </w:r>
        <w:r>
          <w:rPr>
            <w:rFonts w:asciiTheme="minorEastAsia" w:hAnsiTheme="minorEastAsia" w:cs="Courier New" w:hint="eastAsia"/>
            <w:color w:val="000000" w:themeColor="text1"/>
            <w:kern w:val="0"/>
            <w:szCs w:val="20"/>
          </w:rPr>
          <w:delText>동안 입력된 데이터의 최대값을 구한다.</w:delText>
        </w:r>
      </w:del>
    </w:p>
    <w:p w14:paraId="7BBC2C67" w14:textId="77777777" w:rsidR="00BA1805" w:rsidRPr="00E00010" w:rsidRDefault="00DF4A77">
      <w:pPr>
        <w:pStyle w:val="4"/>
        <w:keepNext w:val="0"/>
        <w:keepLines w:val="0"/>
        <w:widowControl w:val="0"/>
        <w:numPr>
          <w:ilvl w:val="3"/>
          <w:numId w:val="7"/>
        </w:numPr>
        <w:snapToGrid/>
        <w:spacing w:before="0" w:after="0" w:line="300" w:lineRule="auto"/>
        <w:jc w:val="both"/>
        <w:rPr>
          <w:del w:id="4648" w:author="김은수" w:date="2026-09-30T15:44:00Z" w16du:dateUtc="2026-09-30T06:44:00Z"/>
          <w:sz w:val="20"/>
          <w:szCs w:val="20"/>
        </w:rPr>
        <w:pPrChange w:id="4649" w:author="김은수" w:date="2026-10-01T03:22:00Z">
          <w:pPr>
            <w:pStyle w:val="4"/>
            <w:numPr>
              <w:ilvl w:val="3"/>
              <w:numId w:val="7"/>
            </w:numPr>
            <w:ind w:left="1200" w:hanging="400"/>
          </w:pPr>
        </w:pPrChange>
      </w:pPr>
      <w:del w:id="4650" w:author="김은수" w:date="2026-09-30T15:44:00Z" w16du:dateUtc="2026-09-30T06:44:00Z">
        <w:r>
          <w:delText>SU</w:delText>
        </w:r>
        <w:r w:rsidR="00F8273B">
          <w:delText>-ID-CFX-0</w:delText>
        </w:r>
        <w:r w:rsidR="00713187">
          <w:delText>52</w:delText>
        </w:r>
        <w:r w:rsidR="00F8273B">
          <w:delText xml:space="preserve">, </w:delText>
        </w:r>
        <w:r w:rsidR="00BA1805">
          <w:delText xml:space="preserve">AGC </w:delText>
        </w:r>
        <w:r w:rsidR="00BA1805">
          <w:rPr>
            <w:rFonts w:hint="eastAsia"/>
          </w:rPr>
          <w:delText xml:space="preserve">적용 </w:delText>
        </w:r>
      </w:del>
    </w:p>
    <w:p w14:paraId="7D005EE1" w14:textId="77777777" w:rsidR="00BA1805" w:rsidRPr="00E00010" w:rsidRDefault="00BA1805">
      <w:pPr>
        <w:spacing w:after="0" w:line="300" w:lineRule="auto"/>
        <w:rPr>
          <w:del w:id="4651" w:author="김은수" w:date="2026-09-30T15:44:00Z" w16du:dateUtc="2026-09-30T06:44:00Z"/>
          <w:szCs w:val="20"/>
        </w:rPr>
        <w:pPrChange w:id="4652" w:author="김은수" w:date="2026-10-01T03:22:00Z">
          <w:pPr>
            <w:ind w:leftChars="700" w:left="1400"/>
          </w:pPr>
        </w:pPrChange>
      </w:pPr>
      <w:del w:id="4653" w:author="김은수" w:date="2026-09-30T15:44:00Z" w16du:dateUtc="2026-09-30T06:44:00Z">
        <w:r>
          <w:rPr>
            <w:rFonts w:hint="eastAsia"/>
          </w:rPr>
          <w:delText>A</w:delText>
        </w:r>
        <w:r>
          <w:delText xml:space="preserve">GC </w:delText>
        </w:r>
        <w:r>
          <w:rPr>
            <w:rFonts w:hint="eastAsia"/>
          </w:rPr>
          <w:delText xml:space="preserve">입력 최대값에 해당하는 영역의 </w:delText>
        </w:r>
        <w:r>
          <w:delText xml:space="preserve">AGC </w:delText>
        </w:r>
        <w:r>
          <w:rPr>
            <w:rFonts w:hint="eastAsia"/>
          </w:rPr>
          <w:delText>게인을 오디오 신호에 적용한다.</w:delText>
        </w:r>
      </w:del>
    </w:p>
    <w:p w14:paraId="1244DA7F" w14:textId="77777777" w:rsidR="00BA1805" w:rsidRPr="00E00010" w:rsidRDefault="00BA1805">
      <w:pPr>
        <w:spacing w:after="0" w:line="300" w:lineRule="auto"/>
        <w:rPr>
          <w:del w:id="4654" w:author="김은수" w:date="2026-09-30T15:44:00Z" w16du:dateUtc="2026-09-30T06:44:00Z"/>
          <w:szCs w:val="20"/>
        </w:rPr>
        <w:pPrChange w:id="4655" w:author="김은수" w:date="2026-10-01T03:22:00Z">
          <w:pPr>
            <w:ind w:leftChars="700" w:left="1400"/>
          </w:pPr>
        </w:pPrChange>
      </w:pPr>
      <w:del w:id="4656" w:author="김은수" w:date="2026-09-30T15:44:00Z" w16du:dateUtc="2026-09-30T06:44:00Z">
        <w:r>
          <w:rPr>
            <w:rFonts w:hint="eastAsia"/>
          </w:rPr>
          <w:delText xml:space="preserve">오디오 볼륨 값에 따라 적용되는 </w:delText>
        </w:r>
        <w:r>
          <w:delText xml:space="preserve">AGC </w:delText>
        </w:r>
        <w:r>
          <w:rPr>
            <w:rFonts w:hint="eastAsia"/>
          </w:rPr>
          <w:delText>게인 그래프가 달라진다.</w:delText>
        </w:r>
      </w:del>
    </w:p>
    <w:p w14:paraId="767EFE3E" w14:textId="77777777" w:rsidR="00325C50" w:rsidRPr="00E00010" w:rsidRDefault="00325C50">
      <w:pPr>
        <w:spacing w:after="0" w:line="300" w:lineRule="auto"/>
        <w:rPr>
          <w:del w:id="4657" w:author="김은수" w:date="2026-09-30T15:44:00Z" w16du:dateUtc="2026-09-30T06:44:00Z"/>
          <w:szCs w:val="20"/>
        </w:rPr>
        <w:pPrChange w:id="4658" w:author="김은수" w:date="2026-10-01T03:22:00Z">
          <w:pPr>
            <w:spacing w:after="0" w:line="240" w:lineRule="auto"/>
            <w:ind w:leftChars="700" w:left="1400"/>
          </w:pPr>
        </w:pPrChange>
      </w:pPr>
    </w:p>
    <w:p w14:paraId="00EC9500" w14:textId="77777777" w:rsidR="00697371" w:rsidRPr="00E00010" w:rsidRDefault="00220104">
      <w:pPr>
        <w:pStyle w:val="TDC40"/>
        <w:rPr>
          <w:ins w:id="4659" w:author="김은수" w:date="2026-09-30T15:44:00Z" w16du:dateUtc="2026-09-30T06:44:00Z"/>
        </w:rPr>
        <w:pPrChange w:id="4660" w:author="김은수" w:date="2026-10-01T01:11:00Z">
          <w:pPr>
            <w:keepLines/>
            <w:widowControl/>
            <w:snapToGrid w:val="0"/>
            <w:spacing w:after="80" w:line="300" w:lineRule="auto"/>
            <w:ind w:left="1245"/>
            <w:jc w:val="left"/>
          </w:pPr>
        </w:pPrChange>
      </w:pPr>
      <w:ins w:id="4661" w:author="김은수" w:date="2026-09-30T15:44:00Z" w16du:dateUtc="2026-09-30T06:44:00Z">
        <w:r w:rsidRPr="00084C76">
          <w:t>곡선은 위 정수 계수에 따른 목표 특성이다. 시간 변화와 로그/지수 라이브러리 양자화 전이며, 축은 음압 dB SPL이 아닌 내부 로그 단위다. 가운데 회색 곡선은 볼륨 2~9이다.</w:t>
        </w:r>
      </w:ins>
    </w:p>
    <w:p w14:paraId="0F1CD9E0" w14:textId="77777777" w:rsidR="00697371" w:rsidRPr="00E00010" w:rsidRDefault="00220104">
      <w:pPr>
        <w:pStyle w:val="TDC40"/>
        <w:rPr>
          <w:ins w:id="4662" w:author="김은수" w:date="2026-09-30T15:44:00Z" w16du:dateUtc="2026-09-30T06:44:00Z"/>
        </w:rPr>
        <w:pPrChange w:id="4663" w:author="김은수" w:date="2026-10-01T01:11:00Z">
          <w:pPr>
            <w:keepLines/>
            <w:widowControl/>
            <w:snapToGrid w:val="0"/>
            <w:spacing w:after="80" w:line="300" w:lineRule="auto"/>
            <w:ind w:left="1245"/>
            <w:jc w:val="left"/>
          </w:pPr>
        </w:pPrChange>
      </w:pPr>
      <w:ins w:id="4664" w:author="김은수" w:date="2026-09-30T15:44:00Z" w16du:dateUtc="2026-09-30T06:44:00Z">
        <w:r w:rsidRPr="00084C76">
          <w:t>이득이 커질 때는 천천히, 작아질 때는 빠르게 바꾸어 급격한 출력 변화를 줄인다. gprev가 목표 g 이하이면 (655×g+64880×gprev)&gt;&gt;16, 그보다 크면 (62259×g+3276×gprev)&gt;&gt;16을 사용한다. 두 계수의 합은 65535이며 고정소수점 계산에서 이 정수 계수를 그대로 사용한다.</w:t>
        </w:r>
      </w:ins>
    </w:p>
    <w:p w14:paraId="60DF14AE" w14:textId="77777777" w:rsidR="00697371" w:rsidRPr="00E00010" w:rsidRDefault="00220104">
      <w:pPr>
        <w:pStyle w:val="TDC40"/>
        <w:rPr>
          <w:ins w:id="4665" w:author="김은수" w:date="2026-09-30T15:44:00Z" w16du:dateUtc="2026-09-30T06:44:00Z"/>
        </w:rPr>
        <w:pPrChange w:id="4666" w:author="김은수" w:date="2026-10-01T01:11:00Z">
          <w:pPr>
            <w:keepLines/>
            <w:widowControl/>
            <w:snapToGrid w:val="0"/>
            <w:spacing w:after="80" w:line="300" w:lineRule="auto"/>
            <w:ind w:left="1245"/>
            <w:jc w:val="left"/>
          </w:pPr>
        </w:pPrChange>
      </w:pPr>
      <w:ins w:id="4667" w:author="김은수" w:date="2026-09-30T15:44:00Z" w16du:dateUtc="2026-09-30T06:44:00Z">
        <w:r w:rsidRPr="00084C76">
          <w:t>시간 변화가 적용된 로그 이득에서 1972830(Q8.16, 10log10(1024))을 뺀 뒤 cfx_dB_to_pwr를 호출한다. Q1.47 결과를 24비트 우측 이동하고 4194304(Q12.12, 1024)와 곱한 뒤 23비트 우측 이동하여 Q12.12 선형 이득으로 복원한다. 각 16표본에는 (표본×이득)&gt;&gt;12를 적용하고 signed 24비트 범위로 포화한다.</w:t>
        </w:r>
      </w:ins>
    </w:p>
    <w:p w14:paraId="6929464A" w14:textId="77777777" w:rsidR="00697371" w:rsidRPr="00E00010" w:rsidRDefault="00220104">
      <w:pPr>
        <w:pStyle w:val="TDC40"/>
        <w:rPr>
          <w:ins w:id="4668" w:author="김은수" w:date="2026-09-30T15:44:00Z" w16du:dateUtc="2026-09-30T06:44:00Z"/>
        </w:rPr>
        <w:pPrChange w:id="4669" w:author="김은수" w:date="2026-10-01T01:11:00Z">
          <w:pPr>
            <w:keepLines/>
            <w:widowControl/>
            <w:snapToGrid w:val="0"/>
            <w:spacing w:after="80" w:line="300" w:lineRule="auto"/>
            <w:ind w:left="1245"/>
            <w:jc w:val="left"/>
          </w:pPr>
        </w:pPrChange>
      </w:pPr>
      <w:ins w:id="4670" w:author="김은수" w:date="2026-09-30T15:44:00Z" w16du:dateUtc="2026-09-30T06:44:00Z">
        <w:r w:rsidRPr="00084C76">
          <w:t>입력 크기 공유, 목표 로그 이득 계산, 시간 변화, 표본 적용을 각각의 처리 단계로 구성한다. 목표 로그 이득은 중간 계산값이고, 함수의 최종 반환값은 시간 변화가 반영된 선형 이득이다.</w:t>
        </w:r>
      </w:ins>
    </w:p>
    <w:p w14:paraId="6F7A7CC4" w14:textId="77777777" w:rsidR="00697371" w:rsidRDefault="00220104">
      <w:pPr>
        <w:pStyle w:val="TDC4"/>
        <w:pPrChange w:id="4671" w:author="김은수" w:date="2026-09-30T15:44:00Z" w16du:dateUtc="2026-09-30T06:44:00Z">
          <w:pPr>
            <w:pStyle w:val="3"/>
            <w:numPr>
              <w:ilvl w:val="2"/>
              <w:numId w:val="7"/>
            </w:numPr>
            <w:tabs>
              <w:tab w:val="num" w:pos="850"/>
              <w:tab w:val="num" w:pos="900"/>
            </w:tabs>
            <w:ind w:left="1000" w:hanging="400"/>
          </w:pPr>
        </w:pPrChange>
      </w:pPr>
      <w:bookmarkStart w:id="4672" w:name="_Toc180573620"/>
      <w:r>
        <w:t>주파수 분석</w:t>
      </w:r>
      <w:bookmarkEnd w:id="4672"/>
      <w:r>
        <w:t xml:space="preserve"> </w:t>
      </w:r>
      <w:del w:id="4673" w:author="김은수" w:date="2026-09-30T15:44:00Z" w16du:dateUtc="2026-09-30T06:44:00Z">
        <w:r w:rsidR="00BA1805">
          <w:rPr>
            <w:rFonts w:hint="eastAsia"/>
          </w:rPr>
          <w:delText xml:space="preserve"> </w:delText>
        </w:r>
      </w:del>
      <w:ins w:id="4674" w:author="김은수" w:date="2026-09-30T15:44:00Z" w16du:dateUtc="2026-09-30T06:44:00Z">
        <w:r>
          <w:t>원리</w:t>
        </w:r>
      </w:ins>
    </w:p>
    <w:p w14:paraId="49115D05" w14:textId="77777777" w:rsidR="00BA1805" w:rsidRPr="006E13BD" w:rsidRDefault="00BA1805">
      <w:pPr>
        <w:pStyle w:val="TDC40"/>
        <w:pPrChange w:id="4675" w:author="김은수" w:date="2026-09-30T15:44:00Z" w16du:dateUtc="2026-09-30T06:44:00Z">
          <w:pPr>
            <w:ind w:left="1240"/>
          </w:pPr>
        </w:pPrChange>
      </w:pPr>
      <w:r w:rsidRPr="00084C76">
        <w:t>주파수 분석은 다음 단계로 진행된다.</w:t>
      </w:r>
    </w:p>
    <w:p w14:paraId="3A2A5F5C" w14:textId="77777777" w:rsidR="00BA1805" w:rsidRDefault="00BA1805">
      <w:pPr>
        <w:pStyle w:val="TDC40"/>
        <w:numPr>
          <w:ilvl w:val="0"/>
          <w:numId w:val="29"/>
        </w:numPr>
        <w:pPrChange w:id="4676" w:author="김은수" w:date="2026-09-30T15:44:00Z" w16du:dateUtc="2026-09-30T06:44:00Z">
          <w:pPr>
            <w:pStyle w:val="a8"/>
            <w:numPr>
              <w:numId w:val="29"/>
            </w:numPr>
            <w:ind w:leftChars="0" w:left="1680" w:hanging="440"/>
          </w:pPr>
        </w:pPrChange>
      </w:pPr>
      <w:r w:rsidRPr="00084C76">
        <w:t>분석용 입력데이터 업데이트</w:t>
      </w:r>
    </w:p>
    <w:p w14:paraId="06991E66" w14:textId="77777777" w:rsidR="00BA1805" w:rsidRDefault="00BA1805">
      <w:pPr>
        <w:pStyle w:val="TDC40"/>
        <w:numPr>
          <w:ilvl w:val="0"/>
          <w:numId w:val="29"/>
        </w:numPr>
        <w:pPrChange w:id="4677" w:author="김은수" w:date="2026-09-30T15:44:00Z" w16du:dateUtc="2026-09-30T06:44:00Z">
          <w:pPr>
            <w:pStyle w:val="a8"/>
            <w:numPr>
              <w:numId w:val="29"/>
            </w:numPr>
            <w:ind w:leftChars="0" w:left="1680" w:hanging="440"/>
          </w:pPr>
        </w:pPrChange>
      </w:pPr>
      <w:r>
        <w:lastRenderedPageBreak/>
        <w:t>FFT</w:t>
      </w:r>
      <w:r w:rsidRPr="00084C76">
        <w:t>를 사용하여 시간영역의 신호를 주파수 영역의 신호로 변환하고 크기를 구한다.</w:t>
      </w:r>
    </w:p>
    <w:p w14:paraId="3B2FD797" w14:textId="77777777" w:rsidR="00BA1805" w:rsidRDefault="00BA1805">
      <w:pPr>
        <w:pStyle w:val="TDC40"/>
        <w:numPr>
          <w:ilvl w:val="0"/>
          <w:numId w:val="29"/>
        </w:numPr>
        <w:pPrChange w:id="4678" w:author="김은수" w:date="2026-09-30T15:44:00Z" w16du:dateUtc="2026-09-30T06:44:00Z">
          <w:pPr>
            <w:pStyle w:val="a8"/>
            <w:numPr>
              <w:numId w:val="29"/>
            </w:numPr>
            <w:ind w:leftChars="0" w:left="1680" w:hanging="440"/>
          </w:pPr>
        </w:pPrChange>
      </w:pPr>
      <w:r w:rsidRPr="00084C76">
        <w:t>주파수 영역에서 분석 대역 별 대표 값 산출</w:t>
      </w:r>
    </w:p>
    <w:p w14:paraId="356E9FF6" w14:textId="77777777" w:rsidR="00BA1805" w:rsidRPr="00E00010" w:rsidRDefault="00BA1805">
      <w:pPr>
        <w:pStyle w:val="a8"/>
        <w:numPr>
          <w:ilvl w:val="0"/>
          <w:numId w:val="29"/>
        </w:numPr>
        <w:spacing w:after="0" w:line="300" w:lineRule="auto"/>
        <w:ind w:left="1240"/>
        <w:rPr>
          <w:del w:id="4679" w:author="김은수" w:date="2026-09-30T15:44:00Z" w16du:dateUtc="2026-09-30T06:44:00Z"/>
          <w:szCs w:val="20"/>
        </w:rPr>
        <w:pPrChange w:id="4680" w:author="김은수" w:date="2026-10-01T03:22:00Z">
          <w:pPr>
            <w:pStyle w:val="a8"/>
            <w:numPr>
              <w:numId w:val="29"/>
            </w:numPr>
            <w:ind w:leftChars="0" w:left="1680" w:hanging="440"/>
          </w:pPr>
        </w:pPrChange>
      </w:pPr>
      <w:del w:id="4681" w:author="김은수" w:date="2026-09-30T15:44:00Z" w16du:dateUtc="2026-09-30T06:44:00Z">
        <w:r>
          <w:rPr>
            <w:rFonts w:hint="eastAsia"/>
          </w:rPr>
          <w:delText>대역 별 대표 값을 시간영의 신호 크기로 변환</w:delText>
        </w:r>
      </w:del>
    </w:p>
    <w:p w14:paraId="6FFB6D9E" w14:textId="77777777" w:rsidR="00BA1805" w:rsidRPr="00E00010" w:rsidRDefault="00DF4A77">
      <w:pPr>
        <w:pStyle w:val="4"/>
        <w:keepNext w:val="0"/>
        <w:keepLines w:val="0"/>
        <w:widowControl w:val="0"/>
        <w:numPr>
          <w:ilvl w:val="3"/>
          <w:numId w:val="7"/>
        </w:numPr>
        <w:snapToGrid/>
        <w:spacing w:before="0" w:after="0" w:line="300" w:lineRule="auto"/>
        <w:jc w:val="both"/>
        <w:rPr>
          <w:del w:id="4682" w:author="김은수" w:date="2026-09-30T15:44:00Z" w16du:dateUtc="2026-09-30T06:44:00Z"/>
          <w:sz w:val="20"/>
          <w:szCs w:val="20"/>
        </w:rPr>
        <w:pPrChange w:id="4683" w:author="김은수" w:date="2026-10-01T03:22:00Z">
          <w:pPr>
            <w:pStyle w:val="4"/>
            <w:numPr>
              <w:ilvl w:val="3"/>
              <w:numId w:val="7"/>
            </w:numPr>
            <w:ind w:left="1200" w:hanging="400"/>
          </w:pPr>
        </w:pPrChange>
      </w:pPr>
      <w:del w:id="4684" w:author="김은수" w:date="2026-09-30T15:44:00Z" w16du:dateUtc="2026-09-30T06:44:00Z">
        <w:r>
          <w:delText>SU</w:delText>
        </w:r>
        <w:r w:rsidR="00F8273B">
          <w:delText>-ID-CFX-0</w:delText>
        </w:r>
        <w:r w:rsidR="00713187">
          <w:delText>53</w:delText>
        </w:r>
        <w:r w:rsidR="00F8273B">
          <w:delText xml:space="preserve">, </w:delText>
        </w:r>
        <w:r w:rsidR="00BA1805">
          <w:rPr>
            <w:rFonts w:hint="eastAsia"/>
          </w:rPr>
          <w:delText xml:space="preserve">입력 데이터 업데이트 </w:delText>
        </w:r>
      </w:del>
    </w:p>
    <w:p w14:paraId="1BA92AA8" w14:textId="77777777" w:rsidR="00697371" w:rsidRPr="00E00010" w:rsidRDefault="00220104">
      <w:pPr>
        <w:pStyle w:val="TDC40"/>
        <w:rPr>
          <w:ins w:id="4685" w:author="김은수" w:date="2026-09-30T15:44:00Z" w16du:dateUtc="2026-09-30T06:44:00Z"/>
        </w:rPr>
        <w:pPrChange w:id="4686" w:author="김은수" w:date="2026-10-01T01:11:00Z">
          <w:pPr>
            <w:keepLines/>
            <w:widowControl/>
            <w:snapToGrid w:val="0"/>
            <w:spacing w:after="80" w:line="300" w:lineRule="auto"/>
            <w:ind w:left="1245"/>
            <w:jc w:val="left"/>
          </w:pPr>
        </w:pPrChange>
      </w:pPr>
      <w:ins w:id="4687" w:author="김은수" w:date="2026-09-30T15:44:00Z" w16du:dateUtc="2026-09-30T06:44:00Z">
        <w:r w:rsidRPr="00084C76">
          <w:t>대역 대표값은 4비트 우측 이동하여 매핑 입력의 크기 범위에 맞춘다. 주파수별 음향 응답이나 마이크 감도 보정은 이 정수 축소 연산과 구분한다.</w:t>
        </w:r>
      </w:ins>
    </w:p>
    <w:p w14:paraId="43D62401" w14:textId="77777777" w:rsidR="00BA1805" w:rsidRDefault="00BA1805">
      <w:pPr>
        <w:pStyle w:val="TDC40"/>
        <w:pPrChange w:id="4688" w:author="김은수" w:date="2026-09-30T15:44:00Z" w16du:dateUtc="2026-09-30T06:44:00Z">
          <w:pPr>
            <w:ind w:leftChars="700" w:left="1400"/>
          </w:pPr>
        </w:pPrChange>
      </w:pPr>
      <w:r w:rsidRPr="00084C76">
        <w:t>A</w:t>
      </w:r>
      <w:r>
        <w:t xml:space="preserve">GC </w:t>
      </w:r>
      <w:r w:rsidRPr="00084C76">
        <w:t xml:space="preserve">출력 값을 </w:t>
      </w:r>
      <w:r>
        <w:t>FFT</w:t>
      </w:r>
      <w:r w:rsidRPr="00084C76">
        <w:t xml:space="preserve"> 라이브러리 실행용 버퍼에 업데이트한다.</w:t>
      </w:r>
    </w:p>
    <w:p w14:paraId="09302451" w14:textId="77777777" w:rsidR="00BA1805" w:rsidRPr="00D54D75" w:rsidRDefault="00BA1805">
      <w:pPr>
        <w:pStyle w:val="TDC40"/>
        <w:pPrChange w:id="4689" w:author="김은수" w:date="2026-09-30T15:44:00Z" w16du:dateUtc="2026-09-30T06:44:00Z">
          <w:pPr>
            <w:ind w:leftChars="700" w:left="1400"/>
          </w:pPr>
        </w:pPrChange>
      </w:pPr>
      <w:r w:rsidRPr="00084C76">
        <w:t xml:space="preserve">연산량을 줄이기 위해서 해당 버퍼를 </w:t>
      </w:r>
      <w:r>
        <w:t>FIFO</w:t>
      </w:r>
      <w:r w:rsidRPr="00084C76">
        <w:t>로 설정하여 사용한다.</w:t>
      </w:r>
    </w:p>
    <w:p w14:paraId="16EDE4C3" w14:textId="77777777" w:rsidR="00BA1805" w:rsidRPr="00E00010" w:rsidRDefault="00DF4A77">
      <w:pPr>
        <w:pStyle w:val="4"/>
        <w:keepNext w:val="0"/>
        <w:keepLines w:val="0"/>
        <w:widowControl w:val="0"/>
        <w:numPr>
          <w:ilvl w:val="3"/>
          <w:numId w:val="7"/>
        </w:numPr>
        <w:snapToGrid/>
        <w:spacing w:before="0" w:after="0" w:line="300" w:lineRule="auto"/>
        <w:jc w:val="both"/>
        <w:rPr>
          <w:del w:id="4690" w:author="김은수" w:date="2026-09-30T15:44:00Z" w16du:dateUtc="2026-09-30T06:44:00Z"/>
          <w:sz w:val="20"/>
          <w:szCs w:val="20"/>
        </w:rPr>
        <w:pPrChange w:id="4691" w:author="김은수" w:date="2026-10-01T03:22:00Z">
          <w:pPr>
            <w:pStyle w:val="4"/>
            <w:numPr>
              <w:ilvl w:val="3"/>
              <w:numId w:val="7"/>
            </w:numPr>
            <w:ind w:left="1200" w:hanging="400"/>
          </w:pPr>
        </w:pPrChange>
      </w:pPr>
      <w:del w:id="4692" w:author="김은수" w:date="2026-09-30T15:44:00Z" w16du:dateUtc="2026-09-30T06:44:00Z">
        <w:r>
          <w:delText>SU</w:delText>
        </w:r>
        <w:r w:rsidR="00F8273B">
          <w:delText>-ID-CFX-0</w:delText>
        </w:r>
        <w:r w:rsidR="00713187">
          <w:delText>54</w:delText>
        </w:r>
        <w:r w:rsidR="00BA1805">
          <w:delText xml:space="preserve">, FFT </w:delText>
        </w:r>
        <w:r w:rsidR="00BA1805">
          <w:rPr>
            <w:rFonts w:hint="eastAsia"/>
          </w:rPr>
          <w:delText>변환 및 주파수 영역 크기 구하기</w:delText>
        </w:r>
        <w:r w:rsidR="009008E8">
          <w:delText>, FC_2</w:delText>
        </w:r>
      </w:del>
    </w:p>
    <w:p w14:paraId="3F6DBC32" w14:textId="77777777" w:rsidR="00BA1805" w:rsidRDefault="00BA1805">
      <w:pPr>
        <w:pStyle w:val="TDC40"/>
        <w:pPrChange w:id="4693" w:author="김은수" w:date="2026-09-30T15:44:00Z" w16du:dateUtc="2026-09-30T06:44:00Z">
          <w:pPr>
            <w:ind w:leftChars="700" w:left="1400"/>
          </w:pPr>
        </w:pPrChange>
      </w:pPr>
      <w:r w:rsidRPr="002605B4">
        <w:t>Win_DFT_R_Forward</w:t>
      </w:r>
      <w:r>
        <w:t xml:space="preserve"> </w:t>
      </w:r>
      <w:r w:rsidRPr="00084C76">
        <w:t>라이브러리를 사용하여 F</w:t>
      </w:r>
      <w:r>
        <w:t xml:space="preserve">FT </w:t>
      </w:r>
      <w:r w:rsidRPr="00084C76">
        <w:t>변환을 진행한다.</w:t>
      </w:r>
    </w:p>
    <w:p w14:paraId="6FD99C35" w14:textId="77777777" w:rsidR="00BA1805" w:rsidRDefault="00BA1805">
      <w:pPr>
        <w:pStyle w:val="TDC40"/>
        <w:numPr>
          <w:ilvl w:val="0"/>
          <w:numId w:val="22"/>
        </w:numPr>
        <w:pPrChange w:id="4694" w:author="김은수" w:date="2026-09-30T15:44:00Z" w16du:dateUtc="2026-09-30T06:44:00Z">
          <w:pPr>
            <w:pStyle w:val="a8"/>
            <w:numPr>
              <w:numId w:val="22"/>
            </w:numPr>
            <w:ind w:leftChars="0" w:left="1960" w:hanging="360"/>
          </w:pPr>
        </w:pPrChange>
      </w:pPr>
      <w:r w:rsidRPr="00084C76">
        <w:t>F</w:t>
      </w:r>
      <w:r>
        <w:t xml:space="preserve">FT </w:t>
      </w:r>
      <w:r w:rsidRPr="00084C76">
        <w:t xml:space="preserve">변환 사이즈는 </w:t>
      </w:r>
      <w:r>
        <w:t>512</w:t>
      </w:r>
      <w:r w:rsidRPr="00084C76">
        <w:t>로 설정</w:t>
      </w:r>
    </w:p>
    <w:p w14:paraId="0A4A997D" w14:textId="77777777" w:rsidR="00BA1805" w:rsidRDefault="00BA1805">
      <w:pPr>
        <w:pStyle w:val="TDC40"/>
        <w:numPr>
          <w:ilvl w:val="0"/>
          <w:numId w:val="22"/>
        </w:numPr>
        <w:pPrChange w:id="4695" w:author="김은수" w:date="2026-09-30T15:44:00Z" w16du:dateUtc="2026-09-30T06:44:00Z">
          <w:pPr>
            <w:pStyle w:val="a8"/>
            <w:numPr>
              <w:numId w:val="22"/>
            </w:numPr>
            <w:ind w:leftChars="0" w:left="1960" w:hanging="360"/>
          </w:pPr>
        </w:pPrChange>
      </w:pPr>
      <w:r>
        <w:t xml:space="preserve">Hanning window </w:t>
      </w:r>
      <w:r w:rsidRPr="00084C76">
        <w:t xml:space="preserve">계수를  </w:t>
      </w:r>
      <w:r w:rsidRPr="002605B4">
        <w:t>Win_DFT_R_Forward</w:t>
      </w:r>
      <w:r w:rsidRPr="00084C76">
        <w:t xml:space="preserve"> 계산용 버퍼 미리 저장</w:t>
      </w:r>
    </w:p>
    <w:p w14:paraId="6AEF0A2D" w14:textId="77777777" w:rsidR="009008E8" w:rsidRPr="00E00010" w:rsidRDefault="00DF4A77">
      <w:pPr>
        <w:pStyle w:val="4"/>
        <w:keepNext w:val="0"/>
        <w:keepLines w:val="0"/>
        <w:widowControl w:val="0"/>
        <w:numPr>
          <w:ilvl w:val="3"/>
          <w:numId w:val="7"/>
        </w:numPr>
        <w:snapToGrid/>
        <w:spacing w:before="0" w:after="0" w:line="300" w:lineRule="auto"/>
        <w:jc w:val="both"/>
        <w:rPr>
          <w:del w:id="4696" w:author="김은수" w:date="2026-09-30T15:44:00Z" w16du:dateUtc="2026-09-30T06:44:00Z"/>
          <w:sz w:val="20"/>
          <w:szCs w:val="20"/>
        </w:rPr>
        <w:pPrChange w:id="4697" w:author="김은수" w:date="2026-10-01T03:22:00Z">
          <w:pPr>
            <w:pStyle w:val="4"/>
            <w:numPr>
              <w:ilvl w:val="3"/>
              <w:numId w:val="7"/>
            </w:numPr>
            <w:ind w:left="1200" w:hanging="400"/>
          </w:pPr>
        </w:pPrChange>
      </w:pPr>
      <w:del w:id="4698" w:author="김은수" w:date="2026-09-30T15:44:00Z" w16du:dateUtc="2026-09-30T06:44:00Z">
        <w:r>
          <w:delText>SU</w:delText>
        </w:r>
        <w:r w:rsidR="009008E8">
          <w:delText xml:space="preserve">-ID-CFX-055, </w:delText>
        </w:r>
        <w:r w:rsidR="009008E8">
          <w:rPr>
            <w:rFonts w:hint="eastAsia"/>
          </w:rPr>
          <w:delText>주파수 영역 크기 구하기</w:delText>
        </w:r>
        <w:r w:rsidR="009008E8">
          <w:delText>, FC_3</w:delText>
        </w:r>
      </w:del>
    </w:p>
    <w:p w14:paraId="6F666245" w14:textId="77777777" w:rsidR="00BA1805" w:rsidRDefault="00BA1805">
      <w:pPr>
        <w:pStyle w:val="TDC40"/>
        <w:pPrChange w:id="4699" w:author="김은수" w:date="2026-09-30T15:44:00Z" w16du:dateUtc="2026-09-30T06:44:00Z">
          <w:pPr>
            <w:ind w:leftChars="700" w:left="1400"/>
          </w:pPr>
        </w:pPrChange>
      </w:pPr>
      <w:r w:rsidRPr="00677C7A">
        <w:t>vMag</w:t>
      </w:r>
      <w:r>
        <w:t xml:space="preserve"> </w:t>
      </w:r>
      <w:r w:rsidRPr="00084C76">
        <w:t xml:space="preserve">라이브러리를 사용하여 </w:t>
      </w:r>
      <w:r>
        <w:t xml:space="preserve">FFT </w:t>
      </w:r>
      <w:r w:rsidRPr="00084C76">
        <w:t>변환된</w:t>
      </w:r>
      <w:r>
        <w:t xml:space="preserve"> </w:t>
      </w:r>
      <w:r w:rsidRPr="00084C76">
        <w:t>주파수 값</w:t>
      </w:r>
      <w:r>
        <w:t>(</w:t>
      </w:r>
      <w:r w:rsidRPr="00084C76">
        <w:t>복소수)의 크기를 구한다.</w:t>
      </w:r>
    </w:p>
    <w:p w14:paraId="45D4F012" w14:textId="77777777" w:rsidR="00BA1805" w:rsidRDefault="00BA1805">
      <w:pPr>
        <w:pStyle w:val="TDC40"/>
        <w:numPr>
          <w:ilvl w:val="0"/>
          <w:numId w:val="22"/>
        </w:numPr>
        <w:pPrChange w:id="4700" w:author="김은수" w:date="2026-09-30T15:44:00Z" w16du:dateUtc="2026-09-30T06:44:00Z">
          <w:pPr>
            <w:pStyle w:val="a8"/>
            <w:numPr>
              <w:numId w:val="22"/>
            </w:numPr>
            <w:ind w:leftChars="0" w:left="1960" w:hanging="360"/>
          </w:pPr>
        </w:pPrChange>
      </w:pPr>
      <w:r w:rsidRPr="00084C76">
        <w:t xml:space="preserve">변환된 </w:t>
      </w:r>
      <w:r>
        <w:t>FFT</w:t>
      </w:r>
      <w:r w:rsidRPr="00084C76">
        <w:t xml:space="preserve">의 출력 값은 좌우대칭이기 때문에 </w:t>
      </w:r>
      <w:r>
        <w:t xml:space="preserve">FFT </w:t>
      </w:r>
      <w:r w:rsidRPr="00084C76">
        <w:t xml:space="preserve">변환 사이즈의 </w:t>
      </w:r>
      <w:r>
        <w:t xml:space="preserve">1/2에 </w:t>
      </w:r>
      <w:r w:rsidRPr="00084C76">
        <w:t>대해서만 진행한다.</w:t>
      </w:r>
    </w:p>
    <w:p w14:paraId="150AB7E3" w14:textId="77777777" w:rsidR="00BA1805" w:rsidRPr="00E00010" w:rsidRDefault="00C712F0">
      <w:pPr>
        <w:pStyle w:val="4"/>
        <w:keepNext w:val="0"/>
        <w:keepLines w:val="0"/>
        <w:widowControl w:val="0"/>
        <w:numPr>
          <w:ilvl w:val="3"/>
          <w:numId w:val="7"/>
        </w:numPr>
        <w:snapToGrid/>
        <w:spacing w:before="0" w:after="0" w:line="300" w:lineRule="auto"/>
        <w:jc w:val="both"/>
        <w:rPr>
          <w:del w:id="4701" w:author="김은수" w:date="2026-09-30T15:44:00Z" w16du:dateUtc="2026-09-30T06:44:00Z"/>
          <w:sz w:val="20"/>
          <w:szCs w:val="20"/>
        </w:rPr>
        <w:pPrChange w:id="4702" w:author="김은수" w:date="2026-10-01T03:22:00Z">
          <w:pPr>
            <w:pStyle w:val="4"/>
            <w:numPr>
              <w:ilvl w:val="3"/>
              <w:numId w:val="7"/>
            </w:numPr>
            <w:ind w:left="1200" w:hanging="400"/>
          </w:pPr>
        </w:pPrChange>
      </w:pPr>
      <w:del w:id="4703" w:author="김은수" w:date="2026-09-30T15:44:00Z" w16du:dateUtc="2026-09-30T06:44:00Z">
        <w:r>
          <w:delText xml:space="preserve"> </w:delText>
        </w:r>
        <w:r w:rsidR="00DF4A77">
          <w:delText>SU</w:delText>
        </w:r>
        <w:r w:rsidR="00F8273B">
          <w:delText>-ID-CFX-0</w:delText>
        </w:r>
        <w:r w:rsidR="00713187">
          <w:delText>55</w:delText>
        </w:r>
        <w:r w:rsidR="00BA1805">
          <w:delText xml:space="preserve">, </w:delText>
        </w:r>
        <w:r w:rsidR="00BA1805">
          <w:rPr>
            <w:rFonts w:hint="eastAsia"/>
          </w:rPr>
          <w:delText>분석</w:delText>
        </w:r>
        <w:r w:rsidR="00BA1805">
          <w:delText xml:space="preserve"> </w:delText>
        </w:r>
        <w:r w:rsidR="00BA1805">
          <w:rPr>
            <w:rFonts w:hint="eastAsia"/>
          </w:rPr>
          <w:delText>대역 별 대표 값 구하기</w:delText>
        </w:r>
        <w:r w:rsidR="00BA1805">
          <w:delText xml:space="preserve"> </w:delText>
        </w:r>
      </w:del>
    </w:p>
    <w:p w14:paraId="573D2EAB" w14:textId="77777777" w:rsidR="00697371" w:rsidRPr="00E00010" w:rsidRDefault="00220104">
      <w:pPr>
        <w:pStyle w:val="TDC40"/>
        <w:rPr>
          <w:ins w:id="4704" w:author="김은수" w:date="2026-09-30T15:44:00Z" w16du:dateUtc="2026-09-30T06:44:00Z"/>
        </w:rPr>
        <w:pPrChange w:id="4705" w:author="김은수" w:date="2026-10-01T01:11:00Z">
          <w:pPr>
            <w:keepLines/>
            <w:widowControl/>
            <w:snapToGrid w:val="0"/>
            <w:spacing w:after="80" w:line="300" w:lineRule="auto"/>
            <w:ind w:left="1245"/>
            <w:jc w:val="left"/>
          </w:pPr>
        </w:pPrChange>
      </w:pPr>
      <w:ins w:id="4706" w:author="김은수" w:date="2026-09-30T15:44:00Z" w16du:dateUtc="2026-09-30T06:44:00Z">
        <w:r w:rsidRPr="00084C76">
          <w:t>CFX는 매 1ms의 AGC 출력 16표본을 역순으로 FIFO에 쓰며 최근 512표본을 분석한다. 16kHz 표본화에서 bin 간격은 31.25Hz이다. HEAR는 CMD 1에서 Win_DFT_R_Forward와 vMag를 이어 실행하고 완료 이벤트 1을 알린다. 체인을 서로 독립된 완료 이벤트로 처리하지 않는다.</w:t>
        </w:r>
      </w:ins>
    </w:p>
    <w:p w14:paraId="61344098" w14:textId="77777777" w:rsidR="00BA1805" w:rsidRDefault="00BA1805">
      <w:pPr>
        <w:pStyle w:val="TDC40"/>
        <w:pPrChange w:id="4707" w:author="김은수" w:date="2026-09-30T15:44:00Z" w16du:dateUtc="2026-09-30T06:44:00Z">
          <w:pPr>
            <w:ind w:leftChars="700" w:left="1400"/>
          </w:pPr>
        </w:pPrChange>
      </w:pPr>
      <w:r w:rsidRPr="00084C76">
        <w:t>G</w:t>
      </w:r>
      <w:r>
        <w:t xml:space="preserve">reenwood </w:t>
      </w:r>
      <w:r w:rsidRPr="00084C76">
        <w:t>E</w:t>
      </w:r>
      <w:r>
        <w:t>quation</w:t>
      </w:r>
      <w:r w:rsidRPr="00084C76">
        <w:t xml:space="preserve">에 따라 주파수 </w:t>
      </w:r>
      <w:r w:rsidRPr="00E00010">
        <w:t>대역을 계산하여 미리 계수로 저장하고,</w:t>
      </w:r>
      <w:r>
        <w:t xml:space="preserve"> </w:t>
      </w:r>
      <w:r w:rsidRPr="00E00010">
        <w:t>매핑 데이터에 따라 해당하는 데이터를 읽어 초기화한다.</w:t>
      </w:r>
    </w:p>
    <w:p w14:paraId="2C9EE555" w14:textId="77777777" w:rsidR="00BA1805" w:rsidRPr="00E00010" w:rsidRDefault="00BA1805">
      <w:pPr>
        <w:pStyle w:val="a8"/>
        <w:numPr>
          <w:ilvl w:val="0"/>
          <w:numId w:val="22"/>
        </w:numPr>
        <w:spacing w:after="0" w:line="300" w:lineRule="auto"/>
        <w:ind w:left="1160"/>
        <w:rPr>
          <w:del w:id="4708" w:author="김은수" w:date="2026-09-30T15:44:00Z" w16du:dateUtc="2026-09-30T06:44:00Z"/>
          <w:szCs w:val="20"/>
        </w:rPr>
        <w:pPrChange w:id="4709" w:author="김은수" w:date="2026-10-01T03:22:00Z">
          <w:pPr>
            <w:pStyle w:val="a8"/>
            <w:numPr>
              <w:numId w:val="22"/>
            </w:numPr>
            <w:ind w:leftChars="0" w:left="1960" w:hanging="360"/>
          </w:pPr>
        </w:pPrChange>
      </w:pPr>
      <w:del w:id="4710" w:author="김은수" w:date="2026-09-30T15:44:00Z" w16du:dateUtc="2026-09-30T06:44:00Z">
        <w:r>
          <w:rPr>
            <w:rFonts w:hint="eastAsia"/>
          </w:rPr>
          <w:delText xml:space="preserve">분석하고자 하는 주파수는 </w:delText>
        </w:r>
        <w:r>
          <w:delText>100~8000Hz</w:delText>
        </w:r>
        <w:r>
          <w:rPr>
            <w:rFonts w:hint="eastAsia"/>
          </w:rPr>
          <w:delText>이며</w:delText>
        </w:r>
        <w:r>
          <w:delText xml:space="preserve"> 100Hz</w:delText>
        </w:r>
        <w:r>
          <w:rPr>
            <w:rFonts w:hint="eastAsia"/>
          </w:rPr>
          <w:delText xml:space="preserve">에 해당하는 달팽이관 위치와 </w:delText>
        </w:r>
        <w:r>
          <w:delText>8000Hz</w:delText>
        </w:r>
        <w:r>
          <w:rPr>
            <w:rFonts w:hint="eastAsia"/>
          </w:rPr>
          <w:delText xml:space="preserve">에 해당하는 달팽이관 위치를 </w:delText>
        </w:r>
        <w:r>
          <w:delText>1</w:delText>
        </w:r>
        <w:r>
          <w:rPr>
            <w:rFonts w:hint="eastAsia"/>
          </w:rPr>
          <w:delText>개,</w:delText>
        </w:r>
        <w:r>
          <w:delText xml:space="preserve"> 2</w:delText>
        </w:r>
        <w:r>
          <w:rPr>
            <w:rFonts w:hint="eastAsia"/>
          </w:rPr>
          <w:delText>개,</w:delText>
        </w:r>
        <w:r>
          <w:delText xml:space="preserve"> 3</w:delText>
        </w:r>
        <w:r>
          <w:rPr>
            <w:rFonts w:hint="eastAsia"/>
          </w:rPr>
          <w:delText>개,</w:delText>
        </w:r>
        <w:r>
          <w:delText xml:space="preserve"> …, 32</w:delText>
        </w:r>
        <w:r>
          <w:rPr>
            <w:rFonts w:hint="eastAsia"/>
          </w:rPr>
          <w:delText>개로 분해하여 대역을 설계한다.</w:delText>
        </w:r>
      </w:del>
    </w:p>
    <w:p w14:paraId="66D0A6BF" w14:textId="77777777" w:rsidR="00BA1805" w:rsidRDefault="00BA1805">
      <w:pPr>
        <w:pStyle w:val="TDC40"/>
        <w:numPr>
          <w:ilvl w:val="0"/>
          <w:numId w:val="22"/>
        </w:numPr>
        <w:pPrChange w:id="4711" w:author="김은수" w:date="2026-09-30T15:44:00Z" w16du:dateUtc="2026-09-30T06:44:00Z">
          <w:pPr>
            <w:pStyle w:val="a8"/>
            <w:numPr>
              <w:numId w:val="22"/>
            </w:numPr>
            <w:ind w:leftChars="0" w:left="1960" w:hanging="360"/>
          </w:pPr>
        </w:pPrChange>
      </w:pPr>
      <w:r w:rsidRPr="00E00010">
        <w:t>환자별 매핑 데이터에 설정된 사용 가능한 주파수 개수에 맞는 주파수 대역 데이터를 읽어 초기화 한다.</w:t>
      </w:r>
    </w:p>
    <w:p w14:paraId="6D99E86B" w14:textId="77777777" w:rsidR="00BA1805" w:rsidRDefault="00BA1805">
      <w:pPr>
        <w:pStyle w:val="TDC40"/>
        <w:pPrChange w:id="4712" w:author="김은수" w:date="2026-09-30T15:44:00Z" w16du:dateUtc="2026-09-30T06:44:00Z">
          <w:pPr>
            <w:ind w:leftChars="700" w:left="1400"/>
          </w:pPr>
        </w:pPrChange>
      </w:pPr>
      <w:r w:rsidRPr="00E00010">
        <w:t>분류된 대역별 최대값을 구하고 해당 대역의 대표 값으로 선택한다.</w:t>
      </w:r>
    </w:p>
    <w:p w14:paraId="44763473" w14:textId="77777777" w:rsidR="00BA1805" w:rsidRPr="00E00010" w:rsidRDefault="00BA1805">
      <w:pPr>
        <w:spacing w:after="0" w:line="300" w:lineRule="auto"/>
        <w:rPr>
          <w:del w:id="4713" w:author="김은수" w:date="2026-09-30T15:44:00Z" w16du:dateUtc="2026-09-30T06:44:00Z"/>
          <w:szCs w:val="20"/>
        </w:rPr>
        <w:pPrChange w:id="4714" w:author="김은수" w:date="2026-10-01T03:22:00Z">
          <w:pPr>
            <w:spacing w:after="0" w:line="240" w:lineRule="auto"/>
            <w:ind w:leftChars="700" w:left="1400"/>
          </w:pPr>
        </w:pPrChange>
      </w:pPr>
    </w:p>
    <w:p w14:paraId="05C7090E" w14:textId="77777777" w:rsidR="00BA1805" w:rsidRPr="00E00010" w:rsidRDefault="00DF4A77">
      <w:pPr>
        <w:pStyle w:val="4"/>
        <w:keepNext w:val="0"/>
        <w:keepLines w:val="0"/>
        <w:widowControl w:val="0"/>
        <w:numPr>
          <w:ilvl w:val="3"/>
          <w:numId w:val="7"/>
        </w:numPr>
        <w:snapToGrid/>
        <w:spacing w:before="0" w:after="0" w:line="300" w:lineRule="auto"/>
        <w:jc w:val="both"/>
        <w:rPr>
          <w:del w:id="4715" w:author="김은수" w:date="2026-09-30T15:44:00Z" w16du:dateUtc="2026-09-30T06:44:00Z"/>
          <w:sz w:val="20"/>
          <w:szCs w:val="20"/>
        </w:rPr>
        <w:pPrChange w:id="4716" w:author="김은수" w:date="2026-10-01T03:22:00Z">
          <w:pPr>
            <w:pStyle w:val="4"/>
            <w:numPr>
              <w:ilvl w:val="3"/>
              <w:numId w:val="7"/>
            </w:numPr>
            <w:ind w:left="1200" w:hanging="400"/>
          </w:pPr>
        </w:pPrChange>
      </w:pPr>
      <w:del w:id="4717" w:author="김은수" w:date="2026-09-30T15:44:00Z" w16du:dateUtc="2026-09-30T06:44:00Z">
        <w:r>
          <w:delText>SU</w:delText>
        </w:r>
        <w:r w:rsidR="00F8273B">
          <w:delText>-ID-CFX-0</w:delText>
        </w:r>
        <w:r w:rsidR="00713187">
          <w:delText>56</w:delText>
        </w:r>
        <w:r w:rsidR="00BA1805">
          <w:delText xml:space="preserve">, </w:delText>
        </w:r>
        <w:r w:rsidR="00BA1805">
          <w:rPr>
            <w:rFonts w:hint="eastAsia"/>
          </w:rPr>
          <w:delText>시간영역의 크기 값 구하기</w:delText>
        </w:r>
      </w:del>
    </w:p>
    <w:p w14:paraId="3FB3196E" w14:textId="77777777" w:rsidR="00BA1805" w:rsidRPr="00E00010" w:rsidRDefault="00BA1805">
      <w:pPr>
        <w:spacing w:after="0" w:line="300" w:lineRule="auto"/>
        <w:rPr>
          <w:del w:id="4718" w:author="김은수" w:date="2026-09-30T15:44:00Z" w16du:dateUtc="2026-09-30T06:44:00Z"/>
          <w:szCs w:val="20"/>
        </w:rPr>
        <w:pPrChange w:id="4719" w:author="김은수" w:date="2026-10-01T03:22:00Z">
          <w:pPr>
            <w:ind w:leftChars="700" w:left="1400"/>
          </w:pPr>
        </w:pPrChange>
      </w:pPr>
      <w:del w:id="4720" w:author="김은수" w:date="2026-09-30T15:44:00Z" w16du:dateUtc="2026-09-30T06:44:00Z">
        <w:r>
          <w:rPr>
            <w:rFonts w:hint="eastAsia"/>
          </w:rPr>
          <w:delText>시간영역에서 사인파형을 F</w:delText>
        </w:r>
        <w:r>
          <w:delText xml:space="preserve">FT </w:delText>
        </w:r>
        <w:r>
          <w:rPr>
            <w:rFonts w:hint="eastAsia"/>
          </w:rPr>
          <w:delText>라이브러리를 통해 주파수 영역으로 변환되는 과정에서 변화된 크기를 보상하여</w:delText>
        </w:r>
        <w:r>
          <w:delText xml:space="preserve">, </w:delText>
        </w:r>
        <w:r>
          <w:rPr>
            <w:rFonts w:hint="eastAsia"/>
          </w:rPr>
          <w:delText>시간영역에서 원래 크기를 계산한다.</w:delText>
        </w:r>
      </w:del>
    </w:p>
    <w:p w14:paraId="54E36567" w14:textId="77777777" w:rsidR="00697371" w:rsidRPr="00E00010" w:rsidRDefault="00DF4A77">
      <w:pPr>
        <w:pStyle w:val="TDC40"/>
        <w:rPr>
          <w:ins w:id="4721" w:author="김은수" w:date="2026-09-30T15:44:00Z" w16du:dateUtc="2026-09-30T06:44:00Z"/>
        </w:rPr>
        <w:pPrChange w:id="4722" w:author="김은수" w:date="2026-10-01T01:11:00Z">
          <w:pPr>
            <w:keepLines/>
            <w:widowControl/>
            <w:snapToGrid w:val="0"/>
            <w:spacing w:after="80" w:line="300" w:lineRule="auto"/>
            <w:ind w:left="1245"/>
            <w:jc w:val="left"/>
          </w:pPr>
        </w:pPrChange>
      </w:pPr>
      <w:bookmarkStart w:id="4723" w:name="_Toc180573621"/>
      <w:del w:id="4724" w:author="김은수" w:date="2026-09-30T15:44:00Z" w16du:dateUtc="2026-09-30T06:44:00Z">
        <w:r>
          <w:delText>SU</w:delText>
        </w:r>
        <w:r w:rsidR="00F8273B">
          <w:delText>-ID-CFX-0</w:delText>
        </w:r>
        <w:r w:rsidR="00713187">
          <w:delText>57</w:delText>
        </w:r>
        <w:r w:rsidR="00F8273B">
          <w:delText xml:space="preserve">, </w:delText>
        </w:r>
      </w:del>
      <w:ins w:id="4725" w:author="김은수" w:date="2026-09-30T15:44:00Z" w16du:dateUtc="2026-09-30T06:44:00Z">
        <w:r w:rsidR="00220104" w:rsidRPr="00E00010">
          <w:t>bin 대역 번호 -1은 제외, 0~31은 유효 대역이다. 맵의 분석 대역 수와 준비된 대역 수가 같을 때 256개 인덱스를 복사한다. 사용하지 않는 대역의 크기는 0으로 유지한다. HEAR의 크기 연산과 CFX의 대역 최대값 선택은 별도 유닛으로 확인한다.</w:t>
        </w:r>
      </w:ins>
    </w:p>
    <w:p w14:paraId="32B61575" w14:textId="77777777" w:rsidR="00697371" w:rsidRDefault="00220104">
      <w:pPr>
        <w:pStyle w:val="TDC4"/>
        <w:pPrChange w:id="4726" w:author="김은수" w:date="2026-09-30T15:44:00Z" w16du:dateUtc="2026-09-30T06:44:00Z">
          <w:pPr>
            <w:pStyle w:val="3"/>
            <w:numPr>
              <w:ilvl w:val="2"/>
              <w:numId w:val="7"/>
            </w:numPr>
            <w:tabs>
              <w:tab w:val="num" w:pos="850"/>
              <w:tab w:val="num" w:pos="900"/>
            </w:tabs>
            <w:ind w:left="1000" w:hanging="400"/>
          </w:pPr>
        </w:pPrChange>
      </w:pPr>
      <w:r>
        <w:lastRenderedPageBreak/>
        <w:t>비선형 매핑</w:t>
      </w:r>
      <w:bookmarkEnd w:id="4723"/>
      <w:r>
        <w:t xml:space="preserve"> </w:t>
      </w:r>
      <w:ins w:id="4727" w:author="김은수" w:date="2026-09-30T15:44:00Z" w16du:dateUtc="2026-09-30T06:44:00Z">
        <w:r>
          <w:t>원리</w:t>
        </w:r>
      </w:ins>
    </w:p>
    <w:p w14:paraId="0E61F8B5" w14:textId="77777777" w:rsidR="00BA1805" w:rsidRDefault="00BA1805">
      <w:pPr>
        <w:pStyle w:val="TDC40"/>
        <w:pPrChange w:id="4728" w:author="김은수" w:date="2026-09-30T15:44:00Z" w16du:dateUtc="2026-09-30T06:44:00Z">
          <w:pPr>
            <w:ind w:leftChars="500" w:left="1000"/>
          </w:pPr>
        </w:pPrChange>
      </w:pPr>
      <w:r w:rsidRPr="00E00010">
        <w:t>주파수 영역별 오디오 신호의 대표 값을 전기 자극 크기로 변환하는 과정이며 아래의 수식에 의해서 계산된다.</w:t>
      </w:r>
    </w:p>
    <w:p w14:paraId="5F8EEB01" w14:textId="77777777" w:rsidR="00BA1805" w:rsidRPr="00C91116" w:rsidRDefault="00BA1805">
      <w:pPr>
        <w:pStyle w:val="TDC46"/>
        <w:spacing w:before="0" w:after="0" w:line="300" w:lineRule="auto"/>
        <w:pPrChange w:id="4729" w:author="김은수" w:date="2026-09-30T15:44:00Z" w16du:dateUtc="2026-09-30T06:44:00Z">
          <w:pPr>
            <w:ind w:leftChars="200" w:left="400"/>
            <w:jc w:val="center"/>
          </w:pPr>
        </w:pPrChange>
      </w:pPr>
      <m:oMathPara>
        <m:oMath>
          <m:r>
            <m:t>y=A</m:t>
          </m:r>
          <m:sSup>
            <m:sSupPr>
              <m:ctrlPr>
                <w:rPr>
                  <w:i/>
                </w:rPr>
              </m:ctrlPr>
            </m:sSupPr>
            <m:e>
              <m:r>
                <m:t>x</m:t>
              </m:r>
            </m:e>
            <m:sup>
              <m:r>
                <m:t>p</m:t>
              </m:r>
            </m:sup>
          </m:sSup>
          <m:r>
            <m:t>+B</m:t>
          </m:r>
        </m:oMath>
      </m:oMathPara>
    </w:p>
    <w:p w14:paraId="08DA687F" w14:textId="77777777" w:rsidR="00BA1805" w:rsidRDefault="00BA1805">
      <w:pPr>
        <w:pStyle w:val="TDC46"/>
        <w:spacing w:before="0" w:after="0" w:line="300" w:lineRule="auto"/>
        <w:rPr>
          <w:del w:id="4730" w:author="김은수" w:date="2026-09-30T15:44:00Z" w16du:dateUtc="2026-09-30T06:44:00Z"/>
          <w:rPrChange w:id="4731" w:author="김은수" w:date="2026-10-01T01:11:00Z">
            <w:rPr>
              <w:del w:id="4732" w:author="김은수" w:date="2026-09-30T15:44:00Z" w16du:dateUtc="2026-09-30T06:44:00Z"/>
            </w:rPr>
          </w:rPrChange>
        </w:rPr>
        <w:pPrChange w:id="4733" w:author="김은수" w:date="2026-10-01T01:11:00Z">
          <w:pPr>
            <w:ind w:leftChars="500" w:left="1000"/>
          </w:pPr>
        </w:pPrChange>
      </w:pPr>
      <w:del w:id="4734" w:author="김은수" w:date="2026-09-30T15:44:00Z" w16du:dateUtc="2026-09-30T06:44:00Z">
        <w:r>
          <w:rPr>
            <w:rFonts w:hint="eastAsia"/>
          </w:rPr>
          <w:delText>여기서</w:delText>
        </w:r>
        <w:r>
          <w:delText xml:space="preserve"> </w:delText>
        </w:r>
      </w:del>
      <m:oMath>
        <m:r>
          <w:del w:id="4735" w:author="김은수" w:date="2026-09-30T15:44:00Z" w16du:dateUtc="2026-09-30T06:44:00Z">
            <m:t>x</m:t>
          </w:del>
        </m:r>
      </m:oMath>
      <w:del w:id="4736" w:author="김은수" w:date="2026-09-30T15:44:00Z" w16du:dateUtc="2026-09-30T06:44:00Z">
        <w:r>
          <w:rPr>
            <w:rFonts w:hint="eastAsia"/>
          </w:rPr>
          <w:delText>는</w:delText>
        </w:r>
        <w:r>
          <w:rPr>
            <w:rFonts w:hint="eastAsia"/>
          </w:rPr>
          <w:delText xml:space="preserve"> </w:delText>
        </w:r>
        <w:r>
          <w:rPr>
            <w:rFonts w:hint="eastAsia"/>
          </w:rPr>
          <w:delText>오디오</w:delText>
        </w:r>
        <w:r>
          <w:rPr>
            <w:rFonts w:hint="eastAsia"/>
          </w:rPr>
          <w:delText xml:space="preserve"> </w:delText>
        </w:r>
        <w:r>
          <w:rPr>
            <w:rFonts w:hint="eastAsia"/>
          </w:rPr>
          <w:delText>신호의</w:delText>
        </w:r>
        <w:r>
          <w:rPr>
            <w:rFonts w:hint="eastAsia"/>
          </w:rPr>
          <w:delText xml:space="preserve"> </w:delText>
        </w:r>
        <w:r>
          <w:rPr>
            <w:rFonts w:hint="eastAsia"/>
          </w:rPr>
          <w:delText>크기</w:delText>
        </w:r>
        <w:r>
          <w:rPr>
            <w:rFonts w:hint="eastAsia"/>
          </w:rPr>
          <w:delText>,</w:delText>
        </w:r>
        <w:r>
          <w:delText xml:space="preserve"> </w:delText>
        </w:r>
      </w:del>
      <m:oMath>
        <m:r>
          <w:del w:id="4737" w:author="김은수" w:date="2026-09-30T15:44:00Z" w16du:dateUtc="2026-09-30T06:44:00Z">
            <m:t>y</m:t>
          </w:del>
        </m:r>
      </m:oMath>
      <w:del w:id="4738" w:author="김은수" w:date="2026-09-30T15:44:00Z" w16du:dateUtc="2026-09-30T06:44:00Z">
        <w:r>
          <w:rPr>
            <w:rFonts w:hint="eastAsia"/>
          </w:rPr>
          <w:delText>는</w:delText>
        </w:r>
        <w:r>
          <w:rPr>
            <w:rFonts w:hint="eastAsia"/>
          </w:rPr>
          <w:delText xml:space="preserve"> </w:delText>
        </w:r>
        <w:r>
          <w:rPr>
            <w:rFonts w:hint="eastAsia"/>
          </w:rPr>
          <w:delText>전기</w:delText>
        </w:r>
        <w:r>
          <w:rPr>
            <w:rFonts w:hint="eastAsia"/>
          </w:rPr>
          <w:delText xml:space="preserve"> </w:delText>
        </w:r>
        <w:r>
          <w:rPr>
            <w:rFonts w:hint="eastAsia"/>
          </w:rPr>
          <w:delText>자극</w:delText>
        </w:r>
        <w:r>
          <w:rPr>
            <w:rFonts w:hint="eastAsia"/>
          </w:rPr>
          <w:delText xml:space="preserve"> </w:delText>
        </w:r>
        <w:r>
          <w:rPr>
            <w:rFonts w:hint="eastAsia"/>
          </w:rPr>
          <w:delText>크기이며</w:delText>
        </w:r>
        <w:r>
          <w:delText xml:space="preserve"> </w:delText>
        </w:r>
      </w:del>
      <m:oMath>
        <m:r>
          <w:del w:id="4739" w:author="김은수" w:date="2026-09-30T15:44:00Z" w16du:dateUtc="2026-09-30T06:44:00Z">
            <m:t>p</m:t>
          </w:del>
        </m:r>
      </m:oMath>
      <w:del w:id="4740" w:author="김은수" w:date="2026-09-30T15:44:00Z" w16du:dateUtc="2026-09-30T06:44:00Z">
        <w:r>
          <w:rPr>
            <w:rFonts w:hint="eastAsia"/>
          </w:rPr>
          <w:delText>는</w:delText>
        </w:r>
        <w:r>
          <w:rPr>
            <w:rFonts w:hint="eastAsia"/>
          </w:rPr>
          <w:delText xml:space="preserve"> </w:delText>
        </w:r>
        <w:r>
          <w:rPr>
            <w:rFonts w:hint="eastAsia"/>
          </w:rPr>
          <w:delText>로그</w:delText>
        </w:r>
        <w:r>
          <w:delText xml:space="preserve"> </w:delText>
        </w:r>
        <w:r>
          <w:rPr>
            <w:rFonts w:hint="eastAsia"/>
          </w:rPr>
          <w:delText>변환</w:delText>
        </w:r>
        <w:r>
          <w:rPr>
            <w:rFonts w:hint="eastAsia"/>
          </w:rPr>
          <w:delText xml:space="preserve"> </w:delText>
        </w:r>
        <w:r>
          <w:rPr>
            <w:rFonts w:hint="eastAsia"/>
          </w:rPr>
          <w:delText>그래프의</w:delText>
        </w:r>
        <w:r>
          <w:delText xml:space="preserve"> </w:delText>
        </w:r>
        <w:r>
          <w:rPr>
            <w:rFonts w:hint="eastAsia"/>
          </w:rPr>
          <w:delText>곡률</w:delText>
        </w:r>
        <w:r>
          <w:rPr>
            <w:rFonts w:hint="eastAsia"/>
          </w:rPr>
          <w:delText xml:space="preserve"> </w:delText>
        </w:r>
        <w:r>
          <w:rPr>
            <w:rFonts w:hint="eastAsia"/>
          </w:rPr>
          <w:delText>계수로</w:delText>
        </w:r>
        <w:r>
          <w:rPr>
            <w:rFonts w:hint="eastAsia"/>
          </w:rPr>
          <w:delText xml:space="preserve"> 0</w:delText>
        </w:r>
        <w:r>
          <w:delText>.15</w:delText>
        </w:r>
        <w:r>
          <w:rPr>
            <w:rFonts w:hint="eastAsia"/>
          </w:rPr>
          <w:delText>로</w:delText>
        </w:r>
        <w:r>
          <w:rPr>
            <w:rFonts w:hint="eastAsia"/>
          </w:rPr>
          <w:delText xml:space="preserve"> </w:delText>
        </w:r>
        <w:r>
          <w:rPr>
            <w:rFonts w:hint="eastAsia"/>
          </w:rPr>
          <w:delText>설정한다</w:delText>
        </w:r>
        <w:r>
          <w:rPr>
            <w:rFonts w:hint="eastAsia"/>
          </w:rPr>
          <w:delText>.</w:delText>
        </w:r>
        <w:r>
          <w:delText xml:space="preserve"> </w:delText>
        </w:r>
        <w:r>
          <w:rPr>
            <w:rFonts w:hint="eastAsia"/>
          </w:rPr>
          <w:delText>A</w:delText>
        </w:r>
        <w:r>
          <w:delText xml:space="preserve">, B </w:delText>
        </w:r>
        <w:r>
          <w:rPr>
            <w:rFonts w:hint="eastAsia"/>
          </w:rPr>
          <w:delText>계수는</w:delText>
        </w:r>
        <w:r>
          <w:rPr>
            <w:rFonts w:hint="eastAsia"/>
          </w:rPr>
          <w:delText xml:space="preserve"> </w:delText>
        </w:r>
        <w:r>
          <w:rPr>
            <w:rFonts w:hint="eastAsia"/>
          </w:rPr>
          <w:delText>오디오</w:delText>
        </w:r>
        <w:r>
          <w:rPr>
            <w:rFonts w:hint="eastAsia"/>
          </w:rPr>
          <w:delText xml:space="preserve"> </w:delText>
        </w:r>
        <w:r>
          <w:rPr>
            <w:rFonts w:hint="eastAsia"/>
          </w:rPr>
          <w:delText>신호의</w:delText>
        </w:r>
        <w:r>
          <w:rPr>
            <w:rFonts w:hint="eastAsia"/>
          </w:rPr>
          <w:delText xml:space="preserve"> </w:delText>
        </w:r>
        <w:r>
          <w:rPr>
            <w:rFonts w:hint="eastAsia"/>
          </w:rPr>
          <w:delText>최대</w:delText>
        </w:r>
        <w:r>
          <w:rPr>
            <w:rFonts w:hint="eastAsia"/>
          </w:rPr>
          <w:delText>(</w:delText>
        </w:r>
        <w:r>
          <w:delText xml:space="preserve">x max), </w:delText>
        </w:r>
        <w:r>
          <w:rPr>
            <w:rFonts w:hint="eastAsia"/>
          </w:rPr>
          <w:delText>최소</w:delText>
        </w:r>
        <w:r>
          <w:rPr>
            <w:rFonts w:hint="eastAsia"/>
          </w:rPr>
          <w:delText>(</w:delText>
        </w:r>
        <w:r>
          <w:delText>x min)</w:delText>
        </w:r>
        <w:r>
          <w:rPr>
            <w:rFonts w:hint="eastAsia"/>
          </w:rPr>
          <w:delText xml:space="preserve"> </w:delText>
        </w:r>
        <w:r>
          <w:rPr>
            <w:rFonts w:hint="eastAsia"/>
          </w:rPr>
          <w:delText>값과</w:delText>
        </w:r>
        <w:r>
          <w:rPr>
            <w:rFonts w:hint="eastAsia"/>
          </w:rPr>
          <w:delText xml:space="preserve"> </w:delText>
        </w:r>
        <w:r>
          <w:rPr>
            <w:rFonts w:hint="eastAsia"/>
          </w:rPr>
          <w:delText>전기</w:delText>
        </w:r>
        <w:r>
          <w:rPr>
            <w:rFonts w:hint="eastAsia"/>
          </w:rPr>
          <w:delText xml:space="preserve"> </w:delText>
        </w:r>
        <w:r>
          <w:rPr>
            <w:rFonts w:hint="eastAsia"/>
          </w:rPr>
          <w:delText>자극의</w:delText>
        </w:r>
        <w:r>
          <w:rPr>
            <w:rFonts w:hint="eastAsia"/>
          </w:rPr>
          <w:delText xml:space="preserve"> </w:delText>
        </w:r>
        <w:r>
          <w:rPr>
            <w:rFonts w:hint="eastAsia"/>
          </w:rPr>
          <w:delText>최대</w:delText>
        </w:r>
        <w:r>
          <w:rPr>
            <w:rFonts w:hint="eastAsia"/>
          </w:rPr>
          <w:delText>(</w:delText>
        </w:r>
        <w:r>
          <w:delText xml:space="preserve">C level), </w:delText>
        </w:r>
        <w:r>
          <w:rPr>
            <w:rFonts w:hint="eastAsia"/>
          </w:rPr>
          <w:delText>최소</w:delText>
        </w:r>
        <w:r>
          <w:rPr>
            <w:rFonts w:hint="eastAsia"/>
          </w:rPr>
          <w:delText>(T</w:delText>
        </w:r>
        <w:r>
          <w:delText xml:space="preserve"> level)</w:delText>
        </w:r>
        <w:r>
          <w:rPr>
            <w:rFonts w:hint="eastAsia"/>
          </w:rPr>
          <w:delText xml:space="preserve"> </w:delText>
        </w:r>
        <w:r>
          <w:rPr>
            <w:rFonts w:hint="eastAsia"/>
          </w:rPr>
          <w:delText>값을</w:delText>
        </w:r>
        <w:r>
          <w:rPr>
            <w:rFonts w:hint="eastAsia"/>
          </w:rPr>
          <w:delText xml:space="preserve"> </w:delText>
        </w:r>
        <w:r>
          <w:rPr>
            <w:rFonts w:hint="eastAsia"/>
          </w:rPr>
          <w:delText>이용하여</w:delText>
        </w:r>
        <w:r>
          <w:rPr>
            <w:rFonts w:hint="eastAsia"/>
          </w:rPr>
          <w:delText xml:space="preserve"> </w:delText>
        </w:r>
        <w:r>
          <w:rPr>
            <w:rFonts w:hint="eastAsia"/>
          </w:rPr>
          <w:delText>대입하여</w:delText>
        </w:r>
        <w:r>
          <w:rPr>
            <w:rFonts w:hint="eastAsia"/>
          </w:rPr>
          <w:delText xml:space="preserve"> </w:delText>
        </w:r>
        <w:r>
          <w:rPr>
            <w:rFonts w:hint="eastAsia"/>
          </w:rPr>
          <w:delText>계산할</w:delText>
        </w:r>
        <w:r>
          <w:rPr>
            <w:rFonts w:hint="eastAsia"/>
          </w:rPr>
          <w:delText xml:space="preserve"> </w:delText>
        </w:r>
        <w:r>
          <w:rPr>
            <w:rFonts w:hint="eastAsia"/>
          </w:rPr>
          <w:delText>수</w:delText>
        </w:r>
        <w:r>
          <w:rPr>
            <w:rFonts w:hint="eastAsia"/>
          </w:rPr>
          <w:delText xml:space="preserve"> </w:delText>
        </w:r>
        <w:r>
          <w:rPr>
            <w:rFonts w:hint="eastAsia"/>
          </w:rPr>
          <w:delText>있으며</w:delText>
        </w:r>
        <w:r>
          <w:rPr>
            <w:rFonts w:hint="eastAsia"/>
          </w:rPr>
          <w:delText xml:space="preserve"> </w:delText>
        </w:r>
        <w:r>
          <w:rPr>
            <w:rFonts w:hint="eastAsia"/>
          </w:rPr>
          <w:delText>매핑</w:delText>
        </w:r>
        <w:r>
          <w:rPr>
            <w:rFonts w:hint="eastAsia"/>
          </w:rPr>
          <w:delText xml:space="preserve"> </w:delText>
        </w:r>
        <w:r>
          <w:rPr>
            <w:rFonts w:hint="eastAsia"/>
          </w:rPr>
          <w:delText>데이터의</w:delText>
        </w:r>
        <w:r>
          <w:rPr>
            <w:rFonts w:hint="eastAsia"/>
          </w:rPr>
          <w:delText xml:space="preserve"> </w:delText>
        </w:r>
        <w:r>
          <w:delText xml:space="preserve">C/T </w:delText>
        </w:r>
        <w:r>
          <w:rPr>
            <w:rFonts w:hint="eastAsia"/>
          </w:rPr>
          <w:delText>값에</w:delText>
        </w:r>
        <w:r>
          <w:rPr>
            <w:rFonts w:hint="eastAsia"/>
          </w:rPr>
          <w:delText xml:space="preserve"> </w:delText>
        </w:r>
        <w:r>
          <w:rPr>
            <w:rFonts w:hint="eastAsia"/>
          </w:rPr>
          <w:delText>따라</w:delText>
        </w:r>
        <w:r>
          <w:rPr>
            <w:rFonts w:hint="eastAsia"/>
          </w:rPr>
          <w:delText xml:space="preserve"> </w:delText>
        </w:r>
        <w:r>
          <w:rPr>
            <w:rFonts w:hint="eastAsia"/>
          </w:rPr>
          <w:delText>달라지므로</w:delText>
        </w:r>
        <w:r>
          <w:rPr>
            <w:rFonts w:hint="eastAsia"/>
          </w:rPr>
          <w:delText xml:space="preserve"> </w:delText>
        </w:r>
        <w:r>
          <w:rPr>
            <w:rFonts w:hint="eastAsia"/>
          </w:rPr>
          <w:delText>맵</w:delText>
        </w:r>
        <w:r>
          <w:rPr>
            <w:rFonts w:hint="eastAsia"/>
          </w:rPr>
          <w:delText xml:space="preserve"> </w:delText>
        </w:r>
        <w:r>
          <w:rPr>
            <w:rFonts w:hint="eastAsia"/>
          </w:rPr>
          <w:delText>번호가</w:delText>
        </w:r>
        <w:r>
          <w:rPr>
            <w:rFonts w:hint="eastAsia"/>
          </w:rPr>
          <w:delText xml:space="preserve"> </w:delText>
        </w:r>
        <w:r>
          <w:rPr>
            <w:rFonts w:hint="eastAsia"/>
          </w:rPr>
          <w:delText>변경될</w:delText>
        </w:r>
        <w:r>
          <w:rPr>
            <w:rFonts w:hint="eastAsia"/>
          </w:rPr>
          <w:delText xml:space="preserve"> C</w:delText>
        </w:r>
        <w:r>
          <w:delText>M3</w:delText>
        </w:r>
        <w:r>
          <w:rPr>
            <w:rFonts w:hint="eastAsia"/>
          </w:rPr>
          <w:delText>에서</w:delText>
        </w:r>
        <w:r>
          <w:rPr>
            <w:rFonts w:hint="eastAsia"/>
          </w:rPr>
          <w:delText xml:space="preserve"> </w:delText>
        </w:r>
        <w:r>
          <w:rPr>
            <w:rFonts w:hint="eastAsia"/>
          </w:rPr>
          <w:delText>계산되어</w:delText>
        </w:r>
        <w:r>
          <w:delText xml:space="preserve"> </w:delText>
        </w:r>
        <w:r>
          <w:rPr>
            <w:rFonts w:hint="eastAsia"/>
          </w:rPr>
          <w:delText>C</w:delText>
        </w:r>
        <w:r>
          <w:delText>FX</w:delText>
        </w:r>
        <w:r>
          <w:rPr>
            <w:rFonts w:hint="eastAsia"/>
          </w:rPr>
          <w:delText>에서</w:delText>
        </w:r>
        <w:r>
          <w:rPr>
            <w:rFonts w:hint="eastAsia"/>
          </w:rPr>
          <w:delText xml:space="preserve"> </w:delText>
        </w:r>
        <w:r>
          <w:rPr>
            <w:rFonts w:hint="eastAsia"/>
          </w:rPr>
          <w:delText>초기화한다</w:delText>
        </w:r>
        <w:r>
          <w:rPr>
            <w:rFonts w:hint="eastAsia"/>
          </w:rPr>
          <w:delText>.</w:delText>
        </w:r>
      </w:del>
    </w:p>
    <w:p w14:paraId="3DE78F87" w14:textId="77777777" w:rsidR="00BA1805" w:rsidRPr="00E00010" w:rsidRDefault="00BA1805">
      <w:pPr>
        <w:spacing w:after="0" w:line="300" w:lineRule="auto"/>
        <w:rPr>
          <w:del w:id="4741" w:author="김은수" w:date="2026-09-30T15:44:00Z" w16du:dateUtc="2026-09-30T06:44:00Z"/>
          <w:szCs w:val="20"/>
        </w:rPr>
        <w:pPrChange w:id="4742" w:author="김은수" w:date="2026-10-01T03:22:00Z">
          <w:pPr>
            <w:ind w:leftChars="500" w:left="1000"/>
          </w:pPr>
        </w:pPrChange>
      </w:pPr>
      <w:del w:id="4743" w:author="김은수" w:date="2026-09-30T15:44:00Z" w16du:dateUtc="2026-09-30T06:44:00Z">
        <w:r>
          <w:delText>x min</w:delText>
        </w:r>
        <w:r>
          <w:rPr>
            <w:rFonts w:hint="eastAsia"/>
          </w:rPr>
          <w:delText xml:space="preserve"> 값은 A</w:delText>
        </w:r>
        <w:r>
          <w:delText>GC</w:delText>
        </w:r>
        <w:r>
          <w:rPr>
            <w:rFonts w:hint="eastAsia"/>
          </w:rPr>
          <w:delText xml:space="preserve">의 </w:delText>
        </w:r>
        <w:r>
          <w:delText xml:space="preserve">Noise </w:delText>
        </w:r>
        <w:r>
          <w:rPr>
            <w:rFonts w:hint="eastAsia"/>
          </w:rPr>
          <w:delText>g</w:delText>
        </w:r>
        <w:r>
          <w:delText>ate</w:delText>
        </w:r>
        <w:r>
          <w:rPr>
            <w:rFonts w:hint="eastAsia"/>
          </w:rPr>
          <w:delText xml:space="preserve">값인 </w:delText>
        </w:r>
        <w:r>
          <w:delText>4</w:delText>
        </w:r>
        <w:r>
          <w:rPr>
            <w:rFonts w:hint="eastAsia"/>
          </w:rPr>
          <w:delText>로 선택하고,</w:delText>
        </w:r>
        <w:r>
          <w:delText xml:space="preserve"> </w:delText>
        </w:r>
        <w:r>
          <w:rPr>
            <w:rFonts w:hint="eastAsia"/>
          </w:rPr>
          <w:delText>x</w:delText>
        </w:r>
        <w:r>
          <w:delText xml:space="preserve"> max</w:delText>
        </w:r>
        <w:r>
          <w:rPr>
            <w:rFonts w:hint="eastAsia"/>
          </w:rPr>
          <w:delText xml:space="preserve">값은 </w:delText>
        </w:r>
        <w:r>
          <w:delText xml:space="preserve">AGC </w:delText>
        </w:r>
        <w:r>
          <w:rPr>
            <w:rFonts w:hint="eastAsia"/>
          </w:rPr>
          <w:delText xml:space="preserve">출력의 최대 값인 </w:delText>
        </w:r>
        <w:r>
          <w:delText xml:space="preserve">65535로 </w:delText>
        </w:r>
        <w:r>
          <w:rPr>
            <w:rFonts w:hint="eastAsia"/>
          </w:rPr>
          <w:delText>선택한다.</w:delText>
        </w:r>
      </w:del>
    </w:p>
    <w:p w14:paraId="7779FB24" w14:textId="77777777" w:rsidR="00BA1805" w:rsidRPr="00E00010" w:rsidRDefault="00BA1805">
      <w:pPr>
        <w:pStyle w:val="3"/>
        <w:keepNext w:val="0"/>
        <w:keepLines w:val="0"/>
        <w:widowControl w:val="0"/>
        <w:numPr>
          <w:ilvl w:val="2"/>
          <w:numId w:val="7"/>
        </w:numPr>
        <w:snapToGrid/>
        <w:spacing w:before="0" w:after="0" w:line="300" w:lineRule="auto"/>
        <w:jc w:val="both"/>
        <w:rPr>
          <w:del w:id="4744" w:author="김은수" w:date="2026-09-30T15:44:00Z" w16du:dateUtc="2026-09-30T06:44:00Z"/>
          <w:sz w:val="20"/>
          <w:szCs w:val="20"/>
        </w:rPr>
        <w:pPrChange w:id="4745" w:author="김은수" w:date="2026-10-01T03:22:00Z">
          <w:pPr>
            <w:pStyle w:val="3"/>
            <w:numPr>
              <w:ilvl w:val="2"/>
              <w:numId w:val="7"/>
            </w:numPr>
            <w:ind w:left="1000" w:hanging="400"/>
          </w:pPr>
        </w:pPrChange>
      </w:pPr>
      <w:bookmarkStart w:id="4746" w:name="_Toc180573622"/>
      <w:del w:id="4747" w:author="김은수" w:date="2026-09-30T15:44:00Z" w16du:dateUtc="2026-09-30T06:44:00Z">
        <w:r>
          <w:rPr>
            <w:rFonts w:hint="eastAsia"/>
          </w:rPr>
          <w:delText xml:space="preserve">신호처리 계수 </w:delText>
        </w:r>
        <w:r w:rsidR="00C712F0">
          <w:rPr>
            <w:rFonts w:hint="eastAsia"/>
          </w:rPr>
          <w:delText>계산</w:delText>
        </w:r>
        <w:bookmarkEnd w:id="4746"/>
        <w:r w:rsidR="00C712F0">
          <w:delText xml:space="preserve"> </w:delText>
        </w:r>
      </w:del>
    </w:p>
    <w:p w14:paraId="1DA490C3" w14:textId="77777777" w:rsidR="00697371" w:rsidRPr="00E00010" w:rsidRDefault="00220104">
      <w:pPr>
        <w:pStyle w:val="TDC40"/>
        <w:rPr>
          <w:ins w:id="4748" w:author="김은수" w:date="2026-09-30T15:44:00Z" w16du:dateUtc="2026-09-30T06:44:00Z"/>
        </w:rPr>
        <w:pPrChange w:id="4749" w:author="김은수" w:date="2026-10-01T01:11:00Z">
          <w:pPr>
            <w:keepLines/>
            <w:widowControl/>
            <w:snapToGrid w:val="0"/>
            <w:spacing w:after="80" w:line="300" w:lineRule="auto"/>
            <w:ind w:left="1245"/>
            <w:jc w:val="left"/>
          </w:pPr>
        </w:pPrChange>
      </w:pPr>
      <w:ins w:id="4750" w:author="김은수" w:date="2026-09-30T15:44:00Z" w16du:dateUtc="2026-09-30T06:44:00Z">
        <w:r w:rsidRPr="00E00010">
          <w:t>x는 대역 대표 크기, y는 자극의 디지털 크기이다. p는 0.15이며 Q1.23 저장값은 1258291이다. CM3가 실제 T/C 전류를 DAC 디지털 크기로 변환하여 전달하면 CFX가 해당 T/C와 맵의 xmin/xmax로 A/B 계수를 계산한다.</w:t>
        </w:r>
      </w:ins>
    </w:p>
    <w:p w14:paraId="4D5245E8" w14:textId="77777777" w:rsidR="00697371" w:rsidRPr="00E00010" w:rsidRDefault="00220104">
      <w:pPr>
        <w:pStyle w:val="TDC46"/>
        <w:spacing w:before="0" w:after="0" w:line="300" w:lineRule="auto"/>
        <w:rPr>
          <w:ins w:id="4751" w:author="김은수" w:date="2026-09-30T15:44:00Z" w16du:dateUtc="2026-09-30T06:44:00Z"/>
        </w:rPr>
        <w:pPrChange w:id="4752" w:author="김은수" w:date="2026-10-01T01:11:00Z">
          <w:pPr>
            <w:keepLines/>
            <w:widowControl/>
            <w:snapToGrid w:val="0"/>
            <w:spacing w:before="120" w:line="300" w:lineRule="auto"/>
            <w:jc w:val="center"/>
          </w:pPr>
        </w:pPrChange>
      </w:pPr>
      <m:oMathPara>
        <m:oMath>
          <m:r>
            <w:ins w:id="4753" w:author="김은수" w:date="2026-09-30T15:44:00Z" w16du:dateUtc="2026-09-30T06:44:00Z">
              <m:t>A = (Cnew - T) / (xmaxᵖ - xminᵖ),   B = Cnew - A × xmaxᵖ</m:t>
            </w:ins>
          </m:r>
        </m:oMath>
      </m:oMathPara>
    </w:p>
    <w:p w14:paraId="6850B08B" w14:textId="77777777" w:rsidR="00697371" w:rsidRPr="00E00010" w:rsidRDefault="00220104">
      <w:pPr>
        <w:pStyle w:val="TDC40"/>
        <w:rPr>
          <w:ins w:id="4754" w:author="김은수" w:date="2026-09-30T15:44:00Z" w16du:dateUtc="2026-09-30T06:44:00Z"/>
        </w:rPr>
        <w:pPrChange w:id="4755" w:author="김은수" w:date="2026-10-01T01:11:00Z">
          <w:pPr>
            <w:keepLines/>
            <w:widowControl/>
            <w:snapToGrid w:val="0"/>
            <w:spacing w:after="80" w:line="300" w:lineRule="auto"/>
            <w:ind w:left="1245"/>
            <w:jc w:val="left"/>
          </w:pPr>
        </w:pPrChange>
      </w:pPr>
      <w:ins w:id="4756" w:author="김은수" w:date="2026-09-30T15:44:00Z" w16du:dateUtc="2026-09-30T06:44:00Z">
        <w:r w:rsidRPr="00E00010">
          <w:t>A/B는 Q16.8, x의 p승은 Q8.16으로 계산한다. xmin/xmax에는 선택한 맵의 입력 범위를 적용한다. 오디오 볼륨을 반영하는 매핑 계수는 별도의 볼륨 표로 계산하고, AGC의 이득 계수와 구분하여 관리한다.</w:t>
        </w:r>
      </w:ins>
    </w:p>
    <w:p w14:paraId="7A91A779" w14:textId="77777777" w:rsidR="00697371" w:rsidRPr="00E00010" w:rsidRDefault="00220104">
      <w:pPr>
        <w:pStyle w:val="TDC40"/>
        <w:rPr>
          <w:ins w:id="4757" w:author="김은수" w:date="2026-09-30T15:44:00Z" w16du:dateUtc="2026-09-30T06:44:00Z"/>
        </w:rPr>
        <w:pPrChange w:id="4758" w:author="김은수" w:date="2026-10-01T01:11:00Z">
          <w:pPr>
            <w:keepLines/>
            <w:widowControl/>
            <w:snapToGrid w:val="0"/>
            <w:spacing w:after="80" w:line="300" w:lineRule="auto"/>
            <w:ind w:left="1245"/>
            <w:jc w:val="left"/>
          </w:pPr>
        </w:pPrChange>
      </w:pPr>
      <w:ins w:id="4759" w:author="김은수" w:date="2026-09-30T15:44:00Z" w16du:dateUtc="2026-09-30T06:44:00Z">
        <w:r w:rsidRPr="00E00010">
          <w:t>자극 볼륨 1/2/3/4는 T를 유지하면서 Cnew=T+((C-T)×r&gt;&gt;22)로 상한을 조절한다. r은 2936012, 3355443, 3774873, 4194304이다. 예를 들어 T=50, C=150이면 정수 절삭 후 Cnew는 119/129/139/150이다.</w:t>
        </w:r>
      </w:ins>
    </w:p>
    <w:p w14:paraId="40D2CB23" w14:textId="77777777" w:rsidR="00697371" w:rsidRPr="00E00010" w:rsidRDefault="00220104">
      <w:pPr>
        <w:pStyle w:val="TDC40"/>
        <w:rPr>
          <w:ins w:id="4760" w:author="김은수" w:date="2026-09-30T15:44:00Z" w16du:dateUtc="2026-09-30T06:44:00Z"/>
        </w:rPr>
        <w:pPrChange w:id="4761" w:author="김은수" w:date="2026-10-01T01:11:00Z">
          <w:pPr>
            <w:keepLines/>
            <w:widowControl/>
            <w:snapToGrid w:val="0"/>
            <w:spacing w:after="80" w:line="300" w:lineRule="auto"/>
            <w:ind w:left="1245"/>
            <w:jc w:val="left"/>
          </w:pPr>
        </w:pPrChange>
      </w:pPr>
      <w:ins w:id="4762" w:author="김은수" w:date="2026-09-30T15:44:00Z" w16du:dateUtc="2026-09-30T06:44:00Z">
        <w:r w:rsidRPr="00E00010">
          <w:t>묵음 모드 1은 T+오프셋보다 작은 계산값을 0으로 만든다. 모드 2는 T 미만을 T로 제한한다. 두 모드 모두 Cnew를 상한으로 사용한다. 묵음 제어에는 정의된 모드 1/2를 사용하며, 공유 관찰값은 자극 알림 덮어쓰기 전 값으로 저장한다.</w:t>
        </w:r>
      </w:ins>
    </w:p>
    <w:p w14:paraId="71C7D30E" w14:textId="77777777" w:rsidR="00697371" w:rsidRPr="00E00010" w:rsidRDefault="00220104">
      <w:pPr>
        <w:pStyle w:val="TDC4"/>
        <w:rPr>
          <w:ins w:id="4763" w:author="김은수" w:date="2026-09-30T15:44:00Z" w16du:dateUtc="2026-09-30T06:44:00Z"/>
        </w:rPr>
        <w:pPrChange w:id="4764" w:author="김은수" w:date="2026-10-01T01:11:00Z">
          <w:pPr>
            <w:pStyle w:val="4"/>
            <w:numPr>
              <w:ilvl w:val="3"/>
              <w:numId w:val="7"/>
            </w:numPr>
            <w:tabs>
              <w:tab w:val="num" w:pos="1134"/>
            </w:tabs>
            <w:ind w:left="1200" w:hanging="400"/>
          </w:pPr>
        </w:pPrChange>
      </w:pPr>
      <w:ins w:id="4765" w:author="김은수" w:date="2026-09-30T15:44:00Z" w16du:dateUtc="2026-09-30T06:44:00Z">
        <w:r>
          <w:t>CIS와 NofM의 자극 순서</w:t>
        </w:r>
      </w:ins>
    </w:p>
    <w:p w14:paraId="19F8BC05" w14:textId="77777777" w:rsidR="00697371" w:rsidRPr="00E00010" w:rsidRDefault="00220104">
      <w:pPr>
        <w:pStyle w:val="TDC40"/>
        <w:rPr>
          <w:ins w:id="4766" w:author="김은수" w:date="2026-09-30T15:44:00Z" w16du:dateUtc="2026-09-30T06:44:00Z"/>
        </w:rPr>
        <w:pPrChange w:id="4767" w:author="김은수" w:date="2026-10-01T01:11:00Z">
          <w:pPr>
            <w:keepLines/>
            <w:widowControl/>
            <w:snapToGrid w:val="0"/>
            <w:spacing w:after="80" w:line="300" w:lineRule="auto"/>
            <w:ind w:left="1245"/>
            <w:jc w:val="left"/>
          </w:pPr>
        </w:pPrChange>
      </w:pPr>
      <w:ins w:id="4768" w:author="김은수" w:date="2026-09-30T15:44:00Z" w16du:dateUtc="2026-09-30T06:44:00Z">
        <w:r w:rsidRPr="00E00010">
          <w:t>신호처리 모듈에서 전략과 대역을 선택하고 기본 순서를 정한다. 내부 자극 장치 실행 모듈은 이 결과로 패킷 헤더와 PCM 데이터를 구성하여 출력한다.</w:t>
        </w:r>
      </w:ins>
    </w:p>
    <w:p w14:paraId="7651D013" w14:textId="77777777" w:rsidR="00697371" w:rsidRPr="00E00010" w:rsidRDefault="00220104">
      <w:pPr>
        <w:pStyle w:val="TDC40"/>
        <w:rPr>
          <w:ins w:id="4769" w:author="김은수" w:date="2026-09-30T15:44:00Z" w16du:dateUtc="2026-09-30T06:44:00Z"/>
        </w:rPr>
        <w:pPrChange w:id="4770" w:author="김은수" w:date="2026-10-01T01:11:00Z">
          <w:pPr>
            <w:keepLines/>
            <w:widowControl/>
            <w:snapToGrid w:val="0"/>
            <w:spacing w:after="80" w:line="300" w:lineRule="auto"/>
            <w:ind w:left="1245"/>
            <w:jc w:val="left"/>
          </w:pPr>
        </w:pPrChange>
      </w:pPr>
      <w:ins w:id="4771" w:author="김은수" w:date="2026-09-30T15:44:00Z" w16du:dateUtc="2026-09-30T06:44:00Z">
        <w:r w:rsidRPr="00E00010">
          <w:t>CIS는 사용 전극을 순서대로 출력한다. NofM은 32대역 중 크기가 큰 16개를 선택한다. 점수는 (크기&lt;&lt;5)|(31-인덱스)이며 같은 크기에서는 낮은 인덱스를 우선한다. 선택된 인덱스를 정렬한 후 낮은 절반과 높은 절반을 교차 배치한다.</w:t>
        </w:r>
      </w:ins>
    </w:p>
    <w:p w14:paraId="3BA854F3" w14:textId="77777777" w:rsidR="00697371" w:rsidRPr="00E00010" w:rsidRDefault="00220104">
      <w:pPr>
        <w:pStyle w:val="TDC42"/>
        <w:rPr>
          <w:ins w:id="4772" w:author="김은수" w:date="2026-09-30T15:44:00Z" w16du:dateUtc="2026-09-30T06:44:00Z"/>
        </w:rPr>
        <w:pPrChange w:id="4773" w:author="김은수" w:date="2026-10-01T01:11:00Z">
          <w:pPr>
            <w:keepNext/>
            <w:keepLines/>
            <w:widowControl/>
            <w:snapToGrid w:val="0"/>
            <w:spacing w:before="200" w:after="120" w:line="276" w:lineRule="auto"/>
            <w:ind w:left="400"/>
            <w:jc w:val="left"/>
          </w:pPr>
        </w:pPrChange>
      </w:pPr>
      <w:ins w:id="4774" w:author="김은수" w:date="2026-09-30T15:44:00Z" w16du:dateUtc="2026-09-30T06:44:00Z">
        <w:r>
          <w:rPr>
            <w:rPrChange w:id="4775" w:author="김은수" w:date="2026-10-01T01:11:00Z">
              <w:rPr>
                <w:sz w:val="22"/>
              </w:rPr>
            </w:rPrChange>
          </w:rPr>
          <w:t xml:space="preserve">표 </w:t>
        </w:r>
        <w:r>
          <w:rPr>
            <w:rPrChange w:id="4776" w:author="김은수" w:date="2026-10-01T01:11:00Z">
              <w:rPr>
                <w:sz w:val="22"/>
              </w:rPr>
            </w:rPrChange>
          </w:rPr>
          <w:fldChar w:fldCharType="begin"/>
        </w:r>
        <w:r>
          <w:rPr>
            <w:rPrChange w:id="4777" w:author="김은수" w:date="2026-10-01T01:11:00Z">
              <w:rPr>
                <w:sz w:val="22"/>
              </w:rPr>
            </w:rPrChange>
          </w:rPr>
          <w:instrText>SEQ 표 \* ARABIC</w:instrText>
        </w:r>
        <w:r>
          <w:rPr>
            <w:rPrChange w:id="4778" w:author="김은수" w:date="2026-10-01T01:11:00Z">
              <w:rPr>
                <w:sz w:val="22"/>
              </w:rPr>
            </w:rPrChange>
          </w:rPr>
          <w:fldChar w:fldCharType="separate"/>
        </w:r>
        <w:r>
          <w:rPr>
            <w:rPrChange w:id="4779" w:author="김은수" w:date="2026-10-01T01:11:00Z">
              <w:rPr>
                <w:sz w:val="22"/>
              </w:rPr>
            </w:rPrChange>
          </w:rPr>
          <w:t>35</w:t>
        </w:r>
        <w:r>
          <w:rPr>
            <w:rPrChange w:id="4780" w:author="김은수" w:date="2026-10-01T01:11:00Z">
              <w:rPr>
                <w:sz w:val="22"/>
              </w:rPr>
            </w:rPrChange>
          </w:rPr>
          <w:fldChar w:fldCharType="end"/>
        </w:r>
        <w:r>
          <w:rPr>
            <w:rPrChange w:id="4781" w:author="김은수" w:date="2026-10-01T01:11:00Z">
              <w:rPr>
                <w:sz w:val="22"/>
              </w:rPr>
            </w:rPrChange>
          </w:rPr>
          <w:t>. NofM 16대역 순서 예</w:t>
        </w:r>
      </w:ins>
    </w:p>
    <w:tbl>
      <w:tblPr>
        <w:tblStyle w:val="TDC41"/>
        <w:tblW w:w="8816" w:type="dxa"/>
        <w:tblLook w:val="04A0" w:firstRow="1" w:lastRow="0" w:firstColumn="1" w:lastColumn="0" w:noHBand="0" w:noVBand="1"/>
        <w:tblPrChange w:id="4782" w:author="김은수" w:date="2026-10-01T01:11:00Z">
          <w:tblPr>
            <w:tblStyle w:val="TDC41"/>
            <w:tblW w:w="0" w:type="nil"/>
            <w:tblLook w:val="04A0" w:firstRow="1" w:lastRow="0" w:firstColumn="1" w:lastColumn="0" w:noHBand="0" w:noVBand="1"/>
          </w:tblPr>
        </w:tblPrChange>
      </w:tblPr>
      <w:tblGrid>
        <w:gridCol w:w="2253"/>
        <w:gridCol w:w="6563"/>
        <w:tblGridChange w:id="4783">
          <w:tblGrid>
            <w:gridCol w:w="170"/>
            <w:gridCol w:w="360"/>
            <w:gridCol w:w="360"/>
            <w:gridCol w:w="1363"/>
            <w:gridCol w:w="6563"/>
          </w:tblGrid>
        </w:tblGridChange>
      </w:tblGrid>
      <w:tr w:rsidR="00697371" w14:paraId="5D31EE5D" w14:textId="77777777">
        <w:trPr>
          <w:cnfStyle w:val="100000000000" w:firstRow="1" w:lastRow="0" w:firstColumn="0" w:lastColumn="0" w:oddVBand="0" w:evenVBand="0" w:oddHBand="0" w:evenHBand="0" w:firstRowFirstColumn="0" w:firstRowLastColumn="0" w:lastRowFirstColumn="0" w:lastRowLastColumn="0"/>
          <w:cantSplit/>
          <w:tblHeader/>
          <w:ins w:id="4784" w:author="김은수" w:date="2026-09-30T15:44:00Z"/>
          <w:trPrChange w:id="4785" w:author="김은수" w:date="2026-10-01T01:11:00Z">
            <w:trPr>
              <w:gridBefore w:val="1"/>
              <w:gridAfter w:val="2"/>
              <w:cantSplit/>
              <w:tblHeader/>
            </w:trPr>
          </w:trPrChange>
        </w:trPr>
        <w:tc>
          <w:tcPr>
            <w:cnfStyle w:val="001000000000" w:firstRow="0" w:lastRow="0" w:firstColumn="1" w:lastColumn="0" w:oddVBand="0" w:evenVBand="0" w:oddHBand="0" w:evenHBand="0" w:firstRowFirstColumn="0" w:firstRowLastColumn="0" w:lastRowFirstColumn="0" w:lastRowLastColumn="0"/>
            <w:tcW w:w="2253" w:type="dxa"/>
            <w:tcPrChange w:id="4786" w:author="김은수" w:date="2026-10-01T01:11:00Z">
              <w:tcPr>
                <w:tcW w:w="2300" w:type="dxa"/>
                <w:shd w:val="clear" w:color="auto" w:fill="E7E6E6"/>
              </w:tcPr>
            </w:tcPrChange>
          </w:tcPr>
          <w:p w14:paraId="43CFC56B" w14:textId="77777777" w:rsidR="00697371" w:rsidRDefault="00220104">
            <w:pPr>
              <w:pStyle w:val="TDC0"/>
              <w:cnfStyle w:val="101000000000" w:firstRow="1" w:lastRow="0" w:firstColumn="1" w:lastColumn="0" w:oddVBand="0" w:evenVBand="0" w:oddHBand="0" w:evenHBand="0" w:firstRowFirstColumn="0" w:firstRowLastColumn="0" w:lastRowFirstColumn="0" w:lastRowLastColumn="0"/>
              <w:rPr>
                <w:ins w:id="4787" w:author="김은수" w:date="2026-09-30T15:44:00Z" w16du:dateUtc="2026-09-30T06:44:00Z"/>
              </w:rPr>
              <w:pPrChange w:id="4788" w:author="김은수" w:date="2026-10-01T01:11:00Z">
                <w:pPr>
                  <w:spacing w:after="0" w:line="240" w:lineRule="auto"/>
                  <w:cnfStyle w:val="101000000000" w:firstRow="1" w:lastRow="0" w:firstColumn="1" w:lastColumn="0" w:oddVBand="0" w:evenVBand="0" w:oddHBand="0" w:evenHBand="0" w:firstRowFirstColumn="0" w:firstRowLastColumn="0" w:lastRowFirstColumn="0" w:lastRowLastColumn="0"/>
                </w:pPr>
              </w:pPrChange>
            </w:pPr>
            <w:ins w:id="4789" w:author="김은수" w:date="2026-09-30T15:44:00Z" w16du:dateUtc="2026-09-30T06:44:00Z">
              <w:r>
                <w:rPr>
                  <w:b/>
                  <w:rPrChange w:id="4790" w:author="김은수" w:date="2026-10-01T01:11:00Z">
                    <w:rPr>
                      <w:rFonts w:asciiTheme="minorHAnsi" w:eastAsiaTheme="minorEastAsia" w:hAnsiTheme="minorHAnsi" w:cstheme="minorBidi"/>
                      <w:b w:val="0"/>
                      <w:color w:val="auto"/>
                      <w:szCs w:val="22"/>
                      <w:lang w:val="en-US"/>
                    </w:rPr>
                  </w:rPrChange>
                </w:rPr>
                <w:t>조건</w:t>
              </w:r>
            </w:ins>
          </w:p>
        </w:tc>
        <w:tc>
          <w:tcPr>
            <w:tcW w:w="6563" w:type="dxa"/>
            <w:tcPrChange w:id="4791" w:author="김은수" w:date="2026-10-01T01:11:00Z">
              <w:tcPr>
                <w:tcW w:w="6700" w:type="dxa"/>
                <w:shd w:val="clear" w:color="auto" w:fill="E7E6E6"/>
              </w:tcPr>
            </w:tcPrChange>
          </w:tcPr>
          <w:p w14:paraId="14D57D3B" w14:textId="77777777" w:rsidR="00697371" w:rsidRDefault="00220104">
            <w:pPr>
              <w:pStyle w:val="TDC0"/>
              <w:cnfStyle w:val="100000000000" w:firstRow="1" w:lastRow="0" w:firstColumn="0" w:lastColumn="0" w:oddVBand="0" w:evenVBand="0" w:oddHBand="0" w:evenHBand="0" w:firstRowFirstColumn="0" w:firstRowLastColumn="0" w:lastRowFirstColumn="0" w:lastRowLastColumn="0"/>
              <w:rPr>
                <w:ins w:id="4792" w:author="김은수" w:date="2026-09-30T15:44:00Z" w16du:dateUtc="2026-09-30T06:44:00Z"/>
              </w:rPr>
              <w:pPrChange w:id="4793" w:author="김은수" w:date="2026-10-01T01:11:00Z">
                <w:pPr>
                  <w:spacing w:after="0" w:line="240" w:lineRule="auto"/>
                  <w:cnfStyle w:val="100000000000" w:firstRow="1" w:lastRow="0" w:firstColumn="0" w:lastColumn="0" w:oddVBand="0" w:evenVBand="0" w:oddHBand="0" w:evenHBand="0" w:firstRowFirstColumn="0" w:firstRowLastColumn="0" w:lastRowFirstColumn="0" w:lastRowLastColumn="0"/>
                </w:pPr>
              </w:pPrChange>
            </w:pPr>
            <w:ins w:id="4794" w:author="김은수" w:date="2026-09-30T15:44:00Z" w16du:dateUtc="2026-09-30T06:44:00Z">
              <w:r>
                <w:rPr>
                  <w:b/>
                  <w:rPrChange w:id="4795" w:author="김은수" w:date="2026-10-01T01:11:00Z">
                    <w:rPr>
                      <w:rFonts w:asciiTheme="minorHAnsi" w:eastAsiaTheme="minorEastAsia" w:hAnsiTheme="minorHAnsi" w:cstheme="minorBidi"/>
                      <w:b w:val="0"/>
                      <w:color w:val="auto"/>
                      <w:szCs w:val="22"/>
                      <w:lang w:val="en-US"/>
                    </w:rPr>
                  </w:rPrChange>
                </w:rPr>
                <w:t>인덱스 순서</w:t>
              </w:r>
            </w:ins>
          </w:p>
        </w:tc>
      </w:tr>
      <w:tr w:rsidR="00697371" w14:paraId="2FB0D826" w14:textId="77777777">
        <w:trPr>
          <w:cantSplit/>
          <w:ins w:id="4796" w:author="김은수" w:date="2026-09-30T15:44:00Z"/>
          <w:trPrChange w:id="4797" w:author="김은수" w:date="2026-10-01T01:11:00Z">
            <w:trPr>
              <w:gridBefore w:val="1"/>
              <w:gridAfter w:val="2"/>
              <w:cantSplit/>
            </w:trPr>
          </w:trPrChange>
        </w:trPr>
        <w:tc>
          <w:tcPr>
            <w:cnfStyle w:val="001000000000" w:firstRow="0" w:lastRow="0" w:firstColumn="1" w:lastColumn="0" w:oddVBand="0" w:evenVBand="0" w:oddHBand="0" w:evenHBand="0" w:firstRowFirstColumn="0" w:firstRowLastColumn="0" w:lastRowFirstColumn="0" w:lastRowLastColumn="0"/>
            <w:tcW w:w="2253" w:type="dxa"/>
            <w:tcPrChange w:id="4798" w:author="김은수" w:date="2026-10-01T01:11:00Z">
              <w:tcPr>
                <w:tcW w:w="2300" w:type="dxa"/>
              </w:tcPr>
            </w:tcPrChange>
          </w:tcPr>
          <w:p w14:paraId="5F924CE3" w14:textId="77777777" w:rsidR="00697371" w:rsidRDefault="00220104">
            <w:pPr>
              <w:pStyle w:val="TDC7"/>
              <w:jc w:val="center"/>
              <w:rPr>
                <w:ins w:id="4799" w:author="김은수" w:date="2026-09-30T15:44:00Z" w16du:dateUtc="2026-09-30T06:44:00Z"/>
              </w:rPr>
              <w:pPrChange w:id="4800" w:author="김은수" w:date="2026-10-01T01:11:00Z">
                <w:pPr>
                  <w:spacing w:after="0" w:line="240" w:lineRule="auto"/>
                </w:pPr>
              </w:pPrChange>
            </w:pPr>
            <w:ins w:id="4801" w:author="김은수" w:date="2026-09-30T15:44:00Z" w16du:dateUtc="2026-09-30T06:44:00Z">
              <w:r>
                <w:t>선택 결과</w:t>
              </w:r>
            </w:ins>
          </w:p>
        </w:tc>
        <w:tc>
          <w:tcPr>
            <w:tcW w:w="6563" w:type="dxa"/>
            <w:tcPrChange w:id="4802" w:author="김은수" w:date="2026-10-01T01:11:00Z">
              <w:tcPr>
                <w:tcW w:w="6700" w:type="dxa"/>
              </w:tcPr>
            </w:tcPrChange>
          </w:tcPr>
          <w:p w14:paraId="0A9C77E9"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4803" w:author="김은수" w:date="2026-09-30T15:44:00Z" w16du:dateUtc="2026-09-30T06:44:00Z"/>
              </w:rPr>
              <w:pPrChange w:id="4804"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4805" w:author="김은수" w:date="2026-09-30T15:44:00Z" w16du:dateUtc="2026-09-30T06:44:00Z">
              <w:r>
                <w:t>0, 1, 2, 3, 4, 5, 6, 7, 8, 9, 10, 11, 12, 13, 14, 15</w:t>
              </w:r>
            </w:ins>
          </w:p>
        </w:tc>
      </w:tr>
      <w:tr w:rsidR="00697371" w14:paraId="2BEE9E92" w14:textId="77777777">
        <w:trPr>
          <w:cantSplit/>
          <w:ins w:id="4806" w:author="김은수" w:date="2026-09-30T15:44:00Z"/>
          <w:trPrChange w:id="4807" w:author="김은수" w:date="2026-10-01T01:11:00Z">
            <w:trPr>
              <w:gridBefore w:val="1"/>
              <w:gridAfter w:val="2"/>
              <w:cantSplit/>
            </w:trPr>
          </w:trPrChange>
        </w:trPr>
        <w:tc>
          <w:tcPr>
            <w:cnfStyle w:val="001000000000" w:firstRow="0" w:lastRow="0" w:firstColumn="1" w:lastColumn="0" w:oddVBand="0" w:evenVBand="0" w:oddHBand="0" w:evenHBand="0" w:firstRowFirstColumn="0" w:firstRowLastColumn="0" w:lastRowFirstColumn="0" w:lastRowLastColumn="0"/>
            <w:tcW w:w="2253" w:type="dxa"/>
            <w:tcPrChange w:id="4808" w:author="김은수" w:date="2026-10-01T01:11:00Z">
              <w:tcPr>
                <w:tcW w:w="2300" w:type="dxa"/>
              </w:tcPr>
            </w:tcPrChange>
          </w:tcPr>
          <w:p w14:paraId="2E60ED9E" w14:textId="77777777" w:rsidR="00697371" w:rsidRDefault="00220104">
            <w:pPr>
              <w:pStyle w:val="TDC7"/>
              <w:jc w:val="center"/>
              <w:rPr>
                <w:ins w:id="4809" w:author="김은수" w:date="2026-09-30T15:44:00Z" w16du:dateUtc="2026-09-30T06:44:00Z"/>
              </w:rPr>
              <w:pPrChange w:id="4810" w:author="김은수" w:date="2026-10-01T01:11:00Z">
                <w:pPr>
                  <w:spacing w:after="0" w:line="240" w:lineRule="auto"/>
                </w:pPr>
              </w:pPrChange>
            </w:pPr>
            <w:ins w:id="4811" w:author="김은수" w:date="2026-09-30T15:44:00Z" w16du:dateUtc="2026-09-30T06:44:00Z">
              <w:r>
                <w:lastRenderedPageBreak/>
                <w:t>기본 교차 순서</w:t>
              </w:r>
            </w:ins>
          </w:p>
        </w:tc>
        <w:tc>
          <w:tcPr>
            <w:tcW w:w="6563" w:type="dxa"/>
            <w:tcPrChange w:id="4812" w:author="김은수" w:date="2026-10-01T01:11:00Z">
              <w:tcPr>
                <w:tcW w:w="6700" w:type="dxa"/>
              </w:tcPr>
            </w:tcPrChange>
          </w:tcPr>
          <w:p w14:paraId="578888A2"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4813" w:author="김은수" w:date="2026-09-30T15:44:00Z" w16du:dateUtc="2026-09-30T06:44:00Z"/>
              </w:rPr>
              <w:pPrChange w:id="4814"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4815" w:author="김은수" w:date="2026-09-30T15:44:00Z" w16du:dateUtc="2026-09-30T06:44:00Z">
              <w:r>
                <w:t>0, 8, 1, 9, 2, 10, 3, 11, 4, 12, 5, 13, 6, 14, 7, 15</w:t>
              </w:r>
            </w:ins>
          </w:p>
        </w:tc>
      </w:tr>
      <w:tr w:rsidR="00697371" w14:paraId="458EAA57" w14:textId="77777777">
        <w:trPr>
          <w:cantSplit/>
          <w:ins w:id="4816" w:author="김은수" w:date="2026-09-30T15:44:00Z"/>
          <w:trPrChange w:id="4817" w:author="김은수" w:date="2026-10-01T01:11:00Z">
            <w:trPr>
              <w:gridBefore w:val="1"/>
              <w:gridAfter w:val="2"/>
              <w:cantSplit/>
            </w:trPr>
          </w:trPrChange>
        </w:trPr>
        <w:tc>
          <w:tcPr>
            <w:cnfStyle w:val="001000000000" w:firstRow="0" w:lastRow="0" w:firstColumn="1" w:lastColumn="0" w:oddVBand="0" w:evenVBand="0" w:oddHBand="0" w:evenHBand="0" w:firstRowFirstColumn="0" w:firstRowLastColumn="0" w:lastRowFirstColumn="0" w:lastRowLastColumn="0"/>
            <w:tcW w:w="2253" w:type="dxa"/>
            <w:tcPrChange w:id="4818" w:author="김은수" w:date="2026-10-01T01:11:00Z">
              <w:tcPr>
                <w:tcW w:w="2300" w:type="dxa"/>
              </w:tcPr>
            </w:tcPrChange>
          </w:tcPr>
          <w:p w14:paraId="7C461A35" w14:textId="77777777" w:rsidR="00697371" w:rsidRDefault="00220104">
            <w:pPr>
              <w:pStyle w:val="TDC7"/>
              <w:jc w:val="center"/>
              <w:rPr>
                <w:ins w:id="4819" w:author="김은수" w:date="2026-09-30T15:44:00Z" w16du:dateUtc="2026-09-30T06:44:00Z"/>
              </w:rPr>
              <w:pPrChange w:id="4820" w:author="김은수" w:date="2026-10-01T01:11:00Z">
                <w:pPr>
                  <w:spacing w:after="0" w:line="240" w:lineRule="auto"/>
                </w:pPr>
              </w:pPrChange>
            </w:pPr>
            <w:ins w:id="4821" w:author="김은수" w:date="2026-09-30T15:44:00Z" w16du:dateUtc="2026-09-30T06:44:00Z">
              <w:r>
                <w:t>직전 마지막이 0</w:t>
              </w:r>
            </w:ins>
          </w:p>
        </w:tc>
        <w:tc>
          <w:tcPr>
            <w:tcW w:w="6563" w:type="dxa"/>
            <w:tcPrChange w:id="4822" w:author="김은수" w:date="2026-10-01T01:11:00Z">
              <w:tcPr>
                <w:tcW w:w="6700" w:type="dxa"/>
              </w:tcPr>
            </w:tcPrChange>
          </w:tcPr>
          <w:p w14:paraId="286854EC"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4823" w:author="김은수" w:date="2026-09-30T15:44:00Z" w16du:dateUtc="2026-09-30T06:44:00Z"/>
              </w:rPr>
              <w:pPrChange w:id="4824"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4825" w:author="김은수" w:date="2026-09-30T15:44:00Z" w16du:dateUtc="2026-09-30T06:44:00Z">
              <w:r>
                <w:t>15, 0, 8, 1, 9, 2, 10, 3, 11, 4, 12, 5, 13, 6, 14, 7</w:t>
              </w:r>
            </w:ins>
          </w:p>
        </w:tc>
      </w:tr>
    </w:tbl>
    <w:p w14:paraId="0D29A5D3" w14:textId="77777777" w:rsidR="000A4182" w:rsidRDefault="000A4182">
      <w:pPr>
        <w:pStyle w:val="TDC40"/>
        <w:spacing w:after="0"/>
        <w:rPr>
          <w:ins w:id="4826" w:author="김은수" w:date="2026-10-01T03:22:00Z"/>
        </w:rPr>
      </w:pPr>
    </w:p>
    <w:p w14:paraId="11CB3771" w14:textId="77777777" w:rsidR="00697371" w:rsidRPr="00E00010" w:rsidRDefault="00220104">
      <w:pPr>
        <w:pStyle w:val="TDC40"/>
        <w:rPr>
          <w:ins w:id="4827" w:author="김은수" w:date="2026-09-30T15:44:00Z" w16du:dateUtc="2026-09-30T06:44:00Z"/>
        </w:rPr>
        <w:pPrChange w:id="4828" w:author="김은수" w:date="2026-10-01T01:11:00Z">
          <w:pPr>
            <w:keepLines/>
            <w:widowControl/>
            <w:snapToGrid w:val="0"/>
            <w:spacing w:before="200" w:after="80" w:line="300" w:lineRule="auto"/>
            <w:ind w:left="1245"/>
            <w:jc w:val="left"/>
          </w:pPr>
        </w:pPrChange>
      </w:pPr>
      <w:ins w:id="4829" w:author="김은수" w:date="2026-09-30T15:44:00Z" w16du:dateUtc="2026-09-30T06:44:00Z">
        <w:r w:rsidRPr="00E00010">
          <w:t>현재 순서의 처음과 끝 중 직전 마지막 전극에서 더 먼 쪽을 비교한다. 끝이 더 멀면 마지막 한 개를 먼저 보내고 나머지 순서는 유지한다. 전체 배열을 역순으로 바꾸는 처리가 아니다. 채널당 3프레임, 1ms당 8개 자극으로 16개를 두 구간에 나누고 나머지 프레임은 NOP로 채운다. 이 표의 0~31은 내부 배열 인덱스이다.</w:t>
        </w:r>
      </w:ins>
    </w:p>
    <w:p w14:paraId="3C1AAED6" w14:textId="77777777" w:rsidR="000C626C" w:rsidRDefault="000C626C">
      <w:pPr>
        <w:pStyle w:val="TDC40"/>
        <w:rPr>
          <w:ins w:id="4830" w:author="김은수" w:date="2026-10-01T05:08:00Z"/>
        </w:rPr>
      </w:pPr>
    </w:p>
    <w:p w14:paraId="66B217D7" w14:textId="77777777" w:rsidR="00697371" w:rsidRDefault="00220104">
      <w:pPr>
        <w:pStyle w:val="TDC4"/>
        <w:pPrChange w:id="4831" w:author="김은수" w:date="2026-09-30T15:44:00Z" w16du:dateUtc="2026-09-30T06:44:00Z">
          <w:pPr>
            <w:pStyle w:val="4"/>
            <w:numPr>
              <w:ilvl w:val="3"/>
              <w:numId w:val="7"/>
            </w:numPr>
            <w:tabs>
              <w:tab w:val="num" w:pos="1134"/>
              <w:tab w:val="num" w:pos="1245"/>
            </w:tabs>
            <w:ind w:left="1200" w:hanging="400"/>
          </w:pPr>
        </w:pPrChange>
      </w:pPr>
      <w:r>
        <w:t>SU-ID-CFX-</w:t>
      </w:r>
      <w:del w:id="4832" w:author="김은수" w:date="2026-09-30T15:44:00Z" w16du:dateUtc="2026-09-30T06:44:00Z">
        <w:r w:rsidR="00202942">
          <w:delText>0</w:delText>
        </w:r>
        <w:r w:rsidR="00713187">
          <w:delText>58</w:delText>
        </w:r>
        <w:r w:rsidR="00202942">
          <w:delText xml:space="preserve">, C </w:delText>
        </w:r>
        <w:r w:rsidR="00202942">
          <w:rPr>
            <w:rFonts w:hint="eastAsia"/>
          </w:rPr>
          <w:delText>값 계산</w:delText>
        </w:r>
      </w:del>
      <w:ins w:id="4833" w:author="김은수" w:date="2026-09-30T15:44:00Z" w16du:dateUtc="2026-09-30T06:44:00Z">
        <w:r>
          <w:t>016, 단일 및 두 입력 혼합</w:t>
        </w:r>
      </w:ins>
    </w:p>
    <w:p w14:paraId="5949739D" w14:textId="77777777" w:rsidR="00084C76" w:rsidRDefault="00084C76">
      <w:pPr>
        <w:pStyle w:val="TDC40"/>
        <w:keepNext/>
        <w:rPr>
          <w:ins w:id="4834" w:author="김은수" w:date="2026-10-01T12:05:00Z" w16du:dateUtc="2026-10-01T03:05:00Z"/>
        </w:rPr>
        <w:pPrChange w:id="4835" w:author="김은수" w:date="2026-10-01T03:22:00Z">
          <w:pPr>
            <w:pStyle w:val="TDC40"/>
          </w:pPr>
        </w:pPrChange>
      </w:pPr>
      <w:ins w:id="4836" w:author="김은수" w:date="2026-10-01T12:05:00Z" w16du:dateUtc="2026-10-01T03:05:00Z">
        <w:r>
          <w:t>입력 크기를 신호처리 내부 범위로 줄이고 선택된 소리를 하나의 버퍼로 만든다.</w:t>
        </w:r>
      </w:ins>
    </w:p>
    <w:p w14:paraId="71E52613" w14:textId="77777777" w:rsidR="00084C76" w:rsidRDefault="00084C76">
      <w:pPr>
        <w:pStyle w:val="TDC42"/>
        <w:rPr>
          <w:ins w:id="4837" w:author="김은수" w:date="2026-10-01T12:05:00Z" w16du:dateUtc="2026-10-01T03:05:00Z"/>
        </w:rPr>
      </w:pPr>
      <w:ins w:id="4838" w:author="김은수" w:date="2026-10-01T12:05:00Z" w16du:dateUtc="2026-10-01T03:05:00Z">
        <w:r>
          <w:t xml:space="preserve">표 </w:t>
        </w:r>
        <w:r>
          <w:fldChar w:fldCharType="begin"/>
        </w:r>
        <w:r>
          <w:instrText>SEQ 표 \* ARABIC</w:instrText>
        </w:r>
        <w:r>
          <w:fldChar w:fldCharType="separate"/>
        </w:r>
        <w:r>
          <w:t>36</w:t>
        </w:r>
        <w:r>
          <w:fldChar w:fldCharType="end"/>
        </w:r>
        <w:r>
          <w:t>. 단일 및 두 입력 혼합 / 유닛 설계 내용</w:t>
        </w:r>
      </w:ins>
    </w:p>
    <w:tbl>
      <w:tblPr>
        <w:tblStyle w:val="TDC41"/>
        <w:tblW w:w="8816" w:type="dxa"/>
        <w:tblLayout w:type="fixed"/>
        <w:tblLook w:val="04A0" w:firstRow="1" w:lastRow="0" w:firstColumn="1" w:lastColumn="0" w:noHBand="0" w:noVBand="1"/>
        <w:tblPrChange w:id="4839"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4840">
          <w:tblGrid>
            <w:gridCol w:w="360"/>
            <w:gridCol w:w="360"/>
            <w:gridCol w:w="584"/>
            <w:gridCol w:w="7512"/>
          </w:tblGrid>
        </w:tblGridChange>
      </w:tblGrid>
      <w:tr w:rsidR="00084C76" w14:paraId="254C3DED" w14:textId="77777777" w:rsidTr="00025B30">
        <w:trPr>
          <w:cnfStyle w:val="100000000000" w:firstRow="1" w:lastRow="0" w:firstColumn="0" w:lastColumn="0" w:oddVBand="0" w:evenVBand="0" w:oddHBand="0" w:evenHBand="0" w:firstRowFirstColumn="0" w:firstRowLastColumn="0" w:lastRowFirstColumn="0" w:lastRowLastColumn="0"/>
          <w:cantSplit/>
          <w:tblHeader/>
          <w:ins w:id="4841" w:author="김은수" w:date="2026-10-01T12:05:00Z"/>
          <w:trPrChange w:id="4842"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4843" w:author="김은수" w:date="2026-10-01T03:22:00Z">
              <w:tcPr>
                <w:tcW w:w="1304" w:type="dxa"/>
              </w:tcPr>
            </w:tcPrChange>
          </w:tcPr>
          <w:p w14:paraId="7EF29126"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4844" w:author="김은수" w:date="2026-10-01T12:05:00Z" w16du:dateUtc="2026-10-01T03:05:00Z"/>
              </w:rPr>
            </w:pPr>
            <w:ins w:id="4845" w:author="김은수" w:date="2026-10-01T12:05:00Z" w16du:dateUtc="2026-10-01T03:05:00Z">
              <w:r>
                <w:t>항목</w:t>
              </w:r>
            </w:ins>
          </w:p>
        </w:tc>
        <w:tc>
          <w:tcPr>
            <w:tcW w:w="7512" w:type="dxa"/>
            <w:tcPrChange w:id="4846" w:author="김은수" w:date="2026-10-01T03:22:00Z">
              <w:tcPr>
                <w:tcW w:w="7512" w:type="dxa"/>
              </w:tcPr>
            </w:tcPrChange>
          </w:tcPr>
          <w:p w14:paraId="3AB74E86"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4847" w:author="김은수" w:date="2026-10-01T12:05:00Z" w16du:dateUtc="2026-10-01T03:05:00Z"/>
              </w:rPr>
            </w:pPr>
            <w:ins w:id="4848" w:author="김은수" w:date="2026-10-01T12:05:00Z" w16du:dateUtc="2026-10-01T03:05:00Z">
              <w:r>
                <w:t>설계 내용</w:t>
              </w:r>
            </w:ins>
          </w:p>
        </w:tc>
      </w:tr>
      <w:tr w:rsidR="00084C76" w14:paraId="3995E86E" w14:textId="77777777" w:rsidTr="00025B30">
        <w:trPr>
          <w:cantSplit/>
          <w:ins w:id="4849" w:author="김은수" w:date="2026-10-01T12:05:00Z"/>
          <w:trPrChange w:id="4850"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4851" w:author="김은수" w:date="2026-10-01T03:22:00Z">
              <w:tcPr>
                <w:tcW w:w="1304" w:type="dxa"/>
              </w:tcPr>
            </w:tcPrChange>
          </w:tcPr>
          <w:p w14:paraId="78F07F5E" w14:textId="77777777" w:rsidR="00084C76" w:rsidRDefault="00084C76">
            <w:pPr>
              <w:pStyle w:val="TDCe"/>
              <w:rPr>
                <w:ins w:id="4852" w:author="김은수" w:date="2026-10-01T12:05:00Z" w16du:dateUtc="2026-10-01T03:05:00Z"/>
              </w:rPr>
            </w:pPr>
            <w:ins w:id="4853" w:author="김은수" w:date="2026-10-01T12:05:00Z" w16du:dateUtc="2026-10-01T03:05:00Z">
              <w:r>
                <w:t>입력</w:t>
              </w:r>
            </w:ins>
          </w:p>
        </w:tc>
        <w:tc>
          <w:tcPr>
            <w:tcW w:w="7512" w:type="dxa"/>
            <w:tcPrChange w:id="4854" w:author="김은수" w:date="2026-10-01T03:22:00Z">
              <w:tcPr>
                <w:tcW w:w="7512" w:type="dxa"/>
              </w:tcPr>
            </w:tcPrChange>
          </w:tcPr>
          <w:p w14:paraId="3D5323EC"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4855" w:author="김은수" w:date="2026-10-01T12:05:00Z" w16du:dateUtc="2026-10-01T03:05:00Z"/>
              </w:rPr>
            </w:pPr>
            <w:ins w:id="4856" w:author="김은수" w:date="2026-10-01T12:05:00Z" w16du:dateUtc="2026-10-01T03:05:00Z">
              <w:r>
                <w:t>각 16표본의 signed 24비트 입력 버퍼</w:t>
              </w:r>
            </w:ins>
          </w:p>
        </w:tc>
      </w:tr>
      <w:tr w:rsidR="00084C76" w14:paraId="11350BD9" w14:textId="77777777" w:rsidTr="00025B30">
        <w:trPr>
          <w:cantSplit/>
          <w:ins w:id="4857" w:author="김은수" w:date="2026-10-01T12:05:00Z"/>
          <w:trPrChange w:id="4858"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4859" w:author="김은수" w:date="2026-10-01T03:22:00Z">
              <w:tcPr>
                <w:tcW w:w="1304" w:type="dxa"/>
              </w:tcPr>
            </w:tcPrChange>
          </w:tcPr>
          <w:p w14:paraId="470299AE" w14:textId="77777777" w:rsidR="00084C76" w:rsidRDefault="00084C76">
            <w:pPr>
              <w:pStyle w:val="TDCe"/>
              <w:rPr>
                <w:ins w:id="4860" w:author="김은수" w:date="2026-10-01T12:05:00Z" w16du:dateUtc="2026-10-01T03:05:00Z"/>
              </w:rPr>
            </w:pPr>
            <w:ins w:id="4861" w:author="김은수" w:date="2026-10-01T12:05:00Z" w16du:dateUtc="2026-10-01T03:05:00Z">
              <w:r>
                <w:t>출력</w:t>
              </w:r>
            </w:ins>
          </w:p>
        </w:tc>
        <w:tc>
          <w:tcPr>
            <w:tcW w:w="7512" w:type="dxa"/>
            <w:tcPrChange w:id="4862" w:author="김은수" w:date="2026-10-01T03:22:00Z">
              <w:tcPr>
                <w:tcW w:w="7512" w:type="dxa"/>
              </w:tcPr>
            </w:tcPrChange>
          </w:tcPr>
          <w:p w14:paraId="49CE7A42"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4863" w:author="김은수" w:date="2026-10-01T12:05:00Z" w16du:dateUtc="2026-10-01T03:05:00Z"/>
              </w:rPr>
            </w:pPr>
            <w:ins w:id="4864" w:author="김은수" w:date="2026-10-01T12:05:00Z" w16du:dateUtc="2026-10-01T03:05:00Z">
              <w:r>
                <w:t>AGC 입력용 16표본 혼합 버퍼</w:t>
              </w:r>
            </w:ins>
          </w:p>
        </w:tc>
      </w:tr>
      <w:tr w:rsidR="00084C76" w14:paraId="470837EF" w14:textId="77777777" w:rsidTr="00025B30">
        <w:trPr>
          <w:cantSplit/>
          <w:ins w:id="4865" w:author="김은수" w:date="2026-10-01T12:05:00Z"/>
          <w:trPrChange w:id="4866"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4867" w:author="김은수" w:date="2026-10-01T03:22:00Z">
              <w:tcPr>
                <w:tcW w:w="1304" w:type="dxa"/>
              </w:tcPr>
            </w:tcPrChange>
          </w:tcPr>
          <w:p w14:paraId="3B143D74" w14:textId="77777777" w:rsidR="00084C76" w:rsidRDefault="00084C76">
            <w:pPr>
              <w:pStyle w:val="TDCe"/>
              <w:rPr>
                <w:ins w:id="4868" w:author="김은수" w:date="2026-10-01T12:05:00Z" w16du:dateUtc="2026-10-01T03:05:00Z"/>
              </w:rPr>
            </w:pPr>
            <w:ins w:id="4869" w:author="김은수" w:date="2026-10-01T12:05:00Z" w16du:dateUtc="2026-10-01T03:05:00Z">
              <w:r>
                <w:t>처리</w:t>
              </w:r>
            </w:ins>
          </w:p>
        </w:tc>
        <w:tc>
          <w:tcPr>
            <w:tcW w:w="7512" w:type="dxa"/>
            <w:tcPrChange w:id="4870" w:author="김은수" w:date="2026-10-01T03:22:00Z">
              <w:tcPr>
                <w:tcW w:w="7512" w:type="dxa"/>
              </w:tcPr>
            </w:tcPrChange>
          </w:tcPr>
          <w:p w14:paraId="128658C5"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4871" w:author="김은수" w:date="2026-10-01T12:05:00Z" w16du:dateUtc="2026-10-01T03:05:00Z"/>
              </w:rPr>
            </w:pPr>
            <w:ins w:id="4872" w:author="김은수" w:date="2026-10-01T12:05:00Z" w16du:dateUtc="2026-10-01T03:05:00Z">
              <w:r>
                <w:t>단일 입력은 각 표본을 산술 우측 이동 5비트로 축소한다. 두 입력의 단순 혼합은 각각 축소한 값을 합하며 2로 나누지 않는다. 동일 음원의 지연 합산을 평균하는 빔포밍 함수와 구분한다.</w:t>
              </w:r>
            </w:ins>
          </w:p>
        </w:tc>
      </w:tr>
    </w:tbl>
    <w:p w14:paraId="2156B8C6" w14:textId="77777777" w:rsidR="00084C76" w:rsidRDefault="00084C76">
      <w:pPr>
        <w:pStyle w:val="TDC40"/>
        <w:spacing w:after="0"/>
        <w:rPr>
          <w:ins w:id="4873" w:author="김은수" w:date="2026-10-01T12:05:00Z" w16du:dateUtc="2026-10-01T03:05:00Z"/>
        </w:rPr>
        <w:pPrChange w:id="4874" w:author="김은수" w:date="2026-10-01T03:22:00Z">
          <w:pPr>
            <w:pStyle w:val="TDC40"/>
          </w:pPr>
        </w:pPrChange>
      </w:pPr>
    </w:p>
    <w:p w14:paraId="16FB3B74" w14:textId="77777777" w:rsidR="00084C76" w:rsidRDefault="00084C76">
      <w:pPr>
        <w:pStyle w:val="TDC42"/>
        <w:rPr>
          <w:ins w:id="4875" w:author="김은수" w:date="2026-10-01T12:05:00Z" w16du:dateUtc="2026-10-01T03:05:00Z"/>
        </w:rPr>
      </w:pPr>
      <w:ins w:id="4876" w:author="김은수" w:date="2026-10-01T12:05:00Z" w16du:dateUtc="2026-10-01T03:05:00Z">
        <w:r>
          <w:t xml:space="preserve">표 </w:t>
        </w:r>
        <w:r>
          <w:fldChar w:fldCharType="begin"/>
        </w:r>
        <w:r>
          <w:instrText>SEQ 표 \* ARABIC</w:instrText>
        </w:r>
        <w:r>
          <w:fldChar w:fldCharType="separate"/>
        </w:r>
        <w:r>
          <w:t>37</w:t>
        </w:r>
        <w:r>
          <w:fldChar w:fldCharType="end"/>
        </w:r>
        <w:r>
          <w:t>. 단일 및 두 입력 혼합 / 구현 조건</w:t>
        </w:r>
      </w:ins>
    </w:p>
    <w:tbl>
      <w:tblPr>
        <w:tblStyle w:val="TDC41"/>
        <w:tblW w:w="8816" w:type="dxa"/>
        <w:tblLayout w:type="fixed"/>
        <w:tblLook w:val="04A0" w:firstRow="1" w:lastRow="0" w:firstColumn="1" w:lastColumn="0" w:noHBand="0" w:noVBand="1"/>
        <w:tblPrChange w:id="4877"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4878">
          <w:tblGrid>
            <w:gridCol w:w="360"/>
            <w:gridCol w:w="360"/>
            <w:gridCol w:w="584"/>
            <w:gridCol w:w="7512"/>
          </w:tblGrid>
        </w:tblGridChange>
      </w:tblGrid>
      <w:tr w:rsidR="00084C76" w14:paraId="492F7B95" w14:textId="77777777" w:rsidTr="00025B30">
        <w:trPr>
          <w:cnfStyle w:val="100000000000" w:firstRow="1" w:lastRow="0" w:firstColumn="0" w:lastColumn="0" w:oddVBand="0" w:evenVBand="0" w:oddHBand="0" w:evenHBand="0" w:firstRowFirstColumn="0" w:firstRowLastColumn="0" w:lastRowFirstColumn="0" w:lastRowLastColumn="0"/>
          <w:cantSplit/>
          <w:tblHeader/>
          <w:ins w:id="4879" w:author="김은수" w:date="2026-10-01T12:05:00Z"/>
          <w:trPrChange w:id="4880"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4881" w:author="김은수" w:date="2026-10-01T03:22:00Z">
              <w:tcPr>
                <w:tcW w:w="1304" w:type="dxa"/>
              </w:tcPr>
            </w:tcPrChange>
          </w:tcPr>
          <w:p w14:paraId="3F249B78"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4882" w:author="김은수" w:date="2026-10-01T12:05:00Z" w16du:dateUtc="2026-10-01T03:05:00Z"/>
              </w:rPr>
            </w:pPr>
            <w:ins w:id="4883" w:author="김은수" w:date="2026-10-01T12:05:00Z" w16du:dateUtc="2026-10-01T03:05:00Z">
              <w:r>
                <w:t>구분</w:t>
              </w:r>
            </w:ins>
          </w:p>
        </w:tc>
        <w:tc>
          <w:tcPr>
            <w:tcW w:w="7512" w:type="dxa"/>
            <w:tcPrChange w:id="4884" w:author="김은수" w:date="2026-10-01T03:22:00Z">
              <w:tcPr>
                <w:tcW w:w="7512" w:type="dxa"/>
              </w:tcPr>
            </w:tcPrChange>
          </w:tcPr>
          <w:p w14:paraId="7A6D2B9F"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4885" w:author="김은수" w:date="2026-10-01T12:05:00Z" w16du:dateUtc="2026-10-01T03:05:00Z"/>
              </w:rPr>
            </w:pPr>
            <w:ins w:id="4886" w:author="김은수" w:date="2026-10-01T12:05:00Z" w16du:dateUtc="2026-10-01T03:05:00Z">
              <w:r>
                <w:t>구현 조건</w:t>
              </w:r>
            </w:ins>
          </w:p>
        </w:tc>
      </w:tr>
      <w:tr w:rsidR="00084C76" w14:paraId="03554D87" w14:textId="77777777" w:rsidTr="00025B30">
        <w:trPr>
          <w:cantSplit/>
          <w:ins w:id="4887" w:author="김은수" w:date="2026-10-01T12:05:00Z"/>
          <w:trPrChange w:id="4888"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4889" w:author="김은수" w:date="2026-10-01T03:22:00Z">
              <w:tcPr>
                <w:tcW w:w="1304" w:type="dxa"/>
              </w:tcPr>
            </w:tcPrChange>
          </w:tcPr>
          <w:p w14:paraId="3DA4D0AE" w14:textId="77777777" w:rsidR="00084C76" w:rsidRDefault="00084C76">
            <w:pPr>
              <w:pStyle w:val="TDCe"/>
              <w:rPr>
                <w:ins w:id="4890" w:author="김은수" w:date="2026-10-01T12:05:00Z" w16du:dateUtc="2026-10-01T03:05:00Z"/>
              </w:rPr>
            </w:pPr>
            <w:ins w:id="4891" w:author="김은수" w:date="2026-10-01T12:05:00Z" w16du:dateUtc="2026-10-01T03:05:00Z">
              <w:r>
                <w:t>관련 함수</w:t>
              </w:r>
            </w:ins>
          </w:p>
        </w:tc>
        <w:tc>
          <w:tcPr>
            <w:tcW w:w="7512" w:type="dxa"/>
            <w:tcPrChange w:id="4892" w:author="김은수" w:date="2026-10-01T03:22:00Z">
              <w:tcPr>
                <w:tcW w:w="7512" w:type="dxa"/>
              </w:tcPr>
            </w:tcPrChange>
          </w:tcPr>
          <w:p w14:paraId="76E67CF9" w14:textId="77777777" w:rsidR="00084C76" w:rsidRPr="00E00010" w:rsidRDefault="00084C76">
            <w:pPr>
              <w:pStyle w:val="TDCf"/>
              <w:cnfStyle w:val="000000000000" w:firstRow="0" w:lastRow="0" w:firstColumn="0" w:lastColumn="0" w:oddVBand="0" w:evenVBand="0" w:oddHBand="0" w:evenHBand="0" w:firstRowFirstColumn="0" w:firstRowLastColumn="0" w:lastRowFirstColumn="0" w:lastRowLastColumn="0"/>
              <w:rPr>
                <w:ins w:id="4893" w:author="김은수" w:date="2026-10-01T12:05:00Z" w16du:dateUtc="2026-10-01T03:05:00Z"/>
                <w:lang w:val="en-US"/>
                <w:rPrChange w:id="4894" w:author="김은수" w:date="2026-10-01T13:45:00Z" w16du:dateUtc="2026-10-01T04:45:00Z">
                  <w:rPr>
                    <w:ins w:id="4895" w:author="김은수" w:date="2026-10-01T12:05:00Z" w16du:dateUtc="2026-10-01T03:05:00Z"/>
                  </w:rPr>
                </w:rPrChange>
              </w:rPr>
            </w:pPr>
            <w:ins w:id="4896" w:author="김은수" w:date="2026-10-01T12:05:00Z" w16du:dateUtc="2026-10-01T03:05:00Z">
              <w:r w:rsidRPr="00E00010">
                <w:rPr>
                  <w:lang w:val="en-US"/>
                  <w:rPrChange w:id="4897" w:author="김은수" w:date="2026-10-01T13:45:00Z" w16du:dateUtc="2026-10-01T04:45:00Z">
                    <w:rPr/>
                  </w:rPrChange>
                </w:rPr>
                <w:t>tdc_audio_mix_1_buffer, tdc_audio_mix_2_buffers</w:t>
              </w:r>
            </w:ins>
          </w:p>
        </w:tc>
      </w:tr>
      <w:tr w:rsidR="00084C76" w14:paraId="36964AE9" w14:textId="77777777" w:rsidTr="00025B30">
        <w:trPr>
          <w:cantSplit/>
          <w:ins w:id="4898" w:author="김은수" w:date="2026-10-01T12:05:00Z"/>
          <w:trPrChange w:id="4899"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4900" w:author="김은수" w:date="2026-10-01T03:22:00Z">
              <w:tcPr>
                <w:tcW w:w="1304" w:type="dxa"/>
              </w:tcPr>
            </w:tcPrChange>
          </w:tcPr>
          <w:p w14:paraId="7A8BEB43" w14:textId="77777777" w:rsidR="00084C76" w:rsidRDefault="00084C76">
            <w:pPr>
              <w:pStyle w:val="TDCe"/>
              <w:rPr>
                <w:ins w:id="4901" w:author="김은수" w:date="2026-10-01T12:05:00Z" w16du:dateUtc="2026-10-01T03:05:00Z"/>
              </w:rPr>
            </w:pPr>
            <w:ins w:id="4902" w:author="김은수" w:date="2026-10-01T12:05:00Z" w16du:dateUtc="2026-10-01T03:05:00Z">
              <w:r>
                <w:t>필수 데이터/상수</w:t>
              </w:r>
            </w:ins>
          </w:p>
        </w:tc>
        <w:tc>
          <w:tcPr>
            <w:tcW w:w="7512" w:type="dxa"/>
            <w:tcPrChange w:id="4903" w:author="김은수" w:date="2026-10-01T03:22:00Z">
              <w:tcPr>
                <w:tcW w:w="7512" w:type="dxa"/>
              </w:tcPr>
            </w:tcPrChange>
          </w:tcPr>
          <w:p w14:paraId="64CD6486"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4904" w:author="김은수" w:date="2026-10-01T12:05:00Z" w16du:dateUtc="2026-10-01T03:05:00Z"/>
              </w:rPr>
            </w:pPr>
            <w:ins w:id="4905" w:author="김은수" w:date="2026-10-01T12:05:00Z" w16du:dateUtc="2026-10-01T03:05:00Z">
              <w:r>
                <w:t>AUDIO_INPUT_RSHIFT = 5. 각 signed 입력을 오른쪽으로 5비트 이동한 뒤 혼합한다.</w:t>
              </w:r>
            </w:ins>
          </w:p>
        </w:tc>
      </w:tr>
    </w:tbl>
    <w:p w14:paraId="3EC4AB81" w14:textId="77777777" w:rsidR="00084C76" w:rsidRDefault="00084C76">
      <w:pPr>
        <w:pStyle w:val="TDC40"/>
        <w:spacing w:after="0"/>
        <w:rPr>
          <w:ins w:id="4906" w:author="김은수" w:date="2026-10-01T12:05:00Z" w16du:dateUtc="2026-10-01T03:05:00Z"/>
        </w:rPr>
        <w:pPrChange w:id="4907" w:author="김은수" w:date="2026-10-01T03:22:00Z">
          <w:pPr>
            <w:pStyle w:val="TDC40"/>
          </w:pPr>
        </w:pPrChange>
      </w:pPr>
    </w:p>
    <w:p w14:paraId="19F44C0E" w14:textId="77777777" w:rsidR="00084C76" w:rsidRDefault="00084C76">
      <w:pPr>
        <w:pStyle w:val="TDC43"/>
        <w:rPr>
          <w:ins w:id="4908" w:author="김은수" w:date="2026-10-01T12:05:00Z" w16du:dateUtc="2026-10-01T03:05:00Z"/>
        </w:rPr>
      </w:pPr>
      <w:ins w:id="4909" w:author="김은수" w:date="2026-10-01T12:05:00Z" w16du:dateUtc="2026-10-01T03:05:00Z">
        <w:r>
          <w:t>입출력 예 : 16개 표본이 모두 320인 단일 입력의 출력은 모두 10이다. 두 입력이 각각 320과 -64이면 단순 혼합 출력은 모두 8이다.</w:t>
        </w:r>
      </w:ins>
    </w:p>
    <w:p w14:paraId="4C1686E8" w14:textId="77777777" w:rsidR="00697371" w:rsidRPr="00E00010" w:rsidDel="001D1C2F" w:rsidRDefault="00202942">
      <w:pPr>
        <w:pStyle w:val="TDC40"/>
        <w:spacing w:after="0"/>
        <w:rPr>
          <w:del w:id="4910" w:author="김은수" w:date="2026-10-01T11:11:00Z" w16du:dateUtc="2026-10-01T02:11:00Z"/>
        </w:rPr>
        <w:pPrChange w:id="4911" w:author="김은수" w:date="2026-09-30T15:44:00Z" w16du:dateUtc="2026-09-30T06:44:00Z">
          <w:pPr>
            <w:ind w:leftChars="800" w:left="1600"/>
          </w:pPr>
        </w:pPrChange>
      </w:pPr>
      <w:del w:id="4912" w:author="김은수" w:date="2026-09-30T15:44:00Z" w16du:dateUtc="2026-09-30T06:44:00Z">
        <w:r>
          <w:delText xml:space="preserve">자극 </w:delText>
        </w:r>
      </w:del>
      <w:del w:id="4913" w:author="김은수" w:date="2026-10-01T11:11:00Z" w16du:dateUtc="2026-10-01T02:11:00Z">
        <w:r w:rsidR="00220104" w:rsidRPr="00E00010" w:rsidDel="001D1C2F">
          <w:rPr>
            <w:b/>
          </w:rPr>
          <w:delText xml:space="preserve">출력 </w:delText>
        </w:r>
      </w:del>
      <w:del w:id="4914" w:author="김은수" w:date="2026-09-30T15:44:00Z" w16du:dateUtc="2026-09-30T06:44:00Z">
        <w:r>
          <w:rPr>
            <w:rFonts w:hint="eastAsia"/>
          </w:rPr>
          <w:delText>볼륨에 맞추어</w:delText>
        </w:r>
        <w:r>
          <w:delText xml:space="preserve"> </w:delText>
        </w:r>
        <w:r>
          <w:rPr>
            <w:rFonts w:hint="eastAsia"/>
          </w:rPr>
          <w:delText>최대 자극 레벨</w:delText>
        </w:r>
        <w:r>
          <w:delText xml:space="preserve">(C </w:delText>
        </w:r>
        <w:r>
          <w:rPr>
            <w:rFonts w:hint="eastAsia"/>
          </w:rPr>
          <w:delText>값)</w:delText>
        </w:r>
        <w:r>
          <w:delText xml:space="preserve">을 </w:delText>
        </w:r>
        <w:r>
          <w:rPr>
            <w:rFonts w:hint="eastAsia"/>
          </w:rPr>
          <w:delText>계산한다</w:delText>
        </w:r>
      </w:del>
      <w:del w:id="4915" w:author="김은수" w:date="2026-10-01T11:11:00Z" w16du:dateUtc="2026-10-01T02:11:00Z">
        <w:r w:rsidR="00220104" w:rsidRPr="00E00010" w:rsidDel="001D1C2F">
          <w:delText>.</w:delText>
        </w:r>
      </w:del>
    </w:p>
    <w:p w14:paraId="1742599C" w14:textId="77777777" w:rsidR="000C626C" w:rsidRDefault="000C626C">
      <w:pPr>
        <w:pStyle w:val="TDC40"/>
        <w:rPr>
          <w:ins w:id="4916" w:author="김은수" w:date="2026-10-01T05:08:00Z"/>
        </w:rPr>
      </w:pPr>
    </w:p>
    <w:p w14:paraId="67747BA7" w14:textId="77777777" w:rsidR="00697371" w:rsidRPr="00E00010" w:rsidRDefault="00220104">
      <w:pPr>
        <w:pStyle w:val="TDC4"/>
        <w:rPr>
          <w:ins w:id="4917" w:author="김은수" w:date="2026-09-30T15:44:00Z" w16du:dateUtc="2026-09-30T06:44:00Z"/>
        </w:rPr>
        <w:pPrChange w:id="4918" w:author="김은수" w:date="2026-10-01T01:11:00Z">
          <w:pPr>
            <w:pStyle w:val="4"/>
            <w:numPr>
              <w:ilvl w:val="3"/>
              <w:numId w:val="7"/>
            </w:numPr>
            <w:tabs>
              <w:tab w:val="num" w:pos="1134"/>
            </w:tabs>
            <w:ind w:left="1200" w:hanging="400"/>
          </w:pPr>
        </w:pPrChange>
      </w:pPr>
      <w:r>
        <w:t>SU-ID-CFX-</w:t>
      </w:r>
      <w:del w:id="4919" w:author="김은수" w:date="2026-09-30T15:44:00Z" w16du:dateUtc="2026-09-30T06:44:00Z">
        <w:r w:rsidR="00202942">
          <w:delText>0</w:delText>
        </w:r>
        <w:r w:rsidR="00713187">
          <w:delText>59</w:delText>
        </w:r>
      </w:del>
      <w:ins w:id="4920" w:author="김은수" w:date="2026-09-30T15:44:00Z" w16du:dateUtc="2026-09-30T06:44:00Z">
        <w:r>
          <w:t>017, 두 마이크 지연 합산 빔포밍</w:t>
        </w:r>
      </w:ins>
    </w:p>
    <w:p w14:paraId="7AB8A888" w14:textId="77777777" w:rsidR="00084C76" w:rsidRDefault="00084C76">
      <w:pPr>
        <w:pStyle w:val="TDC40"/>
        <w:keepNext/>
        <w:rPr>
          <w:ins w:id="4921" w:author="김은수" w:date="2026-10-01T12:05:00Z" w16du:dateUtc="2026-10-01T03:05:00Z"/>
        </w:rPr>
        <w:pPrChange w:id="4922" w:author="김은수" w:date="2026-10-01T03:22:00Z">
          <w:pPr>
            <w:pStyle w:val="TDC40"/>
          </w:pPr>
        </w:pPrChange>
      </w:pPr>
      <w:ins w:id="4923" w:author="김은수" w:date="2026-10-01T12:05:00Z" w16du:dateUtc="2026-10-01T03:05:00Z">
        <w:r>
          <w:t>먼저 소리를 받은 마이크의 표본을 지연시켜 선택 방향의 두 입력을 정렬한다.</w:t>
        </w:r>
      </w:ins>
    </w:p>
    <w:p w14:paraId="192654B5" w14:textId="77777777" w:rsidR="00084C76" w:rsidRDefault="00084C76">
      <w:pPr>
        <w:pStyle w:val="TDC42"/>
        <w:rPr>
          <w:ins w:id="4924" w:author="김은수" w:date="2026-10-01T12:05:00Z" w16du:dateUtc="2026-10-01T03:05:00Z"/>
        </w:rPr>
      </w:pPr>
      <w:ins w:id="4925" w:author="김은수" w:date="2026-10-01T12:05:00Z" w16du:dateUtc="2026-10-01T03:05:00Z">
        <w:r>
          <w:t xml:space="preserve">표 </w:t>
        </w:r>
        <w:r>
          <w:fldChar w:fldCharType="begin"/>
        </w:r>
        <w:r>
          <w:instrText>SEQ 표 \* ARABIC</w:instrText>
        </w:r>
        <w:r>
          <w:fldChar w:fldCharType="separate"/>
        </w:r>
        <w:r>
          <w:t>38</w:t>
        </w:r>
        <w:r>
          <w:fldChar w:fldCharType="end"/>
        </w:r>
        <w:r>
          <w:t>. 두 마이크 지연 합산 빔포밍 / 유닛 설계 내용</w:t>
        </w:r>
      </w:ins>
    </w:p>
    <w:tbl>
      <w:tblPr>
        <w:tblStyle w:val="TDC41"/>
        <w:tblW w:w="8816" w:type="dxa"/>
        <w:tblLayout w:type="fixed"/>
        <w:tblLook w:val="04A0" w:firstRow="1" w:lastRow="0" w:firstColumn="1" w:lastColumn="0" w:noHBand="0" w:noVBand="1"/>
        <w:tblPrChange w:id="4926"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4927">
          <w:tblGrid>
            <w:gridCol w:w="360"/>
            <w:gridCol w:w="360"/>
            <w:gridCol w:w="584"/>
            <w:gridCol w:w="7512"/>
          </w:tblGrid>
        </w:tblGridChange>
      </w:tblGrid>
      <w:tr w:rsidR="00084C76" w14:paraId="19D7C33A" w14:textId="77777777" w:rsidTr="0041641A">
        <w:trPr>
          <w:cnfStyle w:val="100000000000" w:firstRow="1" w:lastRow="0" w:firstColumn="0" w:lastColumn="0" w:oddVBand="0" w:evenVBand="0" w:oddHBand="0" w:evenHBand="0" w:firstRowFirstColumn="0" w:firstRowLastColumn="0" w:lastRowFirstColumn="0" w:lastRowLastColumn="0"/>
          <w:cantSplit/>
          <w:tblHeader/>
          <w:ins w:id="4928" w:author="김은수" w:date="2026-10-01T12:05:00Z"/>
          <w:trPrChange w:id="4929"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4930" w:author="김은수" w:date="2026-10-01T03:22:00Z">
              <w:tcPr>
                <w:tcW w:w="1304" w:type="dxa"/>
              </w:tcPr>
            </w:tcPrChange>
          </w:tcPr>
          <w:p w14:paraId="6E8C5B6C"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4931" w:author="김은수" w:date="2026-10-01T12:05:00Z" w16du:dateUtc="2026-10-01T03:05:00Z"/>
              </w:rPr>
            </w:pPr>
            <w:ins w:id="4932" w:author="김은수" w:date="2026-10-01T12:05:00Z" w16du:dateUtc="2026-10-01T03:05:00Z">
              <w:r>
                <w:t>항목</w:t>
              </w:r>
            </w:ins>
          </w:p>
        </w:tc>
        <w:tc>
          <w:tcPr>
            <w:tcW w:w="7512" w:type="dxa"/>
            <w:tcPrChange w:id="4933" w:author="김은수" w:date="2026-10-01T03:22:00Z">
              <w:tcPr>
                <w:tcW w:w="7512" w:type="dxa"/>
              </w:tcPr>
            </w:tcPrChange>
          </w:tcPr>
          <w:p w14:paraId="199C3CDE"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4934" w:author="김은수" w:date="2026-10-01T12:05:00Z" w16du:dateUtc="2026-10-01T03:05:00Z"/>
              </w:rPr>
            </w:pPr>
            <w:ins w:id="4935" w:author="김은수" w:date="2026-10-01T12:05:00Z" w16du:dateUtc="2026-10-01T03:05:00Z">
              <w:r>
                <w:t>설계 내용</w:t>
              </w:r>
            </w:ins>
          </w:p>
        </w:tc>
      </w:tr>
      <w:tr w:rsidR="00084C76" w14:paraId="67694DCA" w14:textId="77777777" w:rsidTr="0041641A">
        <w:trPr>
          <w:cantSplit/>
          <w:ins w:id="4936" w:author="김은수" w:date="2026-10-01T12:05:00Z"/>
          <w:trPrChange w:id="4937"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4938" w:author="김은수" w:date="2026-10-01T03:22:00Z">
              <w:tcPr>
                <w:tcW w:w="1304" w:type="dxa"/>
              </w:tcPr>
            </w:tcPrChange>
          </w:tcPr>
          <w:p w14:paraId="056952DA" w14:textId="77777777" w:rsidR="00084C76" w:rsidRDefault="00084C76">
            <w:pPr>
              <w:pStyle w:val="TDCe"/>
              <w:rPr>
                <w:ins w:id="4939" w:author="김은수" w:date="2026-10-01T12:05:00Z" w16du:dateUtc="2026-10-01T03:05:00Z"/>
              </w:rPr>
            </w:pPr>
            <w:ins w:id="4940" w:author="김은수" w:date="2026-10-01T12:05:00Z" w16du:dateUtc="2026-10-01T03:05:00Z">
              <w:r>
                <w:t>입력</w:t>
              </w:r>
            </w:ins>
          </w:p>
        </w:tc>
        <w:tc>
          <w:tcPr>
            <w:tcW w:w="7512" w:type="dxa"/>
            <w:tcPrChange w:id="4941" w:author="김은수" w:date="2026-10-01T03:22:00Z">
              <w:tcPr>
                <w:tcW w:w="7512" w:type="dxa"/>
              </w:tcPr>
            </w:tcPrChange>
          </w:tcPr>
          <w:p w14:paraId="349C3350"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4942" w:author="김은수" w:date="2026-10-01T12:05:00Z" w16du:dateUtc="2026-10-01T03:05:00Z"/>
              </w:rPr>
            </w:pPr>
            <w:ins w:id="4943" w:author="김은수" w:date="2026-10-01T12:05:00Z" w16du:dateUtc="2026-10-01T03:05:00Z">
              <w:r>
                <w:t>지연 마이크 현재/직전 16표본, 기준 마이크 현재 16표본</w:t>
              </w:r>
            </w:ins>
          </w:p>
        </w:tc>
      </w:tr>
      <w:tr w:rsidR="00084C76" w14:paraId="20E62D85" w14:textId="77777777" w:rsidTr="0041641A">
        <w:trPr>
          <w:cantSplit/>
          <w:ins w:id="4944" w:author="김은수" w:date="2026-10-01T12:05:00Z"/>
          <w:trPrChange w:id="4945"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4946" w:author="김은수" w:date="2026-10-01T03:22:00Z">
              <w:tcPr>
                <w:tcW w:w="1304" w:type="dxa"/>
              </w:tcPr>
            </w:tcPrChange>
          </w:tcPr>
          <w:p w14:paraId="4DDA3465" w14:textId="77777777" w:rsidR="00084C76" w:rsidRDefault="00084C76">
            <w:pPr>
              <w:pStyle w:val="TDCe"/>
              <w:rPr>
                <w:ins w:id="4947" w:author="김은수" w:date="2026-10-01T12:05:00Z" w16du:dateUtc="2026-10-01T03:05:00Z"/>
              </w:rPr>
            </w:pPr>
            <w:ins w:id="4948" w:author="김은수" w:date="2026-10-01T12:05:00Z" w16du:dateUtc="2026-10-01T03:05:00Z">
              <w:r>
                <w:t>출력</w:t>
              </w:r>
            </w:ins>
          </w:p>
        </w:tc>
        <w:tc>
          <w:tcPr>
            <w:tcW w:w="7512" w:type="dxa"/>
            <w:tcPrChange w:id="4949" w:author="김은수" w:date="2026-10-01T03:22:00Z">
              <w:tcPr>
                <w:tcW w:w="7512" w:type="dxa"/>
              </w:tcPr>
            </w:tcPrChange>
          </w:tcPr>
          <w:p w14:paraId="4718E3C1"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4950" w:author="김은수" w:date="2026-10-01T12:05:00Z" w16du:dateUtc="2026-10-01T03:05:00Z"/>
              </w:rPr>
            </w:pPr>
            <w:ins w:id="4951" w:author="김은수" w:date="2026-10-01T12:05:00Z" w16du:dateUtc="2026-10-01T03:05:00Z">
              <w:r>
                <w:t>지연 합산한 16표본</w:t>
              </w:r>
            </w:ins>
          </w:p>
        </w:tc>
      </w:tr>
      <w:tr w:rsidR="00084C76" w14:paraId="5FFE8298" w14:textId="77777777" w:rsidTr="0041641A">
        <w:trPr>
          <w:cantSplit/>
          <w:ins w:id="4952" w:author="김은수" w:date="2026-10-01T12:05:00Z"/>
          <w:trPrChange w:id="4953"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4954" w:author="김은수" w:date="2026-10-01T03:22:00Z">
              <w:tcPr>
                <w:tcW w:w="1304" w:type="dxa"/>
              </w:tcPr>
            </w:tcPrChange>
          </w:tcPr>
          <w:p w14:paraId="396D08F4" w14:textId="77777777" w:rsidR="00084C76" w:rsidRDefault="00084C76">
            <w:pPr>
              <w:pStyle w:val="TDCe"/>
              <w:rPr>
                <w:ins w:id="4955" w:author="김은수" w:date="2026-10-01T12:05:00Z" w16du:dateUtc="2026-10-01T03:05:00Z"/>
              </w:rPr>
            </w:pPr>
            <w:ins w:id="4956" w:author="김은수" w:date="2026-10-01T12:05:00Z" w16du:dateUtc="2026-10-01T03:05:00Z">
              <w:r>
                <w:t>처리</w:t>
              </w:r>
            </w:ins>
          </w:p>
        </w:tc>
        <w:tc>
          <w:tcPr>
            <w:tcW w:w="7512" w:type="dxa"/>
            <w:tcPrChange w:id="4957" w:author="김은수" w:date="2026-10-01T03:22:00Z">
              <w:tcPr>
                <w:tcW w:w="7512" w:type="dxa"/>
              </w:tcPr>
            </w:tcPrChange>
          </w:tcPr>
          <w:p w14:paraId="26FD56FA"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4958" w:author="김은수" w:date="2026-10-01T12:05:00Z" w16du:dateUtc="2026-10-01T03:05:00Z"/>
              </w:rPr>
            </w:pPr>
            <w:ins w:id="4959" w:author="김은수" w:date="2026-10-01T12:05:00Z" w16du:dateUtc="2026-10-01T03:05:00Z">
              <w:r>
                <w:t>각 입력을 5비트 축소한 뒤 기준 표본과 한 표본 지연한 마이크 값을 더하고 2로 나눈다. 버퍼의 저장 순서 때문에 0~14 위치는 지연 현재 블록의 다음 인덱스, 15 위치는 직전 블록의 0 인덱스를 사용한다.</w:t>
              </w:r>
            </w:ins>
          </w:p>
        </w:tc>
      </w:tr>
    </w:tbl>
    <w:p w14:paraId="41E4EFE3" w14:textId="77777777" w:rsidR="00084C76" w:rsidRDefault="00084C76">
      <w:pPr>
        <w:pStyle w:val="TDC40"/>
        <w:spacing w:after="0"/>
        <w:rPr>
          <w:ins w:id="4960" w:author="김은수" w:date="2026-10-01T12:05:00Z" w16du:dateUtc="2026-10-01T03:05:00Z"/>
        </w:rPr>
        <w:pPrChange w:id="4961" w:author="김은수" w:date="2026-10-01T03:22:00Z">
          <w:pPr>
            <w:pStyle w:val="TDC40"/>
          </w:pPr>
        </w:pPrChange>
      </w:pPr>
    </w:p>
    <w:p w14:paraId="06D3BC2C" w14:textId="77777777" w:rsidR="00084C76" w:rsidRDefault="00084C76">
      <w:pPr>
        <w:pStyle w:val="TDC42"/>
        <w:rPr>
          <w:ins w:id="4962" w:author="김은수" w:date="2026-10-01T12:05:00Z" w16du:dateUtc="2026-10-01T03:05:00Z"/>
        </w:rPr>
      </w:pPr>
      <w:ins w:id="4963" w:author="김은수" w:date="2026-10-01T12:05:00Z" w16du:dateUtc="2026-10-01T03:05:00Z">
        <w:r>
          <w:t xml:space="preserve">표 </w:t>
        </w:r>
        <w:r>
          <w:fldChar w:fldCharType="begin"/>
        </w:r>
        <w:r>
          <w:instrText>SEQ 표 \* ARABIC</w:instrText>
        </w:r>
        <w:r>
          <w:fldChar w:fldCharType="separate"/>
        </w:r>
        <w:r>
          <w:t>39</w:t>
        </w:r>
        <w:r>
          <w:fldChar w:fldCharType="end"/>
        </w:r>
        <w:r>
          <w:t>. 두 마이크 지연 합산 빔포밍 / 구현 조건</w:t>
        </w:r>
      </w:ins>
    </w:p>
    <w:tbl>
      <w:tblPr>
        <w:tblStyle w:val="TDC41"/>
        <w:tblW w:w="8816" w:type="dxa"/>
        <w:tblLayout w:type="fixed"/>
        <w:tblLook w:val="04A0" w:firstRow="1" w:lastRow="0" w:firstColumn="1" w:lastColumn="0" w:noHBand="0" w:noVBand="1"/>
        <w:tblPrChange w:id="4964"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4965">
          <w:tblGrid>
            <w:gridCol w:w="360"/>
            <w:gridCol w:w="360"/>
            <w:gridCol w:w="584"/>
            <w:gridCol w:w="7512"/>
          </w:tblGrid>
        </w:tblGridChange>
      </w:tblGrid>
      <w:tr w:rsidR="00084C76" w14:paraId="04580F87" w14:textId="77777777" w:rsidTr="0041641A">
        <w:trPr>
          <w:cnfStyle w:val="100000000000" w:firstRow="1" w:lastRow="0" w:firstColumn="0" w:lastColumn="0" w:oddVBand="0" w:evenVBand="0" w:oddHBand="0" w:evenHBand="0" w:firstRowFirstColumn="0" w:firstRowLastColumn="0" w:lastRowFirstColumn="0" w:lastRowLastColumn="0"/>
          <w:cantSplit/>
          <w:tblHeader/>
          <w:ins w:id="4966" w:author="김은수" w:date="2026-10-01T12:05:00Z"/>
          <w:trPrChange w:id="4967"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4968" w:author="김은수" w:date="2026-10-01T03:22:00Z">
              <w:tcPr>
                <w:tcW w:w="1304" w:type="dxa"/>
              </w:tcPr>
            </w:tcPrChange>
          </w:tcPr>
          <w:p w14:paraId="03E69C42"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4969" w:author="김은수" w:date="2026-10-01T12:05:00Z" w16du:dateUtc="2026-10-01T03:05:00Z"/>
              </w:rPr>
            </w:pPr>
            <w:ins w:id="4970" w:author="김은수" w:date="2026-10-01T12:05:00Z" w16du:dateUtc="2026-10-01T03:05:00Z">
              <w:r>
                <w:t>구분</w:t>
              </w:r>
            </w:ins>
          </w:p>
        </w:tc>
        <w:tc>
          <w:tcPr>
            <w:tcW w:w="7512" w:type="dxa"/>
            <w:tcPrChange w:id="4971" w:author="김은수" w:date="2026-10-01T03:22:00Z">
              <w:tcPr>
                <w:tcW w:w="7512" w:type="dxa"/>
              </w:tcPr>
            </w:tcPrChange>
          </w:tcPr>
          <w:p w14:paraId="41055343"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4972" w:author="김은수" w:date="2026-10-01T12:05:00Z" w16du:dateUtc="2026-10-01T03:05:00Z"/>
              </w:rPr>
            </w:pPr>
            <w:ins w:id="4973" w:author="김은수" w:date="2026-10-01T12:05:00Z" w16du:dateUtc="2026-10-01T03:05:00Z">
              <w:r>
                <w:t>구현 조건</w:t>
              </w:r>
            </w:ins>
          </w:p>
        </w:tc>
      </w:tr>
      <w:tr w:rsidR="00084C76" w14:paraId="52D58F42" w14:textId="77777777" w:rsidTr="0041641A">
        <w:trPr>
          <w:cantSplit/>
          <w:ins w:id="4974" w:author="김은수" w:date="2026-10-01T12:05:00Z"/>
          <w:trPrChange w:id="4975"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4976" w:author="김은수" w:date="2026-10-01T03:22:00Z">
              <w:tcPr>
                <w:tcW w:w="1304" w:type="dxa"/>
              </w:tcPr>
            </w:tcPrChange>
          </w:tcPr>
          <w:p w14:paraId="41586DE2" w14:textId="77777777" w:rsidR="00084C76" w:rsidRDefault="00084C76">
            <w:pPr>
              <w:pStyle w:val="TDCe"/>
              <w:rPr>
                <w:ins w:id="4977" w:author="김은수" w:date="2026-10-01T12:05:00Z" w16du:dateUtc="2026-10-01T03:05:00Z"/>
              </w:rPr>
            </w:pPr>
            <w:ins w:id="4978" w:author="김은수" w:date="2026-10-01T12:05:00Z" w16du:dateUtc="2026-10-01T03:05:00Z">
              <w:r>
                <w:t>관련 함수</w:t>
              </w:r>
            </w:ins>
          </w:p>
        </w:tc>
        <w:tc>
          <w:tcPr>
            <w:tcW w:w="7512" w:type="dxa"/>
            <w:tcPrChange w:id="4979" w:author="김은수" w:date="2026-10-01T03:22:00Z">
              <w:tcPr>
                <w:tcW w:w="7512" w:type="dxa"/>
              </w:tcPr>
            </w:tcPrChange>
          </w:tcPr>
          <w:p w14:paraId="787C47A5" w14:textId="77777777" w:rsidR="00084C76" w:rsidRPr="00E00010" w:rsidRDefault="00084C76">
            <w:pPr>
              <w:pStyle w:val="TDCf"/>
              <w:cnfStyle w:val="000000000000" w:firstRow="0" w:lastRow="0" w:firstColumn="0" w:lastColumn="0" w:oddVBand="0" w:evenVBand="0" w:oddHBand="0" w:evenHBand="0" w:firstRowFirstColumn="0" w:firstRowLastColumn="0" w:lastRowFirstColumn="0" w:lastRowLastColumn="0"/>
              <w:rPr>
                <w:ins w:id="4980" w:author="김은수" w:date="2026-10-01T12:05:00Z" w16du:dateUtc="2026-10-01T03:05:00Z"/>
                <w:lang w:val="en-US"/>
                <w:rPrChange w:id="4981" w:author="김은수" w:date="2026-10-01T13:45:00Z" w16du:dateUtc="2026-10-01T04:45:00Z">
                  <w:rPr>
                    <w:ins w:id="4982" w:author="김은수" w:date="2026-10-01T12:05:00Z" w16du:dateUtc="2026-10-01T03:05:00Z"/>
                  </w:rPr>
                </w:rPrChange>
              </w:rPr>
            </w:pPr>
            <w:ins w:id="4983" w:author="김은수" w:date="2026-10-01T12:05:00Z" w16du:dateUtc="2026-10-01T03:05:00Z">
              <w:r w:rsidRPr="00E00010">
                <w:rPr>
                  <w:lang w:val="en-US"/>
                  <w:rPrChange w:id="4984" w:author="김은수" w:date="2026-10-01T13:45:00Z" w16du:dateUtc="2026-10-01T04:45:00Z">
                    <w:rPr/>
                  </w:rPrChange>
                </w:rPr>
                <w:t>tdc_audio_mix_2_buffers_for_beamforming</w:t>
              </w:r>
            </w:ins>
          </w:p>
        </w:tc>
      </w:tr>
      <w:tr w:rsidR="00084C76" w14:paraId="57A7DC7A" w14:textId="77777777" w:rsidTr="0041641A">
        <w:trPr>
          <w:cantSplit/>
          <w:ins w:id="4985" w:author="김은수" w:date="2026-10-01T12:05:00Z"/>
          <w:trPrChange w:id="4986"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4987" w:author="김은수" w:date="2026-10-01T03:22:00Z">
              <w:tcPr>
                <w:tcW w:w="1304" w:type="dxa"/>
              </w:tcPr>
            </w:tcPrChange>
          </w:tcPr>
          <w:p w14:paraId="65E5BCCD" w14:textId="77777777" w:rsidR="00084C76" w:rsidRDefault="00084C76">
            <w:pPr>
              <w:pStyle w:val="TDCe"/>
              <w:rPr>
                <w:ins w:id="4988" w:author="김은수" w:date="2026-10-01T12:05:00Z" w16du:dateUtc="2026-10-01T03:05:00Z"/>
              </w:rPr>
            </w:pPr>
            <w:ins w:id="4989" w:author="김은수" w:date="2026-10-01T12:05:00Z" w16du:dateUtc="2026-10-01T03:05:00Z">
              <w:r>
                <w:t>필수 데이터/상수</w:t>
              </w:r>
            </w:ins>
          </w:p>
        </w:tc>
        <w:tc>
          <w:tcPr>
            <w:tcW w:w="7512" w:type="dxa"/>
            <w:tcPrChange w:id="4990" w:author="김은수" w:date="2026-10-01T03:22:00Z">
              <w:tcPr>
                <w:tcW w:w="7512" w:type="dxa"/>
              </w:tcPr>
            </w:tcPrChange>
          </w:tcPr>
          <w:p w14:paraId="3988FEE8"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4991" w:author="김은수" w:date="2026-10-01T12:05:00Z" w16du:dateUtc="2026-10-01T03:05:00Z"/>
              </w:rPr>
            </w:pPr>
            <w:ins w:id="4992" w:author="김은수" w:date="2026-10-01T12:05:00Z" w16du:dateUtc="2026-10-01T03:05:00Z">
              <w:r>
                <w:t>AUDIO_INPUT_RSHIFT = 5, AUDIO_MIX_NORMALIZE_RSHIFT = 1. 입력을 축소한 뒤 지연 합산값을 2로 나눈다. 블록 길이는 16표본이다.</w:t>
              </w:r>
            </w:ins>
          </w:p>
        </w:tc>
      </w:tr>
    </w:tbl>
    <w:p w14:paraId="5DC21820" w14:textId="77777777" w:rsidR="00084C76" w:rsidRDefault="00084C76">
      <w:pPr>
        <w:pStyle w:val="TDC40"/>
        <w:spacing w:after="0"/>
        <w:rPr>
          <w:ins w:id="4993" w:author="김은수" w:date="2026-10-01T12:05:00Z" w16du:dateUtc="2026-10-01T03:05:00Z"/>
        </w:rPr>
        <w:pPrChange w:id="4994" w:author="김은수" w:date="2026-10-01T03:22:00Z">
          <w:pPr>
            <w:pStyle w:val="TDC40"/>
          </w:pPr>
        </w:pPrChange>
      </w:pPr>
    </w:p>
    <w:p w14:paraId="7A245B5D" w14:textId="77777777" w:rsidR="00084C76" w:rsidRDefault="00084C76">
      <w:pPr>
        <w:pStyle w:val="TDC43"/>
        <w:rPr>
          <w:ins w:id="4995" w:author="김은수" w:date="2026-10-01T12:05:00Z" w16du:dateUtc="2026-10-01T03:05:00Z"/>
        </w:rPr>
      </w:pPr>
      <w:ins w:id="4996" w:author="김은수" w:date="2026-10-01T12:05:00Z" w16du:dateUtc="2026-10-01T03:05:00Z">
        <w:r>
          <w:t>입출력 예 : 기준 블록=0, 지연 현재 블록[i]=64*i(i=0~15), 지연 직전 블록[0]=2048이면 출력[0~14]는 1,2,...,15이고 출력[15]는 32이다.</w:t>
        </w:r>
      </w:ins>
    </w:p>
    <w:p w14:paraId="5FD1F386" w14:textId="77777777" w:rsidR="00697371" w:rsidRPr="00E00010" w:rsidRDefault="00220104">
      <w:pPr>
        <w:pStyle w:val="TDC43"/>
        <w:rPr>
          <w:ins w:id="4997" w:author="김은수" w:date="2026-09-30T15:44:00Z" w16du:dateUtc="2026-09-30T06:44:00Z"/>
        </w:rPr>
        <w:pPrChange w:id="4998" w:author="김은수" w:date="2026-10-01T01:11:00Z">
          <w:pPr>
            <w:keepLines/>
            <w:widowControl/>
            <w:snapToGrid w:val="0"/>
            <w:spacing w:after="180" w:line="300" w:lineRule="auto"/>
            <w:ind w:left="1245"/>
            <w:jc w:val="left"/>
          </w:pPr>
        </w:pPrChange>
      </w:pPr>
      <w:ins w:id="4999" w:author="김은수" w:date="2026-09-30T15:44:00Z" w16du:dateUtc="2026-09-30T06:44:00Z">
        <w:r>
          <w:rPr>
            <w:b/>
            <w:bCs/>
            <w:rPrChange w:id="5000" w:author="김은수" w:date="2026-10-01T01:11:00Z">
              <w:rPr>
                <w:b/>
                <w:bCs/>
                <w:sz w:val="22"/>
              </w:rPr>
            </w:rPrChange>
          </w:rPr>
          <w:t xml:space="preserve">흐름 참고 : </w:t>
        </w:r>
        <w:r>
          <w:rPr>
            <w:rPrChange w:id="5001" w:author="김은수" w:date="2026-10-01T01:11:00Z">
              <w:rPr>
                <w:sz w:val="22"/>
              </w:rPr>
            </w:rPrChange>
          </w:rPr>
          <w:t>현재 블록의 시간 순서에 맞춘 지연이다. 전면 마이크 선택과 하드웨어 소수점 지연 설정은 호출 경로에서 정한다.</w:t>
        </w:r>
      </w:ins>
    </w:p>
    <w:p w14:paraId="14783586" w14:textId="77777777" w:rsidR="00BA1805" w:rsidRPr="00E00010" w:rsidRDefault="00BA1805">
      <w:pPr>
        <w:pStyle w:val="TDC44"/>
        <w:rPr>
          <w:ins w:id="5002" w:author="김은수" w:date="2026-09-30T15:44:00Z" w16du:dateUtc="2026-09-30T06:44:00Z"/>
        </w:rPr>
        <w:pPrChange w:id="5003" w:author="김은수" w:date="2026-10-01T01:11:00Z">
          <w:pPr>
            <w:keepNext/>
            <w:keepLines/>
            <w:pageBreakBefore/>
            <w:widowControl/>
            <w:snapToGrid w:val="0"/>
            <w:spacing w:after="100" w:line="240" w:lineRule="auto"/>
            <w:jc w:val="center"/>
          </w:pPr>
        </w:pPrChange>
      </w:pPr>
      <w:ins w:id="5004" w:author="김은수" w:date="2026-09-30T15:44:00Z" w16du:dateUtc="2026-09-30T06:44:00Z">
        <w:r w:rsidRPr="00E00010">
          <w:rPr>
            <w:noProof/>
          </w:rPr>
          <w:lastRenderedPageBreak/>
          <w:drawing>
            <wp:inline distT="0" distB="0" distL="0" distR="0" wp14:anchorId="3E4EBC4E" wp14:editId="177C49EB">
              <wp:extent cx="4320000" cy="3804300"/>
              <wp:effectExtent l="0" t="0" r="0" b="0"/>
              <wp:docPr id="1002" name="Flow CFX-017" descr="SU-ID-CFX-017 두 마이크 지연 합산 빔포밍 설계 순서도">
                <a:extLst xmlns:a="http://schemas.openxmlformats.org/drawingml/2006/main">
                  <a:ext uri="{FF2B5EF4-FFF2-40B4-BE49-F238E27FC236}">
                    <a16:creationId xmlns:a16="http://schemas.microsoft.com/office/drawing/2014/main" id="{E8B69799-F488-0C76-6806-D41022ABA04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그림 256" descr="스크린샷, 어둠, 블랙, 밤이(가) 표시된 사진&#10;&#10;자동 생성된 설명">
                        <a:extLst>
                          <a:ext uri="{FF2B5EF4-FFF2-40B4-BE49-F238E27FC236}">
                            <a16:creationId xmlns:a16="http://schemas.microsoft.com/office/drawing/2014/main" id="{E8B69799-F488-0C76-6806-D41022ABA043}"/>
                          </a:ext>
                        </a:extLst>
                      </pic:cNvPr>
                      <pic:cNvPicPr>
                        <a:picLocks noChangeAspect="1"/>
                      </pic:cNvPicPr>
                    </pic:nvPicPr>
                    <pic:blipFill>
                      <a:blip r:embed="rId30"/>
                      <a:stretch>
                        <a:fillRect/>
                      </a:stretch>
                    </pic:blipFill>
                    <pic:spPr>
                      <a:xfrm>
                        <a:off x="0" y="0"/>
                        <a:ext cx="4320000" cy="3804300"/>
                      </a:xfrm>
                      <a:prstGeom prst="rect">
                        <a:avLst/>
                      </a:prstGeom>
                    </pic:spPr>
                  </pic:pic>
                </a:graphicData>
              </a:graphic>
            </wp:inline>
          </w:drawing>
        </w:r>
      </w:ins>
    </w:p>
    <w:p w14:paraId="62AA00FD" w14:textId="77777777" w:rsidR="00697371" w:rsidRPr="00E00010" w:rsidRDefault="00220104">
      <w:pPr>
        <w:pStyle w:val="TDC45"/>
        <w:rPr>
          <w:ins w:id="5005" w:author="김은수" w:date="2026-09-30T15:44:00Z" w16du:dateUtc="2026-09-30T06:44:00Z"/>
        </w:rPr>
        <w:pPrChange w:id="5006" w:author="김은수" w:date="2026-10-01T01:11:00Z">
          <w:pPr>
            <w:keepLines/>
            <w:widowControl/>
            <w:snapToGrid w:val="0"/>
            <w:spacing w:after="180" w:line="276" w:lineRule="auto"/>
            <w:jc w:val="center"/>
          </w:pPr>
        </w:pPrChange>
      </w:pPr>
      <w:ins w:id="5007" w:author="김은수" w:date="2026-09-30T15:44:00Z" w16du:dateUtc="2026-09-30T06:44:00Z">
        <w:r w:rsidRPr="00E00010">
          <w:t>그림 10. SU-ID-CFX-017 두 마이크 지연 합산 빔포밍 순서도</w:t>
        </w:r>
      </w:ins>
    </w:p>
    <w:p w14:paraId="2EF4C34D" w14:textId="77777777" w:rsidR="000C626C" w:rsidRDefault="000C626C">
      <w:pPr>
        <w:pStyle w:val="TDC40"/>
        <w:rPr>
          <w:ins w:id="5008" w:author="김은수" w:date="2026-10-01T05:08:00Z"/>
        </w:rPr>
      </w:pPr>
    </w:p>
    <w:p w14:paraId="7EF52F32" w14:textId="77777777" w:rsidR="00697371" w:rsidRPr="00E00010" w:rsidRDefault="00220104">
      <w:pPr>
        <w:pStyle w:val="TDC4"/>
        <w:rPr>
          <w:ins w:id="5009" w:author="김은수" w:date="2026-09-30T15:44:00Z" w16du:dateUtc="2026-09-30T06:44:00Z"/>
        </w:rPr>
        <w:pPrChange w:id="5010" w:author="김은수" w:date="2026-10-01T01:11:00Z">
          <w:pPr>
            <w:pStyle w:val="4"/>
            <w:numPr>
              <w:ilvl w:val="3"/>
              <w:numId w:val="7"/>
            </w:numPr>
            <w:tabs>
              <w:tab w:val="num" w:pos="1134"/>
            </w:tabs>
            <w:ind w:left="1200" w:hanging="400"/>
          </w:pPr>
        </w:pPrChange>
      </w:pPr>
      <w:ins w:id="5011" w:author="김은수" w:date="2026-09-30T15:44:00Z" w16du:dateUtc="2026-09-30T06:44:00Z">
        <w:r>
          <w:t>SU-ID-CFX-018, 입력별 게인 혼합</w:t>
        </w:r>
      </w:ins>
    </w:p>
    <w:p w14:paraId="1F208348" w14:textId="77777777" w:rsidR="00084C76" w:rsidRDefault="00084C76">
      <w:pPr>
        <w:pStyle w:val="TDC40"/>
        <w:keepNext/>
        <w:rPr>
          <w:ins w:id="5012" w:author="김은수" w:date="2026-10-01T12:05:00Z" w16du:dateUtc="2026-10-01T03:05:00Z"/>
        </w:rPr>
        <w:pPrChange w:id="5013" w:author="김은수" w:date="2026-10-01T03:22:00Z">
          <w:pPr>
            <w:pStyle w:val="TDC40"/>
          </w:pPr>
        </w:pPrChange>
      </w:pPr>
      <w:ins w:id="5014" w:author="김은수" w:date="2026-10-01T12:05:00Z" w16du:dateUtc="2026-10-01T03:05:00Z">
        <w:r>
          <w:t>마이크와 외부 오디오의 크기를 각각 조절하여 혼합한다.</w:t>
        </w:r>
      </w:ins>
    </w:p>
    <w:p w14:paraId="3D592D35" w14:textId="77777777" w:rsidR="00084C76" w:rsidRDefault="00084C76">
      <w:pPr>
        <w:pStyle w:val="TDC42"/>
        <w:rPr>
          <w:ins w:id="5015" w:author="김은수" w:date="2026-10-01T12:05:00Z" w16du:dateUtc="2026-10-01T03:05:00Z"/>
        </w:rPr>
      </w:pPr>
      <w:ins w:id="5016" w:author="김은수" w:date="2026-10-01T12:05:00Z" w16du:dateUtc="2026-10-01T03:05:00Z">
        <w:r>
          <w:t xml:space="preserve">표 </w:t>
        </w:r>
        <w:r>
          <w:fldChar w:fldCharType="begin"/>
        </w:r>
        <w:r>
          <w:instrText>SEQ 표 \* ARABIC</w:instrText>
        </w:r>
        <w:r>
          <w:fldChar w:fldCharType="separate"/>
        </w:r>
        <w:r>
          <w:t>40</w:t>
        </w:r>
        <w:r>
          <w:fldChar w:fldCharType="end"/>
        </w:r>
        <w:r>
          <w:t>. 입력별 게인 혼합 / 유닛 설계 내용</w:t>
        </w:r>
      </w:ins>
    </w:p>
    <w:tbl>
      <w:tblPr>
        <w:tblStyle w:val="TDC41"/>
        <w:tblW w:w="8816" w:type="dxa"/>
        <w:tblLayout w:type="fixed"/>
        <w:tblLook w:val="04A0" w:firstRow="1" w:lastRow="0" w:firstColumn="1" w:lastColumn="0" w:noHBand="0" w:noVBand="1"/>
        <w:tblPrChange w:id="5017"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5018">
          <w:tblGrid>
            <w:gridCol w:w="360"/>
            <w:gridCol w:w="360"/>
            <w:gridCol w:w="584"/>
            <w:gridCol w:w="7512"/>
          </w:tblGrid>
        </w:tblGridChange>
      </w:tblGrid>
      <w:tr w:rsidR="00084C76" w14:paraId="7455F545" w14:textId="77777777" w:rsidTr="00716E31">
        <w:trPr>
          <w:cnfStyle w:val="100000000000" w:firstRow="1" w:lastRow="0" w:firstColumn="0" w:lastColumn="0" w:oddVBand="0" w:evenVBand="0" w:oddHBand="0" w:evenHBand="0" w:firstRowFirstColumn="0" w:firstRowLastColumn="0" w:lastRowFirstColumn="0" w:lastRowLastColumn="0"/>
          <w:cantSplit/>
          <w:tblHeader/>
          <w:ins w:id="5019" w:author="김은수" w:date="2026-10-01T12:05:00Z"/>
          <w:trPrChange w:id="5020"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5021" w:author="김은수" w:date="2026-10-01T03:22:00Z">
              <w:tcPr>
                <w:tcW w:w="1304" w:type="dxa"/>
              </w:tcPr>
            </w:tcPrChange>
          </w:tcPr>
          <w:p w14:paraId="2128321B"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5022" w:author="김은수" w:date="2026-10-01T12:05:00Z" w16du:dateUtc="2026-10-01T03:05:00Z"/>
              </w:rPr>
            </w:pPr>
            <w:ins w:id="5023" w:author="김은수" w:date="2026-10-01T12:05:00Z" w16du:dateUtc="2026-10-01T03:05:00Z">
              <w:r>
                <w:t>항목</w:t>
              </w:r>
            </w:ins>
          </w:p>
        </w:tc>
        <w:tc>
          <w:tcPr>
            <w:tcW w:w="7512" w:type="dxa"/>
            <w:tcPrChange w:id="5024" w:author="김은수" w:date="2026-10-01T03:22:00Z">
              <w:tcPr>
                <w:tcW w:w="7512" w:type="dxa"/>
              </w:tcPr>
            </w:tcPrChange>
          </w:tcPr>
          <w:p w14:paraId="1E170636"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5025" w:author="김은수" w:date="2026-10-01T12:05:00Z" w16du:dateUtc="2026-10-01T03:05:00Z"/>
              </w:rPr>
            </w:pPr>
            <w:ins w:id="5026" w:author="김은수" w:date="2026-10-01T12:05:00Z" w16du:dateUtc="2026-10-01T03:05:00Z">
              <w:r>
                <w:t>설계 내용</w:t>
              </w:r>
            </w:ins>
          </w:p>
        </w:tc>
      </w:tr>
      <w:tr w:rsidR="00084C76" w14:paraId="0D0CBE9A" w14:textId="77777777" w:rsidTr="00716E31">
        <w:trPr>
          <w:cantSplit/>
          <w:ins w:id="5027" w:author="김은수" w:date="2026-10-01T12:05:00Z"/>
          <w:trPrChange w:id="5028"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5029" w:author="김은수" w:date="2026-10-01T03:22:00Z">
              <w:tcPr>
                <w:tcW w:w="1304" w:type="dxa"/>
              </w:tcPr>
            </w:tcPrChange>
          </w:tcPr>
          <w:p w14:paraId="20AF45FD" w14:textId="77777777" w:rsidR="00084C76" w:rsidRDefault="00084C76">
            <w:pPr>
              <w:pStyle w:val="TDCe"/>
              <w:rPr>
                <w:ins w:id="5030" w:author="김은수" w:date="2026-10-01T12:05:00Z" w16du:dateUtc="2026-10-01T03:05:00Z"/>
              </w:rPr>
            </w:pPr>
            <w:ins w:id="5031" w:author="김은수" w:date="2026-10-01T12:05:00Z" w16du:dateUtc="2026-10-01T03:05:00Z">
              <w:r>
                <w:t>입력</w:t>
              </w:r>
            </w:ins>
          </w:p>
        </w:tc>
        <w:tc>
          <w:tcPr>
            <w:tcW w:w="7512" w:type="dxa"/>
            <w:tcPrChange w:id="5032" w:author="김은수" w:date="2026-10-01T03:22:00Z">
              <w:tcPr>
                <w:tcW w:w="7512" w:type="dxa"/>
              </w:tcPr>
            </w:tcPrChange>
          </w:tcPr>
          <w:p w14:paraId="7F1CC05D"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5033" w:author="김은수" w:date="2026-10-01T12:05:00Z" w16du:dateUtc="2026-10-01T03:05:00Z"/>
              </w:rPr>
            </w:pPr>
            <w:ins w:id="5034" w:author="김은수" w:date="2026-10-01T12:05:00Z" w16du:dateUtc="2026-10-01T03:05:00Z">
              <w:r>
                <w:t>마이크/I2S 입력 각 16표본, 각 경로의 Q8.16 게인</w:t>
              </w:r>
            </w:ins>
          </w:p>
        </w:tc>
      </w:tr>
      <w:tr w:rsidR="00084C76" w14:paraId="4A1F3EDD" w14:textId="77777777" w:rsidTr="00716E31">
        <w:trPr>
          <w:cantSplit/>
          <w:ins w:id="5035" w:author="김은수" w:date="2026-10-01T12:05:00Z"/>
          <w:trPrChange w:id="5036"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5037" w:author="김은수" w:date="2026-10-01T03:22:00Z">
              <w:tcPr>
                <w:tcW w:w="1304" w:type="dxa"/>
              </w:tcPr>
            </w:tcPrChange>
          </w:tcPr>
          <w:p w14:paraId="3CF8D584" w14:textId="77777777" w:rsidR="00084C76" w:rsidRDefault="00084C76">
            <w:pPr>
              <w:pStyle w:val="TDCe"/>
              <w:rPr>
                <w:ins w:id="5038" w:author="김은수" w:date="2026-10-01T12:05:00Z" w16du:dateUtc="2026-10-01T03:05:00Z"/>
              </w:rPr>
            </w:pPr>
            <w:ins w:id="5039" w:author="김은수" w:date="2026-10-01T12:05:00Z" w16du:dateUtc="2026-10-01T03:05:00Z">
              <w:r>
                <w:t>출력</w:t>
              </w:r>
            </w:ins>
          </w:p>
        </w:tc>
        <w:tc>
          <w:tcPr>
            <w:tcW w:w="7512" w:type="dxa"/>
            <w:tcPrChange w:id="5040" w:author="김은수" w:date="2026-10-01T03:22:00Z">
              <w:tcPr>
                <w:tcW w:w="7512" w:type="dxa"/>
              </w:tcPr>
            </w:tcPrChange>
          </w:tcPr>
          <w:p w14:paraId="3123EBF1"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5041" w:author="김은수" w:date="2026-10-01T12:05:00Z" w16du:dateUtc="2026-10-01T03:05:00Z"/>
              </w:rPr>
            </w:pPr>
            <w:ins w:id="5042" w:author="김은수" w:date="2026-10-01T12:05:00Z" w16du:dateUtc="2026-10-01T03:05:00Z">
              <w:r>
                <w:t>포화 처리된 혼합 버퍼</w:t>
              </w:r>
            </w:ins>
          </w:p>
        </w:tc>
      </w:tr>
      <w:tr w:rsidR="00084C76" w14:paraId="1D19ABE3" w14:textId="77777777" w:rsidTr="00716E31">
        <w:trPr>
          <w:cantSplit/>
          <w:ins w:id="5043" w:author="김은수" w:date="2026-10-01T12:05:00Z"/>
          <w:trPrChange w:id="5044"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5045" w:author="김은수" w:date="2026-10-01T03:22:00Z">
              <w:tcPr>
                <w:tcW w:w="1304" w:type="dxa"/>
              </w:tcPr>
            </w:tcPrChange>
          </w:tcPr>
          <w:p w14:paraId="2BBB749C" w14:textId="77777777" w:rsidR="00084C76" w:rsidRDefault="00084C76">
            <w:pPr>
              <w:pStyle w:val="TDCe"/>
              <w:rPr>
                <w:ins w:id="5046" w:author="김은수" w:date="2026-10-01T12:05:00Z" w16du:dateUtc="2026-10-01T03:05:00Z"/>
              </w:rPr>
            </w:pPr>
            <w:ins w:id="5047" w:author="김은수" w:date="2026-10-01T12:05:00Z" w16du:dateUtc="2026-10-01T03:05:00Z">
              <w:r>
                <w:t>처리</w:t>
              </w:r>
            </w:ins>
          </w:p>
        </w:tc>
        <w:tc>
          <w:tcPr>
            <w:tcW w:w="7512" w:type="dxa"/>
            <w:tcPrChange w:id="5048" w:author="김은수" w:date="2026-10-01T03:22:00Z">
              <w:tcPr>
                <w:tcW w:w="7512" w:type="dxa"/>
              </w:tcPr>
            </w:tcPrChange>
          </w:tcPr>
          <w:p w14:paraId="517553B8"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5049" w:author="김은수" w:date="2026-10-01T12:05:00Z" w16du:dateUtc="2026-10-01T03:05:00Z"/>
              </w:rPr>
            </w:pPr>
            <w:ins w:id="5050" w:author="김은수" w:date="2026-10-01T12:05:00Z" w16du:dateUtc="2026-10-01T03:05:00Z">
              <w:r>
                <w:t>게인 표에서 인덱스에 해당하는 값을 읽고 각 입력에 적용한다. 두 결과를 합산하며 단순 평균 혼합의 1/2 정규화는 적용하지 않는다. 최종 저장 범위에 맞게 포화 처리한다.</w:t>
              </w:r>
            </w:ins>
          </w:p>
        </w:tc>
      </w:tr>
    </w:tbl>
    <w:p w14:paraId="7CE3E878" w14:textId="77777777" w:rsidR="00084C76" w:rsidRDefault="00084C76">
      <w:pPr>
        <w:pStyle w:val="TDC40"/>
        <w:spacing w:after="0"/>
        <w:rPr>
          <w:ins w:id="5051" w:author="김은수" w:date="2026-10-01T12:05:00Z" w16du:dateUtc="2026-10-01T03:05:00Z"/>
        </w:rPr>
        <w:pPrChange w:id="5052" w:author="김은수" w:date="2026-10-01T03:22:00Z">
          <w:pPr>
            <w:pStyle w:val="TDC40"/>
          </w:pPr>
        </w:pPrChange>
      </w:pPr>
    </w:p>
    <w:p w14:paraId="4E5A4EF6" w14:textId="77777777" w:rsidR="00084C76" w:rsidRDefault="00084C76">
      <w:pPr>
        <w:pStyle w:val="TDC42"/>
        <w:rPr>
          <w:ins w:id="5053" w:author="김은수" w:date="2026-10-01T12:05:00Z" w16du:dateUtc="2026-10-01T03:05:00Z"/>
        </w:rPr>
      </w:pPr>
      <w:ins w:id="5054" w:author="김은수" w:date="2026-10-01T12:05:00Z" w16du:dateUtc="2026-10-01T03:05:00Z">
        <w:r>
          <w:lastRenderedPageBreak/>
          <w:t xml:space="preserve">표 </w:t>
        </w:r>
        <w:r>
          <w:fldChar w:fldCharType="begin"/>
        </w:r>
        <w:r>
          <w:instrText>SEQ 표 \* ARABIC</w:instrText>
        </w:r>
        <w:r>
          <w:fldChar w:fldCharType="separate"/>
        </w:r>
        <w:r>
          <w:t>41</w:t>
        </w:r>
        <w:r>
          <w:fldChar w:fldCharType="end"/>
        </w:r>
        <w:r>
          <w:t>. 입력별 게인 혼합 / 구현 조건</w:t>
        </w:r>
      </w:ins>
    </w:p>
    <w:tbl>
      <w:tblPr>
        <w:tblStyle w:val="TDC41"/>
        <w:tblW w:w="8816" w:type="dxa"/>
        <w:tblLayout w:type="fixed"/>
        <w:tblLook w:val="04A0" w:firstRow="1" w:lastRow="0" w:firstColumn="1" w:lastColumn="0" w:noHBand="0" w:noVBand="1"/>
        <w:tblPrChange w:id="5055"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5056">
          <w:tblGrid>
            <w:gridCol w:w="360"/>
            <w:gridCol w:w="360"/>
            <w:gridCol w:w="584"/>
            <w:gridCol w:w="7512"/>
          </w:tblGrid>
        </w:tblGridChange>
      </w:tblGrid>
      <w:tr w:rsidR="00084C76" w14:paraId="3F769CF2" w14:textId="77777777" w:rsidTr="00716E31">
        <w:trPr>
          <w:cnfStyle w:val="100000000000" w:firstRow="1" w:lastRow="0" w:firstColumn="0" w:lastColumn="0" w:oddVBand="0" w:evenVBand="0" w:oddHBand="0" w:evenHBand="0" w:firstRowFirstColumn="0" w:firstRowLastColumn="0" w:lastRowFirstColumn="0" w:lastRowLastColumn="0"/>
          <w:cantSplit/>
          <w:tblHeader/>
          <w:ins w:id="5057" w:author="김은수" w:date="2026-10-01T12:05:00Z"/>
          <w:trPrChange w:id="5058"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5059" w:author="김은수" w:date="2026-10-01T03:22:00Z">
              <w:tcPr>
                <w:tcW w:w="1304" w:type="dxa"/>
              </w:tcPr>
            </w:tcPrChange>
          </w:tcPr>
          <w:p w14:paraId="79940782"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5060" w:author="김은수" w:date="2026-10-01T12:05:00Z" w16du:dateUtc="2026-10-01T03:05:00Z"/>
              </w:rPr>
            </w:pPr>
            <w:ins w:id="5061" w:author="김은수" w:date="2026-10-01T12:05:00Z" w16du:dateUtc="2026-10-01T03:05:00Z">
              <w:r>
                <w:t>구분</w:t>
              </w:r>
            </w:ins>
          </w:p>
        </w:tc>
        <w:tc>
          <w:tcPr>
            <w:tcW w:w="7512" w:type="dxa"/>
            <w:tcPrChange w:id="5062" w:author="김은수" w:date="2026-10-01T03:22:00Z">
              <w:tcPr>
                <w:tcW w:w="7512" w:type="dxa"/>
              </w:tcPr>
            </w:tcPrChange>
          </w:tcPr>
          <w:p w14:paraId="3EF105C1"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5063" w:author="김은수" w:date="2026-10-01T12:05:00Z" w16du:dateUtc="2026-10-01T03:05:00Z"/>
              </w:rPr>
            </w:pPr>
            <w:ins w:id="5064" w:author="김은수" w:date="2026-10-01T12:05:00Z" w16du:dateUtc="2026-10-01T03:05:00Z">
              <w:r>
                <w:t>구현 조건</w:t>
              </w:r>
            </w:ins>
          </w:p>
        </w:tc>
      </w:tr>
      <w:tr w:rsidR="00084C76" w14:paraId="1C61DE97" w14:textId="77777777" w:rsidTr="00716E31">
        <w:trPr>
          <w:cantSplit/>
          <w:ins w:id="5065" w:author="김은수" w:date="2026-10-01T12:05:00Z"/>
          <w:trPrChange w:id="5066"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5067" w:author="김은수" w:date="2026-10-01T03:22:00Z">
              <w:tcPr>
                <w:tcW w:w="1304" w:type="dxa"/>
              </w:tcPr>
            </w:tcPrChange>
          </w:tcPr>
          <w:p w14:paraId="446FD5F7" w14:textId="77777777" w:rsidR="00084C76" w:rsidRDefault="00084C76">
            <w:pPr>
              <w:pStyle w:val="TDCe"/>
              <w:rPr>
                <w:ins w:id="5068" w:author="김은수" w:date="2026-10-01T12:05:00Z" w16du:dateUtc="2026-10-01T03:05:00Z"/>
              </w:rPr>
            </w:pPr>
            <w:ins w:id="5069" w:author="김은수" w:date="2026-10-01T12:05:00Z" w16du:dateUtc="2026-10-01T03:05:00Z">
              <w:r>
                <w:t>관련 함수</w:t>
              </w:r>
            </w:ins>
          </w:p>
        </w:tc>
        <w:tc>
          <w:tcPr>
            <w:tcW w:w="7512" w:type="dxa"/>
            <w:tcPrChange w:id="5070" w:author="김은수" w:date="2026-10-01T03:22:00Z">
              <w:tcPr>
                <w:tcW w:w="7512" w:type="dxa"/>
              </w:tcPr>
            </w:tcPrChange>
          </w:tcPr>
          <w:p w14:paraId="11704DB5" w14:textId="77777777" w:rsidR="00084C76" w:rsidRPr="00E00010" w:rsidRDefault="00084C76">
            <w:pPr>
              <w:pStyle w:val="TDCf"/>
              <w:cnfStyle w:val="000000000000" w:firstRow="0" w:lastRow="0" w:firstColumn="0" w:lastColumn="0" w:oddVBand="0" w:evenVBand="0" w:oddHBand="0" w:evenHBand="0" w:firstRowFirstColumn="0" w:firstRowLastColumn="0" w:lastRowFirstColumn="0" w:lastRowLastColumn="0"/>
              <w:rPr>
                <w:ins w:id="5071" w:author="김은수" w:date="2026-10-01T12:05:00Z" w16du:dateUtc="2026-10-01T03:05:00Z"/>
                <w:lang w:val="en-US"/>
                <w:rPrChange w:id="5072" w:author="김은수" w:date="2026-10-01T13:45:00Z" w16du:dateUtc="2026-10-01T04:45:00Z">
                  <w:rPr>
                    <w:ins w:id="5073" w:author="김은수" w:date="2026-10-01T12:05:00Z" w16du:dateUtc="2026-10-01T03:05:00Z"/>
                  </w:rPr>
                </w:rPrChange>
              </w:rPr>
            </w:pPr>
            <w:ins w:id="5074" w:author="김은수" w:date="2026-10-01T12:05:00Z" w16du:dateUtc="2026-10-01T03:05:00Z">
              <w:r w:rsidRPr="00E00010">
                <w:rPr>
                  <w:lang w:val="en-US"/>
                  <w:rPrChange w:id="5075" w:author="김은수" w:date="2026-10-01T13:45:00Z" w16du:dateUtc="2026-10-01T04:45:00Z">
                    <w:rPr/>
                  </w:rPrChange>
                </w:rPr>
                <w:t>tdc_audio_gain_lookup_q8_16, tdc_audio_mix_2_buffers_with_gain</w:t>
              </w:r>
            </w:ins>
          </w:p>
        </w:tc>
      </w:tr>
    </w:tbl>
    <w:p w14:paraId="71A5056B" w14:textId="77777777" w:rsidR="00084C76" w:rsidRPr="00E00010" w:rsidRDefault="00084C76">
      <w:pPr>
        <w:pStyle w:val="TDC40"/>
        <w:spacing w:after="0"/>
        <w:rPr>
          <w:ins w:id="5076" w:author="김은수" w:date="2026-10-01T12:05:00Z" w16du:dateUtc="2026-10-01T03:05:00Z"/>
          <w:lang w:val="en-US"/>
          <w:rPrChange w:id="5077" w:author="김은수" w:date="2026-10-01T13:45:00Z" w16du:dateUtc="2026-10-01T04:45:00Z">
            <w:rPr>
              <w:ins w:id="5078" w:author="김은수" w:date="2026-10-01T12:05:00Z" w16du:dateUtc="2026-10-01T03:05:00Z"/>
            </w:rPr>
          </w:rPrChange>
        </w:rPr>
        <w:pPrChange w:id="5079" w:author="김은수" w:date="2026-10-01T03:22:00Z">
          <w:pPr>
            <w:pStyle w:val="TDC40"/>
          </w:pPr>
        </w:pPrChange>
      </w:pPr>
    </w:p>
    <w:p w14:paraId="62CDCD69" w14:textId="77777777" w:rsidR="00084C76" w:rsidRDefault="00084C76">
      <w:pPr>
        <w:pStyle w:val="TDC43"/>
        <w:rPr>
          <w:ins w:id="5080" w:author="김은수" w:date="2026-10-01T12:05:00Z" w16du:dateUtc="2026-10-01T03:05:00Z"/>
        </w:rPr>
      </w:pPr>
      <w:ins w:id="5081" w:author="김은수" w:date="2026-10-01T12:05:00Z" w16du:dateUtc="2026-10-01T03:05:00Z">
        <w:r>
          <w:t>입출력 예 : 두 입력이 각각 320이고 두 게인이 65536(1.0)이면 16개 출력은 모두 20이다. 이 경로는 두 입력을 더하며 평균값 10으로 만들지 않는다.</w:t>
        </w:r>
      </w:ins>
    </w:p>
    <w:p w14:paraId="0C4E1295" w14:textId="77777777" w:rsidR="000C626C" w:rsidRDefault="000C626C">
      <w:pPr>
        <w:pStyle w:val="TDC40"/>
        <w:rPr>
          <w:ins w:id="5082" w:author="김은수" w:date="2026-10-01T05:08:00Z"/>
        </w:rPr>
      </w:pPr>
    </w:p>
    <w:p w14:paraId="2A2BA503" w14:textId="77777777" w:rsidR="00697371" w:rsidRPr="00E00010" w:rsidRDefault="00220104">
      <w:pPr>
        <w:pStyle w:val="TDC4"/>
        <w:rPr>
          <w:ins w:id="5083" w:author="김은수" w:date="2026-09-30T15:44:00Z" w16du:dateUtc="2026-09-30T06:44:00Z"/>
        </w:rPr>
        <w:pPrChange w:id="5084" w:author="김은수" w:date="2026-10-01T01:11:00Z">
          <w:pPr>
            <w:pStyle w:val="4"/>
            <w:numPr>
              <w:ilvl w:val="3"/>
              <w:numId w:val="7"/>
            </w:numPr>
            <w:tabs>
              <w:tab w:val="num" w:pos="1134"/>
            </w:tabs>
            <w:ind w:left="1200" w:hanging="400"/>
          </w:pPr>
        </w:pPrChange>
      </w:pPr>
      <w:ins w:id="5085" w:author="김은수" w:date="2026-09-30T15:44:00Z" w16du:dateUtc="2026-09-30T06:44:00Z">
        <w:r>
          <w:t>SU-ID-CFX-019, I2S 시작과 중단의 완만한 전환</w:t>
        </w:r>
      </w:ins>
    </w:p>
    <w:p w14:paraId="6766377C" w14:textId="77777777" w:rsidR="00084C76" w:rsidRDefault="00084C76">
      <w:pPr>
        <w:pStyle w:val="TDC40"/>
        <w:keepNext/>
        <w:rPr>
          <w:ins w:id="5086" w:author="김은수" w:date="2026-10-01T12:05:00Z" w16du:dateUtc="2026-10-01T03:05:00Z"/>
        </w:rPr>
        <w:pPrChange w:id="5087" w:author="김은수" w:date="2026-10-01T03:22:00Z">
          <w:pPr>
            <w:pStyle w:val="TDC40"/>
          </w:pPr>
        </w:pPrChange>
      </w:pPr>
      <w:ins w:id="5088" w:author="김은수" w:date="2026-10-01T12:05:00Z" w16du:dateUtc="2026-10-01T03:05:00Z">
        <w:r>
          <w:t>입력의 시작과 끊김에서 갑작스러운 크기 변화를 줄인다.</w:t>
        </w:r>
      </w:ins>
    </w:p>
    <w:p w14:paraId="576B7041" w14:textId="77777777" w:rsidR="00084C76" w:rsidRDefault="00084C76">
      <w:pPr>
        <w:pStyle w:val="TDC42"/>
        <w:rPr>
          <w:ins w:id="5089" w:author="김은수" w:date="2026-10-01T12:05:00Z" w16du:dateUtc="2026-10-01T03:05:00Z"/>
        </w:rPr>
      </w:pPr>
      <w:ins w:id="5090" w:author="김은수" w:date="2026-10-01T12:05:00Z" w16du:dateUtc="2026-10-01T03:05:00Z">
        <w:r>
          <w:t xml:space="preserve">표 </w:t>
        </w:r>
        <w:r>
          <w:fldChar w:fldCharType="begin"/>
        </w:r>
        <w:r>
          <w:instrText>SEQ 표 \* ARABIC</w:instrText>
        </w:r>
        <w:r>
          <w:fldChar w:fldCharType="separate"/>
        </w:r>
        <w:r>
          <w:t>42</w:t>
        </w:r>
        <w:r>
          <w:fldChar w:fldCharType="end"/>
        </w:r>
        <w:r>
          <w:t>. I2S 시작과 중단의 완만한 전환 / 유닛 설계 내용</w:t>
        </w:r>
      </w:ins>
    </w:p>
    <w:tbl>
      <w:tblPr>
        <w:tblStyle w:val="TDC41"/>
        <w:tblW w:w="8816" w:type="dxa"/>
        <w:tblLayout w:type="fixed"/>
        <w:tblLook w:val="04A0" w:firstRow="1" w:lastRow="0" w:firstColumn="1" w:lastColumn="0" w:noHBand="0" w:noVBand="1"/>
        <w:tblPrChange w:id="5091"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5092">
          <w:tblGrid>
            <w:gridCol w:w="360"/>
            <w:gridCol w:w="360"/>
            <w:gridCol w:w="584"/>
            <w:gridCol w:w="7512"/>
          </w:tblGrid>
        </w:tblGridChange>
      </w:tblGrid>
      <w:tr w:rsidR="00084C76" w14:paraId="786F4644" w14:textId="77777777" w:rsidTr="00F62370">
        <w:trPr>
          <w:cnfStyle w:val="100000000000" w:firstRow="1" w:lastRow="0" w:firstColumn="0" w:lastColumn="0" w:oddVBand="0" w:evenVBand="0" w:oddHBand="0" w:evenHBand="0" w:firstRowFirstColumn="0" w:firstRowLastColumn="0" w:lastRowFirstColumn="0" w:lastRowLastColumn="0"/>
          <w:cantSplit/>
          <w:tblHeader/>
          <w:ins w:id="5093" w:author="김은수" w:date="2026-10-01T12:05:00Z"/>
          <w:trPrChange w:id="5094"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5095" w:author="김은수" w:date="2026-10-01T03:22:00Z">
              <w:tcPr>
                <w:tcW w:w="1304" w:type="dxa"/>
              </w:tcPr>
            </w:tcPrChange>
          </w:tcPr>
          <w:p w14:paraId="4FBE5025"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5096" w:author="김은수" w:date="2026-10-01T12:05:00Z" w16du:dateUtc="2026-10-01T03:05:00Z"/>
              </w:rPr>
            </w:pPr>
            <w:ins w:id="5097" w:author="김은수" w:date="2026-10-01T12:05:00Z" w16du:dateUtc="2026-10-01T03:05:00Z">
              <w:r>
                <w:t>항목</w:t>
              </w:r>
            </w:ins>
          </w:p>
        </w:tc>
        <w:tc>
          <w:tcPr>
            <w:tcW w:w="7512" w:type="dxa"/>
            <w:tcPrChange w:id="5098" w:author="김은수" w:date="2026-10-01T03:22:00Z">
              <w:tcPr>
                <w:tcW w:w="7512" w:type="dxa"/>
              </w:tcPr>
            </w:tcPrChange>
          </w:tcPr>
          <w:p w14:paraId="53156FCF"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5099" w:author="김은수" w:date="2026-10-01T12:05:00Z" w16du:dateUtc="2026-10-01T03:05:00Z"/>
              </w:rPr>
            </w:pPr>
            <w:ins w:id="5100" w:author="김은수" w:date="2026-10-01T12:05:00Z" w16du:dateUtc="2026-10-01T03:05:00Z">
              <w:r>
                <w:t>설계 내용</w:t>
              </w:r>
            </w:ins>
          </w:p>
        </w:tc>
      </w:tr>
      <w:tr w:rsidR="00084C76" w14:paraId="402B9C8B" w14:textId="77777777" w:rsidTr="00F62370">
        <w:trPr>
          <w:cantSplit/>
          <w:ins w:id="5101" w:author="김은수" w:date="2026-10-01T12:05:00Z"/>
          <w:trPrChange w:id="5102"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5103" w:author="김은수" w:date="2026-10-01T03:22:00Z">
              <w:tcPr>
                <w:tcW w:w="1304" w:type="dxa"/>
              </w:tcPr>
            </w:tcPrChange>
          </w:tcPr>
          <w:p w14:paraId="5FE79863" w14:textId="77777777" w:rsidR="00084C76" w:rsidRDefault="00084C76">
            <w:pPr>
              <w:pStyle w:val="TDCe"/>
              <w:rPr>
                <w:ins w:id="5104" w:author="김은수" w:date="2026-10-01T12:05:00Z" w16du:dateUtc="2026-10-01T03:05:00Z"/>
              </w:rPr>
            </w:pPr>
            <w:ins w:id="5105" w:author="김은수" w:date="2026-10-01T12:05:00Z" w16du:dateUtc="2026-10-01T03:05:00Z">
              <w:r>
                <w:t>입력</w:t>
              </w:r>
            </w:ins>
          </w:p>
        </w:tc>
        <w:tc>
          <w:tcPr>
            <w:tcW w:w="7512" w:type="dxa"/>
            <w:tcPrChange w:id="5106" w:author="김은수" w:date="2026-10-01T03:22:00Z">
              <w:tcPr>
                <w:tcW w:w="7512" w:type="dxa"/>
              </w:tcPr>
            </w:tcPrChange>
          </w:tcPr>
          <w:p w14:paraId="52CDE734"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5107" w:author="김은수" w:date="2026-10-01T12:05:00Z" w16du:dateUtc="2026-10-01T03:05:00Z"/>
              </w:rPr>
            </w:pPr>
            <w:ins w:id="5108" w:author="김은수" w:date="2026-10-01T12:05:00Z" w16du:dateUtc="2026-10-01T03:05:00Z">
              <w:r>
                <w:t>I2S 버퍼와 시작/언더런 전환 단계</w:t>
              </w:r>
            </w:ins>
          </w:p>
        </w:tc>
      </w:tr>
      <w:tr w:rsidR="00084C76" w14:paraId="0E6BB4EE" w14:textId="77777777" w:rsidTr="00F62370">
        <w:trPr>
          <w:cantSplit/>
          <w:ins w:id="5109" w:author="김은수" w:date="2026-10-01T12:05:00Z"/>
          <w:trPrChange w:id="5110"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5111" w:author="김은수" w:date="2026-10-01T03:22:00Z">
              <w:tcPr>
                <w:tcW w:w="1304" w:type="dxa"/>
              </w:tcPr>
            </w:tcPrChange>
          </w:tcPr>
          <w:p w14:paraId="6421547D" w14:textId="77777777" w:rsidR="00084C76" w:rsidRDefault="00084C76">
            <w:pPr>
              <w:pStyle w:val="TDCe"/>
              <w:rPr>
                <w:ins w:id="5112" w:author="김은수" w:date="2026-10-01T12:05:00Z" w16du:dateUtc="2026-10-01T03:05:00Z"/>
              </w:rPr>
            </w:pPr>
            <w:ins w:id="5113" w:author="김은수" w:date="2026-10-01T12:05:00Z" w16du:dateUtc="2026-10-01T03:05:00Z">
              <w:r>
                <w:t>출력</w:t>
              </w:r>
            </w:ins>
          </w:p>
        </w:tc>
        <w:tc>
          <w:tcPr>
            <w:tcW w:w="7512" w:type="dxa"/>
            <w:tcPrChange w:id="5114" w:author="김은수" w:date="2026-10-01T03:22:00Z">
              <w:tcPr>
                <w:tcW w:w="7512" w:type="dxa"/>
              </w:tcPr>
            </w:tcPrChange>
          </w:tcPr>
          <w:p w14:paraId="6DB33100"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5115" w:author="김은수" w:date="2026-10-01T12:05:00Z" w16du:dateUtc="2026-10-01T03:05:00Z"/>
              </w:rPr>
            </w:pPr>
            <w:ins w:id="5116" w:author="김은수" w:date="2026-10-01T12:05:00Z" w16du:dateUtc="2026-10-01T03:05:00Z">
              <w:r>
                <w:t>단계별 크기를 적용한 오디오 버퍼</w:t>
              </w:r>
            </w:ins>
          </w:p>
        </w:tc>
      </w:tr>
      <w:tr w:rsidR="00084C76" w14:paraId="2A25C5D0" w14:textId="77777777" w:rsidTr="00F62370">
        <w:trPr>
          <w:cantSplit/>
          <w:ins w:id="5117" w:author="김은수" w:date="2026-10-01T12:05:00Z"/>
          <w:trPrChange w:id="5118"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5119" w:author="김은수" w:date="2026-10-01T03:22:00Z">
              <w:tcPr>
                <w:tcW w:w="1304" w:type="dxa"/>
              </w:tcPr>
            </w:tcPrChange>
          </w:tcPr>
          <w:p w14:paraId="5508BF8A" w14:textId="77777777" w:rsidR="00084C76" w:rsidRDefault="00084C76">
            <w:pPr>
              <w:pStyle w:val="TDCe"/>
              <w:rPr>
                <w:ins w:id="5120" w:author="김은수" w:date="2026-10-01T12:05:00Z" w16du:dateUtc="2026-10-01T03:05:00Z"/>
              </w:rPr>
            </w:pPr>
            <w:ins w:id="5121" w:author="김은수" w:date="2026-10-01T12:05:00Z" w16du:dateUtc="2026-10-01T03:05:00Z">
              <w:r>
                <w:t>처리</w:t>
              </w:r>
            </w:ins>
          </w:p>
        </w:tc>
        <w:tc>
          <w:tcPr>
            <w:tcW w:w="7512" w:type="dxa"/>
            <w:tcPrChange w:id="5122" w:author="김은수" w:date="2026-10-01T03:22:00Z">
              <w:tcPr>
                <w:tcW w:w="7512" w:type="dxa"/>
              </w:tcPr>
            </w:tcPrChange>
          </w:tcPr>
          <w:p w14:paraId="4BA8E9FF"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5123" w:author="김은수" w:date="2026-10-01T12:05:00Z" w16du:dateUtc="2026-10-01T03:05:00Z"/>
              </w:rPr>
            </w:pPr>
            <w:ins w:id="5124" w:author="김은수" w:date="2026-10-01T12:05:00Z" w16du:dateUtc="2026-10-01T03:05:00Z">
              <w:r>
                <w:t>시작 단계에서는 fade-in 버퍼를, 언더런 단계에서는 fade-out 버퍼를 선택한다. 단계 카운터에 따라 반환 버퍼와 적용 크기가 바뀌도록 처리한다.</w:t>
              </w:r>
            </w:ins>
          </w:p>
        </w:tc>
      </w:tr>
    </w:tbl>
    <w:p w14:paraId="06227ECE" w14:textId="77777777" w:rsidR="00084C76" w:rsidRDefault="00084C76">
      <w:pPr>
        <w:pStyle w:val="TDC40"/>
        <w:spacing w:after="0"/>
        <w:rPr>
          <w:ins w:id="5125" w:author="김은수" w:date="2026-10-01T12:05:00Z" w16du:dateUtc="2026-10-01T03:05:00Z"/>
        </w:rPr>
        <w:pPrChange w:id="5126" w:author="김은수" w:date="2026-10-01T03:22:00Z">
          <w:pPr>
            <w:pStyle w:val="TDC40"/>
          </w:pPr>
        </w:pPrChange>
      </w:pPr>
    </w:p>
    <w:p w14:paraId="746747D3" w14:textId="77777777" w:rsidR="00084C76" w:rsidRDefault="00084C76">
      <w:pPr>
        <w:pStyle w:val="TDC42"/>
        <w:rPr>
          <w:ins w:id="5127" w:author="김은수" w:date="2026-10-01T12:05:00Z" w16du:dateUtc="2026-10-01T03:05:00Z"/>
        </w:rPr>
      </w:pPr>
      <w:ins w:id="5128" w:author="김은수" w:date="2026-10-01T12:05:00Z" w16du:dateUtc="2026-10-01T03:05:00Z">
        <w:r>
          <w:t xml:space="preserve">표 </w:t>
        </w:r>
        <w:r>
          <w:fldChar w:fldCharType="begin"/>
        </w:r>
        <w:r>
          <w:instrText>SEQ 표 \* ARABIC</w:instrText>
        </w:r>
        <w:r>
          <w:fldChar w:fldCharType="separate"/>
        </w:r>
        <w:r>
          <w:t>43</w:t>
        </w:r>
        <w:r>
          <w:fldChar w:fldCharType="end"/>
        </w:r>
        <w:r>
          <w:t>. I2S 시작과 중단의 완만한 전환 / 구현 조건</w:t>
        </w:r>
      </w:ins>
    </w:p>
    <w:tbl>
      <w:tblPr>
        <w:tblStyle w:val="TDC41"/>
        <w:tblW w:w="8816" w:type="dxa"/>
        <w:tblLayout w:type="fixed"/>
        <w:tblLook w:val="04A0" w:firstRow="1" w:lastRow="0" w:firstColumn="1" w:lastColumn="0" w:noHBand="0" w:noVBand="1"/>
        <w:tblPrChange w:id="5129"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5130">
          <w:tblGrid>
            <w:gridCol w:w="360"/>
            <w:gridCol w:w="360"/>
            <w:gridCol w:w="584"/>
            <w:gridCol w:w="7512"/>
          </w:tblGrid>
        </w:tblGridChange>
      </w:tblGrid>
      <w:tr w:rsidR="00084C76" w14:paraId="0D91484C" w14:textId="77777777" w:rsidTr="00F62370">
        <w:trPr>
          <w:cnfStyle w:val="100000000000" w:firstRow="1" w:lastRow="0" w:firstColumn="0" w:lastColumn="0" w:oddVBand="0" w:evenVBand="0" w:oddHBand="0" w:evenHBand="0" w:firstRowFirstColumn="0" w:firstRowLastColumn="0" w:lastRowFirstColumn="0" w:lastRowLastColumn="0"/>
          <w:cantSplit/>
          <w:tblHeader/>
          <w:ins w:id="5131" w:author="김은수" w:date="2026-10-01T12:05:00Z"/>
          <w:trPrChange w:id="5132"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5133" w:author="김은수" w:date="2026-10-01T03:22:00Z">
              <w:tcPr>
                <w:tcW w:w="1304" w:type="dxa"/>
              </w:tcPr>
            </w:tcPrChange>
          </w:tcPr>
          <w:p w14:paraId="393B6330"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5134" w:author="김은수" w:date="2026-10-01T12:05:00Z" w16du:dateUtc="2026-10-01T03:05:00Z"/>
              </w:rPr>
            </w:pPr>
            <w:ins w:id="5135" w:author="김은수" w:date="2026-10-01T12:05:00Z" w16du:dateUtc="2026-10-01T03:05:00Z">
              <w:r>
                <w:t>구분</w:t>
              </w:r>
            </w:ins>
          </w:p>
        </w:tc>
        <w:tc>
          <w:tcPr>
            <w:tcW w:w="7512" w:type="dxa"/>
            <w:tcPrChange w:id="5136" w:author="김은수" w:date="2026-10-01T03:22:00Z">
              <w:tcPr>
                <w:tcW w:w="7512" w:type="dxa"/>
              </w:tcPr>
            </w:tcPrChange>
          </w:tcPr>
          <w:p w14:paraId="3658F3E4"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5137" w:author="김은수" w:date="2026-10-01T12:05:00Z" w16du:dateUtc="2026-10-01T03:05:00Z"/>
              </w:rPr>
            </w:pPr>
            <w:ins w:id="5138" w:author="김은수" w:date="2026-10-01T12:05:00Z" w16du:dateUtc="2026-10-01T03:05:00Z">
              <w:r>
                <w:t>구현 조건</w:t>
              </w:r>
            </w:ins>
          </w:p>
        </w:tc>
      </w:tr>
      <w:tr w:rsidR="00084C76" w14:paraId="6AA834D0" w14:textId="77777777" w:rsidTr="00F62370">
        <w:trPr>
          <w:cantSplit/>
          <w:ins w:id="5139" w:author="김은수" w:date="2026-10-01T12:05:00Z"/>
          <w:trPrChange w:id="5140"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5141" w:author="김은수" w:date="2026-10-01T03:22:00Z">
              <w:tcPr>
                <w:tcW w:w="1304" w:type="dxa"/>
              </w:tcPr>
            </w:tcPrChange>
          </w:tcPr>
          <w:p w14:paraId="198F569E" w14:textId="77777777" w:rsidR="00084C76" w:rsidRDefault="00084C76">
            <w:pPr>
              <w:pStyle w:val="TDCe"/>
              <w:rPr>
                <w:ins w:id="5142" w:author="김은수" w:date="2026-10-01T12:05:00Z" w16du:dateUtc="2026-10-01T03:05:00Z"/>
              </w:rPr>
            </w:pPr>
            <w:ins w:id="5143" w:author="김은수" w:date="2026-10-01T12:05:00Z" w16du:dateUtc="2026-10-01T03:05:00Z">
              <w:r>
                <w:t>관련 함수</w:t>
              </w:r>
            </w:ins>
          </w:p>
        </w:tc>
        <w:tc>
          <w:tcPr>
            <w:tcW w:w="7512" w:type="dxa"/>
            <w:tcPrChange w:id="5144" w:author="김은수" w:date="2026-10-01T03:22:00Z">
              <w:tcPr>
                <w:tcW w:w="7512" w:type="dxa"/>
              </w:tcPr>
            </w:tcPrChange>
          </w:tcPr>
          <w:p w14:paraId="2AFA980F" w14:textId="77777777" w:rsidR="00084C76" w:rsidRPr="00E00010" w:rsidRDefault="00084C76">
            <w:pPr>
              <w:pStyle w:val="TDCf"/>
              <w:cnfStyle w:val="000000000000" w:firstRow="0" w:lastRow="0" w:firstColumn="0" w:lastColumn="0" w:oddVBand="0" w:evenVBand="0" w:oddHBand="0" w:evenHBand="0" w:firstRowFirstColumn="0" w:firstRowLastColumn="0" w:lastRowFirstColumn="0" w:lastRowLastColumn="0"/>
              <w:rPr>
                <w:ins w:id="5145" w:author="김은수" w:date="2026-10-01T12:05:00Z" w16du:dateUtc="2026-10-01T03:05:00Z"/>
                <w:lang w:val="en-US"/>
                <w:rPrChange w:id="5146" w:author="김은수" w:date="2026-10-01T13:46:00Z" w16du:dateUtc="2026-10-01T04:46:00Z">
                  <w:rPr>
                    <w:ins w:id="5147" w:author="김은수" w:date="2026-10-01T12:05:00Z" w16du:dateUtc="2026-10-01T03:05:00Z"/>
                  </w:rPr>
                </w:rPrChange>
              </w:rPr>
            </w:pPr>
            <w:ins w:id="5148" w:author="김은수" w:date="2026-10-01T12:05:00Z" w16du:dateUtc="2026-10-01T03:05:00Z">
              <w:r w:rsidRPr="00E00010">
                <w:rPr>
                  <w:lang w:val="en-US"/>
                  <w:rPrChange w:id="5149" w:author="김은수" w:date="2026-10-01T13:46:00Z" w16du:dateUtc="2026-10-01T04:46:00Z">
                    <w:rPr/>
                  </w:rPrChange>
                </w:rPr>
                <w:t>I2S_get_buffer_with_fade_in_process, I2S_get_buffer_with_fade_out_process</w:t>
              </w:r>
            </w:ins>
          </w:p>
        </w:tc>
      </w:tr>
      <w:tr w:rsidR="00084C76" w14:paraId="7DAF94FE" w14:textId="77777777" w:rsidTr="00F62370">
        <w:trPr>
          <w:cantSplit/>
          <w:ins w:id="5150" w:author="김은수" w:date="2026-10-01T12:05:00Z"/>
          <w:trPrChange w:id="5151"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5152" w:author="김은수" w:date="2026-10-01T03:22:00Z">
              <w:tcPr>
                <w:tcW w:w="1304" w:type="dxa"/>
              </w:tcPr>
            </w:tcPrChange>
          </w:tcPr>
          <w:p w14:paraId="51FF06B3" w14:textId="77777777" w:rsidR="00084C76" w:rsidRDefault="00084C76">
            <w:pPr>
              <w:pStyle w:val="TDCe"/>
              <w:rPr>
                <w:ins w:id="5153" w:author="김은수" w:date="2026-10-01T12:05:00Z" w16du:dateUtc="2026-10-01T03:05:00Z"/>
              </w:rPr>
            </w:pPr>
            <w:ins w:id="5154" w:author="김은수" w:date="2026-10-01T12:05:00Z" w16du:dateUtc="2026-10-01T03:05:00Z">
              <w:r>
                <w:t>동작 조건</w:t>
              </w:r>
            </w:ins>
          </w:p>
        </w:tc>
        <w:tc>
          <w:tcPr>
            <w:tcW w:w="7512" w:type="dxa"/>
            <w:tcPrChange w:id="5155" w:author="김은수" w:date="2026-10-01T03:22:00Z">
              <w:tcPr>
                <w:tcW w:w="7512" w:type="dxa"/>
              </w:tcPr>
            </w:tcPrChange>
          </w:tcPr>
          <w:p w14:paraId="3FB0D386"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5156" w:author="김은수" w:date="2026-10-01T12:05:00Z" w16du:dateUtc="2026-10-01T03:05:00Z"/>
              </w:rPr>
            </w:pPr>
            <w:ins w:id="5157" w:author="김은수" w:date="2026-10-01T12:05:00Z" w16du:dateUtc="2026-10-01T03:05:00Z">
              <w:r>
                <w:t>시작은 정상 크기로 증가하고 중단은 감소하는 순서를 따라야 하며 단계가 잘못된 버퍼를 참조하지 않아야 한다.</w:t>
              </w:r>
            </w:ins>
          </w:p>
        </w:tc>
      </w:tr>
    </w:tbl>
    <w:p w14:paraId="53F3C1E5" w14:textId="77777777" w:rsidR="00084C76" w:rsidRDefault="00084C76">
      <w:pPr>
        <w:pStyle w:val="TDC40"/>
        <w:spacing w:after="0"/>
        <w:rPr>
          <w:ins w:id="5158" w:author="김은수" w:date="2026-10-01T12:05:00Z" w16du:dateUtc="2026-10-01T03:05:00Z"/>
        </w:rPr>
        <w:pPrChange w:id="5159" w:author="김은수" w:date="2026-10-01T03:22:00Z">
          <w:pPr>
            <w:pStyle w:val="TDC40"/>
          </w:pPr>
        </w:pPrChange>
      </w:pPr>
    </w:p>
    <w:p w14:paraId="49623E24" w14:textId="77777777" w:rsidR="00697371" w:rsidRPr="00E00010" w:rsidRDefault="00220104">
      <w:pPr>
        <w:pStyle w:val="TDC4"/>
        <w:rPr>
          <w:ins w:id="5160" w:author="김은수" w:date="2026-09-30T15:44:00Z" w16du:dateUtc="2026-09-30T06:44:00Z"/>
        </w:rPr>
        <w:pPrChange w:id="5161" w:author="김은수" w:date="2026-10-01T01:11:00Z">
          <w:pPr>
            <w:pStyle w:val="4"/>
            <w:numPr>
              <w:ilvl w:val="3"/>
              <w:numId w:val="7"/>
            </w:numPr>
            <w:tabs>
              <w:tab w:val="num" w:pos="1134"/>
            </w:tabs>
            <w:ind w:left="1200" w:hanging="400"/>
          </w:pPr>
        </w:pPrChange>
      </w:pPr>
      <w:ins w:id="5162" w:author="김은수" w:date="2026-09-30T15:44:00Z" w16du:dateUtc="2026-09-30T06:44:00Z">
        <w:r>
          <w:lastRenderedPageBreak/>
          <w:t>SU-ID-CFX-020, 신호처리 출력 관찰</w:t>
        </w:r>
      </w:ins>
    </w:p>
    <w:p w14:paraId="58F6BDA6" w14:textId="77777777" w:rsidR="00084C76" w:rsidRDefault="00084C76">
      <w:pPr>
        <w:pStyle w:val="TDC40"/>
        <w:keepNext/>
        <w:rPr>
          <w:ins w:id="5163" w:author="김은수" w:date="2026-10-01T12:05:00Z" w16du:dateUtc="2026-10-01T03:05:00Z"/>
        </w:rPr>
        <w:pPrChange w:id="5164" w:author="김은수" w:date="2026-10-01T03:22:00Z">
          <w:pPr>
            <w:pStyle w:val="TDC40"/>
          </w:pPr>
        </w:pPrChange>
      </w:pPr>
      <w:ins w:id="5165" w:author="김은수" w:date="2026-10-01T12:05:00Z" w16du:dateUtc="2026-10-01T03:05:00Z">
        <w:r>
          <w:t>신호처리 중간 결과를 확인할 수 있는 오디오 관찰 경로를 제공한다.</w:t>
        </w:r>
      </w:ins>
    </w:p>
    <w:p w14:paraId="0CD66997" w14:textId="77777777" w:rsidR="00084C76" w:rsidRDefault="00084C76">
      <w:pPr>
        <w:pStyle w:val="TDC42"/>
        <w:rPr>
          <w:ins w:id="5166" w:author="김은수" w:date="2026-10-01T12:05:00Z" w16du:dateUtc="2026-10-01T03:05:00Z"/>
        </w:rPr>
      </w:pPr>
      <w:ins w:id="5167" w:author="김은수" w:date="2026-10-01T12:05:00Z" w16du:dateUtc="2026-10-01T03:05:00Z">
        <w:r>
          <w:t xml:space="preserve">표 </w:t>
        </w:r>
        <w:r>
          <w:fldChar w:fldCharType="begin"/>
        </w:r>
        <w:r>
          <w:instrText>SEQ 표 \* ARABIC</w:instrText>
        </w:r>
        <w:r>
          <w:fldChar w:fldCharType="separate"/>
        </w:r>
        <w:r>
          <w:t>44</w:t>
        </w:r>
        <w:r>
          <w:fldChar w:fldCharType="end"/>
        </w:r>
        <w:r>
          <w:t>. 신호처리 출력 관찰 / 유닛 설계 내용</w:t>
        </w:r>
      </w:ins>
    </w:p>
    <w:tbl>
      <w:tblPr>
        <w:tblStyle w:val="TDC41"/>
        <w:tblW w:w="8816" w:type="dxa"/>
        <w:tblLayout w:type="fixed"/>
        <w:tblLook w:val="04A0" w:firstRow="1" w:lastRow="0" w:firstColumn="1" w:lastColumn="0" w:noHBand="0" w:noVBand="1"/>
        <w:tblPrChange w:id="5168"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5169">
          <w:tblGrid>
            <w:gridCol w:w="360"/>
            <w:gridCol w:w="360"/>
            <w:gridCol w:w="584"/>
            <w:gridCol w:w="7512"/>
          </w:tblGrid>
        </w:tblGridChange>
      </w:tblGrid>
      <w:tr w:rsidR="00084C76" w14:paraId="22F404C3" w14:textId="77777777" w:rsidTr="00C648D7">
        <w:trPr>
          <w:cnfStyle w:val="100000000000" w:firstRow="1" w:lastRow="0" w:firstColumn="0" w:lastColumn="0" w:oddVBand="0" w:evenVBand="0" w:oddHBand="0" w:evenHBand="0" w:firstRowFirstColumn="0" w:firstRowLastColumn="0" w:lastRowFirstColumn="0" w:lastRowLastColumn="0"/>
          <w:cantSplit/>
          <w:tblHeader/>
          <w:ins w:id="5170" w:author="김은수" w:date="2026-10-01T12:05:00Z"/>
          <w:trPrChange w:id="5171"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5172" w:author="김은수" w:date="2026-10-01T03:22:00Z">
              <w:tcPr>
                <w:tcW w:w="1304" w:type="dxa"/>
              </w:tcPr>
            </w:tcPrChange>
          </w:tcPr>
          <w:p w14:paraId="189D88FE"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5173" w:author="김은수" w:date="2026-10-01T12:05:00Z" w16du:dateUtc="2026-10-01T03:05:00Z"/>
              </w:rPr>
            </w:pPr>
            <w:ins w:id="5174" w:author="김은수" w:date="2026-10-01T12:05:00Z" w16du:dateUtc="2026-10-01T03:05:00Z">
              <w:r>
                <w:t>항목</w:t>
              </w:r>
            </w:ins>
          </w:p>
        </w:tc>
        <w:tc>
          <w:tcPr>
            <w:tcW w:w="7512" w:type="dxa"/>
            <w:tcPrChange w:id="5175" w:author="김은수" w:date="2026-10-01T03:22:00Z">
              <w:tcPr>
                <w:tcW w:w="7512" w:type="dxa"/>
              </w:tcPr>
            </w:tcPrChange>
          </w:tcPr>
          <w:p w14:paraId="6E9D4885"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5176" w:author="김은수" w:date="2026-10-01T12:05:00Z" w16du:dateUtc="2026-10-01T03:05:00Z"/>
              </w:rPr>
            </w:pPr>
            <w:ins w:id="5177" w:author="김은수" w:date="2026-10-01T12:05:00Z" w16du:dateUtc="2026-10-01T03:05:00Z">
              <w:r>
                <w:t>설계 내용</w:t>
              </w:r>
            </w:ins>
          </w:p>
        </w:tc>
      </w:tr>
      <w:tr w:rsidR="00084C76" w14:paraId="510F27EC" w14:textId="77777777" w:rsidTr="00C648D7">
        <w:trPr>
          <w:cantSplit/>
          <w:ins w:id="5178" w:author="김은수" w:date="2026-10-01T12:05:00Z"/>
          <w:trPrChange w:id="5179"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5180" w:author="김은수" w:date="2026-10-01T03:22:00Z">
              <w:tcPr>
                <w:tcW w:w="1304" w:type="dxa"/>
              </w:tcPr>
            </w:tcPrChange>
          </w:tcPr>
          <w:p w14:paraId="06677CCB" w14:textId="77777777" w:rsidR="00084C76" w:rsidRDefault="00084C76">
            <w:pPr>
              <w:pStyle w:val="TDCe"/>
              <w:rPr>
                <w:ins w:id="5181" w:author="김은수" w:date="2026-10-01T12:05:00Z" w16du:dateUtc="2026-10-01T03:05:00Z"/>
              </w:rPr>
            </w:pPr>
            <w:ins w:id="5182" w:author="김은수" w:date="2026-10-01T12:05:00Z" w16du:dateUtc="2026-10-01T03:05:00Z">
              <w:r>
                <w:t>입력</w:t>
              </w:r>
            </w:ins>
          </w:p>
        </w:tc>
        <w:tc>
          <w:tcPr>
            <w:tcW w:w="7512" w:type="dxa"/>
            <w:tcPrChange w:id="5183" w:author="김은수" w:date="2026-10-01T03:22:00Z">
              <w:tcPr>
                <w:tcW w:w="7512" w:type="dxa"/>
              </w:tcPr>
            </w:tcPrChange>
          </w:tcPr>
          <w:p w14:paraId="4B2B23F4"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5184" w:author="김은수" w:date="2026-10-01T12:05:00Z" w16du:dateUtc="2026-10-01T03:05:00Z"/>
              </w:rPr>
            </w:pPr>
            <w:ins w:id="5185" w:author="김은수" w:date="2026-10-01T12:05:00Z" w16du:dateUtc="2026-10-01T03:05:00Z">
              <w:r>
                <w:t>AGC 출력 버퍼와 DAC FIFO</w:t>
              </w:r>
            </w:ins>
          </w:p>
        </w:tc>
      </w:tr>
      <w:tr w:rsidR="00084C76" w14:paraId="35A4EC71" w14:textId="77777777" w:rsidTr="00C648D7">
        <w:trPr>
          <w:cantSplit/>
          <w:ins w:id="5186" w:author="김은수" w:date="2026-10-01T12:05:00Z"/>
          <w:trPrChange w:id="5187"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5188" w:author="김은수" w:date="2026-10-01T03:22:00Z">
              <w:tcPr>
                <w:tcW w:w="1304" w:type="dxa"/>
              </w:tcPr>
            </w:tcPrChange>
          </w:tcPr>
          <w:p w14:paraId="4D7B723C" w14:textId="77777777" w:rsidR="00084C76" w:rsidRDefault="00084C76">
            <w:pPr>
              <w:pStyle w:val="TDCe"/>
              <w:rPr>
                <w:ins w:id="5189" w:author="김은수" w:date="2026-10-01T12:05:00Z" w16du:dateUtc="2026-10-01T03:05:00Z"/>
              </w:rPr>
            </w:pPr>
            <w:ins w:id="5190" w:author="김은수" w:date="2026-10-01T12:05:00Z" w16du:dateUtc="2026-10-01T03:05:00Z">
              <w:r>
                <w:t>출력</w:t>
              </w:r>
            </w:ins>
          </w:p>
        </w:tc>
        <w:tc>
          <w:tcPr>
            <w:tcW w:w="7512" w:type="dxa"/>
            <w:tcPrChange w:id="5191" w:author="김은수" w:date="2026-10-01T03:22:00Z">
              <w:tcPr>
                <w:tcW w:w="7512" w:type="dxa"/>
              </w:tcPr>
            </w:tcPrChange>
          </w:tcPr>
          <w:p w14:paraId="13DA380C"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5192" w:author="김은수" w:date="2026-10-01T12:05:00Z" w16du:dateUtc="2026-10-01T03:05:00Z"/>
              </w:rPr>
            </w:pPr>
            <w:ins w:id="5193" w:author="김은수" w:date="2026-10-01T12:05:00Z" w16du:dateUtc="2026-10-01T03:05:00Z">
              <w:r>
                <w:t>관찰용 DAC 출력 데이터</w:t>
              </w:r>
            </w:ins>
          </w:p>
        </w:tc>
      </w:tr>
      <w:tr w:rsidR="00084C76" w14:paraId="2360CA8B" w14:textId="77777777" w:rsidTr="00C648D7">
        <w:trPr>
          <w:cantSplit/>
          <w:ins w:id="5194" w:author="김은수" w:date="2026-10-01T12:05:00Z"/>
          <w:trPrChange w:id="5195"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5196" w:author="김은수" w:date="2026-10-01T03:22:00Z">
              <w:tcPr>
                <w:tcW w:w="1304" w:type="dxa"/>
              </w:tcPr>
            </w:tcPrChange>
          </w:tcPr>
          <w:p w14:paraId="130F7ADA" w14:textId="77777777" w:rsidR="00084C76" w:rsidRDefault="00084C76">
            <w:pPr>
              <w:pStyle w:val="TDCe"/>
              <w:rPr>
                <w:ins w:id="5197" w:author="김은수" w:date="2026-10-01T12:05:00Z" w16du:dateUtc="2026-10-01T03:05:00Z"/>
              </w:rPr>
            </w:pPr>
            <w:ins w:id="5198" w:author="김은수" w:date="2026-10-01T12:05:00Z" w16du:dateUtc="2026-10-01T03:05:00Z">
              <w:r>
                <w:t>처리</w:t>
              </w:r>
            </w:ins>
          </w:p>
        </w:tc>
        <w:tc>
          <w:tcPr>
            <w:tcW w:w="7512" w:type="dxa"/>
            <w:tcPrChange w:id="5199" w:author="김은수" w:date="2026-10-01T03:22:00Z">
              <w:tcPr>
                <w:tcW w:w="7512" w:type="dxa"/>
              </w:tcPr>
            </w:tcPrChange>
          </w:tcPr>
          <w:p w14:paraId="53E8C1D4"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5200" w:author="김은수" w:date="2026-10-01T12:05:00Z" w16du:dateUtc="2026-10-01T03:05:00Z"/>
              </w:rPr>
            </w:pPr>
            <w:ins w:id="5201" w:author="김은수" w:date="2026-10-01T12:05:00Z" w16du:dateUtc="2026-10-01T03:05:00Z">
              <w:r>
                <w:t>AGC 출력 표본을 관찰용 DAC FIFO에 복사한다. 자극용 PCM 패킷을 만드는 경로와 구분하며 관찰 경로의 출력은 자극 전류가 아니다.</w:t>
              </w:r>
            </w:ins>
          </w:p>
        </w:tc>
      </w:tr>
    </w:tbl>
    <w:p w14:paraId="5346F8E2" w14:textId="77777777" w:rsidR="00084C76" w:rsidRDefault="00084C76">
      <w:pPr>
        <w:pStyle w:val="TDC40"/>
        <w:spacing w:after="0"/>
        <w:rPr>
          <w:ins w:id="5202" w:author="김은수" w:date="2026-10-01T12:05:00Z" w16du:dateUtc="2026-10-01T03:05:00Z"/>
        </w:rPr>
        <w:pPrChange w:id="5203" w:author="김은수" w:date="2026-10-01T03:22:00Z">
          <w:pPr>
            <w:pStyle w:val="TDC40"/>
          </w:pPr>
        </w:pPrChange>
      </w:pPr>
    </w:p>
    <w:p w14:paraId="64C6CD64" w14:textId="77777777" w:rsidR="00084C76" w:rsidRDefault="00084C76">
      <w:pPr>
        <w:pStyle w:val="TDC42"/>
        <w:rPr>
          <w:ins w:id="5204" w:author="김은수" w:date="2026-10-01T12:05:00Z" w16du:dateUtc="2026-10-01T03:05:00Z"/>
        </w:rPr>
      </w:pPr>
      <w:ins w:id="5205" w:author="김은수" w:date="2026-10-01T12:05:00Z" w16du:dateUtc="2026-10-01T03:05:00Z">
        <w:r>
          <w:t xml:space="preserve">표 </w:t>
        </w:r>
        <w:r>
          <w:fldChar w:fldCharType="begin"/>
        </w:r>
        <w:r>
          <w:instrText>SEQ 표 \* ARABIC</w:instrText>
        </w:r>
        <w:r>
          <w:fldChar w:fldCharType="separate"/>
        </w:r>
        <w:r>
          <w:t>45</w:t>
        </w:r>
        <w:r>
          <w:fldChar w:fldCharType="end"/>
        </w:r>
        <w:r>
          <w:t>. 신호처리 출력 관찰 / 구현 조건</w:t>
        </w:r>
      </w:ins>
    </w:p>
    <w:tbl>
      <w:tblPr>
        <w:tblStyle w:val="TDC41"/>
        <w:tblW w:w="8816" w:type="dxa"/>
        <w:tblLayout w:type="fixed"/>
        <w:tblLook w:val="04A0" w:firstRow="1" w:lastRow="0" w:firstColumn="1" w:lastColumn="0" w:noHBand="0" w:noVBand="1"/>
        <w:tblPrChange w:id="5206"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5207">
          <w:tblGrid>
            <w:gridCol w:w="360"/>
            <w:gridCol w:w="360"/>
            <w:gridCol w:w="584"/>
            <w:gridCol w:w="7512"/>
          </w:tblGrid>
        </w:tblGridChange>
      </w:tblGrid>
      <w:tr w:rsidR="00084C76" w14:paraId="6003EC69" w14:textId="77777777" w:rsidTr="00C648D7">
        <w:trPr>
          <w:cnfStyle w:val="100000000000" w:firstRow="1" w:lastRow="0" w:firstColumn="0" w:lastColumn="0" w:oddVBand="0" w:evenVBand="0" w:oddHBand="0" w:evenHBand="0" w:firstRowFirstColumn="0" w:firstRowLastColumn="0" w:lastRowFirstColumn="0" w:lastRowLastColumn="0"/>
          <w:cantSplit/>
          <w:tblHeader/>
          <w:ins w:id="5208" w:author="김은수" w:date="2026-10-01T12:05:00Z"/>
          <w:trPrChange w:id="5209"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5210" w:author="김은수" w:date="2026-10-01T03:22:00Z">
              <w:tcPr>
                <w:tcW w:w="1304" w:type="dxa"/>
              </w:tcPr>
            </w:tcPrChange>
          </w:tcPr>
          <w:p w14:paraId="39C2669F"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5211" w:author="김은수" w:date="2026-10-01T12:05:00Z" w16du:dateUtc="2026-10-01T03:05:00Z"/>
              </w:rPr>
            </w:pPr>
            <w:ins w:id="5212" w:author="김은수" w:date="2026-10-01T12:05:00Z" w16du:dateUtc="2026-10-01T03:05:00Z">
              <w:r>
                <w:t>구분</w:t>
              </w:r>
            </w:ins>
          </w:p>
        </w:tc>
        <w:tc>
          <w:tcPr>
            <w:tcW w:w="7512" w:type="dxa"/>
            <w:tcPrChange w:id="5213" w:author="김은수" w:date="2026-10-01T03:22:00Z">
              <w:tcPr>
                <w:tcW w:w="7512" w:type="dxa"/>
              </w:tcPr>
            </w:tcPrChange>
          </w:tcPr>
          <w:p w14:paraId="71E7ADD0"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5214" w:author="김은수" w:date="2026-10-01T12:05:00Z" w16du:dateUtc="2026-10-01T03:05:00Z"/>
              </w:rPr>
            </w:pPr>
            <w:ins w:id="5215" w:author="김은수" w:date="2026-10-01T12:05:00Z" w16du:dateUtc="2026-10-01T03:05:00Z">
              <w:r>
                <w:t>구현 조건</w:t>
              </w:r>
            </w:ins>
          </w:p>
        </w:tc>
      </w:tr>
      <w:tr w:rsidR="00084C76" w14:paraId="24317550" w14:textId="77777777" w:rsidTr="00C648D7">
        <w:trPr>
          <w:cantSplit/>
          <w:ins w:id="5216" w:author="김은수" w:date="2026-10-01T12:05:00Z"/>
          <w:trPrChange w:id="5217"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5218" w:author="김은수" w:date="2026-10-01T03:22:00Z">
              <w:tcPr>
                <w:tcW w:w="1304" w:type="dxa"/>
              </w:tcPr>
            </w:tcPrChange>
          </w:tcPr>
          <w:p w14:paraId="11916F0F" w14:textId="77777777" w:rsidR="00084C76" w:rsidRDefault="00084C76">
            <w:pPr>
              <w:pStyle w:val="TDCe"/>
              <w:rPr>
                <w:ins w:id="5219" w:author="김은수" w:date="2026-10-01T12:05:00Z" w16du:dateUtc="2026-10-01T03:05:00Z"/>
              </w:rPr>
            </w:pPr>
            <w:ins w:id="5220" w:author="김은수" w:date="2026-10-01T12:05:00Z" w16du:dateUtc="2026-10-01T03:05:00Z">
              <w:r>
                <w:t>관련 함수</w:t>
              </w:r>
            </w:ins>
          </w:p>
        </w:tc>
        <w:tc>
          <w:tcPr>
            <w:tcW w:w="7512" w:type="dxa"/>
            <w:tcPrChange w:id="5221" w:author="김은수" w:date="2026-10-01T03:22:00Z">
              <w:tcPr>
                <w:tcW w:w="7512" w:type="dxa"/>
              </w:tcPr>
            </w:tcPrChange>
          </w:tcPr>
          <w:p w14:paraId="135E500B"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5222" w:author="김은수" w:date="2026-10-01T12:05:00Z" w16du:dateUtc="2026-10-01T03:05:00Z"/>
              </w:rPr>
            </w:pPr>
            <w:ins w:id="5223" w:author="김은수" w:date="2026-10-01T12:05:00Z" w16du:dateUtc="2026-10-01T03:05:00Z">
              <w:r>
                <w:t>lib_loopback_AGC_out</w:t>
              </w:r>
            </w:ins>
          </w:p>
        </w:tc>
      </w:tr>
    </w:tbl>
    <w:p w14:paraId="186E4433" w14:textId="77777777" w:rsidR="00084C76" w:rsidRDefault="00084C76">
      <w:pPr>
        <w:pStyle w:val="TDC40"/>
        <w:spacing w:after="0"/>
        <w:rPr>
          <w:ins w:id="5224" w:author="김은수" w:date="2026-10-01T12:05:00Z" w16du:dateUtc="2026-10-01T03:05:00Z"/>
        </w:rPr>
        <w:pPrChange w:id="5225" w:author="김은수" w:date="2026-10-01T03:22:00Z">
          <w:pPr>
            <w:pStyle w:val="TDC40"/>
          </w:pPr>
        </w:pPrChange>
      </w:pPr>
    </w:p>
    <w:p w14:paraId="593B0C9A" w14:textId="77777777" w:rsidR="00084C76" w:rsidRDefault="00084C76">
      <w:pPr>
        <w:pStyle w:val="TDC43"/>
        <w:rPr>
          <w:ins w:id="5226" w:author="김은수" w:date="2026-10-01T12:05:00Z" w16du:dateUtc="2026-10-01T03:05:00Z"/>
        </w:rPr>
      </w:pPr>
      <w:ins w:id="5227" w:author="김은수" w:date="2026-10-01T12:05:00Z" w16du:dateUtc="2026-10-01T03:05:00Z">
        <w:r>
          <w:t>입출력 예 : AGC 출력이 0~15이면 정해진 표본 순서로 관찰 FIFO에 복사한다. 관찰 경로에 복사해도 AGC 출력 원본은 변경하지 않는다.</w:t>
        </w:r>
      </w:ins>
    </w:p>
    <w:p w14:paraId="495F5300" w14:textId="77777777" w:rsidR="000C626C" w:rsidRDefault="000C626C">
      <w:pPr>
        <w:pStyle w:val="TDC40"/>
        <w:rPr>
          <w:ins w:id="5228" w:author="김은수" w:date="2026-10-01T05:08:00Z"/>
        </w:rPr>
      </w:pPr>
    </w:p>
    <w:p w14:paraId="690005C8" w14:textId="77777777" w:rsidR="00697371" w:rsidRPr="00E00010" w:rsidRDefault="00220104">
      <w:pPr>
        <w:pStyle w:val="TDC4"/>
        <w:rPr>
          <w:ins w:id="5229" w:author="김은수" w:date="2026-09-30T15:44:00Z" w16du:dateUtc="2026-09-30T06:44:00Z"/>
        </w:rPr>
        <w:pPrChange w:id="5230" w:author="김은수" w:date="2026-10-01T01:11:00Z">
          <w:pPr>
            <w:pStyle w:val="4"/>
            <w:numPr>
              <w:ilvl w:val="3"/>
              <w:numId w:val="7"/>
            </w:numPr>
            <w:tabs>
              <w:tab w:val="num" w:pos="1134"/>
            </w:tabs>
            <w:ind w:left="1200" w:hanging="400"/>
          </w:pPr>
        </w:pPrChange>
      </w:pPr>
      <w:ins w:id="5231" w:author="김은수" w:date="2026-09-30T15:44:00Z" w16du:dateUtc="2026-09-30T06:44:00Z">
        <w:r>
          <w:t>SU-ID-CFX-021, 신호처리 경로 선택</w:t>
        </w:r>
      </w:ins>
    </w:p>
    <w:p w14:paraId="40EAC13E" w14:textId="77777777" w:rsidR="00084C76" w:rsidRDefault="00084C76">
      <w:pPr>
        <w:pStyle w:val="TDC40"/>
        <w:keepNext/>
        <w:rPr>
          <w:ins w:id="5232" w:author="김은수" w:date="2026-10-01T12:05:00Z" w16du:dateUtc="2026-10-01T03:05:00Z"/>
        </w:rPr>
        <w:pPrChange w:id="5233" w:author="김은수" w:date="2026-10-01T03:22:00Z">
          <w:pPr>
            <w:pStyle w:val="TDC40"/>
          </w:pPr>
        </w:pPrChange>
      </w:pPr>
      <w:ins w:id="5234" w:author="김은수" w:date="2026-10-01T12:05:00Z" w16du:dateUtc="2026-10-01T03:05:00Z">
        <w:r>
          <w:t>동시에 적용할 수 없는 입력 처리 방식을 상태에 맞춰 하나로 결정한다.</w:t>
        </w:r>
      </w:ins>
    </w:p>
    <w:p w14:paraId="09043D78" w14:textId="77777777" w:rsidR="00084C76" w:rsidRDefault="00084C76">
      <w:pPr>
        <w:pStyle w:val="TDC42"/>
        <w:rPr>
          <w:ins w:id="5235" w:author="김은수" w:date="2026-10-01T12:05:00Z" w16du:dateUtc="2026-10-01T03:05:00Z"/>
        </w:rPr>
      </w:pPr>
      <w:ins w:id="5236" w:author="김은수" w:date="2026-10-01T12:05:00Z" w16du:dateUtc="2026-10-01T03:05:00Z">
        <w:r>
          <w:t xml:space="preserve">표 </w:t>
        </w:r>
        <w:r>
          <w:fldChar w:fldCharType="begin"/>
        </w:r>
        <w:r>
          <w:instrText>SEQ 표 \* ARABIC</w:instrText>
        </w:r>
        <w:r>
          <w:fldChar w:fldCharType="separate"/>
        </w:r>
        <w:r>
          <w:t>46</w:t>
        </w:r>
        <w:r>
          <w:fldChar w:fldCharType="end"/>
        </w:r>
        <w:r>
          <w:t>. 신호처리 경로 선택 / 유닛 설계 내용</w:t>
        </w:r>
      </w:ins>
    </w:p>
    <w:tbl>
      <w:tblPr>
        <w:tblStyle w:val="TDC41"/>
        <w:tblW w:w="8816" w:type="dxa"/>
        <w:tblLayout w:type="fixed"/>
        <w:tblLook w:val="04A0" w:firstRow="1" w:lastRow="0" w:firstColumn="1" w:lastColumn="0" w:noHBand="0" w:noVBand="1"/>
        <w:tblPrChange w:id="5237"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5238">
          <w:tblGrid>
            <w:gridCol w:w="360"/>
            <w:gridCol w:w="360"/>
            <w:gridCol w:w="584"/>
            <w:gridCol w:w="7512"/>
          </w:tblGrid>
        </w:tblGridChange>
      </w:tblGrid>
      <w:tr w:rsidR="00084C76" w14:paraId="6679DFDF" w14:textId="77777777" w:rsidTr="00583DC8">
        <w:trPr>
          <w:cnfStyle w:val="100000000000" w:firstRow="1" w:lastRow="0" w:firstColumn="0" w:lastColumn="0" w:oddVBand="0" w:evenVBand="0" w:oddHBand="0" w:evenHBand="0" w:firstRowFirstColumn="0" w:firstRowLastColumn="0" w:lastRowFirstColumn="0" w:lastRowLastColumn="0"/>
          <w:cantSplit/>
          <w:tblHeader/>
          <w:ins w:id="5239" w:author="김은수" w:date="2026-10-01T12:05:00Z"/>
          <w:trPrChange w:id="5240"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5241" w:author="김은수" w:date="2026-10-01T03:22:00Z">
              <w:tcPr>
                <w:tcW w:w="1304" w:type="dxa"/>
              </w:tcPr>
            </w:tcPrChange>
          </w:tcPr>
          <w:p w14:paraId="02B6E530"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5242" w:author="김은수" w:date="2026-10-01T12:05:00Z" w16du:dateUtc="2026-10-01T03:05:00Z"/>
              </w:rPr>
            </w:pPr>
            <w:ins w:id="5243" w:author="김은수" w:date="2026-10-01T12:05:00Z" w16du:dateUtc="2026-10-01T03:05:00Z">
              <w:r>
                <w:t>항목</w:t>
              </w:r>
            </w:ins>
          </w:p>
        </w:tc>
        <w:tc>
          <w:tcPr>
            <w:tcW w:w="7512" w:type="dxa"/>
            <w:tcPrChange w:id="5244" w:author="김은수" w:date="2026-10-01T03:22:00Z">
              <w:tcPr>
                <w:tcW w:w="7512" w:type="dxa"/>
              </w:tcPr>
            </w:tcPrChange>
          </w:tcPr>
          <w:p w14:paraId="3D830594"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5245" w:author="김은수" w:date="2026-10-01T12:05:00Z" w16du:dateUtc="2026-10-01T03:05:00Z"/>
              </w:rPr>
            </w:pPr>
            <w:ins w:id="5246" w:author="김은수" w:date="2026-10-01T12:05:00Z" w16du:dateUtc="2026-10-01T03:05:00Z">
              <w:r>
                <w:t>설계 내용</w:t>
              </w:r>
            </w:ins>
          </w:p>
        </w:tc>
      </w:tr>
      <w:tr w:rsidR="00084C76" w14:paraId="51E3EECE" w14:textId="77777777" w:rsidTr="00583DC8">
        <w:trPr>
          <w:cantSplit/>
          <w:ins w:id="5247" w:author="김은수" w:date="2026-10-01T12:05:00Z"/>
          <w:trPrChange w:id="5248"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5249" w:author="김은수" w:date="2026-10-01T03:22:00Z">
              <w:tcPr>
                <w:tcW w:w="1304" w:type="dxa"/>
              </w:tcPr>
            </w:tcPrChange>
          </w:tcPr>
          <w:p w14:paraId="6C8E6E70" w14:textId="77777777" w:rsidR="00084C76" w:rsidRDefault="00084C76">
            <w:pPr>
              <w:pStyle w:val="TDCe"/>
              <w:rPr>
                <w:ins w:id="5250" w:author="김은수" w:date="2026-10-01T12:05:00Z" w16du:dateUtc="2026-10-01T03:05:00Z"/>
              </w:rPr>
            </w:pPr>
            <w:ins w:id="5251" w:author="김은수" w:date="2026-10-01T12:05:00Z" w16du:dateUtc="2026-10-01T03:05:00Z">
              <w:r>
                <w:t>입력</w:t>
              </w:r>
            </w:ins>
          </w:p>
        </w:tc>
        <w:tc>
          <w:tcPr>
            <w:tcW w:w="7512" w:type="dxa"/>
            <w:tcPrChange w:id="5252" w:author="김은수" w:date="2026-10-01T03:22:00Z">
              <w:tcPr>
                <w:tcW w:w="7512" w:type="dxa"/>
              </w:tcPr>
            </w:tcPrChange>
          </w:tcPr>
          <w:p w14:paraId="2F2FA544"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5253" w:author="김은수" w:date="2026-10-01T12:05:00Z" w16du:dateUtc="2026-10-01T03:05:00Z"/>
              </w:rPr>
            </w:pPr>
            <w:ins w:id="5254" w:author="김은수" w:date="2026-10-01T12:05:00Z" w16du:dateUtc="2026-10-01T03:05:00Z">
              <w:r>
                <w:t>I2S 상태, 마이크 수, 전면 방향, 매핑 연결, 크래들 여부</w:t>
              </w:r>
            </w:ins>
          </w:p>
        </w:tc>
      </w:tr>
      <w:tr w:rsidR="00084C76" w14:paraId="33097AD9" w14:textId="77777777" w:rsidTr="00583DC8">
        <w:trPr>
          <w:cantSplit/>
          <w:ins w:id="5255" w:author="김은수" w:date="2026-10-01T12:05:00Z"/>
          <w:trPrChange w:id="5256"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5257" w:author="김은수" w:date="2026-10-01T03:22:00Z">
              <w:tcPr>
                <w:tcW w:w="1304" w:type="dxa"/>
              </w:tcPr>
            </w:tcPrChange>
          </w:tcPr>
          <w:p w14:paraId="304D2B28" w14:textId="77777777" w:rsidR="00084C76" w:rsidRDefault="00084C76">
            <w:pPr>
              <w:pStyle w:val="TDCe"/>
              <w:rPr>
                <w:ins w:id="5258" w:author="김은수" w:date="2026-10-01T12:05:00Z" w16du:dateUtc="2026-10-01T03:05:00Z"/>
              </w:rPr>
            </w:pPr>
            <w:ins w:id="5259" w:author="김은수" w:date="2026-10-01T12:05:00Z" w16du:dateUtc="2026-10-01T03:05:00Z">
              <w:r>
                <w:t>출력</w:t>
              </w:r>
            </w:ins>
          </w:p>
        </w:tc>
        <w:tc>
          <w:tcPr>
            <w:tcW w:w="7512" w:type="dxa"/>
            <w:tcPrChange w:id="5260" w:author="김은수" w:date="2026-10-01T03:22:00Z">
              <w:tcPr>
                <w:tcW w:w="7512" w:type="dxa"/>
              </w:tcPr>
            </w:tcPrChange>
          </w:tcPr>
          <w:p w14:paraId="1B7D5A9A"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5261" w:author="김은수" w:date="2026-10-01T12:05:00Z" w16du:dateUtc="2026-10-01T03:05:00Z"/>
              </w:rPr>
            </w:pPr>
            <w:ins w:id="5262" w:author="김은수" w:date="2026-10-01T12:05:00Z" w16du:dateUtc="2026-10-01T03:05:00Z">
              <w:r>
                <w:t>혼합 함수/게인 선택과 HEAR 전처리 요청</w:t>
              </w:r>
            </w:ins>
          </w:p>
        </w:tc>
      </w:tr>
      <w:tr w:rsidR="00084C76" w14:paraId="1EE6EE90" w14:textId="77777777" w:rsidTr="00583DC8">
        <w:trPr>
          <w:cantSplit/>
          <w:ins w:id="5263" w:author="김은수" w:date="2026-10-01T12:05:00Z"/>
          <w:trPrChange w:id="5264"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5265" w:author="김은수" w:date="2026-10-01T03:22:00Z">
              <w:tcPr>
                <w:tcW w:w="1304" w:type="dxa"/>
              </w:tcPr>
            </w:tcPrChange>
          </w:tcPr>
          <w:p w14:paraId="0DBA9374" w14:textId="77777777" w:rsidR="00084C76" w:rsidRDefault="00084C76">
            <w:pPr>
              <w:pStyle w:val="TDCe"/>
              <w:rPr>
                <w:ins w:id="5266" w:author="김은수" w:date="2026-10-01T12:05:00Z" w16du:dateUtc="2026-10-01T03:05:00Z"/>
              </w:rPr>
            </w:pPr>
            <w:ins w:id="5267" w:author="김은수" w:date="2026-10-01T12:05:00Z" w16du:dateUtc="2026-10-01T03:05:00Z">
              <w:r>
                <w:lastRenderedPageBreak/>
                <w:t>처리</w:t>
              </w:r>
            </w:ins>
          </w:p>
        </w:tc>
        <w:tc>
          <w:tcPr>
            <w:tcW w:w="7512" w:type="dxa"/>
            <w:tcPrChange w:id="5268" w:author="김은수" w:date="2026-10-01T03:22:00Z">
              <w:tcPr>
                <w:tcW w:w="7512" w:type="dxa"/>
              </w:tcPr>
            </w:tcPrChange>
          </w:tcPr>
          <w:p w14:paraId="49B77A98"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5269" w:author="김은수" w:date="2026-10-01T12:05:00Z" w16du:dateUtc="2026-10-01T03:05:00Z"/>
              </w:rPr>
            </w:pPr>
            <w:ins w:id="5270" w:author="김은수" w:date="2026-10-01T12:05:00Z" w16du:dateUtc="2026-10-01T03:05:00Z">
              <w:r>
                <w:t>I2S 수신 중에는 마이크/I2S 게인 혼합을 사용한다. 매핑 중에는 두 게인을 1로 고정하고, 일반 스트리밍은 I2S 게인을 1로 사용한다. I2S가 없으면 두 마이크 빔포밍 또는 단일 입력을 선택하고 AGC 전처리 체인을 호출한다.</w:t>
              </w:r>
            </w:ins>
          </w:p>
        </w:tc>
      </w:tr>
    </w:tbl>
    <w:p w14:paraId="1C5ADFE2" w14:textId="77777777" w:rsidR="00084C76" w:rsidRDefault="00084C76">
      <w:pPr>
        <w:pStyle w:val="TDC40"/>
        <w:spacing w:after="0"/>
        <w:rPr>
          <w:ins w:id="5271" w:author="김은수" w:date="2026-10-01T12:05:00Z" w16du:dateUtc="2026-10-01T03:05:00Z"/>
        </w:rPr>
        <w:pPrChange w:id="5272" w:author="김은수" w:date="2026-10-01T03:22:00Z">
          <w:pPr>
            <w:pStyle w:val="TDC40"/>
          </w:pPr>
        </w:pPrChange>
      </w:pPr>
    </w:p>
    <w:p w14:paraId="654BA536" w14:textId="77777777" w:rsidR="00084C76" w:rsidRDefault="00084C76">
      <w:pPr>
        <w:pStyle w:val="TDC42"/>
        <w:rPr>
          <w:ins w:id="5273" w:author="김은수" w:date="2026-10-01T12:05:00Z" w16du:dateUtc="2026-10-01T03:05:00Z"/>
        </w:rPr>
      </w:pPr>
      <w:ins w:id="5274" w:author="김은수" w:date="2026-10-01T12:05:00Z" w16du:dateUtc="2026-10-01T03:05:00Z">
        <w:r>
          <w:t xml:space="preserve">표 </w:t>
        </w:r>
        <w:r>
          <w:fldChar w:fldCharType="begin"/>
        </w:r>
        <w:r>
          <w:instrText>SEQ 표 \* ARABIC</w:instrText>
        </w:r>
        <w:r>
          <w:fldChar w:fldCharType="separate"/>
        </w:r>
        <w:r>
          <w:t>47</w:t>
        </w:r>
        <w:r>
          <w:fldChar w:fldCharType="end"/>
        </w:r>
        <w:r>
          <w:t>. 신호처리 경로 선택 / 구현 조건</w:t>
        </w:r>
      </w:ins>
    </w:p>
    <w:tbl>
      <w:tblPr>
        <w:tblStyle w:val="TDC41"/>
        <w:tblW w:w="8816" w:type="dxa"/>
        <w:tblLayout w:type="fixed"/>
        <w:tblLook w:val="04A0" w:firstRow="1" w:lastRow="0" w:firstColumn="1" w:lastColumn="0" w:noHBand="0" w:noVBand="1"/>
        <w:tblPrChange w:id="5275"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5276">
          <w:tblGrid>
            <w:gridCol w:w="360"/>
            <w:gridCol w:w="360"/>
            <w:gridCol w:w="584"/>
            <w:gridCol w:w="7512"/>
          </w:tblGrid>
        </w:tblGridChange>
      </w:tblGrid>
      <w:tr w:rsidR="00084C76" w14:paraId="1EE44F82" w14:textId="77777777" w:rsidTr="00583DC8">
        <w:trPr>
          <w:cnfStyle w:val="100000000000" w:firstRow="1" w:lastRow="0" w:firstColumn="0" w:lastColumn="0" w:oddVBand="0" w:evenVBand="0" w:oddHBand="0" w:evenHBand="0" w:firstRowFirstColumn="0" w:firstRowLastColumn="0" w:lastRowFirstColumn="0" w:lastRowLastColumn="0"/>
          <w:cantSplit/>
          <w:tblHeader/>
          <w:ins w:id="5277" w:author="김은수" w:date="2026-10-01T12:05:00Z"/>
          <w:trPrChange w:id="5278"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5279" w:author="김은수" w:date="2026-10-01T03:22:00Z">
              <w:tcPr>
                <w:tcW w:w="1304" w:type="dxa"/>
              </w:tcPr>
            </w:tcPrChange>
          </w:tcPr>
          <w:p w14:paraId="220DE6BB"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5280" w:author="김은수" w:date="2026-10-01T12:05:00Z" w16du:dateUtc="2026-10-01T03:05:00Z"/>
              </w:rPr>
            </w:pPr>
            <w:ins w:id="5281" w:author="김은수" w:date="2026-10-01T12:05:00Z" w16du:dateUtc="2026-10-01T03:05:00Z">
              <w:r>
                <w:t>구분</w:t>
              </w:r>
            </w:ins>
          </w:p>
        </w:tc>
        <w:tc>
          <w:tcPr>
            <w:tcW w:w="7512" w:type="dxa"/>
            <w:tcPrChange w:id="5282" w:author="김은수" w:date="2026-10-01T03:22:00Z">
              <w:tcPr>
                <w:tcW w:w="7512" w:type="dxa"/>
              </w:tcPr>
            </w:tcPrChange>
          </w:tcPr>
          <w:p w14:paraId="0A594CCF"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5283" w:author="김은수" w:date="2026-10-01T12:05:00Z" w16du:dateUtc="2026-10-01T03:05:00Z"/>
              </w:rPr>
            </w:pPr>
            <w:ins w:id="5284" w:author="김은수" w:date="2026-10-01T12:05:00Z" w16du:dateUtc="2026-10-01T03:05:00Z">
              <w:r>
                <w:t>구현 조건</w:t>
              </w:r>
            </w:ins>
          </w:p>
        </w:tc>
      </w:tr>
      <w:tr w:rsidR="00084C76" w14:paraId="55CF6CFD" w14:textId="77777777" w:rsidTr="00583DC8">
        <w:trPr>
          <w:cantSplit/>
          <w:ins w:id="5285" w:author="김은수" w:date="2026-10-01T12:05:00Z"/>
          <w:trPrChange w:id="5286"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5287" w:author="김은수" w:date="2026-10-01T03:22:00Z">
              <w:tcPr>
                <w:tcW w:w="1304" w:type="dxa"/>
              </w:tcPr>
            </w:tcPrChange>
          </w:tcPr>
          <w:p w14:paraId="37CAEB72" w14:textId="77777777" w:rsidR="00084C76" w:rsidRDefault="00084C76">
            <w:pPr>
              <w:pStyle w:val="TDCe"/>
              <w:rPr>
                <w:ins w:id="5288" w:author="김은수" w:date="2026-10-01T12:05:00Z" w16du:dateUtc="2026-10-01T03:05:00Z"/>
              </w:rPr>
            </w:pPr>
            <w:ins w:id="5289" w:author="김은수" w:date="2026-10-01T12:05:00Z" w16du:dateUtc="2026-10-01T03:05:00Z">
              <w:r>
                <w:t>동작 조건</w:t>
              </w:r>
            </w:ins>
          </w:p>
        </w:tc>
        <w:tc>
          <w:tcPr>
            <w:tcW w:w="7512" w:type="dxa"/>
            <w:tcPrChange w:id="5290" w:author="김은수" w:date="2026-10-01T03:22:00Z">
              <w:tcPr>
                <w:tcW w:w="7512" w:type="dxa"/>
              </w:tcPr>
            </w:tcPrChange>
          </w:tcPr>
          <w:p w14:paraId="7EB7373F"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5291" w:author="김은수" w:date="2026-10-01T12:05:00Z" w16du:dateUtc="2026-10-01T03:05:00Z"/>
              </w:rPr>
            </w:pPr>
            <w:ins w:id="5292" w:author="김은수" w:date="2026-10-01T12:05:00Z" w16du:dateUtc="2026-10-01T03:05:00Z">
              <w:r>
                <w:t>각 조건의 혼합 함수/게인/지연 마이크가 설계와 같고 혼합 완료 후 HEAR 전처리를 호출해야 한다.</w:t>
              </w:r>
            </w:ins>
          </w:p>
        </w:tc>
      </w:tr>
    </w:tbl>
    <w:p w14:paraId="1194FE8E" w14:textId="77777777" w:rsidR="00084C76" w:rsidRDefault="00084C76">
      <w:pPr>
        <w:pStyle w:val="TDC40"/>
        <w:spacing w:after="0"/>
        <w:rPr>
          <w:ins w:id="5293" w:author="김은수" w:date="2026-10-01T12:05:00Z" w16du:dateUtc="2026-10-01T03:05:00Z"/>
        </w:rPr>
        <w:pPrChange w:id="5294" w:author="김은수" w:date="2026-10-01T03:22:00Z">
          <w:pPr>
            <w:pStyle w:val="TDC40"/>
          </w:pPr>
        </w:pPrChange>
      </w:pPr>
    </w:p>
    <w:p w14:paraId="1BF63C7E" w14:textId="77777777" w:rsidR="00697371" w:rsidRPr="00E00010" w:rsidRDefault="00220104">
      <w:pPr>
        <w:pStyle w:val="TDC43"/>
        <w:rPr>
          <w:ins w:id="5295" w:author="김은수" w:date="2026-09-30T15:44:00Z" w16du:dateUtc="2026-09-30T06:44:00Z"/>
        </w:rPr>
        <w:pPrChange w:id="5296" w:author="김은수" w:date="2026-10-01T01:11:00Z">
          <w:pPr>
            <w:keepLines/>
            <w:widowControl/>
            <w:snapToGrid w:val="0"/>
            <w:spacing w:after="180" w:line="300" w:lineRule="auto"/>
            <w:ind w:left="1245"/>
            <w:jc w:val="left"/>
          </w:pPr>
        </w:pPrChange>
      </w:pPr>
      <w:ins w:id="5297" w:author="김은수" w:date="2026-09-30T15:44:00Z" w16du:dateUtc="2026-09-30T06:44:00Z">
        <w:r>
          <w:rPr>
            <w:b/>
            <w:bCs/>
            <w:rPrChange w:id="5298" w:author="김은수" w:date="2026-10-01T01:11:00Z">
              <w:rPr>
                <w:b/>
                <w:bCs/>
                <w:sz w:val="22"/>
              </w:rPr>
            </w:rPrChange>
          </w:rPr>
          <w:t>흐름 참고 : 일반 스트리밍의 I2S 게인은 1로 설정한다. 마이크 수는 1개 또는 2개로 설정하며, 2개일 때는 전면 방향에 맞는 지연 합산 경로를 선택한다.</w:t>
        </w:r>
      </w:ins>
    </w:p>
    <w:p w14:paraId="507B7C5F" w14:textId="77777777" w:rsidR="00BA1805" w:rsidRPr="00E00010" w:rsidRDefault="00BA1805">
      <w:pPr>
        <w:pStyle w:val="TDC44"/>
        <w:rPr>
          <w:ins w:id="5299" w:author="김은수" w:date="2026-09-30T15:44:00Z" w16du:dateUtc="2026-09-30T06:44:00Z"/>
        </w:rPr>
        <w:pPrChange w:id="5300" w:author="김은수" w:date="2026-10-01T01:11:00Z">
          <w:pPr>
            <w:keepNext/>
            <w:keepLines/>
            <w:pageBreakBefore/>
            <w:widowControl/>
            <w:snapToGrid w:val="0"/>
            <w:spacing w:after="100" w:line="240" w:lineRule="auto"/>
            <w:jc w:val="center"/>
          </w:pPr>
        </w:pPrChange>
      </w:pPr>
      <w:ins w:id="5301" w:author="김은수" w:date="2026-09-30T15:44:00Z" w16du:dateUtc="2026-09-30T06:44:00Z">
        <w:r w:rsidRPr="00E00010">
          <w:rPr>
            <w:noProof/>
          </w:rPr>
          <w:lastRenderedPageBreak/>
          <w:drawing>
            <wp:inline distT="0" distB="0" distL="0" distR="0" wp14:anchorId="3E4EBC4E" wp14:editId="0010EAF7">
              <wp:extent cx="4320000" cy="4743900"/>
              <wp:effectExtent l="0" t="0" r="0" b="0"/>
              <wp:docPr id="1003" name="Flow CFX-021" descr="SU-ID-CFX-021 신호처리 경로 선택 설계 순서도">
                <a:extLst xmlns:a="http://schemas.openxmlformats.org/drawingml/2006/main">
                  <a:ext uri="{FF2B5EF4-FFF2-40B4-BE49-F238E27FC236}">
                    <a16:creationId xmlns:a16="http://schemas.microsoft.com/office/drawing/2014/main" id="{E8B69799-F488-0C76-6806-D41022ABA04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그림 256" descr="스크린샷, 어둠, 블랙, 밤이(가) 표시된 사진&#10;&#10;자동 생성된 설명">
                        <a:extLst>
                          <a:ext uri="{FF2B5EF4-FFF2-40B4-BE49-F238E27FC236}">
                            <a16:creationId xmlns:a16="http://schemas.microsoft.com/office/drawing/2014/main" id="{E8B69799-F488-0C76-6806-D41022ABA043}"/>
                          </a:ext>
                        </a:extLst>
                      </pic:cNvPr>
                      <pic:cNvPicPr>
                        <a:picLocks noChangeAspect="1"/>
                      </pic:cNvPicPr>
                    </pic:nvPicPr>
                    <pic:blipFill>
                      <a:blip r:embed="rId31"/>
                      <a:stretch>
                        <a:fillRect/>
                      </a:stretch>
                    </pic:blipFill>
                    <pic:spPr>
                      <a:xfrm>
                        <a:off x="0" y="0"/>
                        <a:ext cx="4320000" cy="4743900"/>
                      </a:xfrm>
                      <a:prstGeom prst="rect">
                        <a:avLst/>
                      </a:prstGeom>
                    </pic:spPr>
                  </pic:pic>
                </a:graphicData>
              </a:graphic>
            </wp:inline>
          </w:drawing>
        </w:r>
      </w:ins>
    </w:p>
    <w:p w14:paraId="2C5F371B" w14:textId="77777777" w:rsidR="00697371" w:rsidRPr="00E00010" w:rsidRDefault="00220104">
      <w:pPr>
        <w:pStyle w:val="TDC45"/>
        <w:rPr>
          <w:ins w:id="5302" w:author="김은수" w:date="2026-09-30T15:44:00Z" w16du:dateUtc="2026-09-30T06:44:00Z"/>
        </w:rPr>
        <w:pPrChange w:id="5303" w:author="김은수" w:date="2026-10-01T01:11:00Z">
          <w:pPr>
            <w:keepLines/>
            <w:widowControl/>
            <w:snapToGrid w:val="0"/>
            <w:spacing w:after="180" w:line="276" w:lineRule="auto"/>
            <w:jc w:val="center"/>
          </w:pPr>
        </w:pPrChange>
      </w:pPr>
      <w:ins w:id="5304" w:author="김은수" w:date="2026-09-30T15:44:00Z" w16du:dateUtc="2026-09-30T06:44:00Z">
        <w:r w:rsidRPr="00E00010">
          <w:t>그림 11. SU-ID-CFX-021 신호처리 경로 선택 순서도</w:t>
        </w:r>
      </w:ins>
    </w:p>
    <w:p w14:paraId="5BD1E48B" w14:textId="77777777" w:rsidR="000C626C" w:rsidRDefault="000C626C">
      <w:pPr>
        <w:pStyle w:val="TDC40"/>
        <w:rPr>
          <w:ins w:id="5305" w:author="김은수" w:date="2026-10-01T05:08:00Z"/>
        </w:rPr>
      </w:pPr>
    </w:p>
    <w:p w14:paraId="1E398B41" w14:textId="77777777" w:rsidR="00697371" w:rsidRPr="00E00010" w:rsidRDefault="00220104">
      <w:pPr>
        <w:pStyle w:val="TDC4"/>
        <w:rPr>
          <w:ins w:id="5306" w:author="김은수" w:date="2026-09-30T15:44:00Z" w16du:dateUtc="2026-09-30T06:44:00Z"/>
        </w:rPr>
        <w:pPrChange w:id="5307" w:author="김은수" w:date="2026-10-01T01:11:00Z">
          <w:pPr>
            <w:pStyle w:val="4"/>
            <w:numPr>
              <w:ilvl w:val="3"/>
              <w:numId w:val="7"/>
            </w:numPr>
            <w:tabs>
              <w:tab w:val="num" w:pos="1134"/>
            </w:tabs>
            <w:ind w:left="1200" w:hanging="400"/>
          </w:pPr>
        </w:pPrChange>
      </w:pPr>
      <w:ins w:id="5308" w:author="김은수" w:date="2026-09-30T15:44:00Z" w16du:dateUtc="2026-09-30T06:44:00Z">
        <w:r>
          <w:t>SU-ID-CFX-022, AGC 입력 크기 읽기와 공유</w:t>
        </w:r>
      </w:ins>
    </w:p>
    <w:p w14:paraId="209FFF87" w14:textId="77777777" w:rsidR="00084C76" w:rsidRDefault="00084C76">
      <w:pPr>
        <w:pStyle w:val="TDC40"/>
        <w:keepNext/>
        <w:rPr>
          <w:ins w:id="5309" w:author="김은수" w:date="2026-10-01T12:05:00Z" w16du:dateUtc="2026-10-01T03:05:00Z"/>
        </w:rPr>
        <w:pPrChange w:id="5310" w:author="김은수" w:date="2026-10-01T03:22:00Z">
          <w:pPr>
            <w:pStyle w:val="TDC40"/>
          </w:pPr>
        </w:pPrChange>
      </w:pPr>
      <w:ins w:id="5311" w:author="김은수" w:date="2026-10-01T12:05:00Z" w16du:dateUtc="2026-10-01T03:05:00Z">
        <w:r>
          <w:t>한 블록의 크기로 AGC 이득을 결정하고 같은 입력 크기를 CM3가 조회할 수 있게 한다.</w:t>
        </w:r>
      </w:ins>
    </w:p>
    <w:p w14:paraId="351A9963" w14:textId="77777777" w:rsidR="00084C76" w:rsidRDefault="00084C76">
      <w:pPr>
        <w:pStyle w:val="TDC42"/>
        <w:rPr>
          <w:ins w:id="5312" w:author="김은수" w:date="2026-10-01T12:05:00Z" w16du:dateUtc="2026-10-01T03:05:00Z"/>
        </w:rPr>
      </w:pPr>
      <w:ins w:id="5313" w:author="김은수" w:date="2026-10-01T12:05:00Z" w16du:dateUtc="2026-10-01T03:05:00Z">
        <w:r>
          <w:t xml:space="preserve">표 </w:t>
        </w:r>
        <w:r>
          <w:fldChar w:fldCharType="begin"/>
        </w:r>
        <w:r>
          <w:instrText>SEQ 표 \* ARABIC</w:instrText>
        </w:r>
        <w:r>
          <w:fldChar w:fldCharType="separate"/>
        </w:r>
        <w:r>
          <w:t>48</w:t>
        </w:r>
        <w:r>
          <w:fldChar w:fldCharType="end"/>
        </w:r>
        <w:r>
          <w:t>. AGC 입력 크기 읽기와 공유 / 유닛 설계 내용</w:t>
        </w:r>
      </w:ins>
    </w:p>
    <w:tbl>
      <w:tblPr>
        <w:tblStyle w:val="TDC41"/>
        <w:tblW w:w="8816" w:type="dxa"/>
        <w:tblLayout w:type="fixed"/>
        <w:tblLook w:val="04A0" w:firstRow="1" w:lastRow="0" w:firstColumn="1" w:lastColumn="0" w:noHBand="0" w:noVBand="1"/>
        <w:tblPrChange w:id="5314"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5315">
          <w:tblGrid>
            <w:gridCol w:w="360"/>
            <w:gridCol w:w="360"/>
            <w:gridCol w:w="584"/>
            <w:gridCol w:w="7512"/>
          </w:tblGrid>
        </w:tblGridChange>
      </w:tblGrid>
      <w:tr w:rsidR="00084C76" w14:paraId="284DE07D" w14:textId="77777777" w:rsidTr="00F64CB3">
        <w:trPr>
          <w:cnfStyle w:val="100000000000" w:firstRow="1" w:lastRow="0" w:firstColumn="0" w:lastColumn="0" w:oddVBand="0" w:evenVBand="0" w:oddHBand="0" w:evenHBand="0" w:firstRowFirstColumn="0" w:firstRowLastColumn="0" w:lastRowFirstColumn="0" w:lastRowLastColumn="0"/>
          <w:cantSplit/>
          <w:tblHeader/>
          <w:ins w:id="5316" w:author="김은수" w:date="2026-10-01T12:05:00Z"/>
          <w:trPrChange w:id="5317"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5318" w:author="김은수" w:date="2026-10-01T03:22:00Z">
              <w:tcPr>
                <w:tcW w:w="1304" w:type="dxa"/>
              </w:tcPr>
            </w:tcPrChange>
          </w:tcPr>
          <w:p w14:paraId="587B3F68"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5319" w:author="김은수" w:date="2026-10-01T12:05:00Z" w16du:dateUtc="2026-10-01T03:05:00Z"/>
              </w:rPr>
            </w:pPr>
            <w:ins w:id="5320" w:author="김은수" w:date="2026-10-01T12:05:00Z" w16du:dateUtc="2026-10-01T03:05:00Z">
              <w:r>
                <w:t>항목</w:t>
              </w:r>
            </w:ins>
          </w:p>
        </w:tc>
        <w:tc>
          <w:tcPr>
            <w:tcW w:w="7512" w:type="dxa"/>
            <w:tcPrChange w:id="5321" w:author="김은수" w:date="2026-10-01T03:22:00Z">
              <w:tcPr>
                <w:tcW w:w="7512" w:type="dxa"/>
              </w:tcPr>
            </w:tcPrChange>
          </w:tcPr>
          <w:p w14:paraId="0B3C6DD3"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5322" w:author="김은수" w:date="2026-10-01T12:05:00Z" w16du:dateUtc="2026-10-01T03:05:00Z"/>
              </w:rPr>
            </w:pPr>
            <w:ins w:id="5323" w:author="김은수" w:date="2026-10-01T12:05:00Z" w16du:dateUtc="2026-10-01T03:05:00Z">
              <w:r>
                <w:t>설계 내용</w:t>
              </w:r>
            </w:ins>
          </w:p>
        </w:tc>
      </w:tr>
      <w:tr w:rsidR="00084C76" w14:paraId="03431E75" w14:textId="77777777" w:rsidTr="00F64CB3">
        <w:trPr>
          <w:cantSplit/>
          <w:ins w:id="5324" w:author="김은수" w:date="2026-10-01T12:05:00Z"/>
          <w:trPrChange w:id="5325"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5326" w:author="김은수" w:date="2026-10-01T03:22:00Z">
              <w:tcPr>
                <w:tcW w:w="1304" w:type="dxa"/>
              </w:tcPr>
            </w:tcPrChange>
          </w:tcPr>
          <w:p w14:paraId="4EA9F506" w14:textId="77777777" w:rsidR="00084C76" w:rsidRDefault="00084C76">
            <w:pPr>
              <w:pStyle w:val="TDCe"/>
              <w:rPr>
                <w:ins w:id="5327" w:author="김은수" w:date="2026-10-01T12:05:00Z" w16du:dateUtc="2026-10-01T03:05:00Z"/>
              </w:rPr>
            </w:pPr>
            <w:ins w:id="5328" w:author="김은수" w:date="2026-10-01T12:05:00Z" w16du:dateUtc="2026-10-01T03:05:00Z">
              <w:r>
                <w:t>입력</w:t>
              </w:r>
            </w:ins>
          </w:p>
        </w:tc>
        <w:tc>
          <w:tcPr>
            <w:tcW w:w="7512" w:type="dxa"/>
            <w:tcPrChange w:id="5329" w:author="김은수" w:date="2026-10-01T03:22:00Z">
              <w:tcPr>
                <w:tcW w:w="7512" w:type="dxa"/>
              </w:tcPr>
            </w:tcPrChange>
          </w:tcPr>
          <w:p w14:paraId="6929CA4F"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5330" w:author="김은수" w:date="2026-10-01T12:05:00Z" w16du:dateUtc="2026-10-01T03:05:00Z"/>
              </w:rPr>
            </w:pPr>
            <w:ins w:id="5331" w:author="김은수" w:date="2026-10-01T12:05:00Z" w16du:dateUtc="2026-10-01T03:05:00Z">
              <w:r>
                <w:t>HEAR 절대값 최대값과 오디오 볼륨</w:t>
              </w:r>
            </w:ins>
          </w:p>
        </w:tc>
      </w:tr>
      <w:tr w:rsidR="00084C76" w14:paraId="191C4F8A" w14:textId="77777777" w:rsidTr="00F64CB3">
        <w:trPr>
          <w:cantSplit/>
          <w:ins w:id="5332" w:author="김은수" w:date="2026-10-01T12:05:00Z"/>
          <w:trPrChange w:id="5333"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5334" w:author="김은수" w:date="2026-10-01T03:22:00Z">
              <w:tcPr>
                <w:tcW w:w="1304" w:type="dxa"/>
              </w:tcPr>
            </w:tcPrChange>
          </w:tcPr>
          <w:p w14:paraId="40F4153E" w14:textId="77777777" w:rsidR="00084C76" w:rsidRDefault="00084C76">
            <w:pPr>
              <w:pStyle w:val="TDCe"/>
              <w:rPr>
                <w:ins w:id="5335" w:author="김은수" w:date="2026-10-01T12:05:00Z" w16du:dateUtc="2026-10-01T03:05:00Z"/>
              </w:rPr>
            </w:pPr>
            <w:ins w:id="5336" w:author="김은수" w:date="2026-10-01T12:05:00Z" w16du:dateUtc="2026-10-01T03:05:00Z">
              <w:r>
                <w:t>출력</w:t>
              </w:r>
            </w:ins>
          </w:p>
        </w:tc>
        <w:tc>
          <w:tcPr>
            <w:tcW w:w="7512" w:type="dxa"/>
            <w:tcPrChange w:id="5337" w:author="김은수" w:date="2026-10-01T03:22:00Z">
              <w:tcPr>
                <w:tcW w:w="7512" w:type="dxa"/>
              </w:tcPr>
            </w:tcPrChange>
          </w:tcPr>
          <w:p w14:paraId="6EDFC1D7"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5338" w:author="김은수" w:date="2026-10-01T12:05:00Z" w16du:dateUtc="2026-10-01T03:05:00Z"/>
              </w:rPr>
            </w:pPr>
            <w:ins w:id="5339" w:author="김은수" w:date="2026-10-01T12:05:00Z" w16du:dateUtc="2026-10-01T03:05:00Z">
              <w:r>
                <w:t>maxAudioInput, AGC 입력 크기와 후속 이득 계산</w:t>
              </w:r>
            </w:ins>
          </w:p>
        </w:tc>
      </w:tr>
      <w:tr w:rsidR="00084C76" w14:paraId="59165276" w14:textId="77777777" w:rsidTr="00F64CB3">
        <w:trPr>
          <w:cantSplit/>
          <w:ins w:id="5340" w:author="김은수" w:date="2026-10-01T12:05:00Z"/>
          <w:trPrChange w:id="5341"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5342" w:author="김은수" w:date="2026-10-01T03:22:00Z">
              <w:tcPr>
                <w:tcW w:w="1304" w:type="dxa"/>
              </w:tcPr>
            </w:tcPrChange>
          </w:tcPr>
          <w:p w14:paraId="6E24337A" w14:textId="77777777" w:rsidR="00084C76" w:rsidRDefault="00084C76">
            <w:pPr>
              <w:pStyle w:val="TDCe"/>
              <w:rPr>
                <w:ins w:id="5343" w:author="김은수" w:date="2026-10-01T12:05:00Z" w16du:dateUtc="2026-10-01T03:05:00Z"/>
              </w:rPr>
            </w:pPr>
            <w:ins w:id="5344" w:author="김은수" w:date="2026-10-01T12:05:00Z" w16du:dateUtc="2026-10-01T03:05:00Z">
              <w:r>
                <w:lastRenderedPageBreak/>
                <w:t>처리</w:t>
              </w:r>
            </w:ins>
          </w:p>
        </w:tc>
        <w:tc>
          <w:tcPr>
            <w:tcW w:w="7512" w:type="dxa"/>
            <w:tcPrChange w:id="5345" w:author="김은수" w:date="2026-10-01T03:22:00Z">
              <w:tcPr>
                <w:tcW w:w="7512" w:type="dxa"/>
              </w:tcPr>
            </w:tcPrChange>
          </w:tcPr>
          <w:p w14:paraId="7DD7C10F"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5346" w:author="김은수" w:date="2026-10-01T12:05:00Z" w16du:dateUtc="2026-10-01T03:05:00Z"/>
              </w:rPr>
            </w:pPr>
            <w:ins w:id="5347" w:author="김은수" w:date="2026-10-01T12:05:00Z" w16du:dateUtc="2026-10-01T03:05:00Z">
              <w:r>
                <w:t>HEAR 결과를 maxAudioInput에 먼저 복사한다. 로그 계산에는 1 미만의 값을 1로 제한한다. 볼륨별 목표 이득, 시간 변화, 표본 적용을 순서대로 수행한다. 공유값은 AGC 적용 전 블록 최대값이며 누적 최대값이나 RMS가 아니다.</w:t>
              </w:r>
            </w:ins>
          </w:p>
        </w:tc>
      </w:tr>
    </w:tbl>
    <w:p w14:paraId="48665601" w14:textId="77777777" w:rsidR="00084C76" w:rsidRDefault="00084C76">
      <w:pPr>
        <w:pStyle w:val="TDC40"/>
        <w:spacing w:after="0"/>
        <w:rPr>
          <w:ins w:id="5348" w:author="김은수" w:date="2026-10-01T12:05:00Z" w16du:dateUtc="2026-10-01T03:05:00Z"/>
        </w:rPr>
        <w:pPrChange w:id="5349" w:author="김은수" w:date="2026-10-01T03:22:00Z">
          <w:pPr>
            <w:pStyle w:val="TDC40"/>
          </w:pPr>
        </w:pPrChange>
      </w:pPr>
    </w:p>
    <w:p w14:paraId="18FE35BD" w14:textId="77777777" w:rsidR="00084C76" w:rsidRDefault="00084C76">
      <w:pPr>
        <w:pStyle w:val="TDC42"/>
        <w:rPr>
          <w:ins w:id="5350" w:author="김은수" w:date="2026-10-01T12:05:00Z" w16du:dateUtc="2026-10-01T03:05:00Z"/>
        </w:rPr>
      </w:pPr>
      <w:ins w:id="5351" w:author="김은수" w:date="2026-10-01T12:05:00Z" w16du:dateUtc="2026-10-01T03:05:00Z">
        <w:r>
          <w:t xml:space="preserve">표 </w:t>
        </w:r>
        <w:r>
          <w:fldChar w:fldCharType="begin"/>
        </w:r>
        <w:r>
          <w:instrText>SEQ 표 \* ARABIC</w:instrText>
        </w:r>
        <w:r>
          <w:fldChar w:fldCharType="separate"/>
        </w:r>
        <w:r>
          <w:t>49</w:t>
        </w:r>
        <w:r>
          <w:fldChar w:fldCharType="end"/>
        </w:r>
        <w:r>
          <w:t>. AGC 입력 크기 읽기와 공유 / 구현 조건</w:t>
        </w:r>
      </w:ins>
    </w:p>
    <w:tbl>
      <w:tblPr>
        <w:tblStyle w:val="TDC41"/>
        <w:tblW w:w="8816" w:type="dxa"/>
        <w:tblLayout w:type="fixed"/>
        <w:tblLook w:val="04A0" w:firstRow="1" w:lastRow="0" w:firstColumn="1" w:lastColumn="0" w:noHBand="0" w:noVBand="1"/>
        <w:tblPrChange w:id="5352"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5353">
          <w:tblGrid>
            <w:gridCol w:w="360"/>
            <w:gridCol w:w="360"/>
            <w:gridCol w:w="584"/>
            <w:gridCol w:w="7512"/>
          </w:tblGrid>
        </w:tblGridChange>
      </w:tblGrid>
      <w:tr w:rsidR="00084C76" w14:paraId="33E9ABB4" w14:textId="77777777" w:rsidTr="00F64CB3">
        <w:trPr>
          <w:cnfStyle w:val="100000000000" w:firstRow="1" w:lastRow="0" w:firstColumn="0" w:lastColumn="0" w:oddVBand="0" w:evenVBand="0" w:oddHBand="0" w:evenHBand="0" w:firstRowFirstColumn="0" w:firstRowLastColumn="0" w:lastRowFirstColumn="0" w:lastRowLastColumn="0"/>
          <w:cantSplit/>
          <w:tblHeader/>
          <w:ins w:id="5354" w:author="김은수" w:date="2026-10-01T12:05:00Z"/>
          <w:trPrChange w:id="5355"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5356" w:author="김은수" w:date="2026-10-01T03:22:00Z">
              <w:tcPr>
                <w:tcW w:w="1304" w:type="dxa"/>
              </w:tcPr>
            </w:tcPrChange>
          </w:tcPr>
          <w:p w14:paraId="6B60512D"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5357" w:author="김은수" w:date="2026-10-01T12:05:00Z" w16du:dateUtc="2026-10-01T03:05:00Z"/>
              </w:rPr>
            </w:pPr>
            <w:ins w:id="5358" w:author="김은수" w:date="2026-10-01T12:05:00Z" w16du:dateUtc="2026-10-01T03:05:00Z">
              <w:r>
                <w:t>구분</w:t>
              </w:r>
            </w:ins>
          </w:p>
        </w:tc>
        <w:tc>
          <w:tcPr>
            <w:tcW w:w="7512" w:type="dxa"/>
            <w:tcPrChange w:id="5359" w:author="김은수" w:date="2026-10-01T03:22:00Z">
              <w:tcPr>
                <w:tcW w:w="7512" w:type="dxa"/>
              </w:tcPr>
            </w:tcPrChange>
          </w:tcPr>
          <w:p w14:paraId="69170A0E"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5360" w:author="김은수" w:date="2026-10-01T12:05:00Z" w16du:dateUtc="2026-10-01T03:05:00Z"/>
              </w:rPr>
            </w:pPr>
            <w:ins w:id="5361" w:author="김은수" w:date="2026-10-01T12:05:00Z" w16du:dateUtc="2026-10-01T03:05:00Z">
              <w:r>
                <w:t>구현 조건</w:t>
              </w:r>
            </w:ins>
          </w:p>
        </w:tc>
      </w:tr>
      <w:tr w:rsidR="00084C76" w14:paraId="1C0C89DF" w14:textId="77777777" w:rsidTr="00F64CB3">
        <w:trPr>
          <w:cantSplit/>
          <w:ins w:id="5362" w:author="김은수" w:date="2026-10-01T12:05:00Z"/>
          <w:trPrChange w:id="5363"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5364" w:author="김은수" w:date="2026-10-01T03:22:00Z">
              <w:tcPr>
                <w:tcW w:w="1304" w:type="dxa"/>
              </w:tcPr>
            </w:tcPrChange>
          </w:tcPr>
          <w:p w14:paraId="266CF275" w14:textId="77777777" w:rsidR="00084C76" w:rsidRDefault="00084C76">
            <w:pPr>
              <w:pStyle w:val="TDCe"/>
              <w:rPr>
                <w:ins w:id="5365" w:author="김은수" w:date="2026-10-01T12:05:00Z" w16du:dateUtc="2026-10-01T03:05:00Z"/>
              </w:rPr>
            </w:pPr>
            <w:ins w:id="5366" w:author="김은수" w:date="2026-10-01T12:05:00Z" w16du:dateUtc="2026-10-01T03:05:00Z">
              <w:r>
                <w:t>관련 함수</w:t>
              </w:r>
            </w:ins>
          </w:p>
        </w:tc>
        <w:tc>
          <w:tcPr>
            <w:tcW w:w="7512" w:type="dxa"/>
            <w:tcPrChange w:id="5367" w:author="김은수" w:date="2026-10-01T03:22:00Z">
              <w:tcPr>
                <w:tcW w:w="7512" w:type="dxa"/>
              </w:tcPr>
            </w:tcPrChange>
          </w:tcPr>
          <w:p w14:paraId="3C9E32B8"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5368" w:author="김은수" w:date="2026-10-01T12:05:00Z" w16du:dateUtc="2026-10-01T03:05:00Z"/>
              </w:rPr>
            </w:pPr>
            <w:ins w:id="5369" w:author="김은수" w:date="2026-10-01T12:05:00Z" w16du:dateUtc="2026-10-01T03:05:00Z">
              <w:r>
                <w:t>audio_agc</w:t>
              </w:r>
            </w:ins>
          </w:p>
        </w:tc>
      </w:tr>
      <w:tr w:rsidR="00084C76" w14:paraId="6A685258" w14:textId="77777777" w:rsidTr="00F64CB3">
        <w:trPr>
          <w:cantSplit/>
          <w:ins w:id="5370" w:author="김은수" w:date="2026-10-01T12:05:00Z"/>
          <w:trPrChange w:id="5371"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5372" w:author="김은수" w:date="2026-10-01T03:22:00Z">
              <w:tcPr>
                <w:tcW w:w="1304" w:type="dxa"/>
              </w:tcPr>
            </w:tcPrChange>
          </w:tcPr>
          <w:p w14:paraId="2811FF5D" w14:textId="77777777" w:rsidR="00084C76" w:rsidRDefault="00084C76">
            <w:pPr>
              <w:pStyle w:val="TDCe"/>
              <w:rPr>
                <w:ins w:id="5373" w:author="김은수" w:date="2026-10-01T12:05:00Z" w16du:dateUtc="2026-10-01T03:05:00Z"/>
              </w:rPr>
            </w:pPr>
            <w:ins w:id="5374" w:author="김은수" w:date="2026-10-01T12:05:00Z" w16du:dateUtc="2026-10-01T03:05:00Z">
              <w:r>
                <w:t>필수 데이터/상수</w:t>
              </w:r>
            </w:ins>
          </w:p>
        </w:tc>
        <w:tc>
          <w:tcPr>
            <w:tcW w:w="7512" w:type="dxa"/>
            <w:tcPrChange w:id="5375" w:author="김은수" w:date="2026-10-01T03:22:00Z">
              <w:tcPr>
                <w:tcW w:w="7512" w:type="dxa"/>
              </w:tcPr>
            </w:tcPrChange>
          </w:tcPr>
          <w:p w14:paraId="557E53F9"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5376" w:author="김은수" w:date="2026-10-01T12:05:00Z" w16du:dateUtc="2026-10-01T03:05:00Z"/>
              </w:rPr>
            </w:pPr>
            <w:ins w:id="5377" w:author="김은수" w:date="2026-10-01T12:05:00Z" w16du:dateUtc="2026-10-01T03:05:00Z">
              <w:r>
                <w:t>Addr_SharedMem-&gt;maxAudioInput은 현재 16표본 블록의 절대값 최대를 공유한다. 0 입력은 공유값 0을 유지하되 로그 연산 입력만 1로 바꾼다.</w:t>
              </w:r>
            </w:ins>
          </w:p>
        </w:tc>
      </w:tr>
    </w:tbl>
    <w:p w14:paraId="3F2BE079" w14:textId="77777777" w:rsidR="00084C76" w:rsidRDefault="00084C76">
      <w:pPr>
        <w:pStyle w:val="TDC40"/>
        <w:spacing w:after="0"/>
        <w:rPr>
          <w:ins w:id="5378" w:author="김은수" w:date="2026-10-01T12:05:00Z" w16du:dateUtc="2026-10-01T03:05:00Z"/>
        </w:rPr>
        <w:pPrChange w:id="5379" w:author="김은수" w:date="2026-10-01T03:22:00Z">
          <w:pPr>
            <w:pStyle w:val="TDC40"/>
          </w:pPr>
        </w:pPrChange>
      </w:pPr>
    </w:p>
    <w:p w14:paraId="114F4805" w14:textId="77777777" w:rsidR="00084C76" w:rsidRDefault="00084C76">
      <w:pPr>
        <w:pStyle w:val="TDC43"/>
        <w:rPr>
          <w:ins w:id="5380" w:author="김은수" w:date="2026-10-01T12:05:00Z" w16du:dateUtc="2026-10-01T03:05:00Z"/>
        </w:rPr>
      </w:pPr>
      <w:ins w:id="5381" w:author="김은수" w:date="2026-10-01T12:05:00Z" w16du:dateUtc="2026-10-01T03:05:00Z">
        <w:r>
          <w:t>입출력 예 : HEAR 최대값이 0이면 공유 maxAudioInput은 0, 로그 계산 입력은 1이다. 최대값이 100이면 두 값 모두 100이다.</w:t>
        </w:r>
      </w:ins>
    </w:p>
    <w:p w14:paraId="298A94ED" w14:textId="77777777" w:rsidR="000C626C" w:rsidRDefault="000C626C">
      <w:pPr>
        <w:pStyle w:val="TDC40"/>
        <w:rPr>
          <w:ins w:id="5382" w:author="김은수" w:date="2026-10-01T05:08:00Z"/>
        </w:rPr>
      </w:pPr>
    </w:p>
    <w:p w14:paraId="448008E9" w14:textId="77777777" w:rsidR="00697371" w:rsidRPr="00E00010" w:rsidRDefault="00220104">
      <w:pPr>
        <w:pStyle w:val="TDC4"/>
        <w:rPr>
          <w:ins w:id="5383" w:author="김은수" w:date="2026-09-30T15:44:00Z" w16du:dateUtc="2026-09-30T06:44:00Z"/>
        </w:rPr>
        <w:pPrChange w:id="5384" w:author="김은수" w:date="2026-10-01T01:11:00Z">
          <w:pPr>
            <w:pStyle w:val="4"/>
            <w:numPr>
              <w:ilvl w:val="3"/>
              <w:numId w:val="7"/>
            </w:numPr>
            <w:tabs>
              <w:tab w:val="num" w:pos="1134"/>
            </w:tabs>
            <w:ind w:left="1200" w:hanging="400"/>
          </w:pPr>
        </w:pPrChange>
      </w:pPr>
      <w:del w:id="5385" w:author="김은수" w:date="2026-10-01T11:11:00Z" w16du:dateUtc="2026-10-01T02:11:00Z">
        <w:r w:rsidRPr="00E00010" w:rsidDel="001D1C2F">
          <w:delText xml:space="preserve">, 로그 </w:delText>
        </w:r>
      </w:del>
      <w:del w:id="5386" w:author="김은수" w:date="2026-09-30T15:44:00Z" w16du:dateUtc="2026-09-30T06:44:00Z">
        <w:r w:rsidR="00202942">
          <w:rPr>
            <w:rFonts w:hint="eastAsia"/>
          </w:rPr>
          <w:delText xml:space="preserve">매핑 </w:delText>
        </w:r>
      </w:del>
      <w:ins w:id="5387" w:author="김은수" w:date="2026-09-30T15:44:00Z" w16du:dateUtc="2026-09-30T06:44:00Z">
        <w:r>
          <w:t>SU-ID-CFX-023, AGC 목표 이득 계산</w:t>
        </w:r>
      </w:ins>
    </w:p>
    <w:p w14:paraId="7EE2B10D" w14:textId="77777777" w:rsidR="00084C76" w:rsidRDefault="00084C76">
      <w:pPr>
        <w:pStyle w:val="TDC40"/>
        <w:keepNext/>
        <w:rPr>
          <w:ins w:id="5388" w:author="김은수" w:date="2026-10-01T12:05:00Z" w16du:dateUtc="2026-10-01T03:05:00Z"/>
        </w:rPr>
        <w:pPrChange w:id="5389" w:author="김은수" w:date="2026-10-01T03:22:00Z">
          <w:pPr>
            <w:pStyle w:val="TDC40"/>
          </w:pPr>
        </w:pPrChange>
      </w:pPr>
      <w:ins w:id="5390" w:author="김은수" w:date="2026-10-01T12:05:00Z" w16du:dateUtc="2026-10-01T03:05:00Z">
        <w:r>
          <w:t>작은 입력은 억제하고 중간 입력은 볼륨에 맞춰 증폭하며 큰 입력은 압축한다.</w:t>
        </w:r>
      </w:ins>
    </w:p>
    <w:p w14:paraId="59AF3AD4" w14:textId="77777777" w:rsidR="00084C76" w:rsidRDefault="00084C76">
      <w:pPr>
        <w:pStyle w:val="TDC42"/>
        <w:rPr>
          <w:ins w:id="5391" w:author="김은수" w:date="2026-10-01T12:05:00Z" w16du:dateUtc="2026-10-01T03:05:00Z"/>
        </w:rPr>
      </w:pPr>
      <w:ins w:id="5392" w:author="김은수" w:date="2026-10-01T12:05:00Z" w16du:dateUtc="2026-10-01T03:05:00Z">
        <w:r>
          <w:t xml:space="preserve">표 </w:t>
        </w:r>
        <w:r>
          <w:fldChar w:fldCharType="begin"/>
        </w:r>
        <w:r>
          <w:instrText>SEQ 표 \* ARABIC</w:instrText>
        </w:r>
        <w:r>
          <w:fldChar w:fldCharType="separate"/>
        </w:r>
        <w:r>
          <w:t>50</w:t>
        </w:r>
        <w:r>
          <w:fldChar w:fldCharType="end"/>
        </w:r>
        <w:r>
          <w:t>. AGC 목표 이득 계산 / 유닛 설계 내용</w:t>
        </w:r>
      </w:ins>
    </w:p>
    <w:tbl>
      <w:tblPr>
        <w:tblStyle w:val="TDC41"/>
        <w:tblW w:w="8816" w:type="dxa"/>
        <w:tblLayout w:type="fixed"/>
        <w:tblLook w:val="04A0" w:firstRow="1" w:lastRow="0" w:firstColumn="1" w:lastColumn="0" w:noHBand="0" w:noVBand="1"/>
        <w:tblPrChange w:id="5393"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5394">
          <w:tblGrid>
            <w:gridCol w:w="360"/>
            <w:gridCol w:w="360"/>
            <w:gridCol w:w="584"/>
            <w:gridCol w:w="7512"/>
          </w:tblGrid>
        </w:tblGridChange>
      </w:tblGrid>
      <w:tr w:rsidR="00084C76" w14:paraId="5AE2BF55" w14:textId="77777777" w:rsidTr="00EB5B6C">
        <w:trPr>
          <w:cnfStyle w:val="100000000000" w:firstRow="1" w:lastRow="0" w:firstColumn="0" w:lastColumn="0" w:oddVBand="0" w:evenVBand="0" w:oddHBand="0" w:evenHBand="0" w:firstRowFirstColumn="0" w:firstRowLastColumn="0" w:lastRowFirstColumn="0" w:lastRowLastColumn="0"/>
          <w:cantSplit/>
          <w:tblHeader/>
          <w:ins w:id="5395" w:author="김은수" w:date="2026-10-01T12:05:00Z"/>
          <w:trPrChange w:id="5396"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5397" w:author="김은수" w:date="2026-10-01T03:22:00Z">
              <w:tcPr>
                <w:tcW w:w="1304" w:type="dxa"/>
              </w:tcPr>
            </w:tcPrChange>
          </w:tcPr>
          <w:p w14:paraId="3270C1A4"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5398" w:author="김은수" w:date="2026-10-01T12:05:00Z" w16du:dateUtc="2026-10-01T03:05:00Z"/>
              </w:rPr>
            </w:pPr>
            <w:ins w:id="5399" w:author="김은수" w:date="2026-10-01T12:05:00Z" w16du:dateUtc="2026-10-01T03:05:00Z">
              <w:r>
                <w:t>항목</w:t>
              </w:r>
            </w:ins>
          </w:p>
        </w:tc>
        <w:tc>
          <w:tcPr>
            <w:tcW w:w="7512" w:type="dxa"/>
            <w:tcPrChange w:id="5400" w:author="김은수" w:date="2026-10-01T03:22:00Z">
              <w:tcPr>
                <w:tcW w:w="7512" w:type="dxa"/>
              </w:tcPr>
            </w:tcPrChange>
          </w:tcPr>
          <w:p w14:paraId="2AC17643"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5401" w:author="김은수" w:date="2026-10-01T12:05:00Z" w16du:dateUtc="2026-10-01T03:05:00Z"/>
              </w:rPr>
            </w:pPr>
            <w:ins w:id="5402" w:author="김은수" w:date="2026-10-01T12:05:00Z" w16du:dateUtc="2026-10-01T03:05:00Z">
              <w:r>
                <w:t>설계 내용</w:t>
              </w:r>
            </w:ins>
          </w:p>
        </w:tc>
      </w:tr>
      <w:tr w:rsidR="00084C76" w14:paraId="7AE50ECA" w14:textId="77777777" w:rsidTr="00EB5B6C">
        <w:trPr>
          <w:cantSplit/>
          <w:ins w:id="5403" w:author="김은수" w:date="2026-10-01T12:05:00Z"/>
          <w:trPrChange w:id="5404"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5405" w:author="김은수" w:date="2026-10-01T03:22:00Z">
              <w:tcPr>
                <w:tcW w:w="1304" w:type="dxa"/>
              </w:tcPr>
            </w:tcPrChange>
          </w:tcPr>
          <w:p w14:paraId="47D2F54C" w14:textId="77777777" w:rsidR="00084C76" w:rsidRDefault="00084C76">
            <w:pPr>
              <w:pStyle w:val="TDCe"/>
              <w:rPr>
                <w:ins w:id="5406" w:author="김은수" w:date="2026-10-01T12:05:00Z" w16du:dateUtc="2026-10-01T03:05:00Z"/>
              </w:rPr>
            </w:pPr>
            <w:ins w:id="5407" w:author="김은수" w:date="2026-10-01T12:05:00Z" w16du:dateUtc="2026-10-01T03:05:00Z">
              <w:r>
                <w:t>입력</w:t>
              </w:r>
            </w:ins>
          </w:p>
        </w:tc>
        <w:tc>
          <w:tcPr>
            <w:tcW w:w="7512" w:type="dxa"/>
            <w:tcPrChange w:id="5408" w:author="김은수" w:date="2026-10-01T03:22:00Z">
              <w:tcPr>
                <w:tcW w:w="7512" w:type="dxa"/>
              </w:tcPr>
            </w:tcPrChange>
          </w:tcPr>
          <w:p w14:paraId="03194126"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5409" w:author="김은수" w:date="2026-10-01T12:05:00Z" w16du:dateUtc="2026-10-01T03:05:00Z"/>
              </w:rPr>
            </w:pPr>
            <w:ins w:id="5410" w:author="김은수" w:date="2026-10-01T12:05:00Z" w16du:dateUtc="2026-10-01T03:05:00Z">
              <w:r>
                <w:t>정수 입력 크기, 오디오 볼륨 인덱스 0~9, 직전 이득 상태</w:t>
              </w:r>
            </w:ins>
          </w:p>
        </w:tc>
      </w:tr>
      <w:tr w:rsidR="00084C76" w14:paraId="1201512B" w14:textId="77777777" w:rsidTr="00EB5B6C">
        <w:trPr>
          <w:cantSplit/>
          <w:ins w:id="5411" w:author="김은수" w:date="2026-10-01T12:05:00Z"/>
          <w:trPrChange w:id="5412"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5413" w:author="김은수" w:date="2026-10-01T03:22:00Z">
              <w:tcPr>
                <w:tcW w:w="1304" w:type="dxa"/>
              </w:tcPr>
            </w:tcPrChange>
          </w:tcPr>
          <w:p w14:paraId="4075603C" w14:textId="77777777" w:rsidR="00084C76" w:rsidRDefault="00084C76">
            <w:pPr>
              <w:pStyle w:val="TDCe"/>
              <w:rPr>
                <w:ins w:id="5414" w:author="김은수" w:date="2026-10-01T12:05:00Z" w16du:dateUtc="2026-10-01T03:05:00Z"/>
              </w:rPr>
            </w:pPr>
            <w:ins w:id="5415" w:author="김은수" w:date="2026-10-01T12:05:00Z" w16du:dateUtc="2026-10-01T03:05:00Z">
              <w:r>
                <w:t>출력</w:t>
              </w:r>
            </w:ins>
          </w:p>
        </w:tc>
        <w:tc>
          <w:tcPr>
            <w:tcW w:w="7512" w:type="dxa"/>
            <w:tcPrChange w:id="5416" w:author="김은수" w:date="2026-10-01T03:22:00Z">
              <w:tcPr>
                <w:tcW w:w="7512" w:type="dxa"/>
              </w:tcPr>
            </w:tcPrChange>
          </w:tcPr>
          <w:p w14:paraId="71F9AA25"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5417" w:author="김은수" w:date="2026-10-01T12:05:00Z" w16du:dateUtc="2026-10-01T03:05:00Z"/>
              </w:rPr>
            </w:pPr>
            <w:ins w:id="5418" w:author="김은수" w:date="2026-10-01T12:05:00Z" w16du:dateUtc="2026-10-01T03:05:00Z">
              <w:r>
                <w:t>중간 목표 로그 이득 g(Q8.16), 함수 반환 선형 이득(Q12.12)</w:t>
              </w:r>
            </w:ins>
          </w:p>
        </w:tc>
      </w:tr>
      <w:tr w:rsidR="00084C76" w14:paraId="676B3522" w14:textId="77777777" w:rsidTr="00EB5B6C">
        <w:trPr>
          <w:cantSplit/>
          <w:ins w:id="5419" w:author="김은수" w:date="2026-10-01T12:05:00Z"/>
          <w:trPrChange w:id="5420"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5421" w:author="김은수" w:date="2026-10-01T03:22:00Z">
              <w:tcPr>
                <w:tcW w:w="1304" w:type="dxa"/>
              </w:tcPr>
            </w:tcPrChange>
          </w:tcPr>
          <w:p w14:paraId="57939EAF" w14:textId="77777777" w:rsidR="00084C76" w:rsidRDefault="00084C76">
            <w:pPr>
              <w:pStyle w:val="TDCe"/>
              <w:rPr>
                <w:ins w:id="5422" w:author="김은수" w:date="2026-10-01T12:05:00Z" w16du:dateUtc="2026-10-01T03:05:00Z"/>
              </w:rPr>
            </w:pPr>
            <w:ins w:id="5423" w:author="김은수" w:date="2026-10-01T12:05:00Z" w16du:dateUtc="2026-10-01T03:05:00Z">
              <w:r>
                <w:t>처리</w:t>
              </w:r>
            </w:ins>
          </w:p>
        </w:tc>
        <w:tc>
          <w:tcPr>
            <w:tcW w:w="7512" w:type="dxa"/>
            <w:tcPrChange w:id="5424" w:author="김은수" w:date="2026-10-01T03:22:00Z">
              <w:tcPr>
                <w:tcW w:w="7512" w:type="dxa"/>
              </w:tcPr>
            </w:tcPrChange>
          </w:tcPr>
          <w:p w14:paraId="553B8507"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5425" w:author="김은수" w:date="2026-10-01T12:05:00Z" w16du:dateUtc="2026-10-01T03:05:00Z"/>
              </w:rPr>
            </w:pPr>
            <w:ins w:id="5426" w:author="김은수" w:date="2026-10-01T12:05:00Z" w16du:dateUtc="2026-10-01T03:05:00Z">
              <w:r>
                <w:t>정수 크기를 정규화 로그 d로 변환하여 잡음 경계 미만, 증폭 영역, 회전점 초과를 판정한다. 기울기/절편으로 목표 로그 이득을 구하며 경계의 등호는 증폭 영역에 포함한다. 시간 변화 유닛 적용 후 로그 이득을 선형 Q12.12로 바꾸어 반환한다.</w:t>
              </w:r>
            </w:ins>
          </w:p>
        </w:tc>
      </w:tr>
    </w:tbl>
    <w:p w14:paraId="16E24028" w14:textId="77777777" w:rsidR="00084C76" w:rsidRDefault="00084C76">
      <w:pPr>
        <w:pStyle w:val="TDC40"/>
        <w:spacing w:after="0"/>
        <w:rPr>
          <w:ins w:id="5427" w:author="김은수" w:date="2026-10-01T12:05:00Z" w16du:dateUtc="2026-10-01T03:05:00Z"/>
        </w:rPr>
        <w:pPrChange w:id="5428" w:author="김은수" w:date="2026-10-01T03:22:00Z">
          <w:pPr>
            <w:pStyle w:val="TDC40"/>
          </w:pPr>
        </w:pPrChange>
      </w:pPr>
    </w:p>
    <w:p w14:paraId="00C3FA1A" w14:textId="77777777" w:rsidR="00084C76" w:rsidRDefault="00084C76">
      <w:pPr>
        <w:pStyle w:val="TDC42"/>
        <w:rPr>
          <w:ins w:id="5429" w:author="김은수" w:date="2026-10-01T12:05:00Z" w16du:dateUtc="2026-10-01T03:05:00Z"/>
        </w:rPr>
      </w:pPr>
      <w:ins w:id="5430" w:author="김은수" w:date="2026-10-01T12:05:00Z" w16du:dateUtc="2026-10-01T03:05:00Z">
        <w:r>
          <w:lastRenderedPageBreak/>
          <w:t xml:space="preserve">표 </w:t>
        </w:r>
        <w:r>
          <w:fldChar w:fldCharType="begin"/>
        </w:r>
        <w:r>
          <w:instrText>SEQ 표 \* ARABIC</w:instrText>
        </w:r>
        <w:r>
          <w:fldChar w:fldCharType="separate"/>
        </w:r>
        <w:r>
          <w:t>51</w:t>
        </w:r>
        <w:r>
          <w:fldChar w:fldCharType="end"/>
        </w:r>
        <w:r>
          <w:t>. AGC 목표 이득 계산 / 구현 조건</w:t>
        </w:r>
      </w:ins>
    </w:p>
    <w:tbl>
      <w:tblPr>
        <w:tblStyle w:val="TDC41"/>
        <w:tblW w:w="8816" w:type="dxa"/>
        <w:tblLayout w:type="fixed"/>
        <w:tblLook w:val="04A0" w:firstRow="1" w:lastRow="0" w:firstColumn="1" w:lastColumn="0" w:noHBand="0" w:noVBand="1"/>
        <w:tblPrChange w:id="5431"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5432">
          <w:tblGrid>
            <w:gridCol w:w="360"/>
            <w:gridCol w:w="360"/>
            <w:gridCol w:w="584"/>
            <w:gridCol w:w="7512"/>
          </w:tblGrid>
        </w:tblGridChange>
      </w:tblGrid>
      <w:tr w:rsidR="00084C76" w14:paraId="62EA6726" w14:textId="77777777" w:rsidTr="00EB5B6C">
        <w:trPr>
          <w:cnfStyle w:val="100000000000" w:firstRow="1" w:lastRow="0" w:firstColumn="0" w:lastColumn="0" w:oddVBand="0" w:evenVBand="0" w:oddHBand="0" w:evenHBand="0" w:firstRowFirstColumn="0" w:firstRowLastColumn="0" w:lastRowFirstColumn="0" w:lastRowLastColumn="0"/>
          <w:cantSplit/>
          <w:tblHeader/>
          <w:ins w:id="5433" w:author="김은수" w:date="2026-10-01T12:05:00Z"/>
          <w:trPrChange w:id="5434"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5435" w:author="김은수" w:date="2026-10-01T03:22:00Z">
              <w:tcPr>
                <w:tcW w:w="1304" w:type="dxa"/>
              </w:tcPr>
            </w:tcPrChange>
          </w:tcPr>
          <w:p w14:paraId="795E7A6E"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5436" w:author="김은수" w:date="2026-10-01T12:05:00Z" w16du:dateUtc="2026-10-01T03:05:00Z"/>
              </w:rPr>
            </w:pPr>
            <w:ins w:id="5437" w:author="김은수" w:date="2026-10-01T12:05:00Z" w16du:dateUtc="2026-10-01T03:05:00Z">
              <w:r>
                <w:t>구분</w:t>
              </w:r>
            </w:ins>
          </w:p>
        </w:tc>
        <w:tc>
          <w:tcPr>
            <w:tcW w:w="7512" w:type="dxa"/>
            <w:tcPrChange w:id="5438" w:author="김은수" w:date="2026-10-01T03:22:00Z">
              <w:tcPr>
                <w:tcW w:w="7512" w:type="dxa"/>
              </w:tcPr>
            </w:tcPrChange>
          </w:tcPr>
          <w:p w14:paraId="388BB6A3"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5439" w:author="김은수" w:date="2026-10-01T12:05:00Z" w16du:dateUtc="2026-10-01T03:05:00Z"/>
              </w:rPr>
            </w:pPr>
            <w:ins w:id="5440" w:author="김은수" w:date="2026-10-01T12:05:00Z" w16du:dateUtc="2026-10-01T03:05:00Z">
              <w:r>
                <w:t>구현 조건</w:t>
              </w:r>
            </w:ins>
          </w:p>
        </w:tc>
      </w:tr>
      <w:tr w:rsidR="00084C76" w14:paraId="3296EA8D" w14:textId="77777777" w:rsidTr="00EB5B6C">
        <w:trPr>
          <w:cantSplit/>
          <w:ins w:id="5441" w:author="김은수" w:date="2026-10-01T12:05:00Z"/>
          <w:trPrChange w:id="5442"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5443" w:author="김은수" w:date="2026-10-01T03:22:00Z">
              <w:tcPr>
                <w:tcW w:w="1304" w:type="dxa"/>
              </w:tcPr>
            </w:tcPrChange>
          </w:tcPr>
          <w:p w14:paraId="55841823" w14:textId="77777777" w:rsidR="00084C76" w:rsidRDefault="00084C76">
            <w:pPr>
              <w:pStyle w:val="TDCe"/>
              <w:rPr>
                <w:ins w:id="5444" w:author="김은수" w:date="2026-10-01T12:05:00Z" w16du:dateUtc="2026-10-01T03:05:00Z"/>
              </w:rPr>
            </w:pPr>
            <w:ins w:id="5445" w:author="김은수" w:date="2026-10-01T12:05:00Z" w16du:dateUtc="2026-10-01T03:05:00Z">
              <w:r>
                <w:t>관련 함수</w:t>
              </w:r>
            </w:ins>
          </w:p>
        </w:tc>
        <w:tc>
          <w:tcPr>
            <w:tcW w:w="7512" w:type="dxa"/>
            <w:tcPrChange w:id="5446" w:author="김은수" w:date="2026-10-01T03:22:00Z">
              <w:tcPr>
                <w:tcW w:w="7512" w:type="dxa"/>
              </w:tcPr>
            </w:tcPrChange>
          </w:tcPr>
          <w:p w14:paraId="479ECFCE"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5447" w:author="김은수" w:date="2026-10-01T12:05:00Z" w16du:dateUtc="2026-10-01T03:05:00Z"/>
              </w:rPr>
            </w:pPr>
            <w:ins w:id="5448" w:author="김은수" w:date="2026-10-01T12:05:00Z" w16du:dateUtc="2026-10-01T03:05:00Z">
              <w:r>
                <w:t>calculate_agc_gain</w:t>
              </w:r>
            </w:ins>
          </w:p>
        </w:tc>
      </w:tr>
    </w:tbl>
    <w:p w14:paraId="62B0FF75" w14:textId="77777777" w:rsidR="00084C76" w:rsidRDefault="00084C76">
      <w:pPr>
        <w:pStyle w:val="TDC40"/>
        <w:spacing w:after="0"/>
        <w:rPr>
          <w:ins w:id="5449" w:author="김은수" w:date="2026-10-01T12:05:00Z" w16du:dateUtc="2026-10-01T03:05:00Z"/>
        </w:rPr>
        <w:pPrChange w:id="5450" w:author="김은수" w:date="2026-10-01T03:22:00Z">
          <w:pPr>
            <w:pStyle w:val="TDC40"/>
          </w:pPr>
        </w:pPrChange>
      </w:pPr>
    </w:p>
    <w:p w14:paraId="3B451C59" w14:textId="77777777" w:rsidR="00084C76" w:rsidRDefault="00084C76">
      <w:pPr>
        <w:pStyle w:val="TDC43"/>
        <w:rPr>
          <w:ins w:id="5451" w:author="김은수" w:date="2026-10-01T12:05:00Z" w16du:dateUtc="2026-10-01T03:05:00Z"/>
        </w:rPr>
      </w:pPr>
      <w:ins w:id="5452" w:author="김은수" w:date="2026-10-01T12:05:00Z" w16du:dateUtc="2026-10-01T03:05:00Z">
        <w:r>
          <w:t>입출력 예 : 내부 d가 -7700296 또는 -6209352인 경계값은 모두 증폭 영역으로 처리한다. 목표 g는 볼륨 1에서 0, 볼륨 10에서 973249이다. 이 값은 시간 변화 적용 전의 목표 로그 이득이며 함수의 최종 선형 이득 반환값과 구분한다.</w:t>
        </w:r>
      </w:ins>
    </w:p>
    <w:p w14:paraId="655D4AF0" w14:textId="77777777" w:rsidR="00697371" w:rsidRPr="00E00010" w:rsidRDefault="00220104">
      <w:pPr>
        <w:pStyle w:val="TDC43"/>
        <w:rPr>
          <w:ins w:id="5453" w:author="김은수" w:date="2026-09-30T15:44:00Z" w16du:dateUtc="2026-09-30T06:44:00Z"/>
        </w:rPr>
        <w:pPrChange w:id="5454" w:author="김은수" w:date="2026-10-01T01:11:00Z">
          <w:pPr>
            <w:keepLines/>
            <w:widowControl/>
            <w:snapToGrid w:val="0"/>
            <w:spacing w:after="180" w:line="300" w:lineRule="auto"/>
            <w:ind w:left="1245"/>
            <w:jc w:val="left"/>
          </w:pPr>
        </w:pPrChange>
      </w:pPr>
      <w:ins w:id="5455" w:author="김은수" w:date="2026-09-30T15:44:00Z" w16du:dateUtc="2026-09-30T06:44:00Z">
        <w:r>
          <w:rPr>
            <w:b/>
            <w:bCs/>
            <w:rPrChange w:id="5456" w:author="김은수" w:date="2026-10-01T01:11:00Z">
              <w:rPr>
                <w:b/>
                <w:bCs/>
                <w:sz w:val="22"/>
              </w:rPr>
            </w:rPrChange>
          </w:rPr>
          <w:t xml:space="preserve">흐름 참고 : </w:t>
        </w:r>
        <w:r>
          <w:rPr>
            <w:rPrChange w:id="5457" w:author="김은수" w:date="2026-10-01T01:11:00Z">
              <w:rPr>
                <w:sz w:val="22"/>
              </w:rPr>
            </w:rPrChange>
          </w:rPr>
          <w:t>경계와 같은 입력은 증폭 구간에 포함한다. 계수와 중간 Q 형식은 앞의 AGC 설계 설명을 따른다.</w:t>
        </w:r>
      </w:ins>
    </w:p>
    <w:p w14:paraId="4710B367" w14:textId="77777777" w:rsidR="00BA1805" w:rsidRPr="00E00010" w:rsidRDefault="00BA1805">
      <w:pPr>
        <w:pStyle w:val="TDC44"/>
        <w:rPr>
          <w:ins w:id="5458" w:author="김은수" w:date="2026-09-30T15:44:00Z" w16du:dateUtc="2026-09-30T06:44:00Z"/>
        </w:rPr>
        <w:pPrChange w:id="5459" w:author="김은수" w:date="2026-10-01T01:11:00Z">
          <w:pPr>
            <w:keepNext/>
            <w:keepLines/>
            <w:pageBreakBefore/>
            <w:widowControl/>
            <w:snapToGrid w:val="0"/>
            <w:spacing w:after="100" w:line="240" w:lineRule="auto"/>
            <w:jc w:val="center"/>
          </w:pPr>
        </w:pPrChange>
      </w:pPr>
      <w:ins w:id="5460" w:author="김은수" w:date="2026-09-30T15:44:00Z" w16du:dateUtc="2026-09-30T06:44:00Z">
        <w:r w:rsidRPr="00E00010">
          <w:rPr>
            <w:noProof/>
          </w:rPr>
          <w:drawing>
            <wp:inline distT="0" distB="0" distL="0" distR="0" wp14:anchorId="3E4EBC4E" wp14:editId="0010EAF7">
              <wp:extent cx="4320000" cy="4106700"/>
              <wp:effectExtent l="0" t="0" r="0" b="0"/>
              <wp:docPr id="1004" name="Flow CFX-023" descr="SU-ID-CFX-023 AGC 목표 이득 계산 설계 순서도">
                <a:extLst xmlns:a="http://schemas.openxmlformats.org/drawingml/2006/main">
                  <a:ext uri="{FF2B5EF4-FFF2-40B4-BE49-F238E27FC236}">
                    <a16:creationId xmlns:a16="http://schemas.microsoft.com/office/drawing/2014/main" id="{E8B69799-F488-0C76-6806-D41022ABA04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그림 256" descr="스크린샷, 어둠, 블랙, 밤이(가) 표시된 사진&#10;&#10;자동 생성된 설명">
                        <a:extLst>
                          <a:ext uri="{FF2B5EF4-FFF2-40B4-BE49-F238E27FC236}">
                            <a16:creationId xmlns:a16="http://schemas.microsoft.com/office/drawing/2014/main" id="{E8B69799-F488-0C76-6806-D41022ABA043}"/>
                          </a:ext>
                        </a:extLst>
                      </pic:cNvPr>
                      <pic:cNvPicPr>
                        <a:picLocks noChangeAspect="1"/>
                      </pic:cNvPicPr>
                    </pic:nvPicPr>
                    <pic:blipFill>
                      <a:blip r:embed="rId32"/>
                      <a:stretch>
                        <a:fillRect/>
                      </a:stretch>
                    </pic:blipFill>
                    <pic:spPr>
                      <a:xfrm>
                        <a:off x="0" y="0"/>
                        <a:ext cx="4320000" cy="4106700"/>
                      </a:xfrm>
                      <a:prstGeom prst="rect">
                        <a:avLst/>
                      </a:prstGeom>
                    </pic:spPr>
                  </pic:pic>
                </a:graphicData>
              </a:graphic>
            </wp:inline>
          </w:drawing>
        </w:r>
      </w:ins>
    </w:p>
    <w:p w14:paraId="66BF4491" w14:textId="77777777" w:rsidR="00697371" w:rsidRPr="00E00010" w:rsidRDefault="00220104">
      <w:pPr>
        <w:pStyle w:val="TDC45"/>
        <w:rPr>
          <w:ins w:id="5461" w:author="김은수" w:date="2026-09-30T15:44:00Z" w16du:dateUtc="2026-09-30T06:44:00Z"/>
        </w:rPr>
        <w:pPrChange w:id="5462" w:author="김은수" w:date="2026-10-01T01:11:00Z">
          <w:pPr>
            <w:keepLines/>
            <w:widowControl/>
            <w:snapToGrid w:val="0"/>
            <w:spacing w:after="180" w:line="276" w:lineRule="auto"/>
            <w:jc w:val="center"/>
          </w:pPr>
        </w:pPrChange>
      </w:pPr>
      <w:ins w:id="5463" w:author="김은수" w:date="2026-09-30T15:44:00Z" w16du:dateUtc="2026-09-30T06:44:00Z">
        <w:r w:rsidRPr="00E00010">
          <w:t>그림 12. SU-ID-CFX-023 AGC 목표 이득 계산 순서도</w:t>
        </w:r>
      </w:ins>
    </w:p>
    <w:p w14:paraId="52B659D3" w14:textId="77777777" w:rsidR="000C626C" w:rsidRDefault="000C626C">
      <w:pPr>
        <w:pStyle w:val="TDC40"/>
        <w:rPr>
          <w:ins w:id="5464" w:author="김은수" w:date="2026-10-01T05:08:00Z"/>
        </w:rPr>
      </w:pPr>
    </w:p>
    <w:p w14:paraId="38A0C3C0" w14:textId="77777777" w:rsidR="00697371" w:rsidRPr="00E00010" w:rsidRDefault="00220104">
      <w:pPr>
        <w:pStyle w:val="TDC4"/>
        <w:rPr>
          <w:ins w:id="5465" w:author="김은수" w:date="2026-09-30T15:44:00Z" w16du:dateUtc="2026-09-30T06:44:00Z"/>
        </w:rPr>
        <w:pPrChange w:id="5466" w:author="김은수" w:date="2026-10-01T01:11:00Z">
          <w:pPr>
            <w:pStyle w:val="4"/>
            <w:numPr>
              <w:ilvl w:val="3"/>
              <w:numId w:val="7"/>
            </w:numPr>
            <w:tabs>
              <w:tab w:val="num" w:pos="1134"/>
            </w:tabs>
            <w:ind w:left="1200" w:hanging="400"/>
          </w:pPr>
        </w:pPrChange>
      </w:pPr>
      <w:ins w:id="5467" w:author="김은수" w:date="2026-09-30T15:44:00Z" w16du:dateUtc="2026-09-30T06:44:00Z">
        <w:r>
          <w:lastRenderedPageBreak/>
          <w:t>SU-ID-CFX-024, AGC 이득의 시간 변화</w:t>
        </w:r>
      </w:ins>
    </w:p>
    <w:p w14:paraId="0A827D43" w14:textId="77777777" w:rsidR="00084C76" w:rsidRDefault="00084C76">
      <w:pPr>
        <w:pStyle w:val="TDC40"/>
        <w:keepNext/>
        <w:rPr>
          <w:ins w:id="5468" w:author="김은수" w:date="2026-10-01T12:05:00Z" w16du:dateUtc="2026-10-01T03:05:00Z"/>
        </w:rPr>
        <w:pPrChange w:id="5469" w:author="김은수" w:date="2026-10-01T03:22:00Z">
          <w:pPr>
            <w:pStyle w:val="TDC40"/>
          </w:pPr>
        </w:pPrChange>
      </w:pPr>
      <w:ins w:id="5470" w:author="김은수" w:date="2026-10-01T12:05:00Z" w16du:dateUtc="2026-10-01T03:05:00Z">
        <w:r>
          <w:t>입력 크기가 바뀌어도 이득이 갑자기 변하지 않도록 증가와 감소에 다른 속도를 적용한다.</w:t>
        </w:r>
      </w:ins>
    </w:p>
    <w:p w14:paraId="4B0C2504" w14:textId="77777777" w:rsidR="00084C76" w:rsidRDefault="00084C76">
      <w:pPr>
        <w:pStyle w:val="TDC42"/>
        <w:rPr>
          <w:ins w:id="5471" w:author="김은수" w:date="2026-10-01T12:05:00Z" w16du:dateUtc="2026-10-01T03:05:00Z"/>
        </w:rPr>
      </w:pPr>
      <w:ins w:id="5472" w:author="김은수" w:date="2026-10-01T12:05:00Z" w16du:dateUtc="2026-10-01T03:05:00Z">
        <w:r>
          <w:t xml:space="preserve">표 </w:t>
        </w:r>
        <w:r>
          <w:fldChar w:fldCharType="begin"/>
        </w:r>
        <w:r>
          <w:instrText>SEQ 표 \* ARABIC</w:instrText>
        </w:r>
        <w:r>
          <w:fldChar w:fldCharType="separate"/>
        </w:r>
        <w:r>
          <w:t>52</w:t>
        </w:r>
        <w:r>
          <w:fldChar w:fldCharType="end"/>
        </w:r>
        <w:r>
          <w:t>. AGC 이득의 시간 변화 / 유닛 설계 내용</w:t>
        </w:r>
      </w:ins>
    </w:p>
    <w:tbl>
      <w:tblPr>
        <w:tblStyle w:val="TDC41"/>
        <w:tblW w:w="8816" w:type="dxa"/>
        <w:tblLayout w:type="fixed"/>
        <w:tblLook w:val="04A0" w:firstRow="1" w:lastRow="0" w:firstColumn="1" w:lastColumn="0" w:noHBand="0" w:noVBand="1"/>
        <w:tblPrChange w:id="5473"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5474">
          <w:tblGrid>
            <w:gridCol w:w="360"/>
            <w:gridCol w:w="360"/>
            <w:gridCol w:w="584"/>
            <w:gridCol w:w="7512"/>
          </w:tblGrid>
        </w:tblGridChange>
      </w:tblGrid>
      <w:tr w:rsidR="00084C76" w14:paraId="46D8C0D1" w14:textId="77777777" w:rsidTr="00973586">
        <w:trPr>
          <w:cnfStyle w:val="100000000000" w:firstRow="1" w:lastRow="0" w:firstColumn="0" w:lastColumn="0" w:oddVBand="0" w:evenVBand="0" w:oddHBand="0" w:evenHBand="0" w:firstRowFirstColumn="0" w:firstRowLastColumn="0" w:lastRowFirstColumn="0" w:lastRowLastColumn="0"/>
          <w:cantSplit/>
          <w:tblHeader/>
          <w:ins w:id="5475" w:author="김은수" w:date="2026-10-01T12:05:00Z"/>
          <w:trPrChange w:id="5476"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5477" w:author="김은수" w:date="2026-10-01T03:22:00Z">
              <w:tcPr>
                <w:tcW w:w="1304" w:type="dxa"/>
              </w:tcPr>
            </w:tcPrChange>
          </w:tcPr>
          <w:p w14:paraId="2BF4F4B4"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5478" w:author="김은수" w:date="2026-10-01T12:05:00Z" w16du:dateUtc="2026-10-01T03:05:00Z"/>
              </w:rPr>
            </w:pPr>
            <w:ins w:id="5479" w:author="김은수" w:date="2026-10-01T12:05:00Z" w16du:dateUtc="2026-10-01T03:05:00Z">
              <w:r>
                <w:t>항목</w:t>
              </w:r>
            </w:ins>
          </w:p>
        </w:tc>
        <w:tc>
          <w:tcPr>
            <w:tcW w:w="7512" w:type="dxa"/>
            <w:tcPrChange w:id="5480" w:author="김은수" w:date="2026-10-01T03:22:00Z">
              <w:tcPr>
                <w:tcW w:w="7512" w:type="dxa"/>
              </w:tcPr>
            </w:tcPrChange>
          </w:tcPr>
          <w:p w14:paraId="6F5C6698"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5481" w:author="김은수" w:date="2026-10-01T12:05:00Z" w16du:dateUtc="2026-10-01T03:05:00Z"/>
              </w:rPr>
            </w:pPr>
            <w:ins w:id="5482" w:author="김은수" w:date="2026-10-01T12:05:00Z" w16du:dateUtc="2026-10-01T03:05:00Z">
              <w:r>
                <w:t>설계 내용</w:t>
              </w:r>
            </w:ins>
          </w:p>
        </w:tc>
      </w:tr>
      <w:tr w:rsidR="00084C76" w14:paraId="0C2F9EF4" w14:textId="77777777" w:rsidTr="00973586">
        <w:trPr>
          <w:cantSplit/>
          <w:ins w:id="5483" w:author="김은수" w:date="2026-10-01T12:05:00Z"/>
          <w:trPrChange w:id="5484"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5485" w:author="김은수" w:date="2026-10-01T03:22:00Z">
              <w:tcPr>
                <w:tcW w:w="1304" w:type="dxa"/>
              </w:tcPr>
            </w:tcPrChange>
          </w:tcPr>
          <w:p w14:paraId="0469E57A" w14:textId="77777777" w:rsidR="00084C76" w:rsidRDefault="00084C76">
            <w:pPr>
              <w:pStyle w:val="TDCe"/>
              <w:rPr>
                <w:ins w:id="5486" w:author="김은수" w:date="2026-10-01T12:05:00Z" w16du:dateUtc="2026-10-01T03:05:00Z"/>
              </w:rPr>
            </w:pPr>
            <w:ins w:id="5487" w:author="김은수" w:date="2026-10-01T12:05:00Z" w16du:dateUtc="2026-10-01T03:05:00Z">
              <w:r>
                <w:t>입력</w:t>
              </w:r>
            </w:ins>
          </w:p>
        </w:tc>
        <w:tc>
          <w:tcPr>
            <w:tcW w:w="7512" w:type="dxa"/>
            <w:tcPrChange w:id="5488" w:author="김은수" w:date="2026-10-01T03:22:00Z">
              <w:tcPr>
                <w:tcW w:w="7512" w:type="dxa"/>
              </w:tcPr>
            </w:tcPrChange>
          </w:tcPr>
          <w:p w14:paraId="6D951ABC"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5489" w:author="김은수" w:date="2026-10-01T12:05:00Z" w16du:dateUtc="2026-10-01T03:05:00Z"/>
              </w:rPr>
            </w:pPr>
            <w:ins w:id="5490" w:author="김은수" w:date="2026-10-01T12:05:00Z" w16du:dateUtc="2026-10-01T03:05:00Z">
              <w:r>
                <w:t>목표 로그 이득과 직전 로그 이득(Q8.16)</w:t>
              </w:r>
            </w:ins>
          </w:p>
        </w:tc>
      </w:tr>
      <w:tr w:rsidR="00084C76" w14:paraId="6C7F9F34" w14:textId="77777777" w:rsidTr="00973586">
        <w:trPr>
          <w:cantSplit/>
          <w:ins w:id="5491" w:author="김은수" w:date="2026-10-01T12:05:00Z"/>
          <w:trPrChange w:id="5492"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5493" w:author="김은수" w:date="2026-10-01T03:22:00Z">
              <w:tcPr>
                <w:tcW w:w="1304" w:type="dxa"/>
              </w:tcPr>
            </w:tcPrChange>
          </w:tcPr>
          <w:p w14:paraId="19F1A579" w14:textId="77777777" w:rsidR="00084C76" w:rsidRDefault="00084C76">
            <w:pPr>
              <w:pStyle w:val="TDCe"/>
              <w:rPr>
                <w:ins w:id="5494" w:author="김은수" w:date="2026-10-01T12:05:00Z" w16du:dateUtc="2026-10-01T03:05:00Z"/>
              </w:rPr>
            </w:pPr>
            <w:ins w:id="5495" w:author="김은수" w:date="2026-10-01T12:05:00Z" w16du:dateUtc="2026-10-01T03:05:00Z">
              <w:r>
                <w:t>출력</w:t>
              </w:r>
            </w:ins>
          </w:p>
        </w:tc>
        <w:tc>
          <w:tcPr>
            <w:tcW w:w="7512" w:type="dxa"/>
            <w:tcPrChange w:id="5496" w:author="김은수" w:date="2026-10-01T03:22:00Z">
              <w:tcPr>
                <w:tcW w:w="7512" w:type="dxa"/>
              </w:tcPr>
            </w:tcPrChange>
          </w:tcPr>
          <w:p w14:paraId="6665DA96"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5497" w:author="김은수" w:date="2026-10-01T12:05:00Z" w16du:dateUtc="2026-10-01T03:05:00Z"/>
              </w:rPr>
            </w:pPr>
            <w:ins w:id="5498" w:author="김은수" w:date="2026-10-01T12:05:00Z" w16du:dateUtc="2026-10-01T03:05:00Z">
              <w:r>
                <w:t>새 로그 이득 및 다음 블록 상태</w:t>
              </w:r>
            </w:ins>
          </w:p>
        </w:tc>
      </w:tr>
      <w:tr w:rsidR="00084C76" w14:paraId="10AA0666" w14:textId="77777777" w:rsidTr="00973586">
        <w:trPr>
          <w:cantSplit/>
          <w:ins w:id="5499" w:author="김은수" w:date="2026-10-01T12:05:00Z"/>
          <w:trPrChange w:id="5500"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5501" w:author="김은수" w:date="2026-10-01T03:22:00Z">
              <w:tcPr>
                <w:tcW w:w="1304" w:type="dxa"/>
              </w:tcPr>
            </w:tcPrChange>
          </w:tcPr>
          <w:p w14:paraId="770B919D" w14:textId="77777777" w:rsidR="00084C76" w:rsidRDefault="00084C76">
            <w:pPr>
              <w:pStyle w:val="TDCe"/>
              <w:rPr>
                <w:ins w:id="5502" w:author="김은수" w:date="2026-10-01T12:05:00Z" w16du:dateUtc="2026-10-01T03:05:00Z"/>
              </w:rPr>
            </w:pPr>
            <w:ins w:id="5503" w:author="김은수" w:date="2026-10-01T12:05:00Z" w16du:dateUtc="2026-10-01T03:05:00Z">
              <w:r>
                <w:t>처리</w:t>
              </w:r>
            </w:ins>
          </w:p>
        </w:tc>
        <w:tc>
          <w:tcPr>
            <w:tcW w:w="7512" w:type="dxa"/>
            <w:tcPrChange w:id="5504" w:author="김은수" w:date="2026-10-01T03:22:00Z">
              <w:tcPr>
                <w:tcW w:w="7512" w:type="dxa"/>
              </w:tcPr>
            </w:tcPrChange>
          </w:tcPr>
          <w:p w14:paraId="11DE1A77"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5505" w:author="김은수" w:date="2026-10-01T12:05:00Z" w16du:dateUtc="2026-10-01T03:05:00Z"/>
              </w:rPr>
            </w:pPr>
            <w:ins w:id="5506" w:author="김은수" w:date="2026-10-01T12:05:00Z" w16du:dateUtc="2026-10-01T03:05:00Z">
              <w:r>
                <w:t>직전 이득이 목표 이하이면 느린 증가 계수, 목표보다 크면 빠른 감소 계수를 사용한다. 두 곱의 합을 16비트 우측 이동하고 24비트 범위로 제한한다. 계산한 값을 다음 호출의 직전 값으로 보존한다.</w:t>
              </w:r>
            </w:ins>
          </w:p>
        </w:tc>
      </w:tr>
    </w:tbl>
    <w:p w14:paraId="65C42F40" w14:textId="77777777" w:rsidR="00084C76" w:rsidRDefault="00084C76">
      <w:pPr>
        <w:pStyle w:val="TDC40"/>
        <w:spacing w:after="0"/>
        <w:rPr>
          <w:ins w:id="5507" w:author="김은수" w:date="2026-10-01T12:05:00Z" w16du:dateUtc="2026-10-01T03:05:00Z"/>
        </w:rPr>
        <w:pPrChange w:id="5508" w:author="김은수" w:date="2026-10-01T03:22:00Z">
          <w:pPr>
            <w:pStyle w:val="TDC40"/>
          </w:pPr>
        </w:pPrChange>
      </w:pPr>
    </w:p>
    <w:p w14:paraId="32558CEF" w14:textId="77777777" w:rsidR="00084C76" w:rsidRDefault="00084C76">
      <w:pPr>
        <w:pStyle w:val="TDC42"/>
        <w:rPr>
          <w:ins w:id="5509" w:author="김은수" w:date="2026-10-01T12:05:00Z" w16du:dateUtc="2026-10-01T03:05:00Z"/>
        </w:rPr>
      </w:pPr>
      <w:ins w:id="5510" w:author="김은수" w:date="2026-10-01T12:05:00Z" w16du:dateUtc="2026-10-01T03:05:00Z">
        <w:r>
          <w:t xml:space="preserve">표 </w:t>
        </w:r>
        <w:r>
          <w:fldChar w:fldCharType="begin"/>
        </w:r>
        <w:r>
          <w:instrText>SEQ 표 \* ARABIC</w:instrText>
        </w:r>
        <w:r>
          <w:fldChar w:fldCharType="separate"/>
        </w:r>
        <w:r>
          <w:t>53</w:t>
        </w:r>
        <w:r>
          <w:fldChar w:fldCharType="end"/>
        </w:r>
        <w:r>
          <w:t>. AGC 이득의 시간 변화 / 구현 조건</w:t>
        </w:r>
      </w:ins>
    </w:p>
    <w:tbl>
      <w:tblPr>
        <w:tblStyle w:val="TDC41"/>
        <w:tblW w:w="8816" w:type="dxa"/>
        <w:tblLayout w:type="fixed"/>
        <w:tblLook w:val="04A0" w:firstRow="1" w:lastRow="0" w:firstColumn="1" w:lastColumn="0" w:noHBand="0" w:noVBand="1"/>
        <w:tblPrChange w:id="5511"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5512">
          <w:tblGrid>
            <w:gridCol w:w="360"/>
            <w:gridCol w:w="360"/>
            <w:gridCol w:w="584"/>
            <w:gridCol w:w="7512"/>
          </w:tblGrid>
        </w:tblGridChange>
      </w:tblGrid>
      <w:tr w:rsidR="00084C76" w14:paraId="192CBFFA" w14:textId="77777777" w:rsidTr="00973586">
        <w:trPr>
          <w:cnfStyle w:val="100000000000" w:firstRow="1" w:lastRow="0" w:firstColumn="0" w:lastColumn="0" w:oddVBand="0" w:evenVBand="0" w:oddHBand="0" w:evenHBand="0" w:firstRowFirstColumn="0" w:firstRowLastColumn="0" w:lastRowFirstColumn="0" w:lastRowLastColumn="0"/>
          <w:cantSplit/>
          <w:tblHeader/>
          <w:ins w:id="5513" w:author="김은수" w:date="2026-10-01T12:05:00Z"/>
          <w:trPrChange w:id="5514"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5515" w:author="김은수" w:date="2026-10-01T03:22:00Z">
              <w:tcPr>
                <w:tcW w:w="1304" w:type="dxa"/>
              </w:tcPr>
            </w:tcPrChange>
          </w:tcPr>
          <w:p w14:paraId="170C68C5"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5516" w:author="김은수" w:date="2026-10-01T12:05:00Z" w16du:dateUtc="2026-10-01T03:05:00Z"/>
              </w:rPr>
            </w:pPr>
            <w:ins w:id="5517" w:author="김은수" w:date="2026-10-01T12:05:00Z" w16du:dateUtc="2026-10-01T03:05:00Z">
              <w:r>
                <w:t>구분</w:t>
              </w:r>
            </w:ins>
          </w:p>
        </w:tc>
        <w:tc>
          <w:tcPr>
            <w:tcW w:w="7512" w:type="dxa"/>
            <w:tcPrChange w:id="5518" w:author="김은수" w:date="2026-10-01T03:22:00Z">
              <w:tcPr>
                <w:tcW w:w="7512" w:type="dxa"/>
              </w:tcPr>
            </w:tcPrChange>
          </w:tcPr>
          <w:p w14:paraId="521C0D08"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5519" w:author="김은수" w:date="2026-10-01T12:05:00Z" w16du:dateUtc="2026-10-01T03:05:00Z"/>
              </w:rPr>
            </w:pPr>
            <w:ins w:id="5520" w:author="김은수" w:date="2026-10-01T12:05:00Z" w16du:dateUtc="2026-10-01T03:05:00Z">
              <w:r>
                <w:t>구현 조건</w:t>
              </w:r>
            </w:ins>
          </w:p>
        </w:tc>
      </w:tr>
      <w:tr w:rsidR="00084C76" w14:paraId="410330B8" w14:textId="77777777" w:rsidTr="00973586">
        <w:trPr>
          <w:cantSplit/>
          <w:ins w:id="5521" w:author="김은수" w:date="2026-10-01T12:05:00Z"/>
          <w:trPrChange w:id="5522"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5523" w:author="김은수" w:date="2026-10-01T03:22:00Z">
              <w:tcPr>
                <w:tcW w:w="1304" w:type="dxa"/>
              </w:tcPr>
            </w:tcPrChange>
          </w:tcPr>
          <w:p w14:paraId="64CDAC04" w14:textId="77777777" w:rsidR="00084C76" w:rsidRDefault="00084C76">
            <w:pPr>
              <w:pStyle w:val="TDCe"/>
              <w:rPr>
                <w:ins w:id="5524" w:author="김은수" w:date="2026-10-01T12:05:00Z" w16du:dateUtc="2026-10-01T03:05:00Z"/>
              </w:rPr>
            </w:pPr>
            <w:ins w:id="5525" w:author="김은수" w:date="2026-10-01T12:05:00Z" w16du:dateUtc="2026-10-01T03:05:00Z">
              <w:r>
                <w:t>관련 함수</w:t>
              </w:r>
            </w:ins>
          </w:p>
        </w:tc>
        <w:tc>
          <w:tcPr>
            <w:tcW w:w="7512" w:type="dxa"/>
            <w:tcPrChange w:id="5526" w:author="김은수" w:date="2026-10-01T03:22:00Z">
              <w:tcPr>
                <w:tcW w:w="7512" w:type="dxa"/>
              </w:tcPr>
            </w:tcPrChange>
          </w:tcPr>
          <w:p w14:paraId="414CF942"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5527" w:author="김은수" w:date="2026-10-01T12:05:00Z" w16du:dateUtc="2026-10-01T03:05:00Z"/>
              </w:rPr>
            </w:pPr>
            <w:ins w:id="5528" w:author="김은수" w:date="2026-10-01T12:05:00Z" w16du:dateUtc="2026-10-01T03:05:00Z">
              <w:r>
                <w:t>audio_agc_attack_release</w:t>
              </w:r>
            </w:ins>
          </w:p>
        </w:tc>
      </w:tr>
    </w:tbl>
    <w:p w14:paraId="3270D138" w14:textId="77777777" w:rsidR="00084C76" w:rsidRDefault="00084C76">
      <w:pPr>
        <w:pStyle w:val="TDC40"/>
        <w:spacing w:after="0"/>
        <w:rPr>
          <w:ins w:id="5529" w:author="김은수" w:date="2026-10-01T12:05:00Z" w16du:dateUtc="2026-10-01T03:05:00Z"/>
        </w:rPr>
        <w:pPrChange w:id="5530" w:author="김은수" w:date="2026-10-01T03:22:00Z">
          <w:pPr>
            <w:pStyle w:val="TDC40"/>
          </w:pPr>
        </w:pPrChange>
      </w:pPr>
    </w:p>
    <w:p w14:paraId="2D172B09" w14:textId="77777777" w:rsidR="00084C76" w:rsidRDefault="00084C76">
      <w:pPr>
        <w:pStyle w:val="TDC43"/>
        <w:rPr>
          <w:ins w:id="5531" w:author="김은수" w:date="2026-10-01T12:05:00Z" w16du:dateUtc="2026-10-01T03:05:00Z"/>
        </w:rPr>
      </w:pPr>
      <w:ins w:id="5532" w:author="김은수" w:date="2026-10-01T12:05:00Z" w16du:dateUtc="2026-10-01T03:05:00Z">
        <w:r>
          <w:t>입출력 예 : 직전 이득=0/목표 이득=65536이면 새 이득은 655이다. 직전 이득=65536/목표 이득=0이면 새 이득은 3276이다. 계산한 결과는 다음 호출의 직전 이득으로 사용한다.</w:t>
        </w:r>
      </w:ins>
    </w:p>
    <w:p w14:paraId="6CDABC01" w14:textId="77777777" w:rsidR="00697371" w:rsidRPr="00E00010" w:rsidDel="001D1C2F" w:rsidRDefault="00220104">
      <w:pPr>
        <w:pStyle w:val="TDC40"/>
        <w:spacing w:after="0"/>
        <w:rPr>
          <w:del w:id="5533" w:author="김은수" w:date="2026-10-01T11:11:00Z" w16du:dateUtc="2026-10-01T02:11:00Z"/>
        </w:rPr>
        <w:pPrChange w:id="5534" w:author="김은수" w:date="2026-09-30T15:44:00Z" w16du:dateUtc="2026-09-30T06:44:00Z">
          <w:pPr>
            <w:pStyle w:val="4"/>
            <w:numPr>
              <w:ilvl w:val="3"/>
              <w:numId w:val="7"/>
            </w:numPr>
            <w:tabs>
              <w:tab w:val="num" w:pos="1134"/>
              <w:tab w:val="num" w:pos="1245"/>
            </w:tabs>
            <w:ind w:left="1240" w:hanging="440"/>
          </w:pPr>
        </w:pPrChange>
      </w:pPr>
      <w:del w:id="5535" w:author="김은수" w:date="2026-10-01T11:11:00Z" w16du:dateUtc="2026-10-01T02:11:00Z">
        <w:r w:rsidDel="001D1C2F">
          <w:rPr>
            <w:rPrChange w:id="5536" w:author="김은수" w:date="2026-09-30T15:44:00Z" w16du:dateUtc="2026-09-30T06:44:00Z">
              <w:rPr>
                <w:rFonts w:ascii="맑은 고딕" w:eastAsia="맑은 고딕" w:hAnsi="맑은 고딕" w:cs="맑은 고딕"/>
                <w:b/>
                <w:color w:val="000000"/>
                <w:sz w:val="22"/>
              </w:rPr>
            </w:rPrChange>
          </w:rPr>
          <w:lastRenderedPageBreak/>
          <w:delText>계수</w:delText>
        </w:r>
      </w:del>
      <w:del w:id="5537" w:author="김은수" w:date="2026-09-30T15:44:00Z" w16du:dateUtc="2026-09-30T06:44:00Z">
        <w:r w:rsidR="00202942">
          <w:rPr>
            <w:rFonts w:hint="eastAsia"/>
          </w:rPr>
          <w:delText xml:space="preserve"> 초기화</w:delText>
        </w:r>
      </w:del>
    </w:p>
    <w:p w14:paraId="1E6B53FF" w14:textId="77777777" w:rsidR="00BA1805" w:rsidRPr="00E00010" w:rsidRDefault="00BA1805">
      <w:pPr>
        <w:pStyle w:val="TDC44"/>
        <w:rPr>
          <w:ins w:id="5538" w:author="김은수" w:date="2026-09-30T15:44:00Z" w16du:dateUtc="2026-09-30T06:44:00Z"/>
        </w:rPr>
        <w:pPrChange w:id="5539" w:author="김은수" w:date="2026-10-01T01:11:00Z">
          <w:pPr>
            <w:keepNext/>
            <w:keepLines/>
            <w:pageBreakBefore/>
            <w:widowControl/>
            <w:snapToGrid w:val="0"/>
            <w:spacing w:after="100" w:line="240" w:lineRule="auto"/>
            <w:jc w:val="center"/>
          </w:pPr>
        </w:pPrChange>
      </w:pPr>
      <w:ins w:id="5540" w:author="김은수" w:date="2026-09-30T15:44:00Z" w16du:dateUtc="2026-09-30T06:44:00Z">
        <w:r w:rsidRPr="00E00010">
          <w:rPr>
            <w:noProof/>
          </w:rPr>
          <w:drawing>
            <wp:inline distT="0" distB="0" distL="0" distR="0" wp14:anchorId="3E4EBC4E" wp14:editId="0010EAF7">
              <wp:extent cx="4320000" cy="3580200"/>
              <wp:effectExtent l="0" t="0" r="0" b="0"/>
              <wp:docPr id="1005" name="Flow CFX-024" descr="SU-ID-CFX-024 AGC 이득의 시간 변화 설계 순서도">
                <a:extLst xmlns:a="http://schemas.openxmlformats.org/drawingml/2006/main">
                  <a:ext uri="{FF2B5EF4-FFF2-40B4-BE49-F238E27FC236}">
                    <a16:creationId xmlns:a16="http://schemas.microsoft.com/office/drawing/2014/main" id="{E8B69799-F488-0C76-6806-D41022ABA04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그림 256" descr="스크린샷, 어둠, 블랙, 밤이(가) 표시된 사진&#10;&#10;자동 생성된 설명">
                        <a:extLst>
                          <a:ext uri="{FF2B5EF4-FFF2-40B4-BE49-F238E27FC236}">
                            <a16:creationId xmlns:a16="http://schemas.microsoft.com/office/drawing/2014/main" id="{E8B69799-F488-0C76-6806-D41022ABA043}"/>
                          </a:ext>
                        </a:extLst>
                      </pic:cNvPr>
                      <pic:cNvPicPr>
                        <a:picLocks noChangeAspect="1"/>
                      </pic:cNvPicPr>
                    </pic:nvPicPr>
                    <pic:blipFill>
                      <a:blip r:embed="rId33"/>
                      <a:stretch>
                        <a:fillRect/>
                      </a:stretch>
                    </pic:blipFill>
                    <pic:spPr>
                      <a:xfrm>
                        <a:off x="0" y="0"/>
                        <a:ext cx="4320000" cy="3580200"/>
                      </a:xfrm>
                      <a:prstGeom prst="rect">
                        <a:avLst/>
                      </a:prstGeom>
                    </pic:spPr>
                  </pic:pic>
                </a:graphicData>
              </a:graphic>
            </wp:inline>
          </w:drawing>
        </w:r>
      </w:ins>
    </w:p>
    <w:p w14:paraId="16822B31" w14:textId="77777777" w:rsidR="00697371" w:rsidRPr="00E00010" w:rsidRDefault="00220104">
      <w:pPr>
        <w:pStyle w:val="TDC45"/>
        <w:rPr>
          <w:ins w:id="5541" w:author="김은수" w:date="2026-09-30T15:44:00Z" w16du:dateUtc="2026-09-30T06:44:00Z"/>
        </w:rPr>
        <w:pPrChange w:id="5542" w:author="김은수" w:date="2026-10-01T01:11:00Z">
          <w:pPr>
            <w:keepLines/>
            <w:widowControl/>
            <w:snapToGrid w:val="0"/>
            <w:spacing w:after="180" w:line="276" w:lineRule="auto"/>
            <w:jc w:val="center"/>
          </w:pPr>
        </w:pPrChange>
      </w:pPr>
      <w:ins w:id="5543" w:author="김은수" w:date="2026-09-30T15:44:00Z" w16du:dateUtc="2026-09-30T06:44:00Z">
        <w:r w:rsidRPr="00E00010">
          <w:t>그림 13. SU-ID-CFX-024 AGC 이득의 시간 변화 순서도</w:t>
        </w:r>
      </w:ins>
    </w:p>
    <w:p w14:paraId="1ABFAA34" w14:textId="77777777" w:rsidR="000C626C" w:rsidRDefault="000C626C">
      <w:pPr>
        <w:pStyle w:val="TDC40"/>
        <w:rPr>
          <w:ins w:id="5544" w:author="김은수" w:date="2026-10-01T05:08:00Z"/>
        </w:rPr>
      </w:pPr>
    </w:p>
    <w:p w14:paraId="45F15798" w14:textId="77777777" w:rsidR="00697371" w:rsidRPr="00E00010" w:rsidRDefault="00220104">
      <w:pPr>
        <w:pStyle w:val="TDC4"/>
        <w:rPr>
          <w:ins w:id="5545" w:author="김은수" w:date="2026-09-30T15:44:00Z" w16du:dateUtc="2026-09-30T06:44:00Z"/>
        </w:rPr>
        <w:pPrChange w:id="5546" w:author="김은수" w:date="2026-10-01T01:11:00Z">
          <w:pPr>
            <w:pStyle w:val="4"/>
            <w:numPr>
              <w:ilvl w:val="3"/>
              <w:numId w:val="7"/>
            </w:numPr>
            <w:tabs>
              <w:tab w:val="num" w:pos="1134"/>
            </w:tabs>
            <w:ind w:left="1200" w:hanging="400"/>
          </w:pPr>
        </w:pPrChange>
      </w:pPr>
      <w:ins w:id="5547" w:author="김은수" w:date="2026-09-30T15:44:00Z" w16du:dateUtc="2026-09-30T06:44:00Z">
        <w:r>
          <w:t>SU-ID-CFX-025, AGC 표본 이득 적용</w:t>
        </w:r>
      </w:ins>
    </w:p>
    <w:p w14:paraId="56BA3FBA" w14:textId="77777777" w:rsidR="00084C76" w:rsidRDefault="00084C76">
      <w:pPr>
        <w:pStyle w:val="TDC40"/>
        <w:keepNext/>
        <w:rPr>
          <w:ins w:id="5548" w:author="김은수" w:date="2026-10-01T12:05:00Z" w16du:dateUtc="2026-10-01T03:05:00Z"/>
        </w:rPr>
        <w:pPrChange w:id="5549" w:author="김은수" w:date="2026-10-01T03:22:00Z">
          <w:pPr>
            <w:pStyle w:val="TDC40"/>
          </w:pPr>
        </w:pPrChange>
      </w:pPr>
      <w:ins w:id="5550" w:author="김은수" w:date="2026-10-01T12:05:00Z" w16du:dateUtc="2026-10-01T03:05:00Z">
        <w:r>
          <w:t>블록에서 계산한 공통 이득을 표본에 적용하여 파형의 상대적인 모양을 유지한다.</w:t>
        </w:r>
      </w:ins>
    </w:p>
    <w:p w14:paraId="422BB6C9" w14:textId="77777777" w:rsidR="00084C76" w:rsidRDefault="00084C76">
      <w:pPr>
        <w:pStyle w:val="TDC42"/>
        <w:rPr>
          <w:ins w:id="5551" w:author="김은수" w:date="2026-10-01T12:05:00Z" w16du:dateUtc="2026-10-01T03:05:00Z"/>
        </w:rPr>
      </w:pPr>
      <w:ins w:id="5552" w:author="김은수" w:date="2026-10-01T12:05:00Z" w16du:dateUtc="2026-10-01T03:05:00Z">
        <w:r>
          <w:t xml:space="preserve">표 </w:t>
        </w:r>
        <w:r>
          <w:fldChar w:fldCharType="begin"/>
        </w:r>
        <w:r>
          <w:instrText>SEQ 표 \* ARABIC</w:instrText>
        </w:r>
        <w:r>
          <w:fldChar w:fldCharType="separate"/>
        </w:r>
        <w:r>
          <w:t>54</w:t>
        </w:r>
        <w:r>
          <w:fldChar w:fldCharType="end"/>
        </w:r>
        <w:r>
          <w:t>. AGC 표본 이득 적용 / 유닛 설계 내용</w:t>
        </w:r>
      </w:ins>
    </w:p>
    <w:tbl>
      <w:tblPr>
        <w:tblStyle w:val="TDC41"/>
        <w:tblW w:w="8816" w:type="dxa"/>
        <w:tblLayout w:type="fixed"/>
        <w:tblLook w:val="04A0" w:firstRow="1" w:lastRow="0" w:firstColumn="1" w:lastColumn="0" w:noHBand="0" w:noVBand="1"/>
        <w:tblPrChange w:id="5553"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5554">
          <w:tblGrid>
            <w:gridCol w:w="360"/>
            <w:gridCol w:w="360"/>
            <w:gridCol w:w="584"/>
            <w:gridCol w:w="7512"/>
          </w:tblGrid>
        </w:tblGridChange>
      </w:tblGrid>
      <w:tr w:rsidR="00084C76" w14:paraId="12B29907" w14:textId="77777777" w:rsidTr="00CC2B3F">
        <w:trPr>
          <w:cnfStyle w:val="100000000000" w:firstRow="1" w:lastRow="0" w:firstColumn="0" w:lastColumn="0" w:oddVBand="0" w:evenVBand="0" w:oddHBand="0" w:evenHBand="0" w:firstRowFirstColumn="0" w:firstRowLastColumn="0" w:lastRowFirstColumn="0" w:lastRowLastColumn="0"/>
          <w:cantSplit/>
          <w:tblHeader/>
          <w:ins w:id="5555" w:author="김은수" w:date="2026-10-01T12:05:00Z"/>
          <w:trPrChange w:id="5556"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5557" w:author="김은수" w:date="2026-10-01T03:22:00Z">
              <w:tcPr>
                <w:tcW w:w="1304" w:type="dxa"/>
              </w:tcPr>
            </w:tcPrChange>
          </w:tcPr>
          <w:p w14:paraId="22100C4C"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5558" w:author="김은수" w:date="2026-10-01T12:05:00Z" w16du:dateUtc="2026-10-01T03:05:00Z"/>
              </w:rPr>
            </w:pPr>
            <w:ins w:id="5559" w:author="김은수" w:date="2026-10-01T12:05:00Z" w16du:dateUtc="2026-10-01T03:05:00Z">
              <w:r>
                <w:t>항목</w:t>
              </w:r>
            </w:ins>
          </w:p>
        </w:tc>
        <w:tc>
          <w:tcPr>
            <w:tcW w:w="7512" w:type="dxa"/>
            <w:tcPrChange w:id="5560" w:author="김은수" w:date="2026-10-01T03:22:00Z">
              <w:tcPr>
                <w:tcW w:w="7512" w:type="dxa"/>
              </w:tcPr>
            </w:tcPrChange>
          </w:tcPr>
          <w:p w14:paraId="5CB479D4"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5561" w:author="김은수" w:date="2026-10-01T12:05:00Z" w16du:dateUtc="2026-10-01T03:05:00Z"/>
              </w:rPr>
            </w:pPr>
            <w:ins w:id="5562" w:author="김은수" w:date="2026-10-01T12:05:00Z" w16du:dateUtc="2026-10-01T03:05:00Z">
              <w:r>
                <w:t>설계 내용</w:t>
              </w:r>
            </w:ins>
          </w:p>
        </w:tc>
      </w:tr>
      <w:tr w:rsidR="00084C76" w14:paraId="3C3FD4DE" w14:textId="77777777" w:rsidTr="00CC2B3F">
        <w:trPr>
          <w:cantSplit/>
          <w:ins w:id="5563" w:author="김은수" w:date="2026-10-01T12:05:00Z"/>
          <w:trPrChange w:id="5564"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5565" w:author="김은수" w:date="2026-10-01T03:22:00Z">
              <w:tcPr>
                <w:tcW w:w="1304" w:type="dxa"/>
              </w:tcPr>
            </w:tcPrChange>
          </w:tcPr>
          <w:p w14:paraId="68A5614E" w14:textId="77777777" w:rsidR="00084C76" w:rsidRDefault="00084C76">
            <w:pPr>
              <w:pStyle w:val="TDCe"/>
              <w:rPr>
                <w:ins w:id="5566" w:author="김은수" w:date="2026-10-01T12:05:00Z" w16du:dateUtc="2026-10-01T03:05:00Z"/>
              </w:rPr>
            </w:pPr>
            <w:ins w:id="5567" w:author="김은수" w:date="2026-10-01T12:05:00Z" w16du:dateUtc="2026-10-01T03:05:00Z">
              <w:r>
                <w:t>입력</w:t>
              </w:r>
            </w:ins>
          </w:p>
        </w:tc>
        <w:tc>
          <w:tcPr>
            <w:tcW w:w="7512" w:type="dxa"/>
            <w:tcPrChange w:id="5568" w:author="김은수" w:date="2026-10-01T03:22:00Z">
              <w:tcPr>
                <w:tcW w:w="7512" w:type="dxa"/>
              </w:tcPr>
            </w:tcPrChange>
          </w:tcPr>
          <w:p w14:paraId="2B92DD48"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5569" w:author="김은수" w:date="2026-10-01T12:05:00Z" w16du:dateUtc="2026-10-01T03:05:00Z"/>
              </w:rPr>
            </w:pPr>
            <w:ins w:id="5570" w:author="김은수" w:date="2026-10-01T12:05:00Z" w16du:dateUtc="2026-10-01T03:05:00Z">
              <w:r>
                <w:t>16표본 혼합 버퍼와 선형 이득(Q12.12)</w:t>
              </w:r>
            </w:ins>
          </w:p>
        </w:tc>
      </w:tr>
      <w:tr w:rsidR="00084C76" w14:paraId="18C4335E" w14:textId="77777777" w:rsidTr="00CC2B3F">
        <w:trPr>
          <w:cantSplit/>
          <w:ins w:id="5571" w:author="김은수" w:date="2026-10-01T12:05:00Z"/>
          <w:trPrChange w:id="5572"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5573" w:author="김은수" w:date="2026-10-01T03:22:00Z">
              <w:tcPr>
                <w:tcW w:w="1304" w:type="dxa"/>
              </w:tcPr>
            </w:tcPrChange>
          </w:tcPr>
          <w:p w14:paraId="77D62DF3" w14:textId="77777777" w:rsidR="00084C76" w:rsidRDefault="00084C76">
            <w:pPr>
              <w:pStyle w:val="TDCe"/>
              <w:rPr>
                <w:ins w:id="5574" w:author="김은수" w:date="2026-10-01T12:05:00Z" w16du:dateUtc="2026-10-01T03:05:00Z"/>
              </w:rPr>
            </w:pPr>
            <w:ins w:id="5575" w:author="김은수" w:date="2026-10-01T12:05:00Z" w16du:dateUtc="2026-10-01T03:05:00Z">
              <w:r>
                <w:t>출력</w:t>
              </w:r>
            </w:ins>
          </w:p>
        </w:tc>
        <w:tc>
          <w:tcPr>
            <w:tcW w:w="7512" w:type="dxa"/>
            <w:tcPrChange w:id="5576" w:author="김은수" w:date="2026-10-01T03:22:00Z">
              <w:tcPr>
                <w:tcW w:w="7512" w:type="dxa"/>
              </w:tcPr>
            </w:tcPrChange>
          </w:tcPr>
          <w:p w14:paraId="6EADB34B"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5577" w:author="김은수" w:date="2026-10-01T12:05:00Z" w16du:dateUtc="2026-10-01T03:05:00Z"/>
              </w:rPr>
            </w:pPr>
            <w:ins w:id="5578" w:author="김은수" w:date="2026-10-01T12:05:00Z" w16du:dateUtc="2026-10-01T03:05:00Z">
              <w:r>
                <w:t>signed 24비트 AGC 출력 16표본</w:t>
              </w:r>
            </w:ins>
          </w:p>
        </w:tc>
      </w:tr>
      <w:tr w:rsidR="00084C76" w14:paraId="74946581" w14:textId="77777777" w:rsidTr="00CC2B3F">
        <w:trPr>
          <w:cantSplit/>
          <w:ins w:id="5579" w:author="김은수" w:date="2026-10-01T12:05:00Z"/>
          <w:trPrChange w:id="5580"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5581" w:author="김은수" w:date="2026-10-01T03:22:00Z">
              <w:tcPr>
                <w:tcW w:w="1304" w:type="dxa"/>
              </w:tcPr>
            </w:tcPrChange>
          </w:tcPr>
          <w:p w14:paraId="39F35F03" w14:textId="77777777" w:rsidR="00084C76" w:rsidRDefault="00084C76">
            <w:pPr>
              <w:pStyle w:val="TDCe"/>
              <w:rPr>
                <w:ins w:id="5582" w:author="김은수" w:date="2026-10-01T12:05:00Z" w16du:dateUtc="2026-10-01T03:05:00Z"/>
              </w:rPr>
            </w:pPr>
            <w:ins w:id="5583" w:author="김은수" w:date="2026-10-01T12:05:00Z" w16du:dateUtc="2026-10-01T03:05:00Z">
              <w:r>
                <w:t>처리</w:t>
              </w:r>
            </w:ins>
          </w:p>
        </w:tc>
        <w:tc>
          <w:tcPr>
            <w:tcW w:w="7512" w:type="dxa"/>
            <w:tcPrChange w:id="5584" w:author="김은수" w:date="2026-10-01T03:22:00Z">
              <w:tcPr>
                <w:tcW w:w="7512" w:type="dxa"/>
              </w:tcPr>
            </w:tcPrChange>
          </w:tcPr>
          <w:p w14:paraId="4890C2F7"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5585" w:author="김은수" w:date="2026-10-01T12:05:00Z" w16du:dateUtc="2026-10-01T03:05:00Z"/>
              </w:rPr>
            </w:pPr>
            <w:ins w:id="5586" w:author="김은수" w:date="2026-10-01T12:05:00Z" w16du:dateUtc="2026-10-01T03:05:00Z">
              <w:r>
                <w:t>각 표본과 이득의 곱을 12비트 우측 이동한다. 결과는 -8388608~8388607로 포화하여 출력 버퍼에 저장한다.</w:t>
              </w:r>
            </w:ins>
          </w:p>
        </w:tc>
      </w:tr>
    </w:tbl>
    <w:p w14:paraId="7C06F5A7" w14:textId="77777777" w:rsidR="00084C76" w:rsidRDefault="00084C76">
      <w:pPr>
        <w:pStyle w:val="TDC40"/>
        <w:spacing w:after="0"/>
        <w:rPr>
          <w:ins w:id="5587" w:author="김은수" w:date="2026-10-01T12:05:00Z" w16du:dateUtc="2026-10-01T03:05:00Z"/>
        </w:rPr>
        <w:pPrChange w:id="5588" w:author="김은수" w:date="2026-10-01T03:22:00Z">
          <w:pPr>
            <w:pStyle w:val="TDC40"/>
          </w:pPr>
        </w:pPrChange>
      </w:pPr>
    </w:p>
    <w:p w14:paraId="320B082C" w14:textId="77777777" w:rsidR="00084C76" w:rsidRDefault="00084C76">
      <w:pPr>
        <w:pStyle w:val="TDC42"/>
        <w:rPr>
          <w:ins w:id="5589" w:author="김은수" w:date="2026-10-01T12:05:00Z" w16du:dateUtc="2026-10-01T03:05:00Z"/>
        </w:rPr>
      </w:pPr>
      <w:ins w:id="5590" w:author="김은수" w:date="2026-10-01T12:05:00Z" w16du:dateUtc="2026-10-01T03:05:00Z">
        <w:r>
          <w:lastRenderedPageBreak/>
          <w:t xml:space="preserve">표 </w:t>
        </w:r>
        <w:r>
          <w:fldChar w:fldCharType="begin"/>
        </w:r>
        <w:r>
          <w:instrText>SEQ 표 \* ARABIC</w:instrText>
        </w:r>
        <w:r>
          <w:fldChar w:fldCharType="separate"/>
        </w:r>
        <w:r>
          <w:t>55</w:t>
        </w:r>
        <w:r>
          <w:fldChar w:fldCharType="end"/>
        </w:r>
        <w:r>
          <w:t>. AGC 표본 이득 적용 / 구현 조건</w:t>
        </w:r>
      </w:ins>
    </w:p>
    <w:tbl>
      <w:tblPr>
        <w:tblStyle w:val="TDC41"/>
        <w:tblW w:w="8816" w:type="dxa"/>
        <w:tblLayout w:type="fixed"/>
        <w:tblLook w:val="04A0" w:firstRow="1" w:lastRow="0" w:firstColumn="1" w:lastColumn="0" w:noHBand="0" w:noVBand="1"/>
        <w:tblPrChange w:id="5591"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5592">
          <w:tblGrid>
            <w:gridCol w:w="360"/>
            <w:gridCol w:w="360"/>
            <w:gridCol w:w="584"/>
            <w:gridCol w:w="7512"/>
          </w:tblGrid>
        </w:tblGridChange>
      </w:tblGrid>
      <w:tr w:rsidR="00084C76" w14:paraId="5ACF45CE" w14:textId="77777777" w:rsidTr="00CC2B3F">
        <w:trPr>
          <w:cnfStyle w:val="100000000000" w:firstRow="1" w:lastRow="0" w:firstColumn="0" w:lastColumn="0" w:oddVBand="0" w:evenVBand="0" w:oddHBand="0" w:evenHBand="0" w:firstRowFirstColumn="0" w:firstRowLastColumn="0" w:lastRowFirstColumn="0" w:lastRowLastColumn="0"/>
          <w:cantSplit/>
          <w:tblHeader/>
          <w:ins w:id="5593" w:author="김은수" w:date="2026-10-01T12:05:00Z"/>
          <w:trPrChange w:id="5594"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5595" w:author="김은수" w:date="2026-10-01T03:22:00Z">
              <w:tcPr>
                <w:tcW w:w="1304" w:type="dxa"/>
              </w:tcPr>
            </w:tcPrChange>
          </w:tcPr>
          <w:p w14:paraId="6C45473D"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5596" w:author="김은수" w:date="2026-10-01T12:05:00Z" w16du:dateUtc="2026-10-01T03:05:00Z"/>
              </w:rPr>
            </w:pPr>
            <w:ins w:id="5597" w:author="김은수" w:date="2026-10-01T12:05:00Z" w16du:dateUtc="2026-10-01T03:05:00Z">
              <w:r>
                <w:t>구분</w:t>
              </w:r>
            </w:ins>
          </w:p>
        </w:tc>
        <w:tc>
          <w:tcPr>
            <w:tcW w:w="7512" w:type="dxa"/>
            <w:tcPrChange w:id="5598" w:author="김은수" w:date="2026-10-01T03:22:00Z">
              <w:tcPr>
                <w:tcW w:w="7512" w:type="dxa"/>
              </w:tcPr>
            </w:tcPrChange>
          </w:tcPr>
          <w:p w14:paraId="38CAE566"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5599" w:author="김은수" w:date="2026-10-01T12:05:00Z" w16du:dateUtc="2026-10-01T03:05:00Z"/>
              </w:rPr>
            </w:pPr>
            <w:ins w:id="5600" w:author="김은수" w:date="2026-10-01T12:05:00Z" w16du:dateUtc="2026-10-01T03:05:00Z">
              <w:r>
                <w:t>구현 조건</w:t>
              </w:r>
            </w:ins>
          </w:p>
        </w:tc>
      </w:tr>
      <w:tr w:rsidR="00084C76" w14:paraId="0B78E0F5" w14:textId="77777777" w:rsidTr="00CC2B3F">
        <w:trPr>
          <w:cantSplit/>
          <w:ins w:id="5601" w:author="김은수" w:date="2026-10-01T12:05:00Z"/>
          <w:trPrChange w:id="5602"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5603" w:author="김은수" w:date="2026-10-01T03:22:00Z">
              <w:tcPr>
                <w:tcW w:w="1304" w:type="dxa"/>
              </w:tcPr>
            </w:tcPrChange>
          </w:tcPr>
          <w:p w14:paraId="5CB5E22D" w14:textId="77777777" w:rsidR="00084C76" w:rsidRDefault="00084C76">
            <w:pPr>
              <w:pStyle w:val="TDCe"/>
              <w:rPr>
                <w:ins w:id="5604" w:author="김은수" w:date="2026-10-01T12:05:00Z" w16du:dateUtc="2026-10-01T03:05:00Z"/>
              </w:rPr>
            </w:pPr>
            <w:ins w:id="5605" w:author="김은수" w:date="2026-10-01T12:05:00Z" w16du:dateUtc="2026-10-01T03:05:00Z">
              <w:r>
                <w:t>관련 함수</w:t>
              </w:r>
            </w:ins>
          </w:p>
        </w:tc>
        <w:tc>
          <w:tcPr>
            <w:tcW w:w="7512" w:type="dxa"/>
            <w:tcPrChange w:id="5606" w:author="김은수" w:date="2026-10-01T03:22:00Z">
              <w:tcPr>
                <w:tcW w:w="7512" w:type="dxa"/>
              </w:tcPr>
            </w:tcPrChange>
          </w:tcPr>
          <w:p w14:paraId="48B2B93B"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5607" w:author="김은수" w:date="2026-10-01T12:05:00Z" w16du:dateUtc="2026-10-01T03:05:00Z"/>
              </w:rPr>
            </w:pPr>
            <w:ins w:id="5608" w:author="김은수" w:date="2026-10-01T12:05:00Z" w16du:dateUtc="2026-10-01T03:05:00Z">
              <w:r>
                <w:t>apply_agc_gain</w:t>
              </w:r>
            </w:ins>
          </w:p>
        </w:tc>
      </w:tr>
    </w:tbl>
    <w:p w14:paraId="375AC649" w14:textId="77777777" w:rsidR="00084C76" w:rsidRDefault="00084C76">
      <w:pPr>
        <w:pStyle w:val="TDC40"/>
        <w:spacing w:after="0"/>
        <w:rPr>
          <w:ins w:id="5609" w:author="김은수" w:date="2026-10-01T12:05:00Z" w16du:dateUtc="2026-10-01T03:05:00Z"/>
        </w:rPr>
        <w:pPrChange w:id="5610" w:author="김은수" w:date="2026-10-01T03:22:00Z">
          <w:pPr>
            <w:pStyle w:val="TDC40"/>
          </w:pPr>
        </w:pPrChange>
      </w:pPr>
    </w:p>
    <w:p w14:paraId="3075A999" w14:textId="77777777" w:rsidR="00084C76" w:rsidRDefault="00084C76">
      <w:pPr>
        <w:pStyle w:val="TDC43"/>
        <w:rPr>
          <w:ins w:id="5611" w:author="김은수" w:date="2026-10-01T12:05:00Z" w16du:dateUtc="2026-10-01T03:05:00Z"/>
        </w:rPr>
      </w:pPr>
      <w:ins w:id="5612" w:author="김은수" w:date="2026-10-01T12:05:00Z" w16du:dateUtc="2026-10-01T03:05:00Z">
        <w:r>
          <w:t>입출력 예 : 입력의 앞 다섯 값이 [-10,0,10,8388607,-8388608]이고 나머지가 0일 때, 이득 4096의 출력은 입력과 같다. 이득 8192의 출력은 [-20,0,20,8388607,-8388608, 나머지 0]으로 포화한다.</w:t>
        </w:r>
      </w:ins>
    </w:p>
    <w:p w14:paraId="2CF82C93" w14:textId="77777777" w:rsidR="000C626C" w:rsidRDefault="000C626C">
      <w:pPr>
        <w:pStyle w:val="TDC40"/>
        <w:rPr>
          <w:ins w:id="5613" w:author="김은수" w:date="2026-10-01T05:08:00Z"/>
        </w:rPr>
      </w:pPr>
    </w:p>
    <w:p w14:paraId="47D2BCA6" w14:textId="77777777" w:rsidR="00697371" w:rsidRPr="00E00010" w:rsidRDefault="00220104">
      <w:pPr>
        <w:pStyle w:val="TDC4"/>
        <w:rPr>
          <w:ins w:id="5614" w:author="김은수" w:date="2026-09-30T15:44:00Z" w16du:dateUtc="2026-09-30T06:44:00Z"/>
        </w:rPr>
        <w:pPrChange w:id="5615" w:author="김은수" w:date="2026-10-01T01:11:00Z">
          <w:pPr>
            <w:pStyle w:val="4"/>
            <w:numPr>
              <w:ilvl w:val="3"/>
              <w:numId w:val="7"/>
            </w:numPr>
            <w:tabs>
              <w:tab w:val="num" w:pos="1134"/>
            </w:tabs>
            <w:ind w:left="1200" w:hanging="400"/>
          </w:pPr>
        </w:pPrChange>
      </w:pPr>
      <w:ins w:id="5616" w:author="김은수" w:date="2026-09-30T15:44:00Z" w16du:dateUtc="2026-09-30T06:44:00Z">
        <w:r>
          <w:t>SU-ID-CFX-026, 주파수 분석 입력 갱신</w:t>
        </w:r>
      </w:ins>
    </w:p>
    <w:p w14:paraId="7A9BFD73" w14:textId="77777777" w:rsidR="00084C76" w:rsidRDefault="00084C76">
      <w:pPr>
        <w:pStyle w:val="TDC40"/>
        <w:keepNext/>
        <w:rPr>
          <w:ins w:id="5617" w:author="김은수" w:date="2026-10-01T12:05:00Z" w16du:dateUtc="2026-10-01T03:05:00Z"/>
        </w:rPr>
        <w:pPrChange w:id="5618" w:author="김은수" w:date="2026-10-01T03:22:00Z">
          <w:pPr>
            <w:pStyle w:val="TDC40"/>
          </w:pPr>
        </w:pPrChange>
      </w:pPr>
      <w:ins w:id="5619" w:author="김은수" w:date="2026-10-01T12:05:00Z" w16du:dateUtc="2026-10-01T03:05:00Z">
        <w:r>
          <w:t>최근 오디오 이력을 유지하면서 매 블록마다 분석 창을 이동한다.</w:t>
        </w:r>
      </w:ins>
    </w:p>
    <w:p w14:paraId="4D571A1D" w14:textId="77777777" w:rsidR="00084C76" w:rsidRDefault="00084C76">
      <w:pPr>
        <w:pStyle w:val="TDC42"/>
        <w:rPr>
          <w:ins w:id="5620" w:author="김은수" w:date="2026-10-01T12:05:00Z" w16du:dateUtc="2026-10-01T03:05:00Z"/>
        </w:rPr>
      </w:pPr>
      <w:ins w:id="5621" w:author="김은수" w:date="2026-10-01T12:05:00Z" w16du:dateUtc="2026-10-01T03:05:00Z">
        <w:r>
          <w:t xml:space="preserve">표 </w:t>
        </w:r>
        <w:r>
          <w:fldChar w:fldCharType="begin"/>
        </w:r>
        <w:r>
          <w:instrText>SEQ 표 \* ARABIC</w:instrText>
        </w:r>
        <w:r>
          <w:fldChar w:fldCharType="separate"/>
        </w:r>
        <w:r>
          <w:t>56</w:t>
        </w:r>
        <w:r>
          <w:fldChar w:fldCharType="end"/>
        </w:r>
        <w:r>
          <w:t>. 주파수 분석 입력 갱신 / 유닛 설계 내용</w:t>
        </w:r>
      </w:ins>
    </w:p>
    <w:tbl>
      <w:tblPr>
        <w:tblStyle w:val="TDC41"/>
        <w:tblW w:w="8816" w:type="dxa"/>
        <w:tblLayout w:type="fixed"/>
        <w:tblLook w:val="04A0" w:firstRow="1" w:lastRow="0" w:firstColumn="1" w:lastColumn="0" w:noHBand="0" w:noVBand="1"/>
        <w:tblPrChange w:id="5622"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5623">
          <w:tblGrid>
            <w:gridCol w:w="360"/>
            <w:gridCol w:w="360"/>
            <w:gridCol w:w="584"/>
            <w:gridCol w:w="7512"/>
          </w:tblGrid>
        </w:tblGridChange>
      </w:tblGrid>
      <w:tr w:rsidR="00084C76" w14:paraId="2AF972E2" w14:textId="77777777" w:rsidTr="00466743">
        <w:trPr>
          <w:cnfStyle w:val="100000000000" w:firstRow="1" w:lastRow="0" w:firstColumn="0" w:lastColumn="0" w:oddVBand="0" w:evenVBand="0" w:oddHBand="0" w:evenHBand="0" w:firstRowFirstColumn="0" w:firstRowLastColumn="0" w:lastRowFirstColumn="0" w:lastRowLastColumn="0"/>
          <w:cantSplit/>
          <w:tblHeader/>
          <w:ins w:id="5624" w:author="김은수" w:date="2026-10-01T12:05:00Z"/>
          <w:trPrChange w:id="5625"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5626" w:author="김은수" w:date="2026-10-01T03:22:00Z">
              <w:tcPr>
                <w:tcW w:w="1304" w:type="dxa"/>
              </w:tcPr>
            </w:tcPrChange>
          </w:tcPr>
          <w:p w14:paraId="2191B5C2"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5627" w:author="김은수" w:date="2026-10-01T12:05:00Z" w16du:dateUtc="2026-10-01T03:05:00Z"/>
              </w:rPr>
            </w:pPr>
            <w:ins w:id="5628" w:author="김은수" w:date="2026-10-01T12:05:00Z" w16du:dateUtc="2026-10-01T03:05:00Z">
              <w:r>
                <w:t>항목</w:t>
              </w:r>
            </w:ins>
          </w:p>
        </w:tc>
        <w:tc>
          <w:tcPr>
            <w:tcW w:w="7512" w:type="dxa"/>
            <w:tcPrChange w:id="5629" w:author="김은수" w:date="2026-10-01T03:22:00Z">
              <w:tcPr>
                <w:tcW w:w="7512" w:type="dxa"/>
              </w:tcPr>
            </w:tcPrChange>
          </w:tcPr>
          <w:p w14:paraId="6DF6AA8A"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5630" w:author="김은수" w:date="2026-10-01T12:05:00Z" w16du:dateUtc="2026-10-01T03:05:00Z"/>
              </w:rPr>
            </w:pPr>
            <w:ins w:id="5631" w:author="김은수" w:date="2026-10-01T12:05:00Z" w16du:dateUtc="2026-10-01T03:05:00Z">
              <w:r>
                <w:t>설계 내용</w:t>
              </w:r>
            </w:ins>
          </w:p>
        </w:tc>
      </w:tr>
      <w:tr w:rsidR="00084C76" w14:paraId="0A1AAE11" w14:textId="77777777" w:rsidTr="00466743">
        <w:trPr>
          <w:cantSplit/>
          <w:ins w:id="5632" w:author="김은수" w:date="2026-10-01T12:05:00Z"/>
          <w:trPrChange w:id="5633"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5634" w:author="김은수" w:date="2026-10-01T03:22:00Z">
              <w:tcPr>
                <w:tcW w:w="1304" w:type="dxa"/>
              </w:tcPr>
            </w:tcPrChange>
          </w:tcPr>
          <w:p w14:paraId="3EB92098" w14:textId="77777777" w:rsidR="00084C76" w:rsidRDefault="00084C76">
            <w:pPr>
              <w:pStyle w:val="TDCe"/>
              <w:rPr>
                <w:ins w:id="5635" w:author="김은수" w:date="2026-10-01T12:05:00Z" w16du:dateUtc="2026-10-01T03:05:00Z"/>
              </w:rPr>
            </w:pPr>
            <w:ins w:id="5636" w:author="김은수" w:date="2026-10-01T12:05:00Z" w16du:dateUtc="2026-10-01T03:05:00Z">
              <w:r>
                <w:t>입력</w:t>
              </w:r>
            </w:ins>
          </w:p>
        </w:tc>
        <w:tc>
          <w:tcPr>
            <w:tcW w:w="7512" w:type="dxa"/>
            <w:tcPrChange w:id="5637" w:author="김은수" w:date="2026-10-01T03:22:00Z">
              <w:tcPr>
                <w:tcW w:w="7512" w:type="dxa"/>
              </w:tcPr>
            </w:tcPrChange>
          </w:tcPr>
          <w:p w14:paraId="5F242E8D"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5638" w:author="김은수" w:date="2026-10-01T12:05:00Z" w16du:dateUtc="2026-10-01T03:05:00Z"/>
              </w:rPr>
            </w:pPr>
            <w:ins w:id="5639" w:author="김은수" w:date="2026-10-01T12:05:00Z" w16du:dateUtc="2026-10-01T03:05:00Z">
              <w:r>
                <w:t>AGC 출력 16표본</w:t>
              </w:r>
            </w:ins>
          </w:p>
        </w:tc>
      </w:tr>
      <w:tr w:rsidR="00084C76" w14:paraId="0F4AA8CE" w14:textId="77777777" w:rsidTr="00466743">
        <w:trPr>
          <w:cantSplit/>
          <w:ins w:id="5640" w:author="김은수" w:date="2026-10-01T12:05:00Z"/>
          <w:trPrChange w:id="5641"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5642" w:author="김은수" w:date="2026-10-01T03:22:00Z">
              <w:tcPr>
                <w:tcW w:w="1304" w:type="dxa"/>
              </w:tcPr>
            </w:tcPrChange>
          </w:tcPr>
          <w:p w14:paraId="3C9489A8" w14:textId="77777777" w:rsidR="00084C76" w:rsidRDefault="00084C76">
            <w:pPr>
              <w:pStyle w:val="TDCe"/>
              <w:rPr>
                <w:ins w:id="5643" w:author="김은수" w:date="2026-10-01T12:05:00Z" w16du:dateUtc="2026-10-01T03:05:00Z"/>
              </w:rPr>
            </w:pPr>
            <w:ins w:id="5644" w:author="김은수" w:date="2026-10-01T12:05:00Z" w16du:dateUtc="2026-10-01T03:05:00Z">
              <w:r>
                <w:t>출력</w:t>
              </w:r>
            </w:ins>
          </w:p>
        </w:tc>
        <w:tc>
          <w:tcPr>
            <w:tcW w:w="7512" w:type="dxa"/>
            <w:tcPrChange w:id="5645" w:author="김은수" w:date="2026-10-01T03:22:00Z">
              <w:tcPr>
                <w:tcW w:w="7512" w:type="dxa"/>
              </w:tcPr>
            </w:tcPrChange>
          </w:tcPr>
          <w:p w14:paraId="2971D6D0"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5646" w:author="김은수" w:date="2026-10-01T12:05:00Z" w16du:dateUtc="2026-10-01T03:05:00Z"/>
              </w:rPr>
            </w:pPr>
            <w:ins w:id="5647" w:author="김은수" w:date="2026-10-01T12:05:00Z" w16du:dateUtc="2026-10-01T03:05:00Z">
              <w:r>
                <w:t>FFT용 512표본 FIFO의 갱신</w:t>
              </w:r>
            </w:ins>
          </w:p>
        </w:tc>
      </w:tr>
      <w:tr w:rsidR="00084C76" w14:paraId="5A5D4CA1" w14:textId="77777777" w:rsidTr="00466743">
        <w:trPr>
          <w:cantSplit/>
          <w:ins w:id="5648" w:author="김은수" w:date="2026-10-01T12:05:00Z"/>
          <w:trPrChange w:id="5649"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5650" w:author="김은수" w:date="2026-10-01T03:22:00Z">
              <w:tcPr>
                <w:tcW w:w="1304" w:type="dxa"/>
              </w:tcPr>
            </w:tcPrChange>
          </w:tcPr>
          <w:p w14:paraId="3E3AA600" w14:textId="77777777" w:rsidR="00084C76" w:rsidRDefault="00084C76">
            <w:pPr>
              <w:pStyle w:val="TDCe"/>
              <w:rPr>
                <w:ins w:id="5651" w:author="김은수" w:date="2026-10-01T12:05:00Z" w16du:dateUtc="2026-10-01T03:05:00Z"/>
              </w:rPr>
            </w:pPr>
            <w:ins w:id="5652" w:author="김은수" w:date="2026-10-01T12:05:00Z" w16du:dateUtc="2026-10-01T03:05:00Z">
              <w:r>
                <w:t>처리</w:t>
              </w:r>
            </w:ins>
          </w:p>
        </w:tc>
        <w:tc>
          <w:tcPr>
            <w:tcW w:w="7512" w:type="dxa"/>
            <w:tcPrChange w:id="5653" w:author="김은수" w:date="2026-10-01T03:22:00Z">
              <w:tcPr>
                <w:tcW w:w="7512" w:type="dxa"/>
              </w:tcPr>
            </w:tcPrChange>
          </w:tcPr>
          <w:p w14:paraId="6AFF2C8F"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5654" w:author="김은수" w:date="2026-10-01T12:05:00Z" w16du:dateUtc="2026-10-01T03:05:00Z"/>
              </w:rPr>
            </w:pPr>
            <w:ins w:id="5655" w:author="김은수" w:date="2026-10-01T12:05:00Z" w16du:dateUtc="2026-10-01T03:05:00Z">
              <w:r>
                <w:t>AGC 출력의 마지막 표본부터 첫 표본까지 FFT 입력 FIFO에 기록한다. FIFO가 이전 표본 이력을 유지하므로 전체 512표본 배열을 매번 복사하지 않는다.</w:t>
              </w:r>
            </w:ins>
          </w:p>
        </w:tc>
      </w:tr>
    </w:tbl>
    <w:p w14:paraId="48519EDE" w14:textId="77777777" w:rsidR="00084C76" w:rsidRDefault="00084C76">
      <w:pPr>
        <w:pStyle w:val="TDC40"/>
        <w:spacing w:after="0"/>
        <w:rPr>
          <w:ins w:id="5656" w:author="김은수" w:date="2026-10-01T12:05:00Z" w16du:dateUtc="2026-10-01T03:05:00Z"/>
        </w:rPr>
        <w:pPrChange w:id="5657" w:author="김은수" w:date="2026-10-01T03:22:00Z">
          <w:pPr>
            <w:pStyle w:val="TDC40"/>
          </w:pPr>
        </w:pPrChange>
      </w:pPr>
    </w:p>
    <w:p w14:paraId="7E489771" w14:textId="77777777" w:rsidR="00084C76" w:rsidRDefault="00084C76">
      <w:pPr>
        <w:pStyle w:val="TDC42"/>
        <w:rPr>
          <w:ins w:id="5658" w:author="김은수" w:date="2026-10-01T12:05:00Z" w16du:dateUtc="2026-10-01T03:05:00Z"/>
        </w:rPr>
      </w:pPr>
      <w:ins w:id="5659" w:author="김은수" w:date="2026-10-01T12:05:00Z" w16du:dateUtc="2026-10-01T03:05:00Z">
        <w:r>
          <w:t xml:space="preserve">표 </w:t>
        </w:r>
        <w:r>
          <w:fldChar w:fldCharType="begin"/>
        </w:r>
        <w:r>
          <w:instrText>SEQ 표 \* ARABIC</w:instrText>
        </w:r>
        <w:r>
          <w:fldChar w:fldCharType="separate"/>
        </w:r>
        <w:r>
          <w:t>57</w:t>
        </w:r>
        <w:r>
          <w:fldChar w:fldCharType="end"/>
        </w:r>
        <w:r>
          <w:t>. 주파수 분석 입력 갱신 / 구현 조건</w:t>
        </w:r>
      </w:ins>
    </w:p>
    <w:tbl>
      <w:tblPr>
        <w:tblStyle w:val="TDC41"/>
        <w:tblW w:w="8816" w:type="dxa"/>
        <w:tblLayout w:type="fixed"/>
        <w:tblLook w:val="04A0" w:firstRow="1" w:lastRow="0" w:firstColumn="1" w:lastColumn="0" w:noHBand="0" w:noVBand="1"/>
        <w:tblPrChange w:id="5660"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5661">
          <w:tblGrid>
            <w:gridCol w:w="360"/>
            <w:gridCol w:w="360"/>
            <w:gridCol w:w="584"/>
            <w:gridCol w:w="7512"/>
          </w:tblGrid>
        </w:tblGridChange>
      </w:tblGrid>
      <w:tr w:rsidR="00084C76" w14:paraId="468E9D36" w14:textId="77777777" w:rsidTr="00466743">
        <w:trPr>
          <w:cnfStyle w:val="100000000000" w:firstRow="1" w:lastRow="0" w:firstColumn="0" w:lastColumn="0" w:oddVBand="0" w:evenVBand="0" w:oddHBand="0" w:evenHBand="0" w:firstRowFirstColumn="0" w:firstRowLastColumn="0" w:lastRowFirstColumn="0" w:lastRowLastColumn="0"/>
          <w:cantSplit/>
          <w:tblHeader/>
          <w:ins w:id="5662" w:author="김은수" w:date="2026-10-01T12:05:00Z"/>
          <w:trPrChange w:id="5663"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5664" w:author="김은수" w:date="2026-10-01T03:22:00Z">
              <w:tcPr>
                <w:tcW w:w="1304" w:type="dxa"/>
              </w:tcPr>
            </w:tcPrChange>
          </w:tcPr>
          <w:p w14:paraId="41E6C05D"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5665" w:author="김은수" w:date="2026-10-01T12:05:00Z" w16du:dateUtc="2026-10-01T03:05:00Z"/>
              </w:rPr>
            </w:pPr>
            <w:ins w:id="5666" w:author="김은수" w:date="2026-10-01T12:05:00Z" w16du:dateUtc="2026-10-01T03:05:00Z">
              <w:r>
                <w:t>구분</w:t>
              </w:r>
            </w:ins>
          </w:p>
        </w:tc>
        <w:tc>
          <w:tcPr>
            <w:tcW w:w="7512" w:type="dxa"/>
            <w:tcPrChange w:id="5667" w:author="김은수" w:date="2026-10-01T03:22:00Z">
              <w:tcPr>
                <w:tcW w:w="7512" w:type="dxa"/>
              </w:tcPr>
            </w:tcPrChange>
          </w:tcPr>
          <w:p w14:paraId="4C6E826E"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5668" w:author="김은수" w:date="2026-10-01T12:05:00Z" w16du:dateUtc="2026-10-01T03:05:00Z"/>
              </w:rPr>
            </w:pPr>
            <w:ins w:id="5669" w:author="김은수" w:date="2026-10-01T12:05:00Z" w16du:dateUtc="2026-10-01T03:05:00Z">
              <w:r>
                <w:t>구현 조건</w:t>
              </w:r>
            </w:ins>
          </w:p>
        </w:tc>
      </w:tr>
      <w:tr w:rsidR="00084C76" w14:paraId="07A146E7" w14:textId="77777777" w:rsidTr="00466743">
        <w:trPr>
          <w:cantSplit/>
          <w:ins w:id="5670" w:author="김은수" w:date="2026-10-01T12:05:00Z"/>
          <w:trPrChange w:id="5671"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5672" w:author="김은수" w:date="2026-10-01T03:22:00Z">
              <w:tcPr>
                <w:tcW w:w="1304" w:type="dxa"/>
              </w:tcPr>
            </w:tcPrChange>
          </w:tcPr>
          <w:p w14:paraId="683205FE" w14:textId="77777777" w:rsidR="00084C76" w:rsidRDefault="00084C76">
            <w:pPr>
              <w:pStyle w:val="TDCe"/>
              <w:rPr>
                <w:ins w:id="5673" w:author="김은수" w:date="2026-10-01T12:05:00Z" w16du:dateUtc="2026-10-01T03:05:00Z"/>
              </w:rPr>
            </w:pPr>
            <w:ins w:id="5674" w:author="김은수" w:date="2026-10-01T12:05:00Z" w16du:dateUtc="2026-10-01T03:05:00Z">
              <w:r>
                <w:t>관련 함수</w:t>
              </w:r>
            </w:ins>
          </w:p>
        </w:tc>
        <w:tc>
          <w:tcPr>
            <w:tcW w:w="7512" w:type="dxa"/>
            <w:tcPrChange w:id="5675" w:author="김은수" w:date="2026-10-01T03:22:00Z">
              <w:tcPr>
                <w:tcW w:w="7512" w:type="dxa"/>
              </w:tcPr>
            </w:tcPrChange>
          </w:tcPr>
          <w:p w14:paraId="621CD842"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5676" w:author="김은수" w:date="2026-10-01T12:05:00Z" w16du:dateUtc="2026-10-01T03:05:00Z"/>
              </w:rPr>
            </w:pPr>
            <w:ins w:id="5677" w:author="김은수" w:date="2026-10-01T12:05:00Z" w16du:dateUtc="2026-10-01T03:05:00Z">
              <w:r>
                <w:t>update_FFT_inputData</w:t>
              </w:r>
            </w:ins>
          </w:p>
        </w:tc>
      </w:tr>
    </w:tbl>
    <w:p w14:paraId="5129C71C" w14:textId="77777777" w:rsidR="00084C76" w:rsidRDefault="00084C76">
      <w:pPr>
        <w:pStyle w:val="TDC40"/>
        <w:spacing w:after="0"/>
        <w:rPr>
          <w:ins w:id="5678" w:author="김은수" w:date="2026-10-01T12:05:00Z" w16du:dateUtc="2026-10-01T03:05:00Z"/>
        </w:rPr>
        <w:pPrChange w:id="5679" w:author="김은수" w:date="2026-10-01T03:22:00Z">
          <w:pPr>
            <w:pStyle w:val="TDC40"/>
          </w:pPr>
        </w:pPrChange>
      </w:pPr>
    </w:p>
    <w:p w14:paraId="4AC86A0B" w14:textId="77777777" w:rsidR="00084C76" w:rsidRDefault="00084C76">
      <w:pPr>
        <w:pStyle w:val="TDC43"/>
        <w:rPr>
          <w:ins w:id="5680" w:author="김은수" w:date="2026-10-01T12:05:00Z" w16du:dateUtc="2026-10-01T03:05:00Z"/>
        </w:rPr>
      </w:pPr>
      <w:ins w:id="5681" w:author="김은수" w:date="2026-10-01T12:05:00Z" w16du:dateUtc="2026-10-01T03:05:00Z">
        <w:r>
          <w:t>입출력 예 : AGC 출력[i]=i(i=0~15)이면 FIFO에 15,14,...,0 순서로 16표본을 기록한다.</w:t>
        </w:r>
      </w:ins>
    </w:p>
    <w:p w14:paraId="0598FEEB" w14:textId="77777777" w:rsidR="000C626C" w:rsidRDefault="000C626C">
      <w:pPr>
        <w:pStyle w:val="TDC40"/>
        <w:rPr>
          <w:ins w:id="5682" w:author="김은수" w:date="2026-10-01T05:08:00Z"/>
        </w:rPr>
      </w:pPr>
    </w:p>
    <w:p w14:paraId="59782575" w14:textId="77777777" w:rsidR="00697371" w:rsidRPr="00E00010" w:rsidRDefault="00220104">
      <w:pPr>
        <w:pStyle w:val="TDC4"/>
        <w:rPr>
          <w:ins w:id="5683" w:author="김은수" w:date="2026-09-30T15:44:00Z" w16du:dateUtc="2026-09-30T06:44:00Z"/>
        </w:rPr>
        <w:pPrChange w:id="5684" w:author="김은수" w:date="2026-10-01T01:11:00Z">
          <w:pPr>
            <w:pStyle w:val="4"/>
            <w:numPr>
              <w:ilvl w:val="3"/>
              <w:numId w:val="7"/>
            </w:numPr>
            <w:tabs>
              <w:tab w:val="num" w:pos="1134"/>
            </w:tabs>
            <w:ind w:left="1200" w:hanging="400"/>
          </w:pPr>
        </w:pPrChange>
      </w:pPr>
      <w:ins w:id="5685" w:author="김은수" w:date="2026-09-30T15:44:00Z" w16du:dateUtc="2026-09-30T06:44:00Z">
        <w:r>
          <w:lastRenderedPageBreak/>
          <w:t>SU-ID-CFX-027, FFT 대역 인덱스 읽기</w:t>
        </w:r>
      </w:ins>
    </w:p>
    <w:p w14:paraId="7141DA29" w14:textId="77777777" w:rsidR="00084C76" w:rsidRDefault="00084C76">
      <w:pPr>
        <w:pStyle w:val="TDC40"/>
        <w:keepNext/>
        <w:rPr>
          <w:ins w:id="5686" w:author="김은수" w:date="2026-10-01T12:05:00Z" w16du:dateUtc="2026-10-01T03:05:00Z"/>
        </w:rPr>
        <w:pPrChange w:id="5687" w:author="김은수" w:date="2026-10-01T03:22:00Z">
          <w:pPr>
            <w:pStyle w:val="TDC40"/>
          </w:pPr>
        </w:pPrChange>
      </w:pPr>
      <w:ins w:id="5688" w:author="김은수" w:date="2026-10-01T12:05:00Z" w16du:dateUtc="2026-10-01T03:05:00Z">
        <w:r>
          <w:t>주파수 bin을 사용 전극 수에 맞는 대역으로 분류한다.</w:t>
        </w:r>
      </w:ins>
    </w:p>
    <w:p w14:paraId="065B3CE0" w14:textId="77777777" w:rsidR="00084C76" w:rsidRDefault="00084C76">
      <w:pPr>
        <w:pStyle w:val="TDC42"/>
        <w:rPr>
          <w:ins w:id="5689" w:author="김은수" w:date="2026-10-01T12:05:00Z" w16du:dateUtc="2026-10-01T03:05:00Z"/>
        </w:rPr>
      </w:pPr>
      <w:ins w:id="5690" w:author="김은수" w:date="2026-10-01T12:05:00Z" w16du:dateUtc="2026-10-01T03:05:00Z">
        <w:r>
          <w:t xml:space="preserve">표 </w:t>
        </w:r>
        <w:r>
          <w:fldChar w:fldCharType="begin"/>
        </w:r>
        <w:r>
          <w:instrText>SEQ 표 \* ARABIC</w:instrText>
        </w:r>
        <w:r>
          <w:fldChar w:fldCharType="separate"/>
        </w:r>
        <w:r>
          <w:t>58</w:t>
        </w:r>
        <w:r>
          <w:fldChar w:fldCharType="end"/>
        </w:r>
        <w:r>
          <w:t>. FFT 대역 인덱스 읽기 / 유닛 설계 내용</w:t>
        </w:r>
      </w:ins>
    </w:p>
    <w:tbl>
      <w:tblPr>
        <w:tblStyle w:val="TDC41"/>
        <w:tblW w:w="8816" w:type="dxa"/>
        <w:tblLayout w:type="fixed"/>
        <w:tblLook w:val="04A0" w:firstRow="1" w:lastRow="0" w:firstColumn="1" w:lastColumn="0" w:noHBand="0" w:noVBand="1"/>
        <w:tblPrChange w:id="5691"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5692">
          <w:tblGrid>
            <w:gridCol w:w="360"/>
            <w:gridCol w:w="360"/>
            <w:gridCol w:w="584"/>
            <w:gridCol w:w="7512"/>
          </w:tblGrid>
        </w:tblGridChange>
      </w:tblGrid>
      <w:tr w:rsidR="00084C76" w14:paraId="338D3A03" w14:textId="77777777" w:rsidTr="002F42B8">
        <w:trPr>
          <w:cnfStyle w:val="100000000000" w:firstRow="1" w:lastRow="0" w:firstColumn="0" w:lastColumn="0" w:oddVBand="0" w:evenVBand="0" w:oddHBand="0" w:evenHBand="0" w:firstRowFirstColumn="0" w:firstRowLastColumn="0" w:lastRowFirstColumn="0" w:lastRowLastColumn="0"/>
          <w:cantSplit/>
          <w:tblHeader/>
          <w:ins w:id="5693" w:author="김은수" w:date="2026-10-01T12:05:00Z"/>
          <w:trPrChange w:id="5694"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5695" w:author="김은수" w:date="2026-10-01T03:22:00Z">
              <w:tcPr>
                <w:tcW w:w="1304" w:type="dxa"/>
              </w:tcPr>
            </w:tcPrChange>
          </w:tcPr>
          <w:p w14:paraId="753B1917"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5696" w:author="김은수" w:date="2026-10-01T12:05:00Z" w16du:dateUtc="2026-10-01T03:05:00Z"/>
              </w:rPr>
            </w:pPr>
            <w:ins w:id="5697" w:author="김은수" w:date="2026-10-01T12:05:00Z" w16du:dateUtc="2026-10-01T03:05:00Z">
              <w:r>
                <w:t>항목</w:t>
              </w:r>
            </w:ins>
          </w:p>
        </w:tc>
        <w:tc>
          <w:tcPr>
            <w:tcW w:w="7512" w:type="dxa"/>
            <w:tcPrChange w:id="5698" w:author="김은수" w:date="2026-10-01T03:22:00Z">
              <w:tcPr>
                <w:tcW w:w="7512" w:type="dxa"/>
              </w:tcPr>
            </w:tcPrChange>
          </w:tcPr>
          <w:p w14:paraId="773E7EA3"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5699" w:author="김은수" w:date="2026-10-01T12:05:00Z" w16du:dateUtc="2026-10-01T03:05:00Z"/>
              </w:rPr>
            </w:pPr>
            <w:ins w:id="5700" w:author="김은수" w:date="2026-10-01T12:05:00Z" w16du:dateUtc="2026-10-01T03:05:00Z">
              <w:r>
                <w:t>설계 내용</w:t>
              </w:r>
            </w:ins>
          </w:p>
        </w:tc>
      </w:tr>
      <w:tr w:rsidR="00084C76" w14:paraId="1DCDD06D" w14:textId="77777777" w:rsidTr="002F42B8">
        <w:trPr>
          <w:cantSplit/>
          <w:ins w:id="5701" w:author="김은수" w:date="2026-10-01T12:05:00Z"/>
          <w:trPrChange w:id="5702"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5703" w:author="김은수" w:date="2026-10-01T03:22:00Z">
              <w:tcPr>
                <w:tcW w:w="1304" w:type="dxa"/>
              </w:tcPr>
            </w:tcPrChange>
          </w:tcPr>
          <w:p w14:paraId="4BF7563D" w14:textId="77777777" w:rsidR="00084C76" w:rsidRDefault="00084C76">
            <w:pPr>
              <w:pStyle w:val="TDCe"/>
              <w:rPr>
                <w:ins w:id="5704" w:author="김은수" w:date="2026-10-01T12:05:00Z" w16du:dateUtc="2026-10-01T03:05:00Z"/>
              </w:rPr>
            </w:pPr>
            <w:ins w:id="5705" w:author="김은수" w:date="2026-10-01T12:05:00Z" w16du:dateUtc="2026-10-01T03:05:00Z">
              <w:r>
                <w:t>입력</w:t>
              </w:r>
            </w:ins>
          </w:p>
        </w:tc>
        <w:tc>
          <w:tcPr>
            <w:tcW w:w="7512" w:type="dxa"/>
            <w:tcPrChange w:id="5706" w:author="김은수" w:date="2026-10-01T03:22:00Z">
              <w:tcPr>
                <w:tcW w:w="7512" w:type="dxa"/>
              </w:tcPr>
            </w:tcPrChange>
          </w:tcPr>
          <w:p w14:paraId="6AB43122"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5707" w:author="김은수" w:date="2026-10-01T12:05:00Z" w16du:dateUtc="2026-10-01T03:05:00Z"/>
              </w:rPr>
            </w:pPr>
            <w:ins w:id="5708" w:author="김은수" w:date="2026-10-01T12:05:00Z" w16du:dateUtc="2026-10-01T03:05:00Z">
              <w:r>
                <w:t>맵의 분석 대역 수, 저장된 대역 수와 bin 인덱스 256개</w:t>
              </w:r>
            </w:ins>
          </w:p>
        </w:tc>
      </w:tr>
      <w:tr w:rsidR="00084C76" w14:paraId="00834E46" w14:textId="77777777" w:rsidTr="002F42B8">
        <w:trPr>
          <w:cantSplit/>
          <w:ins w:id="5709" w:author="김은수" w:date="2026-10-01T12:05:00Z"/>
          <w:trPrChange w:id="5710"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5711" w:author="김은수" w:date="2026-10-01T03:22:00Z">
              <w:tcPr>
                <w:tcW w:w="1304" w:type="dxa"/>
              </w:tcPr>
            </w:tcPrChange>
          </w:tcPr>
          <w:p w14:paraId="7BC1AEB9" w14:textId="77777777" w:rsidR="00084C76" w:rsidRDefault="00084C76">
            <w:pPr>
              <w:pStyle w:val="TDCe"/>
              <w:rPr>
                <w:ins w:id="5712" w:author="김은수" w:date="2026-10-01T12:05:00Z" w16du:dateUtc="2026-10-01T03:05:00Z"/>
              </w:rPr>
            </w:pPr>
            <w:ins w:id="5713" w:author="김은수" w:date="2026-10-01T12:05:00Z" w16du:dateUtc="2026-10-01T03:05:00Z">
              <w:r>
                <w:t>출력</w:t>
              </w:r>
            </w:ins>
          </w:p>
        </w:tc>
        <w:tc>
          <w:tcPr>
            <w:tcW w:w="7512" w:type="dxa"/>
            <w:tcPrChange w:id="5714" w:author="김은수" w:date="2026-10-01T03:22:00Z">
              <w:tcPr>
                <w:tcW w:w="7512" w:type="dxa"/>
              </w:tcPr>
            </w:tcPrChange>
          </w:tcPr>
          <w:p w14:paraId="5058FA33"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5715" w:author="김은수" w:date="2026-10-01T12:05:00Z" w16du:dateUtc="2026-10-01T03:05:00Z"/>
              </w:rPr>
            </w:pPr>
            <w:ins w:id="5716" w:author="김은수" w:date="2026-10-01T12:05:00Z" w16du:dateUtc="2026-10-01T03:05:00Z">
              <w:r>
                <w:t>g_pass_bin_index[256]</w:t>
              </w:r>
            </w:ins>
          </w:p>
        </w:tc>
      </w:tr>
      <w:tr w:rsidR="00084C76" w14:paraId="38A88339" w14:textId="77777777" w:rsidTr="002F42B8">
        <w:trPr>
          <w:cantSplit/>
          <w:ins w:id="5717" w:author="김은수" w:date="2026-10-01T12:05:00Z"/>
          <w:trPrChange w:id="5718"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5719" w:author="김은수" w:date="2026-10-01T03:22:00Z">
              <w:tcPr>
                <w:tcW w:w="1304" w:type="dxa"/>
              </w:tcPr>
            </w:tcPrChange>
          </w:tcPr>
          <w:p w14:paraId="485E7B71" w14:textId="77777777" w:rsidR="00084C76" w:rsidRDefault="00084C76">
            <w:pPr>
              <w:pStyle w:val="TDCe"/>
              <w:rPr>
                <w:ins w:id="5720" w:author="김은수" w:date="2026-10-01T12:05:00Z" w16du:dateUtc="2026-10-01T03:05:00Z"/>
              </w:rPr>
            </w:pPr>
            <w:ins w:id="5721" w:author="김은수" w:date="2026-10-01T12:05:00Z" w16du:dateUtc="2026-10-01T03:05:00Z">
              <w:r>
                <w:t>처리</w:t>
              </w:r>
            </w:ins>
          </w:p>
        </w:tc>
        <w:tc>
          <w:tcPr>
            <w:tcW w:w="7512" w:type="dxa"/>
            <w:tcPrChange w:id="5722" w:author="김은수" w:date="2026-10-01T03:22:00Z">
              <w:tcPr>
                <w:tcW w:w="7512" w:type="dxa"/>
              </w:tcPr>
            </w:tcPrChange>
          </w:tcPr>
          <w:p w14:paraId="6BB277BD"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5723" w:author="김은수" w:date="2026-10-01T12:05:00Z" w16du:dateUtc="2026-10-01T03:05:00Z"/>
              </w:rPr>
            </w:pPr>
            <w:ins w:id="5724" w:author="김은수" w:date="2026-10-01T12:05:00Z" w16du:dateUtc="2026-10-01T03:05:00Z">
              <w:r>
                <w:t>맵 대역 수와 공유 영역에 준비된 대역 수가 같을 때 256개 인덱스를 복사한다. -1은 사용하지 않는 bin, 0~31은 대상 대역이다. 값의 범위는 이 자료를 준비하는 쪽에서 보장해야 한다.</w:t>
              </w:r>
            </w:ins>
          </w:p>
        </w:tc>
      </w:tr>
    </w:tbl>
    <w:p w14:paraId="33BEFB66" w14:textId="77777777" w:rsidR="00084C76" w:rsidRDefault="00084C76">
      <w:pPr>
        <w:pStyle w:val="TDC40"/>
        <w:spacing w:after="0"/>
        <w:rPr>
          <w:ins w:id="5725" w:author="김은수" w:date="2026-10-01T12:05:00Z" w16du:dateUtc="2026-10-01T03:05:00Z"/>
        </w:rPr>
        <w:pPrChange w:id="5726" w:author="김은수" w:date="2026-10-01T03:22:00Z">
          <w:pPr>
            <w:pStyle w:val="TDC40"/>
          </w:pPr>
        </w:pPrChange>
      </w:pPr>
    </w:p>
    <w:p w14:paraId="40BF3BCA" w14:textId="77777777" w:rsidR="00084C76" w:rsidRDefault="00084C76">
      <w:pPr>
        <w:pStyle w:val="TDC42"/>
        <w:rPr>
          <w:ins w:id="5727" w:author="김은수" w:date="2026-10-01T12:05:00Z" w16du:dateUtc="2026-10-01T03:05:00Z"/>
        </w:rPr>
      </w:pPr>
      <w:ins w:id="5728" w:author="김은수" w:date="2026-10-01T12:05:00Z" w16du:dateUtc="2026-10-01T03:05:00Z">
        <w:r>
          <w:t xml:space="preserve">표 </w:t>
        </w:r>
        <w:r>
          <w:fldChar w:fldCharType="begin"/>
        </w:r>
        <w:r>
          <w:instrText>SEQ 표 \* ARABIC</w:instrText>
        </w:r>
        <w:r>
          <w:fldChar w:fldCharType="separate"/>
        </w:r>
        <w:r>
          <w:t>59</w:t>
        </w:r>
        <w:r>
          <w:fldChar w:fldCharType="end"/>
        </w:r>
        <w:r>
          <w:t>. FFT 대역 인덱스 읽기 / 구현 조건</w:t>
        </w:r>
      </w:ins>
    </w:p>
    <w:tbl>
      <w:tblPr>
        <w:tblStyle w:val="TDC41"/>
        <w:tblW w:w="8816" w:type="dxa"/>
        <w:tblLayout w:type="fixed"/>
        <w:tblLook w:val="04A0" w:firstRow="1" w:lastRow="0" w:firstColumn="1" w:lastColumn="0" w:noHBand="0" w:noVBand="1"/>
        <w:tblPrChange w:id="5729"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5730">
          <w:tblGrid>
            <w:gridCol w:w="360"/>
            <w:gridCol w:w="360"/>
            <w:gridCol w:w="584"/>
            <w:gridCol w:w="7512"/>
          </w:tblGrid>
        </w:tblGridChange>
      </w:tblGrid>
      <w:tr w:rsidR="00084C76" w14:paraId="00B35143" w14:textId="77777777" w:rsidTr="002F42B8">
        <w:trPr>
          <w:cnfStyle w:val="100000000000" w:firstRow="1" w:lastRow="0" w:firstColumn="0" w:lastColumn="0" w:oddVBand="0" w:evenVBand="0" w:oddHBand="0" w:evenHBand="0" w:firstRowFirstColumn="0" w:firstRowLastColumn="0" w:lastRowFirstColumn="0" w:lastRowLastColumn="0"/>
          <w:cantSplit/>
          <w:tblHeader/>
          <w:ins w:id="5731" w:author="김은수" w:date="2026-10-01T12:05:00Z"/>
          <w:trPrChange w:id="5732"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5733" w:author="김은수" w:date="2026-10-01T03:22:00Z">
              <w:tcPr>
                <w:tcW w:w="1304" w:type="dxa"/>
              </w:tcPr>
            </w:tcPrChange>
          </w:tcPr>
          <w:p w14:paraId="03659605"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5734" w:author="김은수" w:date="2026-10-01T12:05:00Z" w16du:dateUtc="2026-10-01T03:05:00Z"/>
              </w:rPr>
            </w:pPr>
            <w:ins w:id="5735" w:author="김은수" w:date="2026-10-01T12:05:00Z" w16du:dateUtc="2026-10-01T03:05:00Z">
              <w:r>
                <w:t>구분</w:t>
              </w:r>
            </w:ins>
          </w:p>
        </w:tc>
        <w:tc>
          <w:tcPr>
            <w:tcW w:w="7512" w:type="dxa"/>
            <w:tcPrChange w:id="5736" w:author="김은수" w:date="2026-10-01T03:22:00Z">
              <w:tcPr>
                <w:tcW w:w="7512" w:type="dxa"/>
              </w:tcPr>
            </w:tcPrChange>
          </w:tcPr>
          <w:p w14:paraId="6B38E4ED"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5737" w:author="김은수" w:date="2026-10-01T12:05:00Z" w16du:dateUtc="2026-10-01T03:05:00Z"/>
              </w:rPr>
            </w:pPr>
            <w:ins w:id="5738" w:author="김은수" w:date="2026-10-01T12:05:00Z" w16du:dateUtc="2026-10-01T03:05:00Z">
              <w:r>
                <w:t>구현 조건</w:t>
              </w:r>
            </w:ins>
          </w:p>
        </w:tc>
      </w:tr>
      <w:tr w:rsidR="00084C76" w14:paraId="12621F7A" w14:textId="77777777" w:rsidTr="002F42B8">
        <w:trPr>
          <w:cantSplit/>
          <w:ins w:id="5739" w:author="김은수" w:date="2026-10-01T12:05:00Z"/>
          <w:trPrChange w:id="5740"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5741" w:author="김은수" w:date="2026-10-01T03:22:00Z">
              <w:tcPr>
                <w:tcW w:w="1304" w:type="dxa"/>
              </w:tcPr>
            </w:tcPrChange>
          </w:tcPr>
          <w:p w14:paraId="7A411FDF" w14:textId="77777777" w:rsidR="00084C76" w:rsidRDefault="00084C76">
            <w:pPr>
              <w:pStyle w:val="TDCe"/>
              <w:rPr>
                <w:ins w:id="5742" w:author="김은수" w:date="2026-10-01T12:05:00Z" w16du:dateUtc="2026-10-01T03:05:00Z"/>
              </w:rPr>
            </w:pPr>
            <w:ins w:id="5743" w:author="김은수" w:date="2026-10-01T12:05:00Z" w16du:dateUtc="2026-10-01T03:05:00Z">
              <w:r>
                <w:t>관련 함수</w:t>
              </w:r>
            </w:ins>
          </w:p>
        </w:tc>
        <w:tc>
          <w:tcPr>
            <w:tcW w:w="7512" w:type="dxa"/>
            <w:tcPrChange w:id="5744" w:author="김은수" w:date="2026-10-01T03:22:00Z">
              <w:tcPr>
                <w:tcW w:w="7512" w:type="dxa"/>
              </w:tcPr>
            </w:tcPrChange>
          </w:tcPr>
          <w:p w14:paraId="2F70B87B"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5745" w:author="김은수" w:date="2026-10-01T12:05:00Z" w16du:dateUtc="2026-10-01T03:05:00Z"/>
              </w:rPr>
            </w:pPr>
            <w:ins w:id="5746" w:author="김은수" w:date="2026-10-01T12:05:00Z" w16du:dateUtc="2026-10-01T03:05:00Z">
              <w:r>
                <w:t>read_FFT_PassBin_index</w:t>
              </w:r>
            </w:ins>
          </w:p>
        </w:tc>
      </w:tr>
    </w:tbl>
    <w:p w14:paraId="595E4829" w14:textId="77777777" w:rsidR="00084C76" w:rsidRDefault="00084C76">
      <w:pPr>
        <w:pStyle w:val="TDC40"/>
        <w:spacing w:after="0"/>
        <w:rPr>
          <w:ins w:id="5747" w:author="김은수" w:date="2026-10-01T12:05:00Z" w16du:dateUtc="2026-10-01T03:05:00Z"/>
        </w:rPr>
        <w:pPrChange w:id="5748" w:author="김은수" w:date="2026-10-01T03:22:00Z">
          <w:pPr>
            <w:pStyle w:val="TDC40"/>
          </w:pPr>
        </w:pPrChange>
      </w:pPr>
    </w:p>
    <w:p w14:paraId="1103399E" w14:textId="77777777" w:rsidR="00084C76" w:rsidRDefault="00084C76">
      <w:pPr>
        <w:pStyle w:val="TDC43"/>
        <w:rPr>
          <w:ins w:id="5749" w:author="김은수" w:date="2026-10-01T12:05:00Z" w16du:dateUtc="2026-10-01T03:05:00Z"/>
        </w:rPr>
      </w:pPr>
      <w:ins w:id="5750" w:author="김은수" w:date="2026-10-01T12:05:00Z" w16du:dateUtc="2026-10-01T03:05:00Z">
        <w:r>
          <w:t>입출력 예 : 맵의 대역 수와 준비된 대역 수가 같으면 인덱스 256개를 복사한다. 두 수가 다르면 기존 배열을 유지한다. 입력 자료의 유효 인덱스는 -1 또는 0~31이다.</w:t>
        </w:r>
      </w:ins>
    </w:p>
    <w:p w14:paraId="43C62B61" w14:textId="77777777" w:rsidR="000C626C" w:rsidRDefault="000C626C">
      <w:pPr>
        <w:pStyle w:val="TDC40"/>
        <w:rPr>
          <w:ins w:id="5751" w:author="김은수" w:date="2026-10-01T05:08:00Z"/>
        </w:rPr>
      </w:pPr>
    </w:p>
    <w:p w14:paraId="247AFEEF" w14:textId="77777777" w:rsidR="00697371" w:rsidRPr="00E00010" w:rsidRDefault="00220104">
      <w:pPr>
        <w:pStyle w:val="TDC4"/>
        <w:rPr>
          <w:ins w:id="5752" w:author="김은수" w:date="2026-09-30T15:44:00Z" w16du:dateUtc="2026-09-30T06:44:00Z"/>
        </w:rPr>
        <w:pPrChange w:id="5753" w:author="김은수" w:date="2026-10-01T01:11:00Z">
          <w:pPr>
            <w:pStyle w:val="4"/>
            <w:numPr>
              <w:ilvl w:val="3"/>
              <w:numId w:val="7"/>
            </w:numPr>
            <w:tabs>
              <w:tab w:val="num" w:pos="1134"/>
            </w:tabs>
            <w:ind w:left="1200" w:hanging="400"/>
          </w:pPr>
        </w:pPrChange>
      </w:pPr>
      <w:ins w:id="5754" w:author="김은수" w:date="2026-09-30T15:44:00Z" w16du:dateUtc="2026-09-30T06:44:00Z">
        <w:r>
          <w:t>SU-ID-CFX-028, 대역별 대표값 및 크기 보상</w:t>
        </w:r>
      </w:ins>
    </w:p>
    <w:p w14:paraId="1D92D05F" w14:textId="77777777" w:rsidR="00084C76" w:rsidRDefault="00084C76">
      <w:pPr>
        <w:pStyle w:val="TDC40"/>
        <w:keepNext/>
        <w:rPr>
          <w:ins w:id="5755" w:author="김은수" w:date="2026-10-01T12:05:00Z" w16du:dateUtc="2026-10-01T03:05:00Z"/>
        </w:rPr>
        <w:pPrChange w:id="5756" w:author="김은수" w:date="2026-10-01T03:22:00Z">
          <w:pPr>
            <w:pStyle w:val="TDC40"/>
          </w:pPr>
        </w:pPrChange>
      </w:pPr>
      <w:ins w:id="5757" w:author="김은수" w:date="2026-10-01T12:05:00Z" w16du:dateUtc="2026-10-01T03:05:00Z">
        <w:r>
          <w:t>여러 FFT bin으로 구성된 한 대역의 대표 크기를 정하고 매핑 입력 범위에 맞춘다.</w:t>
        </w:r>
      </w:ins>
    </w:p>
    <w:p w14:paraId="2450932C" w14:textId="77777777" w:rsidR="00084C76" w:rsidRDefault="00084C76">
      <w:pPr>
        <w:pStyle w:val="TDC42"/>
        <w:rPr>
          <w:ins w:id="5758" w:author="김은수" w:date="2026-10-01T12:05:00Z" w16du:dateUtc="2026-10-01T03:05:00Z"/>
        </w:rPr>
      </w:pPr>
      <w:ins w:id="5759" w:author="김은수" w:date="2026-10-01T12:05:00Z" w16du:dateUtc="2026-10-01T03:05:00Z">
        <w:r>
          <w:t xml:space="preserve">표 </w:t>
        </w:r>
        <w:r>
          <w:fldChar w:fldCharType="begin"/>
        </w:r>
        <w:r>
          <w:instrText>SEQ 표 \* ARABIC</w:instrText>
        </w:r>
        <w:r>
          <w:fldChar w:fldCharType="separate"/>
        </w:r>
        <w:r>
          <w:t>60</w:t>
        </w:r>
        <w:r>
          <w:fldChar w:fldCharType="end"/>
        </w:r>
        <w:r>
          <w:t>. 대역별 대표값 및 크기 보상 / 유닛 설계 내용</w:t>
        </w:r>
      </w:ins>
    </w:p>
    <w:tbl>
      <w:tblPr>
        <w:tblStyle w:val="TDC41"/>
        <w:tblW w:w="8816" w:type="dxa"/>
        <w:tblLayout w:type="fixed"/>
        <w:tblLook w:val="04A0" w:firstRow="1" w:lastRow="0" w:firstColumn="1" w:lastColumn="0" w:noHBand="0" w:noVBand="1"/>
        <w:tblPrChange w:id="5760"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5761">
          <w:tblGrid>
            <w:gridCol w:w="360"/>
            <w:gridCol w:w="360"/>
            <w:gridCol w:w="584"/>
            <w:gridCol w:w="7512"/>
          </w:tblGrid>
        </w:tblGridChange>
      </w:tblGrid>
      <w:tr w:rsidR="00084C76" w14:paraId="15949774" w14:textId="77777777" w:rsidTr="00263649">
        <w:trPr>
          <w:cnfStyle w:val="100000000000" w:firstRow="1" w:lastRow="0" w:firstColumn="0" w:lastColumn="0" w:oddVBand="0" w:evenVBand="0" w:oddHBand="0" w:evenHBand="0" w:firstRowFirstColumn="0" w:firstRowLastColumn="0" w:lastRowFirstColumn="0" w:lastRowLastColumn="0"/>
          <w:cantSplit/>
          <w:tblHeader/>
          <w:ins w:id="5762" w:author="김은수" w:date="2026-10-01T12:05:00Z"/>
          <w:trPrChange w:id="5763"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5764" w:author="김은수" w:date="2026-10-01T03:22:00Z">
              <w:tcPr>
                <w:tcW w:w="1304" w:type="dxa"/>
              </w:tcPr>
            </w:tcPrChange>
          </w:tcPr>
          <w:p w14:paraId="422ABD7A"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5765" w:author="김은수" w:date="2026-10-01T12:05:00Z" w16du:dateUtc="2026-10-01T03:05:00Z"/>
              </w:rPr>
            </w:pPr>
            <w:ins w:id="5766" w:author="김은수" w:date="2026-10-01T12:05:00Z" w16du:dateUtc="2026-10-01T03:05:00Z">
              <w:r>
                <w:t>항목</w:t>
              </w:r>
            </w:ins>
          </w:p>
        </w:tc>
        <w:tc>
          <w:tcPr>
            <w:tcW w:w="7512" w:type="dxa"/>
            <w:tcPrChange w:id="5767" w:author="김은수" w:date="2026-10-01T03:22:00Z">
              <w:tcPr>
                <w:tcW w:w="7512" w:type="dxa"/>
              </w:tcPr>
            </w:tcPrChange>
          </w:tcPr>
          <w:p w14:paraId="7CB3B786"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5768" w:author="김은수" w:date="2026-10-01T12:05:00Z" w16du:dateUtc="2026-10-01T03:05:00Z"/>
              </w:rPr>
            </w:pPr>
            <w:ins w:id="5769" w:author="김은수" w:date="2026-10-01T12:05:00Z" w16du:dateUtc="2026-10-01T03:05:00Z">
              <w:r>
                <w:t>설계 내용</w:t>
              </w:r>
            </w:ins>
          </w:p>
        </w:tc>
      </w:tr>
      <w:tr w:rsidR="00084C76" w14:paraId="4EDE3F7F" w14:textId="77777777" w:rsidTr="00263649">
        <w:trPr>
          <w:cantSplit/>
          <w:ins w:id="5770" w:author="김은수" w:date="2026-10-01T12:05:00Z"/>
          <w:trPrChange w:id="5771"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5772" w:author="김은수" w:date="2026-10-01T03:22:00Z">
              <w:tcPr>
                <w:tcW w:w="1304" w:type="dxa"/>
              </w:tcPr>
            </w:tcPrChange>
          </w:tcPr>
          <w:p w14:paraId="0082F5B7" w14:textId="77777777" w:rsidR="00084C76" w:rsidRDefault="00084C76">
            <w:pPr>
              <w:pStyle w:val="TDCe"/>
              <w:rPr>
                <w:ins w:id="5773" w:author="김은수" w:date="2026-10-01T12:05:00Z" w16du:dateUtc="2026-10-01T03:05:00Z"/>
              </w:rPr>
            </w:pPr>
            <w:ins w:id="5774" w:author="김은수" w:date="2026-10-01T12:05:00Z" w16du:dateUtc="2026-10-01T03:05:00Z">
              <w:r>
                <w:t>입력</w:t>
              </w:r>
            </w:ins>
          </w:p>
        </w:tc>
        <w:tc>
          <w:tcPr>
            <w:tcW w:w="7512" w:type="dxa"/>
            <w:tcPrChange w:id="5775" w:author="김은수" w:date="2026-10-01T03:22:00Z">
              <w:tcPr>
                <w:tcW w:w="7512" w:type="dxa"/>
              </w:tcPr>
            </w:tcPrChange>
          </w:tcPr>
          <w:p w14:paraId="3B192647"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5776" w:author="김은수" w:date="2026-10-01T12:05:00Z" w16du:dateUtc="2026-10-01T03:05:00Z"/>
              </w:rPr>
            </w:pPr>
            <w:ins w:id="5777" w:author="김은수" w:date="2026-10-01T12:05:00Z" w16du:dateUtc="2026-10-01T03:05:00Z">
              <w:r>
                <w:t>vMag 256개와 bin별 대역 인덱스</w:t>
              </w:r>
            </w:ins>
          </w:p>
        </w:tc>
      </w:tr>
      <w:tr w:rsidR="00084C76" w14:paraId="4BEBCE30" w14:textId="77777777" w:rsidTr="00263649">
        <w:trPr>
          <w:cantSplit/>
          <w:ins w:id="5778" w:author="김은수" w:date="2026-10-01T12:05:00Z"/>
          <w:trPrChange w:id="5779"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5780" w:author="김은수" w:date="2026-10-01T03:22:00Z">
              <w:tcPr>
                <w:tcW w:w="1304" w:type="dxa"/>
              </w:tcPr>
            </w:tcPrChange>
          </w:tcPr>
          <w:p w14:paraId="3F36B7F0" w14:textId="77777777" w:rsidR="00084C76" w:rsidRDefault="00084C76">
            <w:pPr>
              <w:pStyle w:val="TDCe"/>
              <w:rPr>
                <w:ins w:id="5781" w:author="김은수" w:date="2026-10-01T12:05:00Z" w16du:dateUtc="2026-10-01T03:05:00Z"/>
              </w:rPr>
            </w:pPr>
            <w:ins w:id="5782" w:author="김은수" w:date="2026-10-01T12:05:00Z" w16du:dateUtc="2026-10-01T03:05:00Z">
              <w:r>
                <w:t>출력</w:t>
              </w:r>
            </w:ins>
          </w:p>
        </w:tc>
        <w:tc>
          <w:tcPr>
            <w:tcW w:w="7512" w:type="dxa"/>
            <w:tcPrChange w:id="5783" w:author="김은수" w:date="2026-10-01T03:22:00Z">
              <w:tcPr>
                <w:tcW w:w="7512" w:type="dxa"/>
              </w:tcPr>
            </w:tcPrChange>
          </w:tcPr>
          <w:p w14:paraId="313B52FF"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5784" w:author="김은수" w:date="2026-10-01T12:05:00Z" w16du:dateUtc="2026-10-01T03:05:00Z"/>
              </w:rPr>
            </w:pPr>
            <w:ins w:id="5785" w:author="김은수" w:date="2026-10-01T12:05:00Z" w16du:dateUtc="2026-10-01T03:05:00Z">
              <w:r>
                <w:t>32대역 최대 크기 및 4비트 축소값</w:t>
              </w:r>
            </w:ins>
          </w:p>
        </w:tc>
      </w:tr>
      <w:tr w:rsidR="00084C76" w14:paraId="42226EBB" w14:textId="77777777" w:rsidTr="00263649">
        <w:trPr>
          <w:cantSplit/>
          <w:ins w:id="5786" w:author="김은수" w:date="2026-10-01T12:05:00Z"/>
          <w:trPrChange w:id="5787"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5788" w:author="김은수" w:date="2026-10-01T03:22:00Z">
              <w:tcPr>
                <w:tcW w:w="1304" w:type="dxa"/>
              </w:tcPr>
            </w:tcPrChange>
          </w:tcPr>
          <w:p w14:paraId="3051E134" w14:textId="77777777" w:rsidR="00084C76" w:rsidRDefault="00084C76">
            <w:pPr>
              <w:pStyle w:val="TDCe"/>
              <w:rPr>
                <w:ins w:id="5789" w:author="김은수" w:date="2026-10-01T12:05:00Z" w16du:dateUtc="2026-10-01T03:05:00Z"/>
              </w:rPr>
            </w:pPr>
            <w:ins w:id="5790" w:author="김은수" w:date="2026-10-01T12:05:00Z" w16du:dateUtc="2026-10-01T03:05:00Z">
              <w:r>
                <w:lastRenderedPageBreak/>
                <w:t>처리</w:t>
              </w:r>
            </w:ins>
          </w:p>
        </w:tc>
        <w:tc>
          <w:tcPr>
            <w:tcW w:w="7512" w:type="dxa"/>
            <w:tcPrChange w:id="5791" w:author="김은수" w:date="2026-10-01T03:22:00Z">
              <w:tcPr>
                <w:tcW w:w="7512" w:type="dxa"/>
              </w:tcPr>
            </w:tcPrChange>
          </w:tcPr>
          <w:p w14:paraId="50395298"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5792" w:author="김은수" w:date="2026-10-01T12:05:00Z" w16du:dateUtc="2026-10-01T03:05:00Z"/>
              </w:rPr>
            </w:pPr>
            <w:ins w:id="5793" w:author="김은수" w:date="2026-10-01T12:05:00Z" w16du:dateUtc="2026-10-01T03:05:00Z">
              <w:r>
                <w:t>대역별 최대값을 0으로 초기화한다. -1 bin은 제외하고 나머지는 지정 대역의 최대값을 갱신한다. 마지막에 각 최대값을 4비트 우측 이동하여 매핑 입력으로 저장한다.</w:t>
              </w:r>
            </w:ins>
          </w:p>
        </w:tc>
      </w:tr>
    </w:tbl>
    <w:p w14:paraId="3DFEC9C9" w14:textId="77777777" w:rsidR="00084C76" w:rsidRDefault="00084C76">
      <w:pPr>
        <w:pStyle w:val="TDC40"/>
        <w:spacing w:after="0"/>
        <w:rPr>
          <w:ins w:id="5794" w:author="김은수" w:date="2026-10-01T12:05:00Z" w16du:dateUtc="2026-10-01T03:05:00Z"/>
        </w:rPr>
        <w:pPrChange w:id="5795" w:author="김은수" w:date="2026-10-01T03:22:00Z">
          <w:pPr>
            <w:pStyle w:val="TDC40"/>
          </w:pPr>
        </w:pPrChange>
      </w:pPr>
    </w:p>
    <w:p w14:paraId="728FF34A" w14:textId="77777777" w:rsidR="00084C76" w:rsidRDefault="00084C76">
      <w:pPr>
        <w:pStyle w:val="TDC42"/>
        <w:rPr>
          <w:ins w:id="5796" w:author="김은수" w:date="2026-10-01T12:05:00Z" w16du:dateUtc="2026-10-01T03:05:00Z"/>
        </w:rPr>
      </w:pPr>
      <w:ins w:id="5797" w:author="김은수" w:date="2026-10-01T12:05:00Z" w16du:dateUtc="2026-10-01T03:05:00Z">
        <w:r>
          <w:t xml:space="preserve">표 </w:t>
        </w:r>
        <w:r>
          <w:fldChar w:fldCharType="begin"/>
        </w:r>
        <w:r>
          <w:instrText>SEQ 표 \* ARABIC</w:instrText>
        </w:r>
        <w:r>
          <w:fldChar w:fldCharType="separate"/>
        </w:r>
        <w:r>
          <w:t>61</w:t>
        </w:r>
        <w:r>
          <w:fldChar w:fldCharType="end"/>
        </w:r>
        <w:r>
          <w:t>. 대역별 대표값 및 크기 보상 / 구현 조건</w:t>
        </w:r>
      </w:ins>
    </w:p>
    <w:tbl>
      <w:tblPr>
        <w:tblStyle w:val="TDC41"/>
        <w:tblW w:w="8816" w:type="dxa"/>
        <w:tblLayout w:type="fixed"/>
        <w:tblLook w:val="04A0" w:firstRow="1" w:lastRow="0" w:firstColumn="1" w:lastColumn="0" w:noHBand="0" w:noVBand="1"/>
        <w:tblPrChange w:id="5798"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5799">
          <w:tblGrid>
            <w:gridCol w:w="360"/>
            <w:gridCol w:w="360"/>
            <w:gridCol w:w="584"/>
            <w:gridCol w:w="7512"/>
          </w:tblGrid>
        </w:tblGridChange>
      </w:tblGrid>
      <w:tr w:rsidR="00084C76" w14:paraId="4C9FC42D" w14:textId="77777777" w:rsidTr="00263649">
        <w:trPr>
          <w:cnfStyle w:val="100000000000" w:firstRow="1" w:lastRow="0" w:firstColumn="0" w:lastColumn="0" w:oddVBand="0" w:evenVBand="0" w:oddHBand="0" w:evenHBand="0" w:firstRowFirstColumn="0" w:firstRowLastColumn="0" w:lastRowFirstColumn="0" w:lastRowLastColumn="0"/>
          <w:cantSplit/>
          <w:tblHeader/>
          <w:ins w:id="5800" w:author="김은수" w:date="2026-10-01T12:05:00Z"/>
          <w:trPrChange w:id="5801"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5802" w:author="김은수" w:date="2026-10-01T03:22:00Z">
              <w:tcPr>
                <w:tcW w:w="1304" w:type="dxa"/>
              </w:tcPr>
            </w:tcPrChange>
          </w:tcPr>
          <w:p w14:paraId="177564D5"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5803" w:author="김은수" w:date="2026-10-01T12:05:00Z" w16du:dateUtc="2026-10-01T03:05:00Z"/>
              </w:rPr>
            </w:pPr>
            <w:ins w:id="5804" w:author="김은수" w:date="2026-10-01T12:05:00Z" w16du:dateUtc="2026-10-01T03:05:00Z">
              <w:r>
                <w:t>구분</w:t>
              </w:r>
            </w:ins>
          </w:p>
        </w:tc>
        <w:tc>
          <w:tcPr>
            <w:tcW w:w="7512" w:type="dxa"/>
            <w:tcPrChange w:id="5805" w:author="김은수" w:date="2026-10-01T03:22:00Z">
              <w:tcPr>
                <w:tcW w:w="7512" w:type="dxa"/>
              </w:tcPr>
            </w:tcPrChange>
          </w:tcPr>
          <w:p w14:paraId="0DA9F81A"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5806" w:author="김은수" w:date="2026-10-01T12:05:00Z" w16du:dateUtc="2026-10-01T03:05:00Z"/>
              </w:rPr>
            </w:pPr>
            <w:ins w:id="5807" w:author="김은수" w:date="2026-10-01T12:05:00Z" w16du:dateUtc="2026-10-01T03:05:00Z">
              <w:r>
                <w:t>구현 조건</w:t>
              </w:r>
            </w:ins>
          </w:p>
        </w:tc>
      </w:tr>
      <w:tr w:rsidR="00084C76" w14:paraId="49A49452" w14:textId="77777777" w:rsidTr="00263649">
        <w:trPr>
          <w:cantSplit/>
          <w:ins w:id="5808" w:author="김은수" w:date="2026-10-01T12:05:00Z"/>
          <w:trPrChange w:id="5809"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5810" w:author="김은수" w:date="2026-10-01T03:22:00Z">
              <w:tcPr>
                <w:tcW w:w="1304" w:type="dxa"/>
              </w:tcPr>
            </w:tcPrChange>
          </w:tcPr>
          <w:p w14:paraId="2835DE2C" w14:textId="77777777" w:rsidR="00084C76" w:rsidRDefault="00084C76">
            <w:pPr>
              <w:pStyle w:val="TDCe"/>
              <w:rPr>
                <w:ins w:id="5811" w:author="김은수" w:date="2026-10-01T12:05:00Z" w16du:dateUtc="2026-10-01T03:05:00Z"/>
              </w:rPr>
            </w:pPr>
            <w:ins w:id="5812" w:author="김은수" w:date="2026-10-01T12:05:00Z" w16du:dateUtc="2026-10-01T03:05:00Z">
              <w:r>
                <w:t>관련 함수</w:t>
              </w:r>
            </w:ins>
          </w:p>
        </w:tc>
        <w:tc>
          <w:tcPr>
            <w:tcW w:w="7512" w:type="dxa"/>
            <w:tcPrChange w:id="5813" w:author="김은수" w:date="2026-10-01T03:22:00Z">
              <w:tcPr>
                <w:tcW w:w="7512" w:type="dxa"/>
              </w:tcPr>
            </w:tcPrChange>
          </w:tcPr>
          <w:p w14:paraId="35990012"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5814" w:author="김은수" w:date="2026-10-01T12:05:00Z" w16du:dateUtc="2026-10-01T03:05:00Z"/>
              </w:rPr>
            </w:pPr>
            <w:ins w:id="5815" w:author="김은수" w:date="2026-10-01T12:05:00Z" w16du:dateUtc="2026-10-01T03:05:00Z">
              <w:r>
                <w:t>find_freq_rep_value</w:t>
              </w:r>
            </w:ins>
          </w:p>
        </w:tc>
      </w:tr>
    </w:tbl>
    <w:p w14:paraId="49DAE934" w14:textId="77777777" w:rsidR="00084C76" w:rsidRDefault="00084C76">
      <w:pPr>
        <w:pStyle w:val="TDC40"/>
        <w:spacing w:after="0"/>
        <w:rPr>
          <w:ins w:id="5816" w:author="김은수" w:date="2026-10-01T12:05:00Z" w16du:dateUtc="2026-10-01T03:05:00Z"/>
        </w:rPr>
        <w:pPrChange w:id="5817" w:author="김은수" w:date="2026-10-01T03:22:00Z">
          <w:pPr>
            <w:pStyle w:val="TDC40"/>
          </w:pPr>
        </w:pPrChange>
      </w:pPr>
    </w:p>
    <w:p w14:paraId="6E313A71" w14:textId="77777777" w:rsidR="00084C76" w:rsidRDefault="00084C76">
      <w:pPr>
        <w:pStyle w:val="TDC43"/>
        <w:rPr>
          <w:ins w:id="5818" w:author="김은수" w:date="2026-10-01T12:05:00Z" w16du:dateUtc="2026-10-01T03:05:00Z"/>
        </w:rPr>
      </w:pPr>
      <w:ins w:id="5819" w:author="김은수" w:date="2026-10-01T12:05:00Z" w16du:dateUtc="2026-10-01T03:05:00Z">
        <w:r>
          <w:t>입출력 예 : 처음 네 bin 크기=[16,80,48,4096], 대역=[0,0,1,-1]이고 나머지가 크기=0/대역=-1이면 대역 대표값[0,1]=[80,48], 4비트 축소 후 값[0,1]=[5,3]이다. 나머지 30대역은 0이다.</w:t>
        </w:r>
      </w:ins>
    </w:p>
    <w:p w14:paraId="719BF6FC" w14:textId="77777777" w:rsidR="00697371" w:rsidRPr="00E00010" w:rsidRDefault="00220104">
      <w:pPr>
        <w:pStyle w:val="TDC43"/>
        <w:rPr>
          <w:ins w:id="5820" w:author="김은수" w:date="2026-09-30T15:44:00Z" w16du:dateUtc="2026-09-30T06:44:00Z"/>
        </w:rPr>
        <w:pPrChange w:id="5821" w:author="김은수" w:date="2026-10-01T01:11:00Z">
          <w:pPr>
            <w:keepLines/>
            <w:widowControl/>
            <w:snapToGrid w:val="0"/>
            <w:spacing w:after="180" w:line="300" w:lineRule="auto"/>
            <w:ind w:left="1245"/>
            <w:jc w:val="left"/>
          </w:pPr>
        </w:pPrChange>
      </w:pPr>
      <w:ins w:id="5822" w:author="김은수" w:date="2026-09-30T15:44:00Z" w16du:dateUtc="2026-09-30T06:44:00Z">
        <w:r>
          <w:rPr>
            <w:b/>
            <w:bCs/>
            <w:rPrChange w:id="5823" w:author="김은수" w:date="2026-10-01T01:11:00Z">
              <w:rPr>
                <w:b/>
                <w:bCs/>
                <w:sz w:val="22"/>
              </w:rPr>
            </w:rPrChange>
          </w:rPr>
          <w:t xml:space="preserve">흐름 참고 : </w:t>
        </w:r>
        <w:r>
          <w:rPr>
            <w:rPrChange w:id="5824" w:author="김은수" w:date="2026-10-01T01:11:00Z">
              <w:rPr>
                <w:sz w:val="22"/>
              </w:rPr>
            </w:rPrChange>
          </w:rPr>
          <w:t>대역 번호 -1은 미사용을 뜻한다. 유효 번호는 0~31이며 전체 256개 bin을 확인한다.</w:t>
        </w:r>
      </w:ins>
    </w:p>
    <w:p w14:paraId="075F1E28" w14:textId="77777777" w:rsidR="00BA1805" w:rsidRPr="00E00010" w:rsidRDefault="00BA1805">
      <w:pPr>
        <w:pStyle w:val="TDC44"/>
        <w:rPr>
          <w:ins w:id="5825" w:author="김은수" w:date="2026-09-30T15:44:00Z" w16du:dateUtc="2026-09-30T06:44:00Z"/>
        </w:rPr>
        <w:pPrChange w:id="5826" w:author="김은수" w:date="2026-10-01T01:11:00Z">
          <w:pPr>
            <w:keepNext/>
            <w:keepLines/>
            <w:pageBreakBefore/>
            <w:widowControl/>
            <w:snapToGrid w:val="0"/>
            <w:spacing w:after="100" w:line="240" w:lineRule="auto"/>
            <w:jc w:val="center"/>
          </w:pPr>
        </w:pPrChange>
      </w:pPr>
      <w:ins w:id="5827" w:author="김은수" w:date="2026-09-30T15:44:00Z" w16du:dateUtc="2026-09-30T06:44:00Z">
        <w:r w:rsidRPr="00E00010">
          <w:rPr>
            <w:noProof/>
          </w:rPr>
          <w:drawing>
            <wp:inline distT="0" distB="0" distL="0" distR="0" wp14:anchorId="3E4EBC4E" wp14:editId="0010EAF7">
              <wp:extent cx="4320000" cy="3753000"/>
              <wp:effectExtent l="0" t="0" r="0" b="0"/>
              <wp:docPr id="1006" name="Flow CFX-028" descr="SU-ID-CFX-028 대역별 대표값 및 크기 보상 설계 순서도">
                <a:extLst xmlns:a="http://schemas.openxmlformats.org/drawingml/2006/main">
                  <a:ext uri="{FF2B5EF4-FFF2-40B4-BE49-F238E27FC236}">
                    <a16:creationId xmlns:a16="http://schemas.microsoft.com/office/drawing/2014/main" id="{E8B69799-F488-0C76-6806-D41022ABA04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그림 256" descr="스크린샷, 어둠, 블랙, 밤이(가) 표시된 사진&#10;&#10;자동 생성된 설명">
                        <a:extLst>
                          <a:ext uri="{FF2B5EF4-FFF2-40B4-BE49-F238E27FC236}">
                            <a16:creationId xmlns:a16="http://schemas.microsoft.com/office/drawing/2014/main" id="{E8B69799-F488-0C76-6806-D41022ABA043}"/>
                          </a:ext>
                        </a:extLst>
                      </pic:cNvPr>
                      <pic:cNvPicPr>
                        <a:picLocks noChangeAspect="1"/>
                      </pic:cNvPicPr>
                    </pic:nvPicPr>
                    <pic:blipFill>
                      <a:blip r:embed="rId34"/>
                      <a:stretch>
                        <a:fillRect/>
                      </a:stretch>
                    </pic:blipFill>
                    <pic:spPr>
                      <a:xfrm>
                        <a:off x="0" y="0"/>
                        <a:ext cx="4320000" cy="3753000"/>
                      </a:xfrm>
                      <a:prstGeom prst="rect">
                        <a:avLst/>
                      </a:prstGeom>
                    </pic:spPr>
                  </pic:pic>
                </a:graphicData>
              </a:graphic>
            </wp:inline>
          </w:drawing>
        </w:r>
      </w:ins>
    </w:p>
    <w:p w14:paraId="67149AB4" w14:textId="77777777" w:rsidR="00697371" w:rsidRPr="00E00010" w:rsidRDefault="00220104">
      <w:pPr>
        <w:pStyle w:val="TDC45"/>
        <w:rPr>
          <w:ins w:id="5828" w:author="김은수" w:date="2026-09-30T15:44:00Z" w16du:dateUtc="2026-09-30T06:44:00Z"/>
        </w:rPr>
        <w:pPrChange w:id="5829" w:author="김은수" w:date="2026-10-01T01:11:00Z">
          <w:pPr>
            <w:keepLines/>
            <w:widowControl/>
            <w:snapToGrid w:val="0"/>
            <w:spacing w:after="180" w:line="276" w:lineRule="auto"/>
            <w:jc w:val="center"/>
          </w:pPr>
        </w:pPrChange>
      </w:pPr>
      <w:ins w:id="5830" w:author="김은수" w:date="2026-09-30T15:44:00Z" w16du:dateUtc="2026-09-30T06:44:00Z">
        <w:r w:rsidRPr="00E00010">
          <w:t>그림 14. SU-ID-CFX-028 대역별 대표값 및 크기 보상 순서도</w:t>
        </w:r>
      </w:ins>
    </w:p>
    <w:p w14:paraId="1C7FD1BF" w14:textId="77777777" w:rsidR="00697371" w:rsidRPr="00E00010" w:rsidRDefault="00220104">
      <w:pPr>
        <w:pStyle w:val="TDC4"/>
        <w:rPr>
          <w:ins w:id="5831" w:author="김은수" w:date="2026-09-30T15:44:00Z" w16du:dateUtc="2026-09-30T06:44:00Z"/>
        </w:rPr>
        <w:pPrChange w:id="5832" w:author="김은수" w:date="2026-10-01T01:11:00Z">
          <w:pPr>
            <w:pStyle w:val="4"/>
            <w:numPr>
              <w:ilvl w:val="3"/>
              <w:numId w:val="7"/>
            </w:numPr>
            <w:tabs>
              <w:tab w:val="num" w:pos="1134"/>
            </w:tabs>
            <w:ind w:left="1200" w:hanging="400"/>
          </w:pPr>
        </w:pPrChange>
      </w:pPr>
      <w:ins w:id="5833" w:author="김은수" w:date="2026-09-30T15:44:00Z" w16du:dateUtc="2026-09-30T06:44:00Z">
        <w:r>
          <w:lastRenderedPageBreak/>
          <w:t>SU-ID-CFX-029, CM3 계산 T/C 값 수신</w:t>
        </w:r>
      </w:ins>
    </w:p>
    <w:p w14:paraId="6E9E4481" w14:textId="77777777" w:rsidR="00084C76" w:rsidRDefault="00084C76">
      <w:pPr>
        <w:pStyle w:val="TDC40"/>
        <w:keepNext/>
        <w:rPr>
          <w:ins w:id="5834" w:author="김은수" w:date="2026-10-01T12:05:00Z" w16du:dateUtc="2026-10-01T03:05:00Z"/>
        </w:rPr>
        <w:pPrChange w:id="5835" w:author="김은수" w:date="2026-10-01T03:22:00Z">
          <w:pPr>
            <w:pStyle w:val="TDC40"/>
          </w:pPr>
        </w:pPrChange>
      </w:pPr>
      <w:ins w:id="5836" w:author="김은수" w:date="2026-10-01T12:05:00Z" w16du:dateUtc="2026-10-01T03:05:00Z">
        <w:r>
          <w:t>CM3의 실제 전류 범위 계산 결과를 CFX의 자극 크기 계산에 전달한다.</w:t>
        </w:r>
      </w:ins>
    </w:p>
    <w:p w14:paraId="48B70AF0" w14:textId="77777777" w:rsidR="00084C76" w:rsidRDefault="00084C76">
      <w:pPr>
        <w:pStyle w:val="TDC42"/>
        <w:rPr>
          <w:ins w:id="5837" w:author="김은수" w:date="2026-10-01T12:05:00Z" w16du:dateUtc="2026-10-01T03:05:00Z"/>
        </w:rPr>
      </w:pPr>
      <w:ins w:id="5838" w:author="김은수" w:date="2026-10-01T12:05:00Z" w16du:dateUtc="2026-10-01T03:05:00Z">
        <w:r>
          <w:t xml:space="preserve">표 </w:t>
        </w:r>
        <w:r>
          <w:fldChar w:fldCharType="begin"/>
        </w:r>
        <w:r>
          <w:instrText>SEQ 표 \* ARABIC</w:instrText>
        </w:r>
        <w:r>
          <w:fldChar w:fldCharType="separate"/>
        </w:r>
        <w:r>
          <w:t>62</w:t>
        </w:r>
        <w:r>
          <w:fldChar w:fldCharType="end"/>
        </w:r>
        <w:r>
          <w:t>. CM3 계산 T/C 값 수신 / 유닛 설계 내용</w:t>
        </w:r>
      </w:ins>
    </w:p>
    <w:tbl>
      <w:tblPr>
        <w:tblStyle w:val="TDC41"/>
        <w:tblW w:w="8816" w:type="dxa"/>
        <w:tblLayout w:type="fixed"/>
        <w:tblLook w:val="04A0" w:firstRow="1" w:lastRow="0" w:firstColumn="1" w:lastColumn="0" w:noHBand="0" w:noVBand="1"/>
        <w:tblPrChange w:id="5839"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5840">
          <w:tblGrid>
            <w:gridCol w:w="360"/>
            <w:gridCol w:w="360"/>
            <w:gridCol w:w="584"/>
            <w:gridCol w:w="7512"/>
          </w:tblGrid>
        </w:tblGridChange>
      </w:tblGrid>
      <w:tr w:rsidR="00084C76" w14:paraId="584C8600" w14:textId="77777777" w:rsidTr="0075575B">
        <w:trPr>
          <w:cnfStyle w:val="100000000000" w:firstRow="1" w:lastRow="0" w:firstColumn="0" w:lastColumn="0" w:oddVBand="0" w:evenVBand="0" w:oddHBand="0" w:evenHBand="0" w:firstRowFirstColumn="0" w:firstRowLastColumn="0" w:lastRowFirstColumn="0" w:lastRowLastColumn="0"/>
          <w:cantSplit/>
          <w:tblHeader/>
          <w:ins w:id="5841" w:author="김은수" w:date="2026-10-01T12:05:00Z"/>
          <w:trPrChange w:id="5842"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5843" w:author="김은수" w:date="2026-10-01T03:22:00Z">
              <w:tcPr>
                <w:tcW w:w="1304" w:type="dxa"/>
              </w:tcPr>
            </w:tcPrChange>
          </w:tcPr>
          <w:p w14:paraId="312B7F9E"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5844" w:author="김은수" w:date="2026-10-01T12:05:00Z" w16du:dateUtc="2026-10-01T03:05:00Z"/>
              </w:rPr>
            </w:pPr>
            <w:ins w:id="5845" w:author="김은수" w:date="2026-10-01T12:05:00Z" w16du:dateUtc="2026-10-01T03:05:00Z">
              <w:r>
                <w:t>항목</w:t>
              </w:r>
            </w:ins>
          </w:p>
        </w:tc>
        <w:tc>
          <w:tcPr>
            <w:tcW w:w="7512" w:type="dxa"/>
            <w:tcPrChange w:id="5846" w:author="김은수" w:date="2026-10-01T03:22:00Z">
              <w:tcPr>
                <w:tcW w:w="7512" w:type="dxa"/>
              </w:tcPr>
            </w:tcPrChange>
          </w:tcPr>
          <w:p w14:paraId="6CCB8F7C"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5847" w:author="김은수" w:date="2026-10-01T12:05:00Z" w16du:dateUtc="2026-10-01T03:05:00Z"/>
              </w:rPr>
            </w:pPr>
            <w:ins w:id="5848" w:author="김은수" w:date="2026-10-01T12:05:00Z" w16du:dateUtc="2026-10-01T03:05:00Z">
              <w:r>
                <w:t>설계 내용</w:t>
              </w:r>
            </w:ins>
          </w:p>
        </w:tc>
      </w:tr>
      <w:tr w:rsidR="00084C76" w14:paraId="3232E8A9" w14:textId="77777777" w:rsidTr="0075575B">
        <w:trPr>
          <w:cantSplit/>
          <w:ins w:id="5849" w:author="김은수" w:date="2026-10-01T12:05:00Z"/>
          <w:trPrChange w:id="5850"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5851" w:author="김은수" w:date="2026-10-01T03:22:00Z">
              <w:tcPr>
                <w:tcW w:w="1304" w:type="dxa"/>
              </w:tcPr>
            </w:tcPrChange>
          </w:tcPr>
          <w:p w14:paraId="0ABD94E1" w14:textId="77777777" w:rsidR="00084C76" w:rsidRDefault="00084C76">
            <w:pPr>
              <w:pStyle w:val="TDCe"/>
              <w:rPr>
                <w:ins w:id="5852" w:author="김은수" w:date="2026-10-01T12:05:00Z" w16du:dateUtc="2026-10-01T03:05:00Z"/>
              </w:rPr>
            </w:pPr>
            <w:ins w:id="5853" w:author="김은수" w:date="2026-10-01T12:05:00Z" w16du:dateUtc="2026-10-01T03:05:00Z">
              <w:r>
                <w:t>입력</w:t>
              </w:r>
            </w:ins>
          </w:p>
        </w:tc>
        <w:tc>
          <w:tcPr>
            <w:tcW w:w="7512" w:type="dxa"/>
            <w:tcPrChange w:id="5854" w:author="김은수" w:date="2026-10-01T03:22:00Z">
              <w:tcPr>
                <w:tcW w:w="7512" w:type="dxa"/>
              </w:tcPr>
            </w:tcPrChange>
          </w:tcPr>
          <w:p w14:paraId="26053E47"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5855" w:author="김은수" w:date="2026-10-01T12:05:00Z" w16du:dateUtc="2026-10-01T03:05:00Z"/>
              </w:rPr>
            </w:pPr>
            <w:ins w:id="5856" w:author="김은수" w:date="2026-10-01T12:05:00Z" w16du:dateUtc="2026-10-01T03:05:00Z">
              <w:r>
                <w:t>공유 T_level_255/C_level_255 각 32개</w:t>
              </w:r>
            </w:ins>
          </w:p>
        </w:tc>
      </w:tr>
      <w:tr w:rsidR="00084C76" w14:paraId="1F3814C5" w14:textId="77777777" w:rsidTr="0075575B">
        <w:trPr>
          <w:cantSplit/>
          <w:ins w:id="5857" w:author="김은수" w:date="2026-10-01T12:05:00Z"/>
          <w:trPrChange w:id="5858"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5859" w:author="김은수" w:date="2026-10-01T03:22:00Z">
              <w:tcPr>
                <w:tcW w:w="1304" w:type="dxa"/>
              </w:tcPr>
            </w:tcPrChange>
          </w:tcPr>
          <w:p w14:paraId="66145E14" w14:textId="77777777" w:rsidR="00084C76" w:rsidRDefault="00084C76">
            <w:pPr>
              <w:pStyle w:val="TDCe"/>
              <w:rPr>
                <w:ins w:id="5860" w:author="김은수" w:date="2026-10-01T12:05:00Z" w16du:dateUtc="2026-10-01T03:05:00Z"/>
              </w:rPr>
            </w:pPr>
            <w:ins w:id="5861" w:author="김은수" w:date="2026-10-01T12:05:00Z" w16du:dateUtc="2026-10-01T03:05:00Z">
              <w:r>
                <w:t>출력</w:t>
              </w:r>
            </w:ins>
          </w:p>
        </w:tc>
        <w:tc>
          <w:tcPr>
            <w:tcW w:w="7512" w:type="dxa"/>
            <w:tcPrChange w:id="5862" w:author="김은수" w:date="2026-10-01T03:22:00Z">
              <w:tcPr>
                <w:tcW w:w="7512" w:type="dxa"/>
              </w:tcPr>
            </w:tcPrChange>
          </w:tcPr>
          <w:p w14:paraId="366A186E"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5863" w:author="김은수" w:date="2026-10-01T12:05:00Z" w16du:dateUtc="2026-10-01T03:05:00Z"/>
              </w:rPr>
            </w:pPr>
            <w:ins w:id="5864" w:author="김은수" w:date="2026-10-01T12:05:00Z" w16du:dateUtc="2026-10-01T03:05:00Z">
              <w:r>
                <w:t>CFX 로컬 T/C 배열</w:t>
              </w:r>
            </w:ins>
          </w:p>
        </w:tc>
      </w:tr>
      <w:tr w:rsidR="00084C76" w14:paraId="6BBDCB75" w14:textId="77777777" w:rsidTr="0075575B">
        <w:trPr>
          <w:cantSplit/>
          <w:ins w:id="5865" w:author="김은수" w:date="2026-10-01T12:05:00Z"/>
          <w:trPrChange w:id="5866"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5867" w:author="김은수" w:date="2026-10-01T03:22:00Z">
              <w:tcPr>
                <w:tcW w:w="1304" w:type="dxa"/>
              </w:tcPr>
            </w:tcPrChange>
          </w:tcPr>
          <w:p w14:paraId="4581971E" w14:textId="77777777" w:rsidR="00084C76" w:rsidRDefault="00084C76">
            <w:pPr>
              <w:pStyle w:val="TDCe"/>
              <w:rPr>
                <w:ins w:id="5868" w:author="김은수" w:date="2026-10-01T12:05:00Z" w16du:dateUtc="2026-10-01T03:05:00Z"/>
              </w:rPr>
            </w:pPr>
            <w:ins w:id="5869" w:author="김은수" w:date="2026-10-01T12:05:00Z" w16du:dateUtc="2026-10-01T03:05:00Z">
              <w:r>
                <w:t>처리</w:t>
              </w:r>
            </w:ins>
          </w:p>
        </w:tc>
        <w:tc>
          <w:tcPr>
            <w:tcW w:w="7512" w:type="dxa"/>
            <w:tcPrChange w:id="5870" w:author="김은수" w:date="2026-10-01T03:22:00Z">
              <w:tcPr>
                <w:tcW w:w="7512" w:type="dxa"/>
              </w:tcPr>
            </w:tcPrChange>
          </w:tcPr>
          <w:p w14:paraId="178F33AA"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5871" w:author="김은수" w:date="2026-10-01T12:05:00Z" w16du:dateUtc="2026-10-01T03:05:00Z"/>
              </w:rPr>
            </w:pPr>
            <w:ins w:id="5872" w:author="김은수" w:date="2026-10-01T12:05:00Z" w16du:dateUtc="2026-10-01T03:05:00Z">
              <w:r>
                <w:t>32채널의 T/C 디지털 크기를 공유 메모리에서 로컬 배열로 복사한다. 이 값은 전류 uA 자체가 아니라 내부기 DAC 범위에 맞춘 디지털 크기다.</w:t>
              </w:r>
            </w:ins>
          </w:p>
        </w:tc>
      </w:tr>
    </w:tbl>
    <w:p w14:paraId="6B334B60" w14:textId="77777777" w:rsidR="00084C76" w:rsidRDefault="00084C76">
      <w:pPr>
        <w:pStyle w:val="TDC40"/>
        <w:spacing w:after="0"/>
        <w:rPr>
          <w:ins w:id="5873" w:author="김은수" w:date="2026-10-01T12:05:00Z" w16du:dateUtc="2026-10-01T03:05:00Z"/>
        </w:rPr>
        <w:pPrChange w:id="5874" w:author="김은수" w:date="2026-10-01T03:22:00Z">
          <w:pPr>
            <w:pStyle w:val="TDC40"/>
          </w:pPr>
        </w:pPrChange>
      </w:pPr>
    </w:p>
    <w:p w14:paraId="29DF9617" w14:textId="77777777" w:rsidR="00084C76" w:rsidRDefault="00084C76">
      <w:pPr>
        <w:pStyle w:val="TDC42"/>
        <w:rPr>
          <w:ins w:id="5875" w:author="김은수" w:date="2026-10-01T12:05:00Z" w16du:dateUtc="2026-10-01T03:05:00Z"/>
        </w:rPr>
      </w:pPr>
      <w:ins w:id="5876" w:author="김은수" w:date="2026-10-01T12:05:00Z" w16du:dateUtc="2026-10-01T03:05:00Z">
        <w:r>
          <w:t xml:space="preserve">표 </w:t>
        </w:r>
        <w:r>
          <w:fldChar w:fldCharType="begin"/>
        </w:r>
        <w:r>
          <w:instrText>SEQ 표 \* ARABIC</w:instrText>
        </w:r>
        <w:r>
          <w:fldChar w:fldCharType="separate"/>
        </w:r>
        <w:r>
          <w:t>63</w:t>
        </w:r>
        <w:r>
          <w:fldChar w:fldCharType="end"/>
        </w:r>
        <w:r>
          <w:t>. CM3 계산 T/C 값 수신 / 구현 조건</w:t>
        </w:r>
      </w:ins>
    </w:p>
    <w:tbl>
      <w:tblPr>
        <w:tblStyle w:val="TDC41"/>
        <w:tblW w:w="8816" w:type="dxa"/>
        <w:tblLayout w:type="fixed"/>
        <w:tblLook w:val="04A0" w:firstRow="1" w:lastRow="0" w:firstColumn="1" w:lastColumn="0" w:noHBand="0" w:noVBand="1"/>
        <w:tblPrChange w:id="5877"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5878">
          <w:tblGrid>
            <w:gridCol w:w="360"/>
            <w:gridCol w:w="360"/>
            <w:gridCol w:w="584"/>
            <w:gridCol w:w="7512"/>
          </w:tblGrid>
        </w:tblGridChange>
      </w:tblGrid>
      <w:tr w:rsidR="00084C76" w14:paraId="433B4F71" w14:textId="77777777" w:rsidTr="0075575B">
        <w:trPr>
          <w:cnfStyle w:val="100000000000" w:firstRow="1" w:lastRow="0" w:firstColumn="0" w:lastColumn="0" w:oddVBand="0" w:evenVBand="0" w:oddHBand="0" w:evenHBand="0" w:firstRowFirstColumn="0" w:firstRowLastColumn="0" w:lastRowFirstColumn="0" w:lastRowLastColumn="0"/>
          <w:cantSplit/>
          <w:tblHeader/>
          <w:ins w:id="5879" w:author="김은수" w:date="2026-10-01T12:05:00Z"/>
          <w:trPrChange w:id="5880"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5881" w:author="김은수" w:date="2026-10-01T03:22:00Z">
              <w:tcPr>
                <w:tcW w:w="1304" w:type="dxa"/>
              </w:tcPr>
            </w:tcPrChange>
          </w:tcPr>
          <w:p w14:paraId="018DBFB5"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5882" w:author="김은수" w:date="2026-10-01T12:05:00Z" w16du:dateUtc="2026-10-01T03:05:00Z"/>
              </w:rPr>
            </w:pPr>
            <w:ins w:id="5883" w:author="김은수" w:date="2026-10-01T12:05:00Z" w16du:dateUtc="2026-10-01T03:05:00Z">
              <w:r>
                <w:t>구분</w:t>
              </w:r>
            </w:ins>
          </w:p>
        </w:tc>
        <w:tc>
          <w:tcPr>
            <w:tcW w:w="7512" w:type="dxa"/>
            <w:tcPrChange w:id="5884" w:author="김은수" w:date="2026-10-01T03:22:00Z">
              <w:tcPr>
                <w:tcW w:w="7512" w:type="dxa"/>
              </w:tcPr>
            </w:tcPrChange>
          </w:tcPr>
          <w:p w14:paraId="360043F1"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5885" w:author="김은수" w:date="2026-10-01T12:05:00Z" w16du:dateUtc="2026-10-01T03:05:00Z"/>
              </w:rPr>
            </w:pPr>
            <w:ins w:id="5886" w:author="김은수" w:date="2026-10-01T12:05:00Z" w16du:dateUtc="2026-10-01T03:05:00Z">
              <w:r>
                <w:t>구현 조건</w:t>
              </w:r>
            </w:ins>
          </w:p>
        </w:tc>
      </w:tr>
      <w:tr w:rsidR="00084C76" w14:paraId="5E418FA9" w14:textId="77777777" w:rsidTr="0075575B">
        <w:trPr>
          <w:cantSplit/>
          <w:ins w:id="5887" w:author="김은수" w:date="2026-10-01T12:05:00Z"/>
          <w:trPrChange w:id="5888"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5889" w:author="김은수" w:date="2026-10-01T03:22:00Z">
              <w:tcPr>
                <w:tcW w:w="1304" w:type="dxa"/>
              </w:tcPr>
            </w:tcPrChange>
          </w:tcPr>
          <w:p w14:paraId="55636DA7" w14:textId="77777777" w:rsidR="00084C76" w:rsidRDefault="00084C76">
            <w:pPr>
              <w:pStyle w:val="TDCe"/>
              <w:rPr>
                <w:ins w:id="5890" w:author="김은수" w:date="2026-10-01T12:05:00Z" w16du:dateUtc="2026-10-01T03:05:00Z"/>
              </w:rPr>
            </w:pPr>
            <w:ins w:id="5891" w:author="김은수" w:date="2026-10-01T12:05:00Z" w16du:dateUtc="2026-10-01T03:05:00Z">
              <w:r>
                <w:t>관련 함수</w:t>
              </w:r>
            </w:ins>
          </w:p>
        </w:tc>
        <w:tc>
          <w:tcPr>
            <w:tcW w:w="7512" w:type="dxa"/>
            <w:tcPrChange w:id="5892" w:author="김은수" w:date="2026-10-01T03:22:00Z">
              <w:tcPr>
                <w:tcW w:w="7512" w:type="dxa"/>
              </w:tcPr>
            </w:tcPrChange>
          </w:tcPr>
          <w:p w14:paraId="62728412" w14:textId="77777777" w:rsidR="00084C76" w:rsidRPr="00E00010" w:rsidRDefault="00084C76">
            <w:pPr>
              <w:pStyle w:val="TDCf"/>
              <w:cnfStyle w:val="000000000000" w:firstRow="0" w:lastRow="0" w:firstColumn="0" w:lastColumn="0" w:oddVBand="0" w:evenVBand="0" w:oddHBand="0" w:evenHBand="0" w:firstRowFirstColumn="0" w:firstRowLastColumn="0" w:lastRowFirstColumn="0" w:lastRowLastColumn="0"/>
              <w:rPr>
                <w:ins w:id="5893" w:author="김은수" w:date="2026-10-01T12:05:00Z" w16du:dateUtc="2026-10-01T03:05:00Z"/>
                <w:lang w:val="en-US"/>
                <w:rPrChange w:id="5894" w:author="김은수" w:date="2026-10-01T13:46:00Z" w16du:dateUtc="2026-10-01T04:46:00Z">
                  <w:rPr>
                    <w:ins w:id="5895" w:author="김은수" w:date="2026-10-01T12:05:00Z" w16du:dateUtc="2026-10-01T03:05:00Z"/>
                  </w:rPr>
                </w:rPrChange>
              </w:rPr>
            </w:pPr>
            <w:ins w:id="5896" w:author="김은수" w:date="2026-10-01T12:05:00Z" w16du:dateUtc="2026-10-01T03:05:00Z">
              <w:r w:rsidRPr="00E00010">
                <w:rPr>
                  <w:lang w:val="en-US"/>
                  <w:rPrChange w:id="5897" w:author="김은수" w:date="2026-10-01T13:46:00Z" w16du:dateUtc="2026-10-01T04:46:00Z">
                    <w:rPr/>
                  </w:rPrChange>
                </w:rPr>
                <w:t>read_C_T_Level_fromCM3</w:t>
              </w:r>
            </w:ins>
          </w:p>
        </w:tc>
      </w:tr>
    </w:tbl>
    <w:p w14:paraId="14314088" w14:textId="77777777" w:rsidR="00084C76" w:rsidRPr="00E00010" w:rsidRDefault="00084C76">
      <w:pPr>
        <w:pStyle w:val="TDC40"/>
        <w:spacing w:after="0"/>
        <w:rPr>
          <w:ins w:id="5898" w:author="김은수" w:date="2026-10-01T12:05:00Z" w16du:dateUtc="2026-10-01T03:05:00Z"/>
          <w:lang w:val="en-US"/>
          <w:rPrChange w:id="5899" w:author="김은수" w:date="2026-10-01T13:46:00Z" w16du:dateUtc="2026-10-01T04:46:00Z">
            <w:rPr>
              <w:ins w:id="5900" w:author="김은수" w:date="2026-10-01T12:05:00Z" w16du:dateUtc="2026-10-01T03:05:00Z"/>
            </w:rPr>
          </w:rPrChange>
        </w:rPr>
        <w:pPrChange w:id="5901" w:author="김은수" w:date="2026-10-01T03:22:00Z">
          <w:pPr>
            <w:pStyle w:val="TDC40"/>
          </w:pPr>
        </w:pPrChange>
      </w:pPr>
    </w:p>
    <w:p w14:paraId="408557BB" w14:textId="77777777" w:rsidR="00084C76" w:rsidRDefault="00084C76">
      <w:pPr>
        <w:pStyle w:val="TDC43"/>
        <w:rPr>
          <w:ins w:id="5902" w:author="김은수" w:date="2026-10-01T12:05:00Z" w16du:dateUtc="2026-10-01T03:05:00Z"/>
        </w:rPr>
      </w:pPr>
      <w:ins w:id="5903" w:author="김은수" w:date="2026-10-01T12:05:00Z" w16du:dateUtc="2026-10-01T03:05:00Z">
        <w:r>
          <w:t>입출력 예 : 공유 T[i]=i, C[i]=200+i(i=0~31)이면 로컬 배열에도 같은 32개 값과 채널 순서를 유지한다.</w:t>
        </w:r>
      </w:ins>
    </w:p>
    <w:p w14:paraId="56836EDC" w14:textId="77777777" w:rsidR="000C626C" w:rsidRDefault="000C626C">
      <w:pPr>
        <w:pStyle w:val="TDC40"/>
        <w:rPr>
          <w:ins w:id="5904" w:author="김은수" w:date="2026-10-01T05:08:00Z"/>
        </w:rPr>
      </w:pPr>
    </w:p>
    <w:p w14:paraId="0B40C42B" w14:textId="77777777" w:rsidR="00697371" w:rsidRPr="00E00010" w:rsidRDefault="00220104">
      <w:pPr>
        <w:pStyle w:val="TDC4"/>
        <w:rPr>
          <w:ins w:id="5905" w:author="김은수" w:date="2026-09-30T15:44:00Z" w16du:dateUtc="2026-09-30T06:44:00Z"/>
        </w:rPr>
        <w:pPrChange w:id="5906" w:author="김은수" w:date="2026-10-01T01:11:00Z">
          <w:pPr>
            <w:pStyle w:val="4"/>
            <w:numPr>
              <w:ilvl w:val="3"/>
              <w:numId w:val="7"/>
            </w:numPr>
            <w:tabs>
              <w:tab w:val="num" w:pos="1134"/>
            </w:tabs>
            <w:ind w:left="1200" w:hanging="400"/>
          </w:pPr>
        </w:pPrChange>
      </w:pPr>
      <w:ins w:id="5907" w:author="김은수" w:date="2026-09-30T15:44:00Z" w16du:dateUtc="2026-09-30T06:44:00Z">
        <w:r>
          <w:t>SU-ID-CFX-030, 자극 볼륨에 따른 C 값 계산</w:t>
        </w:r>
      </w:ins>
    </w:p>
    <w:p w14:paraId="4EB25BB8" w14:textId="77777777" w:rsidR="00084C76" w:rsidRDefault="00084C76">
      <w:pPr>
        <w:pStyle w:val="TDC40"/>
        <w:keepNext/>
        <w:rPr>
          <w:ins w:id="5908" w:author="김은수" w:date="2026-10-01T12:05:00Z" w16du:dateUtc="2026-10-01T03:05:00Z"/>
        </w:rPr>
        <w:pPrChange w:id="5909" w:author="김은수" w:date="2026-10-01T03:22:00Z">
          <w:pPr>
            <w:pStyle w:val="TDC40"/>
          </w:pPr>
        </w:pPrChange>
      </w:pPr>
      <w:ins w:id="5910" w:author="김은수" w:date="2026-10-01T12:05:00Z" w16du:dateUtc="2026-10-01T03:05:00Z">
        <w:r>
          <w:t>T 레벨은 유지하면서 사용자가 허용한 자극 범위를 조절한다.</w:t>
        </w:r>
      </w:ins>
    </w:p>
    <w:p w14:paraId="2B75813B" w14:textId="77777777" w:rsidR="00084C76" w:rsidRDefault="00084C76">
      <w:pPr>
        <w:pStyle w:val="TDC42"/>
        <w:rPr>
          <w:ins w:id="5911" w:author="김은수" w:date="2026-10-01T12:05:00Z" w16du:dateUtc="2026-10-01T03:05:00Z"/>
        </w:rPr>
      </w:pPr>
      <w:ins w:id="5912" w:author="김은수" w:date="2026-10-01T12:05:00Z" w16du:dateUtc="2026-10-01T03:05:00Z">
        <w:r>
          <w:t xml:space="preserve">표 </w:t>
        </w:r>
        <w:r>
          <w:fldChar w:fldCharType="begin"/>
        </w:r>
        <w:r>
          <w:instrText>SEQ 표 \* ARABIC</w:instrText>
        </w:r>
        <w:r>
          <w:fldChar w:fldCharType="separate"/>
        </w:r>
        <w:r>
          <w:t>64</w:t>
        </w:r>
        <w:r>
          <w:fldChar w:fldCharType="end"/>
        </w:r>
        <w:r>
          <w:t>. 자극 볼륨에 따른 C 값 계산 / 유닛 설계 내용</w:t>
        </w:r>
      </w:ins>
    </w:p>
    <w:tbl>
      <w:tblPr>
        <w:tblStyle w:val="TDC41"/>
        <w:tblW w:w="8816" w:type="dxa"/>
        <w:tblLayout w:type="fixed"/>
        <w:tblLook w:val="04A0" w:firstRow="1" w:lastRow="0" w:firstColumn="1" w:lastColumn="0" w:noHBand="0" w:noVBand="1"/>
        <w:tblPrChange w:id="5913"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5914">
          <w:tblGrid>
            <w:gridCol w:w="360"/>
            <w:gridCol w:w="360"/>
            <w:gridCol w:w="584"/>
            <w:gridCol w:w="7512"/>
          </w:tblGrid>
        </w:tblGridChange>
      </w:tblGrid>
      <w:tr w:rsidR="00084C76" w14:paraId="11658D07" w14:textId="77777777" w:rsidTr="006F6E41">
        <w:trPr>
          <w:cnfStyle w:val="100000000000" w:firstRow="1" w:lastRow="0" w:firstColumn="0" w:lastColumn="0" w:oddVBand="0" w:evenVBand="0" w:oddHBand="0" w:evenHBand="0" w:firstRowFirstColumn="0" w:firstRowLastColumn="0" w:lastRowFirstColumn="0" w:lastRowLastColumn="0"/>
          <w:cantSplit/>
          <w:tblHeader/>
          <w:ins w:id="5915" w:author="김은수" w:date="2026-10-01T12:05:00Z"/>
          <w:trPrChange w:id="5916"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5917" w:author="김은수" w:date="2026-10-01T03:22:00Z">
              <w:tcPr>
                <w:tcW w:w="1304" w:type="dxa"/>
              </w:tcPr>
            </w:tcPrChange>
          </w:tcPr>
          <w:p w14:paraId="55EB70AD"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5918" w:author="김은수" w:date="2026-10-01T12:05:00Z" w16du:dateUtc="2026-10-01T03:05:00Z"/>
              </w:rPr>
            </w:pPr>
            <w:ins w:id="5919" w:author="김은수" w:date="2026-10-01T12:05:00Z" w16du:dateUtc="2026-10-01T03:05:00Z">
              <w:r>
                <w:t>항목</w:t>
              </w:r>
            </w:ins>
          </w:p>
        </w:tc>
        <w:tc>
          <w:tcPr>
            <w:tcW w:w="7512" w:type="dxa"/>
            <w:tcPrChange w:id="5920" w:author="김은수" w:date="2026-10-01T03:22:00Z">
              <w:tcPr>
                <w:tcW w:w="7512" w:type="dxa"/>
              </w:tcPr>
            </w:tcPrChange>
          </w:tcPr>
          <w:p w14:paraId="444E782F"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5921" w:author="김은수" w:date="2026-10-01T12:05:00Z" w16du:dateUtc="2026-10-01T03:05:00Z"/>
              </w:rPr>
            </w:pPr>
            <w:ins w:id="5922" w:author="김은수" w:date="2026-10-01T12:05:00Z" w16du:dateUtc="2026-10-01T03:05:00Z">
              <w:r>
                <w:t>설계 내용</w:t>
              </w:r>
            </w:ins>
          </w:p>
        </w:tc>
      </w:tr>
      <w:tr w:rsidR="00084C76" w14:paraId="28B4D7C4" w14:textId="77777777" w:rsidTr="006F6E41">
        <w:trPr>
          <w:cantSplit/>
          <w:ins w:id="5923" w:author="김은수" w:date="2026-10-01T12:05:00Z"/>
          <w:trPrChange w:id="5924"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5925" w:author="김은수" w:date="2026-10-01T03:22:00Z">
              <w:tcPr>
                <w:tcW w:w="1304" w:type="dxa"/>
              </w:tcPr>
            </w:tcPrChange>
          </w:tcPr>
          <w:p w14:paraId="7FDFF2DF" w14:textId="77777777" w:rsidR="00084C76" w:rsidRDefault="00084C76">
            <w:pPr>
              <w:pStyle w:val="TDCe"/>
              <w:rPr>
                <w:ins w:id="5926" w:author="김은수" w:date="2026-10-01T12:05:00Z" w16du:dateUtc="2026-10-01T03:05:00Z"/>
              </w:rPr>
            </w:pPr>
            <w:ins w:id="5927" w:author="김은수" w:date="2026-10-01T12:05:00Z" w16du:dateUtc="2026-10-01T03:05:00Z">
              <w:r>
                <w:t>입력</w:t>
              </w:r>
            </w:ins>
          </w:p>
        </w:tc>
        <w:tc>
          <w:tcPr>
            <w:tcW w:w="7512" w:type="dxa"/>
            <w:tcPrChange w:id="5928" w:author="김은수" w:date="2026-10-01T03:22:00Z">
              <w:tcPr>
                <w:tcW w:w="7512" w:type="dxa"/>
              </w:tcPr>
            </w:tcPrChange>
          </w:tcPr>
          <w:p w14:paraId="4D755118"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5929" w:author="김은수" w:date="2026-10-01T12:05:00Z" w16du:dateUtc="2026-10-01T03:05:00Z"/>
              </w:rPr>
            </w:pPr>
            <w:ins w:id="5930" w:author="김은수" w:date="2026-10-01T12:05:00Z" w16du:dateUtc="2026-10-01T03:05:00Z">
              <w:r>
                <w:t>채널별 T/C 값, 자극 볼륨 1~4</w:t>
              </w:r>
            </w:ins>
          </w:p>
        </w:tc>
      </w:tr>
      <w:tr w:rsidR="00084C76" w14:paraId="1039BC4F" w14:textId="77777777" w:rsidTr="006F6E41">
        <w:trPr>
          <w:cantSplit/>
          <w:ins w:id="5931" w:author="김은수" w:date="2026-10-01T12:05:00Z"/>
          <w:trPrChange w:id="5932"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5933" w:author="김은수" w:date="2026-10-01T03:22:00Z">
              <w:tcPr>
                <w:tcW w:w="1304" w:type="dxa"/>
              </w:tcPr>
            </w:tcPrChange>
          </w:tcPr>
          <w:p w14:paraId="3CC65012" w14:textId="77777777" w:rsidR="00084C76" w:rsidRDefault="00084C76">
            <w:pPr>
              <w:pStyle w:val="TDCe"/>
              <w:rPr>
                <w:ins w:id="5934" w:author="김은수" w:date="2026-10-01T12:05:00Z" w16du:dateUtc="2026-10-01T03:05:00Z"/>
              </w:rPr>
            </w:pPr>
            <w:ins w:id="5935" w:author="김은수" w:date="2026-10-01T12:05:00Z" w16du:dateUtc="2026-10-01T03:05:00Z">
              <w:r>
                <w:t>출력</w:t>
              </w:r>
            </w:ins>
          </w:p>
        </w:tc>
        <w:tc>
          <w:tcPr>
            <w:tcW w:w="7512" w:type="dxa"/>
            <w:tcPrChange w:id="5936" w:author="김은수" w:date="2026-10-01T03:22:00Z">
              <w:tcPr>
                <w:tcW w:w="7512" w:type="dxa"/>
              </w:tcPr>
            </w:tcPrChange>
          </w:tcPr>
          <w:p w14:paraId="1EFAA286"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5937" w:author="김은수" w:date="2026-10-01T12:05:00Z" w16du:dateUtc="2026-10-01T03:05:00Z"/>
              </w:rPr>
            </w:pPr>
            <w:ins w:id="5938" w:author="김은수" w:date="2026-10-01T12:05:00Z" w16du:dateUtc="2026-10-01T03:05:00Z">
              <w:r>
                <w:t>볼륨을 적용한 채널별 C 상한</w:t>
              </w:r>
            </w:ins>
          </w:p>
        </w:tc>
      </w:tr>
      <w:tr w:rsidR="00084C76" w14:paraId="33FDFD26" w14:textId="77777777" w:rsidTr="006F6E41">
        <w:trPr>
          <w:cantSplit/>
          <w:ins w:id="5939" w:author="김은수" w:date="2026-10-01T12:05:00Z"/>
          <w:trPrChange w:id="5940"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5941" w:author="김은수" w:date="2026-10-01T03:22:00Z">
              <w:tcPr>
                <w:tcW w:w="1304" w:type="dxa"/>
              </w:tcPr>
            </w:tcPrChange>
          </w:tcPr>
          <w:p w14:paraId="11F9DD12" w14:textId="77777777" w:rsidR="00084C76" w:rsidRDefault="00084C76">
            <w:pPr>
              <w:pStyle w:val="TDCe"/>
              <w:rPr>
                <w:ins w:id="5942" w:author="김은수" w:date="2026-10-01T12:05:00Z" w16du:dateUtc="2026-10-01T03:05:00Z"/>
              </w:rPr>
            </w:pPr>
            <w:ins w:id="5943" w:author="김은수" w:date="2026-10-01T12:05:00Z" w16du:dateUtc="2026-10-01T03:05:00Z">
              <w:r>
                <w:t>처리</w:t>
              </w:r>
            </w:ins>
          </w:p>
        </w:tc>
        <w:tc>
          <w:tcPr>
            <w:tcW w:w="7512" w:type="dxa"/>
            <w:tcPrChange w:id="5944" w:author="김은수" w:date="2026-10-01T03:22:00Z">
              <w:tcPr>
                <w:tcW w:w="7512" w:type="dxa"/>
              </w:tcPr>
            </w:tcPrChange>
          </w:tcPr>
          <w:p w14:paraId="39A2C21F"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5945" w:author="김은수" w:date="2026-10-01T12:05:00Z" w16du:dateUtc="2026-10-01T03:05:00Z"/>
              </w:rPr>
            </w:pPr>
            <w:ins w:id="5946" w:author="김은수" w:date="2026-10-01T12:05:00Z" w16du:dateUtc="2026-10-01T03:05:00Z">
              <w:r>
                <w:t>Cnew=T+((C-T)*비율_Q2.22 &gt;&gt;22)로 계산한다. 비율은 0.7/0.8/0.9/1.0에 대응하며 결과를 T~C에 제한한다.</w:t>
              </w:r>
            </w:ins>
          </w:p>
        </w:tc>
      </w:tr>
    </w:tbl>
    <w:p w14:paraId="31E56522" w14:textId="77777777" w:rsidR="00084C76" w:rsidRDefault="00084C76">
      <w:pPr>
        <w:pStyle w:val="TDC40"/>
        <w:spacing w:after="0"/>
        <w:rPr>
          <w:ins w:id="5947" w:author="김은수" w:date="2026-10-01T12:05:00Z" w16du:dateUtc="2026-10-01T03:05:00Z"/>
        </w:rPr>
        <w:pPrChange w:id="5948" w:author="김은수" w:date="2026-10-01T03:22:00Z">
          <w:pPr>
            <w:pStyle w:val="TDC40"/>
          </w:pPr>
        </w:pPrChange>
      </w:pPr>
    </w:p>
    <w:p w14:paraId="4865AA62" w14:textId="77777777" w:rsidR="00084C76" w:rsidRDefault="00084C76">
      <w:pPr>
        <w:pStyle w:val="TDC42"/>
        <w:rPr>
          <w:ins w:id="5949" w:author="김은수" w:date="2026-10-01T12:05:00Z" w16du:dateUtc="2026-10-01T03:05:00Z"/>
        </w:rPr>
      </w:pPr>
      <w:ins w:id="5950" w:author="김은수" w:date="2026-10-01T12:05:00Z" w16du:dateUtc="2026-10-01T03:05:00Z">
        <w:r>
          <w:t xml:space="preserve">표 </w:t>
        </w:r>
        <w:r>
          <w:fldChar w:fldCharType="begin"/>
        </w:r>
        <w:r>
          <w:instrText>SEQ 표 \* ARABIC</w:instrText>
        </w:r>
        <w:r>
          <w:fldChar w:fldCharType="separate"/>
        </w:r>
        <w:r>
          <w:t>65</w:t>
        </w:r>
        <w:r>
          <w:fldChar w:fldCharType="end"/>
        </w:r>
        <w:r>
          <w:t>. 자극 볼륨에 따른 C 값 계산 / 구현 조건</w:t>
        </w:r>
      </w:ins>
    </w:p>
    <w:tbl>
      <w:tblPr>
        <w:tblStyle w:val="TDC41"/>
        <w:tblW w:w="8816" w:type="dxa"/>
        <w:tblLayout w:type="fixed"/>
        <w:tblLook w:val="04A0" w:firstRow="1" w:lastRow="0" w:firstColumn="1" w:lastColumn="0" w:noHBand="0" w:noVBand="1"/>
        <w:tblPrChange w:id="5951"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5952">
          <w:tblGrid>
            <w:gridCol w:w="360"/>
            <w:gridCol w:w="360"/>
            <w:gridCol w:w="584"/>
            <w:gridCol w:w="7512"/>
          </w:tblGrid>
        </w:tblGridChange>
      </w:tblGrid>
      <w:tr w:rsidR="00084C76" w14:paraId="31A8C719" w14:textId="77777777" w:rsidTr="006F6E41">
        <w:trPr>
          <w:cnfStyle w:val="100000000000" w:firstRow="1" w:lastRow="0" w:firstColumn="0" w:lastColumn="0" w:oddVBand="0" w:evenVBand="0" w:oddHBand="0" w:evenHBand="0" w:firstRowFirstColumn="0" w:firstRowLastColumn="0" w:lastRowFirstColumn="0" w:lastRowLastColumn="0"/>
          <w:cantSplit/>
          <w:tblHeader/>
          <w:ins w:id="5953" w:author="김은수" w:date="2026-10-01T12:05:00Z"/>
          <w:trPrChange w:id="5954"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5955" w:author="김은수" w:date="2026-10-01T03:22:00Z">
              <w:tcPr>
                <w:tcW w:w="1304" w:type="dxa"/>
              </w:tcPr>
            </w:tcPrChange>
          </w:tcPr>
          <w:p w14:paraId="7F46540E"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5956" w:author="김은수" w:date="2026-10-01T12:05:00Z" w16du:dateUtc="2026-10-01T03:05:00Z"/>
              </w:rPr>
            </w:pPr>
            <w:ins w:id="5957" w:author="김은수" w:date="2026-10-01T12:05:00Z" w16du:dateUtc="2026-10-01T03:05:00Z">
              <w:r>
                <w:t>구분</w:t>
              </w:r>
            </w:ins>
          </w:p>
        </w:tc>
        <w:tc>
          <w:tcPr>
            <w:tcW w:w="7512" w:type="dxa"/>
            <w:tcPrChange w:id="5958" w:author="김은수" w:date="2026-10-01T03:22:00Z">
              <w:tcPr>
                <w:tcW w:w="7512" w:type="dxa"/>
              </w:tcPr>
            </w:tcPrChange>
          </w:tcPr>
          <w:p w14:paraId="481390DA"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5959" w:author="김은수" w:date="2026-10-01T12:05:00Z" w16du:dateUtc="2026-10-01T03:05:00Z"/>
              </w:rPr>
            </w:pPr>
            <w:ins w:id="5960" w:author="김은수" w:date="2026-10-01T12:05:00Z" w16du:dateUtc="2026-10-01T03:05:00Z">
              <w:r>
                <w:t>구현 조건</w:t>
              </w:r>
            </w:ins>
          </w:p>
        </w:tc>
      </w:tr>
      <w:tr w:rsidR="00084C76" w14:paraId="51E12710" w14:textId="77777777" w:rsidTr="006F6E41">
        <w:trPr>
          <w:cantSplit/>
          <w:ins w:id="5961" w:author="김은수" w:date="2026-10-01T12:05:00Z"/>
          <w:trPrChange w:id="5962"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5963" w:author="김은수" w:date="2026-10-01T03:22:00Z">
              <w:tcPr>
                <w:tcW w:w="1304" w:type="dxa"/>
              </w:tcPr>
            </w:tcPrChange>
          </w:tcPr>
          <w:p w14:paraId="32EAE3FF" w14:textId="77777777" w:rsidR="00084C76" w:rsidRDefault="00084C76">
            <w:pPr>
              <w:pStyle w:val="TDCe"/>
              <w:rPr>
                <w:ins w:id="5964" w:author="김은수" w:date="2026-10-01T12:05:00Z" w16du:dateUtc="2026-10-01T03:05:00Z"/>
              </w:rPr>
            </w:pPr>
            <w:ins w:id="5965" w:author="김은수" w:date="2026-10-01T12:05:00Z" w16du:dateUtc="2026-10-01T03:05:00Z">
              <w:r>
                <w:t>관련 함수</w:t>
              </w:r>
            </w:ins>
          </w:p>
        </w:tc>
        <w:tc>
          <w:tcPr>
            <w:tcW w:w="7512" w:type="dxa"/>
            <w:tcPrChange w:id="5966" w:author="김은수" w:date="2026-10-01T03:22:00Z">
              <w:tcPr>
                <w:tcW w:w="7512" w:type="dxa"/>
              </w:tcPr>
            </w:tcPrChange>
          </w:tcPr>
          <w:p w14:paraId="78398646"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5967" w:author="김은수" w:date="2026-10-01T12:05:00Z" w16du:dateUtc="2026-10-01T03:05:00Z"/>
              </w:rPr>
            </w:pPr>
            <w:ins w:id="5968" w:author="김은수" w:date="2026-10-01T12:05:00Z" w16du:dateUtc="2026-10-01T03:05:00Z">
              <w:r>
                <w:t>calculate_newStimulation_maxLevel</w:t>
              </w:r>
            </w:ins>
          </w:p>
        </w:tc>
      </w:tr>
    </w:tbl>
    <w:p w14:paraId="45A45F90" w14:textId="77777777" w:rsidR="00084C76" w:rsidRDefault="00084C76">
      <w:pPr>
        <w:pStyle w:val="TDC40"/>
        <w:spacing w:after="0"/>
        <w:rPr>
          <w:ins w:id="5969" w:author="김은수" w:date="2026-10-01T12:05:00Z" w16du:dateUtc="2026-10-01T03:05:00Z"/>
        </w:rPr>
        <w:pPrChange w:id="5970" w:author="김은수" w:date="2026-10-01T03:22:00Z">
          <w:pPr>
            <w:pStyle w:val="TDC40"/>
          </w:pPr>
        </w:pPrChange>
      </w:pPr>
    </w:p>
    <w:p w14:paraId="4DF2ED7B" w14:textId="77777777" w:rsidR="00084C76" w:rsidRDefault="00084C76">
      <w:pPr>
        <w:pStyle w:val="TDC43"/>
        <w:rPr>
          <w:ins w:id="5971" w:author="김은수" w:date="2026-10-01T12:05:00Z" w16du:dateUtc="2026-10-01T03:05:00Z"/>
        </w:rPr>
      </w:pPr>
      <w:ins w:id="5972" w:author="김은수" w:date="2026-10-01T12:05:00Z" w16du:dateUtc="2026-10-01T03:05:00Z">
        <w:r>
          <w:t>입출력 예 : T=50, C=150일 때 자극 볼륨 1/2/3/4에 대한 Cnew는 정수 절삭 후 각각 119/129/139/150이다. T는 50으로 유지한다.</w:t>
        </w:r>
      </w:ins>
    </w:p>
    <w:p w14:paraId="7B8D5D2C" w14:textId="77777777" w:rsidR="000C626C" w:rsidRDefault="000C626C">
      <w:pPr>
        <w:pStyle w:val="TDC40"/>
        <w:rPr>
          <w:ins w:id="5973" w:author="김은수" w:date="2026-10-01T05:08:00Z"/>
        </w:rPr>
      </w:pPr>
    </w:p>
    <w:p w14:paraId="793C6AD9" w14:textId="77777777" w:rsidR="00697371" w:rsidRDefault="00220104">
      <w:pPr>
        <w:pStyle w:val="TDC4"/>
        <w:pPrChange w:id="5974" w:author="김은수" w:date="2026-09-30T15:44:00Z" w16du:dateUtc="2026-09-30T06:44:00Z">
          <w:pPr>
            <w:ind w:leftChars="900" w:left="1800"/>
          </w:pPr>
        </w:pPrChange>
      </w:pPr>
      <w:ins w:id="5975" w:author="김은수" w:date="2026-09-30T15:44:00Z" w16du:dateUtc="2026-09-30T06:44:00Z">
        <w:r>
          <w:t xml:space="preserve">SU-ID-CFX-031, </w:t>
        </w:r>
      </w:ins>
      <w:r>
        <w:t xml:space="preserve">비선형 매핑 </w:t>
      </w:r>
      <w:del w:id="5976" w:author="김은수" w:date="2026-09-30T15:44:00Z" w16du:dateUtc="2026-09-30T06:44:00Z">
        <w:r w:rsidR="00202942">
          <w:rPr>
            <w:rFonts w:hint="eastAsia"/>
          </w:rPr>
          <w:delText xml:space="preserve">수식의 </w:delText>
        </w:r>
        <w:r w:rsidR="00202942">
          <w:delText xml:space="preserve">A, B </w:delText>
        </w:r>
        <w:r w:rsidR="00202942">
          <w:rPr>
            <w:rFonts w:hint="eastAsia"/>
          </w:rPr>
          <w:delText>계수를 계산한다.</w:delText>
        </w:r>
      </w:del>
      <w:ins w:id="5977" w:author="김은수" w:date="2026-09-30T15:44:00Z" w16du:dateUtc="2026-09-30T06:44:00Z">
        <w:r>
          <w:t>계수 계산</w:t>
        </w:r>
      </w:ins>
    </w:p>
    <w:p w14:paraId="1DDC0F6E" w14:textId="77777777" w:rsidR="00084C76" w:rsidRDefault="00084C76">
      <w:pPr>
        <w:pStyle w:val="TDC40"/>
        <w:keepNext/>
        <w:rPr>
          <w:ins w:id="5978" w:author="김은수" w:date="2026-10-01T12:05:00Z" w16du:dateUtc="2026-10-01T03:05:00Z"/>
        </w:rPr>
        <w:pPrChange w:id="5979" w:author="김은수" w:date="2026-10-01T03:22:00Z">
          <w:pPr>
            <w:pStyle w:val="TDC40"/>
          </w:pPr>
        </w:pPrChange>
      </w:pPr>
      <w:ins w:id="5980" w:author="김은수" w:date="2026-10-01T12:05:00Z" w16du:dateUtc="2026-10-01T03:05:00Z">
        <w:r>
          <w:t>서로 다른 맵과 전류 범위에서도 오디오 입력 범위의 양 끝을 T/C에 연결한다.</w:t>
        </w:r>
      </w:ins>
    </w:p>
    <w:p w14:paraId="1E48A789" w14:textId="77777777" w:rsidR="00084C76" w:rsidRDefault="00084C76">
      <w:pPr>
        <w:pStyle w:val="TDC42"/>
        <w:rPr>
          <w:ins w:id="5981" w:author="김은수" w:date="2026-10-01T12:05:00Z" w16du:dateUtc="2026-10-01T03:05:00Z"/>
        </w:rPr>
      </w:pPr>
      <w:ins w:id="5982" w:author="김은수" w:date="2026-10-01T12:05:00Z" w16du:dateUtc="2026-10-01T03:05:00Z">
        <w:r>
          <w:t xml:space="preserve">표 </w:t>
        </w:r>
        <w:r>
          <w:fldChar w:fldCharType="begin"/>
        </w:r>
        <w:r>
          <w:instrText>SEQ 표 \* ARABIC</w:instrText>
        </w:r>
        <w:r>
          <w:fldChar w:fldCharType="separate"/>
        </w:r>
        <w:r>
          <w:t>66</w:t>
        </w:r>
        <w:r>
          <w:fldChar w:fldCharType="end"/>
        </w:r>
        <w:r>
          <w:t>. 비선형 매핑 계수 계산 / 유닛 설계 내용</w:t>
        </w:r>
      </w:ins>
    </w:p>
    <w:tbl>
      <w:tblPr>
        <w:tblStyle w:val="TDC41"/>
        <w:tblW w:w="8816" w:type="dxa"/>
        <w:tblLayout w:type="fixed"/>
        <w:tblLook w:val="04A0" w:firstRow="1" w:lastRow="0" w:firstColumn="1" w:lastColumn="0" w:noHBand="0" w:noVBand="1"/>
        <w:tblPrChange w:id="5983"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5984">
          <w:tblGrid>
            <w:gridCol w:w="360"/>
            <w:gridCol w:w="360"/>
            <w:gridCol w:w="584"/>
            <w:gridCol w:w="7512"/>
          </w:tblGrid>
        </w:tblGridChange>
      </w:tblGrid>
      <w:tr w:rsidR="00084C76" w14:paraId="2F153594" w14:textId="77777777" w:rsidTr="0092190C">
        <w:trPr>
          <w:cnfStyle w:val="100000000000" w:firstRow="1" w:lastRow="0" w:firstColumn="0" w:lastColumn="0" w:oddVBand="0" w:evenVBand="0" w:oddHBand="0" w:evenHBand="0" w:firstRowFirstColumn="0" w:firstRowLastColumn="0" w:lastRowFirstColumn="0" w:lastRowLastColumn="0"/>
          <w:cantSplit/>
          <w:tblHeader/>
          <w:ins w:id="5985" w:author="김은수" w:date="2026-10-01T12:05:00Z"/>
          <w:trPrChange w:id="5986"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5987" w:author="김은수" w:date="2026-10-01T03:22:00Z">
              <w:tcPr>
                <w:tcW w:w="1304" w:type="dxa"/>
              </w:tcPr>
            </w:tcPrChange>
          </w:tcPr>
          <w:p w14:paraId="644FEB90"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5988" w:author="김은수" w:date="2026-10-01T12:05:00Z" w16du:dateUtc="2026-10-01T03:05:00Z"/>
              </w:rPr>
            </w:pPr>
            <w:ins w:id="5989" w:author="김은수" w:date="2026-10-01T12:05:00Z" w16du:dateUtc="2026-10-01T03:05:00Z">
              <w:r>
                <w:t>항목</w:t>
              </w:r>
            </w:ins>
          </w:p>
        </w:tc>
        <w:tc>
          <w:tcPr>
            <w:tcW w:w="7512" w:type="dxa"/>
            <w:tcPrChange w:id="5990" w:author="김은수" w:date="2026-10-01T03:22:00Z">
              <w:tcPr>
                <w:tcW w:w="7512" w:type="dxa"/>
              </w:tcPr>
            </w:tcPrChange>
          </w:tcPr>
          <w:p w14:paraId="690CE760"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5991" w:author="김은수" w:date="2026-10-01T12:05:00Z" w16du:dateUtc="2026-10-01T03:05:00Z"/>
              </w:rPr>
            </w:pPr>
            <w:ins w:id="5992" w:author="김은수" w:date="2026-10-01T12:05:00Z" w16du:dateUtc="2026-10-01T03:05:00Z">
              <w:r>
                <w:t>설계 내용</w:t>
              </w:r>
            </w:ins>
          </w:p>
        </w:tc>
      </w:tr>
      <w:tr w:rsidR="00084C76" w14:paraId="7A98EFAF" w14:textId="77777777" w:rsidTr="0092190C">
        <w:trPr>
          <w:cantSplit/>
          <w:ins w:id="5993" w:author="김은수" w:date="2026-10-01T12:05:00Z"/>
          <w:trPrChange w:id="5994"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5995" w:author="김은수" w:date="2026-10-01T03:22:00Z">
              <w:tcPr>
                <w:tcW w:w="1304" w:type="dxa"/>
              </w:tcPr>
            </w:tcPrChange>
          </w:tcPr>
          <w:p w14:paraId="5BB5313A" w14:textId="77777777" w:rsidR="00084C76" w:rsidRDefault="00084C76">
            <w:pPr>
              <w:pStyle w:val="TDCe"/>
              <w:rPr>
                <w:ins w:id="5996" w:author="김은수" w:date="2026-10-01T12:05:00Z" w16du:dateUtc="2026-10-01T03:05:00Z"/>
              </w:rPr>
            </w:pPr>
            <w:ins w:id="5997" w:author="김은수" w:date="2026-10-01T12:05:00Z" w16du:dateUtc="2026-10-01T03:05:00Z">
              <w:r>
                <w:t>입력</w:t>
              </w:r>
            </w:ins>
          </w:p>
        </w:tc>
        <w:tc>
          <w:tcPr>
            <w:tcW w:w="7512" w:type="dxa"/>
            <w:tcPrChange w:id="5998" w:author="김은수" w:date="2026-10-01T03:22:00Z">
              <w:tcPr>
                <w:tcW w:w="7512" w:type="dxa"/>
              </w:tcPr>
            </w:tcPrChange>
          </w:tcPr>
          <w:p w14:paraId="512E5C54"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5999" w:author="김은수" w:date="2026-10-01T12:05:00Z" w16du:dateUtc="2026-10-01T03:05:00Z"/>
              </w:rPr>
            </w:pPr>
            <w:ins w:id="6000" w:author="김은수" w:date="2026-10-01T12:05:00Z" w16du:dateUtc="2026-10-01T03:05:00Z">
              <w:r>
                <w:t>맵별 xmin/xmax, T/Cnew, p=0.15, 오디오 볼륨</w:t>
              </w:r>
            </w:ins>
          </w:p>
        </w:tc>
      </w:tr>
      <w:tr w:rsidR="00084C76" w14:paraId="5D3A75B1" w14:textId="77777777" w:rsidTr="0092190C">
        <w:trPr>
          <w:cantSplit/>
          <w:ins w:id="6001" w:author="김은수" w:date="2026-10-01T12:05:00Z"/>
          <w:trPrChange w:id="6002"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6003" w:author="김은수" w:date="2026-10-01T03:22:00Z">
              <w:tcPr>
                <w:tcW w:w="1304" w:type="dxa"/>
              </w:tcPr>
            </w:tcPrChange>
          </w:tcPr>
          <w:p w14:paraId="582FFF5D" w14:textId="77777777" w:rsidR="00084C76" w:rsidRDefault="00084C76">
            <w:pPr>
              <w:pStyle w:val="TDCe"/>
              <w:rPr>
                <w:ins w:id="6004" w:author="김은수" w:date="2026-10-01T12:05:00Z" w16du:dateUtc="2026-10-01T03:05:00Z"/>
              </w:rPr>
            </w:pPr>
            <w:ins w:id="6005" w:author="김은수" w:date="2026-10-01T12:05:00Z" w16du:dateUtc="2026-10-01T03:05:00Z">
              <w:r>
                <w:t>출력</w:t>
              </w:r>
            </w:ins>
          </w:p>
        </w:tc>
        <w:tc>
          <w:tcPr>
            <w:tcW w:w="7512" w:type="dxa"/>
            <w:tcPrChange w:id="6006" w:author="김은수" w:date="2026-10-01T03:22:00Z">
              <w:tcPr>
                <w:tcW w:w="7512" w:type="dxa"/>
              </w:tcPr>
            </w:tcPrChange>
          </w:tcPr>
          <w:p w14:paraId="4464771D"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6007" w:author="김은수" w:date="2026-10-01T12:05:00Z" w16du:dateUtc="2026-10-01T03:05:00Z"/>
              </w:rPr>
            </w:pPr>
            <w:ins w:id="6008" w:author="김은수" w:date="2026-10-01T12:05:00Z" w16du:dateUtc="2026-10-01T03:05:00Z">
              <w:r>
                <w:t>채널별 A/B 계수(Q16.8)</w:t>
              </w:r>
            </w:ins>
          </w:p>
        </w:tc>
      </w:tr>
      <w:tr w:rsidR="00084C76" w14:paraId="61FB24FB" w14:textId="77777777" w:rsidTr="0092190C">
        <w:trPr>
          <w:cantSplit/>
          <w:ins w:id="6009" w:author="김은수" w:date="2026-10-01T12:05:00Z"/>
          <w:trPrChange w:id="6010"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6011" w:author="김은수" w:date="2026-10-01T03:22:00Z">
              <w:tcPr>
                <w:tcW w:w="1304" w:type="dxa"/>
              </w:tcPr>
            </w:tcPrChange>
          </w:tcPr>
          <w:p w14:paraId="26C1DF32" w14:textId="77777777" w:rsidR="00084C76" w:rsidRDefault="00084C76">
            <w:pPr>
              <w:pStyle w:val="TDCe"/>
              <w:rPr>
                <w:ins w:id="6012" w:author="김은수" w:date="2026-10-01T12:05:00Z" w16du:dateUtc="2026-10-01T03:05:00Z"/>
              </w:rPr>
            </w:pPr>
            <w:ins w:id="6013" w:author="김은수" w:date="2026-10-01T12:05:00Z" w16du:dateUtc="2026-10-01T03:05:00Z">
              <w:r>
                <w:t>처리</w:t>
              </w:r>
            </w:ins>
          </w:p>
        </w:tc>
        <w:tc>
          <w:tcPr>
            <w:tcW w:w="7512" w:type="dxa"/>
            <w:tcPrChange w:id="6014" w:author="김은수" w:date="2026-10-01T03:22:00Z">
              <w:tcPr>
                <w:tcW w:w="7512" w:type="dxa"/>
              </w:tcPr>
            </w:tcPrChange>
          </w:tcPr>
          <w:p w14:paraId="769C371C"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6015" w:author="김은수" w:date="2026-10-01T12:05:00Z" w16du:dateUtc="2026-10-01T03:05:00Z"/>
              </w:rPr>
            </w:pPr>
            <w:ins w:id="6016" w:author="김은수" w:date="2026-10-01T12:05:00Z" w16du:dateUtc="2026-10-01T03:05:00Z">
              <w:r>
                <w:t>x의 p승을 고정소수점 로그/지수 연산으로 구한다. A=(Cnew-T)/(xmax^p-xmin^p), B=Cnew-A*xmax^p를 계산한다. 오디오 볼륨 반영 경로에서는 xmin에 해당 볼륨의 별도 게인 표를 적용한다. 분모가 양수가 되도록 유효한 맵을 사용한다.</w:t>
              </w:r>
            </w:ins>
          </w:p>
        </w:tc>
      </w:tr>
    </w:tbl>
    <w:p w14:paraId="7AC69C1A" w14:textId="77777777" w:rsidR="00084C76" w:rsidRDefault="00084C76">
      <w:pPr>
        <w:pStyle w:val="TDC40"/>
        <w:spacing w:after="0"/>
        <w:rPr>
          <w:ins w:id="6017" w:author="김은수" w:date="2026-10-01T12:05:00Z" w16du:dateUtc="2026-10-01T03:05:00Z"/>
        </w:rPr>
        <w:pPrChange w:id="6018" w:author="김은수" w:date="2026-10-01T03:22:00Z">
          <w:pPr>
            <w:pStyle w:val="TDC40"/>
          </w:pPr>
        </w:pPrChange>
      </w:pPr>
    </w:p>
    <w:p w14:paraId="305F995E" w14:textId="77777777" w:rsidR="00084C76" w:rsidRDefault="00084C76">
      <w:pPr>
        <w:pStyle w:val="TDC42"/>
        <w:rPr>
          <w:ins w:id="6019" w:author="김은수" w:date="2026-10-01T12:05:00Z" w16du:dateUtc="2026-10-01T03:05:00Z"/>
        </w:rPr>
      </w:pPr>
      <w:ins w:id="6020" w:author="김은수" w:date="2026-10-01T12:05:00Z" w16du:dateUtc="2026-10-01T03:05:00Z">
        <w:r>
          <w:t xml:space="preserve">표 </w:t>
        </w:r>
        <w:r>
          <w:fldChar w:fldCharType="begin"/>
        </w:r>
        <w:r>
          <w:instrText>SEQ 표 \* ARABIC</w:instrText>
        </w:r>
        <w:r>
          <w:fldChar w:fldCharType="separate"/>
        </w:r>
        <w:r>
          <w:t>67</w:t>
        </w:r>
        <w:r>
          <w:fldChar w:fldCharType="end"/>
        </w:r>
        <w:r>
          <w:t>. 비선형 매핑 계수 계산 / 구현 조건</w:t>
        </w:r>
      </w:ins>
    </w:p>
    <w:tbl>
      <w:tblPr>
        <w:tblStyle w:val="TDC41"/>
        <w:tblW w:w="8816" w:type="dxa"/>
        <w:tblLayout w:type="fixed"/>
        <w:tblLook w:val="04A0" w:firstRow="1" w:lastRow="0" w:firstColumn="1" w:lastColumn="0" w:noHBand="0" w:noVBand="1"/>
        <w:tblPrChange w:id="6021"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6022">
          <w:tblGrid>
            <w:gridCol w:w="360"/>
            <w:gridCol w:w="360"/>
            <w:gridCol w:w="584"/>
            <w:gridCol w:w="7512"/>
          </w:tblGrid>
        </w:tblGridChange>
      </w:tblGrid>
      <w:tr w:rsidR="00084C76" w14:paraId="75E7DC81" w14:textId="77777777" w:rsidTr="0092190C">
        <w:trPr>
          <w:cnfStyle w:val="100000000000" w:firstRow="1" w:lastRow="0" w:firstColumn="0" w:lastColumn="0" w:oddVBand="0" w:evenVBand="0" w:oddHBand="0" w:evenHBand="0" w:firstRowFirstColumn="0" w:firstRowLastColumn="0" w:lastRowFirstColumn="0" w:lastRowLastColumn="0"/>
          <w:cantSplit/>
          <w:tblHeader/>
          <w:ins w:id="6023" w:author="김은수" w:date="2026-10-01T12:05:00Z"/>
          <w:trPrChange w:id="6024"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6025" w:author="김은수" w:date="2026-10-01T03:22:00Z">
              <w:tcPr>
                <w:tcW w:w="1304" w:type="dxa"/>
              </w:tcPr>
            </w:tcPrChange>
          </w:tcPr>
          <w:p w14:paraId="5E8B71CE"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6026" w:author="김은수" w:date="2026-10-01T12:05:00Z" w16du:dateUtc="2026-10-01T03:05:00Z"/>
              </w:rPr>
            </w:pPr>
            <w:ins w:id="6027" w:author="김은수" w:date="2026-10-01T12:05:00Z" w16du:dateUtc="2026-10-01T03:05:00Z">
              <w:r>
                <w:t>구분</w:t>
              </w:r>
            </w:ins>
          </w:p>
        </w:tc>
        <w:tc>
          <w:tcPr>
            <w:tcW w:w="7512" w:type="dxa"/>
            <w:tcPrChange w:id="6028" w:author="김은수" w:date="2026-10-01T03:22:00Z">
              <w:tcPr>
                <w:tcW w:w="7512" w:type="dxa"/>
              </w:tcPr>
            </w:tcPrChange>
          </w:tcPr>
          <w:p w14:paraId="2699D0B1"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6029" w:author="김은수" w:date="2026-10-01T12:05:00Z" w16du:dateUtc="2026-10-01T03:05:00Z"/>
              </w:rPr>
            </w:pPr>
            <w:ins w:id="6030" w:author="김은수" w:date="2026-10-01T12:05:00Z" w16du:dateUtc="2026-10-01T03:05:00Z">
              <w:r>
                <w:t>구현 조건</w:t>
              </w:r>
            </w:ins>
          </w:p>
        </w:tc>
      </w:tr>
      <w:tr w:rsidR="00084C76" w14:paraId="14E2F72E" w14:textId="77777777" w:rsidTr="0092190C">
        <w:trPr>
          <w:cantSplit/>
          <w:ins w:id="6031" w:author="김은수" w:date="2026-10-01T12:05:00Z"/>
          <w:trPrChange w:id="6032"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6033" w:author="김은수" w:date="2026-10-01T03:22:00Z">
              <w:tcPr>
                <w:tcW w:w="1304" w:type="dxa"/>
              </w:tcPr>
            </w:tcPrChange>
          </w:tcPr>
          <w:p w14:paraId="5B0348A2" w14:textId="77777777" w:rsidR="00084C76" w:rsidRDefault="00084C76">
            <w:pPr>
              <w:pStyle w:val="TDCe"/>
              <w:rPr>
                <w:ins w:id="6034" w:author="김은수" w:date="2026-10-01T12:05:00Z" w16du:dateUtc="2026-10-01T03:05:00Z"/>
              </w:rPr>
            </w:pPr>
            <w:ins w:id="6035" w:author="김은수" w:date="2026-10-01T12:05:00Z" w16du:dateUtc="2026-10-01T03:05:00Z">
              <w:r>
                <w:t>관련 함수</w:t>
              </w:r>
            </w:ins>
          </w:p>
        </w:tc>
        <w:tc>
          <w:tcPr>
            <w:tcW w:w="7512" w:type="dxa"/>
            <w:tcPrChange w:id="6036" w:author="김은수" w:date="2026-10-01T03:22:00Z">
              <w:tcPr>
                <w:tcW w:w="7512" w:type="dxa"/>
              </w:tcPr>
            </w:tcPrChange>
          </w:tcPr>
          <w:p w14:paraId="28064DCA" w14:textId="77777777" w:rsidR="00084C76" w:rsidRPr="00E00010" w:rsidRDefault="00084C76">
            <w:pPr>
              <w:pStyle w:val="TDCf"/>
              <w:cnfStyle w:val="000000000000" w:firstRow="0" w:lastRow="0" w:firstColumn="0" w:lastColumn="0" w:oddVBand="0" w:evenVBand="0" w:oddHBand="0" w:evenHBand="0" w:firstRowFirstColumn="0" w:firstRowLastColumn="0" w:lastRowFirstColumn="0" w:lastRowLastColumn="0"/>
              <w:rPr>
                <w:ins w:id="6037" w:author="김은수" w:date="2026-10-01T12:05:00Z" w16du:dateUtc="2026-10-01T03:05:00Z"/>
                <w:lang w:val="en-US"/>
                <w:rPrChange w:id="6038" w:author="김은수" w:date="2026-10-01T13:46:00Z" w16du:dateUtc="2026-10-01T04:46:00Z">
                  <w:rPr>
                    <w:ins w:id="6039" w:author="김은수" w:date="2026-10-01T12:05:00Z" w16du:dateUtc="2026-10-01T03:05:00Z"/>
                  </w:rPr>
                </w:rPrChange>
              </w:rPr>
            </w:pPr>
            <w:ins w:id="6040" w:author="김은수" w:date="2026-10-01T12:05:00Z" w16du:dateUtc="2026-10-01T03:05:00Z">
              <w:r w:rsidRPr="00E00010">
                <w:rPr>
                  <w:lang w:val="en-US"/>
                  <w:rPrChange w:id="6041" w:author="김은수" w:date="2026-10-01T13:46:00Z" w16du:dateUtc="2026-10-01T04:46:00Z">
                    <w:rPr/>
                  </w:rPrChange>
                </w:rPr>
                <w:t>calculate_logaritmMapping_coeff, calculate_logaritmMapping_coeff_with_audioVolume, calculate_x_power_p</w:t>
              </w:r>
            </w:ins>
          </w:p>
        </w:tc>
      </w:tr>
    </w:tbl>
    <w:p w14:paraId="62316D69" w14:textId="77777777" w:rsidR="00084C76" w:rsidRPr="00E00010" w:rsidRDefault="00084C76">
      <w:pPr>
        <w:pStyle w:val="TDC40"/>
        <w:spacing w:after="0"/>
        <w:rPr>
          <w:ins w:id="6042" w:author="김은수" w:date="2026-10-01T12:05:00Z" w16du:dateUtc="2026-10-01T03:05:00Z"/>
          <w:lang w:val="en-US"/>
          <w:rPrChange w:id="6043" w:author="김은수" w:date="2026-10-01T13:46:00Z" w16du:dateUtc="2026-10-01T04:46:00Z">
            <w:rPr>
              <w:ins w:id="6044" w:author="김은수" w:date="2026-10-01T12:05:00Z" w16du:dateUtc="2026-10-01T03:05:00Z"/>
            </w:rPr>
          </w:rPrChange>
        </w:rPr>
        <w:pPrChange w:id="6045" w:author="김은수" w:date="2026-10-01T03:22:00Z">
          <w:pPr>
            <w:pStyle w:val="TDC40"/>
          </w:pPr>
        </w:pPrChange>
      </w:pPr>
    </w:p>
    <w:p w14:paraId="1D3F3CD9" w14:textId="77777777" w:rsidR="00084C76" w:rsidRDefault="00084C76">
      <w:pPr>
        <w:pStyle w:val="TDC43"/>
        <w:rPr>
          <w:ins w:id="6046" w:author="김은수" w:date="2026-10-01T12:05:00Z" w16du:dateUtc="2026-10-01T03:05:00Z"/>
        </w:rPr>
      </w:pPr>
      <w:ins w:id="6047" w:author="김은수" w:date="2026-10-01T12:05:00Z" w16du:dateUtc="2026-10-01T03:05:00Z">
        <w:r>
          <w:lastRenderedPageBreak/>
          <w:t>입출력 예 : xmin의 p승=65536, xmax의 p승=131072(Q8.16), T=50, Cnew=150인 계수 계산의 예에서 A=25600, B=-12800(Q16.8)이다. 로그/지수 계산 결과를 받은 이후의 계수 연산을 나타낸다.</w:t>
        </w:r>
      </w:ins>
    </w:p>
    <w:p w14:paraId="1E0E134C" w14:textId="77777777" w:rsidR="000C626C" w:rsidRDefault="000C626C">
      <w:pPr>
        <w:pStyle w:val="TDC40"/>
        <w:rPr>
          <w:ins w:id="6048" w:author="김은수" w:date="2026-10-01T05:08:00Z"/>
        </w:rPr>
      </w:pPr>
    </w:p>
    <w:p w14:paraId="1D070282" w14:textId="77777777" w:rsidR="00697371" w:rsidRPr="00E00010" w:rsidRDefault="00220104">
      <w:pPr>
        <w:pStyle w:val="TDC4"/>
        <w:rPr>
          <w:ins w:id="6049" w:author="김은수" w:date="2026-09-30T15:44:00Z" w16du:dateUtc="2026-09-30T06:44:00Z"/>
        </w:rPr>
        <w:pPrChange w:id="6050" w:author="김은수" w:date="2026-10-01T01:11:00Z">
          <w:pPr>
            <w:pStyle w:val="4"/>
            <w:numPr>
              <w:ilvl w:val="3"/>
              <w:numId w:val="7"/>
            </w:numPr>
            <w:tabs>
              <w:tab w:val="num" w:pos="1134"/>
            </w:tabs>
            <w:ind w:left="1200" w:hanging="400"/>
          </w:pPr>
        </w:pPrChange>
      </w:pPr>
      <w:ins w:id="6051" w:author="김은수" w:date="2026-09-30T15:44:00Z" w16du:dateUtc="2026-09-30T06:44:00Z">
        <w:r>
          <w:t>SU-ID-CFX-032, 비선형 매핑과 T 이하 묵음</w:t>
        </w:r>
      </w:ins>
    </w:p>
    <w:p w14:paraId="30F7FC09" w14:textId="77777777" w:rsidR="00084C76" w:rsidRDefault="00084C76">
      <w:pPr>
        <w:pStyle w:val="TDC40"/>
        <w:keepNext/>
        <w:rPr>
          <w:ins w:id="6052" w:author="김은수" w:date="2026-10-01T12:05:00Z" w16du:dateUtc="2026-10-01T03:05:00Z"/>
        </w:rPr>
        <w:pPrChange w:id="6053" w:author="김은수" w:date="2026-10-01T03:22:00Z">
          <w:pPr>
            <w:pStyle w:val="TDC40"/>
          </w:pPr>
        </w:pPrChange>
      </w:pPr>
      <w:ins w:id="6054" w:author="김은수" w:date="2026-10-01T12:05:00Z" w16du:dateUtc="2026-10-01T03:05:00Z">
        <w:r>
          <w:t>음향 대역의 크기를 전기 자극의 디지털 크기로 바꾸고 허용 범위에 제한한다.</w:t>
        </w:r>
      </w:ins>
    </w:p>
    <w:p w14:paraId="348CB1B3" w14:textId="77777777" w:rsidR="00084C76" w:rsidRDefault="00084C76">
      <w:pPr>
        <w:pStyle w:val="TDC42"/>
        <w:rPr>
          <w:ins w:id="6055" w:author="김은수" w:date="2026-10-01T12:05:00Z" w16du:dateUtc="2026-10-01T03:05:00Z"/>
        </w:rPr>
      </w:pPr>
      <w:ins w:id="6056" w:author="김은수" w:date="2026-10-01T12:05:00Z" w16du:dateUtc="2026-10-01T03:05:00Z">
        <w:r>
          <w:t xml:space="preserve">표 </w:t>
        </w:r>
        <w:r>
          <w:fldChar w:fldCharType="begin"/>
        </w:r>
        <w:r>
          <w:instrText>SEQ 표 \* ARABIC</w:instrText>
        </w:r>
        <w:r>
          <w:fldChar w:fldCharType="separate"/>
        </w:r>
        <w:r>
          <w:t>68</w:t>
        </w:r>
        <w:r>
          <w:fldChar w:fldCharType="end"/>
        </w:r>
        <w:r>
          <w:t>. 비선형 매핑과 T 이하 묵음 / 유닛 설계 내용</w:t>
        </w:r>
      </w:ins>
    </w:p>
    <w:tbl>
      <w:tblPr>
        <w:tblStyle w:val="TDC41"/>
        <w:tblW w:w="8816" w:type="dxa"/>
        <w:tblLayout w:type="fixed"/>
        <w:tblLook w:val="04A0" w:firstRow="1" w:lastRow="0" w:firstColumn="1" w:lastColumn="0" w:noHBand="0" w:noVBand="1"/>
        <w:tblPrChange w:id="6057"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6058">
          <w:tblGrid>
            <w:gridCol w:w="360"/>
            <w:gridCol w:w="360"/>
            <w:gridCol w:w="584"/>
            <w:gridCol w:w="7512"/>
          </w:tblGrid>
        </w:tblGridChange>
      </w:tblGrid>
      <w:tr w:rsidR="00084C76" w14:paraId="57F2C2DA" w14:textId="77777777" w:rsidTr="000638B3">
        <w:trPr>
          <w:cnfStyle w:val="100000000000" w:firstRow="1" w:lastRow="0" w:firstColumn="0" w:lastColumn="0" w:oddVBand="0" w:evenVBand="0" w:oddHBand="0" w:evenHBand="0" w:firstRowFirstColumn="0" w:firstRowLastColumn="0" w:lastRowFirstColumn="0" w:lastRowLastColumn="0"/>
          <w:cantSplit/>
          <w:tblHeader/>
          <w:ins w:id="6059" w:author="김은수" w:date="2026-10-01T12:05:00Z"/>
          <w:trPrChange w:id="6060"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6061" w:author="김은수" w:date="2026-10-01T03:22:00Z">
              <w:tcPr>
                <w:tcW w:w="1304" w:type="dxa"/>
              </w:tcPr>
            </w:tcPrChange>
          </w:tcPr>
          <w:p w14:paraId="1489DDFF"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6062" w:author="김은수" w:date="2026-10-01T12:05:00Z" w16du:dateUtc="2026-10-01T03:05:00Z"/>
              </w:rPr>
            </w:pPr>
            <w:ins w:id="6063" w:author="김은수" w:date="2026-10-01T12:05:00Z" w16du:dateUtc="2026-10-01T03:05:00Z">
              <w:r>
                <w:t>항목</w:t>
              </w:r>
            </w:ins>
          </w:p>
        </w:tc>
        <w:tc>
          <w:tcPr>
            <w:tcW w:w="7512" w:type="dxa"/>
            <w:tcPrChange w:id="6064" w:author="김은수" w:date="2026-10-01T03:22:00Z">
              <w:tcPr>
                <w:tcW w:w="7512" w:type="dxa"/>
              </w:tcPr>
            </w:tcPrChange>
          </w:tcPr>
          <w:p w14:paraId="08163B6F"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6065" w:author="김은수" w:date="2026-10-01T12:05:00Z" w16du:dateUtc="2026-10-01T03:05:00Z"/>
              </w:rPr>
            </w:pPr>
            <w:ins w:id="6066" w:author="김은수" w:date="2026-10-01T12:05:00Z" w16du:dateUtc="2026-10-01T03:05:00Z">
              <w:r>
                <w:t>설계 내용</w:t>
              </w:r>
            </w:ins>
          </w:p>
        </w:tc>
      </w:tr>
      <w:tr w:rsidR="00084C76" w14:paraId="32E21655" w14:textId="77777777" w:rsidTr="000638B3">
        <w:trPr>
          <w:cantSplit/>
          <w:ins w:id="6067" w:author="김은수" w:date="2026-10-01T12:05:00Z"/>
          <w:trPrChange w:id="6068"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6069" w:author="김은수" w:date="2026-10-01T03:22:00Z">
              <w:tcPr>
                <w:tcW w:w="1304" w:type="dxa"/>
              </w:tcPr>
            </w:tcPrChange>
          </w:tcPr>
          <w:p w14:paraId="172A0183" w14:textId="77777777" w:rsidR="00084C76" w:rsidRDefault="00084C76">
            <w:pPr>
              <w:pStyle w:val="TDCe"/>
              <w:rPr>
                <w:ins w:id="6070" w:author="김은수" w:date="2026-10-01T12:05:00Z" w16du:dateUtc="2026-10-01T03:05:00Z"/>
              </w:rPr>
            </w:pPr>
            <w:ins w:id="6071" w:author="김은수" w:date="2026-10-01T12:05:00Z" w16du:dateUtc="2026-10-01T03:05:00Z">
              <w:r>
                <w:t>입력</w:t>
              </w:r>
            </w:ins>
          </w:p>
        </w:tc>
        <w:tc>
          <w:tcPr>
            <w:tcW w:w="7512" w:type="dxa"/>
            <w:tcPrChange w:id="6072" w:author="김은수" w:date="2026-10-01T03:22:00Z">
              <w:tcPr>
                <w:tcW w:w="7512" w:type="dxa"/>
              </w:tcPr>
            </w:tcPrChange>
          </w:tcPr>
          <w:p w14:paraId="4188A9AD"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6073" w:author="김은수" w:date="2026-10-01T12:05:00Z" w16du:dateUtc="2026-10-01T03:05:00Z"/>
              </w:rPr>
            </w:pPr>
            <w:ins w:id="6074" w:author="김은수" w:date="2026-10-01T12:05:00Z" w16du:dateUtc="2026-10-01T03:05:00Z">
              <w:r>
                <w:t>대역 크기, A/B 계수, T/Cnew, 묵음 모드와 오프셋</w:t>
              </w:r>
            </w:ins>
          </w:p>
        </w:tc>
      </w:tr>
      <w:tr w:rsidR="00084C76" w14:paraId="1CD44C40" w14:textId="77777777" w:rsidTr="000638B3">
        <w:trPr>
          <w:cantSplit/>
          <w:ins w:id="6075" w:author="김은수" w:date="2026-10-01T12:05:00Z"/>
          <w:trPrChange w:id="6076"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6077" w:author="김은수" w:date="2026-10-01T03:22:00Z">
              <w:tcPr>
                <w:tcW w:w="1304" w:type="dxa"/>
              </w:tcPr>
            </w:tcPrChange>
          </w:tcPr>
          <w:p w14:paraId="267F9578" w14:textId="77777777" w:rsidR="00084C76" w:rsidRDefault="00084C76">
            <w:pPr>
              <w:pStyle w:val="TDCe"/>
              <w:rPr>
                <w:ins w:id="6078" w:author="김은수" w:date="2026-10-01T12:05:00Z" w16du:dateUtc="2026-10-01T03:05:00Z"/>
              </w:rPr>
            </w:pPr>
            <w:ins w:id="6079" w:author="김은수" w:date="2026-10-01T12:05:00Z" w16du:dateUtc="2026-10-01T03:05:00Z">
              <w:r>
                <w:t>출력</w:t>
              </w:r>
            </w:ins>
          </w:p>
        </w:tc>
        <w:tc>
          <w:tcPr>
            <w:tcW w:w="7512" w:type="dxa"/>
            <w:tcPrChange w:id="6080" w:author="김은수" w:date="2026-10-01T03:22:00Z">
              <w:tcPr>
                <w:tcW w:w="7512" w:type="dxa"/>
              </w:tcPr>
            </w:tcPrChange>
          </w:tcPr>
          <w:p w14:paraId="0795E73A"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6081" w:author="김은수" w:date="2026-10-01T12:05:00Z" w16du:dateUtc="2026-10-01T03:05:00Z"/>
              </w:rPr>
            </w:pPr>
            <w:ins w:id="6082" w:author="김은수" w:date="2026-10-01T12:05:00Z" w16du:dateUtc="2026-10-01T03:05:00Z">
              <w:r>
                <w:t>32채널 자극 크기와 공유 관찰값</w:t>
              </w:r>
            </w:ins>
          </w:p>
        </w:tc>
      </w:tr>
      <w:tr w:rsidR="00084C76" w14:paraId="53BE6069" w14:textId="77777777" w:rsidTr="000638B3">
        <w:trPr>
          <w:cantSplit/>
          <w:ins w:id="6083" w:author="김은수" w:date="2026-10-01T12:05:00Z"/>
          <w:trPrChange w:id="6084"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6085" w:author="김은수" w:date="2026-10-01T03:22:00Z">
              <w:tcPr>
                <w:tcW w:w="1304" w:type="dxa"/>
              </w:tcPr>
            </w:tcPrChange>
          </w:tcPr>
          <w:p w14:paraId="177E0539" w14:textId="77777777" w:rsidR="00084C76" w:rsidRDefault="00084C76">
            <w:pPr>
              <w:pStyle w:val="TDCe"/>
              <w:rPr>
                <w:ins w:id="6086" w:author="김은수" w:date="2026-10-01T12:05:00Z" w16du:dateUtc="2026-10-01T03:05:00Z"/>
              </w:rPr>
            </w:pPr>
            <w:ins w:id="6087" w:author="김은수" w:date="2026-10-01T12:05:00Z" w16du:dateUtc="2026-10-01T03:05:00Z">
              <w:r>
                <w:t>처리</w:t>
              </w:r>
            </w:ins>
          </w:p>
        </w:tc>
        <w:tc>
          <w:tcPr>
            <w:tcW w:w="7512" w:type="dxa"/>
            <w:tcPrChange w:id="6088" w:author="김은수" w:date="2026-10-01T03:22:00Z">
              <w:tcPr>
                <w:tcW w:w="7512" w:type="dxa"/>
              </w:tcPr>
            </w:tcPrChange>
          </w:tcPr>
          <w:p w14:paraId="589B2A9B"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6089" w:author="김은수" w:date="2026-10-01T12:05:00Z" w16du:dateUtc="2026-10-01T03:05:00Z"/>
              </w:rPr>
            </w:pPr>
            <w:ins w:id="6090" w:author="김은수" w:date="2026-10-01T12:05:00Z" w16du:dateUtc="2026-10-01T03:05:00Z">
              <w:r>
                <w:t>y=A*x^p+B를 정수 크기로 바꾼다. 모드 1은 T+오프셋 미만을 0으로, 모드 2는 T 미만을 T로 처리하고 Cnew를 상한으로 사용한다. 자극 알림이 켜진 경우 지정 채널의 알림 크기를 최종 적용한다.</w:t>
              </w:r>
            </w:ins>
          </w:p>
        </w:tc>
      </w:tr>
    </w:tbl>
    <w:p w14:paraId="49858FC2" w14:textId="77777777" w:rsidR="00084C76" w:rsidRDefault="00084C76">
      <w:pPr>
        <w:pStyle w:val="TDC40"/>
        <w:spacing w:after="0"/>
        <w:rPr>
          <w:ins w:id="6091" w:author="김은수" w:date="2026-10-01T12:05:00Z" w16du:dateUtc="2026-10-01T03:05:00Z"/>
        </w:rPr>
        <w:pPrChange w:id="6092" w:author="김은수" w:date="2026-10-01T03:22:00Z">
          <w:pPr>
            <w:pStyle w:val="TDC40"/>
          </w:pPr>
        </w:pPrChange>
      </w:pPr>
    </w:p>
    <w:p w14:paraId="23E8E9BC" w14:textId="77777777" w:rsidR="00084C76" w:rsidRDefault="00084C76">
      <w:pPr>
        <w:pStyle w:val="TDC43"/>
        <w:rPr>
          <w:ins w:id="6093" w:author="김은수" w:date="2026-10-01T12:05:00Z" w16du:dateUtc="2026-10-01T03:05:00Z"/>
        </w:rPr>
      </w:pPr>
      <w:ins w:id="6094" w:author="김은수" w:date="2026-10-01T12:05:00Z" w16du:dateUtc="2026-10-01T03:05:00Z">
        <w:r>
          <w:t>입출력 예 : T=50, Cnew=150, 오프셋=0, 알림 꺼짐이고 제한 직전 y=[40,50,100,160]이면 모드 1 출력은 [0,50,100,150], 모드 2 출력은 [50,50,100,150]이다. 공유 관찰값은 알림 덮어쓰기 전 값이다.</w:t>
        </w:r>
      </w:ins>
    </w:p>
    <w:p w14:paraId="395B861F" w14:textId="77777777" w:rsidR="00697371" w:rsidRPr="00E00010" w:rsidRDefault="00220104">
      <w:pPr>
        <w:pStyle w:val="TDC43"/>
        <w:rPr>
          <w:ins w:id="6095" w:author="김은수" w:date="2026-09-30T15:44:00Z" w16du:dateUtc="2026-09-30T06:44:00Z"/>
        </w:rPr>
        <w:pPrChange w:id="6096" w:author="김은수" w:date="2026-10-01T01:11:00Z">
          <w:pPr>
            <w:keepLines/>
            <w:widowControl/>
            <w:snapToGrid w:val="0"/>
            <w:spacing w:after="180" w:line="300" w:lineRule="auto"/>
            <w:ind w:left="1245"/>
            <w:jc w:val="left"/>
          </w:pPr>
        </w:pPrChange>
      </w:pPr>
      <w:ins w:id="6097" w:author="김은수" w:date="2026-09-30T15:44:00Z" w16du:dateUtc="2026-09-30T06:44:00Z">
        <w:r>
          <w:rPr>
            <w:b/>
            <w:bCs/>
            <w:rPrChange w:id="6098" w:author="김은수" w:date="2026-10-01T01:11:00Z">
              <w:rPr>
                <w:b/>
                <w:bCs/>
                <w:sz w:val="22"/>
              </w:rPr>
            </w:rPrChange>
          </w:rPr>
          <w:t>흐름 참고 : 매핑 모드 1은 T 이하를 묵음으로 처리하고, 모드 2는 T를 출력 하한으로 사용한다. 일반 매핑 결과를 공유한 뒤 알림 채널의 크기를 적용한다.</w:t>
        </w:r>
      </w:ins>
    </w:p>
    <w:p w14:paraId="07352F47" w14:textId="77777777" w:rsidR="00BA1805" w:rsidRPr="00E00010" w:rsidRDefault="00BA1805">
      <w:pPr>
        <w:pStyle w:val="TDC44"/>
        <w:pageBreakBefore/>
        <w:rPr>
          <w:ins w:id="6099" w:author="김은수" w:date="2026-09-30T15:44:00Z" w16du:dateUtc="2026-09-30T06:44:00Z"/>
        </w:rPr>
        <w:pPrChange w:id="6100" w:author="김은수" w:date="2026-10-01T01:11:00Z">
          <w:pPr>
            <w:keepNext/>
            <w:keepLines/>
            <w:pageBreakBefore/>
            <w:widowControl/>
            <w:snapToGrid w:val="0"/>
            <w:spacing w:after="100" w:line="240" w:lineRule="auto"/>
            <w:jc w:val="center"/>
          </w:pPr>
        </w:pPrChange>
      </w:pPr>
      <w:ins w:id="6101" w:author="김은수" w:date="2026-09-30T15:44:00Z" w16du:dateUtc="2026-09-30T06:44:00Z">
        <w:r w:rsidRPr="00E00010">
          <w:rPr>
            <w:noProof/>
          </w:rPr>
          <w:lastRenderedPageBreak/>
          <w:drawing>
            <wp:inline distT="0" distB="0" distL="0" distR="0" wp14:anchorId="3E4EBC4E" wp14:editId="0010EAF7">
              <wp:extent cx="4320000" cy="5113800"/>
              <wp:effectExtent l="0" t="0" r="0" b="0"/>
              <wp:docPr id="1007" name="Flow CFX-032" descr="SU-ID-CFX-032 비선형 매핑과 T 이하 묵음 설계 순서도">
                <a:extLst xmlns:a="http://schemas.openxmlformats.org/drawingml/2006/main">
                  <a:ext uri="{FF2B5EF4-FFF2-40B4-BE49-F238E27FC236}">
                    <a16:creationId xmlns:a16="http://schemas.microsoft.com/office/drawing/2014/main" id="{E8B69799-F488-0C76-6806-D41022ABA04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그림 256" descr="스크린샷, 어둠, 블랙, 밤이(가) 표시된 사진&#10;&#10;자동 생성된 설명">
                        <a:extLst>
                          <a:ext uri="{FF2B5EF4-FFF2-40B4-BE49-F238E27FC236}">
                            <a16:creationId xmlns:a16="http://schemas.microsoft.com/office/drawing/2014/main" id="{E8B69799-F488-0C76-6806-D41022ABA043}"/>
                          </a:ext>
                        </a:extLst>
                      </pic:cNvPr>
                      <pic:cNvPicPr>
                        <a:picLocks noChangeAspect="1"/>
                      </pic:cNvPicPr>
                    </pic:nvPicPr>
                    <pic:blipFill>
                      <a:blip r:embed="rId35"/>
                      <a:stretch>
                        <a:fillRect/>
                      </a:stretch>
                    </pic:blipFill>
                    <pic:spPr>
                      <a:xfrm>
                        <a:off x="0" y="0"/>
                        <a:ext cx="4320000" cy="5113800"/>
                      </a:xfrm>
                      <a:prstGeom prst="rect">
                        <a:avLst/>
                      </a:prstGeom>
                    </pic:spPr>
                  </pic:pic>
                </a:graphicData>
              </a:graphic>
            </wp:inline>
          </w:drawing>
        </w:r>
      </w:ins>
    </w:p>
    <w:p w14:paraId="1E636C5E" w14:textId="77777777" w:rsidR="00697371" w:rsidRPr="00E00010" w:rsidRDefault="00220104">
      <w:pPr>
        <w:pStyle w:val="TDC45"/>
        <w:rPr>
          <w:ins w:id="6102" w:author="김은수" w:date="2026-09-30T15:44:00Z" w16du:dateUtc="2026-09-30T06:44:00Z"/>
        </w:rPr>
        <w:pPrChange w:id="6103" w:author="김은수" w:date="2026-10-01T01:11:00Z">
          <w:pPr>
            <w:keepLines/>
            <w:widowControl/>
            <w:snapToGrid w:val="0"/>
            <w:spacing w:after="180" w:line="276" w:lineRule="auto"/>
            <w:jc w:val="center"/>
          </w:pPr>
        </w:pPrChange>
      </w:pPr>
      <w:ins w:id="6104" w:author="김은수" w:date="2026-09-30T15:44:00Z" w16du:dateUtc="2026-09-30T06:44:00Z">
        <w:r w:rsidRPr="00E00010">
          <w:t>그림 15. SU-ID-CFX-032 비선형 매핑과 T 이하 묵음 순서도</w:t>
        </w:r>
      </w:ins>
    </w:p>
    <w:p w14:paraId="6741271D" w14:textId="77777777" w:rsidR="000C626C" w:rsidRDefault="000C626C">
      <w:pPr>
        <w:pStyle w:val="TDC40"/>
        <w:rPr>
          <w:ins w:id="6105" w:author="김은수" w:date="2026-10-01T05:08:00Z"/>
        </w:rPr>
      </w:pPr>
    </w:p>
    <w:p w14:paraId="498682FD" w14:textId="77777777" w:rsidR="00697371" w:rsidRPr="00E00010" w:rsidRDefault="00220104">
      <w:pPr>
        <w:pStyle w:val="TDC4"/>
        <w:rPr>
          <w:ins w:id="6106" w:author="김은수" w:date="2026-09-30T15:44:00Z" w16du:dateUtc="2026-09-30T06:44:00Z"/>
        </w:rPr>
        <w:pPrChange w:id="6107" w:author="김은수" w:date="2026-10-01T01:11:00Z">
          <w:pPr>
            <w:pStyle w:val="4"/>
            <w:numPr>
              <w:ilvl w:val="3"/>
              <w:numId w:val="7"/>
            </w:numPr>
            <w:tabs>
              <w:tab w:val="num" w:pos="1134"/>
            </w:tabs>
            <w:ind w:left="1200" w:hanging="400"/>
          </w:pPr>
        </w:pPrChange>
      </w:pPr>
      <w:ins w:id="6108" w:author="김은수" w:date="2026-09-30T15:44:00Z" w16du:dateUtc="2026-09-30T06:44:00Z">
        <w:r>
          <w:t>SU-ID-CFX-033, CIS 전략과 전략 선택</w:t>
        </w:r>
      </w:ins>
    </w:p>
    <w:p w14:paraId="485BFCA0" w14:textId="77777777" w:rsidR="00084C76" w:rsidRDefault="00084C76">
      <w:pPr>
        <w:pStyle w:val="TDC40"/>
        <w:keepNext/>
        <w:rPr>
          <w:ins w:id="6109" w:author="김은수" w:date="2026-10-01T12:05:00Z" w16du:dateUtc="2026-10-01T03:05:00Z"/>
        </w:rPr>
        <w:pPrChange w:id="6110" w:author="김은수" w:date="2026-10-01T03:22:00Z">
          <w:pPr>
            <w:pStyle w:val="TDC40"/>
          </w:pPr>
        </w:pPrChange>
      </w:pPr>
      <w:ins w:id="6111" w:author="김은수" w:date="2026-10-01T12:05:00Z" w16du:dateUtc="2026-10-01T03:05:00Z">
        <w:r>
          <w:t>맵에 지정된 자극 전략에 맞춰 전극 출력 순서를 결정한다.</w:t>
        </w:r>
      </w:ins>
    </w:p>
    <w:p w14:paraId="0BF7625D" w14:textId="77777777" w:rsidR="00084C76" w:rsidRDefault="00084C76">
      <w:pPr>
        <w:pStyle w:val="TDC42"/>
        <w:rPr>
          <w:ins w:id="6112" w:author="김은수" w:date="2026-10-01T12:05:00Z" w16du:dateUtc="2026-10-01T03:05:00Z"/>
        </w:rPr>
      </w:pPr>
      <w:ins w:id="6113" w:author="김은수" w:date="2026-10-01T12:05:00Z" w16du:dateUtc="2026-10-01T03:05:00Z">
        <w:r>
          <w:t xml:space="preserve">표 </w:t>
        </w:r>
        <w:r>
          <w:fldChar w:fldCharType="begin"/>
        </w:r>
        <w:r>
          <w:instrText>SEQ 표 \* ARABIC</w:instrText>
        </w:r>
        <w:r>
          <w:fldChar w:fldCharType="separate"/>
        </w:r>
        <w:r>
          <w:t>69</w:t>
        </w:r>
        <w:r>
          <w:fldChar w:fldCharType="end"/>
        </w:r>
        <w:r>
          <w:t>. CIS 전략과 전략 선택 / 유닛 설계 내용</w:t>
        </w:r>
      </w:ins>
    </w:p>
    <w:tbl>
      <w:tblPr>
        <w:tblStyle w:val="TDC41"/>
        <w:tblW w:w="8816" w:type="dxa"/>
        <w:tblLayout w:type="fixed"/>
        <w:tblLook w:val="04A0" w:firstRow="1" w:lastRow="0" w:firstColumn="1" w:lastColumn="0" w:noHBand="0" w:noVBand="1"/>
        <w:tblPrChange w:id="6114"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6115">
          <w:tblGrid>
            <w:gridCol w:w="360"/>
            <w:gridCol w:w="360"/>
            <w:gridCol w:w="584"/>
            <w:gridCol w:w="7512"/>
          </w:tblGrid>
        </w:tblGridChange>
      </w:tblGrid>
      <w:tr w:rsidR="00084C76" w14:paraId="6B1A19E9" w14:textId="77777777" w:rsidTr="00B0751A">
        <w:trPr>
          <w:cnfStyle w:val="100000000000" w:firstRow="1" w:lastRow="0" w:firstColumn="0" w:lastColumn="0" w:oddVBand="0" w:evenVBand="0" w:oddHBand="0" w:evenHBand="0" w:firstRowFirstColumn="0" w:firstRowLastColumn="0" w:lastRowFirstColumn="0" w:lastRowLastColumn="0"/>
          <w:cantSplit/>
          <w:tblHeader/>
          <w:ins w:id="6116" w:author="김은수" w:date="2026-10-01T12:05:00Z"/>
          <w:trPrChange w:id="6117"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6118" w:author="김은수" w:date="2026-10-01T03:22:00Z">
              <w:tcPr>
                <w:tcW w:w="1304" w:type="dxa"/>
              </w:tcPr>
            </w:tcPrChange>
          </w:tcPr>
          <w:p w14:paraId="2C855444"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6119" w:author="김은수" w:date="2026-10-01T12:05:00Z" w16du:dateUtc="2026-10-01T03:05:00Z"/>
              </w:rPr>
            </w:pPr>
            <w:ins w:id="6120" w:author="김은수" w:date="2026-10-01T12:05:00Z" w16du:dateUtc="2026-10-01T03:05:00Z">
              <w:r>
                <w:t>항목</w:t>
              </w:r>
            </w:ins>
          </w:p>
        </w:tc>
        <w:tc>
          <w:tcPr>
            <w:tcW w:w="7512" w:type="dxa"/>
            <w:tcPrChange w:id="6121" w:author="김은수" w:date="2026-10-01T03:22:00Z">
              <w:tcPr>
                <w:tcW w:w="7512" w:type="dxa"/>
              </w:tcPr>
            </w:tcPrChange>
          </w:tcPr>
          <w:p w14:paraId="11FE7D50"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6122" w:author="김은수" w:date="2026-10-01T12:05:00Z" w16du:dateUtc="2026-10-01T03:05:00Z"/>
              </w:rPr>
            </w:pPr>
            <w:ins w:id="6123" w:author="김은수" w:date="2026-10-01T12:05:00Z" w16du:dateUtc="2026-10-01T03:05:00Z">
              <w:r>
                <w:t>설계 내용</w:t>
              </w:r>
            </w:ins>
          </w:p>
        </w:tc>
      </w:tr>
      <w:tr w:rsidR="00084C76" w14:paraId="66E1FC2E" w14:textId="77777777" w:rsidTr="00B0751A">
        <w:trPr>
          <w:cantSplit/>
          <w:ins w:id="6124" w:author="김은수" w:date="2026-10-01T12:05:00Z"/>
          <w:trPrChange w:id="6125"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6126" w:author="김은수" w:date="2026-10-01T03:22:00Z">
              <w:tcPr>
                <w:tcW w:w="1304" w:type="dxa"/>
              </w:tcPr>
            </w:tcPrChange>
          </w:tcPr>
          <w:p w14:paraId="6360F428" w14:textId="77777777" w:rsidR="00084C76" w:rsidRDefault="00084C76">
            <w:pPr>
              <w:pStyle w:val="TDCe"/>
              <w:rPr>
                <w:ins w:id="6127" w:author="김은수" w:date="2026-10-01T12:05:00Z" w16du:dateUtc="2026-10-01T03:05:00Z"/>
              </w:rPr>
            </w:pPr>
            <w:ins w:id="6128" w:author="김은수" w:date="2026-10-01T12:05:00Z" w16du:dateUtc="2026-10-01T03:05:00Z">
              <w:r>
                <w:t>입력</w:t>
              </w:r>
            </w:ins>
          </w:p>
        </w:tc>
        <w:tc>
          <w:tcPr>
            <w:tcW w:w="7512" w:type="dxa"/>
            <w:tcPrChange w:id="6129" w:author="김은수" w:date="2026-10-01T03:22:00Z">
              <w:tcPr>
                <w:tcW w:w="7512" w:type="dxa"/>
              </w:tcPr>
            </w:tcPrChange>
          </w:tcPr>
          <w:p w14:paraId="19838DC2"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6130" w:author="김은수" w:date="2026-10-01T12:05:00Z" w16du:dateUtc="2026-10-01T03:05:00Z"/>
              </w:rPr>
            </w:pPr>
            <w:ins w:id="6131" w:author="김은수" w:date="2026-10-01T12:05:00Z" w16du:dateUtc="2026-10-01T03:05:00Z">
              <w:r>
                <w:t>자극 전략과 채널별 크기/프레임 수</w:t>
              </w:r>
            </w:ins>
          </w:p>
        </w:tc>
      </w:tr>
      <w:tr w:rsidR="00084C76" w14:paraId="00DA3EDE" w14:textId="77777777" w:rsidTr="00B0751A">
        <w:trPr>
          <w:cantSplit/>
          <w:ins w:id="6132" w:author="김은수" w:date="2026-10-01T12:05:00Z"/>
          <w:trPrChange w:id="6133"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6134" w:author="김은수" w:date="2026-10-01T03:22:00Z">
              <w:tcPr>
                <w:tcW w:w="1304" w:type="dxa"/>
              </w:tcPr>
            </w:tcPrChange>
          </w:tcPr>
          <w:p w14:paraId="06944D1A" w14:textId="77777777" w:rsidR="00084C76" w:rsidRDefault="00084C76">
            <w:pPr>
              <w:pStyle w:val="TDCe"/>
              <w:rPr>
                <w:ins w:id="6135" w:author="김은수" w:date="2026-10-01T12:05:00Z" w16du:dateUtc="2026-10-01T03:05:00Z"/>
              </w:rPr>
            </w:pPr>
            <w:ins w:id="6136" w:author="김은수" w:date="2026-10-01T12:05:00Z" w16du:dateUtc="2026-10-01T03:05:00Z">
              <w:r>
                <w:t>출력</w:t>
              </w:r>
            </w:ins>
          </w:p>
        </w:tc>
        <w:tc>
          <w:tcPr>
            <w:tcW w:w="7512" w:type="dxa"/>
            <w:tcPrChange w:id="6137" w:author="김은수" w:date="2026-10-01T03:22:00Z">
              <w:tcPr>
                <w:tcW w:w="7512" w:type="dxa"/>
              </w:tcPr>
            </w:tcPrChange>
          </w:tcPr>
          <w:p w14:paraId="025E9080"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6138" w:author="김은수" w:date="2026-10-01T12:05:00Z" w16du:dateUtc="2026-10-01T03:05:00Z"/>
              </w:rPr>
            </w:pPr>
            <w:ins w:id="6139" w:author="김은수" w:date="2026-10-01T12:05:00Z" w16du:dateUtc="2026-10-01T03:05:00Z">
              <w:r>
                <w:t>CIS 순서 또는 NofM 호출</w:t>
              </w:r>
            </w:ins>
          </w:p>
        </w:tc>
      </w:tr>
      <w:tr w:rsidR="00084C76" w14:paraId="7541A72F" w14:textId="77777777" w:rsidTr="00B0751A">
        <w:trPr>
          <w:cantSplit/>
          <w:ins w:id="6140" w:author="김은수" w:date="2026-10-01T12:05:00Z"/>
          <w:trPrChange w:id="6141"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6142" w:author="김은수" w:date="2026-10-01T03:22:00Z">
              <w:tcPr>
                <w:tcW w:w="1304" w:type="dxa"/>
              </w:tcPr>
            </w:tcPrChange>
          </w:tcPr>
          <w:p w14:paraId="4FAA7F40" w14:textId="77777777" w:rsidR="00084C76" w:rsidRDefault="00084C76">
            <w:pPr>
              <w:pStyle w:val="TDCe"/>
              <w:rPr>
                <w:ins w:id="6143" w:author="김은수" w:date="2026-10-01T12:05:00Z" w16du:dateUtc="2026-10-01T03:05:00Z"/>
              </w:rPr>
            </w:pPr>
            <w:ins w:id="6144" w:author="김은수" w:date="2026-10-01T12:05:00Z" w16du:dateUtc="2026-10-01T03:05:00Z">
              <w:r>
                <w:lastRenderedPageBreak/>
                <w:t>처리</w:t>
              </w:r>
            </w:ins>
          </w:p>
        </w:tc>
        <w:tc>
          <w:tcPr>
            <w:tcW w:w="7512" w:type="dxa"/>
            <w:tcPrChange w:id="6145" w:author="김은수" w:date="2026-10-01T03:22:00Z">
              <w:tcPr>
                <w:tcW w:w="7512" w:type="dxa"/>
              </w:tcPr>
            </w:tcPrChange>
          </w:tcPr>
          <w:p w14:paraId="5AE0985A"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6146" w:author="김은수" w:date="2026-10-01T12:05:00Z" w16du:dateUtc="2026-10-01T03:05:00Z"/>
              </w:rPr>
            </w:pPr>
            <w:ins w:id="6147" w:author="김은수" w:date="2026-10-01T12:05:00Z" w16du:dateUtc="2026-10-01T03:05:00Z">
              <w:r>
                <w:t>전략 값으로 CIS와 NofM 경로를 구분한다. CIS는 사용 채널과 전송 가능한 채널 수를 따라 순차적인 자극 패킷을 만든다. 채널당 프레임 수는 CM3 계산 결과를 사용한다.</w:t>
              </w:r>
            </w:ins>
          </w:p>
        </w:tc>
      </w:tr>
    </w:tbl>
    <w:p w14:paraId="72B7A4E4" w14:textId="77777777" w:rsidR="00084C76" w:rsidRDefault="00084C76">
      <w:pPr>
        <w:pStyle w:val="TDC40"/>
        <w:spacing w:after="0"/>
        <w:rPr>
          <w:ins w:id="6148" w:author="김은수" w:date="2026-10-01T12:05:00Z" w16du:dateUtc="2026-10-01T03:05:00Z"/>
        </w:rPr>
        <w:pPrChange w:id="6149" w:author="김은수" w:date="2026-10-01T03:22:00Z">
          <w:pPr>
            <w:pStyle w:val="TDC40"/>
          </w:pPr>
        </w:pPrChange>
      </w:pPr>
    </w:p>
    <w:p w14:paraId="0A3DB18C" w14:textId="77777777" w:rsidR="00084C76" w:rsidRDefault="00084C76">
      <w:pPr>
        <w:pStyle w:val="TDC42"/>
        <w:rPr>
          <w:ins w:id="6150" w:author="김은수" w:date="2026-10-01T12:05:00Z" w16du:dateUtc="2026-10-01T03:05:00Z"/>
        </w:rPr>
      </w:pPr>
      <w:ins w:id="6151" w:author="김은수" w:date="2026-10-01T12:05:00Z" w16du:dateUtc="2026-10-01T03:05:00Z">
        <w:r>
          <w:t xml:space="preserve">표 </w:t>
        </w:r>
        <w:r>
          <w:fldChar w:fldCharType="begin"/>
        </w:r>
        <w:r>
          <w:instrText>SEQ 표 \* ARABIC</w:instrText>
        </w:r>
        <w:r>
          <w:fldChar w:fldCharType="separate"/>
        </w:r>
        <w:r>
          <w:t>70</w:t>
        </w:r>
        <w:r>
          <w:fldChar w:fldCharType="end"/>
        </w:r>
        <w:r>
          <w:t>. CIS 전략과 전략 선택 / 구현 조건</w:t>
        </w:r>
      </w:ins>
    </w:p>
    <w:tbl>
      <w:tblPr>
        <w:tblStyle w:val="TDC41"/>
        <w:tblW w:w="8816" w:type="dxa"/>
        <w:tblLayout w:type="fixed"/>
        <w:tblLook w:val="04A0" w:firstRow="1" w:lastRow="0" w:firstColumn="1" w:lastColumn="0" w:noHBand="0" w:noVBand="1"/>
        <w:tblPrChange w:id="6152"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6153">
          <w:tblGrid>
            <w:gridCol w:w="360"/>
            <w:gridCol w:w="360"/>
            <w:gridCol w:w="584"/>
            <w:gridCol w:w="7512"/>
          </w:tblGrid>
        </w:tblGridChange>
      </w:tblGrid>
      <w:tr w:rsidR="00084C76" w14:paraId="36D63C4D" w14:textId="77777777" w:rsidTr="00B0751A">
        <w:trPr>
          <w:cnfStyle w:val="100000000000" w:firstRow="1" w:lastRow="0" w:firstColumn="0" w:lastColumn="0" w:oddVBand="0" w:evenVBand="0" w:oddHBand="0" w:evenHBand="0" w:firstRowFirstColumn="0" w:firstRowLastColumn="0" w:lastRowFirstColumn="0" w:lastRowLastColumn="0"/>
          <w:cantSplit/>
          <w:tblHeader/>
          <w:ins w:id="6154" w:author="김은수" w:date="2026-10-01T12:05:00Z"/>
          <w:trPrChange w:id="6155"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6156" w:author="김은수" w:date="2026-10-01T03:22:00Z">
              <w:tcPr>
                <w:tcW w:w="1304" w:type="dxa"/>
              </w:tcPr>
            </w:tcPrChange>
          </w:tcPr>
          <w:p w14:paraId="7BD0FEEE"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6157" w:author="김은수" w:date="2026-10-01T12:05:00Z" w16du:dateUtc="2026-10-01T03:05:00Z"/>
              </w:rPr>
            </w:pPr>
            <w:ins w:id="6158" w:author="김은수" w:date="2026-10-01T12:05:00Z" w16du:dateUtc="2026-10-01T03:05:00Z">
              <w:r>
                <w:t>구분</w:t>
              </w:r>
            </w:ins>
          </w:p>
        </w:tc>
        <w:tc>
          <w:tcPr>
            <w:tcW w:w="7512" w:type="dxa"/>
            <w:tcPrChange w:id="6159" w:author="김은수" w:date="2026-10-01T03:22:00Z">
              <w:tcPr>
                <w:tcW w:w="7512" w:type="dxa"/>
              </w:tcPr>
            </w:tcPrChange>
          </w:tcPr>
          <w:p w14:paraId="1BD0DDB5"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6160" w:author="김은수" w:date="2026-10-01T12:05:00Z" w16du:dateUtc="2026-10-01T03:05:00Z"/>
              </w:rPr>
            </w:pPr>
            <w:ins w:id="6161" w:author="김은수" w:date="2026-10-01T12:05:00Z" w16du:dateUtc="2026-10-01T03:05:00Z">
              <w:r>
                <w:t>구현 조건</w:t>
              </w:r>
            </w:ins>
          </w:p>
        </w:tc>
      </w:tr>
      <w:tr w:rsidR="00084C76" w14:paraId="3AA0F78A" w14:textId="77777777" w:rsidTr="00B0751A">
        <w:trPr>
          <w:cantSplit/>
          <w:ins w:id="6162" w:author="김은수" w:date="2026-10-01T12:05:00Z"/>
          <w:trPrChange w:id="6163"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6164" w:author="김은수" w:date="2026-10-01T03:22:00Z">
              <w:tcPr>
                <w:tcW w:w="1304" w:type="dxa"/>
              </w:tcPr>
            </w:tcPrChange>
          </w:tcPr>
          <w:p w14:paraId="53D41DC1" w14:textId="77777777" w:rsidR="00084C76" w:rsidRDefault="00084C76">
            <w:pPr>
              <w:pStyle w:val="TDCe"/>
              <w:rPr>
                <w:ins w:id="6165" w:author="김은수" w:date="2026-10-01T12:05:00Z" w16du:dateUtc="2026-10-01T03:05:00Z"/>
              </w:rPr>
            </w:pPr>
            <w:ins w:id="6166" w:author="김은수" w:date="2026-10-01T12:05:00Z" w16du:dateUtc="2026-10-01T03:05:00Z">
              <w:r>
                <w:t>관련 함수</w:t>
              </w:r>
            </w:ins>
          </w:p>
        </w:tc>
        <w:tc>
          <w:tcPr>
            <w:tcW w:w="7512" w:type="dxa"/>
            <w:tcPrChange w:id="6167" w:author="김은수" w:date="2026-10-01T03:22:00Z">
              <w:tcPr>
                <w:tcW w:w="7512" w:type="dxa"/>
              </w:tcPr>
            </w:tcPrChange>
          </w:tcPr>
          <w:p w14:paraId="0B864F68"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6168" w:author="김은수" w:date="2026-10-01T12:05:00Z" w16du:dateUtc="2026-10-01T03:05:00Z"/>
              </w:rPr>
            </w:pPr>
            <w:ins w:id="6169" w:author="김은수" w:date="2026-10-01T12:05:00Z" w16du:dateUtc="2026-10-01T03:05:00Z">
              <w:r>
                <w:t>stimulationStrategy, stimulationStrategy_CIS</w:t>
              </w:r>
            </w:ins>
          </w:p>
        </w:tc>
      </w:tr>
      <w:tr w:rsidR="00084C76" w14:paraId="7303FC1D" w14:textId="77777777" w:rsidTr="00B0751A">
        <w:trPr>
          <w:cantSplit/>
          <w:ins w:id="6170" w:author="김은수" w:date="2026-10-01T12:05:00Z"/>
          <w:trPrChange w:id="6171"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6172" w:author="김은수" w:date="2026-10-01T03:22:00Z">
              <w:tcPr>
                <w:tcW w:w="1304" w:type="dxa"/>
              </w:tcPr>
            </w:tcPrChange>
          </w:tcPr>
          <w:p w14:paraId="4C4529CC" w14:textId="77777777" w:rsidR="00084C76" w:rsidRDefault="00084C76">
            <w:pPr>
              <w:pStyle w:val="TDCe"/>
              <w:rPr>
                <w:ins w:id="6173" w:author="김은수" w:date="2026-10-01T12:05:00Z" w16du:dateUtc="2026-10-01T03:05:00Z"/>
              </w:rPr>
            </w:pPr>
            <w:ins w:id="6174" w:author="김은수" w:date="2026-10-01T12:05:00Z" w16du:dateUtc="2026-10-01T03:05:00Z">
              <w:r>
                <w:t>동작 조건</w:t>
              </w:r>
            </w:ins>
          </w:p>
        </w:tc>
        <w:tc>
          <w:tcPr>
            <w:tcW w:w="7512" w:type="dxa"/>
            <w:tcPrChange w:id="6175" w:author="김은수" w:date="2026-10-01T03:22:00Z">
              <w:tcPr>
                <w:tcW w:w="7512" w:type="dxa"/>
              </w:tcPr>
            </w:tcPrChange>
          </w:tcPr>
          <w:p w14:paraId="14614796"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6176" w:author="김은수" w:date="2026-10-01T12:05:00Z" w16du:dateUtc="2026-10-01T03:05:00Z"/>
              </w:rPr>
            </w:pPr>
            <w:ins w:id="6177" w:author="김은수" w:date="2026-10-01T12:05:00Z" w16du:dateUtc="2026-10-01T03:05:00Z">
              <w:r>
                <w:t>맵에 지정한 전략만 실행되고 CIS 출력 순서 및 프레임 사용량이 설정과 일치해야 한다.</w:t>
              </w:r>
            </w:ins>
          </w:p>
        </w:tc>
      </w:tr>
    </w:tbl>
    <w:p w14:paraId="7AEBCE55" w14:textId="77777777" w:rsidR="00084C76" w:rsidRDefault="00084C76">
      <w:pPr>
        <w:pStyle w:val="TDC40"/>
        <w:spacing w:after="0"/>
        <w:rPr>
          <w:ins w:id="6178" w:author="김은수" w:date="2026-10-01T12:05:00Z" w16du:dateUtc="2026-10-01T03:05:00Z"/>
        </w:rPr>
        <w:pPrChange w:id="6179" w:author="김은수" w:date="2026-10-01T03:22:00Z">
          <w:pPr>
            <w:pStyle w:val="TDC40"/>
          </w:pPr>
        </w:pPrChange>
      </w:pPr>
    </w:p>
    <w:p w14:paraId="43577F00" w14:textId="77777777" w:rsidR="00697371" w:rsidRPr="00E00010" w:rsidRDefault="00220104">
      <w:pPr>
        <w:pStyle w:val="TDC4"/>
        <w:rPr>
          <w:ins w:id="6180" w:author="김은수" w:date="2026-09-30T15:44:00Z" w16du:dateUtc="2026-09-30T06:44:00Z"/>
        </w:rPr>
        <w:pPrChange w:id="6181" w:author="김은수" w:date="2026-10-01T01:11:00Z">
          <w:pPr>
            <w:pStyle w:val="4"/>
            <w:numPr>
              <w:ilvl w:val="3"/>
              <w:numId w:val="7"/>
            </w:numPr>
            <w:tabs>
              <w:tab w:val="num" w:pos="1134"/>
            </w:tabs>
            <w:ind w:left="1200" w:hanging="400"/>
          </w:pPr>
        </w:pPrChange>
      </w:pPr>
      <w:ins w:id="6182" w:author="김은수" w:date="2026-09-30T15:44:00Z" w16du:dateUtc="2026-09-30T06:44:00Z">
        <w:r>
          <w:t>SU-ID-CFX-034, NofM 대역 선택</w:t>
        </w:r>
      </w:ins>
    </w:p>
    <w:p w14:paraId="0EB0010A" w14:textId="77777777" w:rsidR="00084C76" w:rsidRDefault="00084C76">
      <w:pPr>
        <w:pStyle w:val="TDC40"/>
        <w:keepNext/>
        <w:rPr>
          <w:ins w:id="6183" w:author="김은수" w:date="2026-10-01T12:05:00Z" w16du:dateUtc="2026-10-01T03:05:00Z"/>
        </w:rPr>
        <w:pPrChange w:id="6184" w:author="김은수" w:date="2026-10-01T03:22:00Z">
          <w:pPr>
            <w:pStyle w:val="TDC40"/>
          </w:pPr>
        </w:pPrChange>
      </w:pPr>
      <w:ins w:id="6185" w:author="김은수" w:date="2026-10-01T12:05:00Z" w16du:dateUtc="2026-10-01T03:05:00Z">
        <w:r>
          <w:t>NofM에서 한 주기에 자극할 대역을 입력 크기로 선택한다.</w:t>
        </w:r>
      </w:ins>
    </w:p>
    <w:p w14:paraId="11248E8A" w14:textId="77777777" w:rsidR="00084C76" w:rsidRDefault="00084C76">
      <w:pPr>
        <w:pStyle w:val="TDC42"/>
        <w:rPr>
          <w:ins w:id="6186" w:author="김은수" w:date="2026-10-01T12:05:00Z" w16du:dateUtc="2026-10-01T03:05:00Z"/>
        </w:rPr>
      </w:pPr>
      <w:ins w:id="6187" w:author="김은수" w:date="2026-10-01T12:05:00Z" w16du:dateUtc="2026-10-01T03:05:00Z">
        <w:r>
          <w:t xml:space="preserve">표 </w:t>
        </w:r>
        <w:r>
          <w:fldChar w:fldCharType="begin"/>
        </w:r>
        <w:r>
          <w:instrText>SEQ 표 \* ARABIC</w:instrText>
        </w:r>
        <w:r>
          <w:fldChar w:fldCharType="separate"/>
        </w:r>
        <w:r>
          <w:t>71</w:t>
        </w:r>
        <w:r>
          <w:fldChar w:fldCharType="end"/>
        </w:r>
        <w:r>
          <w:t>. NofM 대역 선택 / 유닛 설계 내용</w:t>
        </w:r>
      </w:ins>
    </w:p>
    <w:tbl>
      <w:tblPr>
        <w:tblStyle w:val="TDC41"/>
        <w:tblW w:w="8816" w:type="dxa"/>
        <w:tblLayout w:type="fixed"/>
        <w:tblLook w:val="04A0" w:firstRow="1" w:lastRow="0" w:firstColumn="1" w:lastColumn="0" w:noHBand="0" w:noVBand="1"/>
        <w:tblPrChange w:id="6188"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6189">
          <w:tblGrid>
            <w:gridCol w:w="360"/>
            <w:gridCol w:w="360"/>
            <w:gridCol w:w="584"/>
            <w:gridCol w:w="7512"/>
          </w:tblGrid>
        </w:tblGridChange>
      </w:tblGrid>
      <w:tr w:rsidR="00084C76" w14:paraId="0E4B57E4" w14:textId="77777777" w:rsidTr="00C40B7E">
        <w:trPr>
          <w:cnfStyle w:val="100000000000" w:firstRow="1" w:lastRow="0" w:firstColumn="0" w:lastColumn="0" w:oddVBand="0" w:evenVBand="0" w:oddHBand="0" w:evenHBand="0" w:firstRowFirstColumn="0" w:firstRowLastColumn="0" w:lastRowFirstColumn="0" w:lastRowLastColumn="0"/>
          <w:cantSplit/>
          <w:tblHeader/>
          <w:ins w:id="6190" w:author="김은수" w:date="2026-10-01T12:05:00Z"/>
          <w:trPrChange w:id="6191"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6192" w:author="김은수" w:date="2026-10-01T03:22:00Z">
              <w:tcPr>
                <w:tcW w:w="1304" w:type="dxa"/>
              </w:tcPr>
            </w:tcPrChange>
          </w:tcPr>
          <w:p w14:paraId="427CF68F"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6193" w:author="김은수" w:date="2026-10-01T12:05:00Z" w16du:dateUtc="2026-10-01T03:05:00Z"/>
              </w:rPr>
            </w:pPr>
            <w:ins w:id="6194" w:author="김은수" w:date="2026-10-01T12:05:00Z" w16du:dateUtc="2026-10-01T03:05:00Z">
              <w:r>
                <w:t>항목</w:t>
              </w:r>
            </w:ins>
          </w:p>
        </w:tc>
        <w:tc>
          <w:tcPr>
            <w:tcW w:w="7512" w:type="dxa"/>
            <w:tcPrChange w:id="6195" w:author="김은수" w:date="2026-10-01T03:22:00Z">
              <w:tcPr>
                <w:tcW w:w="7512" w:type="dxa"/>
              </w:tcPr>
            </w:tcPrChange>
          </w:tcPr>
          <w:p w14:paraId="4F0BAF27"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6196" w:author="김은수" w:date="2026-10-01T12:05:00Z" w16du:dateUtc="2026-10-01T03:05:00Z"/>
              </w:rPr>
            </w:pPr>
            <w:ins w:id="6197" w:author="김은수" w:date="2026-10-01T12:05:00Z" w16du:dateUtc="2026-10-01T03:05:00Z">
              <w:r>
                <w:t>설계 내용</w:t>
              </w:r>
            </w:ins>
          </w:p>
        </w:tc>
      </w:tr>
      <w:tr w:rsidR="00084C76" w14:paraId="235417D0" w14:textId="77777777" w:rsidTr="00C40B7E">
        <w:trPr>
          <w:cantSplit/>
          <w:ins w:id="6198" w:author="김은수" w:date="2026-10-01T12:05:00Z"/>
          <w:trPrChange w:id="6199"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6200" w:author="김은수" w:date="2026-10-01T03:22:00Z">
              <w:tcPr>
                <w:tcW w:w="1304" w:type="dxa"/>
              </w:tcPr>
            </w:tcPrChange>
          </w:tcPr>
          <w:p w14:paraId="7B778ECE" w14:textId="77777777" w:rsidR="00084C76" w:rsidRDefault="00084C76">
            <w:pPr>
              <w:pStyle w:val="TDCe"/>
              <w:rPr>
                <w:ins w:id="6201" w:author="김은수" w:date="2026-10-01T12:05:00Z" w16du:dateUtc="2026-10-01T03:05:00Z"/>
              </w:rPr>
            </w:pPr>
            <w:ins w:id="6202" w:author="김은수" w:date="2026-10-01T12:05:00Z" w16du:dateUtc="2026-10-01T03:05:00Z">
              <w:r>
                <w:t>입력</w:t>
              </w:r>
            </w:ins>
          </w:p>
        </w:tc>
        <w:tc>
          <w:tcPr>
            <w:tcW w:w="7512" w:type="dxa"/>
            <w:tcPrChange w:id="6203" w:author="김은수" w:date="2026-10-01T03:22:00Z">
              <w:tcPr>
                <w:tcW w:w="7512" w:type="dxa"/>
              </w:tcPr>
            </w:tcPrChange>
          </w:tcPr>
          <w:p w14:paraId="34AE71E4"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6204" w:author="김은수" w:date="2026-10-01T12:05:00Z" w16du:dateUtc="2026-10-01T03:05:00Z"/>
              </w:rPr>
            </w:pPr>
            <w:ins w:id="6205" w:author="김은수" w:date="2026-10-01T12:05:00Z" w16du:dateUtc="2026-10-01T03:05:00Z">
              <w:r>
                <w:t>32대역 대표 크기, 16개 선택 버퍼</w:t>
              </w:r>
            </w:ins>
          </w:p>
        </w:tc>
      </w:tr>
      <w:tr w:rsidR="00084C76" w14:paraId="5701DCA4" w14:textId="77777777" w:rsidTr="00C40B7E">
        <w:trPr>
          <w:cantSplit/>
          <w:ins w:id="6206" w:author="김은수" w:date="2026-10-01T12:05:00Z"/>
          <w:trPrChange w:id="6207"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6208" w:author="김은수" w:date="2026-10-01T03:22:00Z">
              <w:tcPr>
                <w:tcW w:w="1304" w:type="dxa"/>
              </w:tcPr>
            </w:tcPrChange>
          </w:tcPr>
          <w:p w14:paraId="6C225430" w14:textId="77777777" w:rsidR="00084C76" w:rsidRDefault="00084C76">
            <w:pPr>
              <w:pStyle w:val="TDCe"/>
              <w:rPr>
                <w:ins w:id="6209" w:author="김은수" w:date="2026-10-01T12:05:00Z" w16du:dateUtc="2026-10-01T03:05:00Z"/>
              </w:rPr>
            </w:pPr>
            <w:ins w:id="6210" w:author="김은수" w:date="2026-10-01T12:05:00Z" w16du:dateUtc="2026-10-01T03:05:00Z">
              <w:r>
                <w:t>출력</w:t>
              </w:r>
            </w:ins>
          </w:p>
        </w:tc>
        <w:tc>
          <w:tcPr>
            <w:tcW w:w="7512" w:type="dxa"/>
            <w:tcPrChange w:id="6211" w:author="김은수" w:date="2026-10-01T03:22:00Z">
              <w:tcPr>
                <w:tcW w:w="7512" w:type="dxa"/>
              </w:tcPr>
            </w:tcPrChange>
          </w:tcPr>
          <w:p w14:paraId="7C04962B"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6212" w:author="김은수" w:date="2026-10-01T12:05:00Z" w16du:dateUtc="2026-10-01T03:05:00Z"/>
              </w:rPr>
            </w:pPr>
            <w:ins w:id="6213" w:author="김은수" w:date="2026-10-01T12:05:00Z" w16du:dateUtc="2026-10-01T03:05:00Z">
              <w:r>
                <w:t>크기가 큰 16대역의 오름차순 인덱스</w:t>
              </w:r>
            </w:ins>
          </w:p>
        </w:tc>
      </w:tr>
      <w:tr w:rsidR="00084C76" w14:paraId="3D72F8DB" w14:textId="77777777" w:rsidTr="00C40B7E">
        <w:trPr>
          <w:cantSplit/>
          <w:ins w:id="6214" w:author="김은수" w:date="2026-10-01T12:05:00Z"/>
          <w:trPrChange w:id="6215"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6216" w:author="김은수" w:date="2026-10-01T03:22:00Z">
              <w:tcPr>
                <w:tcW w:w="1304" w:type="dxa"/>
              </w:tcPr>
            </w:tcPrChange>
          </w:tcPr>
          <w:p w14:paraId="7D7A6481" w14:textId="77777777" w:rsidR="00084C76" w:rsidRDefault="00084C76">
            <w:pPr>
              <w:pStyle w:val="TDCe"/>
              <w:rPr>
                <w:ins w:id="6217" w:author="김은수" w:date="2026-10-01T12:05:00Z" w16du:dateUtc="2026-10-01T03:05:00Z"/>
              </w:rPr>
            </w:pPr>
            <w:ins w:id="6218" w:author="김은수" w:date="2026-10-01T12:05:00Z" w16du:dateUtc="2026-10-01T03:05:00Z">
              <w:r>
                <w:t>처리</w:t>
              </w:r>
            </w:ins>
          </w:p>
        </w:tc>
        <w:tc>
          <w:tcPr>
            <w:tcW w:w="7512" w:type="dxa"/>
            <w:tcPrChange w:id="6219" w:author="김은수" w:date="2026-10-01T03:22:00Z">
              <w:tcPr>
                <w:tcW w:w="7512" w:type="dxa"/>
              </w:tcPr>
            </w:tcPrChange>
          </w:tcPr>
          <w:p w14:paraId="5B6E9C67"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6220" w:author="김은수" w:date="2026-10-01T12:05:00Z" w16du:dateUtc="2026-10-01T03:05:00Z"/>
              </w:rPr>
            </w:pPr>
            <w:ins w:id="6221" w:author="김은수" w:date="2026-10-01T12:05:00Z" w16du:dateUtc="2026-10-01T03:05:00Z">
              <w:r>
                <w:t>필요 상태를 초기화하고 (크기&lt;&lt;5)|(31-인덱스) 점수로 상위 16개를 고른다. 동률이면 낮은 인덱스를 우선한다. 선택 후에는 인덱스 오름차순으로 정리한다.</w:t>
              </w:r>
            </w:ins>
          </w:p>
        </w:tc>
      </w:tr>
    </w:tbl>
    <w:p w14:paraId="7EC1B070" w14:textId="77777777" w:rsidR="00084C76" w:rsidRDefault="00084C76">
      <w:pPr>
        <w:pStyle w:val="TDC40"/>
        <w:spacing w:after="0"/>
        <w:rPr>
          <w:ins w:id="6222" w:author="김은수" w:date="2026-10-01T12:05:00Z" w16du:dateUtc="2026-10-01T03:05:00Z"/>
        </w:rPr>
        <w:pPrChange w:id="6223" w:author="김은수" w:date="2026-10-01T03:22:00Z">
          <w:pPr>
            <w:pStyle w:val="TDC40"/>
          </w:pPr>
        </w:pPrChange>
      </w:pPr>
    </w:p>
    <w:p w14:paraId="679AB272" w14:textId="77777777" w:rsidR="00084C76" w:rsidRDefault="00084C76">
      <w:pPr>
        <w:pStyle w:val="TDC42"/>
        <w:rPr>
          <w:ins w:id="6224" w:author="김은수" w:date="2026-10-01T12:05:00Z" w16du:dateUtc="2026-10-01T03:05:00Z"/>
        </w:rPr>
      </w:pPr>
      <w:ins w:id="6225" w:author="김은수" w:date="2026-10-01T12:05:00Z" w16du:dateUtc="2026-10-01T03:05:00Z">
        <w:r>
          <w:t xml:space="preserve">표 </w:t>
        </w:r>
        <w:r>
          <w:fldChar w:fldCharType="begin"/>
        </w:r>
        <w:r>
          <w:instrText>SEQ 표 \* ARABIC</w:instrText>
        </w:r>
        <w:r>
          <w:fldChar w:fldCharType="separate"/>
        </w:r>
        <w:r>
          <w:t>72</w:t>
        </w:r>
        <w:r>
          <w:fldChar w:fldCharType="end"/>
        </w:r>
        <w:r>
          <w:t>. NofM 대역 선택 / 구현 조건</w:t>
        </w:r>
      </w:ins>
    </w:p>
    <w:tbl>
      <w:tblPr>
        <w:tblStyle w:val="TDC41"/>
        <w:tblW w:w="8816" w:type="dxa"/>
        <w:tblLayout w:type="fixed"/>
        <w:tblLook w:val="04A0" w:firstRow="1" w:lastRow="0" w:firstColumn="1" w:lastColumn="0" w:noHBand="0" w:noVBand="1"/>
        <w:tblPrChange w:id="6226"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6227">
          <w:tblGrid>
            <w:gridCol w:w="360"/>
            <w:gridCol w:w="360"/>
            <w:gridCol w:w="584"/>
            <w:gridCol w:w="7512"/>
          </w:tblGrid>
        </w:tblGridChange>
      </w:tblGrid>
      <w:tr w:rsidR="00084C76" w14:paraId="23347082" w14:textId="77777777" w:rsidTr="00C40B7E">
        <w:trPr>
          <w:cnfStyle w:val="100000000000" w:firstRow="1" w:lastRow="0" w:firstColumn="0" w:lastColumn="0" w:oddVBand="0" w:evenVBand="0" w:oddHBand="0" w:evenHBand="0" w:firstRowFirstColumn="0" w:firstRowLastColumn="0" w:lastRowFirstColumn="0" w:lastRowLastColumn="0"/>
          <w:cantSplit/>
          <w:tblHeader/>
          <w:ins w:id="6228" w:author="김은수" w:date="2026-10-01T12:05:00Z"/>
          <w:trPrChange w:id="6229"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6230" w:author="김은수" w:date="2026-10-01T03:22:00Z">
              <w:tcPr>
                <w:tcW w:w="1304" w:type="dxa"/>
              </w:tcPr>
            </w:tcPrChange>
          </w:tcPr>
          <w:p w14:paraId="34BC9FB3"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6231" w:author="김은수" w:date="2026-10-01T12:05:00Z" w16du:dateUtc="2026-10-01T03:05:00Z"/>
              </w:rPr>
            </w:pPr>
            <w:ins w:id="6232" w:author="김은수" w:date="2026-10-01T12:05:00Z" w16du:dateUtc="2026-10-01T03:05:00Z">
              <w:r>
                <w:t>구분</w:t>
              </w:r>
            </w:ins>
          </w:p>
        </w:tc>
        <w:tc>
          <w:tcPr>
            <w:tcW w:w="7512" w:type="dxa"/>
            <w:tcPrChange w:id="6233" w:author="김은수" w:date="2026-10-01T03:22:00Z">
              <w:tcPr>
                <w:tcW w:w="7512" w:type="dxa"/>
              </w:tcPr>
            </w:tcPrChange>
          </w:tcPr>
          <w:p w14:paraId="4347592A"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6234" w:author="김은수" w:date="2026-10-01T12:05:00Z" w16du:dateUtc="2026-10-01T03:05:00Z"/>
              </w:rPr>
            </w:pPr>
            <w:ins w:id="6235" w:author="김은수" w:date="2026-10-01T12:05:00Z" w16du:dateUtc="2026-10-01T03:05:00Z">
              <w:r>
                <w:t>구현 조건</w:t>
              </w:r>
            </w:ins>
          </w:p>
        </w:tc>
      </w:tr>
      <w:tr w:rsidR="00084C76" w14:paraId="2E0A0C23" w14:textId="77777777" w:rsidTr="00C40B7E">
        <w:trPr>
          <w:cantSplit/>
          <w:ins w:id="6236" w:author="김은수" w:date="2026-10-01T12:05:00Z"/>
          <w:trPrChange w:id="6237"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6238" w:author="김은수" w:date="2026-10-01T03:22:00Z">
              <w:tcPr>
                <w:tcW w:w="1304" w:type="dxa"/>
              </w:tcPr>
            </w:tcPrChange>
          </w:tcPr>
          <w:p w14:paraId="2DCCF34F" w14:textId="77777777" w:rsidR="00084C76" w:rsidRDefault="00084C76">
            <w:pPr>
              <w:pStyle w:val="TDCe"/>
              <w:rPr>
                <w:ins w:id="6239" w:author="김은수" w:date="2026-10-01T12:05:00Z" w16du:dateUtc="2026-10-01T03:05:00Z"/>
              </w:rPr>
            </w:pPr>
            <w:ins w:id="6240" w:author="김은수" w:date="2026-10-01T12:05:00Z" w16du:dateUtc="2026-10-01T03:05:00Z">
              <w:r>
                <w:t>관련 함수</w:t>
              </w:r>
            </w:ins>
          </w:p>
        </w:tc>
        <w:tc>
          <w:tcPr>
            <w:tcW w:w="7512" w:type="dxa"/>
            <w:tcPrChange w:id="6241" w:author="김은수" w:date="2026-10-01T03:22:00Z">
              <w:tcPr>
                <w:tcW w:w="7512" w:type="dxa"/>
              </w:tcPr>
            </w:tcPrChange>
          </w:tcPr>
          <w:p w14:paraId="2A9EED80" w14:textId="77777777" w:rsidR="00084C76" w:rsidRPr="00E00010" w:rsidRDefault="00084C76">
            <w:pPr>
              <w:pStyle w:val="TDCf"/>
              <w:cnfStyle w:val="000000000000" w:firstRow="0" w:lastRow="0" w:firstColumn="0" w:lastColumn="0" w:oddVBand="0" w:evenVBand="0" w:oddHBand="0" w:evenHBand="0" w:firstRowFirstColumn="0" w:firstRowLastColumn="0" w:lastRowFirstColumn="0" w:lastRowLastColumn="0"/>
              <w:rPr>
                <w:ins w:id="6242" w:author="김은수" w:date="2026-10-01T12:05:00Z" w16du:dateUtc="2026-10-01T03:05:00Z"/>
                <w:lang w:val="en-US"/>
                <w:rPrChange w:id="6243" w:author="김은수" w:date="2026-10-01T13:46:00Z" w16du:dateUtc="2026-10-01T04:46:00Z">
                  <w:rPr>
                    <w:ins w:id="6244" w:author="김은수" w:date="2026-10-01T12:05:00Z" w16du:dateUtc="2026-10-01T03:05:00Z"/>
                  </w:rPr>
                </w:rPrChange>
              </w:rPr>
            </w:pPr>
            <w:ins w:id="6245" w:author="김은수" w:date="2026-10-01T12:05:00Z" w16du:dateUtc="2026-10-01T03:05:00Z">
              <w:r w:rsidRPr="00E00010">
                <w:rPr>
                  <w:lang w:val="en-US"/>
                  <w:rPrChange w:id="6246" w:author="김은수" w:date="2026-10-01T13:46:00Z" w16du:dateUtc="2026-10-01T04:46:00Z">
                    <w:rPr/>
                  </w:rPrChange>
                </w:rPr>
                <w:t>stimulationStrategy_NofM, stimulationStrategy_NofM_Init_Buffers, stimulationStrategy_NofM_Peak_Pick</w:t>
              </w:r>
            </w:ins>
          </w:p>
        </w:tc>
      </w:tr>
    </w:tbl>
    <w:p w14:paraId="52805CE0" w14:textId="77777777" w:rsidR="00084C76" w:rsidRPr="00E00010" w:rsidRDefault="00084C76">
      <w:pPr>
        <w:pStyle w:val="TDC40"/>
        <w:spacing w:after="0"/>
        <w:rPr>
          <w:ins w:id="6247" w:author="김은수" w:date="2026-10-01T12:05:00Z" w16du:dateUtc="2026-10-01T03:05:00Z"/>
          <w:lang w:val="en-US"/>
          <w:rPrChange w:id="6248" w:author="김은수" w:date="2026-10-01T13:46:00Z" w16du:dateUtc="2026-10-01T04:46:00Z">
            <w:rPr>
              <w:ins w:id="6249" w:author="김은수" w:date="2026-10-01T12:05:00Z" w16du:dateUtc="2026-10-01T03:05:00Z"/>
            </w:rPr>
          </w:rPrChange>
        </w:rPr>
        <w:pPrChange w:id="6250" w:author="김은수" w:date="2026-10-01T03:22:00Z">
          <w:pPr>
            <w:pStyle w:val="TDC40"/>
          </w:pPr>
        </w:pPrChange>
      </w:pPr>
    </w:p>
    <w:p w14:paraId="2177E620" w14:textId="77777777" w:rsidR="00084C76" w:rsidRDefault="00084C76">
      <w:pPr>
        <w:pStyle w:val="TDC43"/>
        <w:rPr>
          <w:ins w:id="6251" w:author="김은수" w:date="2026-10-01T12:05:00Z" w16du:dateUtc="2026-10-01T03:05:00Z"/>
        </w:rPr>
      </w:pPr>
      <w:ins w:id="6252" w:author="김은수" w:date="2026-10-01T12:05:00Z" w16du:dateUtc="2026-10-01T03:05:00Z">
        <w:r>
          <w:t>입출력 예 : 32대역 크기가 모두 100이면 인덱스 0~15를 선택한다. 크기[i]=i이면 인덱스 16~31을 선택한다. 두 경우 모두 선택 결과는 인덱스 오름차순이다.</w:t>
        </w:r>
      </w:ins>
    </w:p>
    <w:p w14:paraId="0FC430EB" w14:textId="77777777" w:rsidR="00697371" w:rsidRPr="00E00010" w:rsidRDefault="00220104">
      <w:pPr>
        <w:pStyle w:val="TDC43"/>
        <w:rPr>
          <w:ins w:id="6253" w:author="김은수" w:date="2026-09-30T15:44:00Z" w16du:dateUtc="2026-09-30T06:44:00Z"/>
        </w:rPr>
        <w:pPrChange w:id="6254" w:author="김은수" w:date="2026-10-01T01:11:00Z">
          <w:pPr>
            <w:keepLines/>
            <w:widowControl/>
            <w:snapToGrid w:val="0"/>
            <w:spacing w:after="180" w:line="300" w:lineRule="auto"/>
            <w:ind w:left="1245"/>
            <w:jc w:val="left"/>
          </w:pPr>
        </w:pPrChange>
      </w:pPr>
      <w:ins w:id="6255" w:author="김은수" w:date="2026-09-30T15:44:00Z" w16du:dateUtc="2026-09-30T06:44:00Z">
        <w:r>
          <w:rPr>
            <w:b/>
            <w:bCs/>
            <w:rPrChange w:id="6256" w:author="김은수" w:date="2026-10-01T01:11:00Z">
              <w:rPr>
                <w:b/>
                <w:bCs/>
                <w:sz w:val="22"/>
              </w:rPr>
            </w:rPrChange>
          </w:rPr>
          <w:t xml:space="preserve">흐름 참고 : </w:t>
        </w:r>
        <w:r>
          <w:rPr>
            <w:rPrChange w:id="6257" w:author="김은수" w:date="2026-10-01T01:11:00Z">
              <w:rPr>
                <w:sz w:val="22"/>
              </w:rPr>
            </w:rPrChange>
          </w:rPr>
          <w:t>점수는 (진폭 &lt;&lt; 5) | (31 - 인덱스)이다. 선택 결과는 크기순 출력이 아니라 주파수순 목록이다.</w:t>
        </w:r>
      </w:ins>
    </w:p>
    <w:p w14:paraId="7495724C" w14:textId="77777777" w:rsidR="00BA1805" w:rsidRPr="00E00010" w:rsidRDefault="00BA1805">
      <w:pPr>
        <w:pStyle w:val="TDC44"/>
        <w:rPr>
          <w:ins w:id="6258" w:author="김은수" w:date="2026-09-30T15:44:00Z" w16du:dateUtc="2026-09-30T06:44:00Z"/>
        </w:rPr>
        <w:pPrChange w:id="6259" w:author="김은수" w:date="2026-10-01T01:11:00Z">
          <w:pPr>
            <w:keepNext/>
            <w:keepLines/>
            <w:pageBreakBefore/>
            <w:widowControl/>
            <w:snapToGrid w:val="0"/>
            <w:spacing w:after="100" w:line="240" w:lineRule="auto"/>
            <w:jc w:val="center"/>
          </w:pPr>
        </w:pPrChange>
      </w:pPr>
      <w:ins w:id="6260" w:author="김은수" w:date="2026-09-30T15:44:00Z" w16du:dateUtc="2026-09-30T06:44:00Z">
        <w:r w:rsidRPr="00E00010">
          <w:rPr>
            <w:noProof/>
          </w:rPr>
          <w:drawing>
            <wp:inline distT="0" distB="0" distL="0" distR="0" wp14:anchorId="3E4EBC4E" wp14:editId="0010EAF7">
              <wp:extent cx="4320000" cy="4287600"/>
              <wp:effectExtent l="0" t="0" r="0" b="0"/>
              <wp:docPr id="1008" name="Flow CFX-034" descr="SU-ID-CFX-034 NofM 대역 선택 설계 순서도">
                <a:extLst xmlns:a="http://schemas.openxmlformats.org/drawingml/2006/main">
                  <a:ext uri="{FF2B5EF4-FFF2-40B4-BE49-F238E27FC236}">
                    <a16:creationId xmlns:a16="http://schemas.microsoft.com/office/drawing/2014/main" id="{E8B69799-F488-0C76-6806-D41022ABA04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그림 256" descr="스크린샷, 어둠, 블랙, 밤이(가) 표시된 사진&#10;&#10;자동 생성된 설명">
                        <a:extLst>
                          <a:ext uri="{FF2B5EF4-FFF2-40B4-BE49-F238E27FC236}">
                            <a16:creationId xmlns:a16="http://schemas.microsoft.com/office/drawing/2014/main" id="{E8B69799-F488-0C76-6806-D41022ABA043}"/>
                          </a:ext>
                        </a:extLst>
                      </pic:cNvPr>
                      <pic:cNvPicPr>
                        <a:picLocks noChangeAspect="1"/>
                      </pic:cNvPicPr>
                    </pic:nvPicPr>
                    <pic:blipFill>
                      <a:blip r:embed="rId36"/>
                      <a:stretch>
                        <a:fillRect/>
                      </a:stretch>
                    </pic:blipFill>
                    <pic:spPr>
                      <a:xfrm>
                        <a:off x="0" y="0"/>
                        <a:ext cx="4320000" cy="4287600"/>
                      </a:xfrm>
                      <a:prstGeom prst="rect">
                        <a:avLst/>
                      </a:prstGeom>
                    </pic:spPr>
                  </pic:pic>
                </a:graphicData>
              </a:graphic>
            </wp:inline>
          </w:drawing>
        </w:r>
      </w:ins>
    </w:p>
    <w:p w14:paraId="244EC007" w14:textId="77777777" w:rsidR="00697371" w:rsidRPr="00E00010" w:rsidRDefault="00220104">
      <w:pPr>
        <w:pStyle w:val="TDC45"/>
        <w:rPr>
          <w:ins w:id="6261" w:author="김은수" w:date="2026-09-30T15:44:00Z" w16du:dateUtc="2026-09-30T06:44:00Z"/>
        </w:rPr>
        <w:pPrChange w:id="6262" w:author="김은수" w:date="2026-10-01T01:11:00Z">
          <w:pPr>
            <w:keepLines/>
            <w:widowControl/>
            <w:snapToGrid w:val="0"/>
            <w:spacing w:after="180" w:line="276" w:lineRule="auto"/>
            <w:jc w:val="center"/>
          </w:pPr>
        </w:pPrChange>
      </w:pPr>
      <w:ins w:id="6263" w:author="김은수" w:date="2026-09-30T15:44:00Z" w16du:dateUtc="2026-09-30T06:44:00Z">
        <w:r w:rsidRPr="00E00010">
          <w:t>그림 16. SU-ID-CFX-034 NofM 대역 선택 순서도</w:t>
        </w:r>
      </w:ins>
    </w:p>
    <w:p w14:paraId="7C298E1A" w14:textId="77777777" w:rsidR="000C626C" w:rsidRDefault="000C626C">
      <w:pPr>
        <w:pStyle w:val="TDC40"/>
        <w:rPr>
          <w:ins w:id="6264" w:author="김은수" w:date="2026-10-01T05:08:00Z"/>
        </w:rPr>
      </w:pPr>
    </w:p>
    <w:p w14:paraId="613D792C" w14:textId="77777777" w:rsidR="00697371" w:rsidRPr="00E00010" w:rsidRDefault="00220104">
      <w:pPr>
        <w:pStyle w:val="TDC4"/>
        <w:rPr>
          <w:ins w:id="6265" w:author="김은수" w:date="2026-09-30T15:44:00Z" w16du:dateUtc="2026-09-30T06:44:00Z"/>
        </w:rPr>
        <w:pPrChange w:id="6266" w:author="김은수" w:date="2026-10-01T01:11:00Z">
          <w:pPr>
            <w:pStyle w:val="4"/>
            <w:numPr>
              <w:ilvl w:val="3"/>
              <w:numId w:val="7"/>
            </w:numPr>
            <w:tabs>
              <w:tab w:val="num" w:pos="1134"/>
            </w:tabs>
            <w:ind w:left="1200" w:hanging="400"/>
          </w:pPr>
        </w:pPrChange>
      </w:pPr>
      <w:ins w:id="6267" w:author="김은수" w:date="2026-09-30T15:44:00Z" w16du:dateUtc="2026-09-30T06:44:00Z">
        <w:r>
          <w:lastRenderedPageBreak/>
          <w:t>SU-ID-CFX-035, NofM 선택 대역 교차 배치</w:t>
        </w:r>
      </w:ins>
    </w:p>
    <w:p w14:paraId="0E5E8566" w14:textId="77777777" w:rsidR="00084C76" w:rsidRDefault="00084C76">
      <w:pPr>
        <w:pStyle w:val="TDC40"/>
        <w:keepNext/>
        <w:rPr>
          <w:ins w:id="6268" w:author="김은수" w:date="2026-10-01T12:05:00Z" w16du:dateUtc="2026-10-01T03:05:00Z"/>
        </w:rPr>
        <w:pPrChange w:id="6269" w:author="김은수" w:date="2026-10-01T03:22:00Z">
          <w:pPr>
            <w:pStyle w:val="TDC40"/>
          </w:pPr>
        </w:pPrChange>
      </w:pPr>
      <w:ins w:id="6270" w:author="김은수" w:date="2026-10-01T12:05:00Z" w16du:dateUtc="2026-10-01T03:05:00Z">
        <w:r>
          <w:t>선택 대역의 낮은 쪽과 높은 쪽을 번갈아 자극하도록 순서를 배치한다.</w:t>
        </w:r>
      </w:ins>
    </w:p>
    <w:p w14:paraId="5B30498F" w14:textId="77777777" w:rsidR="00084C76" w:rsidRDefault="00084C76">
      <w:pPr>
        <w:pStyle w:val="TDC42"/>
        <w:rPr>
          <w:ins w:id="6271" w:author="김은수" w:date="2026-10-01T12:05:00Z" w16du:dateUtc="2026-10-01T03:05:00Z"/>
        </w:rPr>
      </w:pPr>
      <w:ins w:id="6272" w:author="김은수" w:date="2026-10-01T12:05:00Z" w16du:dateUtc="2026-10-01T03:05:00Z">
        <w:r>
          <w:t xml:space="preserve">표 </w:t>
        </w:r>
        <w:r>
          <w:fldChar w:fldCharType="begin"/>
        </w:r>
        <w:r>
          <w:instrText>SEQ 표 \* ARABIC</w:instrText>
        </w:r>
        <w:r>
          <w:fldChar w:fldCharType="separate"/>
        </w:r>
        <w:r>
          <w:t>73</w:t>
        </w:r>
        <w:r>
          <w:fldChar w:fldCharType="end"/>
        </w:r>
        <w:r>
          <w:t>. NofM 선택 대역 교차 배치 / 유닛 설계 내용</w:t>
        </w:r>
      </w:ins>
    </w:p>
    <w:tbl>
      <w:tblPr>
        <w:tblStyle w:val="TDC41"/>
        <w:tblW w:w="8816" w:type="dxa"/>
        <w:tblLayout w:type="fixed"/>
        <w:tblLook w:val="04A0" w:firstRow="1" w:lastRow="0" w:firstColumn="1" w:lastColumn="0" w:noHBand="0" w:noVBand="1"/>
        <w:tblPrChange w:id="6273"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6274">
          <w:tblGrid>
            <w:gridCol w:w="360"/>
            <w:gridCol w:w="360"/>
            <w:gridCol w:w="584"/>
            <w:gridCol w:w="7512"/>
          </w:tblGrid>
        </w:tblGridChange>
      </w:tblGrid>
      <w:tr w:rsidR="00084C76" w14:paraId="72FC6482" w14:textId="77777777" w:rsidTr="0070513C">
        <w:trPr>
          <w:cnfStyle w:val="100000000000" w:firstRow="1" w:lastRow="0" w:firstColumn="0" w:lastColumn="0" w:oddVBand="0" w:evenVBand="0" w:oddHBand="0" w:evenHBand="0" w:firstRowFirstColumn="0" w:firstRowLastColumn="0" w:lastRowFirstColumn="0" w:lastRowLastColumn="0"/>
          <w:cantSplit/>
          <w:tblHeader/>
          <w:ins w:id="6275" w:author="김은수" w:date="2026-10-01T12:05:00Z"/>
          <w:trPrChange w:id="6276"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6277" w:author="김은수" w:date="2026-10-01T03:22:00Z">
              <w:tcPr>
                <w:tcW w:w="1304" w:type="dxa"/>
              </w:tcPr>
            </w:tcPrChange>
          </w:tcPr>
          <w:p w14:paraId="6682D2EE"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6278" w:author="김은수" w:date="2026-10-01T12:05:00Z" w16du:dateUtc="2026-10-01T03:05:00Z"/>
              </w:rPr>
            </w:pPr>
            <w:ins w:id="6279" w:author="김은수" w:date="2026-10-01T12:05:00Z" w16du:dateUtc="2026-10-01T03:05:00Z">
              <w:r>
                <w:t>항목</w:t>
              </w:r>
            </w:ins>
          </w:p>
        </w:tc>
        <w:tc>
          <w:tcPr>
            <w:tcW w:w="7512" w:type="dxa"/>
            <w:tcPrChange w:id="6280" w:author="김은수" w:date="2026-10-01T03:22:00Z">
              <w:tcPr>
                <w:tcW w:w="7512" w:type="dxa"/>
              </w:tcPr>
            </w:tcPrChange>
          </w:tcPr>
          <w:p w14:paraId="43E2E873"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6281" w:author="김은수" w:date="2026-10-01T12:05:00Z" w16du:dateUtc="2026-10-01T03:05:00Z"/>
              </w:rPr>
            </w:pPr>
            <w:ins w:id="6282" w:author="김은수" w:date="2026-10-01T12:05:00Z" w16du:dateUtc="2026-10-01T03:05:00Z">
              <w:r>
                <w:t>설계 내용</w:t>
              </w:r>
            </w:ins>
          </w:p>
        </w:tc>
      </w:tr>
      <w:tr w:rsidR="00084C76" w14:paraId="7EEB1214" w14:textId="77777777" w:rsidTr="0070513C">
        <w:trPr>
          <w:cantSplit/>
          <w:ins w:id="6283" w:author="김은수" w:date="2026-10-01T12:05:00Z"/>
          <w:trPrChange w:id="6284"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6285" w:author="김은수" w:date="2026-10-01T03:22:00Z">
              <w:tcPr>
                <w:tcW w:w="1304" w:type="dxa"/>
              </w:tcPr>
            </w:tcPrChange>
          </w:tcPr>
          <w:p w14:paraId="57A8BC2C" w14:textId="77777777" w:rsidR="00084C76" w:rsidRDefault="00084C76">
            <w:pPr>
              <w:pStyle w:val="TDCe"/>
              <w:rPr>
                <w:ins w:id="6286" w:author="김은수" w:date="2026-10-01T12:05:00Z" w16du:dateUtc="2026-10-01T03:05:00Z"/>
              </w:rPr>
            </w:pPr>
            <w:ins w:id="6287" w:author="김은수" w:date="2026-10-01T12:05:00Z" w16du:dateUtc="2026-10-01T03:05:00Z">
              <w:r>
                <w:t>입력</w:t>
              </w:r>
            </w:ins>
          </w:p>
        </w:tc>
        <w:tc>
          <w:tcPr>
            <w:tcW w:w="7512" w:type="dxa"/>
            <w:tcPrChange w:id="6288" w:author="김은수" w:date="2026-10-01T03:22:00Z">
              <w:tcPr>
                <w:tcW w:w="7512" w:type="dxa"/>
              </w:tcPr>
            </w:tcPrChange>
          </w:tcPr>
          <w:p w14:paraId="7F47C204"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6289" w:author="김은수" w:date="2026-10-01T12:05:00Z" w16du:dateUtc="2026-10-01T03:05:00Z"/>
              </w:rPr>
            </w:pPr>
            <w:ins w:id="6290" w:author="김은수" w:date="2026-10-01T12:05:00Z" w16du:dateUtc="2026-10-01T03:05:00Z">
              <w:r>
                <w:t>오름차순으로 정렬된 16개 대역 인덱스</w:t>
              </w:r>
            </w:ins>
          </w:p>
        </w:tc>
      </w:tr>
      <w:tr w:rsidR="00084C76" w14:paraId="22E4FD47" w14:textId="77777777" w:rsidTr="0070513C">
        <w:trPr>
          <w:cantSplit/>
          <w:ins w:id="6291" w:author="김은수" w:date="2026-10-01T12:05:00Z"/>
          <w:trPrChange w:id="6292"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6293" w:author="김은수" w:date="2026-10-01T03:22:00Z">
              <w:tcPr>
                <w:tcW w:w="1304" w:type="dxa"/>
              </w:tcPr>
            </w:tcPrChange>
          </w:tcPr>
          <w:p w14:paraId="1B218892" w14:textId="77777777" w:rsidR="00084C76" w:rsidRDefault="00084C76">
            <w:pPr>
              <w:pStyle w:val="TDCe"/>
              <w:rPr>
                <w:ins w:id="6294" w:author="김은수" w:date="2026-10-01T12:05:00Z" w16du:dateUtc="2026-10-01T03:05:00Z"/>
              </w:rPr>
            </w:pPr>
            <w:ins w:id="6295" w:author="김은수" w:date="2026-10-01T12:05:00Z" w16du:dateUtc="2026-10-01T03:05:00Z">
              <w:r>
                <w:t>출력</w:t>
              </w:r>
            </w:ins>
          </w:p>
        </w:tc>
        <w:tc>
          <w:tcPr>
            <w:tcW w:w="7512" w:type="dxa"/>
            <w:tcPrChange w:id="6296" w:author="김은수" w:date="2026-10-01T03:22:00Z">
              <w:tcPr>
                <w:tcW w:w="7512" w:type="dxa"/>
              </w:tcPr>
            </w:tcPrChange>
          </w:tcPr>
          <w:p w14:paraId="708113E4"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6297" w:author="김은수" w:date="2026-10-01T12:05:00Z" w16du:dateUtc="2026-10-01T03:05:00Z"/>
              </w:rPr>
            </w:pPr>
            <w:ins w:id="6298" w:author="김은수" w:date="2026-10-01T12:05:00Z" w16du:dateUtc="2026-10-01T03:05:00Z">
              <w:r>
                <w:t>하위 절반/상위 절반 교차 순서</w:t>
              </w:r>
            </w:ins>
          </w:p>
        </w:tc>
      </w:tr>
      <w:tr w:rsidR="00084C76" w14:paraId="024EE160" w14:textId="77777777" w:rsidTr="0070513C">
        <w:trPr>
          <w:cantSplit/>
          <w:ins w:id="6299" w:author="김은수" w:date="2026-10-01T12:05:00Z"/>
          <w:trPrChange w:id="6300"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6301" w:author="김은수" w:date="2026-10-01T03:22:00Z">
              <w:tcPr>
                <w:tcW w:w="1304" w:type="dxa"/>
              </w:tcPr>
            </w:tcPrChange>
          </w:tcPr>
          <w:p w14:paraId="45D5528D" w14:textId="77777777" w:rsidR="00084C76" w:rsidRDefault="00084C76">
            <w:pPr>
              <w:pStyle w:val="TDCe"/>
              <w:rPr>
                <w:ins w:id="6302" w:author="김은수" w:date="2026-10-01T12:05:00Z" w16du:dateUtc="2026-10-01T03:05:00Z"/>
              </w:rPr>
            </w:pPr>
            <w:ins w:id="6303" w:author="김은수" w:date="2026-10-01T12:05:00Z" w16du:dateUtc="2026-10-01T03:05:00Z">
              <w:r>
                <w:t>처리</w:t>
              </w:r>
            </w:ins>
          </w:p>
        </w:tc>
        <w:tc>
          <w:tcPr>
            <w:tcW w:w="7512" w:type="dxa"/>
            <w:tcPrChange w:id="6304" w:author="김은수" w:date="2026-10-01T03:22:00Z">
              <w:tcPr>
                <w:tcW w:w="7512" w:type="dxa"/>
              </w:tcPr>
            </w:tcPrChange>
          </w:tcPr>
          <w:p w14:paraId="23CCC92F"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6305" w:author="김은수" w:date="2026-10-01T12:05:00Z" w16du:dateUtc="2026-10-01T03:05:00Z"/>
              </w:rPr>
            </w:pPr>
            <w:ins w:id="6306" w:author="김은수" w:date="2026-10-01T12:05:00Z" w16du:dateUtc="2026-10-01T03:05:00Z">
              <w:r>
                <w:t>정렬 배열을 8개씩 나누고 하위 절반과 상위 절반을 교차 배치한다. 이 순서는 최종 패킷의 시작 위치 조정 전에 만들어지는 기본 순서다.</w:t>
              </w:r>
            </w:ins>
          </w:p>
        </w:tc>
      </w:tr>
    </w:tbl>
    <w:p w14:paraId="2728D66D" w14:textId="77777777" w:rsidR="00084C76" w:rsidRDefault="00084C76">
      <w:pPr>
        <w:pStyle w:val="TDC40"/>
        <w:spacing w:after="0"/>
        <w:rPr>
          <w:ins w:id="6307" w:author="김은수" w:date="2026-10-01T12:05:00Z" w16du:dateUtc="2026-10-01T03:05:00Z"/>
        </w:rPr>
        <w:pPrChange w:id="6308" w:author="김은수" w:date="2026-10-01T03:22:00Z">
          <w:pPr>
            <w:pStyle w:val="TDC40"/>
          </w:pPr>
        </w:pPrChange>
      </w:pPr>
    </w:p>
    <w:p w14:paraId="64B6D011" w14:textId="77777777" w:rsidR="00084C76" w:rsidRDefault="00084C76">
      <w:pPr>
        <w:pStyle w:val="TDC42"/>
        <w:rPr>
          <w:ins w:id="6309" w:author="김은수" w:date="2026-10-01T12:05:00Z" w16du:dateUtc="2026-10-01T03:05:00Z"/>
        </w:rPr>
      </w:pPr>
      <w:ins w:id="6310" w:author="김은수" w:date="2026-10-01T12:05:00Z" w16du:dateUtc="2026-10-01T03:05:00Z">
        <w:r>
          <w:t xml:space="preserve">표 </w:t>
        </w:r>
        <w:r>
          <w:fldChar w:fldCharType="begin"/>
        </w:r>
        <w:r>
          <w:instrText>SEQ 표 \* ARABIC</w:instrText>
        </w:r>
        <w:r>
          <w:fldChar w:fldCharType="separate"/>
        </w:r>
        <w:r>
          <w:t>74</w:t>
        </w:r>
        <w:r>
          <w:fldChar w:fldCharType="end"/>
        </w:r>
        <w:r>
          <w:t>. NofM 선택 대역 교차 배치 / 구현 조건</w:t>
        </w:r>
      </w:ins>
    </w:p>
    <w:tbl>
      <w:tblPr>
        <w:tblStyle w:val="TDC41"/>
        <w:tblW w:w="8816" w:type="dxa"/>
        <w:tblLayout w:type="fixed"/>
        <w:tblLook w:val="04A0" w:firstRow="1" w:lastRow="0" w:firstColumn="1" w:lastColumn="0" w:noHBand="0" w:noVBand="1"/>
        <w:tblPrChange w:id="6311"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6312">
          <w:tblGrid>
            <w:gridCol w:w="360"/>
            <w:gridCol w:w="360"/>
            <w:gridCol w:w="584"/>
            <w:gridCol w:w="7512"/>
          </w:tblGrid>
        </w:tblGridChange>
      </w:tblGrid>
      <w:tr w:rsidR="00084C76" w14:paraId="5C258BBC" w14:textId="77777777" w:rsidTr="0070513C">
        <w:trPr>
          <w:cnfStyle w:val="100000000000" w:firstRow="1" w:lastRow="0" w:firstColumn="0" w:lastColumn="0" w:oddVBand="0" w:evenVBand="0" w:oddHBand="0" w:evenHBand="0" w:firstRowFirstColumn="0" w:firstRowLastColumn="0" w:lastRowFirstColumn="0" w:lastRowLastColumn="0"/>
          <w:cantSplit/>
          <w:tblHeader/>
          <w:ins w:id="6313" w:author="김은수" w:date="2026-10-01T12:05:00Z"/>
          <w:trPrChange w:id="6314"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6315" w:author="김은수" w:date="2026-10-01T03:22:00Z">
              <w:tcPr>
                <w:tcW w:w="1304" w:type="dxa"/>
              </w:tcPr>
            </w:tcPrChange>
          </w:tcPr>
          <w:p w14:paraId="5458FD0F"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6316" w:author="김은수" w:date="2026-10-01T12:05:00Z" w16du:dateUtc="2026-10-01T03:05:00Z"/>
              </w:rPr>
            </w:pPr>
            <w:ins w:id="6317" w:author="김은수" w:date="2026-10-01T12:05:00Z" w16du:dateUtc="2026-10-01T03:05:00Z">
              <w:r>
                <w:t>구분</w:t>
              </w:r>
            </w:ins>
          </w:p>
        </w:tc>
        <w:tc>
          <w:tcPr>
            <w:tcW w:w="7512" w:type="dxa"/>
            <w:tcPrChange w:id="6318" w:author="김은수" w:date="2026-10-01T03:22:00Z">
              <w:tcPr>
                <w:tcW w:w="7512" w:type="dxa"/>
              </w:tcPr>
            </w:tcPrChange>
          </w:tcPr>
          <w:p w14:paraId="74F0FCF7"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6319" w:author="김은수" w:date="2026-10-01T12:05:00Z" w16du:dateUtc="2026-10-01T03:05:00Z"/>
              </w:rPr>
            </w:pPr>
            <w:ins w:id="6320" w:author="김은수" w:date="2026-10-01T12:05:00Z" w16du:dateUtc="2026-10-01T03:05:00Z">
              <w:r>
                <w:t>구현 조건</w:t>
              </w:r>
            </w:ins>
          </w:p>
        </w:tc>
      </w:tr>
      <w:tr w:rsidR="00084C76" w14:paraId="06EDA1CF" w14:textId="77777777" w:rsidTr="0070513C">
        <w:trPr>
          <w:cantSplit/>
          <w:ins w:id="6321" w:author="김은수" w:date="2026-10-01T12:05:00Z"/>
          <w:trPrChange w:id="6322"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6323" w:author="김은수" w:date="2026-10-01T03:22:00Z">
              <w:tcPr>
                <w:tcW w:w="1304" w:type="dxa"/>
              </w:tcPr>
            </w:tcPrChange>
          </w:tcPr>
          <w:p w14:paraId="276E9CD1" w14:textId="77777777" w:rsidR="00084C76" w:rsidRDefault="00084C76">
            <w:pPr>
              <w:pStyle w:val="TDCe"/>
              <w:rPr>
                <w:ins w:id="6324" w:author="김은수" w:date="2026-10-01T12:05:00Z" w16du:dateUtc="2026-10-01T03:05:00Z"/>
              </w:rPr>
            </w:pPr>
            <w:ins w:id="6325" w:author="김은수" w:date="2026-10-01T12:05:00Z" w16du:dateUtc="2026-10-01T03:05:00Z">
              <w:r>
                <w:t>관련 함수</w:t>
              </w:r>
            </w:ins>
          </w:p>
        </w:tc>
        <w:tc>
          <w:tcPr>
            <w:tcW w:w="7512" w:type="dxa"/>
            <w:tcPrChange w:id="6326" w:author="김은수" w:date="2026-10-01T03:22:00Z">
              <w:tcPr>
                <w:tcW w:w="7512" w:type="dxa"/>
              </w:tcPr>
            </w:tcPrChange>
          </w:tcPr>
          <w:p w14:paraId="5982B885"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6327" w:author="김은수" w:date="2026-10-01T12:05:00Z" w16du:dateUtc="2026-10-01T03:05:00Z"/>
              </w:rPr>
            </w:pPr>
            <w:ins w:id="6328" w:author="김은수" w:date="2026-10-01T12:05:00Z" w16du:dateUtc="2026-10-01T03:05:00Z">
              <w:r>
                <w:t>stimulationStrategy_NofM_Interleaving</w:t>
              </w:r>
            </w:ins>
          </w:p>
        </w:tc>
      </w:tr>
    </w:tbl>
    <w:p w14:paraId="65652D5B" w14:textId="77777777" w:rsidR="00084C76" w:rsidRDefault="00084C76">
      <w:pPr>
        <w:pStyle w:val="TDC40"/>
        <w:spacing w:after="0"/>
        <w:rPr>
          <w:ins w:id="6329" w:author="김은수" w:date="2026-10-01T12:05:00Z" w16du:dateUtc="2026-10-01T03:05:00Z"/>
        </w:rPr>
        <w:pPrChange w:id="6330" w:author="김은수" w:date="2026-10-01T03:22:00Z">
          <w:pPr>
            <w:pStyle w:val="TDC40"/>
          </w:pPr>
        </w:pPrChange>
      </w:pPr>
    </w:p>
    <w:p w14:paraId="7589EDDF" w14:textId="77777777" w:rsidR="00084C76" w:rsidRDefault="00084C76">
      <w:pPr>
        <w:pStyle w:val="TDC43"/>
        <w:rPr>
          <w:ins w:id="6331" w:author="김은수" w:date="2026-10-01T12:05:00Z" w16du:dateUtc="2026-10-01T03:05:00Z"/>
        </w:rPr>
      </w:pPr>
      <w:ins w:id="6332" w:author="김은수" w:date="2026-10-01T12:05:00Z" w16du:dateUtc="2026-10-01T03:05:00Z">
        <w:r>
          <w:t>입출력 예 : 선택 배열이 [0,1,...,15]이면 기본 교차 순서는 [0,8,1,9,2,10,3,11,4,12,5,13,6,14,7,15]이다.</w:t>
        </w:r>
      </w:ins>
    </w:p>
    <w:p w14:paraId="477780D8" w14:textId="77777777" w:rsidR="00697371" w:rsidRPr="00E00010" w:rsidRDefault="00220104">
      <w:pPr>
        <w:pStyle w:val="TDC43"/>
        <w:rPr>
          <w:ins w:id="6333" w:author="김은수" w:date="2026-09-30T15:44:00Z" w16du:dateUtc="2026-09-30T06:44:00Z"/>
        </w:rPr>
        <w:pPrChange w:id="6334" w:author="김은수" w:date="2026-10-01T01:11:00Z">
          <w:pPr>
            <w:keepLines/>
            <w:widowControl/>
            <w:snapToGrid w:val="0"/>
            <w:spacing w:after="180" w:line="300" w:lineRule="auto"/>
            <w:ind w:left="1245"/>
            <w:jc w:val="left"/>
          </w:pPr>
        </w:pPrChange>
      </w:pPr>
      <w:ins w:id="6335" w:author="김은수" w:date="2026-09-30T15:44:00Z" w16du:dateUtc="2026-09-30T06:44:00Z">
        <w:r>
          <w:rPr>
            <w:b/>
            <w:bCs/>
            <w:rPrChange w:id="6336" w:author="김은수" w:date="2026-10-01T01:11:00Z">
              <w:rPr>
                <w:b/>
                <w:bCs/>
                <w:sz w:val="22"/>
              </w:rPr>
            </w:rPrChange>
          </w:rPr>
          <w:t>흐름 참고 : 선택 수 N은 16으로 정한다. 이 단계에서는 선택한 대역의 기본 교차 순서만 만들고, 시작점 조정과 전극 번호 변환은 패킷 구성 단계에서 수행한다.</w:t>
        </w:r>
      </w:ins>
    </w:p>
    <w:p w14:paraId="4E96A99F" w14:textId="77777777" w:rsidR="00BA1805" w:rsidRPr="00E00010" w:rsidRDefault="00BA1805">
      <w:pPr>
        <w:pStyle w:val="TDC44"/>
        <w:rPr>
          <w:ins w:id="6337" w:author="김은수" w:date="2026-09-30T15:44:00Z" w16du:dateUtc="2026-09-30T06:44:00Z"/>
        </w:rPr>
        <w:pPrChange w:id="6338" w:author="김은수" w:date="2026-10-01T01:11:00Z">
          <w:pPr>
            <w:keepNext/>
            <w:keepLines/>
            <w:pageBreakBefore/>
            <w:widowControl/>
            <w:snapToGrid w:val="0"/>
            <w:spacing w:after="100" w:line="240" w:lineRule="auto"/>
            <w:jc w:val="center"/>
          </w:pPr>
        </w:pPrChange>
      </w:pPr>
      <w:ins w:id="6339" w:author="김은수" w:date="2026-09-30T15:44:00Z" w16du:dateUtc="2026-09-30T06:44:00Z">
        <w:r w:rsidRPr="00E00010">
          <w:rPr>
            <w:noProof/>
          </w:rPr>
          <w:lastRenderedPageBreak/>
          <w:drawing>
            <wp:inline distT="0" distB="0" distL="0" distR="0" wp14:anchorId="3E4EBC4E" wp14:editId="0010EAF7">
              <wp:extent cx="4320000" cy="3283200"/>
              <wp:effectExtent l="0" t="0" r="0" b="0"/>
              <wp:docPr id="1009" name="Flow CFX-035" descr="SU-ID-CFX-035 NofM 선택 대역 교차 배치 설계 순서도">
                <a:extLst xmlns:a="http://schemas.openxmlformats.org/drawingml/2006/main">
                  <a:ext uri="{FF2B5EF4-FFF2-40B4-BE49-F238E27FC236}">
                    <a16:creationId xmlns:a16="http://schemas.microsoft.com/office/drawing/2014/main" id="{E8B69799-F488-0C76-6806-D41022ABA04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그림 256" descr="스크린샷, 어둠, 블랙, 밤이(가) 표시된 사진&#10;&#10;자동 생성된 설명">
                        <a:extLst>
                          <a:ext uri="{FF2B5EF4-FFF2-40B4-BE49-F238E27FC236}">
                            <a16:creationId xmlns:a16="http://schemas.microsoft.com/office/drawing/2014/main" id="{E8B69799-F488-0C76-6806-D41022ABA043}"/>
                          </a:ext>
                        </a:extLst>
                      </pic:cNvPr>
                      <pic:cNvPicPr>
                        <a:picLocks noChangeAspect="1"/>
                      </pic:cNvPicPr>
                    </pic:nvPicPr>
                    <pic:blipFill>
                      <a:blip r:embed="rId37"/>
                      <a:stretch>
                        <a:fillRect/>
                      </a:stretch>
                    </pic:blipFill>
                    <pic:spPr>
                      <a:xfrm>
                        <a:off x="0" y="0"/>
                        <a:ext cx="4320000" cy="3283200"/>
                      </a:xfrm>
                      <a:prstGeom prst="rect">
                        <a:avLst/>
                      </a:prstGeom>
                    </pic:spPr>
                  </pic:pic>
                </a:graphicData>
              </a:graphic>
            </wp:inline>
          </w:drawing>
        </w:r>
      </w:ins>
    </w:p>
    <w:p w14:paraId="04F619B9" w14:textId="77777777" w:rsidR="00697371" w:rsidRPr="00E00010" w:rsidRDefault="00220104">
      <w:pPr>
        <w:pStyle w:val="TDC45"/>
        <w:rPr>
          <w:ins w:id="6340" w:author="김은수" w:date="2026-09-30T15:44:00Z" w16du:dateUtc="2026-09-30T06:44:00Z"/>
        </w:rPr>
        <w:pPrChange w:id="6341" w:author="김은수" w:date="2026-10-01T01:11:00Z">
          <w:pPr>
            <w:keepLines/>
            <w:widowControl/>
            <w:snapToGrid w:val="0"/>
            <w:spacing w:after="180" w:line="276" w:lineRule="auto"/>
            <w:jc w:val="center"/>
          </w:pPr>
        </w:pPrChange>
      </w:pPr>
      <w:ins w:id="6342" w:author="김은수" w:date="2026-09-30T15:44:00Z" w16du:dateUtc="2026-09-30T06:44:00Z">
        <w:r w:rsidRPr="00E00010">
          <w:t>그림 17. SU-ID-CFX-035 NofM 선택 대역 교차 배치 순서도</w:t>
        </w:r>
      </w:ins>
    </w:p>
    <w:p w14:paraId="70458354" w14:textId="77777777" w:rsidR="00697371" w:rsidRDefault="00220104">
      <w:pPr>
        <w:pStyle w:val="TDC2"/>
        <w:pageBreakBefore/>
        <w:pPrChange w:id="6343" w:author="김은수" w:date="2026-09-30T15:44:00Z" w16du:dateUtc="2026-09-30T06:44:00Z">
          <w:pPr>
            <w:pStyle w:val="2"/>
            <w:numPr>
              <w:ilvl w:val="1"/>
              <w:numId w:val="34"/>
            </w:numPr>
            <w:ind w:left="600" w:hanging="600"/>
          </w:pPr>
        </w:pPrChange>
      </w:pPr>
      <w:bookmarkStart w:id="6344" w:name="_Toc180573623"/>
      <w:bookmarkStart w:id="6345" w:name="_Toc241675561"/>
      <w:r>
        <w:lastRenderedPageBreak/>
        <w:t>Internal Stimulation Device Execution Module</w:t>
      </w:r>
      <w:bookmarkEnd w:id="6344"/>
      <w:bookmarkEnd w:id="6345"/>
    </w:p>
    <w:p w14:paraId="35CC2567" w14:textId="77777777" w:rsidR="00E01536" w:rsidRDefault="00C712F0">
      <w:pPr>
        <w:pStyle w:val="3"/>
        <w:keepNext w:val="0"/>
        <w:spacing w:before="0" w:after="0" w:line="300" w:lineRule="auto"/>
        <w:rPr>
          <w:del w:id="6346" w:author="김은수" w:date="2026-09-30T15:44:00Z" w16du:dateUtc="2026-09-30T06:44:00Z"/>
          <w:sz w:val="20"/>
          <w:szCs w:val="20"/>
          <w:rPrChange w:id="6347" w:author="김은수" w:date="2026-10-01T03:22:00Z">
            <w:rPr>
              <w:del w:id="6348" w:author="김은수" w:date="2026-09-30T15:44:00Z" w16du:dateUtc="2026-09-30T06:44:00Z"/>
            </w:rPr>
          </w:rPrChange>
        </w:rPr>
        <w:pPrChange w:id="6349" w:author="김은수" w:date="2026-10-01T03:22:00Z">
          <w:pPr>
            <w:pStyle w:val="3"/>
            <w:ind w:left="1000" w:hanging="400"/>
          </w:pPr>
        </w:pPrChange>
      </w:pPr>
      <w:bookmarkStart w:id="6350" w:name="_Toc180573624"/>
      <w:del w:id="6351" w:author="김은수" w:date="2026-09-30T15:44:00Z" w16du:dateUtc="2026-09-30T06:44:00Z">
        <w:r>
          <w:rPr>
            <w:rFonts w:hint="eastAsia"/>
          </w:rPr>
          <w:delText>4</w:delText>
        </w:r>
        <w:r>
          <w:delText>.3.1.</w:delText>
        </w:r>
        <w:r w:rsidR="00202942">
          <w:delText xml:space="preserve"> </w:delText>
        </w:r>
        <w:r>
          <w:rPr>
            <w:rFonts w:hint="eastAsia"/>
          </w:rPr>
          <w:delText>비트 스트림 생성</w:delText>
        </w:r>
        <w:bookmarkEnd w:id="6350"/>
        <w:r w:rsidR="00935A2A">
          <w:rPr>
            <w:rFonts w:hint="eastAsia"/>
          </w:rPr>
          <w:delText xml:space="preserve"> </w:delText>
        </w:r>
        <w:bookmarkStart w:id="6352" w:name="_Toc241675562"/>
        <w:bookmarkEnd w:id="6352"/>
      </w:del>
    </w:p>
    <w:p w14:paraId="73C3ABDE" w14:textId="77777777" w:rsidR="00697371" w:rsidRDefault="00C712F0">
      <w:pPr>
        <w:pStyle w:val="TDC3"/>
        <w:pPrChange w:id="6353" w:author="김은수" w:date="2026-09-30T15:44:00Z" w16du:dateUtc="2026-09-30T06:44:00Z">
          <w:pPr>
            <w:pStyle w:val="4"/>
            <w:ind w:left="1200" w:hanging="400"/>
          </w:pPr>
        </w:pPrChange>
      </w:pPr>
      <w:del w:id="6354" w:author="김은수" w:date="2026-09-30T15:44:00Z" w16du:dateUtc="2026-09-30T06:44:00Z">
        <w:r>
          <w:delText xml:space="preserve">4.3.1.1. </w:delText>
        </w:r>
      </w:del>
      <w:bookmarkStart w:id="6355" w:name="_Toc241675563"/>
      <w:r w:rsidR="00220104">
        <w:t>SI-ID-CFX-</w:t>
      </w:r>
      <w:del w:id="6356" w:author="김은수" w:date="2026-09-30T15:44:00Z" w16du:dateUtc="2026-09-30T06:44:00Z">
        <w:r w:rsidR="00935A2A">
          <w:delText>0</w:delText>
        </w:r>
        <w:r w:rsidR="006A23CA">
          <w:delText>0</w:delText>
        </w:r>
        <w:r w:rsidR="003F30F3">
          <w:delText>6</w:delText>
        </w:r>
        <w:r w:rsidR="00935A2A">
          <w:delText xml:space="preserve">, </w:delText>
        </w:r>
        <w:r>
          <w:delText xml:space="preserve">PCM </w:delText>
        </w:r>
        <w:r>
          <w:rPr>
            <w:rFonts w:hint="eastAsia"/>
          </w:rPr>
          <w:delText xml:space="preserve">제어 </w:delText>
        </w:r>
        <w:r w:rsidR="00652620">
          <w:rPr>
            <w:rFonts w:hint="eastAsia"/>
          </w:rPr>
          <w:delText>항목</w:delText>
        </w:r>
        <w:r w:rsidR="00935A2A">
          <w:rPr>
            <w:rFonts w:hint="eastAsia"/>
          </w:rPr>
          <w:delText xml:space="preserve"> </w:delText>
        </w:r>
      </w:del>
      <w:ins w:id="6357" w:author="김은수" w:date="2026-09-30T15:44:00Z" w16du:dateUtc="2026-09-30T06:44:00Z">
        <w:r w:rsidR="00220104">
          <w:t>003, 내부 자극 장치 실행 모듈</w:t>
        </w:r>
      </w:ins>
      <w:bookmarkEnd w:id="6355"/>
    </w:p>
    <w:p w14:paraId="34A5607B" w14:textId="77777777" w:rsidR="00C712F0" w:rsidRPr="00E00010" w:rsidRDefault="00C712F0">
      <w:pPr>
        <w:rPr>
          <w:del w:id="6358" w:author="김은수" w:date="2026-09-30T15:44:00Z" w16du:dateUtc="2026-09-30T06:44:00Z"/>
          <w:szCs w:val="20"/>
        </w:rPr>
        <w:pPrChange w:id="6359" w:author="김은수" w:date="2026-10-01T03:22:00Z">
          <w:pPr>
            <w:spacing w:after="0" w:line="240" w:lineRule="auto"/>
            <w:ind w:leftChars="400" w:left="800"/>
          </w:pPr>
        </w:pPrChange>
      </w:pPr>
      <w:del w:id="6360" w:author="김은수" w:date="2026-09-30T15:44:00Z" w16du:dateUtc="2026-09-30T06:44:00Z">
        <w:r>
          <w:rPr>
            <w:noProof/>
          </w:rPr>
          <w:drawing>
            <wp:inline distT="0" distB="0" distL="0" distR="0" wp14:anchorId="1ECBCD9A" wp14:editId="743ED0CD">
              <wp:extent cx="5678951" cy="3029023"/>
              <wp:effectExtent l="0" t="0" r="0" b="0"/>
              <wp:docPr id="1904018150" name="그림 1" descr="텍스트, 스크린샷, 폰트,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018150" name="그림 1" descr="텍스트, 스크린샷, 폰트, 그래픽이(가) 표시된 사진&#10;&#10;자동 생성된 설명"/>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691181" cy="3035546"/>
                      </a:xfrm>
                      <a:prstGeom prst="rect">
                        <a:avLst/>
                      </a:prstGeom>
                      <a:noFill/>
                    </pic:spPr>
                  </pic:pic>
                </a:graphicData>
              </a:graphic>
            </wp:inline>
          </w:drawing>
        </w:r>
      </w:del>
    </w:p>
    <w:p w14:paraId="477319D6" w14:textId="77777777" w:rsidR="00C712F0" w:rsidRPr="00E00010" w:rsidRDefault="00220104">
      <w:pPr>
        <w:pStyle w:val="TDC4"/>
        <w:widowControl w:val="0"/>
        <w:numPr>
          <w:ilvl w:val="3"/>
          <w:numId w:val="36"/>
        </w:numPr>
        <w:rPr>
          <w:del w:id="6361" w:author="김은수" w:date="2026-09-30T15:44:00Z" w16du:dateUtc="2026-09-30T06:44:00Z"/>
        </w:rPr>
        <w:pPrChange w:id="6362" w:author="김은수" w:date="2026-10-01T01:11:00Z">
          <w:pPr>
            <w:pStyle w:val="4"/>
            <w:numPr>
              <w:ilvl w:val="3"/>
              <w:numId w:val="36"/>
            </w:numPr>
            <w:ind w:left="1200" w:hanging="400"/>
          </w:pPr>
        </w:pPrChange>
      </w:pPr>
      <w:r>
        <w:t>SU-ID-CFX-</w:t>
      </w:r>
      <w:del w:id="6363" w:author="김은수" w:date="2026-09-30T15:44:00Z" w16du:dateUtc="2026-09-30T06:44:00Z">
        <w:r w:rsidR="00202942">
          <w:delText>0</w:delText>
        </w:r>
        <w:r w:rsidR="00713187">
          <w:delText>6</w:delText>
        </w:r>
        <w:r w:rsidR="006A23CA">
          <w:delText>0</w:delText>
        </w:r>
        <w:r w:rsidR="00202942">
          <w:delText xml:space="preserve">, </w:delText>
        </w:r>
        <w:r w:rsidR="00C712F0">
          <w:rPr>
            <w:rFonts w:hint="eastAsia"/>
          </w:rPr>
          <w:delText>실시간 자극 출력 P</w:delText>
        </w:r>
        <w:r w:rsidR="00C712F0">
          <w:delText xml:space="preserve">CM </w:delText>
        </w:r>
        <w:r w:rsidR="00C712F0">
          <w:rPr>
            <w:rFonts w:hint="eastAsia"/>
          </w:rPr>
          <w:delText>생성</w:delText>
        </w:r>
        <w:r w:rsidR="00202942">
          <w:rPr>
            <w:rFonts w:hint="eastAsia"/>
          </w:rPr>
          <w:delText xml:space="preserve"> 유닛</w:delText>
        </w:r>
      </w:del>
    </w:p>
    <w:p w14:paraId="25B307B4" w14:textId="77777777" w:rsidR="00697371" w:rsidRDefault="00C712F0">
      <w:pPr>
        <w:pStyle w:val="TDC4"/>
        <w:pPrChange w:id="6364" w:author="김은수" w:date="2026-09-30T15:44:00Z" w16du:dateUtc="2026-09-30T06:44:00Z">
          <w:pPr>
            <w:ind w:leftChars="738" w:left="1476"/>
          </w:pPr>
        </w:pPrChange>
      </w:pPr>
      <w:del w:id="6365" w:author="김은수" w:date="2026-09-30T15:44:00Z" w16du:dateUtc="2026-09-30T06:44:00Z">
        <w:r>
          <w:delText>FPGA</w:delText>
        </w:r>
        <w:r>
          <w:rPr>
            <w:rFonts w:hint="eastAsia"/>
          </w:rPr>
          <w:delText>에 전송될</w:delText>
        </w:r>
      </w:del>
      <w:ins w:id="6366" w:author="김은수" w:date="2026-09-30T15:44:00Z" w16du:dateUtc="2026-09-30T06:44:00Z">
        <w:r w:rsidR="00220104">
          <w:t>036,</w:t>
        </w:r>
      </w:ins>
      <w:r w:rsidR="00220104">
        <w:t xml:space="preserve"> 자극 </w:t>
      </w:r>
      <w:del w:id="6367" w:author="김은수" w:date="2026-09-30T15:44:00Z" w16du:dateUtc="2026-09-30T06:44:00Z">
        <w:r>
          <w:rPr>
            <w:rFonts w:hint="eastAsia"/>
          </w:rPr>
          <w:delText xml:space="preserve">출력용 </w:delText>
        </w:r>
        <w:r>
          <w:delText>PCM bitstream</w:delText>
        </w:r>
        <w:r>
          <w:rPr>
            <w:rFonts w:hint="eastAsia"/>
          </w:rPr>
          <w:delText>을 생성한다.</w:delText>
        </w:r>
        <w:r>
          <w:delText xml:space="preserve"> </w:delText>
        </w:r>
      </w:del>
      <w:ins w:id="6368" w:author="김은수" w:date="2026-09-30T15:44:00Z" w16du:dateUtc="2026-09-30T06:44:00Z">
        <w:r w:rsidR="00220104">
          <w:t>패킷 헤더 구성</w:t>
        </w:r>
      </w:ins>
    </w:p>
    <w:p w14:paraId="603B3983" w14:textId="77777777" w:rsidR="00C712F0" w:rsidRPr="00E00010" w:rsidRDefault="00C712F0">
      <w:pPr>
        <w:pStyle w:val="a8"/>
        <w:numPr>
          <w:ilvl w:val="0"/>
          <w:numId w:val="22"/>
        </w:numPr>
        <w:spacing w:after="0" w:line="300" w:lineRule="auto"/>
        <w:ind w:left="1160"/>
        <w:rPr>
          <w:del w:id="6369" w:author="김은수" w:date="2026-09-30T15:44:00Z" w16du:dateUtc="2026-09-30T06:44:00Z"/>
          <w:szCs w:val="20"/>
        </w:rPr>
        <w:pPrChange w:id="6370" w:author="김은수" w:date="2026-10-01T03:22:00Z">
          <w:pPr>
            <w:pStyle w:val="a8"/>
            <w:numPr>
              <w:numId w:val="22"/>
            </w:numPr>
            <w:ind w:leftChars="0" w:left="1960" w:hanging="360"/>
          </w:pPr>
        </w:pPrChange>
      </w:pPr>
      <w:del w:id="6371" w:author="김은수" w:date="2026-09-30T15:44:00Z" w16du:dateUtc="2026-09-30T06:44:00Z">
        <w:r>
          <w:rPr>
            <w:rFonts w:hint="eastAsia"/>
          </w:rPr>
          <w:delText>자극 출력용 비트스트림은</w:delText>
        </w:r>
        <w:r>
          <w:delText xml:space="preserve"> </w:delText>
        </w:r>
        <w:r>
          <w:rPr>
            <w:rFonts w:hint="eastAsia"/>
          </w:rPr>
          <w:delText>아래 그림과 같이 구성된다.</w:delText>
        </w:r>
      </w:del>
    </w:p>
    <w:p w14:paraId="5B1A4E79" w14:textId="77777777" w:rsidR="00C712F0" w:rsidRPr="00E00010" w:rsidRDefault="00C712F0">
      <w:pPr>
        <w:pStyle w:val="a8"/>
        <w:rPr>
          <w:del w:id="6372" w:author="김은수" w:date="2026-09-30T15:44:00Z" w16du:dateUtc="2026-09-30T06:44:00Z"/>
          <w:szCs w:val="20"/>
        </w:rPr>
        <w:pPrChange w:id="6373" w:author="김은수" w:date="2026-10-01T03:22:00Z">
          <w:pPr>
            <w:pStyle w:val="a8"/>
            <w:spacing w:after="0" w:line="240" w:lineRule="auto"/>
            <w:ind w:leftChars="680" w:left="1360"/>
          </w:pPr>
        </w:pPrChange>
      </w:pPr>
      <w:del w:id="6374" w:author="김은수" w:date="2026-09-30T15:44:00Z" w16du:dateUtc="2026-09-30T06:44:00Z">
        <w:r w:rsidRPr="00CD497C">
          <w:rPr>
            <w:noProof/>
          </w:rPr>
          <w:drawing>
            <wp:inline distT="0" distB="0" distL="0" distR="0" wp14:anchorId="5E39DE73" wp14:editId="6D17B997">
              <wp:extent cx="5224780" cy="1347666"/>
              <wp:effectExtent l="0" t="0" r="0" b="5080"/>
              <wp:docPr id="57" name="그림 56" descr="텍스트, 스크린샷, 라인, 번호이(가) 표시된 사진&#10;&#10;자동 생성된 설명">
                <a:extLst xmlns:a="http://schemas.openxmlformats.org/drawingml/2006/main">
                  <a:ext uri="{FF2B5EF4-FFF2-40B4-BE49-F238E27FC236}">
                    <a16:creationId xmlns:a16="http://schemas.microsoft.com/office/drawing/2014/main" id="{55475EF9-8C42-8D58-AF5C-3F2E29D3676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그림 56" descr="텍스트, 스크린샷, 라인, 번호이(가) 표시된 사진&#10;&#10;자동 생성된 설명">
                        <a:extLst>
                          <a:ext uri="{FF2B5EF4-FFF2-40B4-BE49-F238E27FC236}">
                            <a16:creationId xmlns:a16="http://schemas.microsoft.com/office/drawing/2014/main" id="{55475EF9-8C42-8D58-AF5C-3F2E29D36766}"/>
                          </a:ext>
                        </a:extLst>
                      </pic:cNvPr>
                      <pic:cNvPicPr>
                        <a:picLocks noChangeAspect="1"/>
                      </pic:cNvPicPr>
                    </pic:nvPicPr>
                    <pic:blipFill>
                      <a:blip r:embed="rId39"/>
                      <a:stretch>
                        <a:fillRect/>
                      </a:stretch>
                    </pic:blipFill>
                    <pic:spPr>
                      <a:xfrm>
                        <a:off x="0" y="0"/>
                        <a:ext cx="5260879" cy="1356977"/>
                      </a:xfrm>
                      <a:prstGeom prst="rect">
                        <a:avLst/>
                      </a:prstGeom>
                    </pic:spPr>
                  </pic:pic>
                </a:graphicData>
              </a:graphic>
            </wp:inline>
          </w:drawing>
        </w:r>
      </w:del>
    </w:p>
    <w:p w14:paraId="1B4169C7" w14:textId="77777777" w:rsidR="00C712F0" w:rsidRPr="00E00010" w:rsidRDefault="00C712F0">
      <w:pPr>
        <w:spacing w:after="0" w:line="300" w:lineRule="auto"/>
        <w:rPr>
          <w:del w:id="6375" w:author="김은수" w:date="2026-09-30T15:44:00Z" w16du:dateUtc="2026-09-30T06:44:00Z"/>
          <w:szCs w:val="20"/>
        </w:rPr>
        <w:pPrChange w:id="6376" w:author="김은수" w:date="2026-10-01T03:22:00Z">
          <w:pPr>
            <w:ind w:leftChars="738" w:left="1476"/>
          </w:pPr>
        </w:pPrChange>
      </w:pPr>
      <w:del w:id="6377" w:author="김은수" w:date="2026-09-30T15:44:00Z" w16du:dateUtc="2026-09-30T06:44:00Z">
        <w:r>
          <w:rPr>
            <w:rFonts w:hint="eastAsia"/>
          </w:rPr>
          <w:delText>맵데이터에서 선행펄스 모양과 자극 순서별 자극 전극번호를 가져오고 신호처리출력의 결과인 자극 레벨을 가져와서 자극 출력용 P</w:delText>
        </w:r>
        <w:r>
          <w:delText>ayload</w:delText>
        </w:r>
        <w:r>
          <w:rPr>
            <w:rFonts w:hint="eastAsia"/>
          </w:rPr>
          <w:delText>를 생성한다.</w:delText>
        </w:r>
      </w:del>
    </w:p>
    <w:p w14:paraId="3783A766" w14:textId="77777777" w:rsidR="00C712F0" w:rsidRPr="00E00010" w:rsidRDefault="00C712F0">
      <w:pPr>
        <w:spacing w:after="0" w:line="300" w:lineRule="auto"/>
        <w:rPr>
          <w:del w:id="6378" w:author="김은수" w:date="2026-09-30T15:44:00Z" w16du:dateUtc="2026-09-30T06:44:00Z"/>
          <w:szCs w:val="20"/>
        </w:rPr>
        <w:pPrChange w:id="6379" w:author="김은수" w:date="2026-10-01T03:22:00Z">
          <w:pPr>
            <w:ind w:leftChars="738" w:left="1476"/>
          </w:pPr>
        </w:pPrChange>
      </w:pPr>
      <w:del w:id="6380" w:author="김은수" w:date="2026-09-30T15:44:00Z" w16du:dateUtc="2026-09-30T06:44:00Z">
        <w:r>
          <w:rPr>
            <w:rFonts w:hint="eastAsia"/>
          </w:rPr>
          <w:delText xml:space="preserve">펄스폭에 따라 계산된 자극 채널별 프레임 개수가 </w:delText>
        </w:r>
        <w:r>
          <w:delText>1</w:delText>
        </w:r>
        <w:r>
          <w:rPr>
            <w:rFonts w:hint="eastAsia"/>
          </w:rPr>
          <w:delText xml:space="preserve">보다 큰 경우에는 </w:delText>
        </w:r>
        <w:r>
          <w:delText xml:space="preserve">NOP </w:delText>
        </w:r>
        <w:r>
          <w:rPr>
            <w:rFonts w:hint="eastAsia"/>
          </w:rPr>
          <w:delText>프레임을 추가로 삽입하여 채널 별 프레임 개수를 채운다.</w:delText>
        </w:r>
      </w:del>
    </w:p>
    <w:p w14:paraId="50B9BF0F" w14:textId="77777777" w:rsidR="00C712F0" w:rsidRPr="00E00010" w:rsidRDefault="00C712F0">
      <w:pPr>
        <w:spacing w:after="0" w:line="300" w:lineRule="auto"/>
        <w:rPr>
          <w:del w:id="6381" w:author="김은수" w:date="2026-09-30T15:44:00Z" w16du:dateUtc="2026-09-30T06:44:00Z"/>
          <w:szCs w:val="20"/>
        </w:rPr>
        <w:pPrChange w:id="6382" w:author="김은수" w:date="2026-10-01T03:22:00Z">
          <w:pPr>
            <w:ind w:leftChars="738" w:left="1476"/>
          </w:pPr>
        </w:pPrChange>
      </w:pPr>
      <w:del w:id="6383" w:author="김은수" w:date="2026-09-30T15:44:00Z" w16du:dateUtc="2026-09-30T06:44:00Z">
        <w:r>
          <w:rPr>
            <w:rFonts w:hint="eastAsia"/>
          </w:rPr>
          <w:delText>현재 F</w:delText>
        </w:r>
        <w:r>
          <w:delText>PGA</w:delText>
        </w:r>
        <w:r>
          <w:rPr>
            <w:rFonts w:hint="eastAsia"/>
          </w:rPr>
          <w:delText xml:space="preserve">와 </w:delText>
        </w:r>
        <w:r>
          <w:delText>Ezairo</w:delText>
        </w:r>
        <w:r>
          <w:rPr>
            <w:rFonts w:hint="eastAsia"/>
          </w:rPr>
          <w:delText xml:space="preserve">하드웨어는 </w:delText>
        </w:r>
        <w:r>
          <w:delText>1msec</w:delText>
        </w:r>
        <w:r>
          <w:rPr>
            <w:rFonts w:hint="eastAsia"/>
          </w:rPr>
          <w:delText xml:space="preserve">당 </w:delText>
        </w:r>
        <w:r>
          <w:delText>24</w:delText>
        </w:r>
        <w:r>
          <w:rPr>
            <w:rFonts w:hint="eastAsia"/>
          </w:rPr>
          <w:delText>프레임을 전송하도록 설계되어 있기 때문에,</w:delText>
        </w:r>
        <w:r>
          <w:delText xml:space="preserve"> 24</w:delText>
        </w:r>
        <w:r>
          <w:rPr>
            <w:rFonts w:hint="eastAsia"/>
          </w:rPr>
          <w:delText xml:space="preserve">프레임 중 자극 출력을 생성하고 남은 프레임 또한 </w:delText>
        </w:r>
        <w:r>
          <w:delText>NOP</w:delText>
        </w:r>
        <w:r>
          <w:rPr>
            <w:rFonts w:hint="eastAsia"/>
          </w:rPr>
          <w:delText>으로 채운다.</w:delText>
        </w:r>
      </w:del>
    </w:p>
    <w:p w14:paraId="00E37579" w14:textId="77777777" w:rsidR="00084C76" w:rsidRDefault="00084C76">
      <w:pPr>
        <w:pStyle w:val="TDC40"/>
        <w:keepNext/>
        <w:rPr>
          <w:ins w:id="6384" w:author="김은수" w:date="2026-10-01T12:05:00Z" w16du:dateUtc="2026-10-01T03:05:00Z"/>
        </w:rPr>
        <w:pPrChange w:id="6385" w:author="김은수" w:date="2026-10-01T03:22:00Z">
          <w:pPr>
            <w:pStyle w:val="TDC40"/>
          </w:pPr>
        </w:pPrChange>
      </w:pPr>
      <w:ins w:id="6386" w:author="김은수" w:date="2026-10-01T12:05:00Z" w16du:dateUtc="2026-10-01T03:05:00Z">
        <w:r>
          <w:t>매 프레임의 자극 크기와 조합할 고정 제어 필드를 준비한다.</w:t>
        </w:r>
      </w:ins>
    </w:p>
    <w:p w14:paraId="311E6053" w14:textId="77777777" w:rsidR="00084C76" w:rsidRDefault="00084C76">
      <w:pPr>
        <w:pStyle w:val="TDC42"/>
        <w:rPr>
          <w:ins w:id="6387" w:author="김은수" w:date="2026-10-01T12:05:00Z" w16du:dateUtc="2026-10-01T03:05:00Z"/>
        </w:rPr>
      </w:pPr>
      <w:ins w:id="6388" w:author="김은수" w:date="2026-10-01T12:05:00Z" w16du:dateUtc="2026-10-01T03:05:00Z">
        <w:r>
          <w:t xml:space="preserve">표 </w:t>
        </w:r>
        <w:r>
          <w:fldChar w:fldCharType="begin"/>
        </w:r>
        <w:r>
          <w:instrText>SEQ 표 \* ARABIC</w:instrText>
        </w:r>
        <w:r>
          <w:fldChar w:fldCharType="separate"/>
        </w:r>
        <w:r>
          <w:t>75</w:t>
        </w:r>
        <w:r>
          <w:fldChar w:fldCharType="end"/>
        </w:r>
        <w:r>
          <w:t>. 자극 패킷 헤더 구성 / 유닛 설계 내용</w:t>
        </w:r>
      </w:ins>
    </w:p>
    <w:tbl>
      <w:tblPr>
        <w:tblStyle w:val="TDC41"/>
        <w:tblW w:w="8816" w:type="dxa"/>
        <w:tblLayout w:type="fixed"/>
        <w:tblLook w:val="04A0" w:firstRow="1" w:lastRow="0" w:firstColumn="1" w:lastColumn="0" w:noHBand="0" w:noVBand="1"/>
        <w:tblPrChange w:id="6389"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6390">
          <w:tblGrid>
            <w:gridCol w:w="360"/>
            <w:gridCol w:w="360"/>
            <w:gridCol w:w="584"/>
            <w:gridCol w:w="7512"/>
          </w:tblGrid>
        </w:tblGridChange>
      </w:tblGrid>
      <w:tr w:rsidR="00084C76" w14:paraId="25DB3ACC" w14:textId="77777777" w:rsidTr="00F8159F">
        <w:trPr>
          <w:cnfStyle w:val="100000000000" w:firstRow="1" w:lastRow="0" w:firstColumn="0" w:lastColumn="0" w:oddVBand="0" w:evenVBand="0" w:oddHBand="0" w:evenHBand="0" w:firstRowFirstColumn="0" w:firstRowLastColumn="0" w:lastRowFirstColumn="0" w:lastRowLastColumn="0"/>
          <w:cantSplit/>
          <w:tblHeader/>
          <w:ins w:id="6391" w:author="김은수" w:date="2026-10-01T12:05:00Z"/>
          <w:trPrChange w:id="6392"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6393" w:author="김은수" w:date="2026-10-01T03:22:00Z">
              <w:tcPr>
                <w:tcW w:w="1304" w:type="dxa"/>
              </w:tcPr>
            </w:tcPrChange>
          </w:tcPr>
          <w:p w14:paraId="756220EC"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6394" w:author="김은수" w:date="2026-10-01T12:05:00Z" w16du:dateUtc="2026-10-01T03:05:00Z"/>
              </w:rPr>
            </w:pPr>
            <w:ins w:id="6395" w:author="김은수" w:date="2026-10-01T12:05:00Z" w16du:dateUtc="2026-10-01T03:05:00Z">
              <w:r>
                <w:t>항목</w:t>
              </w:r>
            </w:ins>
          </w:p>
        </w:tc>
        <w:tc>
          <w:tcPr>
            <w:tcW w:w="7512" w:type="dxa"/>
            <w:tcPrChange w:id="6396" w:author="김은수" w:date="2026-10-01T03:22:00Z">
              <w:tcPr>
                <w:tcW w:w="7512" w:type="dxa"/>
              </w:tcPr>
            </w:tcPrChange>
          </w:tcPr>
          <w:p w14:paraId="50960218"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6397" w:author="김은수" w:date="2026-10-01T12:05:00Z" w16du:dateUtc="2026-10-01T03:05:00Z"/>
              </w:rPr>
            </w:pPr>
            <w:ins w:id="6398" w:author="김은수" w:date="2026-10-01T12:05:00Z" w16du:dateUtc="2026-10-01T03:05:00Z">
              <w:r>
                <w:t>설계 내용</w:t>
              </w:r>
            </w:ins>
          </w:p>
        </w:tc>
      </w:tr>
      <w:tr w:rsidR="00084C76" w14:paraId="2EC558EC" w14:textId="77777777" w:rsidTr="00F8159F">
        <w:trPr>
          <w:cantSplit/>
          <w:ins w:id="6399" w:author="김은수" w:date="2026-10-01T12:05:00Z"/>
          <w:trPrChange w:id="6400"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6401" w:author="김은수" w:date="2026-10-01T03:22:00Z">
              <w:tcPr>
                <w:tcW w:w="1304" w:type="dxa"/>
              </w:tcPr>
            </w:tcPrChange>
          </w:tcPr>
          <w:p w14:paraId="666B630C" w14:textId="77777777" w:rsidR="00084C76" w:rsidRDefault="00084C76">
            <w:pPr>
              <w:pStyle w:val="TDCe"/>
              <w:rPr>
                <w:ins w:id="6402" w:author="김은수" w:date="2026-10-01T12:05:00Z" w16du:dateUtc="2026-10-01T03:05:00Z"/>
              </w:rPr>
            </w:pPr>
            <w:ins w:id="6403" w:author="김은수" w:date="2026-10-01T12:05:00Z" w16du:dateUtc="2026-10-01T03:05:00Z">
              <w:r>
                <w:t>입력</w:t>
              </w:r>
            </w:ins>
          </w:p>
        </w:tc>
        <w:tc>
          <w:tcPr>
            <w:tcW w:w="7512" w:type="dxa"/>
            <w:tcPrChange w:id="6404" w:author="김은수" w:date="2026-10-01T03:22:00Z">
              <w:tcPr>
                <w:tcW w:w="7512" w:type="dxa"/>
              </w:tcPr>
            </w:tcPrChange>
          </w:tcPr>
          <w:p w14:paraId="40C3B361"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6405" w:author="김은수" w:date="2026-10-01T12:05:00Z" w16du:dateUtc="2026-10-01T03:05:00Z"/>
              </w:rPr>
            </w:pPr>
            <w:ins w:id="6406" w:author="김은수" w:date="2026-10-01T12:05:00Z" w16du:dateUtc="2026-10-01T03:05:00Z">
              <w:r>
                <w:t>맵 자극 극성/전극 설정과 프레임 파라미터</w:t>
              </w:r>
            </w:ins>
          </w:p>
        </w:tc>
      </w:tr>
      <w:tr w:rsidR="00084C76" w14:paraId="66202F8E" w14:textId="77777777" w:rsidTr="00F8159F">
        <w:trPr>
          <w:cantSplit/>
          <w:ins w:id="6407" w:author="김은수" w:date="2026-10-01T12:05:00Z"/>
          <w:trPrChange w:id="6408"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6409" w:author="김은수" w:date="2026-10-01T03:22:00Z">
              <w:tcPr>
                <w:tcW w:w="1304" w:type="dxa"/>
              </w:tcPr>
            </w:tcPrChange>
          </w:tcPr>
          <w:p w14:paraId="63F1108D" w14:textId="77777777" w:rsidR="00084C76" w:rsidRDefault="00084C76">
            <w:pPr>
              <w:pStyle w:val="TDCe"/>
              <w:rPr>
                <w:ins w:id="6410" w:author="김은수" w:date="2026-10-01T12:05:00Z" w16du:dateUtc="2026-10-01T03:05:00Z"/>
              </w:rPr>
            </w:pPr>
            <w:ins w:id="6411" w:author="김은수" w:date="2026-10-01T12:05:00Z" w16du:dateUtc="2026-10-01T03:05:00Z">
              <w:r>
                <w:t>출력</w:t>
              </w:r>
            </w:ins>
          </w:p>
        </w:tc>
        <w:tc>
          <w:tcPr>
            <w:tcW w:w="7512" w:type="dxa"/>
            <w:tcPrChange w:id="6412" w:author="김은수" w:date="2026-10-01T03:22:00Z">
              <w:tcPr>
                <w:tcW w:w="7512" w:type="dxa"/>
              </w:tcPr>
            </w:tcPrChange>
          </w:tcPr>
          <w:p w14:paraId="3214E19E"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6413" w:author="김은수" w:date="2026-10-01T12:05:00Z" w16du:dateUtc="2026-10-01T03:05:00Z"/>
              </w:rPr>
            </w:pPr>
            <w:ins w:id="6414" w:author="김은수" w:date="2026-10-01T12:05:00Z" w16du:dateUtc="2026-10-01T03:05:00Z">
              <w:r>
                <w:t>채널별 패킷 헤더</w:t>
              </w:r>
            </w:ins>
          </w:p>
        </w:tc>
      </w:tr>
      <w:tr w:rsidR="00084C76" w14:paraId="161EC0E8" w14:textId="77777777" w:rsidTr="00F8159F">
        <w:trPr>
          <w:cantSplit/>
          <w:ins w:id="6415" w:author="김은수" w:date="2026-10-01T12:05:00Z"/>
          <w:trPrChange w:id="6416"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6417" w:author="김은수" w:date="2026-10-01T03:22:00Z">
              <w:tcPr>
                <w:tcW w:w="1304" w:type="dxa"/>
              </w:tcPr>
            </w:tcPrChange>
          </w:tcPr>
          <w:p w14:paraId="7BCD4D86" w14:textId="77777777" w:rsidR="00084C76" w:rsidRDefault="00084C76">
            <w:pPr>
              <w:pStyle w:val="TDCe"/>
              <w:rPr>
                <w:ins w:id="6418" w:author="김은수" w:date="2026-10-01T12:05:00Z" w16du:dateUtc="2026-10-01T03:05:00Z"/>
              </w:rPr>
            </w:pPr>
            <w:ins w:id="6419" w:author="김은수" w:date="2026-10-01T12:05:00Z" w16du:dateUtc="2026-10-01T03:05:00Z">
              <w:r>
                <w:t>처리</w:t>
              </w:r>
            </w:ins>
          </w:p>
        </w:tc>
        <w:tc>
          <w:tcPr>
            <w:tcW w:w="7512" w:type="dxa"/>
            <w:tcPrChange w:id="6420" w:author="김은수" w:date="2026-10-01T03:22:00Z">
              <w:tcPr>
                <w:tcW w:w="7512" w:type="dxa"/>
              </w:tcPr>
            </w:tcPrChange>
          </w:tcPr>
          <w:p w14:paraId="0E23FFF3"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6421" w:author="김은수" w:date="2026-10-01T12:05:00Z" w16du:dateUtc="2026-10-01T03:05:00Z"/>
              </w:rPr>
            </w:pPr>
            <w:ins w:id="6422" w:author="김은수" w:date="2026-10-01T12:05:00Z" w16du:dateUtc="2026-10-01T03:05:00Z">
              <w:r>
                <w:t>맵의 채널 설정으로 패킷 헤더를 구성한다. 크기 필드와 제어 필드의 비트 위치를 구분하여 이후 패킷 조립 시 서로 덮어쓰지 않도록 한다.</w:t>
              </w:r>
            </w:ins>
          </w:p>
        </w:tc>
      </w:tr>
    </w:tbl>
    <w:p w14:paraId="34DB3D87" w14:textId="77777777" w:rsidR="00084C76" w:rsidRDefault="00084C76">
      <w:pPr>
        <w:pStyle w:val="TDC40"/>
        <w:spacing w:after="0"/>
        <w:rPr>
          <w:ins w:id="6423" w:author="김은수" w:date="2026-10-01T12:05:00Z" w16du:dateUtc="2026-10-01T03:05:00Z"/>
        </w:rPr>
        <w:pPrChange w:id="6424" w:author="김은수" w:date="2026-10-01T03:22:00Z">
          <w:pPr>
            <w:pStyle w:val="TDC40"/>
          </w:pPr>
        </w:pPrChange>
      </w:pPr>
    </w:p>
    <w:p w14:paraId="59D43530" w14:textId="77777777" w:rsidR="00084C76" w:rsidRDefault="00084C76">
      <w:pPr>
        <w:pStyle w:val="TDC42"/>
        <w:rPr>
          <w:ins w:id="6425" w:author="김은수" w:date="2026-10-01T12:05:00Z" w16du:dateUtc="2026-10-01T03:05:00Z"/>
        </w:rPr>
      </w:pPr>
      <w:ins w:id="6426" w:author="김은수" w:date="2026-10-01T12:05:00Z" w16du:dateUtc="2026-10-01T03:05:00Z">
        <w:r>
          <w:t xml:space="preserve">표 </w:t>
        </w:r>
        <w:r>
          <w:fldChar w:fldCharType="begin"/>
        </w:r>
        <w:r>
          <w:instrText>SEQ 표 \* ARABIC</w:instrText>
        </w:r>
        <w:r>
          <w:fldChar w:fldCharType="separate"/>
        </w:r>
        <w:r>
          <w:t>76</w:t>
        </w:r>
        <w:r>
          <w:fldChar w:fldCharType="end"/>
        </w:r>
        <w:r>
          <w:t>. 자극 패킷 헤더 구성 / 구현 조건</w:t>
        </w:r>
      </w:ins>
    </w:p>
    <w:tbl>
      <w:tblPr>
        <w:tblStyle w:val="TDC41"/>
        <w:tblW w:w="8816" w:type="dxa"/>
        <w:tblLayout w:type="fixed"/>
        <w:tblLook w:val="04A0" w:firstRow="1" w:lastRow="0" w:firstColumn="1" w:lastColumn="0" w:noHBand="0" w:noVBand="1"/>
        <w:tblPrChange w:id="6427"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6428">
          <w:tblGrid>
            <w:gridCol w:w="360"/>
            <w:gridCol w:w="360"/>
            <w:gridCol w:w="584"/>
            <w:gridCol w:w="7512"/>
          </w:tblGrid>
        </w:tblGridChange>
      </w:tblGrid>
      <w:tr w:rsidR="00084C76" w14:paraId="025CA97F" w14:textId="77777777" w:rsidTr="00F8159F">
        <w:trPr>
          <w:cnfStyle w:val="100000000000" w:firstRow="1" w:lastRow="0" w:firstColumn="0" w:lastColumn="0" w:oddVBand="0" w:evenVBand="0" w:oddHBand="0" w:evenHBand="0" w:firstRowFirstColumn="0" w:firstRowLastColumn="0" w:lastRowFirstColumn="0" w:lastRowLastColumn="0"/>
          <w:cantSplit/>
          <w:tblHeader/>
          <w:ins w:id="6429" w:author="김은수" w:date="2026-10-01T12:05:00Z"/>
          <w:trPrChange w:id="6430"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6431" w:author="김은수" w:date="2026-10-01T03:22:00Z">
              <w:tcPr>
                <w:tcW w:w="1304" w:type="dxa"/>
              </w:tcPr>
            </w:tcPrChange>
          </w:tcPr>
          <w:p w14:paraId="3D0967C7"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6432" w:author="김은수" w:date="2026-10-01T12:05:00Z" w16du:dateUtc="2026-10-01T03:05:00Z"/>
              </w:rPr>
            </w:pPr>
            <w:ins w:id="6433" w:author="김은수" w:date="2026-10-01T12:05:00Z" w16du:dateUtc="2026-10-01T03:05:00Z">
              <w:r>
                <w:t>구분</w:t>
              </w:r>
            </w:ins>
          </w:p>
        </w:tc>
        <w:tc>
          <w:tcPr>
            <w:tcW w:w="7512" w:type="dxa"/>
            <w:tcPrChange w:id="6434" w:author="김은수" w:date="2026-10-01T03:22:00Z">
              <w:tcPr>
                <w:tcW w:w="7512" w:type="dxa"/>
              </w:tcPr>
            </w:tcPrChange>
          </w:tcPr>
          <w:p w14:paraId="2CDF0201"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6435" w:author="김은수" w:date="2026-10-01T12:05:00Z" w16du:dateUtc="2026-10-01T03:05:00Z"/>
              </w:rPr>
            </w:pPr>
            <w:ins w:id="6436" w:author="김은수" w:date="2026-10-01T12:05:00Z" w16du:dateUtc="2026-10-01T03:05:00Z">
              <w:r>
                <w:t>구현 조건</w:t>
              </w:r>
            </w:ins>
          </w:p>
        </w:tc>
      </w:tr>
      <w:tr w:rsidR="00084C76" w14:paraId="5CD7B867" w14:textId="77777777" w:rsidTr="00F8159F">
        <w:trPr>
          <w:cantSplit/>
          <w:ins w:id="6437" w:author="김은수" w:date="2026-10-01T12:05:00Z"/>
          <w:trPrChange w:id="6438"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6439" w:author="김은수" w:date="2026-10-01T03:22:00Z">
              <w:tcPr>
                <w:tcW w:w="1304" w:type="dxa"/>
              </w:tcPr>
            </w:tcPrChange>
          </w:tcPr>
          <w:p w14:paraId="37DF2B67" w14:textId="77777777" w:rsidR="00084C76" w:rsidRDefault="00084C76">
            <w:pPr>
              <w:pStyle w:val="TDCe"/>
              <w:rPr>
                <w:ins w:id="6440" w:author="김은수" w:date="2026-10-01T12:05:00Z" w16du:dateUtc="2026-10-01T03:05:00Z"/>
              </w:rPr>
            </w:pPr>
            <w:ins w:id="6441" w:author="김은수" w:date="2026-10-01T12:05:00Z" w16du:dateUtc="2026-10-01T03:05:00Z">
              <w:r>
                <w:t>관련 함수</w:t>
              </w:r>
            </w:ins>
          </w:p>
        </w:tc>
        <w:tc>
          <w:tcPr>
            <w:tcW w:w="7512" w:type="dxa"/>
            <w:tcPrChange w:id="6442" w:author="김은수" w:date="2026-10-01T03:22:00Z">
              <w:tcPr>
                <w:tcW w:w="7512" w:type="dxa"/>
              </w:tcPr>
            </w:tcPrChange>
          </w:tcPr>
          <w:p w14:paraId="0790E617"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6443" w:author="김은수" w:date="2026-10-01T12:05:00Z" w16du:dateUtc="2026-10-01T03:05:00Z"/>
              </w:rPr>
            </w:pPr>
            <w:ins w:id="6444" w:author="김은수" w:date="2026-10-01T12:05:00Z" w16du:dateUtc="2026-10-01T03:05:00Z">
              <w:r>
                <w:t>prepare_pcmStimulationPacketHeader</w:t>
              </w:r>
            </w:ins>
          </w:p>
        </w:tc>
      </w:tr>
      <w:tr w:rsidR="00084C76" w14:paraId="28A04321" w14:textId="77777777" w:rsidTr="00F8159F">
        <w:trPr>
          <w:cantSplit/>
          <w:ins w:id="6445" w:author="김은수" w:date="2026-10-01T12:05:00Z"/>
          <w:trPrChange w:id="6446"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6447" w:author="김은수" w:date="2026-10-01T03:22:00Z">
              <w:tcPr>
                <w:tcW w:w="1304" w:type="dxa"/>
              </w:tcPr>
            </w:tcPrChange>
          </w:tcPr>
          <w:p w14:paraId="5ACA1C29" w14:textId="77777777" w:rsidR="00084C76" w:rsidRDefault="00084C76">
            <w:pPr>
              <w:pStyle w:val="TDCe"/>
              <w:rPr>
                <w:ins w:id="6448" w:author="김은수" w:date="2026-10-01T12:05:00Z" w16du:dateUtc="2026-10-01T03:05:00Z"/>
              </w:rPr>
            </w:pPr>
            <w:ins w:id="6449" w:author="김은수" w:date="2026-10-01T12:05:00Z" w16du:dateUtc="2026-10-01T03:05:00Z">
              <w:r>
                <w:t>동작 조건</w:t>
              </w:r>
            </w:ins>
          </w:p>
        </w:tc>
        <w:tc>
          <w:tcPr>
            <w:tcW w:w="7512" w:type="dxa"/>
            <w:tcPrChange w:id="6450" w:author="김은수" w:date="2026-10-01T03:22:00Z">
              <w:tcPr>
                <w:tcW w:w="7512" w:type="dxa"/>
              </w:tcPr>
            </w:tcPrChange>
          </w:tcPr>
          <w:p w14:paraId="16A73B72"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6451" w:author="김은수" w:date="2026-10-01T12:05:00Z" w16du:dateUtc="2026-10-01T03:05:00Z"/>
              </w:rPr>
            </w:pPr>
            <w:ins w:id="6452" w:author="김은수" w:date="2026-10-01T12:05:00Z" w16du:dateUtc="2026-10-01T03:05:00Z">
              <w:r>
                <w:t>대상 전극/극성 필드가 해당 비트에 들어가고 자극 크기를 넣을 비트와 겹치지 않아야 한다.</w:t>
              </w:r>
            </w:ins>
          </w:p>
        </w:tc>
      </w:tr>
    </w:tbl>
    <w:p w14:paraId="273C241A" w14:textId="77777777" w:rsidR="00084C76" w:rsidRDefault="00084C76">
      <w:pPr>
        <w:pStyle w:val="TDC40"/>
        <w:spacing w:after="0"/>
        <w:rPr>
          <w:ins w:id="6453" w:author="김은수" w:date="2026-10-01T12:05:00Z" w16du:dateUtc="2026-10-01T03:05:00Z"/>
        </w:rPr>
        <w:pPrChange w:id="6454" w:author="김은수" w:date="2026-10-01T03:22:00Z">
          <w:pPr>
            <w:pStyle w:val="TDC40"/>
          </w:pPr>
        </w:pPrChange>
      </w:pPr>
    </w:p>
    <w:p w14:paraId="4941CE7D" w14:textId="77777777" w:rsidR="00697371" w:rsidRPr="00E00010" w:rsidRDefault="00220104">
      <w:pPr>
        <w:pStyle w:val="TDC4"/>
        <w:rPr>
          <w:ins w:id="6455" w:author="김은수" w:date="2026-09-30T15:44:00Z" w16du:dateUtc="2026-09-30T06:44:00Z"/>
        </w:rPr>
        <w:pPrChange w:id="6456" w:author="김은수" w:date="2026-10-01T01:11:00Z">
          <w:pPr>
            <w:pStyle w:val="4"/>
            <w:numPr>
              <w:ilvl w:val="3"/>
              <w:numId w:val="7"/>
            </w:numPr>
            <w:tabs>
              <w:tab w:val="num" w:pos="1134"/>
            </w:tabs>
            <w:ind w:left="1200" w:hanging="400"/>
          </w:pPr>
        </w:pPrChange>
      </w:pPr>
      <w:r>
        <w:t>SU-ID-CFX-</w:t>
      </w:r>
      <w:del w:id="6457" w:author="김은수" w:date="2026-09-30T15:44:00Z" w16du:dateUtc="2026-09-30T06:44:00Z">
        <w:r w:rsidR="00202942">
          <w:delText>0</w:delText>
        </w:r>
        <w:r w:rsidR="00C50DFB">
          <w:delText>6</w:delText>
        </w:r>
        <w:r w:rsidR="006A23CA">
          <w:delText>1</w:delText>
        </w:r>
        <w:r w:rsidR="00202942">
          <w:delText xml:space="preserve">, </w:delText>
        </w:r>
        <w:r w:rsidR="00C712F0">
          <w:rPr>
            <w:rFonts w:hint="eastAsia"/>
          </w:rPr>
          <w:delText>내부기 연결검사</w:delText>
        </w:r>
      </w:del>
      <w:ins w:id="6458" w:author="김은수" w:date="2026-09-30T15:44:00Z" w16du:dateUtc="2026-09-30T06:44:00Z">
        <w:r>
          <w:t>037, NofM 패킷 구성과 분할 출력</w:t>
        </w:r>
      </w:ins>
    </w:p>
    <w:p w14:paraId="7C9B7177" w14:textId="77777777" w:rsidR="00084C76" w:rsidRDefault="00084C76">
      <w:pPr>
        <w:pStyle w:val="TDC40"/>
        <w:keepNext/>
        <w:rPr>
          <w:ins w:id="6459" w:author="김은수" w:date="2026-10-01T12:05:00Z" w16du:dateUtc="2026-10-01T03:05:00Z"/>
        </w:rPr>
        <w:pPrChange w:id="6460" w:author="김은수" w:date="2026-10-01T03:22:00Z">
          <w:pPr>
            <w:pStyle w:val="TDC40"/>
          </w:pPr>
        </w:pPrChange>
      </w:pPr>
      <w:ins w:id="6461" w:author="김은수" w:date="2026-10-01T12:05:00Z" w16du:dateUtc="2026-10-01T03:05:00Z">
        <w:r>
          <w:t>선택한 16대역을 정해진 전송 용량에 나누어 싣고 주기 경계의 전극 간격도 고려한다.</w:t>
        </w:r>
      </w:ins>
    </w:p>
    <w:p w14:paraId="725CDD2F" w14:textId="77777777" w:rsidR="00084C76" w:rsidRDefault="00084C76">
      <w:pPr>
        <w:pStyle w:val="TDC42"/>
        <w:rPr>
          <w:ins w:id="6462" w:author="김은수" w:date="2026-10-01T12:05:00Z" w16du:dateUtc="2026-10-01T03:05:00Z"/>
        </w:rPr>
      </w:pPr>
      <w:ins w:id="6463" w:author="김은수" w:date="2026-10-01T12:05:00Z" w16du:dateUtc="2026-10-01T03:05:00Z">
        <w:r>
          <w:t xml:space="preserve">표 </w:t>
        </w:r>
        <w:r>
          <w:fldChar w:fldCharType="begin"/>
        </w:r>
        <w:r>
          <w:instrText>SEQ 표 \* ARABIC</w:instrText>
        </w:r>
        <w:r>
          <w:fldChar w:fldCharType="separate"/>
        </w:r>
        <w:r>
          <w:t>77</w:t>
        </w:r>
        <w:r>
          <w:fldChar w:fldCharType="end"/>
        </w:r>
        <w:r>
          <w:t>. NofM 패킷 구성과 분할 출력 / 유닛 설계 내용</w:t>
        </w:r>
      </w:ins>
    </w:p>
    <w:tbl>
      <w:tblPr>
        <w:tblStyle w:val="TDC41"/>
        <w:tblW w:w="8816" w:type="dxa"/>
        <w:tblLayout w:type="fixed"/>
        <w:tblLook w:val="04A0" w:firstRow="1" w:lastRow="0" w:firstColumn="1" w:lastColumn="0" w:noHBand="0" w:noVBand="1"/>
        <w:tblPrChange w:id="6464"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6465">
          <w:tblGrid>
            <w:gridCol w:w="360"/>
            <w:gridCol w:w="360"/>
            <w:gridCol w:w="584"/>
            <w:gridCol w:w="7512"/>
          </w:tblGrid>
        </w:tblGridChange>
      </w:tblGrid>
      <w:tr w:rsidR="00084C76" w14:paraId="7FCCBB68" w14:textId="77777777" w:rsidTr="009E10E5">
        <w:trPr>
          <w:cnfStyle w:val="100000000000" w:firstRow="1" w:lastRow="0" w:firstColumn="0" w:lastColumn="0" w:oddVBand="0" w:evenVBand="0" w:oddHBand="0" w:evenHBand="0" w:firstRowFirstColumn="0" w:firstRowLastColumn="0" w:lastRowFirstColumn="0" w:lastRowLastColumn="0"/>
          <w:cantSplit/>
          <w:tblHeader/>
          <w:ins w:id="6466" w:author="김은수" w:date="2026-10-01T12:05:00Z"/>
          <w:trPrChange w:id="6467"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6468" w:author="김은수" w:date="2026-10-01T03:22:00Z">
              <w:tcPr>
                <w:tcW w:w="1304" w:type="dxa"/>
              </w:tcPr>
            </w:tcPrChange>
          </w:tcPr>
          <w:p w14:paraId="6F9E571F"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6469" w:author="김은수" w:date="2026-10-01T12:05:00Z" w16du:dateUtc="2026-10-01T03:05:00Z"/>
              </w:rPr>
            </w:pPr>
            <w:ins w:id="6470" w:author="김은수" w:date="2026-10-01T12:05:00Z" w16du:dateUtc="2026-10-01T03:05:00Z">
              <w:r>
                <w:t>항목</w:t>
              </w:r>
            </w:ins>
          </w:p>
        </w:tc>
        <w:tc>
          <w:tcPr>
            <w:tcW w:w="7512" w:type="dxa"/>
            <w:tcPrChange w:id="6471" w:author="김은수" w:date="2026-10-01T03:22:00Z">
              <w:tcPr>
                <w:tcW w:w="7512" w:type="dxa"/>
              </w:tcPr>
            </w:tcPrChange>
          </w:tcPr>
          <w:p w14:paraId="288134A1"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6472" w:author="김은수" w:date="2026-10-01T12:05:00Z" w16du:dateUtc="2026-10-01T03:05:00Z"/>
              </w:rPr>
            </w:pPr>
            <w:ins w:id="6473" w:author="김은수" w:date="2026-10-01T12:05:00Z" w16du:dateUtc="2026-10-01T03:05:00Z">
              <w:r>
                <w:t>설계 내용</w:t>
              </w:r>
            </w:ins>
          </w:p>
        </w:tc>
      </w:tr>
      <w:tr w:rsidR="00084C76" w14:paraId="113134D4" w14:textId="77777777" w:rsidTr="009E10E5">
        <w:trPr>
          <w:cantSplit/>
          <w:ins w:id="6474" w:author="김은수" w:date="2026-10-01T12:05:00Z"/>
          <w:trPrChange w:id="6475"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6476" w:author="김은수" w:date="2026-10-01T03:22:00Z">
              <w:tcPr>
                <w:tcW w:w="1304" w:type="dxa"/>
              </w:tcPr>
            </w:tcPrChange>
          </w:tcPr>
          <w:p w14:paraId="6C3E8A73" w14:textId="77777777" w:rsidR="00084C76" w:rsidRDefault="00084C76">
            <w:pPr>
              <w:pStyle w:val="TDCe"/>
              <w:rPr>
                <w:ins w:id="6477" w:author="김은수" w:date="2026-10-01T12:05:00Z" w16du:dateUtc="2026-10-01T03:05:00Z"/>
              </w:rPr>
            </w:pPr>
            <w:ins w:id="6478" w:author="김은수" w:date="2026-10-01T12:05:00Z" w16du:dateUtc="2026-10-01T03:05:00Z">
              <w:r>
                <w:t>입력</w:t>
              </w:r>
            </w:ins>
          </w:p>
        </w:tc>
        <w:tc>
          <w:tcPr>
            <w:tcW w:w="7512" w:type="dxa"/>
            <w:tcPrChange w:id="6479" w:author="김은수" w:date="2026-10-01T03:22:00Z">
              <w:tcPr>
                <w:tcW w:w="7512" w:type="dxa"/>
              </w:tcPr>
            </w:tcPrChange>
          </w:tcPr>
          <w:p w14:paraId="36525FC7"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6480" w:author="김은수" w:date="2026-10-01T12:05:00Z" w16du:dateUtc="2026-10-01T03:05:00Z"/>
              </w:rPr>
            </w:pPr>
            <w:ins w:id="6481" w:author="김은수" w:date="2026-10-01T12:05:00Z" w16du:dateUtc="2026-10-01T03:05:00Z">
              <w:r>
                <w:t>교차 배치 16대역, 직전 마지막 전극, 채널별 크기</w:t>
              </w:r>
            </w:ins>
          </w:p>
        </w:tc>
      </w:tr>
      <w:tr w:rsidR="00084C76" w14:paraId="04A386AE" w14:textId="77777777" w:rsidTr="009E10E5">
        <w:trPr>
          <w:cantSplit/>
          <w:ins w:id="6482" w:author="김은수" w:date="2026-10-01T12:05:00Z"/>
          <w:trPrChange w:id="6483"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6484" w:author="김은수" w:date="2026-10-01T03:22:00Z">
              <w:tcPr>
                <w:tcW w:w="1304" w:type="dxa"/>
              </w:tcPr>
            </w:tcPrChange>
          </w:tcPr>
          <w:p w14:paraId="27C47332" w14:textId="77777777" w:rsidR="00084C76" w:rsidRDefault="00084C76">
            <w:pPr>
              <w:pStyle w:val="TDCe"/>
              <w:rPr>
                <w:ins w:id="6485" w:author="김은수" w:date="2026-10-01T12:05:00Z" w16du:dateUtc="2026-10-01T03:05:00Z"/>
              </w:rPr>
            </w:pPr>
            <w:ins w:id="6486" w:author="김은수" w:date="2026-10-01T12:05:00Z" w16du:dateUtc="2026-10-01T03:05:00Z">
              <w:r>
                <w:t>출력</w:t>
              </w:r>
            </w:ins>
          </w:p>
        </w:tc>
        <w:tc>
          <w:tcPr>
            <w:tcW w:w="7512" w:type="dxa"/>
            <w:tcPrChange w:id="6487" w:author="김은수" w:date="2026-10-01T03:22:00Z">
              <w:tcPr>
                <w:tcW w:w="7512" w:type="dxa"/>
              </w:tcPr>
            </w:tcPrChange>
          </w:tcPr>
          <w:p w14:paraId="36841843"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6488" w:author="김은수" w:date="2026-10-01T12:05:00Z" w16du:dateUtc="2026-10-01T03:05:00Z"/>
              </w:rPr>
            </w:pPr>
            <w:ins w:id="6489" w:author="김은수" w:date="2026-10-01T12:05:00Z" w16du:dateUtc="2026-10-01T03:05:00Z">
              <w:r>
                <w:t>두 구간의 NofM PCM 패킷</w:t>
              </w:r>
            </w:ins>
          </w:p>
        </w:tc>
      </w:tr>
      <w:tr w:rsidR="00084C76" w14:paraId="6EBF4E4D" w14:textId="77777777" w:rsidTr="009E10E5">
        <w:trPr>
          <w:cantSplit/>
          <w:ins w:id="6490" w:author="김은수" w:date="2026-10-01T12:05:00Z"/>
          <w:trPrChange w:id="6491"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6492" w:author="김은수" w:date="2026-10-01T03:22:00Z">
              <w:tcPr>
                <w:tcW w:w="1304" w:type="dxa"/>
              </w:tcPr>
            </w:tcPrChange>
          </w:tcPr>
          <w:p w14:paraId="10726781" w14:textId="77777777" w:rsidR="00084C76" w:rsidRDefault="00084C76">
            <w:pPr>
              <w:pStyle w:val="TDCe"/>
              <w:rPr>
                <w:ins w:id="6493" w:author="김은수" w:date="2026-10-01T12:05:00Z" w16du:dateUtc="2026-10-01T03:05:00Z"/>
              </w:rPr>
            </w:pPr>
            <w:ins w:id="6494" w:author="김은수" w:date="2026-10-01T12:05:00Z" w16du:dateUtc="2026-10-01T03:05:00Z">
              <w:r>
                <w:lastRenderedPageBreak/>
                <w:t>처리</w:t>
              </w:r>
            </w:ins>
          </w:p>
        </w:tc>
        <w:tc>
          <w:tcPr>
            <w:tcW w:w="7512" w:type="dxa"/>
            <w:tcPrChange w:id="6495" w:author="김은수" w:date="2026-10-01T03:22:00Z">
              <w:tcPr>
                <w:tcW w:w="7512" w:type="dxa"/>
              </w:tcPr>
            </w:tcPrChange>
          </w:tcPr>
          <w:p w14:paraId="0FF96C60"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6496" w:author="김은수" w:date="2026-10-01T12:05:00Z" w16du:dateUtc="2026-10-01T03:05:00Z"/>
              </w:rPr>
            </w:pPr>
            <w:ins w:id="6497" w:author="김은수" w:date="2026-10-01T12:05:00Z" w16du:dateUtc="2026-10-01T03:05:00Z">
              <w:r>
                <w:t>직전 마지막 전극과 이번 순서 양 끝의 거리를 비교한다. 끝 요소가 더 멀면 끝 요소 한 개를 맨 앞으로 옮긴 뒤 나머지 원래 순서를 따른다. 배열 전체를 역순으로 뒤집지 않는다. 채널당 3프레임, 1ms당 8개 자극으로 나누어 기록하고 다음 주기용 마지막 전극을 저장한다.</w:t>
              </w:r>
            </w:ins>
          </w:p>
        </w:tc>
      </w:tr>
    </w:tbl>
    <w:p w14:paraId="3C2BDF5A" w14:textId="77777777" w:rsidR="00084C76" w:rsidRDefault="00084C76">
      <w:pPr>
        <w:pStyle w:val="TDC40"/>
        <w:spacing w:after="0"/>
        <w:rPr>
          <w:ins w:id="6498" w:author="김은수" w:date="2026-10-01T12:05:00Z" w16du:dateUtc="2026-10-01T03:05:00Z"/>
        </w:rPr>
        <w:pPrChange w:id="6499" w:author="김은수" w:date="2026-10-01T03:22:00Z">
          <w:pPr>
            <w:pStyle w:val="TDC40"/>
          </w:pPr>
        </w:pPrChange>
      </w:pPr>
    </w:p>
    <w:p w14:paraId="7A245170" w14:textId="77777777" w:rsidR="00084C76" w:rsidRDefault="00084C76">
      <w:pPr>
        <w:pStyle w:val="TDC42"/>
        <w:rPr>
          <w:ins w:id="6500" w:author="김은수" w:date="2026-10-01T12:05:00Z" w16du:dateUtc="2026-10-01T03:05:00Z"/>
        </w:rPr>
      </w:pPr>
      <w:ins w:id="6501" w:author="김은수" w:date="2026-10-01T12:05:00Z" w16du:dateUtc="2026-10-01T03:05:00Z">
        <w:r>
          <w:t xml:space="preserve">표 </w:t>
        </w:r>
        <w:r>
          <w:fldChar w:fldCharType="begin"/>
        </w:r>
        <w:r>
          <w:instrText>SEQ 표 \* ARABIC</w:instrText>
        </w:r>
        <w:r>
          <w:fldChar w:fldCharType="separate"/>
        </w:r>
        <w:r>
          <w:t>78</w:t>
        </w:r>
        <w:r>
          <w:fldChar w:fldCharType="end"/>
        </w:r>
        <w:r>
          <w:t>. NofM 패킷 구성과 분할 출력 / 구현 조건</w:t>
        </w:r>
      </w:ins>
    </w:p>
    <w:tbl>
      <w:tblPr>
        <w:tblStyle w:val="TDC41"/>
        <w:tblW w:w="8816" w:type="dxa"/>
        <w:tblLayout w:type="fixed"/>
        <w:tblLook w:val="04A0" w:firstRow="1" w:lastRow="0" w:firstColumn="1" w:lastColumn="0" w:noHBand="0" w:noVBand="1"/>
        <w:tblPrChange w:id="6502"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6503">
          <w:tblGrid>
            <w:gridCol w:w="360"/>
            <w:gridCol w:w="360"/>
            <w:gridCol w:w="584"/>
            <w:gridCol w:w="7512"/>
          </w:tblGrid>
        </w:tblGridChange>
      </w:tblGrid>
      <w:tr w:rsidR="00084C76" w14:paraId="7294ED1E" w14:textId="77777777" w:rsidTr="009E10E5">
        <w:trPr>
          <w:cnfStyle w:val="100000000000" w:firstRow="1" w:lastRow="0" w:firstColumn="0" w:lastColumn="0" w:oddVBand="0" w:evenVBand="0" w:oddHBand="0" w:evenHBand="0" w:firstRowFirstColumn="0" w:firstRowLastColumn="0" w:lastRowFirstColumn="0" w:lastRowLastColumn="0"/>
          <w:cantSplit/>
          <w:tblHeader/>
          <w:ins w:id="6504" w:author="김은수" w:date="2026-10-01T12:05:00Z"/>
          <w:trPrChange w:id="6505"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6506" w:author="김은수" w:date="2026-10-01T03:22:00Z">
              <w:tcPr>
                <w:tcW w:w="1304" w:type="dxa"/>
              </w:tcPr>
            </w:tcPrChange>
          </w:tcPr>
          <w:p w14:paraId="5E553C68"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6507" w:author="김은수" w:date="2026-10-01T12:05:00Z" w16du:dateUtc="2026-10-01T03:05:00Z"/>
              </w:rPr>
            </w:pPr>
            <w:ins w:id="6508" w:author="김은수" w:date="2026-10-01T12:05:00Z" w16du:dateUtc="2026-10-01T03:05:00Z">
              <w:r>
                <w:t>구분</w:t>
              </w:r>
            </w:ins>
          </w:p>
        </w:tc>
        <w:tc>
          <w:tcPr>
            <w:tcW w:w="7512" w:type="dxa"/>
            <w:tcPrChange w:id="6509" w:author="김은수" w:date="2026-10-01T03:22:00Z">
              <w:tcPr>
                <w:tcW w:w="7512" w:type="dxa"/>
              </w:tcPr>
            </w:tcPrChange>
          </w:tcPr>
          <w:p w14:paraId="06FB5267"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6510" w:author="김은수" w:date="2026-10-01T12:05:00Z" w16du:dateUtc="2026-10-01T03:05:00Z"/>
              </w:rPr>
            </w:pPr>
            <w:ins w:id="6511" w:author="김은수" w:date="2026-10-01T12:05:00Z" w16du:dateUtc="2026-10-01T03:05:00Z">
              <w:r>
                <w:t>구현 조건</w:t>
              </w:r>
            </w:ins>
          </w:p>
        </w:tc>
      </w:tr>
      <w:tr w:rsidR="00084C76" w14:paraId="72CF948D" w14:textId="77777777" w:rsidTr="009E10E5">
        <w:trPr>
          <w:cantSplit/>
          <w:ins w:id="6512" w:author="김은수" w:date="2026-10-01T12:05:00Z"/>
          <w:trPrChange w:id="6513"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6514" w:author="김은수" w:date="2026-10-01T03:22:00Z">
              <w:tcPr>
                <w:tcW w:w="1304" w:type="dxa"/>
              </w:tcPr>
            </w:tcPrChange>
          </w:tcPr>
          <w:p w14:paraId="56597E79" w14:textId="77777777" w:rsidR="00084C76" w:rsidRDefault="00084C76">
            <w:pPr>
              <w:pStyle w:val="TDCe"/>
              <w:rPr>
                <w:ins w:id="6515" w:author="김은수" w:date="2026-10-01T12:05:00Z" w16du:dateUtc="2026-10-01T03:05:00Z"/>
              </w:rPr>
            </w:pPr>
            <w:ins w:id="6516" w:author="김은수" w:date="2026-10-01T12:05:00Z" w16du:dateUtc="2026-10-01T03:05:00Z">
              <w:r>
                <w:t>관련 함수</w:t>
              </w:r>
            </w:ins>
          </w:p>
        </w:tc>
        <w:tc>
          <w:tcPr>
            <w:tcW w:w="7512" w:type="dxa"/>
            <w:tcPrChange w:id="6517" w:author="김은수" w:date="2026-10-01T03:22:00Z">
              <w:tcPr>
                <w:tcW w:w="7512" w:type="dxa"/>
              </w:tcPr>
            </w:tcPrChange>
          </w:tcPr>
          <w:p w14:paraId="4255DB6C" w14:textId="77777777" w:rsidR="00084C76" w:rsidRPr="00E00010" w:rsidRDefault="00084C76">
            <w:pPr>
              <w:pStyle w:val="TDCf"/>
              <w:cnfStyle w:val="000000000000" w:firstRow="0" w:lastRow="0" w:firstColumn="0" w:lastColumn="0" w:oddVBand="0" w:evenVBand="0" w:oddHBand="0" w:evenHBand="0" w:firstRowFirstColumn="0" w:firstRowLastColumn="0" w:lastRowFirstColumn="0" w:lastRowLastColumn="0"/>
              <w:rPr>
                <w:ins w:id="6518" w:author="김은수" w:date="2026-10-01T12:05:00Z" w16du:dateUtc="2026-10-01T03:05:00Z"/>
                <w:lang w:val="en-US"/>
                <w:rPrChange w:id="6519" w:author="김은수" w:date="2026-10-01T13:46:00Z" w16du:dateUtc="2026-10-01T04:46:00Z">
                  <w:rPr>
                    <w:ins w:id="6520" w:author="김은수" w:date="2026-10-01T12:05:00Z" w16du:dateUtc="2026-10-01T03:05:00Z"/>
                  </w:rPr>
                </w:rPrChange>
              </w:rPr>
            </w:pPr>
            <w:ins w:id="6521" w:author="김은수" w:date="2026-10-01T12:05:00Z" w16du:dateUtc="2026-10-01T03:05:00Z">
              <w:r w:rsidRPr="00E00010">
                <w:rPr>
                  <w:lang w:val="en-US"/>
                  <w:rPrChange w:id="6522" w:author="김은수" w:date="2026-10-01T13:46:00Z" w16du:dateUtc="2026-10-01T04:46:00Z">
                    <w:rPr/>
                  </w:rPrChange>
                </w:rPr>
                <w:t>stimulationStrategy_NofM_Packet, stimulationStrategy_NofM_PCM_Write</w:t>
              </w:r>
            </w:ins>
          </w:p>
        </w:tc>
      </w:tr>
    </w:tbl>
    <w:p w14:paraId="2082C8A8" w14:textId="77777777" w:rsidR="00084C76" w:rsidRPr="00E00010" w:rsidRDefault="00084C76">
      <w:pPr>
        <w:pStyle w:val="TDC40"/>
        <w:spacing w:after="0"/>
        <w:rPr>
          <w:ins w:id="6523" w:author="김은수" w:date="2026-10-01T12:05:00Z" w16du:dateUtc="2026-10-01T03:05:00Z"/>
          <w:lang w:val="en-US"/>
          <w:rPrChange w:id="6524" w:author="김은수" w:date="2026-10-01T13:46:00Z" w16du:dateUtc="2026-10-01T04:46:00Z">
            <w:rPr>
              <w:ins w:id="6525" w:author="김은수" w:date="2026-10-01T12:05:00Z" w16du:dateUtc="2026-10-01T03:05:00Z"/>
            </w:rPr>
          </w:rPrChange>
        </w:rPr>
        <w:pPrChange w:id="6526" w:author="김은수" w:date="2026-10-01T03:22:00Z">
          <w:pPr>
            <w:pStyle w:val="TDC40"/>
          </w:pPr>
        </w:pPrChange>
      </w:pPr>
    </w:p>
    <w:p w14:paraId="54588A01" w14:textId="77777777" w:rsidR="00084C76" w:rsidRDefault="00084C76">
      <w:pPr>
        <w:pStyle w:val="TDC43"/>
        <w:rPr>
          <w:ins w:id="6527" w:author="김은수" w:date="2026-10-01T12:05:00Z" w16du:dateUtc="2026-10-01T03:05:00Z"/>
        </w:rPr>
      </w:pPr>
      <w:ins w:id="6528" w:author="김은수" w:date="2026-10-01T12:05:00Z" w16du:dateUtc="2026-10-01T03:05:00Z">
        <w:r>
          <w:t>입출력 예 : 기본 교차 배열 [0,8,1,9,2,10,3,11,4,12,5,13,6,14,7,15]에서 직전 마지막 전극이 15이면 같은 순서를 사용한다. 직전 마지막이 0이면 마지막 요소 15를 맨 앞으로 옮겨 [15,0,8,1,9,2,10,3,11,4,12,5,13,6,14,7]로 시작한다. 묵음이 꺼지고 채널당 3프레임/1ms당 8개 조건이면 두 구간에 8개씩 나누며 자극 사이 두 프레임은 NOP이다. 새 마지막 전극은 각각 15와 7이다.</w:t>
        </w:r>
      </w:ins>
    </w:p>
    <w:p w14:paraId="63B3324F" w14:textId="77777777" w:rsidR="00697371" w:rsidRPr="00E00010" w:rsidRDefault="00220104">
      <w:pPr>
        <w:pStyle w:val="TDC43"/>
        <w:rPr>
          <w:ins w:id="6529" w:author="김은수" w:date="2026-09-30T15:44:00Z" w16du:dateUtc="2026-09-30T06:44:00Z"/>
        </w:rPr>
        <w:pPrChange w:id="6530" w:author="김은수" w:date="2026-10-01T01:11:00Z">
          <w:pPr>
            <w:keepLines/>
            <w:widowControl/>
            <w:snapToGrid w:val="0"/>
            <w:spacing w:after="180" w:line="300" w:lineRule="auto"/>
            <w:ind w:left="1245"/>
            <w:jc w:val="left"/>
          </w:pPr>
        </w:pPrChange>
      </w:pPr>
      <w:ins w:id="6531" w:author="김은수" w:date="2026-09-30T15:44:00Z" w16du:dateUtc="2026-09-30T06:44:00Z">
        <w:r>
          <w:rPr>
            <w:b/>
            <w:bCs/>
            <w:rPrChange w:id="6532" w:author="김은수" w:date="2026-10-01T01:11:00Z">
              <w:rPr>
                <w:b/>
                <w:bCs/>
                <w:sz w:val="22"/>
              </w:rPr>
            </w:rPrChange>
          </w:rPr>
          <w:t>흐름 참고 : 패킷 생성 시 이전 마지막 대역에서 더 먼 끝을 선택한다. 마지막 요소가 더 멀면 그 요소 하나만 맨 앞으로 옮긴다. NofM은 자극당 3프레임, 1ms당 8개로 나누어 출력하도록 설계한다.</w:t>
        </w:r>
      </w:ins>
    </w:p>
    <w:p w14:paraId="6C9DFAC1" w14:textId="77777777" w:rsidR="00BA1805" w:rsidRPr="00E00010" w:rsidRDefault="00BA1805">
      <w:pPr>
        <w:pStyle w:val="TDC44"/>
        <w:rPr>
          <w:ins w:id="6533" w:author="김은수" w:date="2026-09-30T15:44:00Z" w16du:dateUtc="2026-09-30T06:44:00Z"/>
        </w:rPr>
        <w:pPrChange w:id="6534" w:author="김은수" w:date="2026-10-01T01:11:00Z">
          <w:pPr>
            <w:keepNext/>
            <w:keepLines/>
            <w:pageBreakBefore/>
            <w:widowControl/>
            <w:snapToGrid w:val="0"/>
            <w:spacing w:after="100" w:line="240" w:lineRule="auto"/>
            <w:jc w:val="center"/>
          </w:pPr>
        </w:pPrChange>
      </w:pPr>
      <w:ins w:id="6535" w:author="김은수" w:date="2026-09-30T15:44:00Z" w16du:dateUtc="2026-09-30T06:44:00Z">
        <w:r w:rsidRPr="00E00010">
          <w:rPr>
            <w:noProof/>
          </w:rPr>
          <w:lastRenderedPageBreak/>
          <w:drawing>
            <wp:inline distT="0" distB="0" distL="0" distR="0" wp14:anchorId="3E4EBC4E" wp14:editId="0010EAF7">
              <wp:extent cx="4320000" cy="3650400"/>
              <wp:effectExtent l="0" t="0" r="0" b="0"/>
              <wp:docPr id="1010" name="Flow CFX-037" descr="SU-ID-CFX-037 NofM 패킷 구성과 분할 출력 설계 순서도">
                <a:extLst xmlns:a="http://schemas.openxmlformats.org/drawingml/2006/main">
                  <a:ext uri="{FF2B5EF4-FFF2-40B4-BE49-F238E27FC236}">
                    <a16:creationId xmlns:a16="http://schemas.microsoft.com/office/drawing/2014/main" id="{E8B69799-F488-0C76-6806-D41022ABA04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그림 256" descr="스크린샷, 어둠, 블랙, 밤이(가) 표시된 사진&#10;&#10;자동 생성된 설명">
                        <a:extLst>
                          <a:ext uri="{FF2B5EF4-FFF2-40B4-BE49-F238E27FC236}">
                            <a16:creationId xmlns:a16="http://schemas.microsoft.com/office/drawing/2014/main" id="{E8B69799-F488-0C76-6806-D41022ABA043}"/>
                          </a:ext>
                        </a:extLst>
                      </pic:cNvPr>
                      <pic:cNvPicPr>
                        <a:picLocks noChangeAspect="1"/>
                      </pic:cNvPicPr>
                    </pic:nvPicPr>
                    <pic:blipFill>
                      <a:blip r:embed="rId40"/>
                      <a:stretch>
                        <a:fillRect/>
                      </a:stretch>
                    </pic:blipFill>
                    <pic:spPr>
                      <a:xfrm>
                        <a:off x="0" y="0"/>
                        <a:ext cx="4320000" cy="3650400"/>
                      </a:xfrm>
                      <a:prstGeom prst="rect">
                        <a:avLst/>
                      </a:prstGeom>
                    </pic:spPr>
                  </pic:pic>
                </a:graphicData>
              </a:graphic>
            </wp:inline>
          </w:drawing>
        </w:r>
      </w:ins>
    </w:p>
    <w:p w14:paraId="03A9BA33" w14:textId="77777777" w:rsidR="00697371" w:rsidRPr="00E00010" w:rsidRDefault="00220104">
      <w:pPr>
        <w:pStyle w:val="TDC45"/>
        <w:rPr>
          <w:ins w:id="6536" w:author="김은수" w:date="2026-09-30T15:44:00Z" w16du:dateUtc="2026-09-30T06:44:00Z"/>
        </w:rPr>
        <w:pPrChange w:id="6537" w:author="김은수" w:date="2026-10-01T01:11:00Z">
          <w:pPr>
            <w:keepLines/>
            <w:widowControl/>
            <w:snapToGrid w:val="0"/>
            <w:spacing w:after="180" w:line="276" w:lineRule="auto"/>
            <w:jc w:val="center"/>
          </w:pPr>
        </w:pPrChange>
      </w:pPr>
      <w:ins w:id="6538" w:author="김은수" w:date="2026-09-30T15:44:00Z" w16du:dateUtc="2026-09-30T06:44:00Z">
        <w:r w:rsidRPr="00E00010">
          <w:t>그림 18. SU-ID-CFX-037 NofM 패킷 구성과 분할 출력 순서도</w:t>
        </w:r>
      </w:ins>
    </w:p>
    <w:p w14:paraId="2158E236" w14:textId="77777777" w:rsidR="000C626C" w:rsidRDefault="000C626C">
      <w:pPr>
        <w:pStyle w:val="TDC40"/>
        <w:rPr>
          <w:ins w:id="6539" w:author="김은수" w:date="2026-10-01T05:08:00Z"/>
        </w:rPr>
      </w:pPr>
    </w:p>
    <w:p w14:paraId="69EB077C" w14:textId="77777777" w:rsidR="00697371" w:rsidRPr="00E00010" w:rsidRDefault="00220104">
      <w:pPr>
        <w:pStyle w:val="TDC4"/>
        <w:rPr>
          <w:ins w:id="6540" w:author="김은수" w:date="2026-09-30T15:44:00Z" w16du:dateUtc="2026-09-30T06:44:00Z"/>
        </w:rPr>
        <w:pPrChange w:id="6541" w:author="김은수" w:date="2026-10-01T01:11:00Z">
          <w:pPr>
            <w:pStyle w:val="4"/>
            <w:numPr>
              <w:ilvl w:val="3"/>
              <w:numId w:val="7"/>
            </w:numPr>
            <w:tabs>
              <w:tab w:val="num" w:pos="1134"/>
            </w:tabs>
            <w:ind w:left="1200" w:hanging="400"/>
          </w:pPr>
        </w:pPrChange>
      </w:pPr>
      <w:ins w:id="6542" w:author="김은수" w:date="2026-09-30T15:44:00Z" w16du:dateUtc="2026-09-30T06:44:00Z">
        <w:r>
          <w:t>SU-ID-CFX-038, PCM 모드 분기와 프리앰블</w:t>
        </w:r>
      </w:ins>
    </w:p>
    <w:p w14:paraId="788B0007" w14:textId="77777777" w:rsidR="00084C76" w:rsidRDefault="00084C76">
      <w:pPr>
        <w:pStyle w:val="TDC40"/>
        <w:keepNext/>
        <w:rPr>
          <w:ins w:id="6543" w:author="김은수" w:date="2026-10-01T12:05:00Z" w16du:dateUtc="2026-10-01T03:05:00Z"/>
        </w:rPr>
        <w:pPrChange w:id="6544" w:author="김은수" w:date="2026-10-01T03:22:00Z">
          <w:pPr>
            <w:pStyle w:val="TDC40"/>
          </w:pPr>
        </w:pPrChange>
      </w:pPr>
      <w:ins w:id="6545" w:author="김은수" w:date="2026-10-01T12:05:00Z" w16du:dateUtc="2026-10-01T03:05:00Z">
        <w:r>
          <w:t>연결 검사, 대기, 실시간 자극, 지정 명령이 서로 섞이지 않도록 출력 진입점을 관리한다.</w:t>
        </w:r>
      </w:ins>
    </w:p>
    <w:p w14:paraId="078D0089" w14:textId="77777777" w:rsidR="00084C76" w:rsidRDefault="00084C76">
      <w:pPr>
        <w:pStyle w:val="TDC42"/>
        <w:rPr>
          <w:ins w:id="6546" w:author="김은수" w:date="2026-10-01T12:05:00Z" w16du:dateUtc="2026-10-01T03:05:00Z"/>
        </w:rPr>
      </w:pPr>
      <w:ins w:id="6547" w:author="김은수" w:date="2026-10-01T12:05:00Z" w16du:dateUtc="2026-10-01T03:05:00Z">
        <w:r>
          <w:t xml:space="preserve">표 </w:t>
        </w:r>
        <w:r>
          <w:fldChar w:fldCharType="begin"/>
        </w:r>
        <w:r>
          <w:instrText>SEQ 표 \* ARABIC</w:instrText>
        </w:r>
        <w:r>
          <w:fldChar w:fldCharType="separate"/>
        </w:r>
        <w:r>
          <w:t>79</w:t>
        </w:r>
        <w:r>
          <w:fldChar w:fldCharType="end"/>
        </w:r>
        <w:r>
          <w:t>. PCM 모드 분기와 프리앰블 / 유닛 설계 내용</w:t>
        </w:r>
      </w:ins>
    </w:p>
    <w:tbl>
      <w:tblPr>
        <w:tblStyle w:val="TDC41"/>
        <w:tblW w:w="8816" w:type="dxa"/>
        <w:tblLayout w:type="fixed"/>
        <w:tblLook w:val="04A0" w:firstRow="1" w:lastRow="0" w:firstColumn="1" w:lastColumn="0" w:noHBand="0" w:noVBand="1"/>
        <w:tblPrChange w:id="6548"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6549">
          <w:tblGrid>
            <w:gridCol w:w="360"/>
            <w:gridCol w:w="360"/>
            <w:gridCol w:w="584"/>
            <w:gridCol w:w="7512"/>
          </w:tblGrid>
        </w:tblGridChange>
      </w:tblGrid>
      <w:tr w:rsidR="00084C76" w14:paraId="09B9A249" w14:textId="77777777" w:rsidTr="008B1005">
        <w:trPr>
          <w:cnfStyle w:val="100000000000" w:firstRow="1" w:lastRow="0" w:firstColumn="0" w:lastColumn="0" w:oddVBand="0" w:evenVBand="0" w:oddHBand="0" w:evenHBand="0" w:firstRowFirstColumn="0" w:firstRowLastColumn="0" w:lastRowFirstColumn="0" w:lastRowLastColumn="0"/>
          <w:cantSplit/>
          <w:tblHeader/>
          <w:ins w:id="6550" w:author="김은수" w:date="2026-10-01T12:05:00Z"/>
          <w:trPrChange w:id="6551"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6552" w:author="김은수" w:date="2026-10-01T03:22:00Z">
              <w:tcPr>
                <w:tcW w:w="1304" w:type="dxa"/>
              </w:tcPr>
            </w:tcPrChange>
          </w:tcPr>
          <w:p w14:paraId="475A4223"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6553" w:author="김은수" w:date="2026-10-01T12:05:00Z" w16du:dateUtc="2026-10-01T03:05:00Z"/>
              </w:rPr>
            </w:pPr>
            <w:ins w:id="6554" w:author="김은수" w:date="2026-10-01T12:05:00Z" w16du:dateUtc="2026-10-01T03:05:00Z">
              <w:r>
                <w:t>항목</w:t>
              </w:r>
            </w:ins>
          </w:p>
        </w:tc>
        <w:tc>
          <w:tcPr>
            <w:tcW w:w="7512" w:type="dxa"/>
            <w:tcPrChange w:id="6555" w:author="김은수" w:date="2026-10-01T03:22:00Z">
              <w:tcPr>
                <w:tcW w:w="7512" w:type="dxa"/>
              </w:tcPr>
            </w:tcPrChange>
          </w:tcPr>
          <w:p w14:paraId="6CA825A8"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6556" w:author="김은수" w:date="2026-10-01T12:05:00Z" w16du:dateUtc="2026-10-01T03:05:00Z"/>
              </w:rPr>
            </w:pPr>
            <w:ins w:id="6557" w:author="김은수" w:date="2026-10-01T12:05:00Z" w16du:dateUtc="2026-10-01T03:05:00Z">
              <w:r>
                <w:t>설계 내용</w:t>
              </w:r>
            </w:ins>
          </w:p>
        </w:tc>
      </w:tr>
      <w:tr w:rsidR="00084C76" w14:paraId="663F879C" w14:textId="77777777" w:rsidTr="008B1005">
        <w:trPr>
          <w:cantSplit/>
          <w:ins w:id="6558" w:author="김은수" w:date="2026-10-01T12:05:00Z"/>
          <w:trPrChange w:id="6559"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6560" w:author="김은수" w:date="2026-10-01T03:22:00Z">
              <w:tcPr>
                <w:tcW w:w="1304" w:type="dxa"/>
              </w:tcPr>
            </w:tcPrChange>
          </w:tcPr>
          <w:p w14:paraId="31936E90" w14:textId="77777777" w:rsidR="00084C76" w:rsidRDefault="00084C76">
            <w:pPr>
              <w:pStyle w:val="TDCe"/>
              <w:rPr>
                <w:ins w:id="6561" w:author="김은수" w:date="2026-10-01T12:05:00Z" w16du:dateUtc="2026-10-01T03:05:00Z"/>
              </w:rPr>
            </w:pPr>
            <w:ins w:id="6562" w:author="김은수" w:date="2026-10-01T12:05:00Z" w16du:dateUtc="2026-10-01T03:05:00Z">
              <w:r>
                <w:t>입력</w:t>
              </w:r>
            </w:ins>
          </w:p>
        </w:tc>
        <w:tc>
          <w:tcPr>
            <w:tcW w:w="7512" w:type="dxa"/>
            <w:tcPrChange w:id="6563" w:author="김은수" w:date="2026-10-01T03:22:00Z">
              <w:tcPr>
                <w:tcW w:w="7512" w:type="dxa"/>
              </w:tcPr>
            </w:tcPrChange>
          </w:tcPr>
          <w:p w14:paraId="00054BF4"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6564" w:author="김은수" w:date="2026-10-01T12:05:00Z" w16du:dateUtc="2026-10-01T03:05:00Z"/>
              </w:rPr>
            </w:pPr>
            <w:ins w:id="6565" w:author="김은수" w:date="2026-10-01T12:05:00Z" w16du:dateUtc="2026-10-01T03:05:00Z">
              <w:r>
                <w:t>현재/다음 PCM 모드와 CM3 명령</w:t>
              </w:r>
            </w:ins>
          </w:p>
        </w:tc>
      </w:tr>
      <w:tr w:rsidR="00084C76" w14:paraId="358ACF6E" w14:textId="77777777" w:rsidTr="008B1005">
        <w:trPr>
          <w:cantSplit/>
          <w:ins w:id="6566" w:author="김은수" w:date="2026-10-01T12:05:00Z"/>
          <w:trPrChange w:id="6567"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6568" w:author="김은수" w:date="2026-10-01T03:22:00Z">
              <w:tcPr>
                <w:tcW w:w="1304" w:type="dxa"/>
              </w:tcPr>
            </w:tcPrChange>
          </w:tcPr>
          <w:p w14:paraId="2E425FD0" w14:textId="77777777" w:rsidR="00084C76" w:rsidRDefault="00084C76">
            <w:pPr>
              <w:pStyle w:val="TDCe"/>
              <w:rPr>
                <w:ins w:id="6569" w:author="김은수" w:date="2026-10-01T12:05:00Z" w16du:dateUtc="2026-10-01T03:05:00Z"/>
              </w:rPr>
            </w:pPr>
            <w:ins w:id="6570" w:author="김은수" w:date="2026-10-01T12:05:00Z" w16du:dateUtc="2026-10-01T03:05:00Z">
              <w:r>
                <w:t>출력</w:t>
              </w:r>
            </w:ins>
          </w:p>
        </w:tc>
        <w:tc>
          <w:tcPr>
            <w:tcW w:w="7512" w:type="dxa"/>
            <w:tcPrChange w:id="6571" w:author="김은수" w:date="2026-10-01T03:22:00Z">
              <w:tcPr>
                <w:tcW w:w="7512" w:type="dxa"/>
              </w:tcPr>
            </w:tcPrChange>
          </w:tcPr>
          <w:p w14:paraId="436284BB"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6572" w:author="김은수" w:date="2026-10-01T12:05:00Z" w16du:dateUtc="2026-10-01T03:05:00Z"/>
              </w:rPr>
            </w:pPr>
            <w:ins w:id="6573" w:author="김은수" w:date="2026-10-01T12:05:00Z" w16du:dateUtc="2026-10-01T03:05:00Z">
              <w:r>
                <w:t>해당 모드의 PCM 데이터</w:t>
              </w:r>
            </w:ins>
          </w:p>
        </w:tc>
      </w:tr>
      <w:tr w:rsidR="00084C76" w14:paraId="6C3DE2B4" w14:textId="77777777" w:rsidTr="008B1005">
        <w:trPr>
          <w:cantSplit/>
          <w:ins w:id="6574" w:author="김은수" w:date="2026-10-01T12:05:00Z"/>
          <w:trPrChange w:id="6575"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6576" w:author="김은수" w:date="2026-10-01T03:22:00Z">
              <w:tcPr>
                <w:tcW w:w="1304" w:type="dxa"/>
              </w:tcPr>
            </w:tcPrChange>
          </w:tcPr>
          <w:p w14:paraId="29446C1B" w14:textId="77777777" w:rsidR="00084C76" w:rsidRDefault="00084C76">
            <w:pPr>
              <w:pStyle w:val="TDCe"/>
              <w:rPr>
                <w:ins w:id="6577" w:author="김은수" w:date="2026-10-01T12:05:00Z" w16du:dateUtc="2026-10-01T03:05:00Z"/>
              </w:rPr>
            </w:pPr>
            <w:ins w:id="6578" w:author="김은수" w:date="2026-10-01T12:05:00Z" w16du:dateUtc="2026-10-01T03:05:00Z">
              <w:r>
                <w:t>처리</w:t>
              </w:r>
            </w:ins>
          </w:p>
        </w:tc>
        <w:tc>
          <w:tcPr>
            <w:tcW w:w="7512" w:type="dxa"/>
            <w:tcPrChange w:id="6579" w:author="김은수" w:date="2026-10-01T03:22:00Z">
              <w:tcPr>
                <w:tcW w:w="7512" w:type="dxa"/>
              </w:tcPr>
            </w:tcPrChange>
          </w:tcPr>
          <w:p w14:paraId="40F403AD"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6580" w:author="김은수" w:date="2026-10-01T12:05:00Z" w16du:dateUtc="2026-10-01T03:05:00Z"/>
              </w:rPr>
            </w:pPr>
            <w:ins w:id="6581" w:author="김은수" w:date="2026-10-01T12:05:00Z" w16du:dateUtc="2026-10-01T03:05:00Z">
              <w:r>
                <w:t>현재 모드에 대응하는 처리 함수를 호출한다. 프리앰블 등 상태 전환이 필요한 모드에서는 완료 조건에 따라 다음 모드를 반영한다.</w:t>
              </w:r>
            </w:ins>
          </w:p>
        </w:tc>
      </w:tr>
    </w:tbl>
    <w:p w14:paraId="1D2F11F2" w14:textId="77777777" w:rsidR="00084C76" w:rsidRDefault="00084C76">
      <w:pPr>
        <w:pStyle w:val="TDC40"/>
        <w:spacing w:after="0"/>
        <w:rPr>
          <w:ins w:id="6582" w:author="김은수" w:date="2026-10-01T12:05:00Z" w16du:dateUtc="2026-10-01T03:05:00Z"/>
        </w:rPr>
        <w:pPrChange w:id="6583" w:author="김은수" w:date="2026-10-01T03:22:00Z">
          <w:pPr>
            <w:pStyle w:val="TDC40"/>
          </w:pPr>
        </w:pPrChange>
      </w:pPr>
    </w:p>
    <w:p w14:paraId="31D042D0" w14:textId="77777777" w:rsidR="00084C76" w:rsidRDefault="00084C76">
      <w:pPr>
        <w:pStyle w:val="TDC42"/>
        <w:rPr>
          <w:ins w:id="6584" w:author="김은수" w:date="2026-10-01T12:05:00Z" w16du:dateUtc="2026-10-01T03:05:00Z"/>
        </w:rPr>
      </w:pPr>
      <w:ins w:id="6585" w:author="김은수" w:date="2026-10-01T12:05:00Z" w16du:dateUtc="2026-10-01T03:05:00Z">
        <w:r>
          <w:lastRenderedPageBreak/>
          <w:t xml:space="preserve">표 </w:t>
        </w:r>
        <w:r>
          <w:fldChar w:fldCharType="begin"/>
        </w:r>
        <w:r>
          <w:instrText>SEQ 표 \* ARABIC</w:instrText>
        </w:r>
        <w:r>
          <w:fldChar w:fldCharType="separate"/>
        </w:r>
        <w:r>
          <w:t>80</w:t>
        </w:r>
        <w:r>
          <w:fldChar w:fldCharType="end"/>
        </w:r>
        <w:r>
          <w:t>. PCM 모드 분기와 프리앰블 / 구현 조건</w:t>
        </w:r>
      </w:ins>
    </w:p>
    <w:tbl>
      <w:tblPr>
        <w:tblStyle w:val="TDC41"/>
        <w:tblW w:w="8816" w:type="dxa"/>
        <w:tblLayout w:type="fixed"/>
        <w:tblLook w:val="04A0" w:firstRow="1" w:lastRow="0" w:firstColumn="1" w:lastColumn="0" w:noHBand="0" w:noVBand="1"/>
        <w:tblPrChange w:id="6586"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6587">
          <w:tblGrid>
            <w:gridCol w:w="360"/>
            <w:gridCol w:w="360"/>
            <w:gridCol w:w="584"/>
            <w:gridCol w:w="7512"/>
          </w:tblGrid>
        </w:tblGridChange>
      </w:tblGrid>
      <w:tr w:rsidR="00084C76" w14:paraId="551F43E0" w14:textId="77777777" w:rsidTr="008B1005">
        <w:trPr>
          <w:cnfStyle w:val="100000000000" w:firstRow="1" w:lastRow="0" w:firstColumn="0" w:lastColumn="0" w:oddVBand="0" w:evenVBand="0" w:oddHBand="0" w:evenHBand="0" w:firstRowFirstColumn="0" w:firstRowLastColumn="0" w:lastRowFirstColumn="0" w:lastRowLastColumn="0"/>
          <w:cantSplit/>
          <w:tblHeader/>
          <w:ins w:id="6588" w:author="김은수" w:date="2026-10-01T12:05:00Z"/>
          <w:trPrChange w:id="6589"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6590" w:author="김은수" w:date="2026-10-01T03:22:00Z">
              <w:tcPr>
                <w:tcW w:w="1304" w:type="dxa"/>
              </w:tcPr>
            </w:tcPrChange>
          </w:tcPr>
          <w:p w14:paraId="1D9FED7F"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6591" w:author="김은수" w:date="2026-10-01T12:05:00Z" w16du:dateUtc="2026-10-01T03:05:00Z"/>
              </w:rPr>
            </w:pPr>
            <w:ins w:id="6592" w:author="김은수" w:date="2026-10-01T12:05:00Z" w16du:dateUtc="2026-10-01T03:05:00Z">
              <w:r>
                <w:t>구분</w:t>
              </w:r>
            </w:ins>
          </w:p>
        </w:tc>
        <w:tc>
          <w:tcPr>
            <w:tcW w:w="7512" w:type="dxa"/>
            <w:tcPrChange w:id="6593" w:author="김은수" w:date="2026-10-01T03:22:00Z">
              <w:tcPr>
                <w:tcW w:w="7512" w:type="dxa"/>
              </w:tcPr>
            </w:tcPrChange>
          </w:tcPr>
          <w:p w14:paraId="1B66E300"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6594" w:author="김은수" w:date="2026-10-01T12:05:00Z" w16du:dateUtc="2026-10-01T03:05:00Z"/>
              </w:rPr>
            </w:pPr>
            <w:ins w:id="6595" w:author="김은수" w:date="2026-10-01T12:05:00Z" w16du:dateUtc="2026-10-01T03:05:00Z">
              <w:r>
                <w:t>구현 조건</w:t>
              </w:r>
            </w:ins>
          </w:p>
        </w:tc>
      </w:tr>
      <w:tr w:rsidR="00084C76" w14:paraId="719494B8" w14:textId="77777777" w:rsidTr="008B1005">
        <w:trPr>
          <w:cantSplit/>
          <w:ins w:id="6596" w:author="김은수" w:date="2026-10-01T12:05:00Z"/>
          <w:trPrChange w:id="6597"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6598" w:author="김은수" w:date="2026-10-01T03:22:00Z">
              <w:tcPr>
                <w:tcW w:w="1304" w:type="dxa"/>
              </w:tcPr>
            </w:tcPrChange>
          </w:tcPr>
          <w:p w14:paraId="2B7BD027" w14:textId="77777777" w:rsidR="00084C76" w:rsidRDefault="00084C76">
            <w:pPr>
              <w:pStyle w:val="TDCe"/>
              <w:rPr>
                <w:ins w:id="6599" w:author="김은수" w:date="2026-10-01T12:05:00Z" w16du:dateUtc="2026-10-01T03:05:00Z"/>
              </w:rPr>
            </w:pPr>
            <w:ins w:id="6600" w:author="김은수" w:date="2026-10-01T12:05:00Z" w16du:dateUtc="2026-10-01T03:05:00Z">
              <w:r>
                <w:t>관련 함수</w:t>
              </w:r>
            </w:ins>
          </w:p>
        </w:tc>
        <w:tc>
          <w:tcPr>
            <w:tcW w:w="7512" w:type="dxa"/>
            <w:tcPrChange w:id="6601" w:author="김은수" w:date="2026-10-01T03:22:00Z">
              <w:tcPr>
                <w:tcW w:w="7512" w:type="dxa"/>
              </w:tcPr>
            </w:tcPrChange>
          </w:tcPr>
          <w:p w14:paraId="47ED3199" w14:textId="77777777" w:rsidR="00084C76" w:rsidRPr="00E00010" w:rsidRDefault="00084C76">
            <w:pPr>
              <w:pStyle w:val="TDCf"/>
              <w:cnfStyle w:val="000000000000" w:firstRow="0" w:lastRow="0" w:firstColumn="0" w:lastColumn="0" w:oddVBand="0" w:evenVBand="0" w:oddHBand="0" w:evenHBand="0" w:firstRowFirstColumn="0" w:firstRowLastColumn="0" w:lastRowFirstColumn="0" w:lastRowLastColumn="0"/>
              <w:rPr>
                <w:ins w:id="6602" w:author="김은수" w:date="2026-10-01T12:05:00Z" w16du:dateUtc="2026-10-01T03:05:00Z"/>
                <w:lang w:val="en-US"/>
                <w:rPrChange w:id="6603" w:author="김은수" w:date="2026-10-01T13:46:00Z" w16du:dateUtc="2026-10-01T04:46:00Z">
                  <w:rPr>
                    <w:ins w:id="6604" w:author="김은수" w:date="2026-10-01T12:05:00Z" w16du:dateUtc="2026-10-01T03:05:00Z"/>
                  </w:rPr>
                </w:rPrChange>
              </w:rPr>
            </w:pPr>
            <w:ins w:id="6605" w:author="김은수" w:date="2026-10-01T12:05:00Z" w16du:dateUtc="2026-10-01T03:05:00Z">
              <w:r w:rsidRPr="00E00010">
                <w:rPr>
                  <w:lang w:val="en-US"/>
                  <w:rPrChange w:id="6606" w:author="김은수" w:date="2026-10-01T13:46:00Z" w16du:dateUtc="2026-10-01T04:46:00Z">
                    <w:rPr/>
                  </w:rPrChange>
                </w:rPr>
                <w:t>pcmDataOut, fn_PcmBitStream_Mode_Preamble</w:t>
              </w:r>
            </w:ins>
          </w:p>
        </w:tc>
      </w:tr>
      <w:tr w:rsidR="00084C76" w14:paraId="14438257" w14:textId="77777777" w:rsidTr="008B1005">
        <w:trPr>
          <w:cantSplit/>
          <w:ins w:id="6607" w:author="김은수" w:date="2026-10-01T12:05:00Z"/>
          <w:trPrChange w:id="6608"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6609" w:author="김은수" w:date="2026-10-01T03:22:00Z">
              <w:tcPr>
                <w:tcW w:w="1304" w:type="dxa"/>
              </w:tcPr>
            </w:tcPrChange>
          </w:tcPr>
          <w:p w14:paraId="6C1A4463" w14:textId="77777777" w:rsidR="00084C76" w:rsidRDefault="00084C76">
            <w:pPr>
              <w:pStyle w:val="TDCe"/>
              <w:rPr>
                <w:ins w:id="6610" w:author="김은수" w:date="2026-10-01T12:05:00Z" w16du:dateUtc="2026-10-01T03:05:00Z"/>
              </w:rPr>
            </w:pPr>
            <w:ins w:id="6611" w:author="김은수" w:date="2026-10-01T12:05:00Z" w16du:dateUtc="2026-10-01T03:05:00Z">
              <w:r>
                <w:t>동작 조건</w:t>
              </w:r>
            </w:ins>
          </w:p>
        </w:tc>
        <w:tc>
          <w:tcPr>
            <w:tcW w:w="7512" w:type="dxa"/>
            <w:tcPrChange w:id="6612" w:author="김은수" w:date="2026-10-01T03:22:00Z">
              <w:tcPr>
                <w:tcW w:w="7512" w:type="dxa"/>
              </w:tcPr>
            </w:tcPrChange>
          </w:tcPr>
          <w:p w14:paraId="46BE7962"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6613" w:author="김은수" w:date="2026-10-01T12:05:00Z" w16du:dateUtc="2026-10-01T03:05:00Z"/>
              </w:rPr>
            </w:pPr>
            <w:ins w:id="6614" w:author="김은수" w:date="2026-10-01T12:05:00Z" w16du:dateUtc="2026-10-01T03:05:00Z">
              <w:r>
                <w:t>선택 모드에 해당하는 함수만 실행되고 다음 모드 전환은 정해진 완료 조건에서 이루어져야 한다.</w:t>
              </w:r>
            </w:ins>
          </w:p>
        </w:tc>
      </w:tr>
    </w:tbl>
    <w:p w14:paraId="7CEBFFFF" w14:textId="77777777" w:rsidR="00084C76" w:rsidRDefault="00084C76">
      <w:pPr>
        <w:pStyle w:val="TDC40"/>
        <w:spacing w:after="0"/>
        <w:rPr>
          <w:ins w:id="6615" w:author="김은수" w:date="2026-10-01T12:05:00Z" w16du:dateUtc="2026-10-01T03:05:00Z"/>
        </w:rPr>
        <w:pPrChange w:id="6616" w:author="김은수" w:date="2026-10-01T03:22:00Z">
          <w:pPr>
            <w:pStyle w:val="TDC40"/>
          </w:pPr>
        </w:pPrChange>
      </w:pPr>
    </w:p>
    <w:p w14:paraId="04C8C2EA" w14:textId="77777777" w:rsidR="00697371" w:rsidDel="001D1C2F" w:rsidRDefault="00220104">
      <w:pPr>
        <w:pStyle w:val="TDC40"/>
        <w:spacing w:after="0"/>
        <w:rPr>
          <w:del w:id="6617" w:author="김은수" w:date="2026-10-01T11:11:00Z" w16du:dateUtc="2026-10-01T02:11:00Z"/>
          <w:rPrChange w:id="6618" w:author="김은수" w:date="2026-10-01T03:22:00Z">
            <w:rPr>
              <w:del w:id="6619" w:author="김은수" w:date="2026-10-01T11:11:00Z" w16du:dateUtc="2026-10-01T02:11:00Z"/>
            </w:rPr>
          </w:rPrChange>
        </w:rPr>
        <w:pPrChange w:id="6620" w:author="김은수" w:date="2026-09-30T15:44:00Z" w16du:dateUtc="2026-09-30T06:44:00Z">
          <w:pPr>
            <w:pStyle w:val="4"/>
            <w:numPr>
              <w:ilvl w:val="3"/>
              <w:numId w:val="36"/>
            </w:numPr>
            <w:ind w:left="1240" w:hanging="440"/>
          </w:pPr>
        </w:pPrChange>
      </w:pPr>
      <w:del w:id="6621" w:author="김은수" w:date="2026-10-01T11:11:00Z" w16du:dateUtc="2026-10-01T02:11:00Z">
        <w:r w:rsidDel="001D1C2F">
          <w:rPr>
            <w:rPrChange w:id="6622" w:author="김은수" w:date="2026-09-30T15:44:00Z" w16du:dateUtc="2026-09-30T06:44:00Z">
              <w:rPr>
                <w:rFonts w:ascii="맑은 고딕" w:eastAsia="맑은 고딕" w:hAnsi="맑은 고딕" w:cs="맑은 고딕"/>
                <w:b/>
                <w:color w:val="000000"/>
                <w:sz w:val="22"/>
              </w:rPr>
            </w:rPrChange>
          </w:rPr>
          <w:delText xml:space="preserve"> PCM </w:delText>
        </w:r>
      </w:del>
      <w:del w:id="6623" w:author="김은수" w:date="2026-09-30T15:44:00Z" w16du:dateUtc="2026-09-30T06:44:00Z">
        <w:r w:rsidR="00C712F0">
          <w:rPr>
            <w:rFonts w:hint="eastAsia"/>
          </w:rPr>
          <w:delText xml:space="preserve">생성 </w:delText>
        </w:r>
      </w:del>
    </w:p>
    <w:p w14:paraId="24EA466E" w14:textId="77777777" w:rsidR="00697371" w:rsidRPr="00E00010" w:rsidRDefault="00C712F0">
      <w:pPr>
        <w:pStyle w:val="TDC4"/>
        <w:rPr>
          <w:ins w:id="6624" w:author="김은수" w:date="2026-09-30T15:44:00Z" w16du:dateUtc="2026-09-30T06:44:00Z"/>
        </w:rPr>
        <w:pPrChange w:id="6625" w:author="김은수" w:date="2026-10-01T01:11:00Z">
          <w:pPr>
            <w:pStyle w:val="4"/>
            <w:numPr>
              <w:ilvl w:val="3"/>
              <w:numId w:val="7"/>
            </w:numPr>
            <w:tabs>
              <w:tab w:val="num" w:pos="1134"/>
            </w:tabs>
            <w:ind w:left="1200" w:hanging="400"/>
          </w:pPr>
        </w:pPrChange>
      </w:pPr>
      <w:del w:id="6626" w:author="김은수" w:date="2026-09-30T15:44:00Z" w16du:dateUtc="2026-09-30T06:44:00Z">
        <w:r>
          <w:rPr>
            <w:rFonts w:hint="eastAsia"/>
          </w:rPr>
          <w:delText>내부기</w:delText>
        </w:r>
        <w:r>
          <w:delText xml:space="preserve"> </w:delText>
        </w:r>
        <w:r>
          <w:rPr>
            <w:rFonts w:hint="eastAsia"/>
          </w:rPr>
          <w:delText>연결 검사용</w:delText>
        </w:r>
      </w:del>
      <w:ins w:id="6627" w:author="김은수" w:date="2026-09-30T15:44:00Z" w16du:dateUtc="2026-09-30T06:44:00Z">
        <w:r w:rsidR="00220104">
          <w:t>SU-ID-CFX-039, 실시간 자극 데이터 생성</w:t>
        </w:r>
      </w:ins>
    </w:p>
    <w:p w14:paraId="4A9C9F03" w14:textId="77777777" w:rsidR="00084C76" w:rsidRDefault="00084C76">
      <w:pPr>
        <w:pStyle w:val="TDC40"/>
        <w:keepNext/>
        <w:rPr>
          <w:ins w:id="6628" w:author="김은수" w:date="2026-10-01T12:05:00Z" w16du:dateUtc="2026-10-01T03:05:00Z"/>
        </w:rPr>
        <w:pPrChange w:id="6629" w:author="김은수" w:date="2026-10-01T03:22:00Z">
          <w:pPr>
            <w:pStyle w:val="TDC40"/>
          </w:pPr>
        </w:pPrChange>
      </w:pPr>
      <w:ins w:id="6630" w:author="김은수" w:date="2026-10-01T12:05:00Z" w16du:dateUtc="2026-10-01T03:05:00Z">
        <w:r>
          <w:t>같은 입력 블록에 대한 분석부터 자극 패킷까지의 순서를 이어준다.</w:t>
        </w:r>
      </w:ins>
    </w:p>
    <w:p w14:paraId="758D00A4" w14:textId="77777777" w:rsidR="00084C76" w:rsidRDefault="00084C76">
      <w:pPr>
        <w:pStyle w:val="TDC42"/>
        <w:rPr>
          <w:ins w:id="6631" w:author="김은수" w:date="2026-10-01T12:05:00Z" w16du:dateUtc="2026-10-01T03:05:00Z"/>
        </w:rPr>
      </w:pPr>
      <w:ins w:id="6632" w:author="김은수" w:date="2026-10-01T12:05:00Z" w16du:dateUtc="2026-10-01T03:05:00Z">
        <w:r>
          <w:t xml:space="preserve">표 </w:t>
        </w:r>
        <w:r>
          <w:fldChar w:fldCharType="begin"/>
        </w:r>
        <w:r>
          <w:instrText>SEQ 표 \* ARABIC</w:instrText>
        </w:r>
        <w:r>
          <w:fldChar w:fldCharType="separate"/>
        </w:r>
        <w:r>
          <w:t>81</w:t>
        </w:r>
        <w:r>
          <w:fldChar w:fldCharType="end"/>
        </w:r>
        <w:r>
          <w:t>. 실시간 자극 데이터 생성 / 유닛 설계 내용</w:t>
        </w:r>
      </w:ins>
    </w:p>
    <w:tbl>
      <w:tblPr>
        <w:tblStyle w:val="TDC41"/>
        <w:tblW w:w="8816" w:type="dxa"/>
        <w:tblLayout w:type="fixed"/>
        <w:tblLook w:val="04A0" w:firstRow="1" w:lastRow="0" w:firstColumn="1" w:lastColumn="0" w:noHBand="0" w:noVBand="1"/>
        <w:tblPrChange w:id="6633"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6634">
          <w:tblGrid>
            <w:gridCol w:w="360"/>
            <w:gridCol w:w="360"/>
            <w:gridCol w:w="584"/>
            <w:gridCol w:w="7512"/>
          </w:tblGrid>
        </w:tblGridChange>
      </w:tblGrid>
      <w:tr w:rsidR="00084C76" w14:paraId="7EC0519F" w14:textId="77777777" w:rsidTr="009F2981">
        <w:trPr>
          <w:cnfStyle w:val="100000000000" w:firstRow="1" w:lastRow="0" w:firstColumn="0" w:lastColumn="0" w:oddVBand="0" w:evenVBand="0" w:oddHBand="0" w:evenHBand="0" w:firstRowFirstColumn="0" w:firstRowLastColumn="0" w:lastRowFirstColumn="0" w:lastRowLastColumn="0"/>
          <w:cantSplit/>
          <w:tblHeader/>
          <w:ins w:id="6635" w:author="김은수" w:date="2026-10-01T12:05:00Z"/>
          <w:trPrChange w:id="6636"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6637" w:author="김은수" w:date="2026-10-01T03:22:00Z">
              <w:tcPr>
                <w:tcW w:w="1304" w:type="dxa"/>
              </w:tcPr>
            </w:tcPrChange>
          </w:tcPr>
          <w:p w14:paraId="3D5E8984"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6638" w:author="김은수" w:date="2026-10-01T12:05:00Z" w16du:dateUtc="2026-10-01T03:05:00Z"/>
              </w:rPr>
            </w:pPr>
            <w:ins w:id="6639" w:author="김은수" w:date="2026-10-01T12:05:00Z" w16du:dateUtc="2026-10-01T03:05:00Z">
              <w:r>
                <w:t>항목</w:t>
              </w:r>
            </w:ins>
          </w:p>
        </w:tc>
        <w:tc>
          <w:tcPr>
            <w:tcW w:w="7512" w:type="dxa"/>
            <w:tcPrChange w:id="6640" w:author="김은수" w:date="2026-10-01T03:22:00Z">
              <w:tcPr>
                <w:tcW w:w="7512" w:type="dxa"/>
              </w:tcPr>
            </w:tcPrChange>
          </w:tcPr>
          <w:p w14:paraId="6ECE6331"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6641" w:author="김은수" w:date="2026-10-01T12:05:00Z" w16du:dateUtc="2026-10-01T03:05:00Z"/>
              </w:rPr>
            </w:pPr>
            <w:ins w:id="6642" w:author="김은수" w:date="2026-10-01T12:05:00Z" w16du:dateUtc="2026-10-01T03:05:00Z">
              <w:r>
                <w:t>설계 내용</w:t>
              </w:r>
            </w:ins>
          </w:p>
        </w:tc>
      </w:tr>
      <w:tr w:rsidR="00084C76" w14:paraId="0779395F" w14:textId="77777777" w:rsidTr="009F2981">
        <w:trPr>
          <w:cantSplit/>
          <w:ins w:id="6643" w:author="김은수" w:date="2026-10-01T12:05:00Z"/>
          <w:trPrChange w:id="6644"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6645" w:author="김은수" w:date="2026-10-01T03:22:00Z">
              <w:tcPr>
                <w:tcW w:w="1304" w:type="dxa"/>
              </w:tcPr>
            </w:tcPrChange>
          </w:tcPr>
          <w:p w14:paraId="330846A9" w14:textId="77777777" w:rsidR="00084C76" w:rsidRDefault="00084C76">
            <w:pPr>
              <w:pStyle w:val="TDCe"/>
              <w:rPr>
                <w:ins w:id="6646" w:author="김은수" w:date="2026-10-01T12:05:00Z" w16du:dateUtc="2026-10-01T03:05:00Z"/>
              </w:rPr>
            </w:pPr>
            <w:ins w:id="6647" w:author="김은수" w:date="2026-10-01T12:05:00Z" w16du:dateUtc="2026-10-01T03:05:00Z">
              <w:r>
                <w:t>입력</w:t>
              </w:r>
            </w:ins>
          </w:p>
        </w:tc>
        <w:tc>
          <w:tcPr>
            <w:tcW w:w="7512" w:type="dxa"/>
            <w:tcPrChange w:id="6648" w:author="김은수" w:date="2026-10-01T03:22:00Z">
              <w:tcPr>
                <w:tcW w:w="7512" w:type="dxa"/>
              </w:tcPr>
            </w:tcPrChange>
          </w:tcPr>
          <w:p w14:paraId="5F8B8BA6"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6649" w:author="김은수" w:date="2026-10-01T12:05:00Z" w16du:dateUtc="2026-10-01T03:05:00Z"/>
              </w:rPr>
            </w:pPr>
            <w:ins w:id="6650" w:author="김은수" w:date="2026-10-01T12:05:00Z" w16du:dateUtc="2026-10-01T03:05:00Z">
              <w:r>
                <w:t>HEAR 주파수 분석 결과와 현재 맵</w:t>
              </w:r>
            </w:ins>
          </w:p>
        </w:tc>
      </w:tr>
      <w:tr w:rsidR="00084C76" w14:paraId="0F9431EF" w14:textId="77777777" w:rsidTr="009F2981">
        <w:trPr>
          <w:cantSplit/>
          <w:ins w:id="6651" w:author="김은수" w:date="2026-10-01T12:05:00Z"/>
          <w:trPrChange w:id="6652"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6653" w:author="김은수" w:date="2026-10-01T03:22:00Z">
              <w:tcPr>
                <w:tcW w:w="1304" w:type="dxa"/>
              </w:tcPr>
            </w:tcPrChange>
          </w:tcPr>
          <w:p w14:paraId="509AB1B9" w14:textId="77777777" w:rsidR="00084C76" w:rsidRDefault="00084C76">
            <w:pPr>
              <w:pStyle w:val="TDCe"/>
              <w:rPr>
                <w:ins w:id="6654" w:author="김은수" w:date="2026-10-01T12:05:00Z" w16du:dateUtc="2026-10-01T03:05:00Z"/>
              </w:rPr>
            </w:pPr>
            <w:ins w:id="6655" w:author="김은수" w:date="2026-10-01T12:05:00Z" w16du:dateUtc="2026-10-01T03:05:00Z">
              <w:r>
                <w:t>출력</w:t>
              </w:r>
            </w:ins>
          </w:p>
        </w:tc>
        <w:tc>
          <w:tcPr>
            <w:tcW w:w="7512" w:type="dxa"/>
            <w:tcPrChange w:id="6656" w:author="김은수" w:date="2026-10-01T03:22:00Z">
              <w:tcPr>
                <w:tcW w:w="7512" w:type="dxa"/>
              </w:tcPr>
            </w:tcPrChange>
          </w:tcPr>
          <w:p w14:paraId="59A0F998"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6657" w:author="김은수" w:date="2026-10-01T12:05:00Z" w16du:dateUtc="2026-10-01T03:05:00Z"/>
              </w:rPr>
            </w:pPr>
            <w:ins w:id="6658" w:author="김은수" w:date="2026-10-01T12:05:00Z" w16du:dateUtc="2026-10-01T03:05:00Z">
              <w:r>
                <w:t>대역 분석/매핑/전략이 반영된 PCM 출력</w:t>
              </w:r>
            </w:ins>
          </w:p>
        </w:tc>
      </w:tr>
      <w:tr w:rsidR="00084C76" w14:paraId="028EED54" w14:textId="77777777" w:rsidTr="009F2981">
        <w:trPr>
          <w:cantSplit/>
          <w:ins w:id="6659" w:author="김은수" w:date="2026-10-01T12:05:00Z"/>
          <w:trPrChange w:id="6660"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6661" w:author="김은수" w:date="2026-10-01T03:22:00Z">
              <w:tcPr>
                <w:tcW w:w="1304" w:type="dxa"/>
              </w:tcPr>
            </w:tcPrChange>
          </w:tcPr>
          <w:p w14:paraId="434C5F03" w14:textId="77777777" w:rsidR="00084C76" w:rsidRDefault="00084C76">
            <w:pPr>
              <w:pStyle w:val="TDCe"/>
              <w:rPr>
                <w:ins w:id="6662" w:author="김은수" w:date="2026-10-01T12:05:00Z" w16du:dateUtc="2026-10-01T03:05:00Z"/>
              </w:rPr>
            </w:pPr>
            <w:ins w:id="6663" w:author="김은수" w:date="2026-10-01T12:05:00Z" w16du:dateUtc="2026-10-01T03:05:00Z">
              <w:r>
                <w:t>처리</w:t>
              </w:r>
            </w:ins>
          </w:p>
        </w:tc>
        <w:tc>
          <w:tcPr>
            <w:tcW w:w="7512" w:type="dxa"/>
            <w:tcPrChange w:id="6664" w:author="김은수" w:date="2026-10-01T03:22:00Z">
              <w:tcPr>
                <w:tcW w:w="7512" w:type="dxa"/>
              </w:tcPr>
            </w:tcPrChange>
          </w:tcPr>
          <w:p w14:paraId="63E5D0FA"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6665" w:author="김은수" w:date="2026-10-01T12:05:00Z" w16du:dateUtc="2026-10-01T03:05:00Z"/>
              </w:rPr>
            </w:pPr>
            <w:ins w:id="6666" w:author="김은수" w:date="2026-10-01T12:05:00Z" w16du:dateUtc="2026-10-01T03:05:00Z">
              <w:r>
                <w:t>대역 대표값을 구하고 비선형 매핑으로 자극 크기를 계산한 뒤 선택한 전략으로 PCM 데이터를 만든다. 이전 블록의 분석 결과와 새 맵의 계수가 섞이지 않도록 완료 상태 이후 호출한다.</w:t>
              </w:r>
            </w:ins>
          </w:p>
        </w:tc>
      </w:tr>
    </w:tbl>
    <w:p w14:paraId="40334F36" w14:textId="77777777" w:rsidR="00084C76" w:rsidRDefault="00084C76">
      <w:pPr>
        <w:pStyle w:val="TDC40"/>
        <w:spacing w:after="0"/>
        <w:rPr>
          <w:ins w:id="6667" w:author="김은수" w:date="2026-10-01T12:05:00Z" w16du:dateUtc="2026-10-01T03:05:00Z"/>
        </w:rPr>
        <w:pPrChange w:id="6668" w:author="김은수" w:date="2026-10-01T03:22:00Z">
          <w:pPr>
            <w:pStyle w:val="TDC40"/>
          </w:pPr>
        </w:pPrChange>
      </w:pPr>
    </w:p>
    <w:p w14:paraId="0B729E18" w14:textId="77777777" w:rsidR="00084C76" w:rsidRDefault="00084C76">
      <w:pPr>
        <w:pStyle w:val="TDC42"/>
        <w:rPr>
          <w:ins w:id="6669" w:author="김은수" w:date="2026-10-01T12:05:00Z" w16du:dateUtc="2026-10-01T03:05:00Z"/>
        </w:rPr>
      </w:pPr>
      <w:ins w:id="6670" w:author="김은수" w:date="2026-10-01T12:05:00Z" w16du:dateUtc="2026-10-01T03:05:00Z">
        <w:r>
          <w:t xml:space="preserve">표 </w:t>
        </w:r>
        <w:r>
          <w:fldChar w:fldCharType="begin"/>
        </w:r>
        <w:r>
          <w:instrText>SEQ 표 \* ARABIC</w:instrText>
        </w:r>
        <w:r>
          <w:fldChar w:fldCharType="separate"/>
        </w:r>
        <w:r>
          <w:t>82</w:t>
        </w:r>
        <w:r>
          <w:fldChar w:fldCharType="end"/>
        </w:r>
        <w:r>
          <w:t>. 실시간 자극 데이터 생성 / 구현 조건</w:t>
        </w:r>
      </w:ins>
    </w:p>
    <w:tbl>
      <w:tblPr>
        <w:tblStyle w:val="TDC41"/>
        <w:tblW w:w="8816" w:type="dxa"/>
        <w:tblLayout w:type="fixed"/>
        <w:tblLook w:val="04A0" w:firstRow="1" w:lastRow="0" w:firstColumn="1" w:lastColumn="0" w:noHBand="0" w:noVBand="1"/>
        <w:tblPrChange w:id="6671"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6672">
          <w:tblGrid>
            <w:gridCol w:w="360"/>
            <w:gridCol w:w="360"/>
            <w:gridCol w:w="584"/>
            <w:gridCol w:w="7512"/>
          </w:tblGrid>
        </w:tblGridChange>
      </w:tblGrid>
      <w:tr w:rsidR="00084C76" w14:paraId="4E6F3515" w14:textId="77777777" w:rsidTr="009F2981">
        <w:trPr>
          <w:cnfStyle w:val="100000000000" w:firstRow="1" w:lastRow="0" w:firstColumn="0" w:lastColumn="0" w:oddVBand="0" w:evenVBand="0" w:oddHBand="0" w:evenHBand="0" w:firstRowFirstColumn="0" w:firstRowLastColumn="0" w:lastRowFirstColumn="0" w:lastRowLastColumn="0"/>
          <w:cantSplit/>
          <w:tblHeader/>
          <w:ins w:id="6673" w:author="김은수" w:date="2026-10-01T12:05:00Z"/>
          <w:trPrChange w:id="6674"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6675" w:author="김은수" w:date="2026-10-01T03:22:00Z">
              <w:tcPr>
                <w:tcW w:w="1304" w:type="dxa"/>
              </w:tcPr>
            </w:tcPrChange>
          </w:tcPr>
          <w:p w14:paraId="4727B02C"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6676" w:author="김은수" w:date="2026-10-01T12:05:00Z" w16du:dateUtc="2026-10-01T03:05:00Z"/>
              </w:rPr>
            </w:pPr>
            <w:ins w:id="6677" w:author="김은수" w:date="2026-10-01T12:05:00Z" w16du:dateUtc="2026-10-01T03:05:00Z">
              <w:r>
                <w:t>구분</w:t>
              </w:r>
            </w:ins>
          </w:p>
        </w:tc>
        <w:tc>
          <w:tcPr>
            <w:tcW w:w="7512" w:type="dxa"/>
            <w:tcPrChange w:id="6678" w:author="김은수" w:date="2026-10-01T03:22:00Z">
              <w:tcPr>
                <w:tcW w:w="7512" w:type="dxa"/>
              </w:tcPr>
            </w:tcPrChange>
          </w:tcPr>
          <w:p w14:paraId="589E5D54"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6679" w:author="김은수" w:date="2026-10-01T12:05:00Z" w16du:dateUtc="2026-10-01T03:05:00Z"/>
              </w:rPr>
            </w:pPr>
            <w:ins w:id="6680" w:author="김은수" w:date="2026-10-01T12:05:00Z" w16du:dateUtc="2026-10-01T03:05:00Z">
              <w:r>
                <w:t>구현 조건</w:t>
              </w:r>
            </w:ins>
          </w:p>
        </w:tc>
      </w:tr>
      <w:tr w:rsidR="00084C76" w14:paraId="112B96D3" w14:textId="77777777" w:rsidTr="009F2981">
        <w:trPr>
          <w:cantSplit/>
          <w:ins w:id="6681" w:author="김은수" w:date="2026-10-01T12:05:00Z"/>
          <w:trPrChange w:id="6682"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6683" w:author="김은수" w:date="2026-10-01T03:22:00Z">
              <w:tcPr>
                <w:tcW w:w="1304" w:type="dxa"/>
              </w:tcPr>
            </w:tcPrChange>
          </w:tcPr>
          <w:p w14:paraId="1B54511B" w14:textId="77777777" w:rsidR="00084C76" w:rsidRDefault="00084C76">
            <w:pPr>
              <w:pStyle w:val="TDCe"/>
              <w:rPr>
                <w:ins w:id="6684" w:author="김은수" w:date="2026-10-01T12:05:00Z" w16du:dateUtc="2026-10-01T03:05:00Z"/>
              </w:rPr>
            </w:pPr>
            <w:ins w:id="6685" w:author="김은수" w:date="2026-10-01T12:05:00Z" w16du:dateUtc="2026-10-01T03:05:00Z">
              <w:r>
                <w:t>관련 함수</w:t>
              </w:r>
            </w:ins>
          </w:p>
        </w:tc>
        <w:tc>
          <w:tcPr>
            <w:tcW w:w="7512" w:type="dxa"/>
            <w:tcPrChange w:id="6686" w:author="김은수" w:date="2026-10-01T03:22:00Z">
              <w:tcPr>
                <w:tcW w:w="7512" w:type="dxa"/>
              </w:tcPr>
            </w:tcPrChange>
          </w:tcPr>
          <w:p w14:paraId="0CB8308F"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6687" w:author="김은수" w:date="2026-10-01T12:05:00Z" w16du:dateUtc="2026-10-01T03:05:00Z"/>
              </w:rPr>
            </w:pPr>
            <w:ins w:id="6688" w:author="김은수" w:date="2026-10-01T12:05:00Z" w16du:dateUtc="2026-10-01T03:05:00Z">
              <w:r>
                <w:t>fn_PcmBitStream_Mode_LiveStimulation</w:t>
              </w:r>
            </w:ins>
          </w:p>
        </w:tc>
      </w:tr>
      <w:tr w:rsidR="00084C76" w14:paraId="1BF1C955" w14:textId="77777777" w:rsidTr="009F2981">
        <w:trPr>
          <w:cantSplit/>
          <w:ins w:id="6689" w:author="김은수" w:date="2026-10-01T12:05:00Z"/>
          <w:trPrChange w:id="6690"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6691" w:author="김은수" w:date="2026-10-01T03:22:00Z">
              <w:tcPr>
                <w:tcW w:w="1304" w:type="dxa"/>
              </w:tcPr>
            </w:tcPrChange>
          </w:tcPr>
          <w:p w14:paraId="5045CAF5" w14:textId="77777777" w:rsidR="00084C76" w:rsidRDefault="00084C76">
            <w:pPr>
              <w:pStyle w:val="TDCe"/>
              <w:rPr>
                <w:ins w:id="6692" w:author="김은수" w:date="2026-10-01T12:05:00Z" w16du:dateUtc="2026-10-01T03:05:00Z"/>
              </w:rPr>
            </w:pPr>
            <w:ins w:id="6693" w:author="김은수" w:date="2026-10-01T12:05:00Z" w16du:dateUtc="2026-10-01T03:05:00Z">
              <w:r>
                <w:t>동작 조건</w:t>
              </w:r>
            </w:ins>
          </w:p>
        </w:tc>
        <w:tc>
          <w:tcPr>
            <w:tcW w:w="7512" w:type="dxa"/>
            <w:tcPrChange w:id="6694" w:author="김은수" w:date="2026-10-01T03:22:00Z">
              <w:tcPr>
                <w:tcW w:w="7512" w:type="dxa"/>
              </w:tcPr>
            </w:tcPrChange>
          </w:tcPr>
          <w:p w14:paraId="2087FC96"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6695" w:author="김은수" w:date="2026-10-01T12:05:00Z" w16du:dateUtc="2026-10-01T03:05:00Z"/>
              </w:rPr>
            </w:pPr>
            <w:ins w:id="6696" w:author="김은수" w:date="2026-10-01T12:05:00Z" w16du:dateUtc="2026-10-01T03:05:00Z">
              <w:r>
                <w:t>주파수 분석 완료 뒤 대역/매핑/전략 순서로 실행되고 결과가 해당 PCM 출력에 사용되어야 한다.</w:t>
              </w:r>
            </w:ins>
          </w:p>
        </w:tc>
      </w:tr>
    </w:tbl>
    <w:p w14:paraId="25C57641" w14:textId="77777777" w:rsidR="00084C76" w:rsidRDefault="00084C76">
      <w:pPr>
        <w:pStyle w:val="TDC40"/>
        <w:spacing w:after="0"/>
        <w:rPr>
          <w:ins w:id="6697" w:author="김은수" w:date="2026-10-01T12:05:00Z" w16du:dateUtc="2026-10-01T03:05:00Z"/>
        </w:rPr>
        <w:pPrChange w:id="6698" w:author="김은수" w:date="2026-10-01T03:22:00Z">
          <w:pPr>
            <w:pStyle w:val="TDC40"/>
          </w:pPr>
        </w:pPrChange>
      </w:pPr>
    </w:p>
    <w:p w14:paraId="2356742E" w14:textId="77777777" w:rsidR="00697371" w:rsidRPr="00E00010" w:rsidRDefault="00220104">
      <w:pPr>
        <w:pStyle w:val="TDC4"/>
        <w:rPr>
          <w:ins w:id="6699" w:author="김은수" w:date="2026-09-30T15:44:00Z" w16du:dateUtc="2026-09-30T06:44:00Z"/>
        </w:rPr>
        <w:pPrChange w:id="6700" w:author="김은수" w:date="2026-10-01T01:11:00Z">
          <w:pPr>
            <w:pStyle w:val="4"/>
            <w:numPr>
              <w:ilvl w:val="3"/>
              <w:numId w:val="7"/>
            </w:numPr>
            <w:tabs>
              <w:tab w:val="num" w:pos="1134"/>
            </w:tabs>
            <w:ind w:left="1200" w:hanging="400"/>
          </w:pPr>
        </w:pPrChange>
      </w:pPr>
      <w:del w:id="6701" w:author="김은수" w:date="2026-10-01T11:11:00Z" w16du:dateUtc="2026-10-01T02:11:00Z">
        <w:r w:rsidRPr="00E00010" w:rsidDel="001D1C2F">
          <w:lastRenderedPageBreak/>
          <w:delText xml:space="preserve"> PCM 데이터를 </w:delText>
        </w:r>
      </w:del>
      <w:del w:id="6702" w:author="김은수" w:date="2026-09-30T15:44:00Z" w16du:dateUtc="2026-09-30T06:44:00Z">
        <w:r w:rsidR="00C712F0">
          <w:rPr>
            <w:rFonts w:hint="eastAsia"/>
          </w:rPr>
          <w:delText>실시간 자극 P</w:delText>
        </w:r>
        <w:r w:rsidR="00C712F0">
          <w:delText xml:space="preserve">CM </w:delText>
        </w:r>
        <w:r w:rsidR="00C712F0">
          <w:rPr>
            <w:rFonts w:hint="eastAsia"/>
          </w:rPr>
          <w:delText>b</w:delText>
        </w:r>
        <w:r w:rsidR="00C712F0">
          <w:delText xml:space="preserve">itstream </w:delText>
        </w:r>
        <w:r w:rsidR="00C712F0">
          <w:rPr>
            <w:rFonts w:hint="eastAsia"/>
          </w:rPr>
          <w:delText>중간에 삽입하여</w:delText>
        </w:r>
      </w:del>
      <w:ins w:id="6703" w:author="김은수" w:date="2026-09-30T15:44:00Z" w16du:dateUtc="2026-09-30T06:44:00Z">
        <w:r>
          <w:t>SU-ID-CFX-040, 지정 명령 PCM 출력</w:t>
        </w:r>
      </w:ins>
    </w:p>
    <w:p w14:paraId="46B3D703" w14:textId="77777777" w:rsidR="00084C76" w:rsidRDefault="00084C76">
      <w:pPr>
        <w:pStyle w:val="TDC40"/>
        <w:keepNext/>
        <w:rPr>
          <w:ins w:id="6704" w:author="김은수" w:date="2026-10-01T12:05:00Z" w16du:dateUtc="2026-10-01T03:05:00Z"/>
        </w:rPr>
        <w:pPrChange w:id="6705" w:author="김은수" w:date="2026-10-01T03:22:00Z">
          <w:pPr>
            <w:pStyle w:val="TDC40"/>
          </w:pPr>
        </w:pPrChange>
      </w:pPr>
      <w:ins w:id="6706" w:author="김은수" w:date="2026-10-01T12:05:00Z" w16du:dateUtc="2026-10-01T03:05:00Z">
        <w:r>
          <w:t>맵 자극과 별도로 내부기 레지스터 설정 등의 지정 명령을 전달한다.</w:t>
        </w:r>
      </w:ins>
    </w:p>
    <w:p w14:paraId="7C4C60CF" w14:textId="77777777" w:rsidR="00084C76" w:rsidRDefault="00084C76">
      <w:pPr>
        <w:pStyle w:val="TDC42"/>
        <w:rPr>
          <w:ins w:id="6707" w:author="김은수" w:date="2026-10-01T12:05:00Z" w16du:dateUtc="2026-10-01T03:05:00Z"/>
        </w:rPr>
      </w:pPr>
      <w:ins w:id="6708" w:author="김은수" w:date="2026-10-01T12:05:00Z" w16du:dateUtc="2026-10-01T03:05:00Z">
        <w:r>
          <w:t xml:space="preserve">표 </w:t>
        </w:r>
        <w:r>
          <w:fldChar w:fldCharType="begin"/>
        </w:r>
        <w:r>
          <w:instrText>SEQ 표 \* ARABIC</w:instrText>
        </w:r>
        <w:r>
          <w:fldChar w:fldCharType="separate"/>
        </w:r>
        <w:r>
          <w:t>83</w:t>
        </w:r>
        <w:r>
          <w:fldChar w:fldCharType="end"/>
        </w:r>
        <w:r>
          <w:t>. 지정 명령 PCM 출력 / 유닛 설계 내용</w:t>
        </w:r>
      </w:ins>
    </w:p>
    <w:tbl>
      <w:tblPr>
        <w:tblStyle w:val="TDC41"/>
        <w:tblW w:w="8816" w:type="dxa"/>
        <w:tblLayout w:type="fixed"/>
        <w:tblLook w:val="04A0" w:firstRow="1" w:lastRow="0" w:firstColumn="1" w:lastColumn="0" w:noHBand="0" w:noVBand="1"/>
        <w:tblPrChange w:id="6709"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6710">
          <w:tblGrid>
            <w:gridCol w:w="360"/>
            <w:gridCol w:w="360"/>
            <w:gridCol w:w="584"/>
            <w:gridCol w:w="7512"/>
          </w:tblGrid>
        </w:tblGridChange>
      </w:tblGrid>
      <w:tr w:rsidR="00084C76" w14:paraId="0CB84FDC" w14:textId="77777777" w:rsidTr="00F249C7">
        <w:trPr>
          <w:cnfStyle w:val="100000000000" w:firstRow="1" w:lastRow="0" w:firstColumn="0" w:lastColumn="0" w:oddVBand="0" w:evenVBand="0" w:oddHBand="0" w:evenHBand="0" w:firstRowFirstColumn="0" w:firstRowLastColumn="0" w:lastRowFirstColumn="0" w:lastRowLastColumn="0"/>
          <w:cantSplit/>
          <w:tblHeader/>
          <w:ins w:id="6711" w:author="김은수" w:date="2026-10-01T12:05:00Z"/>
          <w:trPrChange w:id="6712"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6713" w:author="김은수" w:date="2026-10-01T03:22:00Z">
              <w:tcPr>
                <w:tcW w:w="1304" w:type="dxa"/>
              </w:tcPr>
            </w:tcPrChange>
          </w:tcPr>
          <w:p w14:paraId="192AD36C"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6714" w:author="김은수" w:date="2026-10-01T12:05:00Z" w16du:dateUtc="2026-10-01T03:05:00Z"/>
              </w:rPr>
            </w:pPr>
            <w:ins w:id="6715" w:author="김은수" w:date="2026-10-01T12:05:00Z" w16du:dateUtc="2026-10-01T03:05:00Z">
              <w:r>
                <w:t>항목</w:t>
              </w:r>
            </w:ins>
          </w:p>
        </w:tc>
        <w:tc>
          <w:tcPr>
            <w:tcW w:w="7512" w:type="dxa"/>
            <w:tcPrChange w:id="6716" w:author="김은수" w:date="2026-10-01T03:22:00Z">
              <w:tcPr>
                <w:tcW w:w="7512" w:type="dxa"/>
              </w:tcPr>
            </w:tcPrChange>
          </w:tcPr>
          <w:p w14:paraId="1AFD9135"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6717" w:author="김은수" w:date="2026-10-01T12:05:00Z" w16du:dateUtc="2026-10-01T03:05:00Z"/>
              </w:rPr>
            </w:pPr>
            <w:ins w:id="6718" w:author="김은수" w:date="2026-10-01T12:05:00Z" w16du:dateUtc="2026-10-01T03:05:00Z">
              <w:r>
                <w:t>설계 내용</w:t>
              </w:r>
            </w:ins>
          </w:p>
        </w:tc>
      </w:tr>
      <w:tr w:rsidR="00084C76" w14:paraId="644E172E" w14:textId="77777777" w:rsidTr="00F249C7">
        <w:trPr>
          <w:cantSplit/>
          <w:ins w:id="6719" w:author="김은수" w:date="2026-10-01T12:05:00Z"/>
          <w:trPrChange w:id="6720"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6721" w:author="김은수" w:date="2026-10-01T03:22:00Z">
              <w:tcPr>
                <w:tcW w:w="1304" w:type="dxa"/>
              </w:tcPr>
            </w:tcPrChange>
          </w:tcPr>
          <w:p w14:paraId="15DC67D7" w14:textId="77777777" w:rsidR="00084C76" w:rsidRDefault="00084C76">
            <w:pPr>
              <w:pStyle w:val="TDCe"/>
              <w:rPr>
                <w:ins w:id="6722" w:author="김은수" w:date="2026-10-01T12:05:00Z" w16du:dateUtc="2026-10-01T03:05:00Z"/>
              </w:rPr>
            </w:pPr>
            <w:ins w:id="6723" w:author="김은수" w:date="2026-10-01T12:05:00Z" w16du:dateUtc="2026-10-01T03:05:00Z">
              <w:r>
                <w:t>입력</w:t>
              </w:r>
            </w:ins>
          </w:p>
        </w:tc>
        <w:tc>
          <w:tcPr>
            <w:tcW w:w="7512" w:type="dxa"/>
            <w:tcPrChange w:id="6724" w:author="김은수" w:date="2026-10-01T03:22:00Z">
              <w:tcPr>
                <w:tcW w:w="7512" w:type="dxa"/>
              </w:tcPr>
            </w:tcPrChange>
          </w:tcPr>
          <w:p w14:paraId="4388706E"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6725" w:author="김은수" w:date="2026-10-01T12:05:00Z" w16du:dateUtc="2026-10-01T03:05:00Z"/>
              </w:rPr>
            </w:pPr>
            <w:ins w:id="6726" w:author="김은수" w:date="2026-10-01T12:05:00Z" w16du:dateUtc="2026-10-01T03:05:00Z">
              <w:r>
                <w:t>CM3 지정 명령 버퍼와 명령 길이/상태</w:t>
              </w:r>
            </w:ins>
          </w:p>
        </w:tc>
      </w:tr>
      <w:tr w:rsidR="00084C76" w14:paraId="215B2FA6" w14:textId="77777777" w:rsidTr="00F249C7">
        <w:trPr>
          <w:cantSplit/>
          <w:ins w:id="6727" w:author="김은수" w:date="2026-10-01T12:05:00Z"/>
          <w:trPrChange w:id="6728"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6729" w:author="김은수" w:date="2026-10-01T03:22:00Z">
              <w:tcPr>
                <w:tcW w:w="1304" w:type="dxa"/>
              </w:tcPr>
            </w:tcPrChange>
          </w:tcPr>
          <w:p w14:paraId="22DC3D25" w14:textId="77777777" w:rsidR="00084C76" w:rsidRDefault="00084C76">
            <w:pPr>
              <w:pStyle w:val="TDCe"/>
              <w:rPr>
                <w:ins w:id="6730" w:author="김은수" w:date="2026-10-01T12:05:00Z" w16du:dateUtc="2026-10-01T03:05:00Z"/>
              </w:rPr>
            </w:pPr>
            <w:ins w:id="6731" w:author="김은수" w:date="2026-10-01T12:05:00Z" w16du:dateUtc="2026-10-01T03:05:00Z">
              <w:r>
                <w:t>출력</w:t>
              </w:r>
            </w:ins>
          </w:p>
        </w:tc>
        <w:tc>
          <w:tcPr>
            <w:tcW w:w="7512" w:type="dxa"/>
            <w:tcPrChange w:id="6732" w:author="김은수" w:date="2026-10-01T03:22:00Z">
              <w:tcPr>
                <w:tcW w:w="7512" w:type="dxa"/>
              </w:tcPr>
            </w:tcPrChange>
          </w:tcPr>
          <w:p w14:paraId="76226A76"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6733" w:author="김은수" w:date="2026-10-01T12:05:00Z" w16du:dateUtc="2026-10-01T03:05:00Z"/>
              </w:rPr>
            </w:pPr>
            <w:ins w:id="6734" w:author="김은수" w:date="2026-10-01T12:05:00Z" w16du:dateUtc="2026-10-01T03:05:00Z">
              <w:r>
                <w:t>명령용 PCM 프레임과 완료 상태</w:t>
              </w:r>
            </w:ins>
          </w:p>
        </w:tc>
      </w:tr>
      <w:tr w:rsidR="00084C76" w14:paraId="46774D19" w14:textId="77777777" w:rsidTr="00F249C7">
        <w:trPr>
          <w:cantSplit/>
          <w:ins w:id="6735" w:author="김은수" w:date="2026-10-01T12:05:00Z"/>
          <w:trPrChange w:id="6736"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6737" w:author="김은수" w:date="2026-10-01T03:22:00Z">
              <w:tcPr>
                <w:tcW w:w="1304" w:type="dxa"/>
              </w:tcPr>
            </w:tcPrChange>
          </w:tcPr>
          <w:p w14:paraId="423FB3AB" w14:textId="77777777" w:rsidR="00084C76" w:rsidRDefault="00084C76">
            <w:pPr>
              <w:pStyle w:val="TDCe"/>
              <w:rPr>
                <w:ins w:id="6738" w:author="김은수" w:date="2026-10-01T12:05:00Z" w16du:dateUtc="2026-10-01T03:05:00Z"/>
              </w:rPr>
            </w:pPr>
            <w:ins w:id="6739" w:author="김은수" w:date="2026-10-01T12:05:00Z" w16du:dateUtc="2026-10-01T03:05:00Z">
              <w:r>
                <w:t>처리</w:t>
              </w:r>
            </w:ins>
          </w:p>
        </w:tc>
        <w:tc>
          <w:tcPr>
            <w:tcW w:w="7512" w:type="dxa"/>
            <w:tcPrChange w:id="6740" w:author="김은수" w:date="2026-10-01T03:22:00Z">
              <w:tcPr>
                <w:tcW w:w="7512" w:type="dxa"/>
              </w:tcPr>
            </w:tcPrChange>
          </w:tcPr>
          <w:p w14:paraId="20DC8216"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6741" w:author="김은수" w:date="2026-10-01T12:05:00Z" w16du:dateUtc="2026-10-01T03:05:00Z"/>
              </w:rPr>
            </w:pPr>
            <w:ins w:id="6742" w:author="김은수" w:date="2026-10-01T12:05:00Z" w16du:dateUtc="2026-10-01T03:05:00Z">
              <w:r>
                <w:t>공유 명령의 사용 상태를 확인하여 버퍼 내용을 PCM 경로로 출력한다. 출력 완료 후 공유 상태를 정리하여 CM3가 다음 명령을 준비할 수 있게 한다.</w:t>
              </w:r>
            </w:ins>
          </w:p>
        </w:tc>
      </w:tr>
    </w:tbl>
    <w:p w14:paraId="69D5A061" w14:textId="77777777" w:rsidR="00084C76" w:rsidRDefault="00084C76">
      <w:pPr>
        <w:pStyle w:val="TDC40"/>
        <w:spacing w:after="0"/>
        <w:rPr>
          <w:ins w:id="6743" w:author="김은수" w:date="2026-10-01T12:05:00Z" w16du:dateUtc="2026-10-01T03:05:00Z"/>
        </w:rPr>
        <w:pPrChange w:id="6744" w:author="김은수" w:date="2026-10-01T03:22:00Z">
          <w:pPr>
            <w:pStyle w:val="TDC40"/>
          </w:pPr>
        </w:pPrChange>
      </w:pPr>
    </w:p>
    <w:p w14:paraId="4376A372" w14:textId="77777777" w:rsidR="00084C76" w:rsidRDefault="00084C76">
      <w:pPr>
        <w:pStyle w:val="TDC42"/>
        <w:rPr>
          <w:ins w:id="6745" w:author="김은수" w:date="2026-10-01T12:05:00Z" w16du:dateUtc="2026-10-01T03:05:00Z"/>
        </w:rPr>
      </w:pPr>
      <w:ins w:id="6746" w:author="김은수" w:date="2026-10-01T12:05:00Z" w16du:dateUtc="2026-10-01T03:05:00Z">
        <w:r>
          <w:t xml:space="preserve">표 </w:t>
        </w:r>
        <w:r>
          <w:fldChar w:fldCharType="begin"/>
        </w:r>
        <w:r>
          <w:instrText>SEQ 표 \* ARABIC</w:instrText>
        </w:r>
        <w:r>
          <w:fldChar w:fldCharType="separate"/>
        </w:r>
        <w:r>
          <w:t>84</w:t>
        </w:r>
        <w:r>
          <w:fldChar w:fldCharType="end"/>
        </w:r>
        <w:r>
          <w:t>. 지정 명령 PCM 출력 / 구현 조건</w:t>
        </w:r>
      </w:ins>
    </w:p>
    <w:tbl>
      <w:tblPr>
        <w:tblStyle w:val="TDC41"/>
        <w:tblW w:w="8816" w:type="dxa"/>
        <w:tblLayout w:type="fixed"/>
        <w:tblLook w:val="04A0" w:firstRow="1" w:lastRow="0" w:firstColumn="1" w:lastColumn="0" w:noHBand="0" w:noVBand="1"/>
        <w:tblPrChange w:id="6747"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6748">
          <w:tblGrid>
            <w:gridCol w:w="360"/>
            <w:gridCol w:w="360"/>
            <w:gridCol w:w="584"/>
            <w:gridCol w:w="7512"/>
          </w:tblGrid>
        </w:tblGridChange>
      </w:tblGrid>
      <w:tr w:rsidR="00084C76" w14:paraId="4828C296" w14:textId="77777777" w:rsidTr="00F249C7">
        <w:trPr>
          <w:cnfStyle w:val="100000000000" w:firstRow="1" w:lastRow="0" w:firstColumn="0" w:lastColumn="0" w:oddVBand="0" w:evenVBand="0" w:oddHBand="0" w:evenHBand="0" w:firstRowFirstColumn="0" w:firstRowLastColumn="0" w:lastRowFirstColumn="0" w:lastRowLastColumn="0"/>
          <w:cantSplit/>
          <w:tblHeader/>
          <w:ins w:id="6749" w:author="김은수" w:date="2026-10-01T12:05:00Z"/>
          <w:trPrChange w:id="6750"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6751" w:author="김은수" w:date="2026-10-01T03:22:00Z">
              <w:tcPr>
                <w:tcW w:w="1304" w:type="dxa"/>
              </w:tcPr>
            </w:tcPrChange>
          </w:tcPr>
          <w:p w14:paraId="39693012"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6752" w:author="김은수" w:date="2026-10-01T12:05:00Z" w16du:dateUtc="2026-10-01T03:05:00Z"/>
              </w:rPr>
            </w:pPr>
            <w:ins w:id="6753" w:author="김은수" w:date="2026-10-01T12:05:00Z" w16du:dateUtc="2026-10-01T03:05:00Z">
              <w:r>
                <w:t>구분</w:t>
              </w:r>
            </w:ins>
          </w:p>
        </w:tc>
        <w:tc>
          <w:tcPr>
            <w:tcW w:w="7512" w:type="dxa"/>
            <w:tcPrChange w:id="6754" w:author="김은수" w:date="2026-10-01T03:22:00Z">
              <w:tcPr>
                <w:tcW w:w="7512" w:type="dxa"/>
              </w:tcPr>
            </w:tcPrChange>
          </w:tcPr>
          <w:p w14:paraId="1365EC59"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6755" w:author="김은수" w:date="2026-10-01T12:05:00Z" w16du:dateUtc="2026-10-01T03:05:00Z"/>
              </w:rPr>
            </w:pPr>
            <w:ins w:id="6756" w:author="김은수" w:date="2026-10-01T12:05:00Z" w16du:dateUtc="2026-10-01T03:05:00Z">
              <w:r>
                <w:t>구현 조건</w:t>
              </w:r>
            </w:ins>
          </w:p>
        </w:tc>
      </w:tr>
      <w:tr w:rsidR="00084C76" w14:paraId="494E57ED" w14:textId="77777777" w:rsidTr="00F249C7">
        <w:trPr>
          <w:cantSplit/>
          <w:ins w:id="6757" w:author="김은수" w:date="2026-10-01T12:05:00Z"/>
          <w:trPrChange w:id="6758"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6759" w:author="김은수" w:date="2026-10-01T03:22:00Z">
              <w:tcPr>
                <w:tcW w:w="1304" w:type="dxa"/>
              </w:tcPr>
            </w:tcPrChange>
          </w:tcPr>
          <w:p w14:paraId="5EBDCD6E" w14:textId="77777777" w:rsidR="00084C76" w:rsidRDefault="00084C76">
            <w:pPr>
              <w:pStyle w:val="TDCe"/>
              <w:rPr>
                <w:ins w:id="6760" w:author="김은수" w:date="2026-10-01T12:05:00Z" w16du:dateUtc="2026-10-01T03:05:00Z"/>
              </w:rPr>
            </w:pPr>
            <w:ins w:id="6761" w:author="김은수" w:date="2026-10-01T12:05:00Z" w16du:dateUtc="2026-10-01T03:05:00Z">
              <w:r>
                <w:t>관련 함수</w:t>
              </w:r>
            </w:ins>
          </w:p>
        </w:tc>
        <w:tc>
          <w:tcPr>
            <w:tcW w:w="7512" w:type="dxa"/>
            <w:tcPrChange w:id="6762" w:author="김은수" w:date="2026-10-01T03:22:00Z">
              <w:tcPr>
                <w:tcW w:w="7512" w:type="dxa"/>
              </w:tcPr>
            </w:tcPrChange>
          </w:tcPr>
          <w:p w14:paraId="327EE61B"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6763" w:author="김은수" w:date="2026-10-01T12:05:00Z" w16du:dateUtc="2026-10-01T03:05:00Z"/>
              </w:rPr>
            </w:pPr>
            <w:ins w:id="6764" w:author="김은수" w:date="2026-10-01T12:05:00Z" w16du:dateUtc="2026-10-01T03:05:00Z">
              <w:r>
                <w:t>fn_PcmBitStream_Mode_SepcificCommand</w:t>
              </w:r>
            </w:ins>
          </w:p>
        </w:tc>
      </w:tr>
    </w:tbl>
    <w:p w14:paraId="5D8FE8D3" w14:textId="77777777" w:rsidR="00084C76" w:rsidRDefault="00084C76">
      <w:pPr>
        <w:pStyle w:val="TDC40"/>
        <w:spacing w:after="0"/>
        <w:rPr>
          <w:ins w:id="6765" w:author="김은수" w:date="2026-10-01T12:05:00Z" w16du:dateUtc="2026-10-01T03:05:00Z"/>
        </w:rPr>
        <w:pPrChange w:id="6766" w:author="김은수" w:date="2026-10-01T03:22:00Z">
          <w:pPr>
            <w:pStyle w:val="TDC40"/>
          </w:pPr>
        </w:pPrChange>
      </w:pPr>
    </w:p>
    <w:p w14:paraId="74E3DCA9" w14:textId="77777777" w:rsidR="00084C76" w:rsidRDefault="00084C76">
      <w:pPr>
        <w:pStyle w:val="TDC43"/>
        <w:rPr>
          <w:ins w:id="6767" w:author="김은수" w:date="2026-10-01T12:05:00Z" w16du:dateUtc="2026-10-01T03:05:00Z"/>
        </w:rPr>
      </w:pPr>
      <w:ins w:id="6768" w:author="김은수" w:date="2026-10-01T12:05:00Z" w16du:dateUtc="2026-10-01T03:05:00Z">
        <w:r>
          <w:t>입출력 예 : 명령 버퍼의 프레임 순서와 값은 PCM 전송에서도 유지한다. 처리 중인 명령의 완료 상태와 다음 명령 버퍼를 사용할 시점을 구분한다.</w:t>
        </w:r>
      </w:ins>
    </w:p>
    <w:p w14:paraId="649542D1" w14:textId="77777777" w:rsidR="000C626C" w:rsidRDefault="000C626C">
      <w:pPr>
        <w:pStyle w:val="TDC40"/>
        <w:rPr>
          <w:ins w:id="6769" w:author="김은수" w:date="2026-10-01T05:08:00Z"/>
        </w:rPr>
      </w:pPr>
    </w:p>
    <w:p w14:paraId="4D313CD8" w14:textId="77777777" w:rsidR="00697371" w:rsidRPr="00E00010" w:rsidRDefault="00220104">
      <w:pPr>
        <w:pStyle w:val="TDC4"/>
        <w:rPr>
          <w:ins w:id="6770" w:author="김은수" w:date="2026-09-30T15:44:00Z" w16du:dateUtc="2026-09-30T06:44:00Z"/>
        </w:rPr>
        <w:pPrChange w:id="6771" w:author="김은수" w:date="2026-10-01T01:11:00Z">
          <w:pPr>
            <w:pStyle w:val="4"/>
            <w:numPr>
              <w:ilvl w:val="3"/>
              <w:numId w:val="7"/>
            </w:numPr>
            <w:tabs>
              <w:tab w:val="num" w:pos="1134"/>
            </w:tabs>
            <w:ind w:left="1200" w:hanging="400"/>
          </w:pPr>
        </w:pPrChange>
      </w:pPr>
      <w:ins w:id="6772" w:author="김은수" w:date="2026-09-30T15:44:00Z" w16du:dateUtc="2026-09-30T06:44:00Z">
        <w:r>
          <w:t>SU-ID-CFX-041, PCM 대기와 초기화</w:t>
        </w:r>
      </w:ins>
    </w:p>
    <w:p w14:paraId="74F7FA0A" w14:textId="77777777" w:rsidR="00084C76" w:rsidRDefault="00084C76">
      <w:pPr>
        <w:pStyle w:val="TDC40"/>
        <w:keepNext/>
        <w:rPr>
          <w:ins w:id="6773" w:author="김은수" w:date="2026-10-01T12:05:00Z" w16du:dateUtc="2026-10-01T03:05:00Z"/>
        </w:rPr>
        <w:pPrChange w:id="6774" w:author="김은수" w:date="2026-10-01T03:22:00Z">
          <w:pPr>
            <w:pStyle w:val="TDC40"/>
          </w:pPr>
        </w:pPrChange>
      </w:pPr>
      <w:ins w:id="6775" w:author="김은수" w:date="2026-10-01T12:05:00Z" w16du:dateUtc="2026-10-01T03:05:00Z">
        <w:r>
          <w:t>자극이 필요하지 않은 구간에도 전송 상태를 관리하고 초기 출력 상태를 만든다.</w:t>
        </w:r>
      </w:ins>
    </w:p>
    <w:p w14:paraId="68404E16" w14:textId="77777777" w:rsidR="00084C76" w:rsidRDefault="00084C76">
      <w:pPr>
        <w:pStyle w:val="TDC42"/>
        <w:rPr>
          <w:ins w:id="6776" w:author="김은수" w:date="2026-10-01T12:05:00Z" w16du:dateUtc="2026-10-01T03:05:00Z"/>
        </w:rPr>
      </w:pPr>
      <w:ins w:id="6777" w:author="김은수" w:date="2026-10-01T12:05:00Z" w16du:dateUtc="2026-10-01T03:05:00Z">
        <w:r>
          <w:t xml:space="preserve">표 </w:t>
        </w:r>
        <w:r>
          <w:fldChar w:fldCharType="begin"/>
        </w:r>
        <w:r>
          <w:instrText>SEQ 표 \* ARABIC</w:instrText>
        </w:r>
        <w:r>
          <w:fldChar w:fldCharType="separate"/>
        </w:r>
        <w:r>
          <w:t>85</w:t>
        </w:r>
        <w:r>
          <w:fldChar w:fldCharType="end"/>
        </w:r>
        <w:r>
          <w:t>. PCM 대기와 초기화 / 유닛 설계 내용</w:t>
        </w:r>
      </w:ins>
    </w:p>
    <w:tbl>
      <w:tblPr>
        <w:tblStyle w:val="TDC41"/>
        <w:tblW w:w="8816" w:type="dxa"/>
        <w:tblLayout w:type="fixed"/>
        <w:tblLook w:val="04A0" w:firstRow="1" w:lastRow="0" w:firstColumn="1" w:lastColumn="0" w:noHBand="0" w:noVBand="1"/>
        <w:tblPrChange w:id="6778"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6779">
          <w:tblGrid>
            <w:gridCol w:w="360"/>
            <w:gridCol w:w="360"/>
            <w:gridCol w:w="584"/>
            <w:gridCol w:w="7512"/>
          </w:tblGrid>
        </w:tblGridChange>
      </w:tblGrid>
      <w:tr w:rsidR="00084C76" w14:paraId="641EC488" w14:textId="77777777" w:rsidTr="001203DC">
        <w:trPr>
          <w:cnfStyle w:val="100000000000" w:firstRow="1" w:lastRow="0" w:firstColumn="0" w:lastColumn="0" w:oddVBand="0" w:evenVBand="0" w:oddHBand="0" w:evenHBand="0" w:firstRowFirstColumn="0" w:firstRowLastColumn="0" w:lastRowFirstColumn="0" w:lastRowLastColumn="0"/>
          <w:cantSplit/>
          <w:tblHeader/>
          <w:ins w:id="6780" w:author="김은수" w:date="2026-10-01T12:05:00Z"/>
          <w:trPrChange w:id="6781"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6782" w:author="김은수" w:date="2026-10-01T03:22:00Z">
              <w:tcPr>
                <w:tcW w:w="1304" w:type="dxa"/>
              </w:tcPr>
            </w:tcPrChange>
          </w:tcPr>
          <w:p w14:paraId="060096F6"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6783" w:author="김은수" w:date="2026-10-01T12:05:00Z" w16du:dateUtc="2026-10-01T03:05:00Z"/>
              </w:rPr>
            </w:pPr>
            <w:ins w:id="6784" w:author="김은수" w:date="2026-10-01T12:05:00Z" w16du:dateUtc="2026-10-01T03:05:00Z">
              <w:r>
                <w:t>항목</w:t>
              </w:r>
            </w:ins>
          </w:p>
        </w:tc>
        <w:tc>
          <w:tcPr>
            <w:tcW w:w="7512" w:type="dxa"/>
            <w:tcPrChange w:id="6785" w:author="김은수" w:date="2026-10-01T03:22:00Z">
              <w:tcPr>
                <w:tcW w:w="7512" w:type="dxa"/>
              </w:tcPr>
            </w:tcPrChange>
          </w:tcPr>
          <w:p w14:paraId="5FABFD3C"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6786" w:author="김은수" w:date="2026-10-01T12:05:00Z" w16du:dateUtc="2026-10-01T03:05:00Z"/>
              </w:rPr>
            </w:pPr>
            <w:ins w:id="6787" w:author="김은수" w:date="2026-10-01T12:05:00Z" w16du:dateUtc="2026-10-01T03:05:00Z">
              <w:r>
                <w:t>설계 내용</w:t>
              </w:r>
            </w:ins>
          </w:p>
        </w:tc>
      </w:tr>
      <w:tr w:rsidR="00084C76" w14:paraId="671FA153" w14:textId="77777777" w:rsidTr="001203DC">
        <w:trPr>
          <w:cantSplit/>
          <w:ins w:id="6788" w:author="김은수" w:date="2026-10-01T12:05:00Z"/>
          <w:trPrChange w:id="6789"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6790" w:author="김은수" w:date="2026-10-01T03:22:00Z">
              <w:tcPr>
                <w:tcW w:w="1304" w:type="dxa"/>
              </w:tcPr>
            </w:tcPrChange>
          </w:tcPr>
          <w:p w14:paraId="0B66782A" w14:textId="77777777" w:rsidR="00084C76" w:rsidRDefault="00084C76">
            <w:pPr>
              <w:pStyle w:val="TDCe"/>
              <w:rPr>
                <w:ins w:id="6791" w:author="김은수" w:date="2026-10-01T12:05:00Z" w16du:dateUtc="2026-10-01T03:05:00Z"/>
              </w:rPr>
            </w:pPr>
            <w:ins w:id="6792" w:author="김은수" w:date="2026-10-01T12:05:00Z" w16du:dateUtc="2026-10-01T03:05:00Z">
              <w:r>
                <w:t>입력</w:t>
              </w:r>
            </w:ins>
          </w:p>
        </w:tc>
        <w:tc>
          <w:tcPr>
            <w:tcW w:w="7512" w:type="dxa"/>
            <w:tcPrChange w:id="6793" w:author="김은수" w:date="2026-10-01T03:22:00Z">
              <w:tcPr>
                <w:tcW w:w="7512" w:type="dxa"/>
              </w:tcPr>
            </w:tcPrChange>
          </w:tcPr>
          <w:p w14:paraId="751CA62A"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6794" w:author="김은수" w:date="2026-10-01T12:05:00Z" w16du:dateUtc="2026-10-01T03:05:00Z"/>
              </w:rPr>
            </w:pPr>
            <w:ins w:id="6795" w:author="김은수" w:date="2026-10-01T12:05:00Z" w16du:dateUtc="2026-10-01T03:05:00Z">
              <w:r>
                <w:t>대기/역방향 통신 대기/0채움/리셋 모드</w:t>
              </w:r>
            </w:ins>
          </w:p>
        </w:tc>
      </w:tr>
      <w:tr w:rsidR="00084C76" w14:paraId="683E5031" w14:textId="77777777" w:rsidTr="001203DC">
        <w:trPr>
          <w:cantSplit/>
          <w:ins w:id="6796" w:author="김은수" w:date="2026-10-01T12:05:00Z"/>
          <w:trPrChange w:id="6797"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6798" w:author="김은수" w:date="2026-10-01T03:22:00Z">
              <w:tcPr>
                <w:tcW w:w="1304" w:type="dxa"/>
              </w:tcPr>
            </w:tcPrChange>
          </w:tcPr>
          <w:p w14:paraId="437CE7F6" w14:textId="77777777" w:rsidR="00084C76" w:rsidRDefault="00084C76">
            <w:pPr>
              <w:pStyle w:val="TDCe"/>
              <w:rPr>
                <w:ins w:id="6799" w:author="김은수" w:date="2026-10-01T12:05:00Z" w16du:dateUtc="2026-10-01T03:05:00Z"/>
              </w:rPr>
            </w:pPr>
            <w:ins w:id="6800" w:author="김은수" w:date="2026-10-01T12:05:00Z" w16du:dateUtc="2026-10-01T03:05:00Z">
              <w:r>
                <w:t>출력</w:t>
              </w:r>
            </w:ins>
          </w:p>
        </w:tc>
        <w:tc>
          <w:tcPr>
            <w:tcW w:w="7512" w:type="dxa"/>
            <w:tcPrChange w:id="6801" w:author="김은수" w:date="2026-10-01T03:22:00Z">
              <w:tcPr>
                <w:tcW w:w="7512" w:type="dxa"/>
              </w:tcPr>
            </w:tcPrChange>
          </w:tcPr>
          <w:p w14:paraId="29DB970B"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6802" w:author="김은수" w:date="2026-10-01T12:05:00Z" w16du:dateUtc="2026-10-01T03:05:00Z"/>
              </w:rPr>
            </w:pPr>
            <w:ins w:id="6803" w:author="김은수" w:date="2026-10-01T12:05:00Z" w16du:dateUtc="2026-10-01T03:05:00Z">
              <w:r>
                <w:t>각 모드에 맞는 비자극 PCM 출력</w:t>
              </w:r>
            </w:ins>
          </w:p>
        </w:tc>
      </w:tr>
      <w:tr w:rsidR="00084C76" w14:paraId="2869B4FD" w14:textId="77777777" w:rsidTr="001203DC">
        <w:trPr>
          <w:cantSplit/>
          <w:ins w:id="6804" w:author="김은수" w:date="2026-10-01T12:05:00Z"/>
          <w:trPrChange w:id="6805"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6806" w:author="김은수" w:date="2026-10-01T03:22:00Z">
              <w:tcPr>
                <w:tcW w:w="1304" w:type="dxa"/>
              </w:tcPr>
            </w:tcPrChange>
          </w:tcPr>
          <w:p w14:paraId="399767C7" w14:textId="77777777" w:rsidR="00084C76" w:rsidRDefault="00084C76">
            <w:pPr>
              <w:pStyle w:val="TDCe"/>
              <w:rPr>
                <w:ins w:id="6807" w:author="김은수" w:date="2026-10-01T12:05:00Z" w16du:dateUtc="2026-10-01T03:05:00Z"/>
              </w:rPr>
            </w:pPr>
            <w:ins w:id="6808" w:author="김은수" w:date="2026-10-01T12:05:00Z" w16du:dateUtc="2026-10-01T03:05:00Z">
              <w:r>
                <w:lastRenderedPageBreak/>
                <w:t>처리</w:t>
              </w:r>
            </w:ins>
          </w:p>
        </w:tc>
        <w:tc>
          <w:tcPr>
            <w:tcW w:w="7512" w:type="dxa"/>
            <w:tcPrChange w:id="6809" w:author="김은수" w:date="2026-10-01T03:22:00Z">
              <w:tcPr>
                <w:tcW w:w="7512" w:type="dxa"/>
              </w:tcPr>
            </w:tcPrChange>
          </w:tcPr>
          <w:p w14:paraId="0075206D"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6810" w:author="김은수" w:date="2026-10-01T12:05:00Z" w16du:dateUtc="2026-10-01T03:05:00Z"/>
              </w:rPr>
            </w:pPr>
            <w:ins w:id="6811" w:author="김은수" w:date="2026-10-01T12:05:00Z" w16du:dateUtc="2026-10-01T03:05:00Z">
              <w:r>
                <w:t>모드별 NOP 또는 0채움 패턴을 출력한다. 리셋 시 FIFO와 PCM 출력 상태를 정리한다. NOP와 0채움은 서로 다른 패킷 의미이므로 동일 값으로 취급하지 않는다.</w:t>
              </w:r>
            </w:ins>
          </w:p>
        </w:tc>
      </w:tr>
    </w:tbl>
    <w:p w14:paraId="7A511B02" w14:textId="77777777" w:rsidR="00084C76" w:rsidRDefault="00084C76">
      <w:pPr>
        <w:pStyle w:val="TDC40"/>
        <w:spacing w:after="0"/>
        <w:rPr>
          <w:ins w:id="6812" w:author="김은수" w:date="2026-10-01T12:05:00Z" w16du:dateUtc="2026-10-01T03:05:00Z"/>
        </w:rPr>
        <w:pPrChange w:id="6813" w:author="김은수" w:date="2026-10-01T03:22:00Z">
          <w:pPr>
            <w:pStyle w:val="TDC40"/>
          </w:pPr>
        </w:pPrChange>
      </w:pPr>
    </w:p>
    <w:p w14:paraId="148623E9" w14:textId="77777777" w:rsidR="00084C76" w:rsidRDefault="00084C76">
      <w:pPr>
        <w:pStyle w:val="TDC42"/>
        <w:rPr>
          <w:ins w:id="6814" w:author="김은수" w:date="2026-10-01T12:05:00Z" w16du:dateUtc="2026-10-01T03:05:00Z"/>
        </w:rPr>
      </w:pPr>
      <w:ins w:id="6815" w:author="김은수" w:date="2026-10-01T12:05:00Z" w16du:dateUtc="2026-10-01T03:05:00Z">
        <w:r>
          <w:t xml:space="preserve">표 </w:t>
        </w:r>
        <w:r>
          <w:fldChar w:fldCharType="begin"/>
        </w:r>
        <w:r>
          <w:instrText>SEQ 표 \* ARABIC</w:instrText>
        </w:r>
        <w:r>
          <w:fldChar w:fldCharType="separate"/>
        </w:r>
        <w:r>
          <w:t>86</w:t>
        </w:r>
        <w:r>
          <w:fldChar w:fldCharType="end"/>
        </w:r>
        <w:r>
          <w:t>. PCM 대기와 초기화 / 구현 조건</w:t>
        </w:r>
      </w:ins>
    </w:p>
    <w:tbl>
      <w:tblPr>
        <w:tblStyle w:val="TDC41"/>
        <w:tblW w:w="8816" w:type="dxa"/>
        <w:tblLayout w:type="fixed"/>
        <w:tblLook w:val="04A0" w:firstRow="1" w:lastRow="0" w:firstColumn="1" w:lastColumn="0" w:noHBand="0" w:noVBand="1"/>
        <w:tblPrChange w:id="6816"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6817">
          <w:tblGrid>
            <w:gridCol w:w="360"/>
            <w:gridCol w:w="360"/>
            <w:gridCol w:w="584"/>
            <w:gridCol w:w="7512"/>
          </w:tblGrid>
        </w:tblGridChange>
      </w:tblGrid>
      <w:tr w:rsidR="00084C76" w14:paraId="062A49F1" w14:textId="77777777" w:rsidTr="001203DC">
        <w:trPr>
          <w:cnfStyle w:val="100000000000" w:firstRow="1" w:lastRow="0" w:firstColumn="0" w:lastColumn="0" w:oddVBand="0" w:evenVBand="0" w:oddHBand="0" w:evenHBand="0" w:firstRowFirstColumn="0" w:firstRowLastColumn="0" w:lastRowFirstColumn="0" w:lastRowLastColumn="0"/>
          <w:cantSplit/>
          <w:tblHeader/>
          <w:ins w:id="6818" w:author="김은수" w:date="2026-10-01T12:05:00Z"/>
          <w:trPrChange w:id="6819"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6820" w:author="김은수" w:date="2026-10-01T03:22:00Z">
              <w:tcPr>
                <w:tcW w:w="1304" w:type="dxa"/>
              </w:tcPr>
            </w:tcPrChange>
          </w:tcPr>
          <w:p w14:paraId="791C6D65"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6821" w:author="김은수" w:date="2026-10-01T12:05:00Z" w16du:dateUtc="2026-10-01T03:05:00Z"/>
              </w:rPr>
            </w:pPr>
            <w:ins w:id="6822" w:author="김은수" w:date="2026-10-01T12:05:00Z" w16du:dateUtc="2026-10-01T03:05:00Z">
              <w:r>
                <w:t>구분</w:t>
              </w:r>
            </w:ins>
          </w:p>
        </w:tc>
        <w:tc>
          <w:tcPr>
            <w:tcW w:w="7512" w:type="dxa"/>
            <w:tcPrChange w:id="6823" w:author="김은수" w:date="2026-10-01T03:22:00Z">
              <w:tcPr>
                <w:tcW w:w="7512" w:type="dxa"/>
              </w:tcPr>
            </w:tcPrChange>
          </w:tcPr>
          <w:p w14:paraId="529DAE08"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6824" w:author="김은수" w:date="2026-10-01T12:05:00Z" w16du:dateUtc="2026-10-01T03:05:00Z"/>
              </w:rPr>
            </w:pPr>
            <w:ins w:id="6825" w:author="김은수" w:date="2026-10-01T12:05:00Z" w16du:dateUtc="2026-10-01T03:05:00Z">
              <w:r>
                <w:t>구현 조건</w:t>
              </w:r>
            </w:ins>
          </w:p>
        </w:tc>
      </w:tr>
      <w:tr w:rsidR="00084C76" w14:paraId="2D30D4CC" w14:textId="77777777" w:rsidTr="001203DC">
        <w:trPr>
          <w:cantSplit/>
          <w:ins w:id="6826" w:author="김은수" w:date="2026-10-01T12:05:00Z"/>
          <w:trPrChange w:id="6827"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6828" w:author="김은수" w:date="2026-10-01T03:22:00Z">
              <w:tcPr>
                <w:tcW w:w="1304" w:type="dxa"/>
              </w:tcPr>
            </w:tcPrChange>
          </w:tcPr>
          <w:p w14:paraId="1F635EA5" w14:textId="77777777" w:rsidR="00084C76" w:rsidRDefault="00084C76">
            <w:pPr>
              <w:pStyle w:val="TDCe"/>
              <w:rPr>
                <w:ins w:id="6829" w:author="김은수" w:date="2026-10-01T12:05:00Z" w16du:dateUtc="2026-10-01T03:05:00Z"/>
              </w:rPr>
            </w:pPr>
            <w:ins w:id="6830" w:author="김은수" w:date="2026-10-01T12:05:00Z" w16du:dateUtc="2026-10-01T03:05:00Z">
              <w:r>
                <w:t>관련 함수</w:t>
              </w:r>
            </w:ins>
          </w:p>
        </w:tc>
        <w:tc>
          <w:tcPr>
            <w:tcW w:w="7512" w:type="dxa"/>
            <w:tcPrChange w:id="6831" w:author="김은수" w:date="2026-10-01T03:22:00Z">
              <w:tcPr>
                <w:tcW w:w="7512" w:type="dxa"/>
              </w:tcPr>
            </w:tcPrChange>
          </w:tcPr>
          <w:p w14:paraId="4232AD58" w14:textId="77777777" w:rsidR="00084C76" w:rsidRPr="00E00010" w:rsidRDefault="00084C76">
            <w:pPr>
              <w:pStyle w:val="TDCf"/>
              <w:cnfStyle w:val="000000000000" w:firstRow="0" w:lastRow="0" w:firstColumn="0" w:lastColumn="0" w:oddVBand="0" w:evenVBand="0" w:oddHBand="0" w:evenHBand="0" w:firstRowFirstColumn="0" w:firstRowLastColumn="0" w:lastRowFirstColumn="0" w:lastRowLastColumn="0"/>
              <w:rPr>
                <w:ins w:id="6832" w:author="김은수" w:date="2026-10-01T12:05:00Z" w16du:dateUtc="2026-10-01T03:05:00Z"/>
                <w:lang w:val="en-US"/>
                <w:rPrChange w:id="6833" w:author="김은수" w:date="2026-10-01T13:46:00Z" w16du:dateUtc="2026-10-01T04:46:00Z">
                  <w:rPr>
                    <w:ins w:id="6834" w:author="김은수" w:date="2026-10-01T12:05:00Z" w16du:dateUtc="2026-10-01T03:05:00Z"/>
                  </w:rPr>
                </w:rPrChange>
              </w:rPr>
            </w:pPr>
            <w:ins w:id="6835" w:author="김은수" w:date="2026-10-01T12:05:00Z" w16du:dateUtc="2026-10-01T03:05:00Z">
              <w:r w:rsidRPr="00E00010">
                <w:rPr>
                  <w:lang w:val="en-US"/>
                  <w:rPrChange w:id="6836" w:author="김은수" w:date="2026-10-01T13:46:00Z" w16du:dateUtc="2026-10-01T04:46:00Z">
                    <w:rPr/>
                  </w:rPrChange>
                </w:rPr>
                <w:t>fn_PcmBitStream_Mode_NopStandby, fn_PcmBitStream_Mode_NopBacktel, fn_PcmBitStream_Mode_FillZero, fn_reset_PCM</w:t>
              </w:r>
            </w:ins>
          </w:p>
        </w:tc>
      </w:tr>
      <w:tr w:rsidR="00084C76" w14:paraId="2531CBBA" w14:textId="77777777" w:rsidTr="001203DC">
        <w:trPr>
          <w:cantSplit/>
          <w:ins w:id="6837" w:author="김은수" w:date="2026-10-01T12:05:00Z"/>
          <w:trPrChange w:id="6838"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6839" w:author="김은수" w:date="2026-10-01T03:22:00Z">
              <w:tcPr>
                <w:tcW w:w="1304" w:type="dxa"/>
              </w:tcPr>
            </w:tcPrChange>
          </w:tcPr>
          <w:p w14:paraId="4560690E" w14:textId="77777777" w:rsidR="00084C76" w:rsidRDefault="00084C76">
            <w:pPr>
              <w:pStyle w:val="TDCe"/>
              <w:rPr>
                <w:ins w:id="6840" w:author="김은수" w:date="2026-10-01T12:05:00Z" w16du:dateUtc="2026-10-01T03:05:00Z"/>
              </w:rPr>
            </w:pPr>
            <w:ins w:id="6841" w:author="김은수" w:date="2026-10-01T12:05:00Z" w16du:dateUtc="2026-10-01T03:05:00Z">
              <w:r>
                <w:t>동작 조건</w:t>
              </w:r>
            </w:ins>
          </w:p>
        </w:tc>
        <w:tc>
          <w:tcPr>
            <w:tcW w:w="7512" w:type="dxa"/>
            <w:tcPrChange w:id="6842" w:author="김은수" w:date="2026-10-01T03:22:00Z">
              <w:tcPr>
                <w:tcW w:w="7512" w:type="dxa"/>
              </w:tcPr>
            </w:tcPrChange>
          </w:tcPr>
          <w:p w14:paraId="1EAB1AD9"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6843" w:author="김은수" w:date="2026-10-01T12:05:00Z" w16du:dateUtc="2026-10-01T03:05:00Z"/>
              </w:rPr>
            </w:pPr>
            <w:ins w:id="6844" w:author="김은수" w:date="2026-10-01T12:05:00Z" w16du:dateUtc="2026-10-01T03:05:00Z">
              <w:r>
                <w:t>선택한 모드의 패턴이 기록되고 직전 실시간 자극 크기가 그대로 재사용되지 않아야 한다.</w:t>
              </w:r>
            </w:ins>
          </w:p>
        </w:tc>
      </w:tr>
    </w:tbl>
    <w:p w14:paraId="026170B2" w14:textId="77777777" w:rsidR="00084C76" w:rsidRDefault="00084C76">
      <w:pPr>
        <w:pStyle w:val="TDC40"/>
        <w:spacing w:after="0"/>
        <w:rPr>
          <w:ins w:id="6845" w:author="김은수" w:date="2026-10-01T12:05:00Z" w16du:dateUtc="2026-10-01T03:05:00Z"/>
        </w:rPr>
        <w:pPrChange w:id="6846" w:author="김은수" w:date="2026-10-01T03:22:00Z">
          <w:pPr>
            <w:pStyle w:val="TDC40"/>
          </w:pPr>
        </w:pPrChange>
      </w:pPr>
    </w:p>
    <w:p w14:paraId="6F2D1322" w14:textId="77777777" w:rsidR="00697371" w:rsidRPr="00E00010" w:rsidRDefault="00220104">
      <w:pPr>
        <w:pStyle w:val="TDC4"/>
        <w:rPr>
          <w:ins w:id="6847" w:author="김은수" w:date="2026-09-30T15:44:00Z" w16du:dateUtc="2026-09-30T06:44:00Z"/>
        </w:rPr>
        <w:pPrChange w:id="6848" w:author="김은수" w:date="2026-10-01T01:11:00Z">
          <w:pPr>
            <w:pStyle w:val="4"/>
            <w:numPr>
              <w:ilvl w:val="3"/>
              <w:numId w:val="7"/>
            </w:numPr>
            <w:tabs>
              <w:tab w:val="num" w:pos="1134"/>
            </w:tabs>
            <w:ind w:left="1200" w:hanging="400"/>
          </w:pPr>
        </w:pPrChange>
      </w:pPr>
      <w:ins w:id="6849" w:author="김은수" w:date="2026-09-30T15:44:00Z" w16du:dateUtc="2026-09-30T06:44:00Z">
        <w:r>
          <w:t>SU-ID-CFX-042,</w:t>
        </w:r>
      </w:ins>
      <w:r>
        <w:t xml:space="preserve"> 내부기 연결 </w:t>
      </w:r>
      <w:del w:id="6850" w:author="김은수" w:date="2026-09-30T15:44:00Z" w16du:dateUtc="2026-09-30T06:44:00Z">
        <w:r w:rsidR="00C712F0">
          <w:rPr>
            <w:rFonts w:hint="eastAsia"/>
          </w:rPr>
          <w:delText>상태를 확인한다.</w:delText>
        </w:r>
        <w:r w:rsidR="00C712F0">
          <w:delText xml:space="preserve"> </w:delText>
        </w:r>
        <w:r w:rsidR="00C712F0">
          <w:rPr>
            <w:rFonts w:hint="eastAsia"/>
          </w:rPr>
          <w:delText xml:space="preserve">약 </w:delText>
        </w:r>
        <w:r w:rsidR="00C712F0">
          <w:delText>0.3</w:delText>
        </w:r>
        <w:r w:rsidR="00C712F0">
          <w:rPr>
            <w:rFonts w:hint="eastAsia"/>
          </w:rPr>
          <w:delText>초 단위로 내부기</w:delText>
        </w:r>
      </w:del>
      <w:ins w:id="6851" w:author="김은수" w:date="2026-09-30T15:44:00Z" w16du:dateUtc="2026-09-30T06:44:00Z">
        <w:r>
          <w:t>검사와 역방향 통신</w:t>
        </w:r>
      </w:ins>
    </w:p>
    <w:p w14:paraId="2F440195" w14:textId="77777777" w:rsidR="00084C76" w:rsidRDefault="00084C76">
      <w:pPr>
        <w:pStyle w:val="TDC40"/>
        <w:keepNext/>
        <w:rPr>
          <w:ins w:id="6852" w:author="김은수" w:date="2026-10-01T12:05:00Z" w16du:dateUtc="2026-10-01T03:05:00Z"/>
        </w:rPr>
        <w:pPrChange w:id="6853" w:author="김은수" w:date="2026-10-01T03:22:00Z">
          <w:pPr>
            <w:pStyle w:val="TDC40"/>
          </w:pPr>
        </w:pPrChange>
      </w:pPr>
      <w:ins w:id="6854" w:author="김은수" w:date="2026-10-01T12:05:00Z" w16du:dateUtc="2026-10-01T03:05:00Z">
        <w:r>
          <w:t>CM3가 내부기 상태를 읽을 수 있도록 필요한 통신 구간을 PCM으로 만든다.</w:t>
        </w:r>
      </w:ins>
    </w:p>
    <w:p w14:paraId="5EFD6FD8" w14:textId="77777777" w:rsidR="00084C76" w:rsidRDefault="00084C76">
      <w:pPr>
        <w:pStyle w:val="TDC42"/>
        <w:rPr>
          <w:ins w:id="6855" w:author="김은수" w:date="2026-10-01T12:05:00Z" w16du:dateUtc="2026-10-01T03:05:00Z"/>
        </w:rPr>
      </w:pPr>
      <w:ins w:id="6856" w:author="김은수" w:date="2026-10-01T12:05:00Z" w16du:dateUtc="2026-10-01T03:05:00Z">
        <w:r>
          <w:t xml:space="preserve">표 </w:t>
        </w:r>
        <w:r>
          <w:fldChar w:fldCharType="begin"/>
        </w:r>
        <w:r>
          <w:instrText>SEQ 표 \* ARABIC</w:instrText>
        </w:r>
        <w:r>
          <w:fldChar w:fldCharType="separate"/>
        </w:r>
        <w:r>
          <w:t>87</w:t>
        </w:r>
        <w:r>
          <w:fldChar w:fldCharType="end"/>
        </w:r>
        <w:r>
          <w:t>. 내부기 연결 검사와 역방향 통신 / 유닛 설계 내용</w:t>
        </w:r>
      </w:ins>
    </w:p>
    <w:tbl>
      <w:tblPr>
        <w:tblStyle w:val="TDC41"/>
        <w:tblW w:w="8816" w:type="dxa"/>
        <w:tblLayout w:type="fixed"/>
        <w:tblLook w:val="04A0" w:firstRow="1" w:lastRow="0" w:firstColumn="1" w:lastColumn="0" w:noHBand="0" w:noVBand="1"/>
        <w:tblPrChange w:id="6857"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6858">
          <w:tblGrid>
            <w:gridCol w:w="360"/>
            <w:gridCol w:w="360"/>
            <w:gridCol w:w="584"/>
            <w:gridCol w:w="7512"/>
          </w:tblGrid>
        </w:tblGridChange>
      </w:tblGrid>
      <w:tr w:rsidR="00084C76" w14:paraId="4631490B" w14:textId="77777777" w:rsidTr="00545EDA">
        <w:trPr>
          <w:cnfStyle w:val="100000000000" w:firstRow="1" w:lastRow="0" w:firstColumn="0" w:lastColumn="0" w:oddVBand="0" w:evenVBand="0" w:oddHBand="0" w:evenHBand="0" w:firstRowFirstColumn="0" w:firstRowLastColumn="0" w:lastRowFirstColumn="0" w:lastRowLastColumn="0"/>
          <w:cantSplit/>
          <w:tblHeader/>
          <w:ins w:id="6859" w:author="김은수" w:date="2026-10-01T12:05:00Z"/>
          <w:trPrChange w:id="6860"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6861" w:author="김은수" w:date="2026-10-01T03:22:00Z">
              <w:tcPr>
                <w:tcW w:w="1304" w:type="dxa"/>
              </w:tcPr>
            </w:tcPrChange>
          </w:tcPr>
          <w:p w14:paraId="3BB88C95"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6862" w:author="김은수" w:date="2026-10-01T12:05:00Z" w16du:dateUtc="2026-10-01T03:05:00Z"/>
              </w:rPr>
            </w:pPr>
            <w:ins w:id="6863" w:author="김은수" w:date="2026-10-01T12:05:00Z" w16du:dateUtc="2026-10-01T03:05:00Z">
              <w:r>
                <w:t>항목</w:t>
              </w:r>
            </w:ins>
          </w:p>
        </w:tc>
        <w:tc>
          <w:tcPr>
            <w:tcW w:w="7512" w:type="dxa"/>
            <w:tcPrChange w:id="6864" w:author="김은수" w:date="2026-10-01T03:22:00Z">
              <w:tcPr>
                <w:tcW w:w="7512" w:type="dxa"/>
              </w:tcPr>
            </w:tcPrChange>
          </w:tcPr>
          <w:p w14:paraId="31F6052C"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6865" w:author="김은수" w:date="2026-10-01T12:05:00Z" w16du:dateUtc="2026-10-01T03:05:00Z"/>
              </w:rPr>
            </w:pPr>
            <w:ins w:id="6866" w:author="김은수" w:date="2026-10-01T12:05:00Z" w16du:dateUtc="2026-10-01T03:05:00Z">
              <w:r>
                <w:t>설계 내용</w:t>
              </w:r>
            </w:ins>
          </w:p>
        </w:tc>
      </w:tr>
      <w:tr w:rsidR="00084C76" w14:paraId="3AFF628D" w14:textId="77777777" w:rsidTr="00545EDA">
        <w:trPr>
          <w:cantSplit/>
          <w:ins w:id="6867" w:author="김은수" w:date="2026-10-01T12:05:00Z"/>
          <w:trPrChange w:id="6868"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6869" w:author="김은수" w:date="2026-10-01T03:22:00Z">
              <w:tcPr>
                <w:tcW w:w="1304" w:type="dxa"/>
              </w:tcPr>
            </w:tcPrChange>
          </w:tcPr>
          <w:p w14:paraId="6BCBFF96" w14:textId="77777777" w:rsidR="00084C76" w:rsidRDefault="00084C76">
            <w:pPr>
              <w:pStyle w:val="TDCe"/>
              <w:rPr>
                <w:ins w:id="6870" w:author="김은수" w:date="2026-10-01T12:05:00Z" w16du:dateUtc="2026-10-01T03:05:00Z"/>
              </w:rPr>
            </w:pPr>
            <w:ins w:id="6871" w:author="김은수" w:date="2026-10-01T12:05:00Z" w16du:dateUtc="2026-10-01T03:05:00Z">
              <w:r>
                <w:t>입력</w:t>
              </w:r>
            </w:ins>
          </w:p>
        </w:tc>
        <w:tc>
          <w:tcPr>
            <w:tcW w:w="7512" w:type="dxa"/>
            <w:tcPrChange w:id="6872" w:author="김은수" w:date="2026-10-01T03:22:00Z">
              <w:tcPr>
                <w:tcW w:w="7512" w:type="dxa"/>
              </w:tcPr>
            </w:tcPrChange>
          </w:tcPr>
          <w:p w14:paraId="0C192078"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6873" w:author="김은수" w:date="2026-10-01T12:05:00Z" w16du:dateUtc="2026-10-01T03:05:00Z"/>
              </w:rPr>
            </w:pPr>
            <w:ins w:id="6874" w:author="김은수" w:date="2026-10-01T12:05:00Z" w16du:dateUtc="2026-10-01T03:05:00Z">
              <w:r>
                <w:t>연결 검사 단계, 채널당 프레임 수와 카운터</w:t>
              </w:r>
            </w:ins>
          </w:p>
        </w:tc>
      </w:tr>
      <w:tr w:rsidR="00084C76" w14:paraId="50474BBF" w14:textId="77777777" w:rsidTr="00545EDA">
        <w:trPr>
          <w:cantSplit/>
          <w:ins w:id="6875" w:author="김은수" w:date="2026-10-01T12:05:00Z"/>
          <w:trPrChange w:id="6876"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6877" w:author="김은수" w:date="2026-10-01T03:22:00Z">
              <w:tcPr>
                <w:tcW w:w="1304" w:type="dxa"/>
              </w:tcPr>
            </w:tcPrChange>
          </w:tcPr>
          <w:p w14:paraId="72749595" w14:textId="77777777" w:rsidR="00084C76" w:rsidRDefault="00084C76">
            <w:pPr>
              <w:pStyle w:val="TDCe"/>
              <w:rPr>
                <w:ins w:id="6878" w:author="김은수" w:date="2026-10-01T12:05:00Z" w16du:dateUtc="2026-10-01T03:05:00Z"/>
              </w:rPr>
            </w:pPr>
            <w:ins w:id="6879" w:author="김은수" w:date="2026-10-01T12:05:00Z" w16du:dateUtc="2026-10-01T03:05:00Z">
              <w:r>
                <w:t>출력</w:t>
              </w:r>
            </w:ins>
          </w:p>
        </w:tc>
        <w:tc>
          <w:tcPr>
            <w:tcW w:w="7512" w:type="dxa"/>
            <w:tcPrChange w:id="6880" w:author="김은수" w:date="2026-10-01T03:22:00Z">
              <w:tcPr>
                <w:tcW w:w="7512" w:type="dxa"/>
              </w:tcPr>
            </w:tcPrChange>
          </w:tcPr>
          <w:p w14:paraId="7D9B7793"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6881" w:author="김은수" w:date="2026-10-01T12:05:00Z" w16du:dateUtc="2026-10-01T03:05:00Z"/>
              </w:rPr>
            </w:pPr>
            <w:ins w:id="6882" w:author="김은수" w:date="2026-10-01T12:05:00Z" w16du:dateUtc="2026-10-01T03:05:00Z">
              <w:r>
                <w:t>역방향 통신 제어 PCM 및 검사 완료 공유 상태</w:t>
              </w:r>
            </w:ins>
          </w:p>
        </w:tc>
      </w:tr>
      <w:tr w:rsidR="00084C76" w14:paraId="3E004342" w14:textId="77777777" w:rsidTr="00545EDA">
        <w:trPr>
          <w:cantSplit/>
          <w:ins w:id="6883" w:author="김은수" w:date="2026-10-01T12:05:00Z"/>
          <w:trPrChange w:id="6884"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6885" w:author="김은수" w:date="2026-10-01T03:22:00Z">
              <w:tcPr>
                <w:tcW w:w="1304" w:type="dxa"/>
              </w:tcPr>
            </w:tcPrChange>
          </w:tcPr>
          <w:p w14:paraId="5A31B647" w14:textId="77777777" w:rsidR="00084C76" w:rsidRDefault="00084C76">
            <w:pPr>
              <w:pStyle w:val="TDCe"/>
              <w:rPr>
                <w:ins w:id="6886" w:author="김은수" w:date="2026-10-01T12:05:00Z" w16du:dateUtc="2026-10-01T03:05:00Z"/>
              </w:rPr>
            </w:pPr>
            <w:ins w:id="6887" w:author="김은수" w:date="2026-10-01T12:05:00Z" w16du:dateUtc="2026-10-01T03:05:00Z">
              <w:r>
                <w:t>처리</w:t>
              </w:r>
            </w:ins>
          </w:p>
        </w:tc>
        <w:tc>
          <w:tcPr>
            <w:tcW w:w="7512" w:type="dxa"/>
            <w:tcPrChange w:id="6888" w:author="김은수" w:date="2026-10-01T03:22:00Z">
              <w:tcPr>
                <w:tcW w:w="7512" w:type="dxa"/>
              </w:tcPr>
            </w:tcPrChange>
          </w:tcPr>
          <w:p w14:paraId="402A9E1B"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6889" w:author="김은수" w:date="2026-10-01T12:05:00Z" w16du:dateUtc="2026-10-01T03:05:00Z"/>
              </w:rPr>
            </w:pPr>
            <w:ins w:id="6890" w:author="김은수" w:date="2026-10-01T12:05:00Z" w16du:dateUtc="2026-10-01T03:05:00Z">
              <w:r>
                <w:t>역방향 통신 회로 활성/비활성 패턴을 순서대로 전송한다. 프레임 수에 따른 분기를 처리하고 카운터를 진행한다. 검사 완료 상태를 CM3와 공유한다.</w:t>
              </w:r>
            </w:ins>
          </w:p>
        </w:tc>
      </w:tr>
    </w:tbl>
    <w:p w14:paraId="2B20FF76" w14:textId="77777777" w:rsidR="00084C76" w:rsidRDefault="00084C76">
      <w:pPr>
        <w:pStyle w:val="TDC40"/>
        <w:spacing w:after="0"/>
        <w:rPr>
          <w:ins w:id="6891" w:author="김은수" w:date="2026-10-01T12:05:00Z" w16du:dateUtc="2026-10-01T03:05:00Z"/>
        </w:rPr>
        <w:pPrChange w:id="6892" w:author="김은수" w:date="2026-10-01T03:22:00Z">
          <w:pPr>
            <w:pStyle w:val="TDC40"/>
          </w:pPr>
        </w:pPrChange>
      </w:pPr>
    </w:p>
    <w:p w14:paraId="2BF52C75" w14:textId="77777777" w:rsidR="00084C76" w:rsidRDefault="00084C76">
      <w:pPr>
        <w:pStyle w:val="TDC42"/>
        <w:rPr>
          <w:ins w:id="6893" w:author="김은수" w:date="2026-10-01T12:05:00Z" w16du:dateUtc="2026-10-01T03:05:00Z"/>
        </w:rPr>
      </w:pPr>
      <w:ins w:id="6894" w:author="김은수" w:date="2026-10-01T12:05:00Z" w16du:dateUtc="2026-10-01T03:05:00Z">
        <w:r>
          <w:lastRenderedPageBreak/>
          <w:t xml:space="preserve">표 </w:t>
        </w:r>
        <w:r>
          <w:fldChar w:fldCharType="begin"/>
        </w:r>
        <w:r>
          <w:instrText>SEQ 표 \* ARABIC</w:instrText>
        </w:r>
        <w:r>
          <w:fldChar w:fldCharType="separate"/>
        </w:r>
        <w:r>
          <w:t>88</w:t>
        </w:r>
        <w:r>
          <w:fldChar w:fldCharType="end"/>
        </w:r>
        <w:r>
          <w:t>. 내부기 연결 검사와 역방향 통신 / 구현 조건</w:t>
        </w:r>
      </w:ins>
    </w:p>
    <w:tbl>
      <w:tblPr>
        <w:tblStyle w:val="TDC41"/>
        <w:tblW w:w="8816" w:type="dxa"/>
        <w:tblLayout w:type="fixed"/>
        <w:tblLook w:val="04A0" w:firstRow="1" w:lastRow="0" w:firstColumn="1" w:lastColumn="0" w:noHBand="0" w:noVBand="1"/>
        <w:tblPrChange w:id="6895"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6896">
          <w:tblGrid>
            <w:gridCol w:w="360"/>
            <w:gridCol w:w="360"/>
            <w:gridCol w:w="584"/>
            <w:gridCol w:w="7512"/>
          </w:tblGrid>
        </w:tblGridChange>
      </w:tblGrid>
      <w:tr w:rsidR="00084C76" w14:paraId="5F46A03C" w14:textId="77777777" w:rsidTr="00545EDA">
        <w:trPr>
          <w:cnfStyle w:val="100000000000" w:firstRow="1" w:lastRow="0" w:firstColumn="0" w:lastColumn="0" w:oddVBand="0" w:evenVBand="0" w:oddHBand="0" w:evenHBand="0" w:firstRowFirstColumn="0" w:firstRowLastColumn="0" w:lastRowFirstColumn="0" w:lastRowLastColumn="0"/>
          <w:cantSplit/>
          <w:tblHeader/>
          <w:ins w:id="6897" w:author="김은수" w:date="2026-10-01T12:05:00Z"/>
          <w:trPrChange w:id="6898"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6899" w:author="김은수" w:date="2026-10-01T03:22:00Z">
              <w:tcPr>
                <w:tcW w:w="1304" w:type="dxa"/>
              </w:tcPr>
            </w:tcPrChange>
          </w:tcPr>
          <w:p w14:paraId="77B74F21"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6900" w:author="김은수" w:date="2026-10-01T12:05:00Z" w16du:dateUtc="2026-10-01T03:05:00Z"/>
              </w:rPr>
            </w:pPr>
            <w:ins w:id="6901" w:author="김은수" w:date="2026-10-01T12:05:00Z" w16du:dateUtc="2026-10-01T03:05:00Z">
              <w:r>
                <w:t>구분</w:t>
              </w:r>
            </w:ins>
          </w:p>
        </w:tc>
        <w:tc>
          <w:tcPr>
            <w:tcW w:w="7512" w:type="dxa"/>
            <w:tcPrChange w:id="6902" w:author="김은수" w:date="2026-10-01T03:22:00Z">
              <w:tcPr>
                <w:tcW w:w="7512" w:type="dxa"/>
              </w:tcPr>
            </w:tcPrChange>
          </w:tcPr>
          <w:p w14:paraId="4E63A1E5"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6903" w:author="김은수" w:date="2026-10-01T12:05:00Z" w16du:dateUtc="2026-10-01T03:05:00Z"/>
              </w:rPr>
            </w:pPr>
            <w:ins w:id="6904" w:author="김은수" w:date="2026-10-01T12:05:00Z" w16du:dateUtc="2026-10-01T03:05:00Z">
              <w:r>
                <w:t>구현 조건</w:t>
              </w:r>
            </w:ins>
          </w:p>
        </w:tc>
      </w:tr>
      <w:tr w:rsidR="00084C76" w14:paraId="6D6C2EAB" w14:textId="77777777" w:rsidTr="00545EDA">
        <w:trPr>
          <w:cantSplit/>
          <w:ins w:id="6905" w:author="김은수" w:date="2026-10-01T12:05:00Z"/>
          <w:trPrChange w:id="6906"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6907" w:author="김은수" w:date="2026-10-01T03:22:00Z">
              <w:tcPr>
                <w:tcW w:w="1304" w:type="dxa"/>
              </w:tcPr>
            </w:tcPrChange>
          </w:tcPr>
          <w:p w14:paraId="337E1A07" w14:textId="77777777" w:rsidR="00084C76" w:rsidRDefault="00084C76">
            <w:pPr>
              <w:pStyle w:val="TDCe"/>
              <w:rPr>
                <w:ins w:id="6908" w:author="김은수" w:date="2026-10-01T12:05:00Z" w16du:dateUtc="2026-10-01T03:05:00Z"/>
              </w:rPr>
            </w:pPr>
            <w:ins w:id="6909" w:author="김은수" w:date="2026-10-01T12:05:00Z" w16du:dateUtc="2026-10-01T03:05:00Z">
              <w:r>
                <w:t>관련 함수</w:t>
              </w:r>
            </w:ins>
          </w:p>
        </w:tc>
        <w:tc>
          <w:tcPr>
            <w:tcW w:w="7512" w:type="dxa"/>
            <w:tcPrChange w:id="6910" w:author="김은수" w:date="2026-10-01T03:22:00Z">
              <w:tcPr>
                <w:tcW w:w="7512" w:type="dxa"/>
              </w:tcPr>
            </w:tcPrChange>
          </w:tcPr>
          <w:p w14:paraId="07B95E88" w14:textId="77777777" w:rsidR="00084C76" w:rsidRPr="00E00010" w:rsidRDefault="00084C76">
            <w:pPr>
              <w:pStyle w:val="TDCf"/>
              <w:cnfStyle w:val="000000000000" w:firstRow="0" w:lastRow="0" w:firstColumn="0" w:lastColumn="0" w:oddVBand="0" w:evenVBand="0" w:oddHBand="0" w:evenHBand="0" w:firstRowFirstColumn="0" w:firstRowLastColumn="0" w:lastRowFirstColumn="0" w:lastRowLastColumn="0"/>
              <w:rPr>
                <w:ins w:id="6911" w:author="김은수" w:date="2026-10-01T12:05:00Z" w16du:dateUtc="2026-10-01T03:05:00Z"/>
                <w:lang w:val="en-US"/>
                <w:rPrChange w:id="6912" w:author="김은수" w:date="2026-10-01T13:46:00Z" w16du:dateUtc="2026-10-01T04:46:00Z">
                  <w:rPr>
                    <w:ins w:id="6913" w:author="김은수" w:date="2026-10-01T12:05:00Z" w16du:dateUtc="2026-10-01T03:05:00Z"/>
                  </w:rPr>
                </w:rPrChange>
              </w:rPr>
            </w:pPr>
            <w:ins w:id="6914" w:author="김은수" w:date="2026-10-01T12:05:00Z" w16du:dateUtc="2026-10-01T03:05:00Z">
              <w:r w:rsidRPr="00E00010">
                <w:rPr>
                  <w:lang w:val="en-US"/>
                  <w:rPrChange w:id="6915" w:author="김은수" w:date="2026-10-01T13:46:00Z" w16du:dateUtc="2026-10-01T04:46:00Z">
                    <w:rPr/>
                  </w:rPrChange>
                </w:rPr>
                <w:t>Enable_backtelCircuit, backtelPcmOut, frame_1_perChannel, Disable_backtelCircuit / shareConnectionCheckFired_DiableBacktel, LB_increaseCounter</w:t>
              </w:r>
            </w:ins>
          </w:p>
        </w:tc>
      </w:tr>
      <w:tr w:rsidR="00084C76" w14:paraId="0DFCC0D6" w14:textId="77777777" w:rsidTr="00545EDA">
        <w:trPr>
          <w:cantSplit/>
          <w:ins w:id="6916" w:author="김은수" w:date="2026-10-01T12:05:00Z"/>
          <w:trPrChange w:id="6917"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6918" w:author="김은수" w:date="2026-10-01T03:22:00Z">
              <w:tcPr>
                <w:tcW w:w="1304" w:type="dxa"/>
              </w:tcPr>
            </w:tcPrChange>
          </w:tcPr>
          <w:p w14:paraId="6A4736DA" w14:textId="77777777" w:rsidR="00084C76" w:rsidRDefault="00084C76">
            <w:pPr>
              <w:pStyle w:val="TDCe"/>
              <w:rPr>
                <w:ins w:id="6919" w:author="김은수" w:date="2026-10-01T12:05:00Z" w16du:dateUtc="2026-10-01T03:05:00Z"/>
              </w:rPr>
            </w:pPr>
            <w:ins w:id="6920" w:author="김은수" w:date="2026-10-01T12:05:00Z" w16du:dateUtc="2026-10-01T03:05:00Z">
              <w:r>
                <w:t>동작 조건</w:t>
              </w:r>
            </w:ins>
          </w:p>
        </w:tc>
        <w:tc>
          <w:tcPr>
            <w:tcW w:w="7512" w:type="dxa"/>
            <w:tcPrChange w:id="6921" w:author="김은수" w:date="2026-10-01T03:22:00Z">
              <w:tcPr>
                <w:tcW w:w="7512" w:type="dxa"/>
              </w:tcPr>
            </w:tcPrChange>
          </w:tcPr>
          <w:p w14:paraId="49103637"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6922" w:author="김은수" w:date="2026-10-01T12:05:00Z" w16du:dateUtc="2026-10-01T03:05:00Z"/>
              </w:rPr>
            </w:pPr>
            <w:ins w:id="6923" w:author="김은수" w:date="2026-10-01T12:05:00Z" w16du:dateUtc="2026-10-01T03:05:00Z">
              <w:r>
                <w:t>각 단계의 패킷과 카운터 진행이 설계 순서와 같고 완료 시점에만 연결 검사 완료를 공유해야 한다.</w:t>
              </w:r>
            </w:ins>
          </w:p>
        </w:tc>
      </w:tr>
    </w:tbl>
    <w:p w14:paraId="347E97F3" w14:textId="77777777" w:rsidR="00084C76" w:rsidRDefault="00084C76">
      <w:pPr>
        <w:pStyle w:val="TDC40"/>
        <w:spacing w:after="0"/>
        <w:rPr>
          <w:ins w:id="6924" w:author="김은수" w:date="2026-10-01T12:05:00Z" w16du:dateUtc="2026-10-01T03:05:00Z"/>
        </w:rPr>
        <w:pPrChange w:id="6925" w:author="김은수" w:date="2026-10-01T03:22:00Z">
          <w:pPr>
            <w:pStyle w:val="TDC40"/>
          </w:pPr>
        </w:pPrChange>
      </w:pPr>
    </w:p>
    <w:p w14:paraId="779826AE" w14:textId="77777777" w:rsidR="00697371" w:rsidRPr="00E00010" w:rsidDel="001D1C2F" w:rsidRDefault="00220104">
      <w:pPr>
        <w:pStyle w:val="TDC40"/>
        <w:spacing w:after="0"/>
        <w:rPr>
          <w:del w:id="6926" w:author="김은수" w:date="2026-10-01T11:11:00Z" w16du:dateUtc="2026-10-01T02:11:00Z"/>
        </w:rPr>
        <w:pPrChange w:id="6927" w:author="김은수" w:date="2026-09-30T15:44:00Z" w16du:dateUtc="2026-09-30T06:44:00Z">
          <w:pPr>
            <w:ind w:leftChars="700" w:left="1400"/>
          </w:pPr>
        </w:pPrChange>
      </w:pPr>
      <w:del w:id="6928" w:author="김은수" w:date="2026-10-01T11:11:00Z" w16du:dateUtc="2026-10-01T02:11:00Z">
        <w:r w:rsidRPr="00E00010" w:rsidDel="001D1C2F">
          <w:rPr>
            <w:b/>
          </w:rPr>
          <w:delText xml:space="preserve"> </w:delText>
        </w:r>
        <w:r w:rsidRPr="00E00010" w:rsidDel="001D1C2F">
          <w:delText xml:space="preserve">연결 </w:delText>
        </w:r>
      </w:del>
      <w:del w:id="6929" w:author="김은수" w:date="2026-09-30T15:44:00Z" w16du:dateUtc="2026-09-30T06:44:00Z">
        <w:r w:rsidR="00C712F0">
          <w:rPr>
            <w:rFonts w:hint="eastAsia"/>
          </w:rPr>
          <w:delText xml:space="preserve">검사용 </w:delText>
        </w:r>
        <w:r w:rsidR="00C712F0">
          <w:delText>PCM</w:delText>
        </w:r>
        <w:r w:rsidR="00C712F0">
          <w:rPr>
            <w:rFonts w:hint="eastAsia"/>
          </w:rPr>
          <w:delText>을 삽입하며 아래 그림과 같이 구현한다.</w:delText>
        </w:r>
      </w:del>
    </w:p>
    <w:p w14:paraId="2310E683" w14:textId="77777777" w:rsidR="00C712F0" w:rsidRPr="00E00010" w:rsidRDefault="00C712F0">
      <w:pPr>
        <w:rPr>
          <w:del w:id="6930" w:author="김은수" w:date="2026-09-30T15:44:00Z" w16du:dateUtc="2026-09-30T06:44:00Z"/>
          <w:szCs w:val="20"/>
        </w:rPr>
        <w:pPrChange w:id="6931" w:author="김은수" w:date="2026-10-01T03:22:00Z">
          <w:pPr>
            <w:spacing w:after="0" w:line="240" w:lineRule="auto"/>
            <w:ind w:leftChars="438" w:left="876"/>
          </w:pPr>
        </w:pPrChange>
      </w:pPr>
      <w:del w:id="6932" w:author="김은수" w:date="2026-09-30T15:44:00Z" w16du:dateUtc="2026-09-30T06:44:00Z">
        <w:r w:rsidRPr="00BF5541">
          <w:rPr>
            <w:noProof/>
          </w:rPr>
          <w:drawing>
            <wp:inline distT="0" distB="0" distL="0" distR="0" wp14:anchorId="4237D190" wp14:editId="726F56F4">
              <wp:extent cx="5587024" cy="3283348"/>
              <wp:effectExtent l="0" t="0" r="0" b="0"/>
              <wp:docPr id="201" name="그림 200" descr="텍스트, 스크린샷, 폰트, 그래픽 디자인이(가) 표시된 사진&#10;&#10;자동 생성된 설명">
                <a:extLst xmlns:a="http://schemas.openxmlformats.org/drawingml/2006/main">
                  <a:ext uri="{FF2B5EF4-FFF2-40B4-BE49-F238E27FC236}">
                    <a16:creationId xmlns:a16="http://schemas.microsoft.com/office/drawing/2014/main" id="{75D1794C-310B-D5BB-CBEE-1E28B6ADDDF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그림 200" descr="텍스트, 스크린샷, 폰트, 그래픽 디자인이(가) 표시된 사진&#10;&#10;자동 생성된 설명">
                        <a:extLst>
                          <a:ext uri="{FF2B5EF4-FFF2-40B4-BE49-F238E27FC236}">
                            <a16:creationId xmlns:a16="http://schemas.microsoft.com/office/drawing/2014/main" id="{75D1794C-310B-D5BB-CBEE-1E28B6ADDDFE}"/>
                          </a:ext>
                        </a:extLst>
                      </pic:cNvPr>
                      <pic:cNvPicPr>
                        <a:picLocks noChangeAspect="1"/>
                      </pic:cNvPicPr>
                    </pic:nvPicPr>
                    <pic:blipFill>
                      <a:blip r:embed="rId41"/>
                      <a:stretch>
                        <a:fillRect/>
                      </a:stretch>
                    </pic:blipFill>
                    <pic:spPr>
                      <a:xfrm>
                        <a:off x="0" y="0"/>
                        <a:ext cx="5590337" cy="3285295"/>
                      </a:xfrm>
                      <a:prstGeom prst="rect">
                        <a:avLst/>
                      </a:prstGeom>
                    </pic:spPr>
                  </pic:pic>
                </a:graphicData>
              </a:graphic>
            </wp:inline>
          </w:drawing>
        </w:r>
      </w:del>
    </w:p>
    <w:p w14:paraId="5A67E876" w14:textId="77777777" w:rsidR="00C712F0" w:rsidRPr="00E00010" w:rsidRDefault="00961A27">
      <w:pPr>
        <w:widowControl/>
        <w:wordWrap/>
        <w:autoSpaceDE/>
        <w:autoSpaceDN/>
        <w:spacing w:after="0" w:line="300" w:lineRule="auto"/>
        <w:rPr>
          <w:del w:id="6933" w:author="김은수" w:date="2026-09-30T15:44:00Z" w16du:dateUtc="2026-09-30T06:44:00Z"/>
          <w:szCs w:val="20"/>
        </w:rPr>
        <w:pPrChange w:id="6934" w:author="김은수" w:date="2026-10-01T03:22:00Z">
          <w:pPr>
            <w:widowControl/>
            <w:wordWrap/>
            <w:autoSpaceDE/>
            <w:autoSpaceDN/>
            <w:spacing w:after="0" w:line="240" w:lineRule="auto"/>
          </w:pPr>
        </w:pPrChange>
      </w:pPr>
      <w:del w:id="6935" w:author="김은수" w:date="2026-09-30T15:44:00Z" w16du:dateUtc="2026-09-30T06:44:00Z">
        <w:r>
          <w:br w:type="page"/>
        </w:r>
      </w:del>
    </w:p>
    <w:p w14:paraId="5F4DCB89" w14:textId="77777777" w:rsidR="00697371" w:rsidRDefault="00BA1805">
      <w:pPr>
        <w:pStyle w:val="TDC1"/>
        <w:pageBreakBefore/>
        <w:pPrChange w:id="6936" w:author="김은수" w:date="2026-09-30T15:44:00Z" w16du:dateUtc="2026-09-30T06:44:00Z">
          <w:pPr>
            <w:pStyle w:val="10"/>
            <w:numPr>
              <w:numId w:val="36"/>
            </w:numPr>
            <w:spacing w:line="240" w:lineRule="auto"/>
            <w:ind w:left="600" w:hanging="600"/>
          </w:pPr>
        </w:pPrChange>
      </w:pPr>
      <w:bookmarkStart w:id="6937" w:name="_Toc180573625"/>
      <w:del w:id="6938" w:author="김은수" w:date="2026-09-30T15:44:00Z" w16du:dateUtc="2026-09-30T06:44:00Z">
        <w:r>
          <w:rPr>
            <w:rFonts w:hint="eastAsia"/>
          </w:rPr>
          <w:lastRenderedPageBreak/>
          <w:delText>C</w:delText>
        </w:r>
        <w:r>
          <w:delText xml:space="preserve">M3 </w:delText>
        </w:r>
      </w:del>
      <w:bookmarkStart w:id="6939" w:name="_Toc241675564"/>
      <w:ins w:id="6940" w:author="김은수" w:date="2026-09-30T15:44:00Z" w16du:dateUtc="2026-09-30T06:44:00Z">
        <w:r w:rsidR="00220104">
          <w:t xml:space="preserve">HEAR </w:t>
        </w:r>
      </w:ins>
      <w:r w:rsidR="00220104">
        <w:t>소프트웨어 상세 설계</w:t>
      </w:r>
      <w:bookmarkEnd w:id="6937"/>
      <w:bookmarkEnd w:id="6939"/>
    </w:p>
    <w:p w14:paraId="46862A59" w14:textId="77777777" w:rsidR="00697371" w:rsidRPr="00E00010" w:rsidRDefault="00220104">
      <w:pPr>
        <w:pStyle w:val="TDC12"/>
        <w:rPr>
          <w:ins w:id="6941" w:author="김은수" w:date="2026-09-30T15:44:00Z" w16du:dateUtc="2026-09-30T06:44:00Z"/>
        </w:rPr>
        <w:pPrChange w:id="6942" w:author="김은수" w:date="2026-10-01T01:11:00Z">
          <w:pPr>
            <w:keepNext/>
            <w:keepLines/>
            <w:widowControl/>
            <w:snapToGrid w:val="0"/>
            <w:spacing w:before="200" w:after="120" w:line="276" w:lineRule="auto"/>
            <w:ind w:left="400"/>
            <w:jc w:val="left"/>
          </w:pPr>
        </w:pPrChange>
      </w:pPr>
      <w:ins w:id="6943" w:author="김은수" w:date="2026-09-30T15:44:00Z" w16du:dateUtc="2026-09-30T06:44:00Z">
        <w:r>
          <w:rPr>
            <w:rPrChange w:id="6944" w:author="김은수" w:date="2026-10-01T01:11:00Z">
              <w:rPr>
                <w:sz w:val="22"/>
              </w:rPr>
            </w:rPrChange>
          </w:rPr>
          <w:t xml:space="preserve">표 </w:t>
        </w:r>
        <w:r>
          <w:rPr>
            <w:rPrChange w:id="6945" w:author="김은수" w:date="2026-10-01T01:11:00Z">
              <w:rPr>
                <w:sz w:val="22"/>
              </w:rPr>
            </w:rPrChange>
          </w:rPr>
          <w:fldChar w:fldCharType="begin"/>
        </w:r>
        <w:r>
          <w:rPr>
            <w:rPrChange w:id="6946" w:author="김은수" w:date="2026-10-01T01:11:00Z">
              <w:rPr>
                <w:sz w:val="22"/>
              </w:rPr>
            </w:rPrChange>
          </w:rPr>
          <w:instrText>SEQ 표 \* ARABIC</w:instrText>
        </w:r>
        <w:r>
          <w:rPr>
            <w:rPrChange w:id="6947" w:author="김은수" w:date="2026-10-01T01:11:00Z">
              <w:rPr>
                <w:sz w:val="22"/>
              </w:rPr>
            </w:rPrChange>
          </w:rPr>
          <w:fldChar w:fldCharType="separate"/>
        </w:r>
        <w:r>
          <w:rPr>
            <w:rPrChange w:id="6948" w:author="김은수" w:date="2026-10-01T01:11:00Z">
              <w:rPr>
                <w:sz w:val="22"/>
              </w:rPr>
            </w:rPrChange>
          </w:rPr>
          <w:t>89</w:t>
        </w:r>
        <w:r>
          <w:rPr>
            <w:rPrChange w:id="6949" w:author="김은수" w:date="2026-10-01T01:11:00Z">
              <w:rPr>
                <w:sz w:val="22"/>
              </w:rPr>
            </w:rPrChange>
          </w:rPr>
          <w:fldChar w:fldCharType="end"/>
        </w:r>
        <w:r>
          <w:rPr>
            <w:rPrChange w:id="6950" w:author="김은수" w:date="2026-10-01T01:11:00Z">
              <w:rPr>
                <w:sz w:val="22"/>
              </w:rPr>
            </w:rPrChange>
          </w:rPr>
          <w:t>. HEAR 유닛 목록</w:t>
        </w:r>
      </w:ins>
    </w:p>
    <w:tbl>
      <w:tblPr>
        <w:tblStyle w:val="TDC11"/>
        <w:tblW w:w="0" w:type="auto"/>
        <w:tblLook w:val="04A0" w:firstRow="1" w:lastRow="0" w:firstColumn="1" w:lastColumn="0" w:noHBand="0" w:noVBand="1"/>
        <w:tblPrChange w:id="6951" w:author="김은수" w:date="2026-10-01T01:11:00Z">
          <w:tblPr>
            <w:tblStyle w:val="TDC11"/>
            <w:tblW w:w="0" w:type="nil"/>
            <w:tblLook w:val="04A0" w:firstRow="1" w:lastRow="0" w:firstColumn="1" w:lastColumn="0" w:noHBand="0" w:noVBand="1"/>
          </w:tblPr>
        </w:tblPrChange>
      </w:tblPr>
      <w:tblGrid>
        <w:gridCol w:w="2250"/>
        <w:gridCol w:w="2250"/>
        <w:gridCol w:w="4500"/>
        <w:tblGridChange w:id="6952">
          <w:tblGrid>
            <w:gridCol w:w="360"/>
            <w:gridCol w:w="360"/>
            <w:gridCol w:w="360"/>
            <w:gridCol w:w="1170"/>
            <w:gridCol w:w="2250"/>
            <w:gridCol w:w="4500"/>
          </w:tblGrid>
        </w:tblGridChange>
      </w:tblGrid>
      <w:tr w:rsidR="00697371" w14:paraId="0A211008" w14:textId="77777777">
        <w:trPr>
          <w:cnfStyle w:val="100000000000" w:firstRow="1" w:lastRow="0" w:firstColumn="0" w:lastColumn="0" w:oddVBand="0" w:evenVBand="0" w:oddHBand="0" w:evenHBand="0" w:firstRowFirstColumn="0" w:firstRowLastColumn="0" w:lastRowFirstColumn="0" w:lastRowLastColumn="0"/>
          <w:cantSplit/>
          <w:tblHeader/>
          <w:ins w:id="6953" w:author="김은수" w:date="2026-09-30T15:44:00Z"/>
          <w:trPrChange w:id="6954" w:author="김은수" w:date="2026-10-01T01:11:00Z">
            <w:trPr>
              <w:gridAfter w:val="3"/>
              <w:cantSplit/>
              <w:tblHeader/>
            </w:trPr>
          </w:trPrChange>
        </w:trPr>
        <w:tc>
          <w:tcPr>
            <w:cnfStyle w:val="001000000000" w:firstRow="0" w:lastRow="0" w:firstColumn="1" w:lastColumn="0" w:oddVBand="0" w:evenVBand="0" w:oddHBand="0" w:evenHBand="0" w:firstRowFirstColumn="0" w:firstRowLastColumn="0" w:lastRowFirstColumn="0" w:lastRowLastColumn="0"/>
            <w:tcW w:w="2250" w:type="dxa"/>
            <w:tcPrChange w:id="6955" w:author="김은수" w:date="2026-10-01T01:11:00Z">
              <w:tcPr>
                <w:tcW w:w="2250" w:type="dxa"/>
                <w:shd w:val="clear" w:color="auto" w:fill="E7E6E6"/>
              </w:tcPr>
            </w:tcPrChange>
          </w:tcPr>
          <w:p w14:paraId="24138189" w14:textId="77777777" w:rsidR="00697371" w:rsidRDefault="00220104">
            <w:pPr>
              <w:pStyle w:val="TDC0"/>
              <w:cnfStyle w:val="101000000000" w:firstRow="1" w:lastRow="0" w:firstColumn="1" w:lastColumn="0" w:oddVBand="0" w:evenVBand="0" w:oddHBand="0" w:evenHBand="0" w:firstRowFirstColumn="0" w:firstRowLastColumn="0" w:lastRowFirstColumn="0" w:lastRowLastColumn="0"/>
              <w:rPr>
                <w:ins w:id="6956" w:author="김은수" w:date="2026-09-30T15:44:00Z" w16du:dateUtc="2026-09-30T06:44:00Z"/>
              </w:rPr>
              <w:pPrChange w:id="6957" w:author="김은수" w:date="2026-10-01T01:11:00Z">
                <w:pPr>
                  <w:keepNext/>
                  <w:spacing w:after="0" w:line="240" w:lineRule="auto"/>
                  <w:cnfStyle w:val="101000000000" w:firstRow="1" w:lastRow="0" w:firstColumn="1" w:lastColumn="0" w:oddVBand="0" w:evenVBand="0" w:oddHBand="0" w:evenHBand="0" w:firstRowFirstColumn="0" w:firstRowLastColumn="0" w:lastRowFirstColumn="0" w:lastRowLastColumn="0"/>
                </w:pPr>
              </w:pPrChange>
            </w:pPr>
            <w:ins w:id="6958" w:author="김은수" w:date="2026-09-30T15:44:00Z" w16du:dateUtc="2026-09-30T06:44:00Z">
              <w:r>
                <w:rPr>
                  <w:b/>
                  <w:rPrChange w:id="6959" w:author="김은수" w:date="2026-10-01T01:11:00Z">
                    <w:rPr>
                      <w:rFonts w:asciiTheme="minorHAnsi" w:eastAsiaTheme="minorEastAsia" w:hAnsiTheme="minorHAnsi" w:cstheme="minorBidi"/>
                      <w:b w:val="0"/>
                      <w:color w:val="auto"/>
                      <w:szCs w:val="22"/>
                      <w:lang w:val="en-US"/>
                    </w:rPr>
                  </w:rPrChange>
                </w:rPr>
                <w:t>소프트웨어 항목</w:t>
              </w:r>
            </w:ins>
          </w:p>
        </w:tc>
        <w:tc>
          <w:tcPr>
            <w:tcW w:w="2250" w:type="dxa"/>
            <w:tcPrChange w:id="6960" w:author="김은수" w:date="2026-10-01T01:11:00Z">
              <w:tcPr>
                <w:tcW w:w="2250" w:type="dxa"/>
                <w:shd w:val="clear" w:color="auto" w:fill="E7E6E6"/>
              </w:tcPr>
            </w:tcPrChange>
          </w:tcPr>
          <w:p w14:paraId="1B5D1926" w14:textId="77777777" w:rsidR="00697371" w:rsidRDefault="00220104">
            <w:pPr>
              <w:pStyle w:val="TDC0"/>
              <w:cnfStyle w:val="100000000000" w:firstRow="1" w:lastRow="0" w:firstColumn="0" w:lastColumn="0" w:oddVBand="0" w:evenVBand="0" w:oddHBand="0" w:evenHBand="0" w:firstRowFirstColumn="0" w:firstRowLastColumn="0" w:lastRowFirstColumn="0" w:lastRowLastColumn="0"/>
              <w:rPr>
                <w:ins w:id="6961" w:author="김은수" w:date="2026-09-30T15:44:00Z" w16du:dateUtc="2026-09-30T06:44:00Z"/>
              </w:rPr>
              <w:pPrChange w:id="6962" w:author="김은수" w:date="2026-10-01T01:11:00Z">
                <w:pPr>
                  <w:keepNext/>
                  <w:spacing w:after="0" w:line="240" w:lineRule="auto"/>
                  <w:cnfStyle w:val="100000000000" w:firstRow="1" w:lastRow="0" w:firstColumn="0" w:lastColumn="0" w:oddVBand="0" w:evenVBand="0" w:oddHBand="0" w:evenHBand="0" w:firstRowFirstColumn="0" w:firstRowLastColumn="0" w:lastRowFirstColumn="0" w:lastRowLastColumn="0"/>
                </w:pPr>
              </w:pPrChange>
            </w:pPr>
            <w:ins w:id="6963" w:author="김은수" w:date="2026-09-30T15:44:00Z" w16du:dateUtc="2026-09-30T06:44:00Z">
              <w:r>
                <w:rPr>
                  <w:b/>
                  <w:rPrChange w:id="6964" w:author="김은수" w:date="2026-10-01T01:11:00Z">
                    <w:rPr>
                      <w:rFonts w:asciiTheme="minorHAnsi" w:eastAsiaTheme="minorEastAsia" w:hAnsiTheme="minorHAnsi" w:cstheme="minorBidi"/>
                      <w:b w:val="0"/>
                      <w:color w:val="auto"/>
                      <w:szCs w:val="22"/>
                      <w:lang w:val="en-US"/>
                    </w:rPr>
                  </w:rPrChange>
                </w:rPr>
                <w:t>유닛 ID</w:t>
              </w:r>
            </w:ins>
          </w:p>
        </w:tc>
        <w:tc>
          <w:tcPr>
            <w:tcW w:w="4500" w:type="dxa"/>
            <w:tcPrChange w:id="6965" w:author="김은수" w:date="2026-10-01T01:11:00Z">
              <w:tcPr>
                <w:tcW w:w="4500" w:type="dxa"/>
                <w:shd w:val="clear" w:color="auto" w:fill="E7E6E6"/>
              </w:tcPr>
            </w:tcPrChange>
          </w:tcPr>
          <w:p w14:paraId="5D9A7901" w14:textId="77777777" w:rsidR="00697371" w:rsidRDefault="00220104">
            <w:pPr>
              <w:pStyle w:val="TDC0"/>
              <w:cnfStyle w:val="100000000000" w:firstRow="1" w:lastRow="0" w:firstColumn="0" w:lastColumn="0" w:oddVBand="0" w:evenVBand="0" w:oddHBand="0" w:evenHBand="0" w:firstRowFirstColumn="0" w:firstRowLastColumn="0" w:lastRowFirstColumn="0" w:lastRowLastColumn="0"/>
              <w:rPr>
                <w:ins w:id="6966" w:author="김은수" w:date="2026-09-30T15:44:00Z" w16du:dateUtc="2026-09-30T06:44:00Z"/>
              </w:rPr>
              <w:pPrChange w:id="6967" w:author="김은수" w:date="2026-10-01T01:11:00Z">
                <w:pPr>
                  <w:keepNext/>
                  <w:spacing w:after="0" w:line="240" w:lineRule="auto"/>
                  <w:cnfStyle w:val="100000000000" w:firstRow="1" w:lastRow="0" w:firstColumn="0" w:lastColumn="0" w:oddVBand="0" w:evenVBand="0" w:oddHBand="0" w:evenHBand="0" w:firstRowFirstColumn="0" w:firstRowLastColumn="0" w:lastRowFirstColumn="0" w:lastRowLastColumn="0"/>
                </w:pPr>
              </w:pPrChange>
            </w:pPr>
            <w:ins w:id="6968" w:author="김은수" w:date="2026-09-30T15:44:00Z" w16du:dateUtc="2026-09-30T06:44:00Z">
              <w:r>
                <w:rPr>
                  <w:b/>
                  <w:rPrChange w:id="6969" w:author="김은수" w:date="2026-10-01T01:11:00Z">
                    <w:rPr>
                      <w:rFonts w:asciiTheme="minorHAnsi" w:eastAsiaTheme="minorEastAsia" w:hAnsiTheme="minorHAnsi" w:cstheme="minorBidi"/>
                      <w:b w:val="0"/>
                      <w:color w:val="auto"/>
                      <w:szCs w:val="22"/>
                      <w:lang w:val="en-US"/>
                    </w:rPr>
                  </w:rPrChange>
                </w:rPr>
                <w:t>유닛 이름</w:t>
              </w:r>
            </w:ins>
          </w:p>
        </w:tc>
      </w:tr>
      <w:tr w:rsidR="00697371" w14:paraId="0D519841" w14:textId="77777777">
        <w:trPr>
          <w:cantSplit/>
          <w:ins w:id="6970" w:author="김은수" w:date="2026-09-30T15:44:00Z"/>
          <w:trPrChange w:id="6971"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6972" w:author="김은수" w:date="2026-10-01T01:11:00Z">
              <w:tcPr>
                <w:tcW w:w="2250" w:type="dxa"/>
              </w:tcPr>
            </w:tcPrChange>
          </w:tcPr>
          <w:p w14:paraId="3170AF44" w14:textId="77777777" w:rsidR="00697371" w:rsidRDefault="00220104">
            <w:pPr>
              <w:pStyle w:val="TDC7"/>
              <w:jc w:val="center"/>
              <w:rPr>
                <w:ins w:id="6973" w:author="김은수" w:date="2026-09-30T15:44:00Z" w16du:dateUtc="2026-09-30T06:44:00Z"/>
              </w:rPr>
              <w:pPrChange w:id="6974" w:author="김은수" w:date="2026-10-01T01:11:00Z">
                <w:pPr>
                  <w:keepNext/>
                  <w:spacing w:after="0" w:line="240" w:lineRule="auto"/>
                </w:pPr>
              </w:pPrChange>
            </w:pPr>
            <w:ins w:id="6975" w:author="김은수" w:date="2026-09-30T15:44:00Z" w16du:dateUtc="2026-09-30T06:44:00Z">
              <w:r>
                <w:t>SI-ID-HEAR-001</w:t>
              </w:r>
            </w:ins>
          </w:p>
        </w:tc>
        <w:tc>
          <w:tcPr>
            <w:tcW w:w="2250" w:type="dxa"/>
            <w:tcPrChange w:id="6976" w:author="김은수" w:date="2026-10-01T01:11:00Z">
              <w:tcPr>
                <w:tcW w:w="2250" w:type="dxa"/>
              </w:tcPr>
            </w:tcPrChange>
          </w:tcPr>
          <w:p w14:paraId="4B008B8F"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6977" w:author="김은수" w:date="2026-09-30T15:44:00Z" w16du:dateUtc="2026-09-30T06:44:00Z"/>
              </w:rPr>
              <w:pPrChange w:id="6978" w:author="김은수" w:date="2026-10-01T01:11:00Z">
                <w:pPr>
                  <w:keepNext/>
                  <w:spacing w:after="0" w:line="240" w:lineRule="auto"/>
                  <w:cnfStyle w:val="000000000000" w:firstRow="0" w:lastRow="0" w:firstColumn="0" w:lastColumn="0" w:oddVBand="0" w:evenVBand="0" w:oddHBand="0" w:evenHBand="0" w:firstRowFirstColumn="0" w:firstRowLastColumn="0" w:lastRowFirstColumn="0" w:lastRowLastColumn="0"/>
                </w:pPr>
              </w:pPrChange>
            </w:pPr>
            <w:ins w:id="6979" w:author="김은수" w:date="2026-09-30T15:44:00Z" w16du:dateUtc="2026-09-30T06:44:00Z">
              <w:r>
                <w:t>SU-ID-HEAR-001</w:t>
              </w:r>
            </w:ins>
          </w:p>
        </w:tc>
        <w:tc>
          <w:tcPr>
            <w:tcW w:w="4500" w:type="dxa"/>
            <w:tcPrChange w:id="6980" w:author="김은수" w:date="2026-10-01T01:11:00Z">
              <w:tcPr>
                <w:tcW w:w="4500" w:type="dxa"/>
              </w:tcPr>
            </w:tcPrChange>
          </w:tcPr>
          <w:p w14:paraId="6EF6CE34"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6981" w:author="김은수" w:date="2026-09-30T15:44:00Z" w16du:dateUtc="2026-09-30T06:44:00Z"/>
              </w:rPr>
              <w:pPrChange w:id="6982" w:author="김은수" w:date="2026-10-01T01:11:00Z">
                <w:pPr>
                  <w:keepNext/>
                  <w:spacing w:after="0" w:line="240" w:lineRule="auto"/>
                  <w:cnfStyle w:val="000000000000" w:firstRow="0" w:lastRow="0" w:firstColumn="0" w:lastColumn="0" w:oddVBand="0" w:evenVBand="0" w:oddHBand="0" w:evenHBand="0" w:firstRowFirstColumn="0" w:firstRowLastColumn="0" w:lastRowFirstColumn="0" w:lastRowLastColumn="0"/>
                </w:pPr>
              </w:pPrChange>
            </w:pPr>
            <w:ins w:id="6983" w:author="김은수" w:date="2026-09-30T15:44:00Z" w16du:dateUtc="2026-09-30T06:44:00Z">
              <w:r>
                <w:t>오디오 절대값 최대값 연산</w:t>
              </w:r>
            </w:ins>
          </w:p>
        </w:tc>
      </w:tr>
      <w:tr w:rsidR="00697371" w14:paraId="3BF285F4" w14:textId="77777777">
        <w:trPr>
          <w:cantSplit/>
          <w:ins w:id="6984" w:author="김은수" w:date="2026-09-30T15:44:00Z"/>
          <w:trPrChange w:id="6985"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6986" w:author="김은수" w:date="2026-10-01T01:11:00Z">
              <w:tcPr>
                <w:tcW w:w="2250" w:type="dxa"/>
              </w:tcPr>
            </w:tcPrChange>
          </w:tcPr>
          <w:p w14:paraId="0E4AB6BB" w14:textId="77777777" w:rsidR="00697371" w:rsidRDefault="00220104">
            <w:pPr>
              <w:pStyle w:val="TDC7"/>
              <w:jc w:val="center"/>
              <w:rPr>
                <w:ins w:id="6987" w:author="김은수" w:date="2026-09-30T15:44:00Z" w16du:dateUtc="2026-09-30T06:44:00Z"/>
              </w:rPr>
              <w:pPrChange w:id="6988" w:author="김은수" w:date="2026-10-01T01:11:00Z">
                <w:pPr>
                  <w:spacing w:after="0" w:line="240" w:lineRule="auto"/>
                </w:pPr>
              </w:pPrChange>
            </w:pPr>
            <w:ins w:id="6989" w:author="김은수" w:date="2026-09-30T15:44:00Z" w16du:dateUtc="2026-09-30T06:44:00Z">
              <w:r>
                <w:t>SI-ID-HEAR-001</w:t>
              </w:r>
            </w:ins>
          </w:p>
        </w:tc>
        <w:tc>
          <w:tcPr>
            <w:tcW w:w="2250" w:type="dxa"/>
            <w:tcPrChange w:id="6990" w:author="김은수" w:date="2026-10-01T01:11:00Z">
              <w:tcPr>
                <w:tcW w:w="2250" w:type="dxa"/>
              </w:tcPr>
            </w:tcPrChange>
          </w:tcPr>
          <w:p w14:paraId="6350D17D"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6991" w:author="김은수" w:date="2026-09-30T15:44:00Z" w16du:dateUtc="2026-09-30T06:44:00Z"/>
              </w:rPr>
              <w:pPrChange w:id="6992"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6993" w:author="김은수" w:date="2026-09-30T15:44:00Z" w16du:dateUtc="2026-09-30T06:44:00Z">
              <w:r>
                <w:t>SU-ID-HEAR-002</w:t>
              </w:r>
            </w:ins>
          </w:p>
        </w:tc>
        <w:tc>
          <w:tcPr>
            <w:tcW w:w="4500" w:type="dxa"/>
            <w:tcPrChange w:id="6994" w:author="김은수" w:date="2026-10-01T01:11:00Z">
              <w:tcPr>
                <w:tcW w:w="4500" w:type="dxa"/>
              </w:tcPr>
            </w:tcPrChange>
          </w:tcPr>
          <w:p w14:paraId="2E819309"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6995" w:author="김은수" w:date="2026-09-30T15:44:00Z" w16du:dateUtc="2026-09-30T06:44:00Z"/>
              </w:rPr>
              <w:pPrChange w:id="6996"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6997" w:author="김은수" w:date="2026-09-30T15:44:00Z" w16du:dateUtc="2026-09-30T06:44:00Z">
              <w:r>
                <w:t>창 적용 FFT와 크기 연산</w:t>
              </w:r>
            </w:ins>
          </w:p>
        </w:tc>
      </w:tr>
    </w:tbl>
    <w:p w14:paraId="6209B8A1" w14:textId="77777777" w:rsidR="000A4182" w:rsidRDefault="000A4182">
      <w:pPr>
        <w:pStyle w:val="TDC10"/>
        <w:spacing w:after="0"/>
        <w:rPr>
          <w:ins w:id="6998" w:author="김은수" w:date="2026-10-01T03:22:00Z"/>
        </w:rPr>
      </w:pPr>
    </w:p>
    <w:p w14:paraId="29FCF446" w14:textId="77777777" w:rsidR="00697371" w:rsidRPr="00E00010" w:rsidRDefault="00220104">
      <w:pPr>
        <w:pStyle w:val="TDC2"/>
        <w:pageBreakBefore/>
        <w:rPr>
          <w:ins w:id="6999" w:author="김은수" w:date="2026-09-30T15:44:00Z" w16du:dateUtc="2026-09-30T06:44:00Z"/>
        </w:rPr>
        <w:pPrChange w:id="7000" w:author="김은수" w:date="2026-10-01T01:11:00Z">
          <w:pPr>
            <w:pStyle w:val="2"/>
            <w:pageBreakBefore/>
            <w:numPr>
              <w:ilvl w:val="1"/>
              <w:numId w:val="7"/>
            </w:numPr>
            <w:tabs>
              <w:tab w:val="num" w:pos="567"/>
            </w:tabs>
            <w:ind w:left="567" w:hanging="425"/>
          </w:pPr>
        </w:pPrChange>
      </w:pPr>
      <w:bookmarkStart w:id="7001" w:name="_Toc241675565"/>
      <w:ins w:id="7002" w:author="김은수" w:date="2026-09-30T15:44:00Z" w16du:dateUtc="2026-09-30T06:44:00Z">
        <w:r>
          <w:lastRenderedPageBreak/>
          <w:t>Signal Processing Module</w:t>
        </w:r>
        <w:bookmarkEnd w:id="7001"/>
      </w:ins>
    </w:p>
    <w:p w14:paraId="6833D79A" w14:textId="77777777" w:rsidR="00697371" w:rsidRPr="00E00010" w:rsidRDefault="00220104">
      <w:pPr>
        <w:pStyle w:val="TDC3"/>
        <w:rPr>
          <w:ins w:id="7003" w:author="김은수" w:date="2026-09-30T15:44:00Z" w16du:dateUtc="2026-09-30T06:44:00Z"/>
        </w:rPr>
        <w:pPrChange w:id="7004" w:author="김은수" w:date="2026-10-01T01:11:00Z">
          <w:pPr>
            <w:pStyle w:val="3"/>
            <w:numPr>
              <w:ilvl w:val="2"/>
              <w:numId w:val="7"/>
            </w:numPr>
            <w:tabs>
              <w:tab w:val="num" w:pos="850"/>
            </w:tabs>
            <w:ind w:left="1000" w:hanging="400"/>
          </w:pPr>
        </w:pPrChange>
      </w:pPr>
      <w:bookmarkStart w:id="7005" w:name="_Toc241675566"/>
      <w:ins w:id="7006" w:author="김은수" w:date="2026-09-30T15:44:00Z" w16du:dateUtc="2026-09-30T06:44:00Z">
        <w:r>
          <w:t>SI-ID-HEAR-001, 신호처리 모듈</w:t>
        </w:r>
        <w:bookmarkEnd w:id="7005"/>
      </w:ins>
    </w:p>
    <w:p w14:paraId="27E3154D" w14:textId="77777777" w:rsidR="00697371" w:rsidRPr="00E00010" w:rsidRDefault="00220104">
      <w:pPr>
        <w:pStyle w:val="TDC4"/>
        <w:rPr>
          <w:ins w:id="7007" w:author="김은수" w:date="2026-09-30T15:44:00Z" w16du:dateUtc="2026-09-30T06:44:00Z"/>
        </w:rPr>
        <w:pPrChange w:id="7008" w:author="김은수" w:date="2026-10-01T01:11:00Z">
          <w:pPr>
            <w:pStyle w:val="4"/>
            <w:numPr>
              <w:ilvl w:val="3"/>
              <w:numId w:val="7"/>
            </w:numPr>
            <w:tabs>
              <w:tab w:val="num" w:pos="1134"/>
            </w:tabs>
            <w:ind w:left="1200" w:hanging="400"/>
          </w:pPr>
        </w:pPrChange>
      </w:pPr>
      <w:ins w:id="7009" w:author="김은수" w:date="2026-09-30T15:44:00Z" w16du:dateUtc="2026-09-30T06:44:00Z">
        <w:r>
          <w:t>SU-ID-HEAR-001, 오디오 절대값 최대값 연산</w:t>
        </w:r>
      </w:ins>
    </w:p>
    <w:p w14:paraId="4DB4E318" w14:textId="77777777" w:rsidR="00084C76" w:rsidRDefault="00084C76">
      <w:pPr>
        <w:pStyle w:val="TDC40"/>
        <w:keepNext/>
        <w:rPr>
          <w:ins w:id="7010" w:author="김은수" w:date="2026-10-01T12:05:00Z" w16du:dateUtc="2026-10-01T03:05:00Z"/>
        </w:rPr>
        <w:pPrChange w:id="7011" w:author="김은수" w:date="2026-10-01T03:22:00Z">
          <w:pPr>
            <w:pStyle w:val="TDC40"/>
          </w:pPr>
        </w:pPrChange>
      </w:pPr>
      <w:ins w:id="7012" w:author="김은수" w:date="2026-10-01T12:05:00Z" w16du:dateUtc="2026-10-01T03:05:00Z">
        <w:r>
          <w:t>CFX가 1ms 블록의 크기를 빠르게 얻도록 벡터 연산을 수행한다.</w:t>
        </w:r>
      </w:ins>
    </w:p>
    <w:p w14:paraId="2F78EB6F" w14:textId="77777777" w:rsidR="00084C76" w:rsidRDefault="00084C76">
      <w:pPr>
        <w:pStyle w:val="TDC42"/>
        <w:rPr>
          <w:ins w:id="7013" w:author="김은수" w:date="2026-10-01T12:05:00Z" w16du:dateUtc="2026-10-01T03:05:00Z"/>
        </w:rPr>
      </w:pPr>
      <w:ins w:id="7014" w:author="김은수" w:date="2026-10-01T12:05:00Z" w16du:dateUtc="2026-10-01T03:05:00Z">
        <w:r>
          <w:t xml:space="preserve">표 </w:t>
        </w:r>
        <w:r>
          <w:fldChar w:fldCharType="begin"/>
        </w:r>
        <w:r>
          <w:instrText>SEQ 표 \* ARABIC</w:instrText>
        </w:r>
        <w:r>
          <w:fldChar w:fldCharType="separate"/>
        </w:r>
        <w:r>
          <w:t>90</w:t>
        </w:r>
        <w:r>
          <w:fldChar w:fldCharType="end"/>
        </w:r>
        <w:r>
          <w:t>. 오디오 절대값 최대값 연산 / 유닛 설계 내용</w:t>
        </w:r>
      </w:ins>
    </w:p>
    <w:tbl>
      <w:tblPr>
        <w:tblStyle w:val="TDC41"/>
        <w:tblW w:w="8816" w:type="dxa"/>
        <w:tblLayout w:type="fixed"/>
        <w:tblLook w:val="04A0" w:firstRow="1" w:lastRow="0" w:firstColumn="1" w:lastColumn="0" w:noHBand="0" w:noVBand="1"/>
        <w:tblPrChange w:id="7015"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7016">
          <w:tblGrid>
            <w:gridCol w:w="360"/>
            <w:gridCol w:w="360"/>
            <w:gridCol w:w="584"/>
            <w:gridCol w:w="7512"/>
          </w:tblGrid>
        </w:tblGridChange>
      </w:tblGrid>
      <w:tr w:rsidR="00084C76" w14:paraId="41525876" w14:textId="77777777" w:rsidTr="00ED2C93">
        <w:trPr>
          <w:cnfStyle w:val="100000000000" w:firstRow="1" w:lastRow="0" w:firstColumn="0" w:lastColumn="0" w:oddVBand="0" w:evenVBand="0" w:oddHBand="0" w:evenHBand="0" w:firstRowFirstColumn="0" w:firstRowLastColumn="0" w:lastRowFirstColumn="0" w:lastRowLastColumn="0"/>
          <w:cantSplit/>
          <w:tblHeader/>
          <w:ins w:id="7017" w:author="김은수" w:date="2026-10-01T12:05:00Z"/>
          <w:trPrChange w:id="7018"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7019" w:author="김은수" w:date="2026-10-01T03:22:00Z">
              <w:tcPr>
                <w:tcW w:w="1304" w:type="dxa"/>
              </w:tcPr>
            </w:tcPrChange>
          </w:tcPr>
          <w:p w14:paraId="4CECC163"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7020" w:author="김은수" w:date="2026-10-01T12:05:00Z" w16du:dateUtc="2026-10-01T03:05:00Z"/>
              </w:rPr>
            </w:pPr>
            <w:ins w:id="7021" w:author="김은수" w:date="2026-10-01T12:05:00Z" w16du:dateUtc="2026-10-01T03:05:00Z">
              <w:r>
                <w:t>항목</w:t>
              </w:r>
            </w:ins>
          </w:p>
        </w:tc>
        <w:tc>
          <w:tcPr>
            <w:tcW w:w="7512" w:type="dxa"/>
            <w:tcPrChange w:id="7022" w:author="김은수" w:date="2026-10-01T03:22:00Z">
              <w:tcPr>
                <w:tcW w:w="7512" w:type="dxa"/>
              </w:tcPr>
            </w:tcPrChange>
          </w:tcPr>
          <w:p w14:paraId="31C3D86B"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7023" w:author="김은수" w:date="2026-10-01T12:05:00Z" w16du:dateUtc="2026-10-01T03:05:00Z"/>
              </w:rPr>
            </w:pPr>
            <w:ins w:id="7024" w:author="김은수" w:date="2026-10-01T12:05:00Z" w16du:dateUtc="2026-10-01T03:05:00Z">
              <w:r>
                <w:t>설계 내용</w:t>
              </w:r>
            </w:ins>
          </w:p>
        </w:tc>
      </w:tr>
      <w:tr w:rsidR="00084C76" w14:paraId="5CB7CB12" w14:textId="77777777" w:rsidTr="00ED2C93">
        <w:trPr>
          <w:cantSplit/>
          <w:ins w:id="7025" w:author="김은수" w:date="2026-10-01T12:05:00Z"/>
          <w:trPrChange w:id="7026"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7027" w:author="김은수" w:date="2026-10-01T03:22:00Z">
              <w:tcPr>
                <w:tcW w:w="1304" w:type="dxa"/>
              </w:tcPr>
            </w:tcPrChange>
          </w:tcPr>
          <w:p w14:paraId="0F188DAC" w14:textId="77777777" w:rsidR="00084C76" w:rsidRDefault="00084C76">
            <w:pPr>
              <w:pStyle w:val="TDCe"/>
              <w:rPr>
                <w:ins w:id="7028" w:author="김은수" w:date="2026-10-01T12:05:00Z" w16du:dateUtc="2026-10-01T03:05:00Z"/>
              </w:rPr>
            </w:pPr>
            <w:ins w:id="7029" w:author="김은수" w:date="2026-10-01T12:05:00Z" w16du:dateUtc="2026-10-01T03:05:00Z">
              <w:r>
                <w:t>입력</w:t>
              </w:r>
            </w:ins>
          </w:p>
        </w:tc>
        <w:tc>
          <w:tcPr>
            <w:tcW w:w="7512" w:type="dxa"/>
            <w:tcPrChange w:id="7030" w:author="김은수" w:date="2026-10-01T03:22:00Z">
              <w:tcPr>
                <w:tcW w:w="7512" w:type="dxa"/>
              </w:tcPr>
            </w:tcPrChange>
          </w:tcPr>
          <w:p w14:paraId="3BFFBB0E"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7031" w:author="김은수" w:date="2026-10-01T12:05:00Z" w16du:dateUtc="2026-10-01T03:05:00Z"/>
              </w:rPr>
            </w:pPr>
            <w:ins w:id="7032" w:author="김은수" w:date="2026-10-01T12:05:00Z" w16du:dateUtc="2026-10-01T03:05:00Z">
              <w:r>
                <w:t>혼합 오디오 16표본</w:t>
              </w:r>
            </w:ins>
          </w:p>
        </w:tc>
      </w:tr>
      <w:tr w:rsidR="00084C76" w14:paraId="32B13F63" w14:textId="77777777" w:rsidTr="00ED2C93">
        <w:trPr>
          <w:cantSplit/>
          <w:ins w:id="7033" w:author="김은수" w:date="2026-10-01T12:05:00Z"/>
          <w:trPrChange w:id="7034"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7035" w:author="김은수" w:date="2026-10-01T03:22:00Z">
              <w:tcPr>
                <w:tcW w:w="1304" w:type="dxa"/>
              </w:tcPr>
            </w:tcPrChange>
          </w:tcPr>
          <w:p w14:paraId="11F65A38" w14:textId="77777777" w:rsidR="00084C76" w:rsidRDefault="00084C76">
            <w:pPr>
              <w:pStyle w:val="TDCe"/>
              <w:rPr>
                <w:ins w:id="7036" w:author="김은수" w:date="2026-10-01T12:05:00Z" w16du:dateUtc="2026-10-01T03:05:00Z"/>
              </w:rPr>
            </w:pPr>
            <w:ins w:id="7037" w:author="김은수" w:date="2026-10-01T12:05:00Z" w16du:dateUtc="2026-10-01T03:05:00Z">
              <w:r>
                <w:t>출력</w:t>
              </w:r>
            </w:ins>
          </w:p>
        </w:tc>
        <w:tc>
          <w:tcPr>
            <w:tcW w:w="7512" w:type="dxa"/>
            <w:tcPrChange w:id="7038" w:author="김은수" w:date="2026-10-01T03:22:00Z">
              <w:tcPr>
                <w:tcW w:w="7512" w:type="dxa"/>
              </w:tcPr>
            </w:tcPrChange>
          </w:tcPr>
          <w:p w14:paraId="32EFC04E"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7039" w:author="김은수" w:date="2026-10-01T12:05:00Z" w16du:dateUtc="2026-10-01T03:05:00Z"/>
              </w:rPr>
            </w:pPr>
            <w:ins w:id="7040" w:author="김은수" w:date="2026-10-01T12:05:00Z" w16du:dateUtc="2026-10-01T03:05:00Z">
              <w:r>
                <w:t>절대값 16개, 최대값, 완료 이벤트 0</w:t>
              </w:r>
            </w:ins>
          </w:p>
        </w:tc>
      </w:tr>
      <w:tr w:rsidR="00084C76" w14:paraId="39C0B948" w14:textId="77777777" w:rsidTr="00ED2C93">
        <w:trPr>
          <w:cantSplit/>
          <w:ins w:id="7041" w:author="김은수" w:date="2026-10-01T12:05:00Z"/>
          <w:trPrChange w:id="7042"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7043" w:author="김은수" w:date="2026-10-01T03:22:00Z">
              <w:tcPr>
                <w:tcW w:w="1304" w:type="dxa"/>
              </w:tcPr>
            </w:tcPrChange>
          </w:tcPr>
          <w:p w14:paraId="54D984A4" w14:textId="77777777" w:rsidR="00084C76" w:rsidRDefault="00084C76">
            <w:pPr>
              <w:pStyle w:val="TDCe"/>
              <w:rPr>
                <w:ins w:id="7044" w:author="김은수" w:date="2026-10-01T12:05:00Z" w16du:dateUtc="2026-10-01T03:05:00Z"/>
              </w:rPr>
            </w:pPr>
            <w:ins w:id="7045" w:author="김은수" w:date="2026-10-01T12:05:00Z" w16du:dateUtc="2026-10-01T03:05:00Z">
              <w:r>
                <w:t>처리</w:t>
              </w:r>
            </w:ins>
          </w:p>
        </w:tc>
        <w:tc>
          <w:tcPr>
            <w:tcW w:w="7512" w:type="dxa"/>
            <w:tcPrChange w:id="7046" w:author="김은수" w:date="2026-10-01T03:22:00Z">
              <w:tcPr>
                <w:tcW w:w="7512" w:type="dxa"/>
              </w:tcPr>
            </w:tcPrChange>
          </w:tcPr>
          <w:p w14:paraId="37C272F4"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7047" w:author="김은수" w:date="2026-10-01T12:05:00Z" w16du:dateUtc="2026-10-01T03:05:00Z"/>
              </w:rPr>
            </w:pPr>
            <w:ins w:id="7048" w:author="김은수" w:date="2026-10-01T12:05:00Z" w16du:dateUtc="2026-10-01T03:05:00Z">
              <w:r>
                <w:t>vAbsolute로 16개 표본의 절대값을 구하고 MaxElement로 그 중 최대값을 같은 버퍼 첫 칸에 덮어쓴다. 전체 체인이 끝나면 이벤트 0을 발생시킨다.</w:t>
              </w:r>
            </w:ins>
          </w:p>
        </w:tc>
      </w:tr>
    </w:tbl>
    <w:p w14:paraId="3190D34D" w14:textId="77777777" w:rsidR="00084C76" w:rsidRDefault="00084C76">
      <w:pPr>
        <w:pStyle w:val="TDC40"/>
        <w:spacing w:after="0"/>
        <w:rPr>
          <w:ins w:id="7049" w:author="김은수" w:date="2026-10-01T12:05:00Z" w16du:dateUtc="2026-10-01T03:05:00Z"/>
        </w:rPr>
        <w:pPrChange w:id="7050" w:author="김은수" w:date="2026-10-01T03:22:00Z">
          <w:pPr>
            <w:pStyle w:val="TDC40"/>
          </w:pPr>
        </w:pPrChange>
      </w:pPr>
    </w:p>
    <w:p w14:paraId="1C070A24" w14:textId="77777777" w:rsidR="00084C76" w:rsidRDefault="00084C76">
      <w:pPr>
        <w:pStyle w:val="TDC43"/>
        <w:rPr>
          <w:ins w:id="7051" w:author="김은수" w:date="2026-10-01T12:05:00Z" w16du:dateUtc="2026-10-01T03:05:00Z"/>
        </w:rPr>
      </w:pPr>
      <w:ins w:id="7052" w:author="김은수" w:date="2026-10-01T12:05:00Z" w16du:dateUtc="2026-10-01T03:05:00Z">
        <w:r>
          <w:t>입출력 예 : 입력=[0,-32,17,-100,99, 나머지 0]이면 vAbsolute 직후 [0,32,17,100,99, 나머지 0]이다. CMD 0 체인이 끝나면 첫 칸을 최대값 100으로 바꾸어 [100,32,17,100,99, 나머지 0]으로 저장하고 완료 이벤트 0을 발생시킨다.</w:t>
        </w:r>
      </w:ins>
    </w:p>
    <w:p w14:paraId="551CC066" w14:textId="77777777" w:rsidR="00697371" w:rsidRPr="00E00010" w:rsidRDefault="00220104">
      <w:pPr>
        <w:pStyle w:val="TDC4"/>
        <w:pageBreakBefore/>
        <w:rPr>
          <w:ins w:id="7053" w:author="김은수" w:date="2026-09-30T15:44:00Z" w16du:dateUtc="2026-09-30T06:44:00Z"/>
        </w:rPr>
        <w:pPrChange w:id="7054" w:author="김은수" w:date="2026-10-01T01:11:00Z">
          <w:pPr>
            <w:pStyle w:val="4"/>
            <w:numPr>
              <w:ilvl w:val="3"/>
              <w:numId w:val="7"/>
            </w:numPr>
            <w:tabs>
              <w:tab w:val="num" w:pos="1134"/>
            </w:tabs>
            <w:ind w:left="1200" w:hanging="400"/>
          </w:pPr>
        </w:pPrChange>
      </w:pPr>
      <w:ins w:id="7055" w:author="김은수" w:date="2026-09-30T15:44:00Z" w16du:dateUtc="2026-09-30T06:44:00Z">
        <w:r>
          <w:lastRenderedPageBreak/>
          <w:t>SU-ID-HEAR-002, 창 적용 FFT와 크기 연산</w:t>
        </w:r>
      </w:ins>
    </w:p>
    <w:p w14:paraId="4B0DE12C" w14:textId="77777777" w:rsidR="00084C76" w:rsidRDefault="00084C76">
      <w:pPr>
        <w:pStyle w:val="TDC40"/>
        <w:keepNext/>
        <w:rPr>
          <w:ins w:id="7056" w:author="김은수" w:date="2026-10-01T12:05:00Z" w16du:dateUtc="2026-10-01T03:05:00Z"/>
        </w:rPr>
        <w:pPrChange w:id="7057" w:author="김은수" w:date="2026-10-01T03:22:00Z">
          <w:pPr>
            <w:pStyle w:val="TDC40"/>
          </w:pPr>
        </w:pPrChange>
      </w:pPr>
      <w:bookmarkStart w:id="7058" w:name="_Toc241675567"/>
      <w:ins w:id="7059" w:author="김은수" w:date="2026-10-01T12:05:00Z" w16du:dateUtc="2026-10-01T03:05:00Z">
        <w:r>
          <w:t>시간 표본을 주파수별 크기로 바꾸어 CFX 대역 분석에 전달한다.</w:t>
        </w:r>
      </w:ins>
    </w:p>
    <w:p w14:paraId="6E841FD6" w14:textId="77777777" w:rsidR="00084C76" w:rsidRDefault="00084C76">
      <w:pPr>
        <w:pStyle w:val="TDC42"/>
        <w:rPr>
          <w:ins w:id="7060" w:author="김은수" w:date="2026-10-01T12:05:00Z" w16du:dateUtc="2026-10-01T03:05:00Z"/>
        </w:rPr>
      </w:pPr>
      <w:ins w:id="7061" w:author="김은수" w:date="2026-10-01T12:05:00Z" w16du:dateUtc="2026-10-01T03:05:00Z">
        <w:r>
          <w:t xml:space="preserve">표 </w:t>
        </w:r>
        <w:r>
          <w:fldChar w:fldCharType="begin"/>
        </w:r>
        <w:r>
          <w:instrText>SEQ 표 \* ARABIC</w:instrText>
        </w:r>
        <w:r>
          <w:fldChar w:fldCharType="separate"/>
        </w:r>
        <w:r>
          <w:t>91</w:t>
        </w:r>
        <w:r>
          <w:fldChar w:fldCharType="end"/>
        </w:r>
        <w:r>
          <w:t>. 창 적용 FFT와 크기 연산 / 유닛 설계 내용</w:t>
        </w:r>
      </w:ins>
    </w:p>
    <w:tbl>
      <w:tblPr>
        <w:tblStyle w:val="TDC41"/>
        <w:tblW w:w="8816" w:type="dxa"/>
        <w:tblLayout w:type="fixed"/>
        <w:tblLook w:val="04A0" w:firstRow="1" w:lastRow="0" w:firstColumn="1" w:lastColumn="0" w:noHBand="0" w:noVBand="1"/>
        <w:tblPrChange w:id="7062"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7063">
          <w:tblGrid>
            <w:gridCol w:w="360"/>
            <w:gridCol w:w="360"/>
            <w:gridCol w:w="584"/>
            <w:gridCol w:w="7512"/>
          </w:tblGrid>
        </w:tblGridChange>
      </w:tblGrid>
      <w:tr w:rsidR="00084C76" w14:paraId="2BA714E9" w14:textId="77777777" w:rsidTr="00F82A47">
        <w:trPr>
          <w:cnfStyle w:val="100000000000" w:firstRow="1" w:lastRow="0" w:firstColumn="0" w:lastColumn="0" w:oddVBand="0" w:evenVBand="0" w:oddHBand="0" w:evenHBand="0" w:firstRowFirstColumn="0" w:firstRowLastColumn="0" w:lastRowFirstColumn="0" w:lastRowLastColumn="0"/>
          <w:cantSplit/>
          <w:tblHeader/>
          <w:ins w:id="7064" w:author="김은수" w:date="2026-10-01T12:05:00Z"/>
          <w:trPrChange w:id="7065"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7066" w:author="김은수" w:date="2026-10-01T03:22:00Z">
              <w:tcPr>
                <w:tcW w:w="1304" w:type="dxa"/>
              </w:tcPr>
            </w:tcPrChange>
          </w:tcPr>
          <w:p w14:paraId="5DC64030"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7067" w:author="김은수" w:date="2026-10-01T12:05:00Z" w16du:dateUtc="2026-10-01T03:05:00Z"/>
              </w:rPr>
            </w:pPr>
            <w:ins w:id="7068" w:author="김은수" w:date="2026-10-01T12:05:00Z" w16du:dateUtc="2026-10-01T03:05:00Z">
              <w:r>
                <w:t>항목</w:t>
              </w:r>
            </w:ins>
          </w:p>
        </w:tc>
        <w:tc>
          <w:tcPr>
            <w:tcW w:w="7512" w:type="dxa"/>
            <w:tcPrChange w:id="7069" w:author="김은수" w:date="2026-10-01T03:22:00Z">
              <w:tcPr>
                <w:tcW w:w="7512" w:type="dxa"/>
              </w:tcPr>
            </w:tcPrChange>
          </w:tcPr>
          <w:p w14:paraId="19995D90"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7070" w:author="김은수" w:date="2026-10-01T12:05:00Z" w16du:dateUtc="2026-10-01T03:05:00Z"/>
              </w:rPr>
            </w:pPr>
            <w:ins w:id="7071" w:author="김은수" w:date="2026-10-01T12:05:00Z" w16du:dateUtc="2026-10-01T03:05:00Z">
              <w:r>
                <w:t>설계 내용</w:t>
              </w:r>
            </w:ins>
          </w:p>
        </w:tc>
      </w:tr>
      <w:tr w:rsidR="00084C76" w14:paraId="39719AB3" w14:textId="77777777" w:rsidTr="00F82A47">
        <w:trPr>
          <w:cantSplit/>
          <w:ins w:id="7072" w:author="김은수" w:date="2026-10-01T12:05:00Z"/>
          <w:trPrChange w:id="7073"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7074" w:author="김은수" w:date="2026-10-01T03:22:00Z">
              <w:tcPr>
                <w:tcW w:w="1304" w:type="dxa"/>
              </w:tcPr>
            </w:tcPrChange>
          </w:tcPr>
          <w:p w14:paraId="43D9FFF1" w14:textId="77777777" w:rsidR="00084C76" w:rsidRDefault="00084C76">
            <w:pPr>
              <w:pStyle w:val="TDCe"/>
              <w:rPr>
                <w:ins w:id="7075" w:author="김은수" w:date="2026-10-01T12:05:00Z" w16du:dateUtc="2026-10-01T03:05:00Z"/>
              </w:rPr>
            </w:pPr>
            <w:ins w:id="7076" w:author="김은수" w:date="2026-10-01T12:05:00Z" w16du:dateUtc="2026-10-01T03:05:00Z">
              <w:r>
                <w:t>입력</w:t>
              </w:r>
            </w:ins>
          </w:p>
        </w:tc>
        <w:tc>
          <w:tcPr>
            <w:tcW w:w="7512" w:type="dxa"/>
            <w:tcPrChange w:id="7077" w:author="김은수" w:date="2026-10-01T03:22:00Z">
              <w:tcPr>
                <w:tcW w:w="7512" w:type="dxa"/>
              </w:tcPr>
            </w:tcPrChange>
          </w:tcPr>
          <w:p w14:paraId="1D3C9D77"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7078" w:author="김은수" w:date="2026-10-01T12:05:00Z" w16du:dateUtc="2026-10-01T03:05:00Z"/>
              </w:rPr>
            </w:pPr>
            <w:ins w:id="7079" w:author="김은수" w:date="2026-10-01T12:05:00Z" w16du:dateUtc="2026-10-01T03:05:00Z">
              <w:r>
                <w:t>FFT FIFO 512표본, 창 계수 512개</w:t>
              </w:r>
            </w:ins>
          </w:p>
        </w:tc>
      </w:tr>
      <w:tr w:rsidR="00084C76" w14:paraId="4F2F1477" w14:textId="77777777" w:rsidTr="00F82A47">
        <w:trPr>
          <w:cantSplit/>
          <w:ins w:id="7080" w:author="김은수" w:date="2026-10-01T12:05:00Z"/>
          <w:trPrChange w:id="7081"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7082" w:author="김은수" w:date="2026-10-01T03:22:00Z">
              <w:tcPr>
                <w:tcW w:w="1304" w:type="dxa"/>
              </w:tcPr>
            </w:tcPrChange>
          </w:tcPr>
          <w:p w14:paraId="56488EE8" w14:textId="77777777" w:rsidR="00084C76" w:rsidRDefault="00084C76">
            <w:pPr>
              <w:pStyle w:val="TDCe"/>
              <w:rPr>
                <w:ins w:id="7083" w:author="김은수" w:date="2026-10-01T12:05:00Z" w16du:dateUtc="2026-10-01T03:05:00Z"/>
              </w:rPr>
            </w:pPr>
            <w:ins w:id="7084" w:author="김은수" w:date="2026-10-01T12:05:00Z" w16du:dateUtc="2026-10-01T03:05:00Z">
              <w:r>
                <w:t>출력</w:t>
              </w:r>
            </w:ins>
          </w:p>
        </w:tc>
        <w:tc>
          <w:tcPr>
            <w:tcW w:w="7512" w:type="dxa"/>
            <w:tcPrChange w:id="7085" w:author="김은수" w:date="2026-10-01T03:22:00Z">
              <w:tcPr>
                <w:tcW w:w="7512" w:type="dxa"/>
              </w:tcPr>
            </w:tcPrChange>
          </w:tcPr>
          <w:p w14:paraId="389F37DE"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7086" w:author="김은수" w:date="2026-10-01T12:05:00Z" w16du:dateUtc="2026-10-01T03:05:00Z"/>
              </w:rPr>
            </w:pPr>
            <w:ins w:id="7087" w:author="김은수" w:date="2026-10-01T12:05:00Z" w16du:dateUtc="2026-10-01T03:05:00Z">
              <w:r>
                <w:t>FFT 복소수, vMag 256개, 완료 이벤트 1</w:t>
              </w:r>
            </w:ins>
          </w:p>
        </w:tc>
      </w:tr>
      <w:tr w:rsidR="00084C76" w14:paraId="2F106575" w14:textId="77777777" w:rsidTr="00F82A47">
        <w:trPr>
          <w:cantSplit/>
          <w:ins w:id="7088" w:author="김은수" w:date="2026-10-01T12:05:00Z"/>
          <w:trPrChange w:id="7089"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7090" w:author="김은수" w:date="2026-10-01T03:22:00Z">
              <w:tcPr>
                <w:tcW w:w="1304" w:type="dxa"/>
              </w:tcPr>
            </w:tcPrChange>
          </w:tcPr>
          <w:p w14:paraId="5C310ABF" w14:textId="77777777" w:rsidR="00084C76" w:rsidRDefault="00084C76">
            <w:pPr>
              <w:pStyle w:val="TDCe"/>
              <w:rPr>
                <w:ins w:id="7091" w:author="김은수" w:date="2026-10-01T12:05:00Z" w16du:dateUtc="2026-10-01T03:05:00Z"/>
              </w:rPr>
            </w:pPr>
            <w:ins w:id="7092" w:author="김은수" w:date="2026-10-01T12:05:00Z" w16du:dateUtc="2026-10-01T03:05:00Z">
              <w:r>
                <w:t>처리</w:t>
              </w:r>
            </w:ins>
          </w:p>
        </w:tc>
        <w:tc>
          <w:tcPr>
            <w:tcW w:w="7512" w:type="dxa"/>
            <w:tcPrChange w:id="7093" w:author="김은수" w:date="2026-10-01T03:22:00Z">
              <w:tcPr>
                <w:tcW w:w="7512" w:type="dxa"/>
              </w:tcPr>
            </w:tcPrChange>
          </w:tcPr>
          <w:p w14:paraId="60762258"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7094" w:author="김은수" w:date="2026-10-01T12:05:00Z" w16du:dateUtc="2026-10-01T03:05:00Z"/>
              </w:rPr>
            </w:pPr>
            <w:ins w:id="7095" w:author="김은수" w:date="2026-10-01T12:05:00Z" w16du:dateUtc="2026-10-01T03:05:00Z">
              <w:r>
                <w:t>Win_DFT_R_Forward 512점 연산 후 vMag를 256개 결과에 적용한다. 두 연산을 같은 체인에서 순차 실행하고 끝에서 이벤트 1을 발생시킨다.</w:t>
              </w:r>
            </w:ins>
          </w:p>
        </w:tc>
      </w:tr>
    </w:tbl>
    <w:p w14:paraId="23110B07" w14:textId="77777777" w:rsidR="00084C76" w:rsidRDefault="00084C76">
      <w:pPr>
        <w:pStyle w:val="TDC40"/>
        <w:spacing w:after="0"/>
        <w:rPr>
          <w:ins w:id="7096" w:author="김은수" w:date="2026-10-01T12:05:00Z" w16du:dateUtc="2026-10-01T03:05:00Z"/>
        </w:rPr>
        <w:pPrChange w:id="7097" w:author="김은수" w:date="2026-10-01T03:22:00Z">
          <w:pPr>
            <w:pStyle w:val="TDC40"/>
          </w:pPr>
        </w:pPrChange>
      </w:pPr>
    </w:p>
    <w:p w14:paraId="5FE0D6FE" w14:textId="77777777" w:rsidR="00084C76" w:rsidRDefault="00084C76">
      <w:pPr>
        <w:pStyle w:val="TDC43"/>
        <w:rPr>
          <w:ins w:id="7098" w:author="김은수" w:date="2026-10-01T12:05:00Z" w16du:dateUtc="2026-10-01T03:05:00Z"/>
        </w:rPr>
      </w:pPr>
      <w:ins w:id="7099" w:author="김은수" w:date="2026-10-01T12:05:00Z" w16du:dateUtc="2026-10-01T03:05:00Z">
        <w:r>
          <w:t>입출력 예 : 512점 Hanning 창과 입력 FIFO 전체가 0이면 FFT/vMag 결과는 모두 0이다. x[n]=round(65536*sin(2*pi*k*n/512)), n=0~511인 순음은 k=32일 때 bin 32(1000Hz), k=64일 때 bin 64(2000Hz)에 0보다 큰 최대값이 나타난다. 두 연산을 마친 뒤 완료 이벤트 1을 발생시킨다.</w:t>
        </w:r>
      </w:ins>
    </w:p>
    <w:p w14:paraId="4FA4CB1A" w14:textId="77777777" w:rsidR="00697371" w:rsidRPr="00E00010" w:rsidRDefault="00220104">
      <w:pPr>
        <w:pStyle w:val="TDC1"/>
        <w:pageBreakBefore/>
        <w:rPr>
          <w:ins w:id="7100" w:author="김은수" w:date="2026-09-30T15:44:00Z" w16du:dateUtc="2026-09-30T06:44:00Z"/>
        </w:rPr>
        <w:pPrChange w:id="7101" w:author="김은수" w:date="2026-10-01T01:11:00Z">
          <w:pPr>
            <w:pStyle w:val="10"/>
            <w:pageBreakBefore/>
            <w:numPr>
              <w:numId w:val="7"/>
            </w:numPr>
            <w:tabs>
              <w:tab w:val="num" w:pos="369"/>
            </w:tabs>
            <w:ind w:left="369" w:hanging="369"/>
          </w:pPr>
        </w:pPrChange>
      </w:pPr>
      <w:ins w:id="7102" w:author="김은수" w:date="2026-09-30T15:44:00Z" w16du:dateUtc="2026-09-30T06:44:00Z">
        <w:r>
          <w:lastRenderedPageBreak/>
          <w:t>CM3 소프트웨어 상세 설계</w:t>
        </w:r>
        <w:bookmarkEnd w:id="7058"/>
      </w:ins>
    </w:p>
    <w:p w14:paraId="001095D1" w14:textId="77777777" w:rsidR="00697371" w:rsidRPr="00E00010" w:rsidRDefault="00220104">
      <w:pPr>
        <w:pStyle w:val="TDC12"/>
        <w:rPr>
          <w:ins w:id="7103" w:author="김은수" w:date="2026-09-30T15:44:00Z" w16du:dateUtc="2026-09-30T06:44:00Z"/>
        </w:rPr>
        <w:pPrChange w:id="7104" w:author="김은수" w:date="2026-10-01T01:11:00Z">
          <w:pPr>
            <w:keepNext/>
            <w:keepLines/>
            <w:widowControl/>
            <w:snapToGrid w:val="0"/>
            <w:spacing w:before="200" w:after="120" w:line="276" w:lineRule="auto"/>
            <w:ind w:left="400"/>
            <w:jc w:val="left"/>
          </w:pPr>
        </w:pPrChange>
      </w:pPr>
      <w:ins w:id="7105" w:author="김은수" w:date="2026-09-30T15:44:00Z" w16du:dateUtc="2026-09-30T06:44:00Z">
        <w:r>
          <w:rPr>
            <w:rPrChange w:id="7106" w:author="김은수" w:date="2026-10-01T01:11:00Z">
              <w:rPr>
                <w:sz w:val="22"/>
              </w:rPr>
            </w:rPrChange>
          </w:rPr>
          <w:t xml:space="preserve">표 </w:t>
        </w:r>
        <w:r>
          <w:rPr>
            <w:rPrChange w:id="7107" w:author="김은수" w:date="2026-10-01T01:11:00Z">
              <w:rPr>
                <w:sz w:val="22"/>
              </w:rPr>
            </w:rPrChange>
          </w:rPr>
          <w:fldChar w:fldCharType="begin"/>
        </w:r>
        <w:r>
          <w:rPr>
            <w:rPrChange w:id="7108" w:author="김은수" w:date="2026-10-01T01:11:00Z">
              <w:rPr>
                <w:sz w:val="22"/>
              </w:rPr>
            </w:rPrChange>
          </w:rPr>
          <w:instrText>SEQ 표 \* ARABIC</w:instrText>
        </w:r>
        <w:r>
          <w:rPr>
            <w:rPrChange w:id="7109" w:author="김은수" w:date="2026-10-01T01:11:00Z">
              <w:rPr>
                <w:sz w:val="22"/>
              </w:rPr>
            </w:rPrChange>
          </w:rPr>
          <w:fldChar w:fldCharType="separate"/>
        </w:r>
        <w:r>
          <w:rPr>
            <w:rPrChange w:id="7110" w:author="김은수" w:date="2026-10-01T01:11:00Z">
              <w:rPr>
                <w:sz w:val="22"/>
              </w:rPr>
            </w:rPrChange>
          </w:rPr>
          <w:t>92</w:t>
        </w:r>
        <w:r>
          <w:rPr>
            <w:rPrChange w:id="7111" w:author="김은수" w:date="2026-10-01T01:11:00Z">
              <w:rPr>
                <w:sz w:val="22"/>
              </w:rPr>
            </w:rPrChange>
          </w:rPr>
          <w:fldChar w:fldCharType="end"/>
        </w:r>
        <w:r>
          <w:rPr>
            <w:rPrChange w:id="7112" w:author="김은수" w:date="2026-10-01T01:11:00Z">
              <w:rPr>
                <w:sz w:val="22"/>
              </w:rPr>
            </w:rPrChange>
          </w:rPr>
          <w:t>. CM3 유닛 목록</w:t>
        </w:r>
      </w:ins>
    </w:p>
    <w:tbl>
      <w:tblPr>
        <w:tblStyle w:val="TDC11"/>
        <w:tblW w:w="0" w:type="auto"/>
        <w:tblLook w:val="04A0" w:firstRow="1" w:lastRow="0" w:firstColumn="1" w:lastColumn="0" w:noHBand="0" w:noVBand="1"/>
        <w:tblPrChange w:id="7113" w:author="김은수" w:date="2026-10-01T01:11:00Z">
          <w:tblPr>
            <w:tblStyle w:val="TDC11"/>
            <w:tblW w:w="0" w:type="nil"/>
            <w:tblLook w:val="04A0" w:firstRow="1" w:lastRow="0" w:firstColumn="1" w:lastColumn="0" w:noHBand="0" w:noVBand="1"/>
          </w:tblPr>
        </w:tblPrChange>
      </w:tblPr>
      <w:tblGrid>
        <w:gridCol w:w="2250"/>
        <w:gridCol w:w="2250"/>
        <w:gridCol w:w="4500"/>
        <w:tblGridChange w:id="7114">
          <w:tblGrid>
            <w:gridCol w:w="360"/>
            <w:gridCol w:w="360"/>
            <w:gridCol w:w="360"/>
            <w:gridCol w:w="1170"/>
            <w:gridCol w:w="2250"/>
            <w:gridCol w:w="4500"/>
          </w:tblGrid>
        </w:tblGridChange>
      </w:tblGrid>
      <w:tr w:rsidR="00697371" w14:paraId="398ED1A6" w14:textId="77777777">
        <w:trPr>
          <w:cnfStyle w:val="100000000000" w:firstRow="1" w:lastRow="0" w:firstColumn="0" w:lastColumn="0" w:oddVBand="0" w:evenVBand="0" w:oddHBand="0" w:evenHBand="0" w:firstRowFirstColumn="0" w:firstRowLastColumn="0" w:lastRowFirstColumn="0" w:lastRowLastColumn="0"/>
          <w:cantSplit/>
          <w:tblHeader/>
          <w:ins w:id="7115" w:author="김은수" w:date="2026-09-30T15:44:00Z"/>
          <w:trPrChange w:id="7116" w:author="김은수" w:date="2026-10-01T01:11:00Z">
            <w:trPr>
              <w:gridAfter w:val="3"/>
              <w:cantSplit/>
              <w:tblHeader/>
            </w:trPr>
          </w:trPrChange>
        </w:trPr>
        <w:tc>
          <w:tcPr>
            <w:cnfStyle w:val="001000000000" w:firstRow="0" w:lastRow="0" w:firstColumn="1" w:lastColumn="0" w:oddVBand="0" w:evenVBand="0" w:oddHBand="0" w:evenHBand="0" w:firstRowFirstColumn="0" w:firstRowLastColumn="0" w:lastRowFirstColumn="0" w:lastRowLastColumn="0"/>
            <w:tcW w:w="2250" w:type="dxa"/>
            <w:tcPrChange w:id="7117" w:author="김은수" w:date="2026-10-01T01:11:00Z">
              <w:tcPr>
                <w:tcW w:w="2250" w:type="dxa"/>
                <w:shd w:val="clear" w:color="auto" w:fill="E7E6E6"/>
              </w:tcPr>
            </w:tcPrChange>
          </w:tcPr>
          <w:p w14:paraId="17501F96" w14:textId="77777777" w:rsidR="00697371" w:rsidRDefault="00220104">
            <w:pPr>
              <w:pStyle w:val="TDC0"/>
              <w:cnfStyle w:val="101000000000" w:firstRow="1" w:lastRow="0" w:firstColumn="1" w:lastColumn="0" w:oddVBand="0" w:evenVBand="0" w:oddHBand="0" w:evenHBand="0" w:firstRowFirstColumn="0" w:firstRowLastColumn="0" w:lastRowFirstColumn="0" w:lastRowLastColumn="0"/>
              <w:rPr>
                <w:ins w:id="7118" w:author="김은수" w:date="2026-09-30T15:44:00Z" w16du:dateUtc="2026-09-30T06:44:00Z"/>
              </w:rPr>
              <w:pPrChange w:id="7119" w:author="김은수" w:date="2026-10-01T01:11:00Z">
                <w:pPr>
                  <w:spacing w:after="0" w:line="240" w:lineRule="auto"/>
                  <w:cnfStyle w:val="101000000000" w:firstRow="1" w:lastRow="0" w:firstColumn="1" w:lastColumn="0" w:oddVBand="0" w:evenVBand="0" w:oddHBand="0" w:evenHBand="0" w:firstRowFirstColumn="0" w:firstRowLastColumn="0" w:lastRowFirstColumn="0" w:lastRowLastColumn="0"/>
                </w:pPr>
              </w:pPrChange>
            </w:pPr>
            <w:ins w:id="7120" w:author="김은수" w:date="2026-09-30T15:44:00Z" w16du:dateUtc="2026-09-30T06:44:00Z">
              <w:r>
                <w:rPr>
                  <w:b/>
                  <w:rPrChange w:id="7121" w:author="김은수" w:date="2026-10-01T01:11:00Z">
                    <w:rPr>
                      <w:rFonts w:asciiTheme="minorHAnsi" w:eastAsiaTheme="minorEastAsia" w:hAnsiTheme="minorHAnsi" w:cstheme="minorBidi"/>
                      <w:b w:val="0"/>
                      <w:color w:val="auto"/>
                      <w:szCs w:val="22"/>
                      <w:lang w:val="en-US"/>
                    </w:rPr>
                  </w:rPrChange>
                </w:rPr>
                <w:t>소프트웨어 항목</w:t>
              </w:r>
            </w:ins>
          </w:p>
        </w:tc>
        <w:tc>
          <w:tcPr>
            <w:tcW w:w="2250" w:type="dxa"/>
            <w:tcPrChange w:id="7122" w:author="김은수" w:date="2026-10-01T01:11:00Z">
              <w:tcPr>
                <w:tcW w:w="2250" w:type="dxa"/>
                <w:shd w:val="clear" w:color="auto" w:fill="E7E6E6"/>
              </w:tcPr>
            </w:tcPrChange>
          </w:tcPr>
          <w:p w14:paraId="77D87ADB" w14:textId="77777777" w:rsidR="00697371" w:rsidRDefault="00220104">
            <w:pPr>
              <w:pStyle w:val="TDC0"/>
              <w:cnfStyle w:val="100000000000" w:firstRow="1" w:lastRow="0" w:firstColumn="0" w:lastColumn="0" w:oddVBand="0" w:evenVBand="0" w:oddHBand="0" w:evenHBand="0" w:firstRowFirstColumn="0" w:firstRowLastColumn="0" w:lastRowFirstColumn="0" w:lastRowLastColumn="0"/>
              <w:rPr>
                <w:ins w:id="7123" w:author="김은수" w:date="2026-09-30T15:44:00Z" w16du:dateUtc="2026-09-30T06:44:00Z"/>
              </w:rPr>
              <w:pPrChange w:id="7124" w:author="김은수" w:date="2026-10-01T01:11:00Z">
                <w:pPr>
                  <w:spacing w:after="0" w:line="240" w:lineRule="auto"/>
                  <w:cnfStyle w:val="100000000000" w:firstRow="1" w:lastRow="0" w:firstColumn="0" w:lastColumn="0" w:oddVBand="0" w:evenVBand="0" w:oddHBand="0" w:evenHBand="0" w:firstRowFirstColumn="0" w:firstRowLastColumn="0" w:lastRowFirstColumn="0" w:lastRowLastColumn="0"/>
                </w:pPr>
              </w:pPrChange>
            </w:pPr>
            <w:ins w:id="7125" w:author="김은수" w:date="2026-09-30T15:44:00Z" w16du:dateUtc="2026-09-30T06:44:00Z">
              <w:r>
                <w:rPr>
                  <w:b/>
                  <w:rPrChange w:id="7126" w:author="김은수" w:date="2026-10-01T01:11:00Z">
                    <w:rPr>
                      <w:rFonts w:asciiTheme="minorHAnsi" w:eastAsiaTheme="minorEastAsia" w:hAnsiTheme="minorHAnsi" w:cstheme="minorBidi"/>
                      <w:b w:val="0"/>
                      <w:color w:val="auto"/>
                      <w:szCs w:val="22"/>
                      <w:lang w:val="en-US"/>
                    </w:rPr>
                  </w:rPrChange>
                </w:rPr>
                <w:t>유닛 ID</w:t>
              </w:r>
            </w:ins>
          </w:p>
        </w:tc>
        <w:tc>
          <w:tcPr>
            <w:tcW w:w="4500" w:type="dxa"/>
            <w:tcPrChange w:id="7127" w:author="김은수" w:date="2026-10-01T01:11:00Z">
              <w:tcPr>
                <w:tcW w:w="4500" w:type="dxa"/>
                <w:shd w:val="clear" w:color="auto" w:fill="E7E6E6"/>
              </w:tcPr>
            </w:tcPrChange>
          </w:tcPr>
          <w:p w14:paraId="46EE285A" w14:textId="77777777" w:rsidR="00697371" w:rsidRDefault="00220104">
            <w:pPr>
              <w:pStyle w:val="TDC0"/>
              <w:cnfStyle w:val="100000000000" w:firstRow="1" w:lastRow="0" w:firstColumn="0" w:lastColumn="0" w:oddVBand="0" w:evenVBand="0" w:oddHBand="0" w:evenHBand="0" w:firstRowFirstColumn="0" w:firstRowLastColumn="0" w:lastRowFirstColumn="0" w:lastRowLastColumn="0"/>
              <w:rPr>
                <w:ins w:id="7128" w:author="김은수" w:date="2026-09-30T15:44:00Z" w16du:dateUtc="2026-09-30T06:44:00Z"/>
              </w:rPr>
              <w:pPrChange w:id="7129" w:author="김은수" w:date="2026-10-01T01:11:00Z">
                <w:pPr>
                  <w:spacing w:after="0" w:line="240" w:lineRule="auto"/>
                  <w:cnfStyle w:val="100000000000" w:firstRow="1" w:lastRow="0" w:firstColumn="0" w:lastColumn="0" w:oddVBand="0" w:evenVBand="0" w:oddHBand="0" w:evenHBand="0" w:firstRowFirstColumn="0" w:firstRowLastColumn="0" w:lastRowFirstColumn="0" w:lastRowLastColumn="0"/>
                </w:pPr>
              </w:pPrChange>
            </w:pPr>
            <w:ins w:id="7130" w:author="김은수" w:date="2026-09-30T15:44:00Z" w16du:dateUtc="2026-09-30T06:44:00Z">
              <w:r>
                <w:rPr>
                  <w:b/>
                  <w:rPrChange w:id="7131" w:author="김은수" w:date="2026-10-01T01:11:00Z">
                    <w:rPr>
                      <w:rFonts w:asciiTheme="minorHAnsi" w:eastAsiaTheme="minorEastAsia" w:hAnsiTheme="minorHAnsi" w:cstheme="minorBidi"/>
                      <w:b w:val="0"/>
                      <w:color w:val="auto"/>
                      <w:szCs w:val="22"/>
                      <w:lang w:val="en-US"/>
                    </w:rPr>
                  </w:rPrChange>
                </w:rPr>
                <w:t>유닛 이름</w:t>
              </w:r>
            </w:ins>
          </w:p>
        </w:tc>
      </w:tr>
      <w:tr w:rsidR="00697371" w14:paraId="13106815" w14:textId="77777777">
        <w:trPr>
          <w:cantSplit/>
          <w:ins w:id="7132" w:author="김은수" w:date="2026-09-30T15:44:00Z"/>
          <w:trPrChange w:id="7133"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7134" w:author="김은수" w:date="2026-10-01T01:11:00Z">
              <w:tcPr>
                <w:tcW w:w="2250" w:type="dxa"/>
              </w:tcPr>
            </w:tcPrChange>
          </w:tcPr>
          <w:p w14:paraId="370D95B0" w14:textId="77777777" w:rsidR="00697371" w:rsidRDefault="00220104">
            <w:pPr>
              <w:pStyle w:val="TDC7"/>
              <w:jc w:val="center"/>
              <w:rPr>
                <w:ins w:id="7135" w:author="김은수" w:date="2026-09-30T15:44:00Z" w16du:dateUtc="2026-09-30T06:44:00Z"/>
              </w:rPr>
              <w:pPrChange w:id="7136" w:author="김은수" w:date="2026-10-01T01:11:00Z">
                <w:pPr>
                  <w:spacing w:after="0" w:line="240" w:lineRule="auto"/>
                </w:pPr>
              </w:pPrChange>
            </w:pPr>
            <w:ins w:id="7137" w:author="김은수" w:date="2026-09-30T15:44:00Z" w16du:dateUtc="2026-09-30T06:44:00Z">
              <w:r>
                <w:t>SI-ID-CM3-001</w:t>
              </w:r>
            </w:ins>
          </w:p>
        </w:tc>
        <w:tc>
          <w:tcPr>
            <w:tcW w:w="2250" w:type="dxa"/>
            <w:tcPrChange w:id="7138" w:author="김은수" w:date="2026-10-01T01:11:00Z">
              <w:tcPr>
                <w:tcW w:w="2250" w:type="dxa"/>
              </w:tcPr>
            </w:tcPrChange>
          </w:tcPr>
          <w:p w14:paraId="1F344640"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139" w:author="김은수" w:date="2026-09-30T15:44:00Z" w16du:dateUtc="2026-09-30T06:44:00Z"/>
              </w:rPr>
              <w:pPrChange w:id="7140"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7141" w:author="김은수" w:date="2026-09-30T15:44:00Z" w16du:dateUtc="2026-09-30T06:44:00Z">
              <w:r>
                <w:t>SU-ID-CM3-001</w:t>
              </w:r>
            </w:ins>
          </w:p>
        </w:tc>
        <w:tc>
          <w:tcPr>
            <w:tcW w:w="4500" w:type="dxa"/>
            <w:tcPrChange w:id="7142" w:author="김은수" w:date="2026-10-01T01:11:00Z">
              <w:tcPr>
                <w:tcW w:w="4500" w:type="dxa"/>
              </w:tcPr>
            </w:tcPrChange>
          </w:tcPr>
          <w:p w14:paraId="3377B967"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143" w:author="김은수" w:date="2026-09-30T15:44:00Z" w16du:dateUtc="2026-09-30T06:44:00Z"/>
              </w:rPr>
              <w:pPrChange w:id="7144"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7145" w:author="김은수" w:date="2026-09-30T15:44:00Z" w16du:dateUtc="2026-09-30T06:44:00Z">
              <w:r>
                <w:t>CM3 주변장치 초기화</w:t>
              </w:r>
            </w:ins>
          </w:p>
        </w:tc>
      </w:tr>
      <w:tr w:rsidR="00697371" w14:paraId="42E1CB4E" w14:textId="77777777">
        <w:trPr>
          <w:cantSplit/>
          <w:ins w:id="7146" w:author="김은수" w:date="2026-09-30T15:44:00Z"/>
          <w:trPrChange w:id="7147"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7148" w:author="김은수" w:date="2026-10-01T01:11:00Z">
              <w:tcPr>
                <w:tcW w:w="2250" w:type="dxa"/>
              </w:tcPr>
            </w:tcPrChange>
          </w:tcPr>
          <w:p w14:paraId="7775A1ED" w14:textId="77777777" w:rsidR="00697371" w:rsidRDefault="00220104">
            <w:pPr>
              <w:pStyle w:val="TDC7"/>
              <w:jc w:val="center"/>
              <w:rPr>
                <w:ins w:id="7149" w:author="김은수" w:date="2026-09-30T15:44:00Z" w16du:dateUtc="2026-09-30T06:44:00Z"/>
              </w:rPr>
              <w:pPrChange w:id="7150" w:author="김은수" w:date="2026-10-01T01:11:00Z">
                <w:pPr>
                  <w:spacing w:after="0" w:line="240" w:lineRule="auto"/>
                </w:pPr>
              </w:pPrChange>
            </w:pPr>
            <w:ins w:id="7151" w:author="김은수" w:date="2026-09-30T15:44:00Z" w16du:dateUtc="2026-09-30T06:44:00Z">
              <w:r>
                <w:t>SI-ID-CM3-001</w:t>
              </w:r>
            </w:ins>
          </w:p>
        </w:tc>
        <w:tc>
          <w:tcPr>
            <w:tcW w:w="2250" w:type="dxa"/>
            <w:tcPrChange w:id="7152" w:author="김은수" w:date="2026-10-01T01:11:00Z">
              <w:tcPr>
                <w:tcW w:w="2250" w:type="dxa"/>
              </w:tcPr>
            </w:tcPrChange>
          </w:tcPr>
          <w:p w14:paraId="76D1F90E"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153" w:author="김은수" w:date="2026-09-30T15:44:00Z" w16du:dateUtc="2026-09-30T06:44:00Z"/>
              </w:rPr>
              <w:pPrChange w:id="7154"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7155" w:author="김은수" w:date="2026-09-30T15:44:00Z" w16du:dateUtc="2026-09-30T06:44:00Z">
              <w:r>
                <w:t>SU-ID-CM3-002</w:t>
              </w:r>
            </w:ins>
          </w:p>
        </w:tc>
        <w:tc>
          <w:tcPr>
            <w:tcW w:w="4500" w:type="dxa"/>
            <w:tcPrChange w:id="7156" w:author="김은수" w:date="2026-10-01T01:11:00Z">
              <w:tcPr>
                <w:tcW w:w="4500" w:type="dxa"/>
              </w:tcPr>
            </w:tcPrChange>
          </w:tcPr>
          <w:p w14:paraId="704C86F1"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157" w:author="김은수" w:date="2026-09-30T15:44:00Z" w16du:dateUtc="2026-09-30T06:44:00Z"/>
              </w:rPr>
              <w:pPrChange w:id="7158"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7159" w:author="김은수" w:date="2026-09-30T15:44:00Z" w16du:dateUtc="2026-09-30T06:44:00Z">
              <w:r>
                <w:t>터치 센서 초기화</w:t>
              </w:r>
            </w:ins>
          </w:p>
        </w:tc>
      </w:tr>
      <w:tr w:rsidR="00697371" w14:paraId="5FCD9240" w14:textId="77777777">
        <w:trPr>
          <w:cantSplit/>
          <w:ins w:id="7160" w:author="김은수" w:date="2026-09-30T15:44:00Z"/>
          <w:trPrChange w:id="7161"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7162" w:author="김은수" w:date="2026-10-01T01:11:00Z">
              <w:tcPr>
                <w:tcW w:w="2250" w:type="dxa"/>
              </w:tcPr>
            </w:tcPrChange>
          </w:tcPr>
          <w:p w14:paraId="6B413DA2" w14:textId="77777777" w:rsidR="00697371" w:rsidRDefault="00220104">
            <w:pPr>
              <w:pStyle w:val="TDC7"/>
              <w:jc w:val="center"/>
              <w:rPr>
                <w:ins w:id="7163" w:author="김은수" w:date="2026-09-30T15:44:00Z" w16du:dateUtc="2026-09-30T06:44:00Z"/>
              </w:rPr>
              <w:pPrChange w:id="7164" w:author="김은수" w:date="2026-10-01T01:11:00Z">
                <w:pPr>
                  <w:spacing w:after="0" w:line="240" w:lineRule="auto"/>
                </w:pPr>
              </w:pPrChange>
            </w:pPr>
            <w:ins w:id="7165" w:author="김은수" w:date="2026-09-30T15:44:00Z" w16du:dateUtc="2026-09-30T06:44:00Z">
              <w:r>
                <w:t>SI-ID-CM3-001</w:t>
              </w:r>
            </w:ins>
          </w:p>
        </w:tc>
        <w:tc>
          <w:tcPr>
            <w:tcW w:w="2250" w:type="dxa"/>
            <w:tcPrChange w:id="7166" w:author="김은수" w:date="2026-10-01T01:11:00Z">
              <w:tcPr>
                <w:tcW w:w="2250" w:type="dxa"/>
              </w:tcPr>
            </w:tcPrChange>
          </w:tcPr>
          <w:p w14:paraId="40E668F0"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167" w:author="김은수" w:date="2026-09-30T15:44:00Z" w16du:dateUtc="2026-09-30T06:44:00Z"/>
              </w:rPr>
              <w:pPrChange w:id="7168"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7169" w:author="김은수" w:date="2026-09-30T15:44:00Z" w16du:dateUtc="2026-09-30T06:44:00Z">
              <w:r>
                <w:t>SU-ID-CM3-003</w:t>
              </w:r>
            </w:ins>
          </w:p>
        </w:tc>
        <w:tc>
          <w:tcPr>
            <w:tcW w:w="4500" w:type="dxa"/>
            <w:tcPrChange w:id="7170" w:author="김은수" w:date="2026-10-01T01:11:00Z">
              <w:tcPr>
                <w:tcW w:w="4500" w:type="dxa"/>
              </w:tcPr>
            </w:tcPrChange>
          </w:tcPr>
          <w:p w14:paraId="6254870B"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171" w:author="김은수" w:date="2026-09-30T15:44:00Z" w16du:dateUtc="2026-09-30T06:44:00Z"/>
              </w:rPr>
              <w:pPrChange w:id="7172"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7173" w:author="김은수" w:date="2026-09-30T15:44:00Z" w16du:dateUtc="2026-09-30T06:44:00Z">
              <w:r>
                <w:t>QCC 제어 핀 초기화</w:t>
              </w:r>
            </w:ins>
          </w:p>
        </w:tc>
      </w:tr>
      <w:tr w:rsidR="00697371" w14:paraId="6FF20AF0" w14:textId="77777777">
        <w:trPr>
          <w:cantSplit/>
          <w:ins w:id="7174" w:author="김은수" w:date="2026-09-30T15:44:00Z"/>
          <w:trPrChange w:id="7175"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7176" w:author="김은수" w:date="2026-10-01T01:11:00Z">
              <w:tcPr>
                <w:tcW w:w="2250" w:type="dxa"/>
              </w:tcPr>
            </w:tcPrChange>
          </w:tcPr>
          <w:p w14:paraId="6C70989C" w14:textId="77777777" w:rsidR="00697371" w:rsidRDefault="00220104">
            <w:pPr>
              <w:pStyle w:val="TDC7"/>
              <w:jc w:val="center"/>
              <w:rPr>
                <w:ins w:id="7177" w:author="김은수" w:date="2026-09-30T15:44:00Z" w16du:dateUtc="2026-09-30T06:44:00Z"/>
              </w:rPr>
              <w:pPrChange w:id="7178" w:author="김은수" w:date="2026-10-01T01:11:00Z">
                <w:pPr>
                  <w:spacing w:after="0" w:line="240" w:lineRule="auto"/>
                </w:pPr>
              </w:pPrChange>
            </w:pPr>
            <w:ins w:id="7179" w:author="김은수" w:date="2026-09-30T15:44:00Z" w16du:dateUtc="2026-09-30T06:44:00Z">
              <w:r>
                <w:t>SI-ID-CM3-001</w:t>
              </w:r>
            </w:ins>
          </w:p>
        </w:tc>
        <w:tc>
          <w:tcPr>
            <w:tcW w:w="2250" w:type="dxa"/>
            <w:tcPrChange w:id="7180" w:author="김은수" w:date="2026-10-01T01:11:00Z">
              <w:tcPr>
                <w:tcW w:w="2250" w:type="dxa"/>
              </w:tcPr>
            </w:tcPrChange>
          </w:tcPr>
          <w:p w14:paraId="369B8013"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181" w:author="김은수" w:date="2026-09-30T15:44:00Z" w16du:dateUtc="2026-09-30T06:44:00Z"/>
              </w:rPr>
              <w:pPrChange w:id="7182"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7183" w:author="김은수" w:date="2026-09-30T15:44:00Z" w16du:dateUtc="2026-09-30T06:44:00Z">
              <w:r>
                <w:t>SU-ID-CM3-004</w:t>
              </w:r>
            </w:ins>
          </w:p>
        </w:tc>
        <w:tc>
          <w:tcPr>
            <w:tcW w:w="4500" w:type="dxa"/>
            <w:tcPrChange w:id="7184" w:author="김은수" w:date="2026-10-01T01:11:00Z">
              <w:tcPr>
                <w:tcW w:w="4500" w:type="dxa"/>
              </w:tcPr>
            </w:tcPrChange>
          </w:tcPr>
          <w:p w14:paraId="068D25DC"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185" w:author="김은수" w:date="2026-09-30T15:44:00Z" w16du:dateUtc="2026-09-30T06:44:00Z"/>
              </w:rPr>
              <w:pPrChange w:id="7186"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7187" w:author="김은수" w:date="2026-09-30T15:44:00Z" w16du:dateUtc="2026-09-30T06:44:00Z">
              <w:r>
                <w:t>코어 간 기동 준비와 실행 허가</w:t>
              </w:r>
            </w:ins>
          </w:p>
        </w:tc>
      </w:tr>
      <w:tr w:rsidR="00697371" w14:paraId="240CECE3" w14:textId="77777777">
        <w:trPr>
          <w:cantSplit/>
          <w:ins w:id="7188" w:author="김은수" w:date="2026-09-30T15:44:00Z"/>
          <w:trPrChange w:id="7189"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7190" w:author="김은수" w:date="2026-10-01T01:11:00Z">
              <w:tcPr>
                <w:tcW w:w="2250" w:type="dxa"/>
              </w:tcPr>
            </w:tcPrChange>
          </w:tcPr>
          <w:p w14:paraId="339A84DC" w14:textId="77777777" w:rsidR="00697371" w:rsidRDefault="00220104">
            <w:pPr>
              <w:pStyle w:val="TDC7"/>
              <w:jc w:val="center"/>
              <w:rPr>
                <w:ins w:id="7191" w:author="김은수" w:date="2026-09-30T15:44:00Z" w16du:dateUtc="2026-09-30T06:44:00Z"/>
              </w:rPr>
              <w:pPrChange w:id="7192" w:author="김은수" w:date="2026-10-01T01:11:00Z">
                <w:pPr>
                  <w:spacing w:after="0" w:line="240" w:lineRule="auto"/>
                </w:pPr>
              </w:pPrChange>
            </w:pPr>
            <w:ins w:id="7193" w:author="김은수" w:date="2026-09-30T15:44:00Z" w16du:dateUtc="2026-09-30T06:44:00Z">
              <w:r>
                <w:t>SI-ID-CM3-001</w:t>
              </w:r>
            </w:ins>
          </w:p>
        </w:tc>
        <w:tc>
          <w:tcPr>
            <w:tcW w:w="2250" w:type="dxa"/>
            <w:tcPrChange w:id="7194" w:author="김은수" w:date="2026-10-01T01:11:00Z">
              <w:tcPr>
                <w:tcW w:w="2250" w:type="dxa"/>
              </w:tcPr>
            </w:tcPrChange>
          </w:tcPr>
          <w:p w14:paraId="49E7C683"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195" w:author="김은수" w:date="2026-09-30T15:44:00Z" w16du:dateUtc="2026-09-30T06:44:00Z"/>
              </w:rPr>
              <w:pPrChange w:id="7196"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7197" w:author="김은수" w:date="2026-09-30T15:44:00Z" w16du:dateUtc="2026-09-30T06:44:00Z">
              <w:r>
                <w:t>SU-ID-CM3-005</w:t>
              </w:r>
            </w:ins>
          </w:p>
        </w:tc>
        <w:tc>
          <w:tcPr>
            <w:tcW w:w="4500" w:type="dxa"/>
            <w:tcPrChange w:id="7198" w:author="김은수" w:date="2026-10-01T01:11:00Z">
              <w:tcPr>
                <w:tcW w:w="4500" w:type="dxa"/>
              </w:tcPr>
            </w:tcPrChange>
          </w:tcPr>
          <w:p w14:paraId="5BB75A38"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199" w:author="김은수" w:date="2026-09-30T15:44:00Z" w16du:dateUtc="2026-09-30T06:44:00Z"/>
              </w:rPr>
              <w:pPrChange w:id="7200"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7201" w:author="김은수" w:date="2026-09-30T15:44:00Z" w16du:dateUtc="2026-09-30T06:44:00Z">
              <w:r>
                <w:t>정상 반복 처리</w:t>
              </w:r>
            </w:ins>
          </w:p>
        </w:tc>
      </w:tr>
      <w:tr w:rsidR="00697371" w14:paraId="254249D6" w14:textId="77777777">
        <w:trPr>
          <w:cantSplit/>
          <w:ins w:id="7202" w:author="김은수" w:date="2026-09-30T15:44:00Z"/>
          <w:trPrChange w:id="7203"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7204" w:author="김은수" w:date="2026-10-01T01:11:00Z">
              <w:tcPr>
                <w:tcW w:w="2250" w:type="dxa"/>
              </w:tcPr>
            </w:tcPrChange>
          </w:tcPr>
          <w:p w14:paraId="1EE89270" w14:textId="77777777" w:rsidR="00697371" w:rsidRDefault="00220104">
            <w:pPr>
              <w:pStyle w:val="TDC7"/>
              <w:jc w:val="center"/>
              <w:rPr>
                <w:ins w:id="7205" w:author="김은수" w:date="2026-09-30T15:44:00Z" w16du:dateUtc="2026-09-30T06:44:00Z"/>
              </w:rPr>
              <w:pPrChange w:id="7206" w:author="김은수" w:date="2026-10-01T01:11:00Z">
                <w:pPr>
                  <w:spacing w:after="0" w:line="240" w:lineRule="auto"/>
                </w:pPr>
              </w:pPrChange>
            </w:pPr>
            <w:ins w:id="7207" w:author="김은수" w:date="2026-09-30T15:44:00Z" w16du:dateUtc="2026-09-30T06:44:00Z">
              <w:r>
                <w:t>SI-ID-CM3-001</w:t>
              </w:r>
            </w:ins>
          </w:p>
        </w:tc>
        <w:tc>
          <w:tcPr>
            <w:tcW w:w="2250" w:type="dxa"/>
            <w:tcPrChange w:id="7208" w:author="김은수" w:date="2026-10-01T01:11:00Z">
              <w:tcPr>
                <w:tcW w:w="2250" w:type="dxa"/>
              </w:tcPr>
            </w:tcPrChange>
          </w:tcPr>
          <w:p w14:paraId="5B46A196"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209" w:author="김은수" w:date="2026-09-30T15:44:00Z" w16du:dateUtc="2026-09-30T06:44:00Z"/>
              </w:rPr>
              <w:pPrChange w:id="7210"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7211" w:author="김은수" w:date="2026-09-30T15:44:00Z" w16du:dateUtc="2026-09-30T06:44:00Z">
              <w:r>
                <w:t>SU-ID-CM3-006</w:t>
              </w:r>
            </w:ins>
          </w:p>
        </w:tc>
        <w:tc>
          <w:tcPr>
            <w:tcW w:w="4500" w:type="dxa"/>
            <w:tcPrChange w:id="7212" w:author="김은수" w:date="2026-10-01T01:11:00Z">
              <w:tcPr>
                <w:tcW w:w="4500" w:type="dxa"/>
              </w:tcPr>
            </w:tcPrChange>
          </w:tcPr>
          <w:p w14:paraId="3FB1DB99"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213" w:author="김은수" w:date="2026-09-30T15:44:00Z" w16du:dateUtc="2026-09-30T06:44:00Z"/>
              </w:rPr>
              <w:pPrChange w:id="7214"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7215" w:author="김은수" w:date="2026-09-30T15:44:00Z" w16du:dateUtc="2026-09-30T06:44:00Z">
              <w:r>
                <w:t>시스템 상태 및 맵 변경 공유</w:t>
              </w:r>
            </w:ins>
          </w:p>
        </w:tc>
      </w:tr>
      <w:tr w:rsidR="00697371" w14:paraId="0637DAC1" w14:textId="77777777">
        <w:trPr>
          <w:cantSplit/>
          <w:ins w:id="7216" w:author="김은수" w:date="2026-09-30T15:44:00Z"/>
          <w:trPrChange w:id="7217"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7218" w:author="김은수" w:date="2026-10-01T01:11:00Z">
              <w:tcPr>
                <w:tcW w:w="2250" w:type="dxa"/>
              </w:tcPr>
            </w:tcPrChange>
          </w:tcPr>
          <w:p w14:paraId="7B1754A1" w14:textId="77777777" w:rsidR="00697371" w:rsidRDefault="00220104">
            <w:pPr>
              <w:pStyle w:val="TDC7"/>
              <w:jc w:val="center"/>
              <w:rPr>
                <w:ins w:id="7219" w:author="김은수" w:date="2026-09-30T15:44:00Z" w16du:dateUtc="2026-09-30T06:44:00Z"/>
              </w:rPr>
              <w:pPrChange w:id="7220" w:author="김은수" w:date="2026-10-01T01:11:00Z">
                <w:pPr>
                  <w:spacing w:after="0" w:line="240" w:lineRule="auto"/>
                </w:pPr>
              </w:pPrChange>
            </w:pPr>
            <w:ins w:id="7221" w:author="김은수" w:date="2026-09-30T15:44:00Z" w16du:dateUtc="2026-09-30T06:44:00Z">
              <w:r>
                <w:t>SI-ID-CM3-001</w:t>
              </w:r>
            </w:ins>
          </w:p>
        </w:tc>
        <w:tc>
          <w:tcPr>
            <w:tcW w:w="2250" w:type="dxa"/>
            <w:tcPrChange w:id="7222" w:author="김은수" w:date="2026-10-01T01:11:00Z">
              <w:tcPr>
                <w:tcW w:w="2250" w:type="dxa"/>
              </w:tcPr>
            </w:tcPrChange>
          </w:tcPr>
          <w:p w14:paraId="4916A60A"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223" w:author="김은수" w:date="2026-09-30T15:44:00Z" w16du:dateUtc="2026-09-30T06:44:00Z"/>
              </w:rPr>
              <w:pPrChange w:id="7224"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7225" w:author="김은수" w:date="2026-09-30T15:44:00Z" w16du:dateUtc="2026-09-30T06:44:00Z">
              <w:r>
                <w:t>SU-ID-CM3-007</w:t>
              </w:r>
            </w:ins>
          </w:p>
        </w:tc>
        <w:tc>
          <w:tcPr>
            <w:tcW w:w="4500" w:type="dxa"/>
            <w:tcPrChange w:id="7226" w:author="김은수" w:date="2026-10-01T01:11:00Z">
              <w:tcPr>
                <w:tcW w:w="4500" w:type="dxa"/>
              </w:tcPr>
            </w:tcPrChange>
          </w:tcPr>
          <w:p w14:paraId="04ECA9B9"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227" w:author="김은수" w:date="2026-09-30T15:44:00Z" w16du:dateUtc="2026-09-30T06:44:00Z"/>
              </w:rPr>
              <w:pPrChange w:id="7228"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7229" w:author="김은수" w:date="2026-09-30T15:44:00Z" w16du:dateUtc="2026-09-30T06:44:00Z">
              <w:r>
                <w:t>전원 및 자동 절전 조건</w:t>
              </w:r>
            </w:ins>
          </w:p>
        </w:tc>
      </w:tr>
      <w:tr w:rsidR="00697371" w14:paraId="40A9B338" w14:textId="77777777">
        <w:trPr>
          <w:cantSplit/>
          <w:ins w:id="7230" w:author="김은수" w:date="2026-09-30T15:44:00Z"/>
          <w:trPrChange w:id="7231"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7232" w:author="김은수" w:date="2026-10-01T01:11:00Z">
              <w:tcPr>
                <w:tcW w:w="2250" w:type="dxa"/>
              </w:tcPr>
            </w:tcPrChange>
          </w:tcPr>
          <w:p w14:paraId="27CFC899" w14:textId="77777777" w:rsidR="00697371" w:rsidRDefault="00220104">
            <w:pPr>
              <w:pStyle w:val="TDC7"/>
              <w:jc w:val="center"/>
              <w:rPr>
                <w:ins w:id="7233" w:author="김은수" w:date="2026-09-30T15:44:00Z" w16du:dateUtc="2026-09-30T06:44:00Z"/>
              </w:rPr>
              <w:pPrChange w:id="7234" w:author="김은수" w:date="2026-10-01T01:11:00Z">
                <w:pPr>
                  <w:spacing w:after="0" w:line="240" w:lineRule="auto"/>
                </w:pPr>
              </w:pPrChange>
            </w:pPr>
            <w:ins w:id="7235" w:author="김은수" w:date="2026-09-30T15:44:00Z" w16du:dateUtc="2026-09-30T06:44:00Z">
              <w:r>
                <w:t>SI-ID-CM3-001</w:t>
              </w:r>
            </w:ins>
          </w:p>
        </w:tc>
        <w:tc>
          <w:tcPr>
            <w:tcW w:w="2250" w:type="dxa"/>
            <w:tcPrChange w:id="7236" w:author="김은수" w:date="2026-10-01T01:11:00Z">
              <w:tcPr>
                <w:tcW w:w="2250" w:type="dxa"/>
              </w:tcPr>
            </w:tcPrChange>
          </w:tcPr>
          <w:p w14:paraId="694F6F0B"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237" w:author="김은수" w:date="2026-09-30T15:44:00Z" w16du:dateUtc="2026-09-30T06:44:00Z"/>
              </w:rPr>
              <w:pPrChange w:id="7238"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7239" w:author="김은수" w:date="2026-09-30T15:44:00Z" w16du:dateUtc="2026-09-30T06:44:00Z">
              <w:r>
                <w:t>SU-ID-CM3-008</w:t>
              </w:r>
            </w:ins>
          </w:p>
        </w:tc>
        <w:tc>
          <w:tcPr>
            <w:tcW w:w="4500" w:type="dxa"/>
            <w:tcPrChange w:id="7240" w:author="김은수" w:date="2026-10-01T01:11:00Z">
              <w:tcPr>
                <w:tcW w:w="4500" w:type="dxa"/>
              </w:tcPr>
            </w:tcPrChange>
          </w:tcPr>
          <w:p w14:paraId="2763F48E"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241" w:author="김은수" w:date="2026-09-30T15:44:00Z" w16du:dateUtc="2026-09-30T06:44:00Z"/>
              </w:rPr>
              <w:pPrChange w:id="7242"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7243" w:author="김은수" w:date="2026-09-30T15:44:00Z" w16du:dateUtc="2026-09-30T06:44:00Z">
              <w:r>
                <w:t>QCC 동작 및 내부기 상태 통보</w:t>
              </w:r>
            </w:ins>
          </w:p>
        </w:tc>
      </w:tr>
      <w:tr w:rsidR="00697371" w14:paraId="0AD0E906" w14:textId="77777777">
        <w:trPr>
          <w:cantSplit/>
          <w:ins w:id="7244" w:author="김은수" w:date="2026-09-30T15:44:00Z"/>
          <w:trPrChange w:id="7245"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7246" w:author="김은수" w:date="2026-10-01T01:11:00Z">
              <w:tcPr>
                <w:tcW w:w="2250" w:type="dxa"/>
              </w:tcPr>
            </w:tcPrChange>
          </w:tcPr>
          <w:p w14:paraId="494D37B2" w14:textId="77777777" w:rsidR="00697371" w:rsidRDefault="00220104">
            <w:pPr>
              <w:pStyle w:val="TDC7"/>
              <w:jc w:val="center"/>
              <w:rPr>
                <w:ins w:id="7247" w:author="김은수" w:date="2026-09-30T15:44:00Z" w16du:dateUtc="2026-09-30T06:44:00Z"/>
              </w:rPr>
              <w:pPrChange w:id="7248" w:author="김은수" w:date="2026-10-01T01:11:00Z">
                <w:pPr>
                  <w:spacing w:after="0" w:line="240" w:lineRule="auto"/>
                </w:pPr>
              </w:pPrChange>
            </w:pPr>
            <w:ins w:id="7249" w:author="김은수" w:date="2026-09-30T15:44:00Z" w16du:dateUtc="2026-09-30T06:44:00Z">
              <w:r>
                <w:t>SI-ID-CM3-001</w:t>
              </w:r>
            </w:ins>
          </w:p>
        </w:tc>
        <w:tc>
          <w:tcPr>
            <w:tcW w:w="2250" w:type="dxa"/>
            <w:tcPrChange w:id="7250" w:author="김은수" w:date="2026-10-01T01:11:00Z">
              <w:tcPr>
                <w:tcW w:w="2250" w:type="dxa"/>
              </w:tcPr>
            </w:tcPrChange>
          </w:tcPr>
          <w:p w14:paraId="325E8507"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251" w:author="김은수" w:date="2026-09-30T15:44:00Z" w16du:dateUtc="2026-09-30T06:44:00Z"/>
              </w:rPr>
              <w:pPrChange w:id="7252"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7253" w:author="김은수" w:date="2026-09-30T15:44:00Z" w16du:dateUtc="2026-09-30T06:44:00Z">
              <w:r>
                <w:t>SU-ID-CM3-009</w:t>
              </w:r>
            </w:ins>
          </w:p>
        </w:tc>
        <w:tc>
          <w:tcPr>
            <w:tcW w:w="4500" w:type="dxa"/>
            <w:tcPrChange w:id="7254" w:author="김은수" w:date="2026-10-01T01:11:00Z">
              <w:tcPr>
                <w:tcW w:w="4500" w:type="dxa"/>
              </w:tcPr>
            </w:tcPrChange>
          </w:tcPr>
          <w:p w14:paraId="6F221D74"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255" w:author="김은수" w:date="2026-09-30T15:44:00Z" w16du:dateUtc="2026-09-30T06:44:00Z"/>
              </w:rPr>
              <w:pPrChange w:id="7256"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7257" w:author="김은수" w:date="2026-09-30T15:44:00Z" w16du:dateUtc="2026-09-30T06:44:00Z">
              <w:r>
                <w:t>터치 상태와 길게 누름 판정</w:t>
              </w:r>
            </w:ins>
          </w:p>
        </w:tc>
      </w:tr>
      <w:tr w:rsidR="00697371" w14:paraId="0D1AC51B" w14:textId="77777777">
        <w:trPr>
          <w:cantSplit/>
          <w:ins w:id="7258" w:author="김은수" w:date="2026-09-30T15:44:00Z"/>
          <w:trPrChange w:id="7259"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7260" w:author="김은수" w:date="2026-10-01T01:11:00Z">
              <w:tcPr>
                <w:tcW w:w="2250" w:type="dxa"/>
              </w:tcPr>
            </w:tcPrChange>
          </w:tcPr>
          <w:p w14:paraId="0B8844A7" w14:textId="77777777" w:rsidR="00697371" w:rsidRDefault="00220104">
            <w:pPr>
              <w:pStyle w:val="TDC7"/>
              <w:jc w:val="center"/>
              <w:rPr>
                <w:ins w:id="7261" w:author="김은수" w:date="2026-09-30T15:44:00Z" w16du:dateUtc="2026-09-30T06:44:00Z"/>
              </w:rPr>
              <w:pPrChange w:id="7262" w:author="김은수" w:date="2026-10-01T01:11:00Z">
                <w:pPr>
                  <w:spacing w:after="0" w:line="240" w:lineRule="auto"/>
                </w:pPr>
              </w:pPrChange>
            </w:pPr>
            <w:ins w:id="7263" w:author="김은수" w:date="2026-09-30T15:44:00Z" w16du:dateUtc="2026-09-30T06:44:00Z">
              <w:r>
                <w:t>SI-ID-CM3-001</w:t>
              </w:r>
            </w:ins>
          </w:p>
        </w:tc>
        <w:tc>
          <w:tcPr>
            <w:tcW w:w="2250" w:type="dxa"/>
            <w:tcPrChange w:id="7264" w:author="김은수" w:date="2026-10-01T01:11:00Z">
              <w:tcPr>
                <w:tcW w:w="2250" w:type="dxa"/>
              </w:tcPr>
            </w:tcPrChange>
          </w:tcPr>
          <w:p w14:paraId="05BE7A5C"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265" w:author="김은수" w:date="2026-09-30T15:44:00Z" w16du:dateUtc="2026-09-30T06:44:00Z"/>
              </w:rPr>
              <w:pPrChange w:id="7266"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7267" w:author="김은수" w:date="2026-09-30T15:44:00Z" w16du:dateUtc="2026-09-30T06:44:00Z">
              <w:r>
                <w:t>SU-ID-CM3-010</w:t>
              </w:r>
            </w:ins>
          </w:p>
        </w:tc>
        <w:tc>
          <w:tcPr>
            <w:tcW w:w="4500" w:type="dxa"/>
            <w:tcPrChange w:id="7268" w:author="김은수" w:date="2026-10-01T01:11:00Z">
              <w:tcPr>
                <w:tcW w:w="4500" w:type="dxa"/>
              </w:tcPr>
            </w:tcPrChange>
          </w:tcPr>
          <w:p w14:paraId="7768DE08"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269" w:author="김은수" w:date="2026-09-30T15:44:00Z" w16du:dateUtc="2026-09-30T06:44:00Z"/>
              </w:rPr>
              <w:pPrChange w:id="7270"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7271" w:author="김은수" w:date="2026-09-30T15:44:00Z" w16du:dateUtc="2026-09-30T06:44:00Z">
              <w:r>
                <w:t>터치 센서 읽기와 재보정</w:t>
              </w:r>
            </w:ins>
          </w:p>
        </w:tc>
      </w:tr>
      <w:tr w:rsidR="00697371" w14:paraId="0859331D" w14:textId="77777777">
        <w:trPr>
          <w:cantSplit/>
          <w:ins w:id="7272" w:author="김은수" w:date="2026-09-30T15:44:00Z"/>
          <w:trPrChange w:id="7273"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7274" w:author="김은수" w:date="2026-10-01T01:11:00Z">
              <w:tcPr>
                <w:tcW w:w="2250" w:type="dxa"/>
              </w:tcPr>
            </w:tcPrChange>
          </w:tcPr>
          <w:p w14:paraId="57085B5F" w14:textId="77777777" w:rsidR="00697371" w:rsidRDefault="00220104">
            <w:pPr>
              <w:pStyle w:val="TDC7"/>
              <w:jc w:val="center"/>
              <w:rPr>
                <w:ins w:id="7275" w:author="김은수" w:date="2026-09-30T15:44:00Z" w16du:dateUtc="2026-09-30T06:44:00Z"/>
              </w:rPr>
              <w:pPrChange w:id="7276" w:author="김은수" w:date="2026-10-01T01:11:00Z">
                <w:pPr>
                  <w:spacing w:after="0" w:line="240" w:lineRule="auto"/>
                </w:pPr>
              </w:pPrChange>
            </w:pPr>
            <w:ins w:id="7277" w:author="김은수" w:date="2026-09-30T15:44:00Z" w16du:dateUtc="2026-09-30T06:44:00Z">
              <w:r>
                <w:t>SI-ID-CM3-001</w:t>
              </w:r>
            </w:ins>
          </w:p>
        </w:tc>
        <w:tc>
          <w:tcPr>
            <w:tcW w:w="2250" w:type="dxa"/>
            <w:tcPrChange w:id="7278" w:author="김은수" w:date="2026-10-01T01:11:00Z">
              <w:tcPr>
                <w:tcW w:w="2250" w:type="dxa"/>
              </w:tcPr>
            </w:tcPrChange>
          </w:tcPr>
          <w:p w14:paraId="76A63F0C"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279" w:author="김은수" w:date="2026-09-30T15:44:00Z" w16du:dateUtc="2026-09-30T06:44:00Z"/>
              </w:rPr>
              <w:pPrChange w:id="7280"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7281" w:author="김은수" w:date="2026-09-30T15:44:00Z" w16du:dateUtc="2026-09-30T06:44:00Z">
              <w:r>
                <w:t>SU-ID-CM3-011</w:t>
              </w:r>
            </w:ins>
          </w:p>
        </w:tc>
        <w:tc>
          <w:tcPr>
            <w:tcW w:w="4500" w:type="dxa"/>
            <w:tcPrChange w:id="7282" w:author="김은수" w:date="2026-10-01T01:11:00Z">
              <w:tcPr>
                <w:tcW w:w="4500" w:type="dxa"/>
              </w:tcPr>
            </w:tcPrChange>
          </w:tcPr>
          <w:p w14:paraId="62CDB302"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283" w:author="김은수" w:date="2026-09-30T15:44:00Z" w16du:dateUtc="2026-09-30T06:44:00Z"/>
              </w:rPr>
              <w:pPrChange w:id="7284"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7285" w:author="김은수" w:date="2026-09-30T15:44:00Z" w16du:dateUtc="2026-09-30T06:44:00Z">
              <w:r>
                <w:t>배터리 및 크래들 정보 관리</w:t>
              </w:r>
            </w:ins>
          </w:p>
        </w:tc>
      </w:tr>
      <w:tr w:rsidR="00697371" w14:paraId="4F961A88" w14:textId="77777777">
        <w:trPr>
          <w:cantSplit/>
          <w:ins w:id="7286" w:author="김은수" w:date="2026-09-30T15:44:00Z"/>
          <w:trPrChange w:id="7287"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7288" w:author="김은수" w:date="2026-10-01T01:11:00Z">
              <w:tcPr>
                <w:tcW w:w="2250" w:type="dxa"/>
              </w:tcPr>
            </w:tcPrChange>
          </w:tcPr>
          <w:p w14:paraId="610A9BC7" w14:textId="77777777" w:rsidR="00697371" w:rsidRDefault="00220104">
            <w:pPr>
              <w:pStyle w:val="TDC7"/>
              <w:jc w:val="center"/>
              <w:rPr>
                <w:ins w:id="7289" w:author="김은수" w:date="2026-09-30T15:44:00Z" w16du:dateUtc="2026-09-30T06:44:00Z"/>
              </w:rPr>
              <w:pPrChange w:id="7290" w:author="김은수" w:date="2026-10-01T01:11:00Z">
                <w:pPr>
                  <w:spacing w:after="0" w:line="240" w:lineRule="auto"/>
                </w:pPr>
              </w:pPrChange>
            </w:pPr>
            <w:ins w:id="7291" w:author="김은수" w:date="2026-09-30T15:44:00Z" w16du:dateUtc="2026-09-30T06:44:00Z">
              <w:r>
                <w:t>SI-ID-CM3-001</w:t>
              </w:r>
            </w:ins>
          </w:p>
        </w:tc>
        <w:tc>
          <w:tcPr>
            <w:tcW w:w="2250" w:type="dxa"/>
            <w:tcPrChange w:id="7292" w:author="김은수" w:date="2026-10-01T01:11:00Z">
              <w:tcPr>
                <w:tcW w:w="2250" w:type="dxa"/>
              </w:tcPr>
            </w:tcPrChange>
          </w:tcPr>
          <w:p w14:paraId="6F06FCA1"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293" w:author="김은수" w:date="2026-09-30T15:44:00Z" w16du:dateUtc="2026-09-30T06:44:00Z"/>
              </w:rPr>
              <w:pPrChange w:id="7294"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7295" w:author="김은수" w:date="2026-09-30T15:44:00Z" w16du:dateUtc="2026-09-30T06:44:00Z">
              <w:r>
                <w:t>SU-ID-CM3-012</w:t>
              </w:r>
            </w:ins>
          </w:p>
        </w:tc>
        <w:tc>
          <w:tcPr>
            <w:tcW w:w="4500" w:type="dxa"/>
            <w:tcPrChange w:id="7296" w:author="김은수" w:date="2026-10-01T01:11:00Z">
              <w:tcPr>
                <w:tcW w:w="4500" w:type="dxa"/>
              </w:tcPr>
            </w:tcPrChange>
          </w:tcPr>
          <w:p w14:paraId="7A16966F"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297" w:author="김은수" w:date="2026-09-30T15:44:00Z" w16du:dateUtc="2026-09-30T06:44:00Z"/>
              </w:rPr>
              <w:pPrChange w:id="7298"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7299" w:author="김은수" w:date="2026-09-30T15:44:00Z" w16du:dateUtc="2026-09-30T06:44:00Z">
              <w:r>
                <w:t>CFX 전원 제어 요청</w:t>
              </w:r>
            </w:ins>
          </w:p>
        </w:tc>
      </w:tr>
      <w:tr w:rsidR="00697371" w14:paraId="6E643098" w14:textId="77777777">
        <w:trPr>
          <w:cantSplit/>
          <w:ins w:id="7300" w:author="김은수" w:date="2026-09-30T15:44:00Z"/>
          <w:trPrChange w:id="7301"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7302" w:author="김은수" w:date="2026-10-01T01:11:00Z">
              <w:tcPr>
                <w:tcW w:w="2250" w:type="dxa"/>
              </w:tcPr>
            </w:tcPrChange>
          </w:tcPr>
          <w:p w14:paraId="4C84B723" w14:textId="77777777" w:rsidR="00697371" w:rsidRDefault="00220104">
            <w:pPr>
              <w:pStyle w:val="TDC7"/>
              <w:jc w:val="center"/>
              <w:rPr>
                <w:ins w:id="7303" w:author="김은수" w:date="2026-09-30T15:44:00Z" w16du:dateUtc="2026-09-30T06:44:00Z"/>
              </w:rPr>
              <w:pPrChange w:id="7304" w:author="김은수" w:date="2026-10-01T01:11:00Z">
                <w:pPr>
                  <w:spacing w:after="0" w:line="240" w:lineRule="auto"/>
                </w:pPr>
              </w:pPrChange>
            </w:pPr>
            <w:ins w:id="7305" w:author="김은수" w:date="2026-09-30T15:44:00Z" w16du:dateUtc="2026-09-30T06:44:00Z">
              <w:r>
                <w:t>SI-ID-CM3-001</w:t>
              </w:r>
            </w:ins>
          </w:p>
        </w:tc>
        <w:tc>
          <w:tcPr>
            <w:tcW w:w="2250" w:type="dxa"/>
            <w:tcPrChange w:id="7306" w:author="김은수" w:date="2026-10-01T01:11:00Z">
              <w:tcPr>
                <w:tcW w:w="2250" w:type="dxa"/>
              </w:tcPr>
            </w:tcPrChange>
          </w:tcPr>
          <w:p w14:paraId="1A728A7D"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307" w:author="김은수" w:date="2026-09-30T15:44:00Z" w16du:dateUtc="2026-09-30T06:44:00Z"/>
              </w:rPr>
              <w:pPrChange w:id="7308"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7309" w:author="김은수" w:date="2026-09-30T15:44:00Z" w16du:dateUtc="2026-09-30T06:44:00Z">
              <w:r>
                <w:t>SU-ID-CM3-013</w:t>
              </w:r>
            </w:ins>
          </w:p>
        </w:tc>
        <w:tc>
          <w:tcPr>
            <w:tcW w:w="4500" w:type="dxa"/>
            <w:tcPrChange w:id="7310" w:author="김은수" w:date="2026-10-01T01:11:00Z">
              <w:tcPr>
                <w:tcW w:w="4500" w:type="dxa"/>
              </w:tcPr>
            </w:tcPrChange>
          </w:tcPr>
          <w:p w14:paraId="3737AFE8"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311" w:author="김은수" w:date="2026-09-30T15:44:00Z" w16du:dateUtc="2026-09-30T06:44:00Z"/>
              </w:rPr>
              <w:pPrChange w:id="7312"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7313" w:author="김은수" w:date="2026-09-30T15:44:00Z" w16du:dateUtc="2026-09-30T06:44:00Z">
              <w:r>
                <w:t>LED 표시 요청과 우선순위</w:t>
              </w:r>
            </w:ins>
          </w:p>
        </w:tc>
      </w:tr>
      <w:tr w:rsidR="00697371" w14:paraId="6B246850" w14:textId="77777777">
        <w:trPr>
          <w:cantSplit/>
          <w:ins w:id="7314" w:author="김은수" w:date="2026-09-30T15:44:00Z"/>
          <w:trPrChange w:id="7315"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7316" w:author="김은수" w:date="2026-10-01T01:11:00Z">
              <w:tcPr>
                <w:tcW w:w="2250" w:type="dxa"/>
              </w:tcPr>
            </w:tcPrChange>
          </w:tcPr>
          <w:p w14:paraId="14A924D8" w14:textId="77777777" w:rsidR="00697371" w:rsidRDefault="00220104">
            <w:pPr>
              <w:pStyle w:val="TDC7"/>
              <w:jc w:val="center"/>
              <w:rPr>
                <w:ins w:id="7317" w:author="김은수" w:date="2026-09-30T15:44:00Z" w16du:dateUtc="2026-09-30T06:44:00Z"/>
              </w:rPr>
              <w:pPrChange w:id="7318" w:author="김은수" w:date="2026-10-01T01:11:00Z">
                <w:pPr>
                  <w:spacing w:after="0" w:line="240" w:lineRule="auto"/>
                </w:pPr>
              </w:pPrChange>
            </w:pPr>
            <w:ins w:id="7319" w:author="김은수" w:date="2026-09-30T15:44:00Z" w16du:dateUtc="2026-09-30T06:44:00Z">
              <w:r>
                <w:t>SI-ID-CM3-001</w:t>
              </w:r>
            </w:ins>
          </w:p>
        </w:tc>
        <w:tc>
          <w:tcPr>
            <w:tcW w:w="2250" w:type="dxa"/>
            <w:tcPrChange w:id="7320" w:author="김은수" w:date="2026-10-01T01:11:00Z">
              <w:tcPr>
                <w:tcW w:w="2250" w:type="dxa"/>
              </w:tcPr>
            </w:tcPrChange>
          </w:tcPr>
          <w:p w14:paraId="37F71C0E"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321" w:author="김은수" w:date="2026-09-30T15:44:00Z" w16du:dateUtc="2026-09-30T06:44:00Z"/>
              </w:rPr>
              <w:pPrChange w:id="7322"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7323" w:author="김은수" w:date="2026-09-30T15:44:00Z" w16du:dateUtc="2026-09-30T06:44:00Z">
              <w:r>
                <w:t>SU-ID-CM3-014</w:t>
              </w:r>
            </w:ins>
          </w:p>
        </w:tc>
        <w:tc>
          <w:tcPr>
            <w:tcW w:w="4500" w:type="dxa"/>
            <w:tcPrChange w:id="7324" w:author="김은수" w:date="2026-10-01T01:11:00Z">
              <w:tcPr>
                <w:tcW w:w="4500" w:type="dxa"/>
              </w:tcPr>
            </w:tcPrChange>
          </w:tcPr>
          <w:p w14:paraId="1DFC17A9"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325" w:author="김은수" w:date="2026-09-30T15:44:00Z" w16du:dateUtc="2026-09-30T06:44:00Z"/>
              </w:rPr>
              <w:pPrChange w:id="7326"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7327" w:author="김은수" w:date="2026-09-30T15:44:00Z" w16du:dateUtc="2026-09-30T06:44:00Z">
              <w:r>
                <w:t>LED 패턴 출력</w:t>
              </w:r>
            </w:ins>
          </w:p>
        </w:tc>
      </w:tr>
      <w:tr w:rsidR="00697371" w14:paraId="09D4285D" w14:textId="77777777">
        <w:trPr>
          <w:cantSplit/>
          <w:ins w:id="7328" w:author="김은수" w:date="2026-09-30T15:44:00Z"/>
          <w:trPrChange w:id="7329"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7330" w:author="김은수" w:date="2026-10-01T01:11:00Z">
              <w:tcPr>
                <w:tcW w:w="2250" w:type="dxa"/>
              </w:tcPr>
            </w:tcPrChange>
          </w:tcPr>
          <w:p w14:paraId="6EC2AE8F" w14:textId="77777777" w:rsidR="00697371" w:rsidRDefault="00220104">
            <w:pPr>
              <w:pStyle w:val="TDC7"/>
              <w:jc w:val="center"/>
              <w:rPr>
                <w:ins w:id="7331" w:author="김은수" w:date="2026-09-30T15:44:00Z" w16du:dateUtc="2026-09-30T06:44:00Z"/>
              </w:rPr>
              <w:pPrChange w:id="7332" w:author="김은수" w:date="2026-10-01T01:11:00Z">
                <w:pPr>
                  <w:spacing w:after="0" w:line="240" w:lineRule="auto"/>
                </w:pPr>
              </w:pPrChange>
            </w:pPr>
            <w:ins w:id="7333" w:author="김은수" w:date="2026-09-30T15:44:00Z" w16du:dateUtc="2026-09-30T06:44:00Z">
              <w:r>
                <w:t>SI-ID-CM3-001</w:t>
              </w:r>
            </w:ins>
          </w:p>
        </w:tc>
        <w:tc>
          <w:tcPr>
            <w:tcW w:w="2250" w:type="dxa"/>
            <w:tcPrChange w:id="7334" w:author="김은수" w:date="2026-10-01T01:11:00Z">
              <w:tcPr>
                <w:tcW w:w="2250" w:type="dxa"/>
              </w:tcPr>
            </w:tcPrChange>
          </w:tcPr>
          <w:p w14:paraId="3DAF9A90"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335" w:author="김은수" w:date="2026-09-30T15:44:00Z" w16du:dateUtc="2026-09-30T06:44:00Z"/>
              </w:rPr>
              <w:pPrChange w:id="7336"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7337" w:author="김은수" w:date="2026-09-30T15:44:00Z" w16du:dateUtc="2026-09-30T06:44:00Z">
              <w:r>
                <w:t>SU-ID-CM3-015</w:t>
              </w:r>
            </w:ins>
          </w:p>
        </w:tc>
        <w:tc>
          <w:tcPr>
            <w:tcW w:w="4500" w:type="dxa"/>
            <w:tcPrChange w:id="7338" w:author="김은수" w:date="2026-10-01T01:11:00Z">
              <w:tcPr>
                <w:tcW w:w="4500" w:type="dxa"/>
              </w:tcPr>
            </w:tcPrChange>
          </w:tcPr>
          <w:p w14:paraId="14C94E79"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339" w:author="김은수" w:date="2026-09-30T15:44:00Z" w16du:dateUtc="2026-09-30T06:44:00Z"/>
              </w:rPr>
              <w:pPrChange w:id="7340"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7341" w:author="김은수" w:date="2026-09-30T15:44:00Z" w16du:dateUtc="2026-09-30T06:44:00Z">
              <w:r>
                <w:t>CM3 저전력 진입과 복귀</w:t>
              </w:r>
            </w:ins>
          </w:p>
        </w:tc>
      </w:tr>
      <w:tr w:rsidR="00697371" w14:paraId="01A2EF32" w14:textId="77777777">
        <w:trPr>
          <w:cantSplit/>
          <w:ins w:id="7342" w:author="김은수" w:date="2026-09-30T15:44:00Z"/>
          <w:trPrChange w:id="7343"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7344" w:author="김은수" w:date="2026-10-01T01:11:00Z">
              <w:tcPr>
                <w:tcW w:w="2250" w:type="dxa"/>
              </w:tcPr>
            </w:tcPrChange>
          </w:tcPr>
          <w:p w14:paraId="2B1D384D" w14:textId="77777777" w:rsidR="00697371" w:rsidRDefault="00220104">
            <w:pPr>
              <w:pStyle w:val="TDC7"/>
              <w:jc w:val="center"/>
              <w:rPr>
                <w:ins w:id="7345" w:author="김은수" w:date="2026-09-30T15:44:00Z" w16du:dateUtc="2026-09-30T06:44:00Z"/>
              </w:rPr>
              <w:pPrChange w:id="7346" w:author="김은수" w:date="2026-10-01T01:11:00Z">
                <w:pPr>
                  <w:spacing w:after="0" w:line="240" w:lineRule="auto"/>
                </w:pPr>
              </w:pPrChange>
            </w:pPr>
            <w:ins w:id="7347" w:author="김은수" w:date="2026-09-30T15:44:00Z" w16du:dateUtc="2026-09-30T06:44:00Z">
              <w:r>
                <w:t>SI-ID-CM3-001</w:t>
              </w:r>
            </w:ins>
          </w:p>
        </w:tc>
        <w:tc>
          <w:tcPr>
            <w:tcW w:w="2250" w:type="dxa"/>
            <w:tcPrChange w:id="7348" w:author="김은수" w:date="2026-10-01T01:11:00Z">
              <w:tcPr>
                <w:tcW w:w="2250" w:type="dxa"/>
              </w:tcPr>
            </w:tcPrChange>
          </w:tcPr>
          <w:p w14:paraId="1B05A483"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349" w:author="김은수" w:date="2026-09-30T15:44:00Z" w16du:dateUtc="2026-09-30T06:44:00Z"/>
              </w:rPr>
              <w:pPrChange w:id="7350"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7351" w:author="김은수" w:date="2026-09-30T15:44:00Z" w16du:dateUtc="2026-09-30T06:44:00Z">
              <w:r>
                <w:t>SU-ID-CM3-016</w:t>
              </w:r>
            </w:ins>
          </w:p>
        </w:tc>
        <w:tc>
          <w:tcPr>
            <w:tcW w:w="4500" w:type="dxa"/>
            <w:tcPrChange w:id="7352" w:author="김은수" w:date="2026-10-01T01:11:00Z">
              <w:tcPr>
                <w:tcW w:w="4500" w:type="dxa"/>
              </w:tcPr>
            </w:tcPrChange>
          </w:tcPr>
          <w:p w14:paraId="4284F474"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353" w:author="김은수" w:date="2026-09-30T15:44:00Z" w16du:dateUtc="2026-09-30T06:44:00Z"/>
              </w:rPr>
              <w:pPrChange w:id="7354"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7355" w:author="김은수" w:date="2026-09-30T15:44:00Z" w16du:dateUtc="2026-09-30T06:44:00Z">
              <w:r>
                <w:t>오류 및 공유 메모리 상태 확인</w:t>
              </w:r>
            </w:ins>
          </w:p>
        </w:tc>
      </w:tr>
      <w:tr w:rsidR="00697371" w14:paraId="468DBBBC" w14:textId="77777777">
        <w:trPr>
          <w:cantSplit/>
          <w:ins w:id="7356" w:author="김은수" w:date="2026-09-30T15:44:00Z"/>
          <w:trPrChange w:id="7357"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7358" w:author="김은수" w:date="2026-10-01T01:11:00Z">
              <w:tcPr>
                <w:tcW w:w="2250" w:type="dxa"/>
              </w:tcPr>
            </w:tcPrChange>
          </w:tcPr>
          <w:p w14:paraId="62BEF79A" w14:textId="77777777" w:rsidR="00697371" w:rsidRDefault="00220104">
            <w:pPr>
              <w:pStyle w:val="TDC7"/>
              <w:jc w:val="center"/>
              <w:rPr>
                <w:ins w:id="7359" w:author="김은수" w:date="2026-09-30T15:44:00Z" w16du:dateUtc="2026-09-30T06:44:00Z"/>
              </w:rPr>
              <w:pPrChange w:id="7360" w:author="김은수" w:date="2026-10-01T01:11:00Z">
                <w:pPr>
                  <w:spacing w:after="0" w:line="240" w:lineRule="auto"/>
                </w:pPr>
              </w:pPrChange>
            </w:pPr>
            <w:ins w:id="7361" w:author="김은수" w:date="2026-09-30T15:44:00Z" w16du:dateUtc="2026-09-30T06:44:00Z">
              <w:r>
                <w:t>SI-ID-CM3-001</w:t>
              </w:r>
            </w:ins>
          </w:p>
        </w:tc>
        <w:tc>
          <w:tcPr>
            <w:tcW w:w="2250" w:type="dxa"/>
            <w:tcPrChange w:id="7362" w:author="김은수" w:date="2026-10-01T01:11:00Z">
              <w:tcPr>
                <w:tcW w:w="2250" w:type="dxa"/>
              </w:tcPr>
            </w:tcPrChange>
          </w:tcPr>
          <w:p w14:paraId="532DAFC1"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363" w:author="김은수" w:date="2026-09-30T15:44:00Z" w16du:dateUtc="2026-09-30T06:44:00Z"/>
              </w:rPr>
              <w:pPrChange w:id="7364"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7365" w:author="김은수" w:date="2026-09-30T15:44:00Z" w16du:dateUtc="2026-09-30T06:44:00Z">
              <w:r>
                <w:t>SU-ID-CM3-017</w:t>
              </w:r>
            </w:ins>
          </w:p>
        </w:tc>
        <w:tc>
          <w:tcPr>
            <w:tcW w:w="4500" w:type="dxa"/>
            <w:tcPrChange w:id="7366" w:author="김은수" w:date="2026-10-01T01:11:00Z">
              <w:tcPr>
                <w:tcW w:w="4500" w:type="dxa"/>
              </w:tcPr>
            </w:tcPrChange>
          </w:tcPr>
          <w:p w14:paraId="1ABC5821"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367" w:author="김은수" w:date="2026-09-30T15:44:00Z" w16du:dateUtc="2026-09-30T06:44:00Z"/>
              </w:rPr>
              <w:pPrChange w:id="7368"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7369" w:author="김은수" w:date="2026-09-30T15:44:00Z" w16du:dateUtc="2026-09-30T06:44:00Z">
              <w:r>
                <w:t>PCM 명령 및 모드 공유</w:t>
              </w:r>
            </w:ins>
          </w:p>
        </w:tc>
      </w:tr>
      <w:tr w:rsidR="00697371" w14:paraId="3C809EED" w14:textId="77777777">
        <w:trPr>
          <w:cantSplit/>
          <w:ins w:id="7370" w:author="김은수" w:date="2026-09-30T15:44:00Z"/>
          <w:trPrChange w:id="7371"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7372" w:author="김은수" w:date="2026-10-01T01:11:00Z">
              <w:tcPr>
                <w:tcW w:w="2250" w:type="dxa"/>
              </w:tcPr>
            </w:tcPrChange>
          </w:tcPr>
          <w:p w14:paraId="4667FBA8" w14:textId="77777777" w:rsidR="00697371" w:rsidRDefault="00220104">
            <w:pPr>
              <w:pStyle w:val="TDC7"/>
              <w:jc w:val="center"/>
              <w:rPr>
                <w:ins w:id="7373" w:author="김은수" w:date="2026-09-30T15:44:00Z" w16du:dateUtc="2026-09-30T06:44:00Z"/>
              </w:rPr>
              <w:pPrChange w:id="7374" w:author="김은수" w:date="2026-10-01T01:11:00Z">
                <w:pPr>
                  <w:spacing w:after="0" w:line="240" w:lineRule="auto"/>
                </w:pPr>
              </w:pPrChange>
            </w:pPr>
            <w:ins w:id="7375" w:author="김은수" w:date="2026-09-30T15:44:00Z" w16du:dateUtc="2026-09-30T06:44:00Z">
              <w:r>
                <w:t>SI-ID-CM3-001</w:t>
              </w:r>
            </w:ins>
          </w:p>
        </w:tc>
        <w:tc>
          <w:tcPr>
            <w:tcW w:w="2250" w:type="dxa"/>
            <w:tcPrChange w:id="7376" w:author="김은수" w:date="2026-10-01T01:11:00Z">
              <w:tcPr>
                <w:tcW w:w="2250" w:type="dxa"/>
              </w:tcPr>
            </w:tcPrChange>
          </w:tcPr>
          <w:p w14:paraId="1E2E2623"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377" w:author="김은수" w:date="2026-09-30T15:44:00Z" w16du:dateUtc="2026-09-30T06:44:00Z"/>
              </w:rPr>
              <w:pPrChange w:id="7378"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7379" w:author="김은수" w:date="2026-09-30T15:44:00Z" w16du:dateUtc="2026-09-30T06:44:00Z">
              <w:r>
                <w:t>SU-ID-CM3-018</w:t>
              </w:r>
            </w:ins>
          </w:p>
        </w:tc>
        <w:tc>
          <w:tcPr>
            <w:tcW w:w="4500" w:type="dxa"/>
            <w:tcPrChange w:id="7380" w:author="김은수" w:date="2026-10-01T01:11:00Z">
              <w:tcPr>
                <w:tcW w:w="4500" w:type="dxa"/>
              </w:tcPr>
            </w:tcPrChange>
          </w:tcPr>
          <w:p w14:paraId="6B79D8D7"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381" w:author="김은수" w:date="2026-09-30T15:44:00Z" w16du:dateUtc="2026-09-30T06:44:00Z"/>
              </w:rPr>
              <w:pPrChange w:id="7382"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7383" w:author="김은수" w:date="2026-09-30T15:44:00Z" w16du:dateUtc="2026-09-30T06:44:00Z">
              <w:r>
                <w:t>연결 검사 완료 공유</w:t>
              </w:r>
            </w:ins>
          </w:p>
        </w:tc>
      </w:tr>
      <w:tr w:rsidR="00697371" w14:paraId="673D2ADD" w14:textId="77777777">
        <w:trPr>
          <w:cantSplit/>
          <w:ins w:id="7384" w:author="김은수" w:date="2026-09-30T15:44:00Z"/>
          <w:trPrChange w:id="7385"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7386" w:author="김은수" w:date="2026-10-01T01:11:00Z">
              <w:tcPr>
                <w:tcW w:w="2250" w:type="dxa"/>
              </w:tcPr>
            </w:tcPrChange>
          </w:tcPr>
          <w:p w14:paraId="2D5DB673" w14:textId="77777777" w:rsidR="00697371" w:rsidRDefault="00220104">
            <w:pPr>
              <w:pStyle w:val="TDC7"/>
              <w:jc w:val="center"/>
              <w:rPr>
                <w:ins w:id="7387" w:author="김은수" w:date="2026-09-30T15:44:00Z" w16du:dateUtc="2026-09-30T06:44:00Z"/>
              </w:rPr>
              <w:pPrChange w:id="7388" w:author="김은수" w:date="2026-10-01T01:11:00Z">
                <w:pPr>
                  <w:spacing w:after="0" w:line="240" w:lineRule="auto"/>
                </w:pPr>
              </w:pPrChange>
            </w:pPr>
            <w:ins w:id="7389" w:author="김은수" w:date="2026-09-30T15:44:00Z" w16du:dateUtc="2026-09-30T06:44:00Z">
              <w:r>
                <w:lastRenderedPageBreak/>
                <w:t>SI-ID-CM3-001</w:t>
              </w:r>
            </w:ins>
          </w:p>
        </w:tc>
        <w:tc>
          <w:tcPr>
            <w:tcW w:w="2250" w:type="dxa"/>
            <w:tcPrChange w:id="7390" w:author="김은수" w:date="2026-10-01T01:11:00Z">
              <w:tcPr>
                <w:tcW w:w="2250" w:type="dxa"/>
              </w:tcPr>
            </w:tcPrChange>
          </w:tcPr>
          <w:p w14:paraId="7F2D3722"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391" w:author="김은수" w:date="2026-09-30T15:44:00Z" w16du:dateUtc="2026-09-30T06:44:00Z"/>
              </w:rPr>
              <w:pPrChange w:id="7392"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7393" w:author="김은수" w:date="2026-09-30T15:44:00Z" w16du:dateUtc="2026-09-30T06:44:00Z">
              <w:r>
                <w:t>SU-ID-CM3-019</w:t>
              </w:r>
            </w:ins>
          </w:p>
        </w:tc>
        <w:tc>
          <w:tcPr>
            <w:tcW w:w="4500" w:type="dxa"/>
            <w:tcPrChange w:id="7394" w:author="김은수" w:date="2026-10-01T01:11:00Z">
              <w:tcPr>
                <w:tcW w:w="4500" w:type="dxa"/>
              </w:tcPr>
            </w:tcPrChange>
          </w:tcPr>
          <w:p w14:paraId="04A91FFF"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395" w:author="김은수" w:date="2026-09-30T15:44:00Z" w16du:dateUtc="2026-09-30T06:44:00Z"/>
              </w:rPr>
              <w:pPrChange w:id="7396"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7397" w:author="김은수" w:date="2026-09-30T15:44:00Z" w16du:dateUtc="2026-09-30T06:44:00Z">
              <w:r>
                <w:t>오디오 및 자극 크기 조회</w:t>
              </w:r>
            </w:ins>
          </w:p>
        </w:tc>
      </w:tr>
      <w:tr w:rsidR="00697371" w14:paraId="29B3914E" w14:textId="77777777">
        <w:trPr>
          <w:cantSplit/>
          <w:ins w:id="7398" w:author="김은수" w:date="2026-09-30T15:44:00Z"/>
          <w:trPrChange w:id="7399"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7400" w:author="김은수" w:date="2026-10-01T01:11:00Z">
              <w:tcPr>
                <w:tcW w:w="2250" w:type="dxa"/>
              </w:tcPr>
            </w:tcPrChange>
          </w:tcPr>
          <w:p w14:paraId="30A24717" w14:textId="77777777" w:rsidR="00697371" w:rsidRDefault="00220104">
            <w:pPr>
              <w:pStyle w:val="TDC7"/>
              <w:jc w:val="center"/>
              <w:rPr>
                <w:ins w:id="7401" w:author="김은수" w:date="2026-09-30T15:44:00Z" w16du:dateUtc="2026-09-30T06:44:00Z"/>
              </w:rPr>
              <w:pPrChange w:id="7402" w:author="김은수" w:date="2026-10-01T01:11:00Z">
                <w:pPr>
                  <w:spacing w:after="0" w:line="240" w:lineRule="auto"/>
                </w:pPr>
              </w:pPrChange>
            </w:pPr>
            <w:ins w:id="7403" w:author="김은수" w:date="2026-09-30T15:44:00Z" w16du:dateUtc="2026-09-30T06:44:00Z">
              <w:r>
                <w:t>SI-ID-CM3-001</w:t>
              </w:r>
            </w:ins>
          </w:p>
        </w:tc>
        <w:tc>
          <w:tcPr>
            <w:tcW w:w="2250" w:type="dxa"/>
            <w:tcPrChange w:id="7404" w:author="김은수" w:date="2026-10-01T01:11:00Z">
              <w:tcPr>
                <w:tcW w:w="2250" w:type="dxa"/>
              </w:tcPr>
            </w:tcPrChange>
          </w:tcPr>
          <w:p w14:paraId="5C8DF8EC"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405" w:author="김은수" w:date="2026-09-30T15:44:00Z" w16du:dateUtc="2026-09-30T06:44:00Z"/>
              </w:rPr>
              <w:pPrChange w:id="7406"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7407" w:author="김은수" w:date="2026-09-30T15:44:00Z" w16du:dateUtc="2026-09-30T06:44:00Z">
              <w:r>
                <w:t>SU-ID-CM3-020</w:t>
              </w:r>
            </w:ins>
          </w:p>
        </w:tc>
        <w:tc>
          <w:tcPr>
            <w:tcW w:w="4500" w:type="dxa"/>
            <w:tcPrChange w:id="7408" w:author="김은수" w:date="2026-10-01T01:11:00Z">
              <w:tcPr>
                <w:tcW w:w="4500" w:type="dxa"/>
              </w:tcPr>
            </w:tcPrChange>
          </w:tcPr>
          <w:p w14:paraId="4D935F15"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409" w:author="김은수" w:date="2026-09-30T15:44:00Z" w16du:dateUtc="2026-09-30T06:44:00Z"/>
              </w:rPr>
              <w:pPrChange w:id="7410"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7411" w:author="김은수" w:date="2026-09-30T15:44:00Z" w16du:dateUtc="2026-09-30T06:44:00Z">
              <w:r>
                <w:t>맵 갱신 상태와 계산 자료 공유</w:t>
              </w:r>
            </w:ins>
          </w:p>
        </w:tc>
      </w:tr>
      <w:tr w:rsidR="00697371" w14:paraId="50C6ADBA" w14:textId="77777777">
        <w:trPr>
          <w:cantSplit/>
          <w:ins w:id="7412" w:author="김은수" w:date="2026-09-30T15:44:00Z"/>
          <w:trPrChange w:id="7413"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7414" w:author="김은수" w:date="2026-10-01T01:11:00Z">
              <w:tcPr>
                <w:tcW w:w="2250" w:type="dxa"/>
              </w:tcPr>
            </w:tcPrChange>
          </w:tcPr>
          <w:p w14:paraId="68DA2DA8" w14:textId="77777777" w:rsidR="00697371" w:rsidRDefault="00220104">
            <w:pPr>
              <w:pStyle w:val="TDC7"/>
              <w:jc w:val="center"/>
              <w:rPr>
                <w:ins w:id="7415" w:author="김은수" w:date="2026-09-30T15:44:00Z" w16du:dateUtc="2026-09-30T06:44:00Z"/>
              </w:rPr>
              <w:pPrChange w:id="7416" w:author="김은수" w:date="2026-10-01T01:11:00Z">
                <w:pPr>
                  <w:spacing w:after="0" w:line="240" w:lineRule="auto"/>
                </w:pPr>
              </w:pPrChange>
            </w:pPr>
            <w:ins w:id="7417" w:author="김은수" w:date="2026-09-30T15:44:00Z" w16du:dateUtc="2026-09-30T06:44:00Z">
              <w:r>
                <w:t>SI-ID-CM3-001</w:t>
              </w:r>
            </w:ins>
          </w:p>
        </w:tc>
        <w:tc>
          <w:tcPr>
            <w:tcW w:w="2250" w:type="dxa"/>
            <w:tcPrChange w:id="7418" w:author="김은수" w:date="2026-10-01T01:11:00Z">
              <w:tcPr>
                <w:tcW w:w="2250" w:type="dxa"/>
              </w:tcPr>
            </w:tcPrChange>
          </w:tcPr>
          <w:p w14:paraId="15167B72"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419" w:author="김은수" w:date="2026-09-30T15:44:00Z" w16du:dateUtc="2026-09-30T06:44:00Z"/>
              </w:rPr>
              <w:pPrChange w:id="7420"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7421" w:author="김은수" w:date="2026-09-30T15:44:00Z" w16du:dateUtc="2026-09-30T06:44:00Z">
              <w:r>
                <w:t>SU-ID-CM3-021</w:t>
              </w:r>
            </w:ins>
          </w:p>
        </w:tc>
        <w:tc>
          <w:tcPr>
            <w:tcW w:w="4500" w:type="dxa"/>
            <w:tcPrChange w:id="7422" w:author="김은수" w:date="2026-10-01T01:11:00Z">
              <w:tcPr>
                <w:tcW w:w="4500" w:type="dxa"/>
              </w:tcPr>
            </w:tcPrChange>
          </w:tcPr>
          <w:p w14:paraId="1A8A9018"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423" w:author="김은수" w:date="2026-09-30T15:44:00Z" w16du:dateUtc="2026-09-30T06:44:00Z"/>
              </w:rPr>
              <w:pPrChange w:id="7424"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7425" w:author="김은수" w:date="2026-09-30T15:44:00Z" w16du:dateUtc="2026-09-30T06:44:00Z">
              <w:r>
                <w:t>내부기 식별 및 사용자 정보 조회</w:t>
              </w:r>
            </w:ins>
          </w:p>
        </w:tc>
      </w:tr>
      <w:tr w:rsidR="00697371" w14:paraId="5999ADBC" w14:textId="77777777">
        <w:trPr>
          <w:cantSplit/>
          <w:ins w:id="7426" w:author="김은수" w:date="2026-09-30T15:44:00Z"/>
          <w:trPrChange w:id="7427"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7428" w:author="김은수" w:date="2026-10-01T01:11:00Z">
              <w:tcPr>
                <w:tcW w:w="2250" w:type="dxa"/>
              </w:tcPr>
            </w:tcPrChange>
          </w:tcPr>
          <w:p w14:paraId="71039D92" w14:textId="77777777" w:rsidR="00697371" w:rsidRDefault="00220104">
            <w:pPr>
              <w:pStyle w:val="TDC7"/>
              <w:jc w:val="center"/>
              <w:rPr>
                <w:ins w:id="7429" w:author="김은수" w:date="2026-09-30T15:44:00Z" w16du:dateUtc="2026-09-30T06:44:00Z"/>
              </w:rPr>
              <w:pPrChange w:id="7430" w:author="김은수" w:date="2026-10-01T01:11:00Z">
                <w:pPr>
                  <w:spacing w:after="0" w:line="240" w:lineRule="auto"/>
                </w:pPr>
              </w:pPrChange>
            </w:pPr>
            <w:ins w:id="7431" w:author="김은수" w:date="2026-09-30T15:44:00Z" w16du:dateUtc="2026-09-30T06:44:00Z">
              <w:r>
                <w:t>SI-ID-CM3-001</w:t>
              </w:r>
            </w:ins>
          </w:p>
        </w:tc>
        <w:tc>
          <w:tcPr>
            <w:tcW w:w="2250" w:type="dxa"/>
            <w:tcPrChange w:id="7432" w:author="김은수" w:date="2026-10-01T01:11:00Z">
              <w:tcPr>
                <w:tcW w:w="2250" w:type="dxa"/>
              </w:tcPr>
            </w:tcPrChange>
          </w:tcPr>
          <w:p w14:paraId="32C0E48C"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433" w:author="김은수" w:date="2026-09-30T15:44:00Z" w16du:dateUtc="2026-09-30T06:44:00Z"/>
              </w:rPr>
              <w:pPrChange w:id="7434"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7435" w:author="김은수" w:date="2026-09-30T15:44:00Z" w16du:dateUtc="2026-09-30T06:44:00Z">
              <w:r>
                <w:t>SU-ID-CM3-022</w:t>
              </w:r>
            </w:ins>
          </w:p>
        </w:tc>
        <w:tc>
          <w:tcPr>
            <w:tcW w:w="4500" w:type="dxa"/>
            <w:tcPrChange w:id="7436" w:author="김은수" w:date="2026-10-01T01:11:00Z">
              <w:tcPr>
                <w:tcW w:w="4500" w:type="dxa"/>
              </w:tcPr>
            </w:tcPrChange>
          </w:tcPr>
          <w:p w14:paraId="2D0CA81A"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437" w:author="김은수" w:date="2026-09-30T15:44:00Z" w16du:dateUtc="2026-09-30T06:44:00Z"/>
              </w:rPr>
              <w:pPrChange w:id="7438"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7439" w:author="김은수" w:date="2026-09-30T15:44:00Z" w16du:dateUtc="2026-09-30T06:44:00Z">
              <w:r>
                <w:t>맵 목록과 선택 정보</w:t>
              </w:r>
            </w:ins>
          </w:p>
        </w:tc>
      </w:tr>
      <w:tr w:rsidR="00697371" w14:paraId="376F7F8B" w14:textId="77777777">
        <w:trPr>
          <w:cantSplit/>
          <w:ins w:id="7440" w:author="김은수" w:date="2026-09-30T15:44:00Z"/>
          <w:trPrChange w:id="7441"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7442" w:author="김은수" w:date="2026-10-01T01:11:00Z">
              <w:tcPr>
                <w:tcW w:w="2250" w:type="dxa"/>
              </w:tcPr>
            </w:tcPrChange>
          </w:tcPr>
          <w:p w14:paraId="77AAD94A" w14:textId="77777777" w:rsidR="00697371" w:rsidRDefault="00220104">
            <w:pPr>
              <w:pStyle w:val="TDC7"/>
              <w:jc w:val="center"/>
              <w:rPr>
                <w:ins w:id="7443" w:author="김은수" w:date="2026-09-30T15:44:00Z" w16du:dateUtc="2026-09-30T06:44:00Z"/>
              </w:rPr>
              <w:pPrChange w:id="7444" w:author="김은수" w:date="2026-10-01T01:11:00Z">
                <w:pPr>
                  <w:spacing w:after="0" w:line="240" w:lineRule="auto"/>
                </w:pPr>
              </w:pPrChange>
            </w:pPr>
            <w:ins w:id="7445" w:author="김은수" w:date="2026-09-30T15:44:00Z" w16du:dateUtc="2026-09-30T06:44:00Z">
              <w:r>
                <w:t>SI-ID-CM3-001</w:t>
              </w:r>
            </w:ins>
          </w:p>
        </w:tc>
        <w:tc>
          <w:tcPr>
            <w:tcW w:w="2250" w:type="dxa"/>
            <w:tcPrChange w:id="7446" w:author="김은수" w:date="2026-10-01T01:11:00Z">
              <w:tcPr>
                <w:tcW w:w="2250" w:type="dxa"/>
              </w:tcPr>
            </w:tcPrChange>
          </w:tcPr>
          <w:p w14:paraId="705EDD79"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447" w:author="김은수" w:date="2026-09-30T15:44:00Z" w16du:dateUtc="2026-09-30T06:44:00Z"/>
              </w:rPr>
              <w:pPrChange w:id="7448"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7449" w:author="김은수" w:date="2026-09-30T15:44:00Z" w16du:dateUtc="2026-09-30T06:44:00Z">
              <w:r>
                <w:t>SU-ID-CM3-023</w:t>
              </w:r>
            </w:ins>
          </w:p>
        </w:tc>
        <w:tc>
          <w:tcPr>
            <w:tcW w:w="4500" w:type="dxa"/>
            <w:tcPrChange w:id="7450" w:author="김은수" w:date="2026-10-01T01:11:00Z">
              <w:tcPr>
                <w:tcW w:w="4500" w:type="dxa"/>
              </w:tcPr>
            </w:tcPrChange>
          </w:tcPr>
          <w:p w14:paraId="026352E3"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451" w:author="김은수" w:date="2026-09-30T15:44:00Z" w16du:dateUtc="2026-09-30T06:44:00Z"/>
              </w:rPr>
              <w:pPrChange w:id="7452"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7453" w:author="김은수" w:date="2026-09-30T15:44:00Z" w16du:dateUtc="2026-09-30T06:44:00Z">
              <w:r>
                <w:t>오디오 및 자극 볼륨 설정</w:t>
              </w:r>
            </w:ins>
          </w:p>
        </w:tc>
      </w:tr>
      <w:tr w:rsidR="00697371" w14:paraId="789B6C13" w14:textId="77777777">
        <w:trPr>
          <w:cantSplit/>
          <w:ins w:id="7454" w:author="김은수" w:date="2026-09-30T15:44:00Z"/>
          <w:trPrChange w:id="7455"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7456" w:author="김은수" w:date="2026-10-01T01:11:00Z">
              <w:tcPr>
                <w:tcW w:w="2250" w:type="dxa"/>
              </w:tcPr>
            </w:tcPrChange>
          </w:tcPr>
          <w:p w14:paraId="4B7CD05D" w14:textId="77777777" w:rsidR="00697371" w:rsidRDefault="00220104">
            <w:pPr>
              <w:pStyle w:val="TDC7"/>
              <w:jc w:val="center"/>
              <w:rPr>
                <w:ins w:id="7457" w:author="김은수" w:date="2026-09-30T15:44:00Z" w16du:dateUtc="2026-09-30T06:44:00Z"/>
              </w:rPr>
              <w:pPrChange w:id="7458" w:author="김은수" w:date="2026-10-01T01:11:00Z">
                <w:pPr>
                  <w:spacing w:after="0" w:line="240" w:lineRule="auto"/>
                </w:pPr>
              </w:pPrChange>
            </w:pPr>
            <w:ins w:id="7459" w:author="김은수" w:date="2026-09-30T15:44:00Z" w16du:dateUtc="2026-09-30T06:44:00Z">
              <w:r>
                <w:t>SI-ID-CM3-001</w:t>
              </w:r>
            </w:ins>
          </w:p>
        </w:tc>
        <w:tc>
          <w:tcPr>
            <w:tcW w:w="2250" w:type="dxa"/>
            <w:tcPrChange w:id="7460" w:author="김은수" w:date="2026-10-01T01:11:00Z">
              <w:tcPr>
                <w:tcW w:w="2250" w:type="dxa"/>
              </w:tcPr>
            </w:tcPrChange>
          </w:tcPr>
          <w:p w14:paraId="0E525A9A"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461" w:author="김은수" w:date="2026-09-30T15:44:00Z" w16du:dateUtc="2026-09-30T06:44:00Z"/>
              </w:rPr>
              <w:pPrChange w:id="7462"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7463" w:author="김은수" w:date="2026-09-30T15:44:00Z" w16du:dateUtc="2026-09-30T06:44:00Z">
              <w:r>
                <w:t>SU-ID-CM3-024</w:t>
              </w:r>
            </w:ins>
          </w:p>
        </w:tc>
        <w:tc>
          <w:tcPr>
            <w:tcW w:w="4500" w:type="dxa"/>
            <w:tcPrChange w:id="7464" w:author="김은수" w:date="2026-10-01T01:11:00Z">
              <w:tcPr>
                <w:tcW w:w="4500" w:type="dxa"/>
              </w:tcPr>
            </w:tcPrChange>
          </w:tcPr>
          <w:p w14:paraId="086A7F1F"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465" w:author="김은수" w:date="2026-09-30T15:44:00Z" w16du:dateUtc="2026-09-30T06:44:00Z"/>
              </w:rPr>
              <w:pPrChange w:id="7466"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7467" w:author="김은수" w:date="2026-09-30T15:44:00Z" w16du:dateUtc="2026-09-30T06:44:00Z">
              <w:r>
                <w:t>사용자 알림 설정</w:t>
              </w:r>
            </w:ins>
          </w:p>
        </w:tc>
      </w:tr>
      <w:tr w:rsidR="00697371" w14:paraId="3926D4A4" w14:textId="77777777">
        <w:trPr>
          <w:cantSplit/>
          <w:ins w:id="7468" w:author="김은수" w:date="2026-09-30T15:44:00Z"/>
          <w:trPrChange w:id="7469"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7470" w:author="김은수" w:date="2026-10-01T01:11:00Z">
              <w:tcPr>
                <w:tcW w:w="2250" w:type="dxa"/>
              </w:tcPr>
            </w:tcPrChange>
          </w:tcPr>
          <w:p w14:paraId="7D8E0E5C" w14:textId="77777777" w:rsidR="00697371" w:rsidRDefault="00220104">
            <w:pPr>
              <w:pStyle w:val="TDC7"/>
              <w:jc w:val="center"/>
              <w:rPr>
                <w:ins w:id="7471" w:author="김은수" w:date="2026-09-30T15:44:00Z" w16du:dateUtc="2026-09-30T06:44:00Z"/>
              </w:rPr>
              <w:pPrChange w:id="7472" w:author="김은수" w:date="2026-10-01T01:11:00Z">
                <w:pPr>
                  <w:spacing w:after="0" w:line="240" w:lineRule="auto"/>
                </w:pPr>
              </w:pPrChange>
            </w:pPr>
            <w:ins w:id="7473" w:author="김은수" w:date="2026-09-30T15:44:00Z" w16du:dateUtc="2026-09-30T06:44:00Z">
              <w:r>
                <w:t>SI-ID-CM3-001</w:t>
              </w:r>
            </w:ins>
          </w:p>
        </w:tc>
        <w:tc>
          <w:tcPr>
            <w:tcW w:w="2250" w:type="dxa"/>
            <w:tcPrChange w:id="7474" w:author="김은수" w:date="2026-10-01T01:11:00Z">
              <w:tcPr>
                <w:tcW w:w="2250" w:type="dxa"/>
              </w:tcPr>
            </w:tcPrChange>
          </w:tcPr>
          <w:p w14:paraId="4DC9CA32"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475" w:author="김은수" w:date="2026-09-30T15:44:00Z" w16du:dateUtc="2026-09-30T06:44:00Z"/>
              </w:rPr>
              <w:pPrChange w:id="7476"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7477" w:author="김은수" w:date="2026-09-30T15:44:00Z" w16du:dateUtc="2026-09-30T06:44:00Z">
              <w:r>
                <w:t>SU-ID-CM3-025</w:t>
              </w:r>
            </w:ins>
          </w:p>
        </w:tc>
        <w:tc>
          <w:tcPr>
            <w:tcW w:w="4500" w:type="dxa"/>
            <w:tcPrChange w:id="7478" w:author="김은수" w:date="2026-10-01T01:11:00Z">
              <w:tcPr>
                <w:tcW w:w="4500" w:type="dxa"/>
              </w:tcPr>
            </w:tcPrChange>
          </w:tcPr>
          <w:p w14:paraId="515EB3DC"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479" w:author="김은수" w:date="2026-09-30T15:44:00Z" w16du:dateUtc="2026-09-30T06:44:00Z"/>
              </w:rPr>
              <w:pPrChange w:id="7480"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7481" w:author="김은수" w:date="2026-09-30T15:44:00Z" w16du:dateUtc="2026-09-30T06:44:00Z">
              <w:r>
                <w:t>I2C 전송과 인터럽트 진행</w:t>
              </w:r>
            </w:ins>
          </w:p>
        </w:tc>
      </w:tr>
      <w:tr w:rsidR="00697371" w14:paraId="3F93759A" w14:textId="77777777">
        <w:trPr>
          <w:cantSplit/>
          <w:ins w:id="7482" w:author="김은수" w:date="2026-09-30T15:44:00Z"/>
          <w:trPrChange w:id="7483"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7484" w:author="김은수" w:date="2026-10-01T01:11:00Z">
              <w:tcPr>
                <w:tcW w:w="2250" w:type="dxa"/>
              </w:tcPr>
            </w:tcPrChange>
          </w:tcPr>
          <w:p w14:paraId="21B869A0" w14:textId="77777777" w:rsidR="00697371" w:rsidRDefault="00220104">
            <w:pPr>
              <w:pStyle w:val="TDC7"/>
              <w:jc w:val="center"/>
              <w:rPr>
                <w:ins w:id="7485" w:author="김은수" w:date="2026-09-30T15:44:00Z" w16du:dateUtc="2026-09-30T06:44:00Z"/>
              </w:rPr>
              <w:pPrChange w:id="7486" w:author="김은수" w:date="2026-10-01T01:11:00Z">
                <w:pPr>
                  <w:spacing w:after="0" w:line="240" w:lineRule="auto"/>
                </w:pPr>
              </w:pPrChange>
            </w:pPr>
            <w:ins w:id="7487" w:author="김은수" w:date="2026-09-30T15:44:00Z" w16du:dateUtc="2026-09-30T06:44:00Z">
              <w:r>
                <w:t>SI-ID-CM3-001</w:t>
              </w:r>
            </w:ins>
          </w:p>
        </w:tc>
        <w:tc>
          <w:tcPr>
            <w:tcW w:w="2250" w:type="dxa"/>
            <w:tcPrChange w:id="7488" w:author="김은수" w:date="2026-10-01T01:11:00Z">
              <w:tcPr>
                <w:tcW w:w="2250" w:type="dxa"/>
              </w:tcPr>
            </w:tcPrChange>
          </w:tcPr>
          <w:p w14:paraId="3AB8F4FE"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489" w:author="김은수" w:date="2026-09-30T15:44:00Z" w16du:dateUtc="2026-09-30T06:44:00Z"/>
              </w:rPr>
              <w:pPrChange w:id="7490"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7491" w:author="김은수" w:date="2026-09-30T15:44:00Z" w16du:dateUtc="2026-09-30T06:44:00Z">
              <w:r>
                <w:t>SU-ID-CM3-026</w:t>
              </w:r>
            </w:ins>
          </w:p>
        </w:tc>
        <w:tc>
          <w:tcPr>
            <w:tcW w:w="4500" w:type="dxa"/>
            <w:tcPrChange w:id="7492" w:author="김은수" w:date="2026-10-01T01:11:00Z">
              <w:tcPr>
                <w:tcW w:w="4500" w:type="dxa"/>
              </w:tcPr>
            </w:tcPrChange>
          </w:tcPr>
          <w:p w14:paraId="649B9441"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493" w:author="김은수" w:date="2026-09-30T15:44:00Z" w16du:dateUtc="2026-09-30T06:44:00Z"/>
              </w:rPr>
              <w:pPrChange w:id="7494"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7495" w:author="김은수" w:date="2026-09-30T15:44:00Z" w16du:dateUtc="2026-09-30T06:44:00Z">
              <w:r>
                <w:t>SPI 응답 버퍼 관리</w:t>
              </w:r>
            </w:ins>
          </w:p>
        </w:tc>
      </w:tr>
      <w:tr w:rsidR="00697371" w14:paraId="6333402E" w14:textId="77777777">
        <w:trPr>
          <w:cantSplit/>
          <w:ins w:id="7496" w:author="김은수" w:date="2026-09-30T15:44:00Z"/>
          <w:trPrChange w:id="7497"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7498" w:author="김은수" w:date="2026-10-01T01:11:00Z">
              <w:tcPr>
                <w:tcW w:w="2250" w:type="dxa"/>
              </w:tcPr>
            </w:tcPrChange>
          </w:tcPr>
          <w:p w14:paraId="171375AE" w14:textId="77777777" w:rsidR="00697371" w:rsidRDefault="00220104">
            <w:pPr>
              <w:pStyle w:val="TDC7"/>
              <w:jc w:val="center"/>
              <w:rPr>
                <w:ins w:id="7499" w:author="김은수" w:date="2026-09-30T15:44:00Z" w16du:dateUtc="2026-09-30T06:44:00Z"/>
              </w:rPr>
              <w:pPrChange w:id="7500" w:author="김은수" w:date="2026-10-01T01:11:00Z">
                <w:pPr>
                  <w:spacing w:after="0" w:line="240" w:lineRule="auto"/>
                </w:pPr>
              </w:pPrChange>
            </w:pPr>
            <w:ins w:id="7501" w:author="김은수" w:date="2026-09-30T15:44:00Z" w16du:dateUtc="2026-09-30T06:44:00Z">
              <w:r>
                <w:t>SI-ID-CM3-002</w:t>
              </w:r>
            </w:ins>
          </w:p>
        </w:tc>
        <w:tc>
          <w:tcPr>
            <w:tcW w:w="2250" w:type="dxa"/>
            <w:tcPrChange w:id="7502" w:author="김은수" w:date="2026-10-01T01:11:00Z">
              <w:tcPr>
                <w:tcW w:w="2250" w:type="dxa"/>
              </w:tcPr>
            </w:tcPrChange>
          </w:tcPr>
          <w:p w14:paraId="60965ACB"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503" w:author="김은수" w:date="2026-09-30T15:44:00Z" w16du:dateUtc="2026-09-30T06:44:00Z"/>
              </w:rPr>
              <w:pPrChange w:id="7504"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7505" w:author="김은수" w:date="2026-09-30T15:44:00Z" w16du:dateUtc="2026-09-30T06:44:00Z">
              <w:r>
                <w:t>SU-ID-CM3-027</w:t>
              </w:r>
            </w:ins>
          </w:p>
        </w:tc>
        <w:tc>
          <w:tcPr>
            <w:tcW w:w="4500" w:type="dxa"/>
            <w:tcPrChange w:id="7506" w:author="김은수" w:date="2026-10-01T01:11:00Z">
              <w:tcPr>
                <w:tcW w:w="4500" w:type="dxa"/>
              </w:tcPr>
            </w:tcPrChange>
          </w:tcPr>
          <w:p w14:paraId="0325FBA3"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507" w:author="김은수" w:date="2026-09-30T15:44:00Z" w16du:dateUtc="2026-09-30T06:44:00Z"/>
              </w:rPr>
              <w:pPrChange w:id="7508"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7509" w:author="김은수" w:date="2026-09-30T15:44:00Z" w16du:dateUtc="2026-09-30T06:44:00Z">
              <w:r>
                <w:t>자극 프레임 수 계산</w:t>
              </w:r>
            </w:ins>
          </w:p>
        </w:tc>
      </w:tr>
      <w:tr w:rsidR="00697371" w14:paraId="0B4B6C42" w14:textId="77777777">
        <w:trPr>
          <w:cantSplit/>
          <w:ins w:id="7510" w:author="김은수" w:date="2026-09-30T15:44:00Z"/>
          <w:trPrChange w:id="7511"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7512" w:author="김은수" w:date="2026-10-01T01:11:00Z">
              <w:tcPr>
                <w:tcW w:w="2250" w:type="dxa"/>
              </w:tcPr>
            </w:tcPrChange>
          </w:tcPr>
          <w:p w14:paraId="403205BF" w14:textId="77777777" w:rsidR="00697371" w:rsidRDefault="00220104">
            <w:pPr>
              <w:pStyle w:val="TDC7"/>
              <w:jc w:val="center"/>
              <w:rPr>
                <w:ins w:id="7513" w:author="김은수" w:date="2026-09-30T15:44:00Z" w16du:dateUtc="2026-09-30T06:44:00Z"/>
              </w:rPr>
              <w:pPrChange w:id="7514" w:author="김은수" w:date="2026-10-01T01:11:00Z">
                <w:pPr>
                  <w:spacing w:after="0" w:line="240" w:lineRule="auto"/>
                </w:pPr>
              </w:pPrChange>
            </w:pPr>
            <w:ins w:id="7515" w:author="김은수" w:date="2026-09-30T15:44:00Z" w16du:dateUtc="2026-09-30T06:44:00Z">
              <w:r>
                <w:t>SI-ID-CM3-002</w:t>
              </w:r>
            </w:ins>
          </w:p>
        </w:tc>
        <w:tc>
          <w:tcPr>
            <w:tcW w:w="2250" w:type="dxa"/>
            <w:tcPrChange w:id="7516" w:author="김은수" w:date="2026-10-01T01:11:00Z">
              <w:tcPr>
                <w:tcW w:w="2250" w:type="dxa"/>
              </w:tcPr>
            </w:tcPrChange>
          </w:tcPr>
          <w:p w14:paraId="5A13437B"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517" w:author="김은수" w:date="2026-09-30T15:44:00Z" w16du:dateUtc="2026-09-30T06:44:00Z"/>
              </w:rPr>
              <w:pPrChange w:id="7518"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7519" w:author="김은수" w:date="2026-09-30T15:44:00Z" w16du:dateUtc="2026-09-30T06:44:00Z">
              <w:r>
                <w:t>SU-ID-CM3-028</w:t>
              </w:r>
            </w:ins>
          </w:p>
        </w:tc>
        <w:tc>
          <w:tcPr>
            <w:tcW w:w="4500" w:type="dxa"/>
            <w:tcPrChange w:id="7520" w:author="김은수" w:date="2026-10-01T01:11:00Z">
              <w:tcPr>
                <w:tcW w:w="4500" w:type="dxa"/>
              </w:tcPr>
            </w:tcPrChange>
          </w:tcPr>
          <w:p w14:paraId="3010B062"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521" w:author="김은수" w:date="2026-09-30T15:44:00Z" w16du:dateUtc="2026-09-30T06:44:00Z"/>
              </w:rPr>
              <w:pPrChange w:id="7522"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7523" w:author="김은수" w:date="2026-09-30T15:44:00Z" w16du:dateUtc="2026-09-30T06:44:00Z">
              <w:r>
                <w:t>내부기 DAC 범위와 T/C 변환</w:t>
              </w:r>
            </w:ins>
          </w:p>
        </w:tc>
      </w:tr>
      <w:tr w:rsidR="00697371" w14:paraId="26DADA03" w14:textId="77777777">
        <w:trPr>
          <w:cantSplit/>
          <w:ins w:id="7524" w:author="김은수" w:date="2026-09-30T15:44:00Z"/>
          <w:trPrChange w:id="7525"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7526" w:author="김은수" w:date="2026-10-01T01:11:00Z">
              <w:tcPr>
                <w:tcW w:w="2250" w:type="dxa"/>
              </w:tcPr>
            </w:tcPrChange>
          </w:tcPr>
          <w:p w14:paraId="6784CC7B" w14:textId="77777777" w:rsidR="00697371" w:rsidRDefault="00220104">
            <w:pPr>
              <w:pStyle w:val="TDC7"/>
              <w:jc w:val="center"/>
              <w:rPr>
                <w:ins w:id="7527" w:author="김은수" w:date="2026-09-30T15:44:00Z" w16du:dateUtc="2026-09-30T06:44:00Z"/>
              </w:rPr>
              <w:pPrChange w:id="7528" w:author="김은수" w:date="2026-10-01T01:11:00Z">
                <w:pPr>
                  <w:spacing w:after="0" w:line="240" w:lineRule="auto"/>
                </w:pPr>
              </w:pPrChange>
            </w:pPr>
            <w:ins w:id="7529" w:author="김은수" w:date="2026-09-30T15:44:00Z" w16du:dateUtc="2026-09-30T06:44:00Z">
              <w:r>
                <w:t>SI-ID-CM3-002</w:t>
              </w:r>
            </w:ins>
          </w:p>
        </w:tc>
        <w:tc>
          <w:tcPr>
            <w:tcW w:w="2250" w:type="dxa"/>
            <w:tcPrChange w:id="7530" w:author="김은수" w:date="2026-10-01T01:11:00Z">
              <w:tcPr>
                <w:tcW w:w="2250" w:type="dxa"/>
              </w:tcPr>
            </w:tcPrChange>
          </w:tcPr>
          <w:p w14:paraId="6CA586D6"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531" w:author="김은수" w:date="2026-09-30T15:44:00Z" w16du:dateUtc="2026-09-30T06:44:00Z"/>
              </w:rPr>
              <w:pPrChange w:id="7532"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7533" w:author="김은수" w:date="2026-09-30T15:44:00Z" w16du:dateUtc="2026-09-30T06:44:00Z">
              <w:r>
                <w:t>SU-ID-CM3-029</w:t>
              </w:r>
            </w:ins>
          </w:p>
        </w:tc>
        <w:tc>
          <w:tcPr>
            <w:tcW w:w="4500" w:type="dxa"/>
            <w:tcPrChange w:id="7534" w:author="김은수" w:date="2026-10-01T01:11:00Z">
              <w:tcPr>
                <w:tcW w:w="4500" w:type="dxa"/>
              </w:tcPr>
            </w:tcPrChange>
          </w:tcPr>
          <w:p w14:paraId="2532BF1F"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535" w:author="김은수" w:date="2026-09-30T15:44:00Z" w16du:dateUtc="2026-09-30T06:44:00Z"/>
              </w:rPr>
              <w:pPrChange w:id="7536"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7537" w:author="김은수" w:date="2026-09-30T15:44:00Z" w16du:dateUtc="2026-09-30T06:44:00Z">
              <w:r>
                <w:t>자극 파라미터 계산 결과 공유</w:t>
              </w:r>
            </w:ins>
          </w:p>
        </w:tc>
      </w:tr>
      <w:tr w:rsidR="00697371" w14:paraId="5E648012" w14:textId="77777777">
        <w:trPr>
          <w:cantSplit/>
          <w:ins w:id="7538" w:author="김은수" w:date="2026-09-30T15:44:00Z"/>
          <w:trPrChange w:id="7539"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7540" w:author="김은수" w:date="2026-10-01T01:11:00Z">
              <w:tcPr>
                <w:tcW w:w="2250" w:type="dxa"/>
              </w:tcPr>
            </w:tcPrChange>
          </w:tcPr>
          <w:p w14:paraId="34EA5F16" w14:textId="77777777" w:rsidR="00697371" w:rsidRDefault="00220104">
            <w:pPr>
              <w:pStyle w:val="TDC7"/>
              <w:jc w:val="center"/>
              <w:rPr>
                <w:ins w:id="7541" w:author="김은수" w:date="2026-09-30T15:44:00Z" w16du:dateUtc="2026-09-30T06:44:00Z"/>
              </w:rPr>
              <w:pPrChange w:id="7542" w:author="김은수" w:date="2026-10-01T01:11:00Z">
                <w:pPr>
                  <w:spacing w:after="0" w:line="240" w:lineRule="auto"/>
                </w:pPr>
              </w:pPrChange>
            </w:pPr>
            <w:ins w:id="7543" w:author="김은수" w:date="2026-09-30T15:44:00Z" w16du:dateUtc="2026-09-30T06:44:00Z">
              <w:r>
                <w:t>SI-ID-CM3-003</w:t>
              </w:r>
            </w:ins>
          </w:p>
        </w:tc>
        <w:tc>
          <w:tcPr>
            <w:tcW w:w="2250" w:type="dxa"/>
            <w:tcPrChange w:id="7544" w:author="김은수" w:date="2026-10-01T01:11:00Z">
              <w:tcPr>
                <w:tcW w:w="2250" w:type="dxa"/>
              </w:tcPr>
            </w:tcPrChange>
          </w:tcPr>
          <w:p w14:paraId="1E4E9919"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545" w:author="김은수" w:date="2026-09-30T15:44:00Z" w16du:dateUtc="2026-09-30T06:44:00Z"/>
              </w:rPr>
              <w:pPrChange w:id="7546"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7547" w:author="김은수" w:date="2026-09-30T15:44:00Z" w16du:dateUtc="2026-09-30T06:44:00Z">
              <w:r>
                <w:t>SU-ID-CM3-030</w:t>
              </w:r>
            </w:ins>
          </w:p>
        </w:tc>
        <w:tc>
          <w:tcPr>
            <w:tcW w:w="4500" w:type="dxa"/>
            <w:tcPrChange w:id="7548" w:author="김은수" w:date="2026-10-01T01:11:00Z">
              <w:tcPr>
                <w:tcW w:w="4500" w:type="dxa"/>
              </w:tcPr>
            </w:tcPrChange>
          </w:tcPr>
          <w:p w14:paraId="48542036"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549" w:author="김은수" w:date="2026-09-30T15:44:00Z" w16du:dateUtc="2026-09-30T06:44:00Z"/>
              </w:rPr>
              <w:pPrChange w:id="7550"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7551" w:author="김은수" w:date="2026-09-30T15:44:00Z" w16du:dateUtc="2026-09-30T06:44:00Z">
              <w:r>
                <w:t>내부기 실행 상태 관리</w:t>
              </w:r>
            </w:ins>
          </w:p>
        </w:tc>
      </w:tr>
      <w:tr w:rsidR="00697371" w14:paraId="0651F49D" w14:textId="77777777">
        <w:trPr>
          <w:cantSplit/>
          <w:ins w:id="7552" w:author="김은수" w:date="2026-09-30T15:44:00Z"/>
          <w:trPrChange w:id="7553"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7554" w:author="김은수" w:date="2026-10-01T01:11:00Z">
              <w:tcPr>
                <w:tcW w:w="2250" w:type="dxa"/>
              </w:tcPr>
            </w:tcPrChange>
          </w:tcPr>
          <w:p w14:paraId="5092252E" w14:textId="77777777" w:rsidR="00697371" w:rsidRDefault="00220104">
            <w:pPr>
              <w:pStyle w:val="TDC7"/>
              <w:jc w:val="center"/>
              <w:rPr>
                <w:ins w:id="7555" w:author="김은수" w:date="2026-09-30T15:44:00Z" w16du:dateUtc="2026-09-30T06:44:00Z"/>
              </w:rPr>
              <w:pPrChange w:id="7556" w:author="김은수" w:date="2026-10-01T01:11:00Z">
                <w:pPr>
                  <w:spacing w:after="0" w:line="240" w:lineRule="auto"/>
                </w:pPr>
              </w:pPrChange>
            </w:pPr>
            <w:ins w:id="7557" w:author="김은수" w:date="2026-09-30T15:44:00Z" w16du:dateUtc="2026-09-30T06:44:00Z">
              <w:r>
                <w:t>SI-ID-CM3-003</w:t>
              </w:r>
            </w:ins>
          </w:p>
        </w:tc>
        <w:tc>
          <w:tcPr>
            <w:tcW w:w="2250" w:type="dxa"/>
            <w:tcPrChange w:id="7558" w:author="김은수" w:date="2026-10-01T01:11:00Z">
              <w:tcPr>
                <w:tcW w:w="2250" w:type="dxa"/>
              </w:tcPr>
            </w:tcPrChange>
          </w:tcPr>
          <w:p w14:paraId="11A92C1B"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559" w:author="김은수" w:date="2026-09-30T15:44:00Z" w16du:dateUtc="2026-09-30T06:44:00Z"/>
              </w:rPr>
              <w:pPrChange w:id="7560"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7561" w:author="김은수" w:date="2026-09-30T15:44:00Z" w16du:dateUtc="2026-09-30T06:44:00Z">
              <w:r>
                <w:t>SU-ID-CM3-031</w:t>
              </w:r>
            </w:ins>
          </w:p>
        </w:tc>
        <w:tc>
          <w:tcPr>
            <w:tcW w:w="4500" w:type="dxa"/>
            <w:tcPrChange w:id="7562" w:author="김은수" w:date="2026-10-01T01:11:00Z">
              <w:tcPr>
                <w:tcW w:w="4500" w:type="dxa"/>
              </w:tcPr>
            </w:tcPrChange>
          </w:tcPr>
          <w:p w14:paraId="220DCBD8"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563" w:author="김은수" w:date="2026-09-30T15:44:00Z" w16du:dateUtc="2026-09-30T06:44:00Z"/>
              </w:rPr>
              <w:pPrChange w:id="7564"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7565" w:author="김은수" w:date="2026-09-30T15:44:00Z" w16du:dateUtc="2026-09-30T06:44:00Z">
              <w:r>
                <w:t>내부기 및 송신 전원 초기화</w:t>
              </w:r>
            </w:ins>
          </w:p>
        </w:tc>
      </w:tr>
      <w:tr w:rsidR="00697371" w14:paraId="4E81B5E9" w14:textId="77777777">
        <w:trPr>
          <w:cantSplit/>
          <w:ins w:id="7566" w:author="김은수" w:date="2026-09-30T15:44:00Z"/>
          <w:trPrChange w:id="7567"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7568" w:author="김은수" w:date="2026-10-01T01:11:00Z">
              <w:tcPr>
                <w:tcW w:w="2250" w:type="dxa"/>
              </w:tcPr>
            </w:tcPrChange>
          </w:tcPr>
          <w:p w14:paraId="1121E808" w14:textId="77777777" w:rsidR="00697371" w:rsidRDefault="00220104">
            <w:pPr>
              <w:pStyle w:val="TDC7"/>
              <w:jc w:val="center"/>
              <w:rPr>
                <w:ins w:id="7569" w:author="김은수" w:date="2026-09-30T15:44:00Z" w16du:dateUtc="2026-09-30T06:44:00Z"/>
              </w:rPr>
              <w:pPrChange w:id="7570" w:author="김은수" w:date="2026-10-01T01:11:00Z">
                <w:pPr>
                  <w:spacing w:after="0" w:line="240" w:lineRule="auto"/>
                </w:pPr>
              </w:pPrChange>
            </w:pPr>
            <w:ins w:id="7571" w:author="김은수" w:date="2026-09-30T15:44:00Z" w16du:dateUtc="2026-09-30T06:44:00Z">
              <w:r>
                <w:t>SI-ID-CM3-003</w:t>
              </w:r>
            </w:ins>
          </w:p>
        </w:tc>
        <w:tc>
          <w:tcPr>
            <w:tcW w:w="2250" w:type="dxa"/>
            <w:tcPrChange w:id="7572" w:author="김은수" w:date="2026-10-01T01:11:00Z">
              <w:tcPr>
                <w:tcW w:w="2250" w:type="dxa"/>
              </w:tcPr>
            </w:tcPrChange>
          </w:tcPr>
          <w:p w14:paraId="5CCF28D6"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573" w:author="김은수" w:date="2026-09-30T15:44:00Z" w16du:dateUtc="2026-09-30T06:44:00Z"/>
              </w:rPr>
              <w:pPrChange w:id="7574"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7575" w:author="김은수" w:date="2026-09-30T15:44:00Z" w16du:dateUtc="2026-09-30T06:44:00Z">
              <w:r>
                <w:t>SU-ID-CM3-032</w:t>
              </w:r>
            </w:ins>
          </w:p>
        </w:tc>
        <w:tc>
          <w:tcPr>
            <w:tcW w:w="4500" w:type="dxa"/>
            <w:tcPrChange w:id="7576" w:author="김은수" w:date="2026-10-01T01:11:00Z">
              <w:tcPr>
                <w:tcW w:w="4500" w:type="dxa"/>
              </w:tcPr>
            </w:tcPrChange>
          </w:tcPr>
          <w:p w14:paraId="125E80D9"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577" w:author="김은수" w:date="2026-09-30T15:44:00Z" w16du:dateUtc="2026-09-30T06:44:00Z"/>
              </w:rPr>
              <w:pPrChange w:id="7578"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7579" w:author="김은수" w:date="2026-09-30T15:44:00Z" w16du:dateUtc="2026-09-30T06:44:00Z">
              <w:r>
                <w:t>실시간 자극 중 연결 확인</w:t>
              </w:r>
            </w:ins>
          </w:p>
        </w:tc>
      </w:tr>
      <w:tr w:rsidR="00697371" w14:paraId="2EA8A463" w14:textId="77777777">
        <w:trPr>
          <w:cantSplit/>
          <w:ins w:id="7580" w:author="김은수" w:date="2026-09-30T15:44:00Z"/>
          <w:trPrChange w:id="7581"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7582" w:author="김은수" w:date="2026-10-01T01:11:00Z">
              <w:tcPr>
                <w:tcW w:w="2250" w:type="dxa"/>
              </w:tcPr>
            </w:tcPrChange>
          </w:tcPr>
          <w:p w14:paraId="612C8482" w14:textId="77777777" w:rsidR="00697371" w:rsidRDefault="00220104">
            <w:pPr>
              <w:pStyle w:val="TDC7"/>
              <w:jc w:val="center"/>
              <w:rPr>
                <w:ins w:id="7583" w:author="김은수" w:date="2026-09-30T15:44:00Z" w16du:dateUtc="2026-09-30T06:44:00Z"/>
              </w:rPr>
              <w:pPrChange w:id="7584" w:author="김은수" w:date="2026-10-01T01:11:00Z">
                <w:pPr>
                  <w:spacing w:after="0" w:line="240" w:lineRule="auto"/>
                </w:pPr>
              </w:pPrChange>
            </w:pPr>
            <w:ins w:id="7585" w:author="김은수" w:date="2026-09-30T15:44:00Z" w16du:dateUtc="2026-09-30T06:44:00Z">
              <w:r>
                <w:t>SI-ID-CM3-003</w:t>
              </w:r>
            </w:ins>
          </w:p>
        </w:tc>
        <w:tc>
          <w:tcPr>
            <w:tcW w:w="2250" w:type="dxa"/>
            <w:tcPrChange w:id="7586" w:author="김은수" w:date="2026-10-01T01:11:00Z">
              <w:tcPr>
                <w:tcW w:w="2250" w:type="dxa"/>
              </w:tcPr>
            </w:tcPrChange>
          </w:tcPr>
          <w:p w14:paraId="03E45967"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587" w:author="김은수" w:date="2026-09-30T15:44:00Z" w16du:dateUtc="2026-09-30T06:44:00Z"/>
              </w:rPr>
              <w:pPrChange w:id="7588"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7589" w:author="김은수" w:date="2026-09-30T15:44:00Z" w16du:dateUtc="2026-09-30T06:44:00Z">
              <w:r>
                <w:t>SU-ID-CM3-033</w:t>
              </w:r>
            </w:ins>
          </w:p>
        </w:tc>
        <w:tc>
          <w:tcPr>
            <w:tcW w:w="4500" w:type="dxa"/>
            <w:tcPrChange w:id="7590" w:author="김은수" w:date="2026-10-01T01:11:00Z">
              <w:tcPr>
                <w:tcW w:w="4500" w:type="dxa"/>
              </w:tcPr>
            </w:tcPrChange>
          </w:tcPr>
          <w:p w14:paraId="6A4686A7"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591" w:author="김은수" w:date="2026-09-30T15:44:00Z" w16du:dateUtc="2026-09-30T06:44:00Z"/>
              </w:rPr>
              <w:pPrChange w:id="7592"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7593" w:author="김은수" w:date="2026-09-30T15:44:00Z" w16du:dateUtc="2026-09-30T06:44:00Z">
              <w:r>
                <w:t>매핑 중 연결 확인</w:t>
              </w:r>
            </w:ins>
          </w:p>
        </w:tc>
      </w:tr>
      <w:tr w:rsidR="00697371" w14:paraId="59FC9C93" w14:textId="77777777">
        <w:trPr>
          <w:cantSplit/>
          <w:ins w:id="7594" w:author="김은수" w:date="2026-09-30T15:44:00Z"/>
          <w:trPrChange w:id="7595"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7596" w:author="김은수" w:date="2026-10-01T01:11:00Z">
              <w:tcPr>
                <w:tcW w:w="2250" w:type="dxa"/>
              </w:tcPr>
            </w:tcPrChange>
          </w:tcPr>
          <w:p w14:paraId="16B73D23" w14:textId="77777777" w:rsidR="00697371" w:rsidRDefault="00220104">
            <w:pPr>
              <w:pStyle w:val="TDC7"/>
              <w:jc w:val="center"/>
              <w:rPr>
                <w:ins w:id="7597" w:author="김은수" w:date="2026-09-30T15:44:00Z" w16du:dateUtc="2026-09-30T06:44:00Z"/>
              </w:rPr>
              <w:pPrChange w:id="7598" w:author="김은수" w:date="2026-10-01T01:11:00Z">
                <w:pPr>
                  <w:spacing w:after="0" w:line="240" w:lineRule="auto"/>
                </w:pPr>
              </w:pPrChange>
            </w:pPr>
            <w:ins w:id="7599" w:author="김은수" w:date="2026-09-30T15:44:00Z" w16du:dateUtc="2026-09-30T06:44:00Z">
              <w:r>
                <w:t>SI-ID-CM3-003</w:t>
              </w:r>
            </w:ins>
          </w:p>
        </w:tc>
        <w:tc>
          <w:tcPr>
            <w:tcW w:w="2250" w:type="dxa"/>
            <w:tcPrChange w:id="7600" w:author="김은수" w:date="2026-10-01T01:11:00Z">
              <w:tcPr>
                <w:tcW w:w="2250" w:type="dxa"/>
              </w:tcPr>
            </w:tcPrChange>
          </w:tcPr>
          <w:p w14:paraId="0EB13305"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601" w:author="김은수" w:date="2026-09-30T15:44:00Z" w16du:dateUtc="2026-09-30T06:44:00Z"/>
              </w:rPr>
              <w:pPrChange w:id="7602"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7603" w:author="김은수" w:date="2026-09-30T15:44:00Z" w16du:dateUtc="2026-09-30T06:44:00Z">
              <w:r>
                <w:t>SU-ID-CM3-034</w:t>
              </w:r>
            </w:ins>
          </w:p>
        </w:tc>
        <w:tc>
          <w:tcPr>
            <w:tcW w:w="4500" w:type="dxa"/>
            <w:tcPrChange w:id="7604" w:author="김은수" w:date="2026-10-01T01:11:00Z">
              <w:tcPr>
                <w:tcW w:w="4500" w:type="dxa"/>
              </w:tcPr>
            </w:tcPrChange>
          </w:tcPr>
          <w:p w14:paraId="3EFF0F59"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605" w:author="김은수" w:date="2026-09-30T15:44:00Z" w16du:dateUtc="2026-09-30T06:44:00Z"/>
              </w:rPr>
              <w:pPrChange w:id="7606"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7607" w:author="김은수" w:date="2026-09-30T15:44:00Z" w16du:dateUtc="2026-09-30T06:44:00Z">
              <w:r>
                <w:t>FPGA 제어 레지스터와 리셋</w:t>
              </w:r>
            </w:ins>
          </w:p>
        </w:tc>
      </w:tr>
      <w:tr w:rsidR="00697371" w14:paraId="11723127" w14:textId="77777777">
        <w:trPr>
          <w:cantSplit/>
          <w:ins w:id="7608" w:author="김은수" w:date="2026-09-30T15:44:00Z"/>
          <w:trPrChange w:id="7609"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7610" w:author="김은수" w:date="2026-10-01T01:11:00Z">
              <w:tcPr>
                <w:tcW w:w="2250" w:type="dxa"/>
              </w:tcPr>
            </w:tcPrChange>
          </w:tcPr>
          <w:p w14:paraId="4B0FAC09" w14:textId="77777777" w:rsidR="00697371" w:rsidRDefault="00220104">
            <w:pPr>
              <w:pStyle w:val="TDC7"/>
              <w:jc w:val="center"/>
              <w:rPr>
                <w:ins w:id="7611" w:author="김은수" w:date="2026-09-30T15:44:00Z" w16du:dateUtc="2026-09-30T06:44:00Z"/>
              </w:rPr>
              <w:pPrChange w:id="7612" w:author="김은수" w:date="2026-10-01T01:11:00Z">
                <w:pPr>
                  <w:spacing w:after="0" w:line="240" w:lineRule="auto"/>
                </w:pPr>
              </w:pPrChange>
            </w:pPr>
            <w:ins w:id="7613" w:author="김은수" w:date="2026-09-30T15:44:00Z" w16du:dateUtc="2026-09-30T06:44:00Z">
              <w:r>
                <w:t>SI-ID-CM3-003</w:t>
              </w:r>
            </w:ins>
          </w:p>
        </w:tc>
        <w:tc>
          <w:tcPr>
            <w:tcW w:w="2250" w:type="dxa"/>
            <w:tcPrChange w:id="7614" w:author="김은수" w:date="2026-10-01T01:11:00Z">
              <w:tcPr>
                <w:tcW w:w="2250" w:type="dxa"/>
              </w:tcPr>
            </w:tcPrChange>
          </w:tcPr>
          <w:p w14:paraId="3347C00B"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615" w:author="김은수" w:date="2026-09-30T15:44:00Z" w16du:dateUtc="2026-09-30T06:44:00Z"/>
              </w:rPr>
              <w:pPrChange w:id="7616"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7617" w:author="김은수" w:date="2026-09-30T15:44:00Z" w16du:dateUtc="2026-09-30T06:44:00Z">
              <w:r>
                <w:t>SU-ID-CM3-035</w:t>
              </w:r>
            </w:ins>
          </w:p>
        </w:tc>
        <w:tc>
          <w:tcPr>
            <w:tcW w:w="4500" w:type="dxa"/>
            <w:tcPrChange w:id="7618" w:author="김은수" w:date="2026-10-01T01:11:00Z">
              <w:tcPr>
                <w:tcW w:w="4500" w:type="dxa"/>
              </w:tcPr>
            </w:tcPrChange>
          </w:tcPr>
          <w:p w14:paraId="629F399D"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619" w:author="김은수" w:date="2026-09-30T15:44:00Z" w16du:dateUtc="2026-09-30T06:44:00Z"/>
              </w:rPr>
              <w:pPrChange w:id="7620"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7621" w:author="김은수" w:date="2026-09-30T15:44:00Z" w16du:dateUtc="2026-09-30T06:44:00Z">
              <w:r>
                <w:t>송신 전력 단계 설정</w:t>
              </w:r>
            </w:ins>
          </w:p>
        </w:tc>
      </w:tr>
      <w:tr w:rsidR="00697371" w14:paraId="5DF784E3" w14:textId="77777777">
        <w:trPr>
          <w:cantSplit/>
          <w:ins w:id="7622" w:author="김은수" w:date="2026-09-30T15:44:00Z"/>
          <w:trPrChange w:id="7623"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7624" w:author="김은수" w:date="2026-10-01T01:11:00Z">
              <w:tcPr>
                <w:tcW w:w="2250" w:type="dxa"/>
              </w:tcPr>
            </w:tcPrChange>
          </w:tcPr>
          <w:p w14:paraId="64D454F8" w14:textId="77777777" w:rsidR="00697371" w:rsidRDefault="00220104">
            <w:pPr>
              <w:pStyle w:val="TDC7"/>
              <w:jc w:val="center"/>
              <w:rPr>
                <w:ins w:id="7625" w:author="김은수" w:date="2026-09-30T15:44:00Z" w16du:dateUtc="2026-09-30T06:44:00Z"/>
              </w:rPr>
              <w:pPrChange w:id="7626" w:author="김은수" w:date="2026-10-01T01:11:00Z">
                <w:pPr>
                  <w:spacing w:after="0" w:line="240" w:lineRule="auto"/>
                </w:pPr>
              </w:pPrChange>
            </w:pPr>
            <w:ins w:id="7627" w:author="김은수" w:date="2026-09-30T15:44:00Z" w16du:dateUtc="2026-09-30T06:44:00Z">
              <w:r>
                <w:t>SI-ID-CM3-003</w:t>
              </w:r>
            </w:ins>
          </w:p>
        </w:tc>
        <w:tc>
          <w:tcPr>
            <w:tcW w:w="2250" w:type="dxa"/>
            <w:tcPrChange w:id="7628" w:author="김은수" w:date="2026-10-01T01:11:00Z">
              <w:tcPr>
                <w:tcW w:w="2250" w:type="dxa"/>
              </w:tcPr>
            </w:tcPrChange>
          </w:tcPr>
          <w:p w14:paraId="40CCA9F3"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629" w:author="김은수" w:date="2026-09-30T15:44:00Z" w16du:dateUtc="2026-09-30T06:44:00Z"/>
              </w:rPr>
              <w:pPrChange w:id="7630"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7631" w:author="김은수" w:date="2026-09-30T15:44:00Z" w16du:dateUtc="2026-09-30T06:44:00Z">
              <w:r>
                <w:t>SU-ID-CM3-036</w:t>
              </w:r>
            </w:ins>
          </w:p>
        </w:tc>
        <w:tc>
          <w:tcPr>
            <w:tcW w:w="4500" w:type="dxa"/>
            <w:tcPrChange w:id="7632" w:author="김은수" w:date="2026-10-01T01:11:00Z">
              <w:tcPr>
                <w:tcW w:w="4500" w:type="dxa"/>
              </w:tcPr>
            </w:tcPrChange>
          </w:tcPr>
          <w:p w14:paraId="06A0B2C9"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633" w:author="김은수" w:date="2026-09-30T15:44:00Z" w16du:dateUtc="2026-09-30T06:44:00Z"/>
              </w:rPr>
              <w:pPrChange w:id="7634"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7635" w:author="김은수" w:date="2026-09-30T15:44:00Z" w16du:dateUtc="2026-09-30T06:44:00Z">
              <w:r>
                <w:t>FPGA 상태와 FIFO 접근</w:t>
              </w:r>
            </w:ins>
          </w:p>
        </w:tc>
      </w:tr>
      <w:tr w:rsidR="00697371" w14:paraId="083924A9" w14:textId="77777777">
        <w:trPr>
          <w:cantSplit/>
          <w:ins w:id="7636" w:author="김은수" w:date="2026-09-30T15:44:00Z"/>
          <w:trPrChange w:id="7637"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7638" w:author="김은수" w:date="2026-10-01T01:11:00Z">
              <w:tcPr>
                <w:tcW w:w="2250" w:type="dxa"/>
              </w:tcPr>
            </w:tcPrChange>
          </w:tcPr>
          <w:p w14:paraId="7BB1D752" w14:textId="77777777" w:rsidR="00697371" w:rsidRDefault="00220104">
            <w:pPr>
              <w:pStyle w:val="TDC7"/>
              <w:jc w:val="center"/>
              <w:rPr>
                <w:ins w:id="7639" w:author="김은수" w:date="2026-09-30T15:44:00Z" w16du:dateUtc="2026-09-30T06:44:00Z"/>
              </w:rPr>
              <w:pPrChange w:id="7640" w:author="김은수" w:date="2026-10-01T01:11:00Z">
                <w:pPr>
                  <w:spacing w:after="0" w:line="240" w:lineRule="auto"/>
                </w:pPr>
              </w:pPrChange>
            </w:pPr>
            <w:ins w:id="7641" w:author="김은수" w:date="2026-09-30T15:44:00Z" w16du:dateUtc="2026-09-30T06:44:00Z">
              <w:r>
                <w:t>SI-ID-CM3-003</w:t>
              </w:r>
            </w:ins>
          </w:p>
        </w:tc>
        <w:tc>
          <w:tcPr>
            <w:tcW w:w="2250" w:type="dxa"/>
            <w:tcPrChange w:id="7642" w:author="김은수" w:date="2026-10-01T01:11:00Z">
              <w:tcPr>
                <w:tcW w:w="2250" w:type="dxa"/>
              </w:tcPr>
            </w:tcPrChange>
          </w:tcPr>
          <w:p w14:paraId="709E6357"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643" w:author="김은수" w:date="2026-09-30T15:44:00Z" w16du:dateUtc="2026-09-30T06:44:00Z"/>
              </w:rPr>
              <w:pPrChange w:id="7644"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7645" w:author="김은수" w:date="2026-09-30T15:44:00Z" w16du:dateUtc="2026-09-30T06:44:00Z">
              <w:r>
                <w:t>SU-ID-CM3-037</w:t>
              </w:r>
            </w:ins>
          </w:p>
        </w:tc>
        <w:tc>
          <w:tcPr>
            <w:tcW w:w="4500" w:type="dxa"/>
            <w:tcPrChange w:id="7646" w:author="김은수" w:date="2026-10-01T01:11:00Z">
              <w:tcPr>
                <w:tcW w:w="4500" w:type="dxa"/>
              </w:tcPr>
            </w:tcPrChange>
          </w:tcPr>
          <w:p w14:paraId="0755F8DF"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647" w:author="김은수" w:date="2026-09-30T15:44:00Z" w16du:dateUtc="2026-09-30T06:44:00Z"/>
              </w:rPr>
              <w:pPrChange w:id="7648"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7649" w:author="김은수" w:date="2026-09-30T15:44:00Z" w16du:dateUtc="2026-09-30T06:44:00Z">
              <w:r>
                <w:t>펄스폭과 역방향 통신 설정</w:t>
              </w:r>
            </w:ins>
          </w:p>
        </w:tc>
      </w:tr>
      <w:tr w:rsidR="00697371" w14:paraId="788DDBED" w14:textId="77777777">
        <w:trPr>
          <w:cantSplit/>
          <w:ins w:id="7650" w:author="김은수" w:date="2026-09-30T15:44:00Z"/>
          <w:trPrChange w:id="7651"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7652" w:author="김은수" w:date="2026-10-01T01:11:00Z">
              <w:tcPr>
                <w:tcW w:w="2250" w:type="dxa"/>
              </w:tcPr>
            </w:tcPrChange>
          </w:tcPr>
          <w:p w14:paraId="134009DD" w14:textId="77777777" w:rsidR="00697371" w:rsidRDefault="00220104">
            <w:pPr>
              <w:pStyle w:val="TDC7"/>
              <w:jc w:val="center"/>
              <w:rPr>
                <w:ins w:id="7653" w:author="김은수" w:date="2026-09-30T15:44:00Z" w16du:dateUtc="2026-09-30T06:44:00Z"/>
              </w:rPr>
              <w:pPrChange w:id="7654" w:author="김은수" w:date="2026-10-01T01:11:00Z">
                <w:pPr>
                  <w:spacing w:after="0" w:line="240" w:lineRule="auto"/>
                </w:pPr>
              </w:pPrChange>
            </w:pPr>
            <w:ins w:id="7655" w:author="김은수" w:date="2026-09-30T15:44:00Z" w16du:dateUtc="2026-09-30T06:44:00Z">
              <w:r>
                <w:t>SI-ID-CM3-003</w:t>
              </w:r>
            </w:ins>
          </w:p>
        </w:tc>
        <w:tc>
          <w:tcPr>
            <w:tcW w:w="2250" w:type="dxa"/>
            <w:tcPrChange w:id="7656" w:author="김은수" w:date="2026-10-01T01:11:00Z">
              <w:tcPr>
                <w:tcW w:w="2250" w:type="dxa"/>
              </w:tcPr>
            </w:tcPrChange>
          </w:tcPr>
          <w:p w14:paraId="1AC72C0B"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657" w:author="김은수" w:date="2026-09-30T15:44:00Z" w16du:dateUtc="2026-09-30T06:44:00Z"/>
              </w:rPr>
              <w:pPrChange w:id="7658"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7659" w:author="김은수" w:date="2026-09-30T15:44:00Z" w16du:dateUtc="2026-09-30T06:44:00Z">
              <w:r>
                <w:t>SU-ID-CM3-038</w:t>
              </w:r>
            </w:ins>
          </w:p>
        </w:tc>
        <w:tc>
          <w:tcPr>
            <w:tcW w:w="4500" w:type="dxa"/>
            <w:tcPrChange w:id="7660" w:author="김은수" w:date="2026-10-01T01:11:00Z">
              <w:tcPr>
                <w:tcW w:w="4500" w:type="dxa"/>
              </w:tcPr>
            </w:tcPrChange>
          </w:tcPr>
          <w:p w14:paraId="65F163C8"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661" w:author="김은수" w:date="2026-09-30T15:44:00Z" w16du:dateUtc="2026-09-30T06:44:00Z"/>
              </w:rPr>
              <w:pPrChange w:id="7662"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7663" w:author="김은수" w:date="2026-09-30T15:44:00Z" w16du:dateUtc="2026-09-30T06:44:00Z">
              <w:r>
                <w:t>주 송신 PMIC 접근</w:t>
              </w:r>
            </w:ins>
          </w:p>
        </w:tc>
      </w:tr>
      <w:tr w:rsidR="00697371" w14:paraId="4E19BD19" w14:textId="77777777">
        <w:trPr>
          <w:cantSplit/>
          <w:ins w:id="7664" w:author="김은수" w:date="2026-09-30T15:44:00Z"/>
          <w:trPrChange w:id="7665"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7666" w:author="김은수" w:date="2026-10-01T01:11:00Z">
              <w:tcPr>
                <w:tcW w:w="2250" w:type="dxa"/>
              </w:tcPr>
            </w:tcPrChange>
          </w:tcPr>
          <w:p w14:paraId="753AFEFE" w14:textId="77777777" w:rsidR="00697371" w:rsidRDefault="00220104">
            <w:pPr>
              <w:pStyle w:val="TDC7"/>
              <w:jc w:val="center"/>
              <w:rPr>
                <w:ins w:id="7667" w:author="김은수" w:date="2026-09-30T15:44:00Z" w16du:dateUtc="2026-09-30T06:44:00Z"/>
              </w:rPr>
              <w:pPrChange w:id="7668" w:author="김은수" w:date="2026-10-01T01:11:00Z">
                <w:pPr>
                  <w:spacing w:after="0" w:line="240" w:lineRule="auto"/>
                </w:pPr>
              </w:pPrChange>
            </w:pPr>
            <w:ins w:id="7669" w:author="김은수" w:date="2026-09-30T15:44:00Z" w16du:dateUtc="2026-09-30T06:44:00Z">
              <w:r>
                <w:lastRenderedPageBreak/>
                <w:t>SI-ID-CM3-003</w:t>
              </w:r>
            </w:ins>
          </w:p>
        </w:tc>
        <w:tc>
          <w:tcPr>
            <w:tcW w:w="2250" w:type="dxa"/>
            <w:tcPrChange w:id="7670" w:author="김은수" w:date="2026-10-01T01:11:00Z">
              <w:tcPr>
                <w:tcW w:w="2250" w:type="dxa"/>
              </w:tcPr>
            </w:tcPrChange>
          </w:tcPr>
          <w:p w14:paraId="735545B0"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671" w:author="김은수" w:date="2026-09-30T15:44:00Z" w16du:dateUtc="2026-09-30T06:44:00Z"/>
              </w:rPr>
              <w:pPrChange w:id="7672"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7673" w:author="김은수" w:date="2026-09-30T15:44:00Z" w16du:dateUtc="2026-09-30T06:44:00Z">
              <w:r>
                <w:t>SU-ID-CM3-039</w:t>
              </w:r>
            </w:ins>
          </w:p>
        </w:tc>
        <w:tc>
          <w:tcPr>
            <w:tcW w:w="4500" w:type="dxa"/>
            <w:tcPrChange w:id="7674" w:author="김은수" w:date="2026-10-01T01:11:00Z">
              <w:tcPr>
                <w:tcW w:w="4500" w:type="dxa"/>
              </w:tcPr>
            </w:tcPrChange>
          </w:tcPr>
          <w:p w14:paraId="295F750A"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675" w:author="김은수" w:date="2026-09-30T15:44:00Z" w16du:dateUtc="2026-09-30T06:44:00Z"/>
              </w:rPr>
              <w:pPrChange w:id="7676"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7677" w:author="김은수" w:date="2026-09-30T15:44:00Z" w16du:dateUtc="2026-09-30T06:44:00Z">
              <w:r>
                <w:t>자극 전원 활성과 차단</w:t>
              </w:r>
            </w:ins>
          </w:p>
        </w:tc>
      </w:tr>
      <w:tr w:rsidR="00697371" w14:paraId="07AC91D7" w14:textId="77777777">
        <w:trPr>
          <w:cantSplit/>
          <w:ins w:id="7678" w:author="김은수" w:date="2026-09-30T15:44:00Z"/>
          <w:trPrChange w:id="7679"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7680" w:author="김은수" w:date="2026-10-01T01:11:00Z">
              <w:tcPr>
                <w:tcW w:w="2250" w:type="dxa"/>
              </w:tcPr>
            </w:tcPrChange>
          </w:tcPr>
          <w:p w14:paraId="4C785853" w14:textId="77777777" w:rsidR="00697371" w:rsidRDefault="00220104">
            <w:pPr>
              <w:pStyle w:val="TDC7"/>
              <w:jc w:val="center"/>
              <w:rPr>
                <w:ins w:id="7681" w:author="김은수" w:date="2026-09-30T15:44:00Z" w16du:dateUtc="2026-09-30T06:44:00Z"/>
              </w:rPr>
              <w:pPrChange w:id="7682" w:author="김은수" w:date="2026-10-01T01:11:00Z">
                <w:pPr>
                  <w:spacing w:after="0" w:line="240" w:lineRule="auto"/>
                </w:pPr>
              </w:pPrChange>
            </w:pPr>
            <w:ins w:id="7683" w:author="김은수" w:date="2026-09-30T15:44:00Z" w16du:dateUtc="2026-09-30T06:44:00Z">
              <w:r>
                <w:t>SI-ID-CM3-003</w:t>
              </w:r>
            </w:ins>
          </w:p>
        </w:tc>
        <w:tc>
          <w:tcPr>
            <w:tcW w:w="2250" w:type="dxa"/>
            <w:tcPrChange w:id="7684" w:author="김은수" w:date="2026-10-01T01:11:00Z">
              <w:tcPr>
                <w:tcW w:w="2250" w:type="dxa"/>
              </w:tcPr>
            </w:tcPrChange>
          </w:tcPr>
          <w:p w14:paraId="3FE145BD"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685" w:author="김은수" w:date="2026-09-30T15:44:00Z" w16du:dateUtc="2026-09-30T06:44:00Z"/>
              </w:rPr>
              <w:pPrChange w:id="7686"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7687" w:author="김은수" w:date="2026-09-30T15:44:00Z" w16du:dateUtc="2026-09-30T06:44:00Z">
              <w:r>
                <w:t>SU-ID-CM3-040</w:t>
              </w:r>
            </w:ins>
          </w:p>
        </w:tc>
        <w:tc>
          <w:tcPr>
            <w:tcW w:w="4500" w:type="dxa"/>
            <w:tcPrChange w:id="7688" w:author="김은수" w:date="2026-10-01T01:11:00Z">
              <w:tcPr>
                <w:tcW w:w="4500" w:type="dxa"/>
              </w:tcPr>
            </w:tcPrChange>
          </w:tcPr>
          <w:p w14:paraId="403D387B"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689" w:author="김은수" w:date="2026-09-30T15:44:00Z" w16du:dateUtc="2026-09-30T06:44:00Z"/>
              </w:rPr>
              <w:pPrChange w:id="7690"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7691" w:author="김은수" w:date="2026-09-30T15:44:00Z" w16du:dateUtc="2026-09-30T06:44:00Z">
              <w:r>
                <w:t>보조 PMIC 접근</w:t>
              </w:r>
            </w:ins>
          </w:p>
        </w:tc>
      </w:tr>
      <w:tr w:rsidR="00697371" w14:paraId="297478C7" w14:textId="77777777">
        <w:trPr>
          <w:cantSplit/>
          <w:ins w:id="7692" w:author="김은수" w:date="2026-09-30T15:44:00Z"/>
          <w:trPrChange w:id="7693"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7694" w:author="김은수" w:date="2026-10-01T01:11:00Z">
              <w:tcPr>
                <w:tcW w:w="2250" w:type="dxa"/>
              </w:tcPr>
            </w:tcPrChange>
          </w:tcPr>
          <w:p w14:paraId="02639FB4" w14:textId="77777777" w:rsidR="00697371" w:rsidRDefault="00220104">
            <w:pPr>
              <w:pStyle w:val="TDC7"/>
              <w:jc w:val="center"/>
              <w:rPr>
                <w:ins w:id="7695" w:author="김은수" w:date="2026-09-30T15:44:00Z" w16du:dateUtc="2026-09-30T06:44:00Z"/>
              </w:rPr>
              <w:pPrChange w:id="7696" w:author="김은수" w:date="2026-10-01T01:11:00Z">
                <w:pPr>
                  <w:spacing w:after="0" w:line="240" w:lineRule="auto"/>
                </w:pPr>
              </w:pPrChange>
            </w:pPr>
            <w:ins w:id="7697" w:author="김은수" w:date="2026-09-30T15:44:00Z" w16du:dateUtc="2026-09-30T06:44:00Z">
              <w:r>
                <w:t>SI-ID-CM3-003</w:t>
              </w:r>
            </w:ins>
          </w:p>
        </w:tc>
        <w:tc>
          <w:tcPr>
            <w:tcW w:w="2250" w:type="dxa"/>
            <w:tcPrChange w:id="7698" w:author="김은수" w:date="2026-10-01T01:11:00Z">
              <w:tcPr>
                <w:tcW w:w="2250" w:type="dxa"/>
              </w:tcPr>
            </w:tcPrChange>
          </w:tcPr>
          <w:p w14:paraId="42F27184"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699" w:author="김은수" w:date="2026-09-30T15:44:00Z" w16du:dateUtc="2026-09-30T06:44:00Z"/>
              </w:rPr>
              <w:pPrChange w:id="7700"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7701" w:author="김은수" w:date="2026-09-30T15:44:00Z" w16du:dateUtc="2026-09-30T06:44:00Z">
              <w:r>
                <w:t>SU-ID-CM3-041</w:t>
              </w:r>
            </w:ins>
          </w:p>
        </w:tc>
        <w:tc>
          <w:tcPr>
            <w:tcW w:w="4500" w:type="dxa"/>
            <w:tcPrChange w:id="7702" w:author="김은수" w:date="2026-10-01T01:11:00Z">
              <w:tcPr>
                <w:tcW w:w="4500" w:type="dxa"/>
              </w:tcPr>
            </w:tcPrChange>
          </w:tcPr>
          <w:p w14:paraId="69F9A67A"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703" w:author="김은수" w:date="2026-09-30T15:44:00Z" w16du:dateUtc="2026-09-30T06:44:00Z"/>
              </w:rPr>
              <w:pPrChange w:id="7704"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7705" w:author="김은수" w:date="2026-09-30T15:44:00Z" w16du:dateUtc="2026-09-30T06:44:00Z">
              <w:r>
                <w:t>내부기 자극 설정 적용</w:t>
              </w:r>
            </w:ins>
          </w:p>
        </w:tc>
      </w:tr>
      <w:tr w:rsidR="00697371" w14:paraId="3D651E9B" w14:textId="77777777">
        <w:trPr>
          <w:cantSplit/>
          <w:ins w:id="7706" w:author="김은수" w:date="2026-09-30T15:44:00Z"/>
          <w:trPrChange w:id="7707"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7708" w:author="김은수" w:date="2026-10-01T01:11:00Z">
              <w:tcPr>
                <w:tcW w:w="2250" w:type="dxa"/>
              </w:tcPr>
            </w:tcPrChange>
          </w:tcPr>
          <w:p w14:paraId="744A37B1" w14:textId="77777777" w:rsidR="00697371" w:rsidRDefault="00220104">
            <w:pPr>
              <w:pStyle w:val="TDC7"/>
              <w:jc w:val="center"/>
              <w:rPr>
                <w:ins w:id="7709" w:author="김은수" w:date="2026-09-30T15:44:00Z" w16du:dateUtc="2026-09-30T06:44:00Z"/>
              </w:rPr>
              <w:pPrChange w:id="7710" w:author="김은수" w:date="2026-10-01T01:11:00Z">
                <w:pPr>
                  <w:spacing w:after="0" w:line="240" w:lineRule="auto"/>
                </w:pPr>
              </w:pPrChange>
            </w:pPr>
            <w:ins w:id="7711" w:author="김은수" w:date="2026-09-30T15:44:00Z" w16du:dateUtc="2026-09-30T06:44:00Z">
              <w:r>
                <w:t>SI-ID-CM3-003</w:t>
              </w:r>
            </w:ins>
          </w:p>
        </w:tc>
        <w:tc>
          <w:tcPr>
            <w:tcW w:w="2250" w:type="dxa"/>
            <w:tcPrChange w:id="7712" w:author="김은수" w:date="2026-10-01T01:11:00Z">
              <w:tcPr>
                <w:tcW w:w="2250" w:type="dxa"/>
              </w:tcPr>
            </w:tcPrChange>
          </w:tcPr>
          <w:p w14:paraId="5E47737D"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713" w:author="김은수" w:date="2026-09-30T15:44:00Z" w16du:dateUtc="2026-09-30T06:44:00Z"/>
              </w:rPr>
              <w:pPrChange w:id="7714"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7715" w:author="김은수" w:date="2026-09-30T15:44:00Z" w16du:dateUtc="2026-09-30T06:44:00Z">
              <w:r>
                <w:t>SU-ID-CM3-042</w:t>
              </w:r>
            </w:ins>
          </w:p>
        </w:tc>
        <w:tc>
          <w:tcPr>
            <w:tcW w:w="4500" w:type="dxa"/>
            <w:tcPrChange w:id="7716" w:author="김은수" w:date="2026-10-01T01:11:00Z">
              <w:tcPr>
                <w:tcW w:w="4500" w:type="dxa"/>
              </w:tcPr>
            </w:tcPrChange>
          </w:tcPr>
          <w:p w14:paraId="76267BB7"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717" w:author="김은수" w:date="2026-09-30T15:44:00Z" w16du:dateUtc="2026-09-30T06:44:00Z"/>
              </w:rPr>
              <w:pPrChange w:id="7718"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7719" w:author="김은수" w:date="2026-09-30T15:44:00Z" w16du:dateUtc="2026-09-30T06:44:00Z">
              <w:r>
                <w:t>내부기 및 사용자 설정 저장</w:t>
              </w:r>
            </w:ins>
          </w:p>
        </w:tc>
      </w:tr>
      <w:tr w:rsidR="00697371" w14:paraId="2C82811C" w14:textId="77777777">
        <w:trPr>
          <w:cantSplit/>
          <w:ins w:id="7720" w:author="김은수" w:date="2026-09-30T15:44:00Z"/>
          <w:trPrChange w:id="7721"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7722" w:author="김은수" w:date="2026-10-01T01:11:00Z">
              <w:tcPr>
                <w:tcW w:w="2250" w:type="dxa"/>
              </w:tcPr>
            </w:tcPrChange>
          </w:tcPr>
          <w:p w14:paraId="6B53F55A" w14:textId="77777777" w:rsidR="00697371" w:rsidRDefault="00220104">
            <w:pPr>
              <w:pStyle w:val="TDC7"/>
              <w:jc w:val="center"/>
              <w:rPr>
                <w:ins w:id="7723" w:author="김은수" w:date="2026-09-30T15:44:00Z" w16du:dateUtc="2026-09-30T06:44:00Z"/>
              </w:rPr>
              <w:pPrChange w:id="7724" w:author="김은수" w:date="2026-10-01T01:11:00Z">
                <w:pPr>
                  <w:spacing w:after="0" w:line="240" w:lineRule="auto"/>
                </w:pPr>
              </w:pPrChange>
            </w:pPr>
            <w:ins w:id="7725" w:author="김은수" w:date="2026-09-30T15:44:00Z" w16du:dateUtc="2026-09-30T06:44:00Z">
              <w:r>
                <w:t>SI-ID-CM3-003</w:t>
              </w:r>
            </w:ins>
          </w:p>
        </w:tc>
        <w:tc>
          <w:tcPr>
            <w:tcW w:w="2250" w:type="dxa"/>
            <w:tcPrChange w:id="7726" w:author="김은수" w:date="2026-10-01T01:11:00Z">
              <w:tcPr>
                <w:tcW w:w="2250" w:type="dxa"/>
              </w:tcPr>
            </w:tcPrChange>
          </w:tcPr>
          <w:p w14:paraId="0EF85DC2"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727" w:author="김은수" w:date="2026-09-30T15:44:00Z" w16du:dateUtc="2026-09-30T06:44:00Z"/>
              </w:rPr>
              <w:pPrChange w:id="7728"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7729" w:author="김은수" w:date="2026-09-30T15:44:00Z" w16du:dateUtc="2026-09-30T06:44:00Z">
              <w:r>
                <w:t>SU-ID-CM3-043</w:t>
              </w:r>
            </w:ins>
          </w:p>
        </w:tc>
        <w:tc>
          <w:tcPr>
            <w:tcW w:w="4500" w:type="dxa"/>
            <w:tcPrChange w:id="7730" w:author="김은수" w:date="2026-10-01T01:11:00Z">
              <w:tcPr>
                <w:tcW w:w="4500" w:type="dxa"/>
              </w:tcPr>
            </w:tcPrChange>
          </w:tcPr>
          <w:p w14:paraId="693189DB"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731" w:author="김은수" w:date="2026-09-30T15:44:00Z" w16du:dateUtc="2026-09-30T06:44:00Z"/>
              </w:rPr>
              <w:pPrChange w:id="7732"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7733" w:author="김은수" w:date="2026-09-30T15:44:00Z" w16du:dateUtc="2026-09-30T06:44:00Z">
              <w:r>
                <w:t>맵 저장과 삭제 범위</w:t>
              </w:r>
            </w:ins>
          </w:p>
        </w:tc>
      </w:tr>
      <w:tr w:rsidR="00697371" w14:paraId="07E6B756" w14:textId="77777777">
        <w:trPr>
          <w:cantSplit/>
          <w:ins w:id="7734" w:author="김은수" w:date="2026-09-30T15:44:00Z"/>
          <w:trPrChange w:id="7735"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7736" w:author="김은수" w:date="2026-10-01T01:11:00Z">
              <w:tcPr>
                <w:tcW w:w="2250" w:type="dxa"/>
              </w:tcPr>
            </w:tcPrChange>
          </w:tcPr>
          <w:p w14:paraId="259FCDE4" w14:textId="77777777" w:rsidR="00697371" w:rsidRDefault="00220104">
            <w:pPr>
              <w:pStyle w:val="TDC7"/>
              <w:jc w:val="center"/>
              <w:rPr>
                <w:ins w:id="7737" w:author="김은수" w:date="2026-09-30T15:44:00Z" w16du:dateUtc="2026-09-30T06:44:00Z"/>
              </w:rPr>
              <w:pPrChange w:id="7738" w:author="김은수" w:date="2026-10-01T01:11:00Z">
                <w:pPr>
                  <w:spacing w:after="0" w:line="240" w:lineRule="auto"/>
                </w:pPr>
              </w:pPrChange>
            </w:pPr>
            <w:ins w:id="7739" w:author="김은수" w:date="2026-09-30T15:44:00Z" w16du:dateUtc="2026-09-30T06:44:00Z">
              <w:r>
                <w:t>SI-ID-CM3-003</w:t>
              </w:r>
            </w:ins>
          </w:p>
        </w:tc>
        <w:tc>
          <w:tcPr>
            <w:tcW w:w="2250" w:type="dxa"/>
            <w:tcPrChange w:id="7740" w:author="김은수" w:date="2026-10-01T01:11:00Z">
              <w:tcPr>
                <w:tcW w:w="2250" w:type="dxa"/>
              </w:tcPr>
            </w:tcPrChange>
          </w:tcPr>
          <w:p w14:paraId="7EAA5893"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741" w:author="김은수" w:date="2026-09-30T15:44:00Z" w16du:dateUtc="2026-09-30T06:44:00Z"/>
              </w:rPr>
              <w:pPrChange w:id="7742"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7743" w:author="김은수" w:date="2026-09-30T15:44:00Z" w16du:dateUtc="2026-09-30T06:44:00Z">
              <w:r>
                <w:t>SU-ID-CM3-044</w:t>
              </w:r>
            </w:ins>
          </w:p>
        </w:tc>
        <w:tc>
          <w:tcPr>
            <w:tcW w:w="4500" w:type="dxa"/>
            <w:tcPrChange w:id="7744" w:author="김은수" w:date="2026-10-01T01:11:00Z">
              <w:tcPr>
                <w:tcW w:w="4500" w:type="dxa"/>
              </w:tcPr>
            </w:tcPrChange>
          </w:tcPr>
          <w:p w14:paraId="6814FACF"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745" w:author="김은수" w:date="2026-09-30T15:44:00Z" w16du:dateUtc="2026-09-30T06:44:00Z"/>
              </w:rPr>
              <w:pPrChange w:id="7746"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7747" w:author="김은수" w:date="2026-09-30T15:44:00Z" w16du:dateUtc="2026-09-30T06:44:00Z">
              <w:r>
                <w:t>자극 알림 실행</w:t>
              </w:r>
            </w:ins>
          </w:p>
        </w:tc>
      </w:tr>
      <w:tr w:rsidR="00697371" w14:paraId="27EC88DC" w14:textId="77777777">
        <w:trPr>
          <w:cantSplit/>
          <w:ins w:id="7748" w:author="김은수" w:date="2026-09-30T15:44:00Z"/>
          <w:trPrChange w:id="7749"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7750" w:author="김은수" w:date="2026-10-01T01:11:00Z">
              <w:tcPr>
                <w:tcW w:w="2250" w:type="dxa"/>
              </w:tcPr>
            </w:tcPrChange>
          </w:tcPr>
          <w:p w14:paraId="39141371" w14:textId="77777777" w:rsidR="00697371" w:rsidRDefault="00220104">
            <w:pPr>
              <w:pStyle w:val="TDC7"/>
              <w:jc w:val="center"/>
              <w:rPr>
                <w:ins w:id="7751" w:author="김은수" w:date="2026-09-30T15:44:00Z" w16du:dateUtc="2026-09-30T06:44:00Z"/>
              </w:rPr>
              <w:pPrChange w:id="7752" w:author="김은수" w:date="2026-10-01T01:11:00Z">
                <w:pPr>
                  <w:spacing w:after="0" w:line="240" w:lineRule="auto"/>
                </w:pPr>
              </w:pPrChange>
            </w:pPr>
            <w:ins w:id="7753" w:author="김은수" w:date="2026-09-30T15:44:00Z" w16du:dateUtc="2026-09-30T06:44:00Z">
              <w:r>
                <w:t>SI-ID-CM3-004</w:t>
              </w:r>
            </w:ins>
          </w:p>
        </w:tc>
        <w:tc>
          <w:tcPr>
            <w:tcW w:w="2250" w:type="dxa"/>
            <w:tcPrChange w:id="7754" w:author="김은수" w:date="2026-10-01T01:11:00Z">
              <w:tcPr>
                <w:tcW w:w="2250" w:type="dxa"/>
              </w:tcPr>
            </w:tcPrChange>
          </w:tcPr>
          <w:p w14:paraId="523AAE8A"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755" w:author="김은수" w:date="2026-09-30T15:44:00Z" w16du:dateUtc="2026-09-30T06:44:00Z"/>
              </w:rPr>
              <w:pPrChange w:id="7756"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7757" w:author="김은수" w:date="2026-09-30T15:44:00Z" w16du:dateUtc="2026-09-30T06:44:00Z">
              <w:r>
                <w:t>SU-ID-CM3-045</w:t>
              </w:r>
            </w:ins>
          </w:p>
        </w:tc>
        <w:tc>
          <w:tcPr>
            <w:tcW w:w="4500" w:type="dxa"/>
            <w:tcPrChange w:id="7758" w:author="김은수" w:date="2026-10-01T01:11:00Z">
              <w:tcPr>
                <w:tcW w:w="4500" w:type="dxa"/>
              </w:tcPr>
            </w:tcPrChange>
          </w:tcPr>
          <w:p w14:paraId="3046D1D4"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759" w:author="김은수" w:date="2026-09-30T15:44:00Z" w16du:dateUtc="2026-09-30T06:44:00Z"/>
              </w:rPr>
              <w:pPrChange w:id="7760"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7761" w:author="김은수" w:date="2026-09-30T15:44:00Z" w16du:dateUtc="2026-09-30T06:44:00Z">
              <w:r>
                <w:t>QCC 수신 분류와 시스템 정보 응답</w:t>
              </w:r>
            </w:ins>
          </w:p>
        </w:tc>
      </w:tr>
      <w:tr w:rsidR="00697371" w14:paraId="4C75F2BB" w14:textId="77777777">
        <w:trPr>
          <w:cantSplit/>
          <w:ins w:id="7762" w:author="김은수" w:date="2026-09-30T15:44:00Z"/>
          <w:trPrChange w:id="7763"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7764" w:author="김은수" w:date="2026-10-01T01:11:00Z">
              <w:tcPr>
                <w:tcW w:w="2250" w:type="dxa"/>
              </w:tcPr>
            </w:tcPrChange>
          </w:tcPr>
          <w:p w14:paraId="384B2767" w14:textId="77777777" w:rsidR="00697371" w:rsidRDefault="00220104">
            <w:pPr>
              <w:pStyle w:val="TDC7"/>
              <w:jc w:val="center"/>
              <w:rPr>
                <w:ins w:id="7765" w:author="김은수" w:date="2026-09-30T15:44:00Z" w16du:dateUtc="2026-09-30T06:44:00Z"/>
              </w:rPr>
              <w:pPrChange w:id="7766" w:author="김은수" w:date="2026-10-01T01:11:00Z">
                <w:pPr>
                  <w:spacing w:after="0" w:line="240" w:lineRule="auto"/>
                </w:pPr>
              </w:pPrChange>
            </w:pPr>
            <w:ins w:id="7767" w:author="김은수" w:date="2026-09-30T15:44:00Z" w16du:dateUtc="2026-09-30T06:44:00Z">
              <w:r>
                <w:t>SI-ID-CM3-004</w:t>
              </w:r>
            </w:ins>
          </w:p>
        </w:tc>
        <w:tc>
          <w:tcPr>
            <w:tcW w:w="2250" w:type="dxa"/>
            <w:tcPrChange w:id="7768" w:author="김은수" w:date="2026-10-01T01:11:00Z">
              <w:tcPr>
                <w:tcW w:w="2250" w:type="dxa"/>
              </w:tcPr>
            </w:tcPrChange>
          </w:tcPr>
          <w:p w14:paraId="36337F33"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769" w:author="김은수" w:date="2026-09-30T15:44:00Z" w16du:dateUtc="2026-09-30T06:44:00Z"/>
              </w:rPr>
              <w:pPrChange w:id="7770"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7771" w:author="김은수" w:date="2026-09-30T15:44:00Z" w16du:dateUtc="2026-09-30T06:44:00Z">
              <w:r>
                <w:t>SU-ID-CM3-046</w:t>
              </w:r>
            </w:ins>
          </w:p>
        </w:tc>
        <w:tc>
          <w:tcPr>
            <w:tcW w:w="4500" w:type="dxa"/>
            <w:tcPrChange w:id="7772" w:author="김은수" w:date="2026-10-01T01:11:00Z">
              <w:tcPr>
                <w:tcW w:w="4500" w:type="dxa"/>
              </w:tcPr>
            </w:tcPrChange>
          </w:tcPr>
          <w:p w14:paraId="70A386C4"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773" w:author="김은수" w:date="2026-09-30T15:44:00Z" w16du:dateUtc="2026-09-30T06:44:00Z"/>
              </w:rPr>
              <w:pPrChange w:id="7774"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7775" w:author="김은수" w:date="2026-09-30T15:44:00Z" w16du:dateUtc="2026-09-30T06:44:00Z">
              <w:r>
                <w:t>리모콘 명령 처리</w:t>
              </w:r>
            </w:ins>
          </w:p>
        </w:tc>
      </w:tr>
      <w:tr w:rsidR="00697371" w14:paraId="78BAE971" w14:textId="77777777">
        <w:trPr>
          <w:cantSplit/>
          <w:ins w:id="7776" w:author="김은수" w:date="2026-09-30T15:44:00Z"/>
          <w:trPrChange w:id="7777"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7778" w:author="김은수" w:date="2026-10-01T01:11:00Z">
              <w:tcPr>
                <w:tcW w:w="2250" w:type="dxa"/>
              </w:tcPr>
            </w:tcPrChange>
          </w:tcPr>
          <w:p w14:paraId="63EDCE91" w14:textId="77777777" w:rsidR="00697371" w:rsidRDefault="00220104">
            <w:pPr>
              <w:pStyle w:val="TDC7"/>
              <w:jc w:val="center"/>
              <w:rPr>
                <w:ins w:id="7779" w:author="김은수" w:date="2026-09-30T15:44:00Z" w16du:dateUtc="2026-09-30T06:44:00Z"/>
              </w:rPr>
              <w:pPrChange w:id="7780" w:author="김은수" w:date="2026-10-01T01:11:00Z">
                <w:pPr>
                  <w:spacing w:after="0" w:line="240" w:lineRule="auto"/>
                </w:pPr>
              </w:pPrChange>
            </w:pPr>
            <w:ins w:id="7781" w:author="김은수" w:date="2026-09-30T15:44:00Z" w16du:dateUtc="2026-09-30T06:44:00Z">
              <w:r>
                <w:t>SI-ID-CM3-004</w:t>
              </w:r>
            </w:ins>
          </w:p>
        </w:tc>
        <w:tc>
          <w:tcPr>
            <w:tcW w:w="2250" w:type="dxa"/>
            <w:tcPrChange w:id="7782" w:author="김은수" w:date="2026-10-01T01:11:00Z">
              <w:tcPr>
                <w:tcW w:w="2250" w:type="dxa"/>
              </w:tcPr>
            </w:tcPrChange>
          </w:tcPr>
          <w:p w14:paraId="351A7A53"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783" w:author="김은수" w:date="2026-09-30T15:44:00Z" w16du:dateUtc="2026-09-30T06:44:00Z"/>
              </w:rPr>
              <w:pPrChange w:id="7784"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7785" w:author="김은수" w:date="2026-09-30T15:44:00Z" w16du:dateUtc="2026-09-30T06:44:00Z">
              <w:r>
                <w:t>SU-ID-CM3-047</w:t>
              </w:r>
            </w:ins>
          </w:p>
        </w:tc>
        <w:tc>
          <w:tcPr>
            <w:tcW w:w="4500" w:type="dxa"/>
            <w:tcPrChange w:id="7786" w:author="김은수" w:date="2026-10-01T01:11:00Z">
              <w:tcPr>
                <w:tcW w:w="4500" w:type="dxa"/>
              </w:tcPr>
            </w:tcPrChange>
          </w:tcPr>
          <w:p w14:paraId="53D3A056"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787" w:author="김은수" w:date="2026-09-30T15:44:00Z" w16du:dateUtc="2026-09-30T06:44:00Z"/>
              </w:rPr>
              <w:pPrChange w:id="7788"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7789" w:author="김은수" w:date="2026-09-30T15:44:00Z" w16du:dateUtc="2026-09-30T06:44:00Z">
              <w:r>
                <w:t>입력 게인 명령 처리</w:t>
              </w:r>
            </w:ins>
          </w:p>
        </w:tc>
      </w:tr>
      <w:tr w:rsidR="00697371" w14:paraId="38E7799E" w14:textId="77777777">
        <w:trPr>
          <w:cantSplit/>
          <w:ins w:id="7790" w:author="김은수" w:date="2026-09-30T15:44:00Z"/>
          <w:trPrChange w:id="7791"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7792" w:author="김은수" w:date="2026-10-01T01:11:00Z">
              <w:tcPr>
                <w:tcW w:w="2250" w:type="dxa"/>
              </w:tcPr>
            </w:tcPrChange>
          </w:tcPr>
          <w:p w14:paraId="359A8AF7" w14:textId="77777777" w:rsidR="00697371" w:rsidRDefault="00220104">
            <w:pPr>
              <w:pStyle w:val="TDC7"/>
              <w:jc w:val="center"/>
              <w:rPr>
                <w:ins w:id="7793" w:author="김은수" w:date="2026-09-30T15:44:00Z" w16du:dateUtc="2026-09-30T06:44:00Z"/>
              </w:rPr>
              <w:pPrChange w:id="7794" w:author="김은수" w:date="2026-10-01T01:11:00Z">
                <w:pPr>
                  <w:spacing w:after="0" w:line="240" w:lineRule="auto"/>
                </w:pPr>
              </w:pPrChange>
            </w:pPr>
            <w:ins w:id="7795" w:author="김은수" w:date="2026-09-30T15:44:00Z" w16du:dateUtc="2026-09-30T06:44:00Z">
              <w:r>
                <w:t>SI-ID-CM3-004</w:t>
              </w:r>
            </w:ins>
          </w:p>
        </w:tc>
        <w:tc>
          <w:tcPr>
            <w:tcW w:w="2250" w:type="dxa"/>
            <w:tcPrChange w:id="7796" w:author="김은수" w:date="2026-10-01T01:11:00Z">
              <w:tcPr>
                <w:tcW w:w="2250" w:type="dxa"/>
              </w:tcPr>
            </w:tcPrChange>
          </w:tcPr>
          <w:p w14:paraId="04D1E367"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797" w:author="김은수" w:date="2026-09-30T15:44:00Z" w16du:dateUtc="2026-09-30T06:44:00Z"/>
              </w:rPr>
              <w:pPrChange w:id="7798"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7799" w:author="김은수" w:date="2026-09-30T15:44:00Z" w16du:dateUtc="2026-09-30T06:44:00Z">
              <w:r>
                <w:t>SU-ID-CM3-048</w:t>
              </w:r>
            </w:ins>
          </w:p>
        </w:tc>
        <w:tc>
          <w:tcPr>
            <w:tcW w:w="4500" w:type="dxa"/>
            <w:tcPrChange w:id="7800" w:author="김은수" w:date="2026-10-01T01:11:00Z">
              <w:tcPr>
                <w:tcW w:w="4500" w:type="dxa"/>
              </w:tcPr>
            </w:tcPrChange>
          </w:tcPr>
          <w:p w14:paraId="030D8657"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801" w:author="김은수" w:date="2026-09-30T15:44:00Z" w16du:dateUtc="2026-09-30T06:44:00Z"/>
              </w:rPr>
              <w:pPrChange w:id="7802"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7803" w:author="김은수" w:date="2026-09-30T15:44:00Z" w16du:dateUtc="2026-09-30T06:44:00Z">
              <w:r>
                <w:t>매핑 연결 및 종료 상태</w:t>
              </w:r>
            </w:ins>
          </w:p>
        </w:tc>
      </w:tr>
      <w:tr w:rsidR="00697371" w14:paraId="5ACC5FDC" w14:textId="77777777">
        <w:trPr>
          <w:cantSplit/>
          <w:ins w:id="7804" w:author="김은수" w:date="2026-09-30T15:44:00Z"/>
          <w:trPrChange w:id="7805"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7806" w:author="김은수" w:date="2026-10-01T01:11:00Z">
              <w:tcPr>
                <w:tcW w:w="2250" w:type="dxa"/>
              </w:tcPr>
            </w:tcPrChange>
          </w:tcPr>
          <w:p w14:paraId="23317D37" w14:textId="77777777" w:rsidR="00697371" w:rsidRDefault="00220104">
            <w:pPr>
              <w:pStyle w:val="TDC7"/>
              <w:jc w:val="center"/>
              <w:rPr>
                <w:ins w:id="7807" w:author="김은수" w:date="2026-09-30T15:44:00Z" w16du:dateUtc="2026-09-30T06:44:00Z"/>
              </w:rPr>
              <w:pPrChange w:id="7808" w:author="김은수" w:date="2026-10-01T01:11:00Z">
                <w:pPr>
                  <w:keepNext/>
                  <w:spacing w:after="0" w:line="240" w:lineRule="auto"/>
                </w:pPr>
              </w:pPrChange>
            </w:pPr>
            <w:ins w:id="7809" w:author="김은수" w:date="2026-09-30T15:44:00Z" w16du:dateUtc="2026-09-30T06:44:00Z">
              <w:r>
                <w:t>SI-ID-CM3-004</w:t>
              </w:r>
            </w:ins>
          </w:p>
        </w:tc>
        <w:tc>
          <w:tcPr>
            <w:tcW w:w="2250" w:type="dxa"/>
            <w:tcPrChange w:id="7810" w:author="김은수" w:date="2026-10-01T01:11:00Z">
              <w:tcPr>
                <w:tcW w:w="2250" w:type="dxa"/>
              </w:tcPr>
            </w:tcPrChange>
          </w:tcPr>
          <w:p w14:paraId="3C9D7727"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811" w:author="김은수" w:date="2026-09-30T15:44:00Z" w16du:dateUtc="2026-09-30T06:44:00Z"/>
              </w:rPr>
              <w:pPrChange w:id="7812" w:author="김은수" w:date="2026-10-01T01:11:00Z">
                <w:pPr>
                  <w:keepNext/>
                  <w:spacing w:after="0" w:line="240" w:lineRule="auto"/>
                  <w:cnfStyle w:val="000000000000" w:firstRow="0" w:lastRow="0" w:firstColumn="0" w:lastColumn="0" w:oddVBand="0" w:evenVBand="0" w:oddHBand="0" w:evenHBand="0" w:firstRowFirstColumn="0" w:firstRowLastColumn="0" w:lastRowFirstColumn="0" w:lastRowLastColumn="0"/>
                </w:pPr>
              </w:pPrChange>
            </w:pPr>
            <w:ins w:id="7813" w:author="김은수" w:date="2026-09-30T15:44:00Z" w16du:dateUtc="2026-09-30T06:44:00Z">
              <w:r>
                <w:t>SU-ID-CM3-049</w:t>
              </w:r>
            </w:ins>
          </w:p>
        </w:tc>
        <w:tc>
          <w:tcPr>
            <w:tcW w:w="4500" w:type="dxa"/>
            <w:tcPrChange w:id="7814" w:author="김은수" w:date="2026-10-01T01:11:00Z">
              <w:tcPr>
                <w:tcW w:w="4500" w:type="dxa"/>
              </w:tcPr>
            </w:tcPrChange>
          </w:tcPr>
          <w:p w14:paraId="7FF0FAA4"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815" w:author="김은수" w:date="2026-09-30T15:44:00Z" w16du:dateUtc="2026-09-30T06:44:00Z"/>
              </w:rPr>
              <w:pPrChange w:id="7816" w:author="김은수" w:date="2026-10-01T01:11:00Z">
                <w:pPr>
                  <w:keepNext/>
                  <w:spacing w:after="0" w:line="240" w:lineRule="auto"/>
                  <w:cnfStyle w:val="000000000000" w:firstRow="0" w:lastRow="0" w:firstColumn="0" w:lastColumn="0" w:oddVBand="0" w:evenVBand="0" w:oddHBand="0" w:evenHBand="0" w:firstRowFirstColumn="0" w:firstRowLastColumn="0" w:lastRowFirstColumn="0" w:lastRowLastColumn="0"/>
                </w:pPr>
              </w:pPrChange>
            </w:pPr>
            <w:ins w:id="7817" w:author="김은수" w:date="2026-09-30T15:44:00Z" w16du:dateUtc="2026-09-30T06:44:00Z">
              <w:r>
                <w:t>매핑 명령 실행</w:t>
              </w:r>
            </w:ins>
          </w:p>
        </w:tc>
      </w:tr>
      <w:tr w:rsidR="00697371" w14:paraId="4F8A2892" w14:textId="77777777">
        <w:trPr>
          <w:cantSplit/>
          <w:ins w:id="7818" w:author="김은수" w:date="2026-09-30T15:44:00Z"/>
          <w:trPrChange w:id="7819"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7820" w:author="김은수" w:date="2026-10-01T01:11:00Z">
              <w:tcPr>
                <w:tcW w:w="2250" w:type="dxa"/>
              </w:tcPr>
            </w:tcPrChange>
          </w:tcPr>
          <w:p w14:paraId="6D86658B" w14:textId="77777777" w:rsidR="00697371" w:rsidRDefault="00220104">
            <w:pPr>
              <w:pStyle w:val="TDC7"/>
              <w:jc w:val="center"/>
              <w:rPr>
                <w:ins w:id="7821" w:author="김은수" w:date="2026-09-30T15:44:00Z" w16du:dateUtc="2026-09-30T06:44:00Z"/>
              </w:rPr>
              <w:pPrChange w:id="7822" w:author="김은수" w:date="2026-10-01T01:11:00Z">
                <w:pPr>
                  <w:keepNext/>
                  <w:spacing w:after="0" w:line="240" w:lineRule="auto"/>
                </w:pPr>
              </w:pPrChange>
            </w:pPr>
            <w:ins w:id="7823" w:author="김은수" w:date="2026-09-30T15:44:00Z" w16du:dateUtc="2026-09-30T06:44:00Z">
              <w:r>
                <w:t>SI-ID-CM3-004</w:t>
              </w:r>
            </w:ins>
          </w:p>
        </w:tc>
        <w:tc>
          <w:tcPr>
            <w:tcW w:w="2250" w:type="dxa"/>
            <w:tcPrChange w:id="7824" w:author="김은수" w:date="2026-10-01T01:11:00Z">
              <w:tcPr>
                <w:tcW w:w="2250" w:type="dxa"/>
              </w:tcPr>
            </w:tcPrChange>
          </w:tcPr>
          <w:p w14:paraId="57F2718B"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825" w:author="김은수" w:date="2026-09-30T15:44:00Z" w16du:dateUtc="2026-09-30T06:44:00Z"/>
              </w:rPr>
              <w:pPrChange w:id="7826" w:author="김은수" w:date="2026-10-01T01:11:00Z">
                <w:pPr>
                  <w:keepNext/>
                  <w:spacing w:after="0" w:line="240" w:lineRule="auto"/>
                  <w:cnfStyle w:val="000000000000" w:firstRow="0" w:lastRow="0" w:firstColumn="0" w:lastColumn="0" w:oddVBand="0" w:evenVBand="0" w:oddHBand="0" w:evenHBand="0" w:firstRowFirstColumn="0" w:firstRowLastColumn="0" w:lastRowFirstColumn="0" w:lastRowLastColumn="0"/>
                </w:pPr>
              </w:pPrChange>
            </w:pPr>
            <w:ins w:id="7827" w:author="김은수" w:date="2026-09-30T15:44:00Z" w16du:dateUtc="2026-09-30T06:44:00Z">
              <w:r>
                <w:t>SU-ID-CM3-050</w:t>
              </w:r>
            </w:ins>
          </w:p>
        </w:tc>
        <w:tc>
          <w:tcPr>
            <w:tcW w:w="4500" w:type="dxa"/>
            <w:tcPrChange w:id="7828" w:author="김은수" w:date="2026-10-01T01:11:00Z">
              <w:tcPr>
                <w:tcW w:w="4500" w:type="dxa"/>
              </w:tcPr>
            </w:tcPrChange>
          </w:tcPr>
          <w:p w14:paraId="0AFAB8A4"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829" w:author="김은수" w:date="2026-09-30T15:44:00Z" w16du:dateUtc="2026-09-30T06:44:00Z"/>
              </w:rPr>
              <w:pPrChange w:id="7830" w:author="김은수" w:date="2026-10-01T01:11:00Z">
                <w:pPr>
                  <w:keepNext/>
                  <w:spacing w:after="0" w:line="240" w:lineRule="auto"/>
                  <w:cnfStyle w:val="000000000000" w:firstRow="0" w:lastRow="0" w:firstColumn="0" w:lastColumn="0" w:oddVBand="0" w:evenVBand="0" w:oddHBand="0" w:evenHBand="0" w:firstRowFirstColumn="0" w:firstRowLastColumn="0" w:lastRowFirstColumn="0" w:lastRowLastColumn="0"/>
                </w:pPr>
              </w:pPrChange>
            </w:pPr>
            <w:ins w:id="7831" w:author="김은수" w:date="2026-09-30T15:44:00Z" w16du:dateUtc="2026-09-30T06:44:00Z">
              <w:r>
                <w:t>OTA 세션 시작과 종료</w:t>
              </w:r>
            </w:ins>
          </w:p>
        </w:tc>
      </w:tr>
      <w:tr w:rsidR="00697371" w14:paraId="252139FF" w14:textId="77777777">
        <w:trPr>
          <w:cantSplit/>
          <w:ins w:id="7832" w:author="김은수" w:date="2026-09-30T15:44:00Z"/>
          <w:trPrChange w:id="7833"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7834" w:author="김은수" w:date="2026-10-01T01:11:00Z">
              <w:tcPr>
                <w:tcW w:w="2250" w:type="dxa"/>
              </w:tcPr>
            </w:tcPrChange>
          </w:tcPr>
          <w:p w14:paraId="02433D56" w14:textId="77777777" w:rsidR="00697371" w:rsidRDefault="00220104">
            <w:pPr>
              <w:pStyle w:val="TDC7"/>
              <w:jc w:val="center"/>
              <w:rPr>
                <w:ins w:id="7835" w:author="김은수" w:date="2026-09-30T15:44:00Z" w16du:dateUtc="2026-09-30T06:44:00Z"/>
              </w:rPr>
              <w:pPrChange w:id="7836" w:author="김은수" w:date="2026-10-01T01:11:00Z">
                <w:pPr>
                  <w:spacing w:after="0" w:line="240" w:lineRule="auto"/>
                </w:pPr>
              </w:pPrChange>
            </w:pPr>
            <w:ins w:id="7837" w:author="김은수" w:date="2026-09-30T15:44:00Z" w16du:dateUtc="2026-09-30T06:44:00Z">
              <w:r>
                <w:t>SI-ID-CM3-004</w:t>
              </w:r>
            </w:ins>
          </w:p>
        </w:tc>
        <w:tc>
          <w:tcPr>
            <w:tcW w:w="2250" w:type="dxa"/>
            <w:tcPrChange w:id="7838" w:author="김은수" w:date="2026-10-01T01:11:00Z">
              <w:tcPr>
                <w:tcW w:w="2250" w:type="dxa"/>
              </w:tcPr>
            </w:tcPrChange>
          </w:tcPr>
          <w:p w14:paraId="6894CCFA"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839" w:author="김은수" w:date="2026-09-30T15:44:00Z" w16du:dateUtc="2026-09-30T06:44:00Z"/>
              </w:rPr>
              <w:pPrChange w:id="7840"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7841" w:author="김은수" w:date="2026-09-30T15:44:00Z" w16du:dateUtc="2026-09-30T06:44:00Z">
              <w:r>
                <w:t>SU-ID-CM3-051</w:t>
              </w:r>
            </w:ins>
          </w:p>
        </w:tc>
        <w:tc>
          <w:tcPr>
            <w:tcW w:w="4500" w:type="dxa"/>
            <w:tcPrChange w:id="7842" w:author="김은수" w:date="2026-10-01T01:11:00Z">
              <w:tcPr>
                <w:tcW w:w="4500" w:type="dxa"/>
              </w:tcPr>
            </w:tcPrChange>
          </w:tcPr>
          <w:p w14:paraId="2F8890A1"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7843" w:author="김은수" w:date="2026-09-30T15:44:00Z" w16du:dateUtc="2026-09-30T06:44:00Z"/>
              </w:rPr>
              <w:pPrChange w:id="7844"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7845" w:author="김은수" w:date="2026-09-30T15:44:00Z" w16du:dateUtc="2026-09-30T06:44:00Z">
              <w:r>
                <w:t>OTA 데이터와 기동 위치 명령</w:t>
              </w:r>
            </w:ins>
          </w:p>
        </w:tc>
      </w:tr>
    </w:tbl>
    <w:p w14:paraId="06BAA662" w14:textId="77777777" w:rsidR="000A4182" w:rsidRDefault="000A4182">
      <w:pPr>
        <w:pStyle w:val="TDC10"/>
        <w:spacing w:after="0"/>
        <w:rPr>
          <w:ins w:id="7846" w:author="김은수" w:date="2026-10-01T03:22:00Z"/>
        </w:rPr>
      </w:pPr>
    </w:p>
    <w:p w14:paraId="418DC0AA" w14:textId="77777777" w:rsidR="00697371" w:rsidRDefault="00220104">
      <w:pPr>
        <w:pStyle w:val="TDC2"/>
        <w:pageBreakBefore/>
        <w:pPrChange w:id="7847" w:author="김은수" w:date="2026-09-30T15:44:00Z" w16du:dateUtc="2026-09-30T06:44:00Z">
          <w:pPr>
            <w:pStyle w:val="2"/>
            <w:numPr>
              <w:ilvl w:val="1"/>
              <w:numId w:val="39"/>
            </w:numPr>
            <w:ind w:left="840" w:hanging="600"/>
          </w:pPr>
        </w:pPrChange>
      </w:pPr>
      <w:bookmarkStart w:id="7848" w:name="_Toc180573626"/>
      <w:bookmarkStart w:id="7849" w:name="_Toc241675568"/>
      <w:r>
        <w:lastRenderedPageBreak/>
        <w:t>System Control Module</w:t>
      </w:r>
      <w:bookmarkEnd w:id="7848"/>
      <w:bookmarkEnd w:id="7849"/>
    </w:p>
    <w:p w14:paraId="76250309" w14:textId="77777777" w:rsidR="00697371" w:rsidRDefault="00220104">
      <w:pPr>
        <w:pStyle w:val="TDC3"/>
        <w:pPrChange w:id="7850" w:author="김은수" w:date="2026-09-30T15:44:00Z" w16du:dateUtc="2026-09-30T06:44:00Z">
          <w:pPr>
            <w:pStyle w:val="3"/>
            <w:numPr>
              <w:ilvl w:val="2"/>
              <w:numId w:val="39"/>
            </w:numPr>
            <w:ind w:left="1000" w:hanging="400"/>
          </w:pPr>
        </w:pPrChange>
      </w:pPr>
      <w:bookmarkStart w:id="7851" w:name="_Toc180573627"/>
      <w:bookmarkStart w:id="7852" w:name="_Toc241675569"/>
      <w:r>
        <w:t xml:space="preserve">SI-ID-CM3-001, 시스템 </w:t>
      </w:r>
      <w:del w:id="7853" w:author="김은수" w:date="2026-09-30T15:44:00Z" w16du:dateUtc="2026-09-30T06:44:00Z">
        <w:r w:rsidR="00C712F0">
          <w:rPr>
            <w:rFonts w:hint="eastAsia"/>
          </w:rPr>
          <w:delText xml:space="preserve">초기화 </w:delText>
        </w:r>
        <w:r w:rsidR="00935A2A">
          <w:rPr>
            <w:rFonts w:hint="eastAsia"/>
          </w:rPr>
          <w:delText>항목</w:delText>
        </w:r>
      </w:del>
      <w:bookmarkEnd w:id="7851"/>
      <w:ins w:id="7854" w:author="김은수" w:date="2026-09-30T15:44:00Z" w16du:dateUtc="2026-09-30T06:44:00Z">
        <w:r>
          <w:t>제어 모듈</w:t>
        </w:r>
      </w:ins>
      <w:bookmarkEnd w:id="7852"/>
    </w:p>
    <w:p w14:paraId="04F262D7" w14:textId="77777777" w:rsidR="00C62BB0" w:rsidRPr="00E00010" w:rsidRDefault="00D334AB">
      <w:pPr>
        <w:spacing w:after="0" w:line="300" w:lineRule="auto"/>
        <w:rPr>
          <w:del w:id="7855" w:author="김은수" w:date="2026-09-30T15:44:00Z" w16du:dateUtc="2026-09-30T06:44:00Z"/>
          <w:szCs w:val="20"/>
        </w:rPr>
        <w:pPrChange w:id="7856" w:author="김은수" w:date="2026-10-01T03:22:00Z">
          <w:pPr>
            <w:ind w:leftChars="340" w:left="680"/>
          </w:pPr>
        </w:pPrChange>
      </w:pPr>
      <w:del w:id="7857" w:author="김은수" w:date="2026-09-30T15:44:00Z" w16du:dateUtc="2026-09-30T06:44:00Z">
        <w:r>
          <w:rPr>
            <w:rFonts w:hint="eastAsia"/>
          </w:rPr>
          <w:delText>C</w:delText>
        </w:r>
        <w:r>
          <w:delText xml:space="preserve">M3 </w:delText>
        </w:r>
        <w:r w:rsidR="00C62BB0">
          <w:rPr>
            <w:rFonts w:hint="eastAsia"/>
          </w:rPr>
          <w:delText>초기화 순서는 아래 그림과 같다.</w:delText>
        </w:r>
      </w:del>
    </w:p>
    <w:p w14:paraId="61C67B3D" w14:textId="77777777" w:rsidR="00C62BB0" w:rsidRPr="00E00010" w:rsidRDefault="00D334AB">
      <w:pPr>
        <w:rPr>
          <w:del w:id="7858" w:author="김은수" w:date="2026-09-30T15:44:00Z" w16du:dateUtc="2026-09-30T06:44:00Z"/>
          <w:szCs w:val="20"/>
        </w:rPr>
        <w:pPrChange w:id="7859" w:author="김은수" w:date="2026-10-01T03:22:00Z">
          <w:pPr>
            <w:spacing w:after="0" w:line="240" w:lineRule="auto"/>
            <w:ind w:leftChars="340" w:left="680"/>
          </w:pPr>
        </w:pPrChange>
      </w:pPr>
      <w:del w:id="7860" w:author="김은수" w:date="2026-09-30T15:44:00Z" w16du:dateUtc="2026-09-30T06:44:00Z">
        <w:r w:rsidRPr="00D334AB">
          <w:rPr>
            <w:noProof/>
          </w:rPr>
          <w:drawing>
            <wp:inline distT="0" distB="0" distL="0" distR="0" wp14:anchorId="459EDA34" wp14:editId="303712CC">
              <wp:extent cx="6120130" cy="3638550"/>
              <wp:effectExtent l="0" t="0" r="0" b="0"/>
              <wp:docPr id="148" name="그림 147" descr="스크린샷, 텍스트, 도표, 라인이(가) 표시된 사진&#10;&#10;자동 생성된 설명">
                <a:extLst xmlns:a="http://schemas.openxmlformats.org/drawingml/2006/main">
                  <a:ext uri="{FF2B5EF4-FFF2-40B4-BE49-F238E27FC236}">
                    <a16:creationId xmlns:a16="http://schemas.microsoft.com/office/drawing/2014/main" id="{066CE9D3-7C0C-FEB6-7830-CA07E51227F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그림 147" descr="스크린샷, 텍스트, 도표, 라인이(가) 표시된 사진&#10;&#10;자동 생성된 설명">
                        <a:extLst>
                          <a:ext uri="{FF2B5EF4-FFF2-40B4-BE49-F238E27FC236}">
                            <a16:creationId xmlns:a16="http://schemas.microsoft.com/office/drawing/2014/main" id="{066CE9D3-7C0C-FEB6-7830-CA07E51227FB}"/>
                          </a:ext>
                        </a:extLst>
                      </pic:cNvPr>
                      <pic:cNvPicPr>
                        <a:picLocks noChangeAspect="1"/>
                      </pic:cNvPicPr>
                    </pic:nvPicPr>
                    <pic:blipFill>
                      <a:blip r:embed="rId42"/>
                      <a:stretch>
                        <a:fillRect/>
                      </a:stretch>
                    </pic:blipFill>
                    <pic:spPr>
                      <a:xfrm>
                        <a:off x="0" y="0"/>
                        <a:ext cx="6120130" cy="3638550"/>
                      </a:xfrm>
                      <a:prstGeom prst="rect">
                        <a:avLst/>
                      </a:prstGeom>
                    </pic:spPr>
                  </pic:pic>
                </a:graphicData>
              </a:graphic>
            </wp:inline>
          </w:drawing>
        </w:r>
      </w:del>
    </w:p>
    <w:p w14:paraId="1672C8A7" w14:textId="77777777" w:rsidR="00697371" w:rsidRDefault="00220104">
      <w:pPr>
        <w:pStyle w:val="TDC4"/>
        <w:pPrChange w:id="7861" w:author="김은수" w:date="2026-09-30T15:44:00Z" w16du:dateUtc="2026-09-30T06:44:00Z">
          <w:pPr>
            <w:pStyle w:val="4"/>
            <w:numPr>
              <w:ilvl w:val="3"/>
              <w:numId w:val="39"/>
            </w:numPr>
            <w:spacing w:after="0"/>
            <w:ind w:left="1200" w:hanging="400"/>
          </w:pPr>
        </w:pPrChange>
      </w:pPr>
      <w:r>
        <w:t xml:space="preserve">SU-ID-CM3-001, </w:t>
      </w:r>
      <w:del w:id="7862" w:author="김은수" w:date="2026-09-30T15:44:00Z" w16du:dateUtc="2026-09-30T06:44:00Z">
        <w:r w:rsidR="00C712F0">
          <w:rPr>
            <w:rFonts w:hint="eastAsia"/>
          </w:rPr>
          <w:delText>L</w:delText>
        </w:r>
        <w:r w:rsidR="00C712F0">
          <w:delText xml:space="preserve">ED </w:delText>
        </w:r>
        <w:r w:rsidR="00C712F0">
          <w:rPr>
            <w:rFonts w:hint="eastAsia"/>
          </w:rPr>
          <w:delText>출력 끄기</w:delText>
        </w:r>
        <w:r w:rsidR="00495C37">
          <w:rPr>
            <w:rFonts w:hint="eastAsia"/>
          </w:rPr>
          <w:delText xml:space="preserve"> </w:delText>
        </w:r>
        <w:r w:rsidR="003A1668">
          <w:rPr>
            <w:rFonts w:hint="eastAsia"/>
          </w:rPr>
          <w:delText>유닛</w:delText>
        </w:r>
      </w:del>
      <w:ins w:id="7863" w:author="김은수" w:date="2026-09-30T15:44:00Z" w16du:dateUtc="2026-09-30T06:44:00Z">
        <w:r>
          <w:t>CM3 주변장치 초기화</w:t>
        </w:r>
      </w:ins>
    </w:p>
    <w:p w14:paraId="4C885AF3" w14:textId="77777777" w:rsidR="00084C76" w:rsidRDefault="00084C76">
      <w:pPr>
        <w:pStyle w:val="TDC40"/>
        <w:keepNext/>
        <w:rPr>
          <w:ins w:id="7864" w:author="김은수" w:date="2026-10-01T12:05:00Z" w16du:dateUtc="2026-10-01T03:05:00Z"/>
        </w:rPr>
        <w:pPrChange w:id="7865" w:author="김은수" w:date="2026-10-01T03:22:00Z">
          <w:pPr>
            <w:pStyle w:val="TDC40"/>
          </w:pPr>
        </w:pPrChange>
      </w:pPr>
      <w:ins w:id="7866" w:author="김은수" w:date="2026-10-01T12:05:00Z" w16du:dateUtc="2026-10-01T03:05:00Z">
        <w:r>
          <w:t>정상 반복 처리가 시작되기 전에 통신과 주기 이벤트의 실행 환경을 준비하고, 연결 이력을 남길 감사기록 저장 영역을 초기화한다.</w:t>
        </w:r>
      </w:ins>
    </w:p>
    <w:p w14:paraId="26160388" w14:textId="77777777" w:rsidR="00084C76" w:rsidRDefault="00084C76">
      <w:pPr>
        <w:pStyle w:val="TDC42"/>
        <w:rPr>
          <w:ins w:id="7867" w:author="김은수" w:date="2026-10-01T12:05:00Z" w16du:dateUtc="2026-10-01T03:05:00Z"/>
        </w:rPr>
      </w:pPr>
      <w:ins w:id="7868" w:author="김은수" w:date="2026-10-01T12:05:00Z" w16du:dateUtc="2026-10-01T03:05:00Z">
        <w:r>
          <w:t xml:space="preserve">표 </w:t>
        </w:r>
        <w:r>
          <w:fldChar w:fldCharType="begin"/>
        </w:r>
        <w:r>
          <w:instrText>SEQ 표 \* ARABIC</w:instrText>
        </w:r>
        <w:r>
          <w:fldChar w:fldCharType="separate"/>
        </w:r>
        <w:r>
          <w:t>93</w:t>
        </w:r>
        <w:r>
          <w:fldChar w:fldCharType="end"/>
        </w:r>
        <w:r>
          <w:t>. CM3 주변장치 초기화 / 유닛 설계 내용</w:t>
        </w:r>
      </w:ins>
    </w:p>
    <w:tbl>
      <w:tblPr>
        <w:tblStyle w:val="TDC41"/>
        <w:tblW w:w="8816" w:type="dxa"/>
        <w:tblLayout w:type="fixed"/>
        <w:tblLook w:val="04A0" w:firstRow="1" w:lastRow="0" w:firstColumn="1" w:lastColumn="0" w:noHBand="0" w:noVBand="1"/>
        <w:tblPrChange w:id="7869"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7870">
          <w:tblGrid>
            <w:gridCol w:w="360"/>
            <w:gridCol w:w="360"/>
            <w:gridCol w:w="584"/>
            <w:gridCol w:w="7512"/>
          </w:tblGrid>
        </w:tblGridChange>
      </w:tblGrid>
      <w:tr w:rsidR="00084C76" w14:paraId="4DF88E7B" w14:textId="77777777" w:rsidTr="00BC05C7">
        <w:trPr>
          <w:cnfStyle w:val="100000000000" w:firstRow="1" w:lastRow="0" w:firstColumn="0" w:lastColumn="0" w:oddVBand="0" w:evenVBand="0" w:oddHBand="0" w:evenHBand="0" w:firstRowFirstColumn="0" w:firstRowLastColumn="0" w:lastRowFirstColumn="0" w:lastRowLastColumn="0"/>
          <w:cantSplit/>
          <w:tblHeader/>
          <w:ins w:id="7871" w:author="김은수" w:date="2026-10-01T12:05:00Z"/>
          <w:trPrChange w:id="7872"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7873" w:author="김은수" w:date="2026-10-01T03:22:00Z">
              <w:tcPr>
                <w:tcW w:w="1304" w:type="dxa"/>
              </w:tcPr>
            </w:tcPrChange>
          </w:tcPr>
          <w:p w14:paraId="3592376C"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7874" w:author="김은수" w:date="2026-10-01T12:05:00Z" w16du:dateUtc="2026-10-01T03:05:00Z"/>
              </w:rPr>
            </w:pPr>
            <w:ins w:id="7875" w:author="김은수" w:date="2026-10-01T12:05:00Z" w16du:dateUtc="2026-10-01T03:05:00Z">
              <w:r>
                <w:t>항목</w:t>
              </w:r>
            </w:ins>
          </w:p>
        </w:tc>
        <w:tc>
          <w:tcPr>
            <w:tcW w:w="7512" w:type="dxa"/>
            <w:tcPrChange w:id="7876" w:author="김은수" w:date="2026-10-01T03:22:00Z">
              <w:tcPr>
                <w:tcW w:w="7512" w:type="dxa"/>
              </w:tcPr>
            </w:tcPrChange>
          </w:tcPr>
          <w:p w14:paraId="4564FADB"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7877" w:author="김은수" w:date="2026-10-01T12:05:00Z" w16du:dateUtc="2026-10-01T03:05:00Z"/>
              </w:rPr>
            </w:pPr>
            <w:ins w:id="7878" w:author="김은수" w:date="2026-10-01T12:05:00Z" w16du:dateUtc="2026-10-01T03:05:00Z">
              <w:r>
                <w:t>설계 내용</w:t>
              </w:r>
            </w:ins>
          </w:p>
        </w:tc>
      </w:tr>
      <w:tr w:rsidR="00084C76" w14:paraId="1108CCD4" w14:textId="77777777" w:rsidTr="00BC05C7">
        <w:trPr>
          <w:cantSplit/>
          <w:ins w:id="7879" w:author="김은수" w:date="2026-10-01T12:05:00Z"/>
          <w:trPrChange w:id="7880"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7881" w:author="김은수" w:date="2026-10-01T03:22:00Z">
              <w:tcPr>
                <w:tcW w:w="1304" w:type="dxa"/>
              </w:tcPr>
            </w:tcPrChange>
          </w:tcPr>
          <w:p w14:paraId="537EE63D" w14:textId="77777777" w:rsidR="00084C76" w:rsidRDefault="00084C76">
            <w:pPr>
              <w:pStyle w:val="TDCe"/>
              <w:rPr>
                <w:ins w:id="7882" w:author="김은수" w:date="2026-10-01T12:05:00Z" w16du:dateUtc="2026-10-01T03:05:00Z"/>
              </w:rPr>
            </w:pPr>
            <w:ins w:id="7883" w:author="김은수" w:date="2026-10-01T12:05:00Z" w16du:dateUtc="2026-10-01T03:05:00Z">
              <w:r>
                <w:t>입력</w:t>
              </w:r>
            </w:ins>
          </w:p>
        </w:tc>
        <w:tc>
          <w:tcPr>
            <w:tcW w:w="7512" w:type="dxa"/>
            <w:tcPrChange w:id="7884" w:author="김은수" w:date="2026-10-01T03:22:00Z">
              <w:tcPr>
                <w:tcW w:w="7512" w:type="dxa"/>
              </w:tcPr>
            </w:tcPrChange>
          </w:tcPr>
          <w:p w14:paraId="46539F08"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7885" w:author="김은수" w:date="2026-10-01T12:05:00Z" w16du:dateUtc="2026-10-01T03:05:00Z"/>
              </w:rPr>
            </w:pPr>
            <w:ins w:id="7886" w:author="김은수" w:date="2026-10-01T12:05:00Z" w16du:dateUtc="2026-10-01T03:05:00Z">
              <w:r>
                <w:t>기동 상태, 보드 주변장치 설정, 기존 감사기록 파일</w:t>
              </w:r>
            </w:ins>
          </w:p>
        </w:tc>
      </w:tr>
      <w:tr w:rsidR="00084C76" w14:paraId="3B734A6C" w14:textId="77777777" w:rsidTr="00BC05C7">
        <w:trPr>
          <w:cantSplit/>
          <w:ins w:id="7887" w:author="김은수" w:date="2026-10-01T12:05:00Z"/>
          <w:trPrChange w:id="7888"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7889" w:author="김은수" w:date="2026-10-01T03:22:00Z">
              <w:tcPr>
                <w:tcW w:w="1304" w:type="dxa"/>
              </w:tcPr>
            </w:tcPrChange>
          </w:tcPr>
          <w:p w14:paraId="19A6891B" w14:textId="77777777" w:rsidR="00084C76" w:rsidRDefault="00084C76">
            <w:pPr>
              <w:pStyle w:val="TDCe"/>
              <w:rPr>
                <w:ins w:id="7890" w:author="김은수" w:date="2026-10-01T12:05:00Z" w16du:dateUtc="2026-10-01T03:05:00Z"/>
              </w:rPr>
            </w:pPr>
            <w:ins w:id="7891" w:author="김은수" w:date="2026-10-01T12:05:00Z" w16du:dateUtc="2026-10-01T03:05:00Z">
              <w:r>
                <w:t>출력</w:t>
              </w:r>
            </w:ins>
          </w:p>
        </w:tc>
        <w:tc>
          <w:tcPr>
            <w:tcW w:w="7512" w:type="dxa"/>
            <w:tcPrChange w:id="7892" w:author="김은수" w:date="2026-10-01T03:22:00Z">
              <w:tcPr>
                <w:tcW w:w="7512" w:type="dxa"/>
              </w:tcPr>
            </w:tcPrChange>
          </w:tcPr>
          <w:p w14:paraId="24E68B1B"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7893" w:author="김은수" w:date="2026-10-01T12:05:00Z" w16du:dateUtc="2026-10-01T03:05:00Z"/>
              </w:rPr>
            </w:pPr>
            <w:ins w:id="7894" w:author="김은수" w:date="2026-10-01T12:05:00Z" w16du:dateUtc="2026-10-01T03:05:00Z">
              <w:r>
                <w:t>I2C/SPI/DMA/인터럽트 초기 상태, 감사기록 파일의 식별자/기록 수/다음 기록 위치</w:t>
              </w:r>
            </w:ins>
          </w:p>
        </w:tc>
      </w:tr>
      <w:tr w:rsidR="00084C76" w14:paraId="608C3BDF" w14:textId="77777777" w:rsidTr="00BC05C7">
        <w:trPr>
          <w:cantSplit/>
          <w:ins w:id="7895" w:author="김은수" w:date="2026-10-01T12:05:00Z"/>
          <w:trPrChange w:id="7896"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7897" w:author="김은수" w:date="2026-10-01T03:22:00Z">
              <w:tcPr>
                <w:tcW w:w="1304" w:type="dxa"/>
              </w:tcPr>
            </w:tcPrChange>
          </w:tcPr>
          <w:p w14:paraId="50FAF33D" w14:textId="77777777" w:rsidR="00084C76" w:rsidRDefault="00084C76">
            <w:pPr>
              <w:pStyle w:val="TDCe"/>
              <w:rPr>
                <w:ins w:id="7898" w:author="김은수" w:date="2026-10-01T12:05:00Z" w16du:dateUtc="2026-10-01T03:05:00Z"/>
              </w:rPr>
            </w:pPr>
            <w:ins w:id="7899" w:author="김은수" w:date="2026-10-01T12:05:00Z" w16du:dateUtc="2026-10-01T03:05:00Z">
              <w:r>
                <w:t>처리</w:t>
              </w:r>
            </w:ins>
          </w:p>
        </w:tc>
        <w:tc>
          <w:tcPr>
            <w:tcW w:w="7512" w:type="dxa"/>
            <w:tcPrChange w:id="7900" w:author="김은수" w:date="2026-10-01T03:22:00Z">
              <w:tcPr>
                <w:tcW w:w="7512" w:type="dxa"/>
              </w:tcPr>
            </w:tcPrChange>
          </w:tcPr>
          <w:p w14:paraId="46525B7A"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7901" w:author="김은수" w:date="2026-10-01T12:05:00Z" w16du:dateUtc="2026-10-01T03:05:00Z"/>
              </w:rPr>
            </w:pPr>
            <w:ins w:id="7902" w:author="김은수" w:date="2026-10-01T12:05:00Z" w16du:dateUtc="2026-10-01T03:05:00Z">
              <w:r>
                <w:t>초기화 진입점에서 인터럽트와 DMA 상태를 정리하고 I2C와 SPI를 설정한다. 주변장치 설정 완료 후 필요한 인터럽트와 전송 경로를 허용한다.</w:t>
              </w:r>
              <w:r>
                <w:br/>
                <w:t>감사기록을 쓰기 전에 저장 영역을 연다. 파일 크기, 식별자, 기록 수와 다음 기록 위치가 유효하면 기존 내용을 보존한다. 파일이 없거나 정보가 유효하지 않으면 저장 영역을 비우고 식별자와 초기 상태를 기록한다. 초기화 후 파일의 변경 내용을 저장하고 닫는다.</w:t>
              </w:r>
            </w:ins>
          </w:p>
        </w:tc>
      </w:tr>
    </w:tbl>
    <w:p w14:paraId="7EE1D112" w14:textId="77777777" w:rsidR="00084C76" w:rsidRDefault="00084C76">
      <w:pPr>
        <w:pStyle w:val="TDC40"/>
        <w:spacing w:after="0"/>
        <w:rPr>
          <w:ins w:id="7903" w:author="김은수" w:date="2026-10-01T12:05:00Z" w16du:dateUtc="2026-10-01T03:05:00Z"/>
        </w:rPr>
        <w:pPrChange w:id="7904" w:author="김은수" w:date="2026-10-01T03:22:00Z">
          <w:pPr>
            <w:pStyle w:val="TDC40"/>
          </w:pPr>
        </w:pPrChange>
      </w:pPr>
    </w:p>
    <w:p w14:paraId="381E916E" w14:textId="77777777" w:rsidR="00084C76" w:rsidRDefault="00084C76">
      <w:pPr>
        <w:pStyle w:val="TDC42"/>
        <w:rPr>
          <w:ins w:id="7905" w:author="김은수" w:date="2026-10-01T12:05:00Z" w16du:dateUtc="2026-10-01T03:05:00Z"/>
        </w:rPr>
      </w:pPr>
      <w:ins w:id="7906" w:author="김은수" w:date="2026-10-01T12:05:00Z" w16du:dateUtc="2026-10-01T03:05:00Z">
        <w:r>
          <w:t xml:space="preserve">표 </w:t>
        </w:r>
        <w:r>
          <w:fldChar w:fldCharType="begin"/>
        </w:r>
        <w:r>
          <w:instrText>SEQ 표 \* ARABIC</w:instrText>
        </w:r>
        <w:r>
          <w:fldChar w:fldCharType="separate"/>
        </w:r>
        <w:r>
          <w:t>94</w:t>
        </w:r>
        <w:r>
          <w:fldChar w:fldCharType="end"/>
        </w:r>
        <w:r>
          <w:t>. CM3 주변장치 초기화 / 구현 조건</w:t>
        </w:r>
      </w:ins>
    </w:p>
    <w:tbl>
      <w:tblPr>
        <w:tblStyle w:val="TDC41"/>
        <w:tblW w:w="8816" w:type="dxa"/>
        <w:tblLayout w:type="fixed"/>
        <w:tblLook w:val="04A0" w:firstRow="1" w:lastRow="0" w:firstColumn="1" w:lastColumn="0" w:noHBand="0" w:noVBand="1"/>
        <w:tblPrChange w:id="7907"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7908">
          <w:tblGrid>
            <w:gridCol w:w="360"/>
            <w:gridCol w:w="360"/>
            <w:gridCol w:w="584"/>
            <w:gridCol w:w="7512"/>
          </w:tblGrid>
        </w:tblGridChange>
      </w:tblGrid>
      <w:tr w:rsidR="00084C76" w14:paraId="773CF394" w14:textId="77777777" w:rsidTr="00BC05C7">
        <w:trPr>
          <w:cnfStyle w:val="100000000000" w:firstRow="1" w:lastRow="0" w:firstColumn="0" w:lastColumn="0" w:oddVBand="0" w:evenVBand="0" w:oddHBand="0" w:evenHBand="0" w:firstRowFirstColumn="0" w:firstRowLastColumn="0" w:lastRowFirstColumn="0" w:lastRowLastColumn="0"/>
          <w:cantSplit/>
          <w:tblHeader/>
          <w:ins w:id="7909" w:author="김은수" w:date="2026-10-01T12:05:00Z"/>
          <w:trPrChange w:id="7910"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7911" w:author="김은수" w:date="2026-10-01T03:22:00Z">
              <w:tcPr>
                <w:tcW w:w="1304" w:type="dxa"/>
              </w:tcPr>
            </w:tcPrChange>
          </w:tcPr>
          <w:p w14:paraId="07BE0666"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7912" w:author="김은수" w:date="2026-10-01T12:05:00Z" w16du:dateUtc="2026-10-01T03:05:00Z"/>
              </w:rPr>
            </w:pPr>
            <w:ins w:id="7913" w:author="김은수" w:date="2026-10-01T12:05:00Z" w16du:dateUtc="2026-10-01T03:05:00Z">
              <w:r>
                <w:t>구분</w:t>
              </w:r>
            </w:ins>
          </w:p>
        </w:tc>
        <w:tc>
          <w:tcPr>
            <w:tcW w:w="7512" w:type="dxa"/>
            <w:tcPrChange w:id="7914" w:author="김은수" w:date="2026-10-01T03:22:00Z">
              <w:tcPr>
                <w:tcW w:w="7512" w:type="dxa"/>
              </w:tcPr>
            </w:tcPrChange>
          </w:tcPr>
          <w:p w14:paraId="20083DF0"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7915" w:author="김은수" w:date="2026-10-01T12:05:00Z" w16du:dateUtc="2026-10-01T03:05:00Z"/>
              </w:rPr>
            </w:pPr>
            <w:ins w:id="7916" w:author="김은수" w:date="2026-10-01T12:05:00Z" w16du:dateUtc="2026-10-01T03:05:00Z">
              <w:r>
                <w:t>구현 조건</w:t>
              </w:r>
            </w:ins>
          </w:p>
        </w:tc>
      </w:tr>
      <w:tr w:rsidR="00084C76" w14:paraId="19D5A460" w14:textId="77777777" w:rsidTr="00BC05C7">
        <w:trPr>
          <w:cantSplit/>
          <w:ins w:id="7917" w:author="김은수" w:date="2026-10-01T12:05:00Z"/>
          <w:trPrChange w:id="7918"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7919" w:author="김은수" w:date="2026-10-01T03:22:00Z">
              <w:tcPr>
                <w:tcW w:w="1304" w:type="dxa"/>
              </w:tcPr>
            </w:tcPrChange>
          </w:tcPr>
          <w:p w14:paraId="78597B55" w14:textId="77777777" w:rsidR="00084C76" w:rsidRDefault="00084C76">
            <w:pPr>
              <w:pStyle w:val="TDCe"/>
              <w:rPr>
                <w:ins w:id="7920" w:author="김은수" w:date="2026-10-01T12:05:00Z" w16du:dateUtc="2026-10-01T03:05:00Z"/>
              </w:rPr>
            </w:pPr>
            <w:ins w:id="7921" w:author="김은수" w:date="2026-10-01T12:05:00Z" w16du:dateUtc="2026-10-01T03:05:00Z">
              <w:r>
                <w:t>관련 함수</w:t>
              </w:r>
            </w:ins>
          </w:p>
        </w:tc>
        <w:tc>
          <w:tcPr>
            <w:tcW w:w="7512" w:type="dxa"/>
            <w:tcPrChange w:id="7922" w:author="김은수" w:date="2026-10-01T03:22:00Z">
              <w:tcPr>
                <w:tcW w:w="7512" w:type="dxa"/>
              </w:tcPr>
            </w:tcPrChange>
          </w:tcPr>
          <w:p w14:paraId="1BDD74C7" w14:textId="77777777" w:rsidR="00084C76" w:rsidRPr="00E00010" w:rsidRDefault="00084C76">
            <w:pPr>
              <w:pStyle w:val="TDCf"/>
              <w:cnfStyle w:val="000000000000" w:firstRow="0" w:lastRow="0" w:firstColumn="0" w:lastColumn="0" w:oddVBand="0" w:evenVBand="0" w:oddHBand="0" w:evenHBand="0" w:firstRowFirstColumn="0" w:firstRowLastColumn="0" w:lastRowFirstColumn="0" w:lastRowLastColumn="0"/>
              <w:rPr>
                <w:ins w:id="7923" w:author="김은수" w:date="2026-10-01T12:05:00Z" w16du:dateUtc="2026-10-01T03:05:00Z"/>
                <w:lang w:val="en-US"/>
                <w:rPrChange w:id="7924" w:author="김은수" w:date="2026-10-01T13:46:00Z" w16du:dateUtc="2026-10-01T04:46:00Z">
                  <w:rPr>
                    <w:ins w:id="7925" w:author="김은수" w:date="2026-10-01T12:05:00Z" w16du:dateUtc="2026-10-01T03:05:00Z"/>
                  </w:rPr>
                </w:rPrChange>
              </w:rPr>
            </w:pPr>
            <w:ins w:id="7926" w:author="김은수" w:date="2026-10-01T12:05:00Z" w16du:dateUtc="2026-10-01T03:05:00Z">
              <w:r>
                <w:t>Initialize, init_I2c, init_cm3_SPI, ci_SPI_enable_DMA / ci_timer_init, ci_event_log_init</w:t>
              </w:r>
            </w:ins>
          </w:p>
        </w:tc>
      </w:tr>
      <w:tr w:rsidR="00084C76" w14:paraId="7FE3E5D8" w14:textId="77777777" w:rsidTr="00BC05C7">
        <w:trPr>
          <w:cantSplit/>
          <w:ins w:id="7927" w:author="김은수" w:date="2026-10-01T12:05:00Z"/>
          <w:trPrChange w:id="7928"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7929" w:author="김은수" w:date="2026-10-01T03:22:00Z">
              <w:tcPr>
                <w:tcW w:w="1304" w:type="dxa"/>
              </w:tcPr>
            </w:tcPrChange>
          </w:tcPr>
          <w:p w14:paraId="340FC58D" w14:textId="77777777" w:rsidR="00084C76" w:rsidRDefault="00084C76">
            <w:pPr>
              <w:pStyle w:val="TDCe"/>
              <w:rPr>
                <w:ins w:id="7930" w:author="김은수" w:date="2026-10-01T12:05:00Z" w16du:dateUtc="2026-10-01T03:05:00Z"/>
              </w:rPr>
            </w:pPr>
            <w:ins w:id="7931" w:author="김은수" w:date="2026-10-01T12:05:00Z" w16du:dateUtc="2026-10-01T03:05:00Z">
              <w:r>
                <w:lastRenderedPageBreak/>
                <w:t>동작 조건</w:t>
              </w:r>
            </w:ins>
          </w:p>
        </w:tc>
        <w:tc>
          <w:tcPr>
            <w:tcW w:w="7512" w:type="dxa"/>
            <w:tcPrChange w:id="7932" w:author="김은수" w:date="2026-10-01T03:22:00Z">
              <w:tcPr>
                <w:tcW w:w="7512" w:type="dxa"/>
              </w:tcPr>
            </w:tcPrChange>
          </w:tcPr>
          <w:p w14:paraId="5C1A816C"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7933" w:author="김은수" w:date="2026-10-01T12:05:00Z" w16du:dateUtc="2026-10-01T03:05:00Z"/>
              </w:rPr>
            </w:pPr>
            <w:ins w:id="7934" w:author="김은수" w:date="2026-10-01T12:05:00Z" w16du:dateUtc="2026-10-01T03:05:00Z">
              <w:r>
                <w:t>주변장치 사용보다 초기화가 먼저 이루어져야 한다. 감사기록 영역은 4,096바이트이며, 앞의 16바이트에 식별자 12바이트와 다음 기록 위치/기록 수 각 2바이트를 둔다. 이어서 16바이트 기록을 최대 255개 저장한다. 초기 기록 수와 다음 위치는 0이다. 유효한 다음 위치는 0~254, 기록 수는 0~255이다.</w:t>
              </w:r>
              <w:r>
                <w:br/>
                <w:t>파일 열기, 필요한 초기화 기록, 변경 내용 저장 또는 닫기에 실패하면 실패(-1)를 반환하고, 정상 완료 시 0을 반환하도록 한다.</w:t>
              </w:r>
            </w:ins>
          </w:p>
        </w:tc>
      </w:tr>
    </w:tbl>
    <w:p w14:paraId="64F598F6" w14:textId="77777777" w:rsidR="00084C76" w:rsidRDefault="00084C76">
      <w:pPr>
        <w:pStyle w:val="TDC40"/>
        <w:spacing w:after="0"/>
        <w:rPr>
          <w:ins w:id="7935" w:author="김은수" w:date="2026-10-01T12:05:00Z" w16du:dateUtc="2026-10-01T03:05:00Z"/>
        </w:rPr>
        <w:pPrChange w:id="7936" w:author="김은수" w:date="2026-10-01T03:22:00Z">
          <w:pPr>
            <w:pStyle w:val="TDC40"/>
          </w:pPr>
        </w:pPrChange>
      </w:pPr>
    </w:p>
    <w:p w14:paraId="5D26813B" w14:textId="77777777" w:rsidR="00697371" w:rsidRPr="00E00010" w:rsidDel="001D1C2F" w:rsidRDefault="00220104">
      <w:pPr>
        <w:pStyle w:val="TDC40"/>
        <w:spacing w:after="0"/>
        <w:rPr>
          <w:del w:id="7937" w:author="김은수" w:date="2026-10-01T11:11:00Z" w16du:dateUtc="2026-10-01T02:11:00Z"/>
        </w:rPr>
        <w:pPrChange w:id="7938" w:author="김은수" w:date="2026-09-30T15:44:00Z" w16du:dateUtc="2026-09-30T06:44:00Z">
          <w:pPr>
            <w:spacing w:after="0"/>
            <w:ind w:leftChars="800" w:left="1600"/>
          </w:pPr>
        </w:pPrChange>
      </w:pPr>
      <w:del w:id="7939" w:author="김은수" w:date="2026-10-01T11:11:00Z" w16du:dateUtc="2026-10-01T02:11:00Z">
        <w:r w:rsidRPr="00E00010" w:rsidDel="001D1C2F">
          <w:rPr>
            <w:b/>
          </w:rPr>
          <w:delText xml:space="preserve">입력 </w:delText>
        </w:r>
      </w:del>
      <w:del w:id="7940" w:author="김은수" w:date="2026-09-30T15:44:00Z" w16du:dateUtc="2026-09-30T06:44:00Z">
        <w:r w:rsidR="00CA42AC">
          <w:rPr>
            <w:rFonts w:hint="eastAsia"/>
          </w:rPr>
          <w:delText xml:space="preserve">파라미터 </w:delText>
        </w:r>
        <w:r w:rsidR="00CA42AC">
          <w:delText xml:space="preserve">: </w:delText>
        </w:r>
        <w:r w:rsidR="00CA42AC">
          <w:rPr>
            <w:rFonts w:hint="eastAsia"/>
          </w:rPr>
          <w:delText>없음</w:delText>
        </w:r>
      </w:del>
    </w:p>
    <w:p w14:paraId="2938ACFF" w14:textId="77777777" w:rsidR="00CA42AC" w:rsidRPr="00E00010" w:rsidRDefault="00CA42AC">
      <w:pPr>
        <w:spacing w:after="0" w:line="300" w:lineRule="auto"/>
        <w:rPr>
          <w:del w:id="7941" w:author="김은수" w:date="2026-09-30T15:44:00Z" w16du:dateUtc="2026-09-30T06:44:00Z"/>
          <w:szCs w:val="20"/>
        </w:rPr>
        <w:pPrChange w:id="7942" w:author="김은수" w:date="2026-10-01T03:22:00Z">
          <w:pPr>
            <w:spacing w:after="0"/>
            <w:ind w:leftChars="800" w:left="1600"/>
          </w:pPr>
        </w:pPrChange>
      </w:pPr>
      <w:del w:id="7943" w:author="김은수" w:date="2026-09-30T15:44:00Z" w16du:dateUtc="2026-09-30T06:44:00Z">
        <w:r>
          <w:rPr>
            <w:rFonts w:hint="eastAsia"/>
          </w:rPr>
          <w:delText xml:space="preserve">반환 파라미터 </w:delText>
        </w:r>
        <w:r>
          <w:delText xml:space="preserve">: </w:delText>
        </w:r>
        <w:r w:rsidR="00AE2D56">
          <w:rPr>
            <w:rFonts w:hint="eastAsia"/>
          </w:rPr>
          <w:delText>없음</w:delText>
        </w:r>
      </w:del>
    </w:p>
    <w:p w14:paraId="7E517013" w14:textId="77777777" w:rsidR="00CA42AC" w:rsidRPr="00E00010" w:rsidRDefault="00CA42AC">
      <w:pPr>
        <w:spacing w:after="0" w:line="300" w:lineRule="auto"/>
        <w:rPr>
          <w:del w:id="7944" w:author="김은수" w:date="2026-09-30T15:44:00Z" w16du:dateUtc="2026-09-30T06:44:00Z"/>
          <w:szCs w:val="20"/>
        </w:rPr>
        <w:pPrChange w:id="7945" w:author="김은수" w:date="2026-10-01T03:22:00Z">
          <w:pPr>
            <w:spacing w:after="0"/>
            <w:ind w:leftChars="800" w:left="1600"/>
          </w:pPr>
        </w:pPrChange>
      </w:pPr>
      <w:del w:id="7946" w:author="김은수" w:date="2026-09-30T15:44:00Z" w16du:dateUtc="2026-09-30T06:44:00Z">
        <w:r>
          <w:rPr>
            <w:rFonts w:hint="eastAsia"/>
          </w:rPr>
          <w:delText xml:space="preserve">수정 파라미터 </w:delText>
        </w:r>
        <w:r>
          <w:delText xml:space="preserve">: </w:delText>
        </w:r>
        <w:r>
          <w:rPr>
            <w:rFonts w:hint="eastAsia"/>
          </w:rPr>
          <w:delText>없음</w:delText>
        </w:r>
      </w:del>
    </w:p>
    <w:p w14:paraId="15458702" w14:textId="77777777" w:rsidR="00C62BB0" w:rsidRPr="00E00010" w:rsidRDefault="00CA42AC">
      <w:pPr>
        <w:spacing w:after="0" w:line="300" w:lineRule="auto"/>
        <w:rPr>
          <w:del w:id="7947" w:author="김은수" w:date="2026-09-30T15:44:00Z" w16du:dateUtc="2026-09-30T06:44:00Z"/>
          <w:szCs w:val="20"/>
        </w:rPr>
        <w:pPrChange w:id="7948" w:author="김은수" w:date="2026-10-01T03:22:00Z">
          <w:pPr>
            <w:spacing w:after="0"/>
            <w:ind w:left="800" w:firstLine="800"/>
          </w:pPr>
        </w:pPrChange>
      </w:pPr>
      <w:del w:id="7949" w:author="김은수" w:date="2026-09-30T15:44:00Z" w16du:dateUtc="2026-09-30T06:44:00Z">
        <w:r>
          <w:rPr>
            <w:rFonts w:hint="eastAsia"/>
          </w:rPr>
          <w:delText xml:space="preserve">기능 및 동작 </w:delText>
        </w:r>
        <w:r>
          <w:delText>:</w:delText>
        </w:r>
        <w:r w:rsidR="00AE2D56">
          <w:delText xml:space="preserve"> </w:delText>
        </w:r>
      </w:del>
    </w:p>
    <w:p w14:paraId="2759262E" w14:textId="77777777" w:rsidR="00C712F0" w:rsidRPr="00E00010" w:rsidRDefault="00C712F0">
      <w:pPr>
        <w:pStyle w:val="a8"/>
        <w:numPr>
          <w:ilvl w:val="0"/>
          <w:numId w:val="22"/>
        </w:numPr>
        <w:spacing w:after="0" w:line="300" w:lineRule="auto"/>
        <w:ind w:left="1160"/>
        <w:rPr>
          <w:del w:id="7950" w:author="김은수" w:date="2026-09-30T15:44:00Z" w16du:dateUtc="2026-09-30T06:44:00Z"/>
          <w:szCs w:val="20"/>
        </w:rPr>
        <w:pPrChange w:id="7951" w:author="김은수" w:date="2026-10-01T03:22:00Z">
          <w:pPr>
            <w:pStyle w:val="a8"/>
            <w:numPr>
              <w:numId w:val="22"/>
            </w:numPr>
            <w:ind w:leftChars="0" w:left="1960" w:hanging="360"/>
          </w:pPr>
        </w:pPrChange>
      </w:pPr>
      <w:del w:id="7952" w:author="김은수" w:date="2026-09-30T15:44:00Z" w16du:dateUtc="2026-09-30T06:44:00Z">
        <w:r>
          <w:delText>LED</w:delText>
        </w:r>
        <w:r>
          <w:rPr>
            <w:rFonts w:hint="eastAsia"/>
          </w:rPr>
          <w:delText>를 출력을 끈다.</w:delText>
        </w:r>
      </w:del>
    </w:p>
    <w:p w14:paraId="221A6D02" w14:textId="77777777" w:rsidR="00697371" w:rsidRDefault="00220104">
      <w:pPr>
        <w:pStyle w:val="TDC4"/>
        <w:pPrChange w:id="7953" w:author="김은수" w:date="2026-09-30T15:44:00Z" w16du:dateUtc="2026-09-30T06:44:00Z">
          <w:pPr>
            <w:pStyle w:val="4"/>
            <w:numPr>
              <w:ilvl w:val="3"/>
              <w:numId w:val="39"/>
            </w:numPr>
            <w:spacing w:after="0"/>
            <w:ind w:left="1200" w:hanging="400"/>
          </w:pPr>
        </w:pPrChange>
      </w:pPr>
      <w:r>
        <w:t xml:space="preserve">SU-ID-CM3-002, </w:t>
      </w:r>
      <w:del w:id="7954" w:author="김은수" w:date="2026-09-30T15:44:00Z" w16du:dateUtc="2026-09-30T06:44:00Z">
        <w:r w:rsidR="003A1668">
          <w:rPr>
            <w:rFonts w:hint="eastAsia"/>
          </w:rPr>
          <w:delText xml:space="preserve">메모리 에러 </w:delText>
        </w:r>
        <w:r w:rsidR="003A1668">
          <w:delText xml:space="preserve">LED </w:delText>
        </w:r>
        <w:r w:rsidR="00C62BB0">
          <w:rPr>
            <w:rFonts w:hint="eastAsia"/>
          </w:rPr>
          <w:delText xml:space="preserve">출력 </w:delText>
        </w:r>
        <w:r w:rsidR="00643255">
          <w:rPr>
            <w:rFonts w:hint="eastAsia"/>
          </w:rPr>
          <w:delText>유닛</w:delText>
        </w:r>
      </w:del>
      <w:ins w:id="7955" w:author="김은수" w:date="2026-09-30T15:44:00Z" w16du:dateUtc="2026-09-30T06:44:00Z">
        <w:r>
          <w:t>터치 센서 초기화</w:t>
        </w:r>
      </w:ins>
    </w:p>
    <w:p w14:paraId="6AD4A557" w14:textId="77777777" w:rsidR="00084C76" w:rsidRDefault="00084C76">
      <w:pPr>
        <w:pStyle w:val="TDC40"/>
        <w:keepNext/>
        <w:rPr>
          <w:ins w:id="7956" w:author="김은수" w:date="2026-10-01T12:05:00Z" w16du:dateUtc="2026-10-01T03:05:00Z"/>
        </w:rPr>
        <w:pPrChange w:id="7957" w:author="김은수" w:date="2026-10-01T03:22:00Z">
          <w:pPr>
            <w:pStyle w:val="TDC40"/>
          </w:pPr>
        </w:pPrChange>
      </w:pPr>
      <w:ins w:id="7958" w:author="김은수" w:date="2026-10-01T12:05:00Z" w16du:dateUtc="2026-10-01T03:05:00Z">
        <w:r>
          <w:t>전원 인가 직후의 센서 상태를 정리하여 터치 판정의 시작 조건을 만든다.</w:t>
        </w:r>
      </w:ins>
    </w:p>
    <w:p w14:paraId="7AD7DC9C" w14:textId="77777777" w:rsidR="00084C76" w:rsidRDefault="00084C76">
      <w:pPr>
        <w:pStyle w:val="TDC42"/>
        <w:rPr>
          <w:ins w:id="7959" w:author="김은수" w:date="2026-10-01T12:05:00Z" w16du:dateUtc="2026-10-01T03:05:00Z"/>
        </w:rPr>
      </w:pPr>
      <w:ins w:id="7960" w:author="김은수" w:date="2026-10-01T12:05:00Z" w16du:dateUtc="2026-10-01T03:05:00Z">
        <w:r>
          <w:t xml:space="preserve">표 </w:t>
        </w:r>
        <w:r>
          <w:fldChar w:fldCharType="begin"/>
        </w:r>
        <w:r>
          <w:instrText>SEQ 표 \* ARABIC</w:instrText>
        </w:r>
        <w:r>
          <w:fldChar w:fldCharType="separate"/>
        </w:r>
        <w:r>
          <w:t>95</w:t>
        </w:r>
        <w:r>
          <w:fldChar w:fldCharType="end"/>
        </w:r>
        <w:r>
          <w:t>. 터치 센서 초기화 / 유닛 설계 내용</w:t>
        </w:r>
      </w:ins>
    </w:p>
    <w:tbl>
      <w:tblPr>
        <w:tblStyle w:val="TDC41"/>
        <w:tblW w:w="8816" w:type="dxa"/>
        <w:tblLayout w:type="fixed"/>
        <w:tblLook w:val="04A0" w:firstRow="1" w:lastRow="0" w:firstColumn="1" w:lastColumn="0" w:noHBand="0" w:noVBand="1"/>
        <w:tblPrChange w:id="7961"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7962">
          <w:tblGrid>
            <w:gridCol w:w="360"/>
            <w:gridCol w:w="360"/>
            <w:gridCol w:w="584"/>
            <w:gridCol w:w="7512"/>
          </w:tblGrid>
        </w:tblGridChange>
      </w:tblGrid>
      <w:tr w:rsidR="00084C76" w14:paraId="33D477CD" w14:textId="77777777" w:rsidTr="005F319B">
        <w:trPr>
          <w:cnfStyle w:val="100000000000" w:firstRow="1" w:lastRow="0" w:firstColumn="0" w:lastColumn="0" w:oddVBand="0" w:evenVBand="0" w:oddHBand="0" w:evenHBand="0" w:firstRowFirstColumn="0" w:firstRowLastColumn="0" w:lastRowFirstColumn="0" w:lastRowLastColumn="0"/>
          <w:cantSplit/>
          <w:tblHeader/>
          <w:ins w:id="7963" w:author="김은수" w:date="2026-10-01T12:05:00Z"/>
          <w:trPrChange w:id="7964"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7965" w:author="김은수" w:date="2026-10-01T03:22:00Z">
              <w:tcPr>
                <w:tcW w:w="1304" w:type="dxa"/>
              </w:tcPr>
            </w:tcPrChange>
          </w:tcPr>
          <w:p w14:paraId="46373CFD"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7966" w:author="김은수" w:date="2026-10-01T12:05:00Z" w16du:dateUtc="2026-10-01T03:05:00Z"/>
              </w:rPr>
            </w:pPr>
            <w:ins w:id="7967" w:author="김은수" w:date="2026-10-01T12:05:00Z" w16du:dateUtc="2026-10-01T03:05:00Z">
              <w:r>
                <w:t>항목</w:t>
              </w:r>
            </w:ins>
          </w:p>
        </w:tc>
        <w:tc>
          <w:tcPr>
            <w:tcW w:w="7512" w:type="dxa"/>
            <w:tcPrChange w:id="7968" w:author="김은수" w:date="2026-10-01T03:22:00Z">
              <w:tcPr>
                <w:tcW w:w="7512" w:type="dxa"/>
              </w:tcPr>
            </w:tcPrChange>
          </w:tcPr>
          <w:p w14:paraId="502B9A8A"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7969" w:author="김은수" w:date="2026-10-01T12:05:00Z" w16du:dateUtc="2026-10-01T03:05:00Z"/>
              </w:rPr>
            </w:pPr>
            <w:ins w:id="7970" w:author="김은수" w:date="2026-10-01T12:05:00Z" w16du:dateUtc="2026-10-01T03:05:00Z">
              <w:r>
                <w:t>설계 내용</w:t>
              </w:r>
            </w:ins>
          </w:p>
        </w:tc>
      </w:tr>
      <w:tr w:rsidR="00084C76" w14:paraId="2D340F96" w14:textId="77777777" w:rsidTr="005F319B">
        <w:trPr>
          <w:cantSplit/>
          <w:ins w:id="7971" w:author="김은수" w:date="2026-10-01T12:05:00Z"/>
          <w:trPrChange w:id="7972"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7973" w:author="김은수" w:date="2026-10-01T03:22:00Z">
              <w:tcPr>
                <w:tcW w:w="1304" w:type="dxa"/>
              </w:tcPr>
            </w:tcPrChange>
          </w:tcPr>
          <w:p w14:paraId="7904BAE0" w14:textId="77777777" w:rsidR="00084C76" w:rsidRDefault="00084C76">
            <w:pPr>
              <w:pStyle w:val="TDCe"/>
              <w:rPr>
                <w:ins w:id="7974" w:author="김은수" w:date="2026-10-01T12:05:00Z" w16du:dateUtc="2026-10-01T03:05:00Z"/>
              </w:rPr>
            </w:pPr>
            <w:ins w:id="7975" w:author="김은수" w:date="2026-10-01T12:05:00Z" w16du:dateUtc="2026-10-01T03:05:00Z">
              <w:r>
                <w:t>입력</w:t>
              </w:r>
            </w:ins>
          </w:p>
        </w:tc>
        <w:tc>
          <w:tcPr>
            <w:tcW w:w="7512" w:type="dxa"/>
            <w:tcPrChange w:id="7976" w:author="김은수" w:date="2026-10-01T03:22:00Z">
              <w:tcPr>
                <w:tcW w:w="7512" w:type="dxa"/>
              </w:tcPr>
            </w:tcPrChange>
          </w:tcPr>
          <w:p w14:paraId="4582278C"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7977" w:author="김은수" w:date="2026-10-01T12:05:00Z" w16du:dateUtc="2026-10-01T03:05:00Z"/>
              </w:rPr>
            </w:pPr>
            <w:ins w:id="7978" w:author="김은수" w:date="2026-10-01T12:05:00Z" w16du:dateUtc="2026-10-01T03:05:00Z">
              <w:r>
                <w:t>센서 리셋 및 설정 테이블</w:t>
              </w:r>
            </w:ins>
          </w:p>
        </w:tc>
      </w:tr>
      <w:tr w:rsidR="00084C76" w14:paraId="37B07D15" w14:textId="77777777" w:rsidTr="005F319B">
        <w:trPr>
          <w:cantSplit/>
          <w:ins w:id="7979" w:author="김은수" w:date="2026-10-01T12:05:00Z"/>
          <w:trPrChange w:id="7980"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7981" w:author="김은수" w:date="2026-10-01T03:22:00Z">
              <w:tcPr>
                <w:tcW w:w="1304" w:type="dxa"/>
              </w:tcPr>
            </w:tcPrChange>
          </w:tcPr>
          <w:p w14:paraId="4146AC48" w14:textId="77777777" w:rsidR="00084C76" w:rsidRDefault="00084C76">
            <w:pPr>
              <w:pStyle w:val="TDCe"/>
              <w:rPr>
                <w:ins w:id="7982" w:author="김은수" w:date="2026-10-01T12:05:00Z" w16du:dateUtc="2026-10-01T03:05:00Z"/>
              </w:rPr>
            </w:pPr>
            <w:ins w:id="7983" w:author="김은수" w:date="2026-10-01T12:05:00Z" w16du:dateUtc="2026-10-01T03:05:00Z">
              <w:r>
                <w:t>출력</w:t>
              </w:r>
            </w:ins>
          </w:p>
        </w:tc>
        <w:tc>
          <w:tcPr>
            <w:tcW w:w="7512" w:type="dxa"/>
            <w:tcPrChange w:id="7984" w:author="김은수" w:date="2026-10-01T03:22:00Z">
              <w:tcPr>
                <w:tcW w:w="7512" w:type="dxa"/>
              </w:tcPr>
            </w:tcPrChange>
          </w:tcPr>
          <w:p w14:paraId="4F4C283D"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7985" w:author="김은수" w:date="2026-10-01T12:05:00Z" w16du:dateUtc="2026-10-01T03:05:00Z"/>
              </w:rPr>
            </w:pPr>
            <w:ins w:id="7986" w:author="김은수" w:date="2026-10-01T12:05:00Z" w16du:dateUtc="2026-10-01T03:05:00Z">
              <w:r>
                <w:t>센서 초기화 진행 상태와 적용 설정</w:t>
              </w:r>
            </w:ins>
          </w:p>
        </w:tc>
      </w:tr>
      <w:tr w:rsidR="00084C76" w14:paraId="3ED69179" w14:textId="77777777" w:rsidTr="005F319B">
        <w:trPr>
          <w:cantSplit/>
          <w:ins w:id="7987" w:author="김은수" w:date="2026-10-01T12:05:00Z"/>
          <w:trPrChange w:id="7988"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7989" w:author="김은수" w:date="2026-10-01T03:22:00Z">
              <w:tcPr>
                <w:tcW w:w="1304" w:type="dxa"/>
              </w:tcPr>
            </w:tcPrChange>
          </w:tcPr>
          <w:p w14:paraId="08BB6F11" w14:textId="77777777" w:rsidR="00084C76" w:rsidRDefault="00084C76">
            <w:pPr>
              <w:pStyle w:val="TDCe"/>
              <w:rPr>
                <w:ins w:id="7990" w:author="김은수" w:date="2026-10-01T12:05:00Z" w16du:dateUtc="2026-10-01T03:05:00Z"/>
              </w:rPr>
            </w:pPr>
            <w:ins w:id="7991" w:author="김은수" w:date="2026-10-01T12:05:00Z" w16du:dateUtc="2026-10-01T03:05:00Z">
              <w:r>
                <w:t>처리</w:t>
              </w:r>
            </w:ins>
          </w:p>
        </w:tc>
        <w:tc>
          <w:tcPr>
            <w:tcW w:w="7512" w:type="dxa"/>
            <w:tcPrChange w:id="7992" w:author="김은수" w:date="2026-10-01T03:22:00Z">
              <w:tcPr>
                <w:tcW w:w="7512" w:type="dxa"/>
              </w:tcPr>
            </w:tcPrChange>
          </w:tcPr>
          <w:p w14:paraId="19A089E3"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7993" w:author="김은수" w:date="2026-10-01T12:05:00Z" w16du:dateUtc="2026-10-01T03:05:00Z"/>
              </w:rPr>
            </w:pPr>
            <w:ins w:id="7994" w:author="김은수" w:date="2026-10-01T12:05:00Z" w16du:dateUtc="2026-10-01T03:05:00Z">
              <w:r>
                <w:t>센서 리셋 후 초기화 상태를 시작하고 설정 테이블을 I2C로 적용한다. 센서 준비 상태를 확인한 뒤 일반 입력 처리를 허용한다.</w:t>
              </w:r>
            </w:ins>
          </w:p>
        </w:tc>
      </w:tr>
    </w:tbl>
    <w:p w14:paraId="489797CA" w14:textId="77777777" w:rsidR="00084C76" w:rsidRDefault="00084C76">
      <w:pPr>
        <w:pStyle w:val="TDC40"/>
        <w:spacing w:after="0"/>
        <w:rPr>
          <w:ins w:id="7995" w:author="김은수" w:date="2026-10-01T12:05:00Z" w16du:dateUtc="2026-10-01T03:05:00Z"/>
        </w:rPr>
        <w:pPrChange w:id="7996" w:author="김은수" w:date="2026-10-01T03:22:00Z">
          <w:pPr>
            <w:pStyle w:val="TDC40"/>
          </w:pPr>
        </w:pPrChange>
      </w:pPr>
    </w:p>
    <w:p w14:paraId="7AA6E923" w14:textId="77777777" w:rsidR="00084C76" w:rsidRDefault="00084C76">
      <w:pPr>
        <w:pStyle w:val="TDC42"/>
        <w:rPr>
          <w:ins w:id="7997" w:author="김은수" w:date="2026-10-01T12:05:00Z" w16du:dateUtc="2026-10-01T03:05:00Z"/>
        </w:rPr>
      </w:pPr>
      <w:ins w:id="7998" w:author="김은수" w:date="2026-10-01T12:05:00Z" w16du:dateUtc="2026-10-01T03:05:00Z">
        <w:r>
          <w:t xml:space="preserve">표 </w:t>
        </w:r>
        <w:r>
          <w:fldChar w:fldCharType="begin"/>
        </w:r>
        <w:r>
          <w:instrText>SEQ 표 \* ARABIC</w:instrText>
        </w:r>
        <w:r>
          <w:fldChar w:fldCharType="separate"/>
        </w:r>
        <w:r>
          <w:t>96</w:t>
        </w:r>
        <w:r>
          <w:fldChar w:fldCharType="end"/>
        </w:r>
        <w:r>
          <w:t>. 터치 센서 초기화 / 구현 조건</w:t>
        </w:r>
      </w:ins>
    </w:p>
    <w:tbl>
      <w:tblPr>
        <w:tblStyle w:val="TDC41"/>
        <w:tblW w:w="8816" w:type="dxa"/>
        <w:tblLayout w:type="fixed"/>
        <w:tblLook w:val="04A0" w:firstRow="1" w:lastRow="0" w:firstColumn="1" w:lastColumn="0" w:noHBand="0" w:noVBand="1"/>
        <w:tblPrChange w:id="7999"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8000">
          <w:tblGrid>
            <w:gridCol w:w="360"/>
            <w:gridCol w:w="360"/>
            <w:gridCol w:w="584"/>
            <w:gridCol w:w="7512"/>
          </w:tblGrid>
        </w:tblGridChange>
      </w:tblGrid>
      <w:tr w:rsidR="00084C76" w14:paraId="27F5F84D" w14:textId="77777777" w:rsidTr="005F319B">
        <w:trPr>
          <w:cnfStyle w:val="100000000000" w:firstRow="1" w:lastRow="0" w:firstColumn="0" w:lastColumn="0" w:oddVBand="0" w:evenVBand="0" w:oddHBand="0" w:evenHBand="0" w:firstRowFirstColumn="0" w:firstRowLastColumn="0" w:lastRowFirstColumn="0" w:lastRowLastColumn="0"/>
          <w:cantSplit/>
          <w:tblHeader/>
          <w:ins w:id="8001" w:author="김은수" w:date="2026-10-01T12:05:00Z"/>
          <w:trPrChange w:id="8002"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8003" w:author="김은수" w:date="2026-10-01T03:22:00Z">
              <w:tcPr>
                <w:tcW w:w="1304" w:type="dxa"/>
              </w:tcPr>
            </w:tcPrChange>
          </w:tcPr>
          <w:p w14:paraId="704ACBDD"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8004" w:author="김은수" w:date="2026-10-01T12:05:00Z" w16du:dateUtc="2026-10-01T03:05:00Z"/>
              </w:rPr>
            </w:pPr>
            <w:ins w:id="8005" w:author="김은수" w:date="2026-10-01T12:05:00Z" w16du:dateUtc="2026-10-01T03:05:00Z">
              <w:r>
                <w:t>구분</w:t>
              </w:r>
            </w:ins>
          </w:p>
        </w:tc>
        <w:tc>
          <w:tcPr>
            <w:tcW w:w="7512" w:type="dxa"/>
            <w:tcPrChange w:id="8006" w:author="김은수" w:date="2026-10-01T03:22:00Z">
              <w:tcPr>
                <w:tcW w:w="7512" w:type="dxa"/>
              </w:tcPr>
            </w:tcPrChange>
          </w:tcPr>
          <w:p w14:paraId="007BC9B6"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8007" w:author="김은수" w:date="2026-10-01T12:05:00Z" w16du:dateUtc="2026-10-01T03:05:00Z"/>
              </w:rPr>
            </w:pPr>
            <w:ins w:id="8008" w:author="김은수" w:date="2026-10-01T12:05:00Z" w16du:dateUtc="2026-10-01T03:05:00Z">
              <w:r>
                <w:t>구현 조건</w:t>
              </w:r>
            </w:ins>
          </w:p>
        </w:tc>
      </w:tr>
      <w:tr w:rsidR="00084C76" w14:paraId="30D8DFB0" w14:textId="77777777" w:rsidTr="005F319B">
        <w:trPr>
          <w:cantSplit/>
          <w:ins w:id="8009" w:author="김은수" w:date="2026-10-01T12:05:00Z"/>
          <w:trPrChange w:id="8010"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8011" w:author="김은수" w:date="2026-10-01T03:22:00Z">
              <w:tcPr>
                <w:tcW w:w="1304" w:type="dxa"/>
              </w:tcPr>
            </w:tcPrChange>
          </w:tcPr>
          <w:p w14:paraId="224369C2" w14:textId="77777777" w:rsidR="00084C76" w:rsidRDefault="00084C76">
            <w:pPr>
              <w:pStyle w:val="TDCe"/>
              <w:rPr>
                <w:ins w:id="8012" w:author="김은수" w:date="2026-10-01T12:05:00Z" w16du:dateUtc="2026-10-01T03:05:00Z"/>
              </w:rPr>
            </w:pPr>
            <w:ins w:id="8013" w:author="김은수" w:date="2026-10-01T12:05:00Z" w16du:dateUtc="2026-10-01T03:05:00Z">
              <w:r>
                <w:t>관련 함수</w:t>
              </w:r>
            </w:ins>
          </w:p>
        </w:tc>
        <w:tc>
          <w:tcPr>
            <w:tcW w:w="7512" w:type="dxa"/>
            <w:tcPrChange w:id="8014" w:author="김은수" w:date="2026-10-01T03:22:00Z">
              <w:tcPr>
                <w:tcW w:w="7512" w:type="dxa"/>
              </w:tcPr>
            </w:tcPrChange>
          </w:tcPr>
          <w:p w14:paraId="0F3CF6E8" w14:textId="77777777" w:rsidR="00084C76" w:rsidRPr="00E00010" w:rsidRDefault="00084C76">
            <w:pPr>
              <w:pStyle w:val="TDCf"/>
              <w:cnfStyle w:val="000000000000" w:firstRow="0" w:lastRow="0" w:firstColumn="0" w:lastColumn="0" w:oddVBand="0" w:evenVBand="0" w:oddHBand="0" w:evenHBand="0" w:firstRowFirstColumn="0" w:firstRowLastColumn="0" w:lastRowFirstColumn="0" w:lastRowLastColumn="0"/>
              <w:rPr>
                <w:ins w:id="8015" w:author="김은수" w:date="2026-10-01T12:05:00Z" w16du:dateUtc="2026-10-01T03:05:00Z"/>
                <w:lang w:val="en-US"/>
                <w:rPrChange w:id="8016" w:author="김은수" w:date="2026-10-01T13:46:00Z" w16du:dateUtc="2026-10-01T04:46:00Z">
                  <w:rPr>
                    <w:ins w:id="8017" w:author="김은수" w:date="2026-10-01T12:05:00Z" w16du:dateUtc="2026-10-01T03:05:00Z"/>
                  </w:rPr>
                </w:rPrChange>
              </w:rPr>
            </w:pPr>
            <w:ins w:id="8018" w:author="김은수" w:date="2026-10-01T12:05:00Z" w16du:dateUtc="2026-10-01T03:05:00Z">
              <w:r w:rsidRPr="00E00010">
                <w:rPr>
                  <w:lang w:val="en-US"/>
                  <w:rPrChange w:id="8019" w:author="김은수" w:date="2026-10-01T13:46:00Z" w16du:dateUtc="2026-10-01T04:46:00Z">
                    <w:rPr/>
                  </w:rPrChange>
                </w:rPr>
                <w:t>tdc_touch_iqs323_mclr, tdc_touch_init_begin, tdc_touch_iqs323_apply_settings, public_touch_settings</w:t>
              </w:r>
            </w:ins>
          </w:p>
        </w:tc>
      </w:tr>
      <w:tr w:rsidR="00084C76" w14:paraId="6D4E7B41" w14:textId="77777777" w:rsidTr="005F319B">
        <w:trPr>
          <w:cantSplit/>
          <w:ins w:id="8020" w:author="김은수" w:date="2026-10-01T12:05:00Z"/>
          <w:trPrChange w:id="8021"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8022" w:author="김은수" w:date="2026-10-01T03:22:00Z">
              <w:tcPr>
                <w:tcW w:w="1304" w:type="dxa"/>
              </w:tcPr>
            </w:tcPrChange>
          </w:tcPr>
          <w:p w14:paraId="0B0A2404" w14:textId="77777777" w:rsidR="00084C76" w:rsidRDefault="00084C76">
            <w:pPr>
              <w:pStyle w:val="TDCe"/>
              <w:rPr>
                <w:ins w:id="8023" w:author="김은수" w:date="2026-10-01T12:05:00Z" w16du:dateUtc="2026-10-01T03:05:00Z"/>
              </w:rPr>
            </w:pPr>
            <w:ins w:id="8024" w:author="김은수" w:date="2026-10-01T12:05:00Z" w16du:dateUtc="2026-10-01T03:05:00Z">
              <w:r>
                <w:t>동작 조건</w:t>
              </w:r>
            </w:ins>
          </w:p>
        </w:tc>
        <w:tc>
          <w:tcPr>
            <w:tcW w:w="7512" w:type="dxa"/>
            <w:tcPrChange w:id="8025" w:author="김은수" w:date="2026-10-01T03:22:00Z">
              <w:tcPr>
                <w:tcW w:w="7512" w:type="dxa"/>
              </w:tcPr>
            </w:tcPrChange>
          </w:tcPr>
          <w:p w14:paraId="1F146AB6"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8026" w:author="김은수" w:date="2026-10-01T12:05:00Z" w16du:dateUtc="2026-10-01T03:05:00Z"/>
              </w:rPr>
            </w:pPr>
            <w:ins w:id="8027" w:author="김은수" w:date="2026-10-01T12:05:00Z" w16du:dateUtc="2026-10-01T03:05:00Z">
              <w:r>
                <w:t>초기화 중인 센서 값을 일반 터치 이벤트로 처리하지 않고 설정/준비 단계를 거쳐야 한다.</w:t>
              </w:r>
            </w:ins>
          </w:p>
        </w:tc>
      </w:tr>
    </w:tbl>
    <w:p w14:paraId="76DB5878" w14:textId="77777777" w:rsidR="00084C76" w:rsidRDefault="00084C76">
      <w:pPr>
        <w:pStyle w:val="TDC40"/>
        <w:spacing w:after="0"/>
        <w:rPr>
          <w:ins w:id="8028" w:author="김은수" w:date="2026-10-01T12:05:00Z" w16du:dateUtc="2026-10-01T03:05:00Z"/>
        </w:rPr>
        <w:pPrChange w:id="8029" w:author="김은수" w:date="2026-10-01T03:22:00Z">
          <w:pPr>
            <w:pStyle w:val="TDC40"/>
          </w:pPr>
        </w:pPrChange>
      </w:pPr>
    </w:p>
    <w:p w14:paraId="57DDF2BF" w14:textId="77777777" w:rsidR="00697371" w:rsidRPr="00E00010" w:rsidDel="001D1C2F" w:rsidRDefault="00220104">
      <w:pPr>
        <w:pStyle w:val="TDC40"/>
        <w:spacing w:after="0"/>
        <w:rPr>
          <w:del w:id="8030" w:author="김은수" w:date="2026-10-01T11:11:00Z" w16du:dateUtc="2026-10-01T02:11:00Z"/>
        </w:rPr>
        <w:pPrChange w:id="8031" w:author="김은수" w:date="2026-09-30T15:44:00Z" w16du:dateUtc="2026-09-30T06:44:00Z">
          <w:pPr>
            <w:spacing w:after="0"/>
            <w:ind w:leftChars="800" w:left="1600"/>
          </w:pPr>
        </w:pPrChange>
      </w:pPr>
      <w:del w:id="8032" w:author="김은수" w:date="2026-10-01T11:11:00Z" w16du:dateUtc="2026-10-01T02:11:00Z">
        <w:r w:rsidDel="001D1C2F">
          <w:rPr>
            <w:b/>
            <w:rPrChange w:id="8033" w:author="김은수" w:date="2026-09-30T15:44:00Z" w16du:dateUtc="2026-09-30T06:44:00Z">
              <w:rPr/>
            </w:rPrChange>
          </w:rPr>
          <w:delText xml:space="preserve">입력 </w:delText>
        </w:r>
      </w:del>
      <w:del w:id="8034" w:author="김은수" w:date="2026-09-30T15:44:00Z" w16du:dateUtc="2026-09-30T06:44:00Z">
        <w:r w:rsidR="00C62BB0">
          <w:rPr>
            <w:rFonts w:hint="eastAsia"/>
          </w:rPr>
          <w:delText xml:space="preserve">파라미터 </w:delText>
        </w:r>
        <w:r w:rsidR="00C62BB0">
          <w:delText xml:space="preserve">: </w:delText>
        </w:r>
        <w:r w:rsidR="00C62BB0">
          <w:rPr>
            <w:rFonts w:hint="eastAsia"/>
          </w:rPr>
          <w:delText>없음</w:delText>
        </w:r>
      </w:del>
    </w:p>
    <w:p w14:paraId="78B66CAA" w14:textId="77777777" w:rsidR="00C62BB0" w:rsidRPr="00E00010" w:rsidRDefault="00C62BB0">
      <w:pPr>
        <w:spacing w:after="0" w:line="300" w:lineRule="auto"/>
        <w:rPr>
          <w:del w:id="8035" w:author="김은수" w:date="2026-09-30T15:44:00Z" w16du:dateUtc="2026-09-30T06:44:00Z"/>
          <w:szCs w:val="20"/>
        </w:rPr>
        <w:pPrChange w:id="8036" w:author="김은수" w:date="2026-10-01T03:22:00Z">
          <w:pPr>
            <w:spacing w:after="0"/>
            <w:ind w:leftChars="800" w:left="1600"/>
          </w:pPr>
        </w:pPrChange>
      </w:pPr>
      <w:del w:id="8037" w:author="김은수" w:date="2026-09-30T15:44:00Z" w16du:dateUtc="2026-09-30T06:44:00Z">
        <w:r>
          <w:rPr>
            <w:rFonts w:hint="eastAsia"/>
          </w:rPr>
          <w:delText xml:space="preserve">반환 파라미터 </w:delText>
        </w:r>
        <w:r>
          <w:delText xml:space="preserve">: </w:delText>
        </w:r>
        <w:r>
          <w:rPr>
            <w:rFonts w:hint="eastAsia"/>
          </w:rPr>
          <w:delText>없음</w:delText>
        </w:r>
      </w:del>
    </w:p>
    <w:p w14:paraId="0973A973" w14:textId="77777777" w:rsidR="00C62BB0" w:rsidRPr="00E00010" w:rsidRDefault="00C62BB0">
      <w:pPr>
        <w:spacing w:after="0" w:line="300" w:lineRule="auto"/>
        <w:rPr>
          <w:del w:id="8038" w:author="김은수" w:date="2026-09-30T15:44:00Z" w16du:dateUtc="2026-09-30T06:44:00Z"/>
          <w:szCs w:val="20"/>
        </w:rPr>
        <w:pPrChange w:id="8039" w:author="김은수" w:date="2026-10-01T03:22:00Z">
          <w:pPr>
            <w:spacing w:after="0"/>
            <w:ind w:leftChars="800" w:left="1600"/>
          </w:pPr>
        </w:pPrChange>
      </w:pPr>
      <w:del w:id="8040" w:author="김은수" w:date="2026-09-30T15:44:00Z" w16du:dateUtc="2026-09-30T06:44:00Z">
        <w:r>
          <w:rPr>
            <w:rFonts w:hint="eastAsia"/>
          </w:rPr>
          <w:delText xml:space="preserve">수정 파라미터 </w:delText>
        </w:r>
        <w:r>
          <w:delText xml:space="preserve">: </w:delText>
        </w:r>
        <w:r>
          <w:rPr>
            <w:rFonts w:hint="eastAsia"/>
          </w:rPr>
          <w:delText>없음</w:delText>
        </w:r>
      </w:del>
    </w:p>
    <w:p w14:paraId="353865A3" w14:textId="77777777" w:rsidR="00C62BB0" w:rsidRPr="00E00010" w:rsidRDefault="00C62BB0">
      <w:pPr>
        <w:spacing w:after="0" w:line="300" w:lineRule="auto"/>
        <w:rPr>
          <w:del w:id="8041" w:author="김은수" w:date="2026-09-30T15:44:00Z" w16du:dateUtc="2026-09-30T06:44:00Z"/>
          <w:szCs w:val="20"/>
        </w:rPr>
        <w:pPrChange w:id="8042" w:author="김은수" w:date="2026-10-01T03:22:00Z">
          <w:pPr>
            <w:spacing w:after="0"/>
            <w:ind w:left="800" w:firstLine="800"/>
          </w:pPr>
        </w:pPrChange>
      </w:pPr>
      <w:del w:id="8043" w:author="김은수" w:date="2026-09-30T15:44:00Z" w16du:dateUtc="2026-09-30T06:44:00Z">
        <w:r>
          <w:rPr>
            <w:rFonts w:hint="eastAsia"/>
          </w:rPr>
          <w:delText xml:space="preserve">기능 및 동작 </w:delText>
        </w:r>
        <w:r>
          <w:delText xml:space="preserve">: </w:delText>
        </w:r>
      </w:del>
    </w:p>
    <w:p w14:paraId="4F9FF548" w14:textId="77777777" w:rsidR="00C62BB0" w:rsidRPr="00E00010" w:rsidRDefault="003A1668">
      <w:pPr>
        <w:pStyle w:val="a8"/>
        <w:numPr>
          <w:ilvl w:val="0"/>
          <w:numId w:val="22"/>
        </w:numPr>
        <w:spacing w:after="0" w:line="300" w:lineRule="auto"/>
        <w:ind w:left="1160"/>
        <w:rPr>
          <w:del w:id="8044" w:author="김은수" w:date="2026-09-30T15:44:00Z" w16du:dateUtc="2026-09-30T06:44:00Z"/>
          <w:szCs w:val="20"/>
        </w:rPr>
        <w:pPrChange w:id="8045" w:author="김은수" w:date="2026-10-01T03:22:00Z">
          <w:pPr>
            <w:pStyle w:val="a8"/>
            <w:numPr>
              <w:numId w:val="22"/>
            </w:numPr>
            <w:ind w:leftChars="0" w:left="1960" w:hanging="360"/>
          </w:pPr>
        </w:pPrChange>
      </w:pPr>
      <w:del w:id="8046" w:author="김은수" w:date="2026-09-30T15:44:00Z" w16du:dateUtc="2026-09-30T06:44:00Z">
        <w:r>
          <w:rPr>
            <w:rFonts w:hint="eastAsia"/>
          </w:rPr>
          <w:delText xml:space="preserve">메모리 에러 출력을 </w:delText>
        </w:r>
        <w:r>
          <w:delText>LED</w:delText>
        </w:r>
        <w:r>
          <w:rPr>
            <w:rFonts w:hint="eastAsia"/>
          </w:rPr>
          <w:delText>에 표시한다.</w:delText>
        </w:r>
      </w:del>
    </w:p>
    <w:p w14:paraId="4691A78B" w14:textId="77777777" w:rsidR="00697371" w:rsidRPr="00E00010" w:rsidRDefault="00220104">
      <w:pPr>
        <w:pStyle w:val="TDC43"/>
        <w:rPr>
          <w:ins w:id="8047" w:author="김은수" w:date="2026-09-30T15:44:00Z" w16du:dateUtc="2026-09-30T06:44:00Z"/>
        </w:rPr>
        <w:pPrChange w:id="8048" w:author="김은수" w:date="2026-10-01T01:11:00Z">
          <w:pPr>
            <w:keepLines/>
            <w:widowControl/>
            <w:snapToGrid w:val="0"/>
            <w:spacing w:after="180" w:line="300" w:lineRule="auto"/>
            <w:ind w:left="1245"/>
            <w:jc w:val="left"/>
          </w:pPr>
        </w:pPrChange>
      </w:pPr>
      <w:ins w:id="8049" w:author="김은수" w:date="2026-09-30T15:44:00Z" w16du:dateUtc="2026-09-30T06:44:00Z">
        <w:r>
          <w:rPr>
            <w:b/>
            <w:bCs/>
            <w:rPrChange w:id="8050" w:author="김은수" w:date="2026-10-01T01:11:00Z">
              <w:rPr>
                <w:b/>
                <w:bCs/>
                <w:sz w:val="22"/>
              </w:rPr>
            </w:rPrChange>
          </w:rPr>
          <w:t xml:space="preserve">흐름 참고 : </w:t>
        </w:r>
        <w:r>
          <w:rPr>
            <w:rPrChange w:id="8051" w:author="김은수" w:date="2026-10-01T01:11:00Z">
              <w:rPr>
                <w:sz w:val="22"/>
              </w:rPr>
            </w:rPrChange>
          </w:rPr>
          <w:t>시간 초과 시에도 경고 후 설정 적용으로 진행한다. 초기화가 끝나기 전에는 정상 터치 이벤트를 만들지 않는다.</w:t>
        </w:r>
      </w:ins>
    </w:p>
    <w:p w14:paraId="5CD557E9" w14:textId="77777777" w:rsidR="00BA1805" w:rsidRPr="00E00010" w:rsidRDefault="00BA1805">
      <w:pPr>
        <w:pStyle w:val="TDC44"/>
        <w:rPr>
          <w:ins w:id="8052" w:author="김은수" w:date="2026-09-30T15:44:00Z" w16du:dateUtc="2026-09-30T06:44:00Z"/>
        </w:rPr>
        <w:pPrChange w:id="8053" w:author="김은수" w:date="2026-10-01T01:11:00Z">
          <w:pPr>
            <w:keepNext/>
            <w:keepLines/>
            <w:pageBreakBefore/>
            <w:widowControl/>
            <w:snapToGrid w:val="0"/>
            <w:spacing w:after="100" w:line="240" w:lineRule="auto"/>
            <w:jc w:val="center"/>
          </w:pPr>
        </w:pPrChange>
      </w:pPr>
      <w:ins w:id="8054" w:author="김은수" w:date="2026-09-30T15:44:00Z" w16du:dateUtc="2026-09-30T06:44:00Z">
        <w:r w:rsidRPr="00E00010">
          <w:rPr>
            <w:noProof/>
          </w:rPr>
          <w:lastRenderedPageBreak/>
          <w:drawing>
            <wp:inline distT="0" distB="0" distL="0" distR="0" wp14:anchorId="3E4EBC4E" wp14:editId="0010EAF7">
              <wp:extent cx="4320000" cy="4444200"/>
              <wp:effectExtent l="0" t="0" r="0" b="0"/>
              <wp:docPr id="1011" name="Flow CM3-002" descr="SU-ID-CM3-002 터치 센서 초기화 설계 순서도">
                <a:extLst xmlns:a="http://schemas.openxmlformats.org/drawingml/2006/main">
                  <a:ext uri="{FF2B5EF4-FFF2-40B4-BE49-F238E27FC236}">
                    <a16:creationId xmlns:a16="http://schemas.microsoft.com/office/drawing/2014/main" id="{E8B69799-F488-0C76-6806-D41022ABA04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그림 256" descr="스크린샷, 어둠, 블랙, 밤이(가) 표시된 사진&#10;&#10;자동 생성된 설명">
                        <a:extLst>
                          <a:ext uri="{FF2B5EF4-FFF2-40B4-BE49-F238E27FC236}">
                            <a16:creationId xmlns:a16="http://schemas.microsoft.com/office/drawing/2014/main" id="{E8B69799-F488-0C76-6806-D41022ABA043}"/>
                          </a:ext>
                        </a:extLst>
                      </pic:cNvPr>
                      <pic:cNvPicPr>
                        <a:picLocks noChangeAspect="1"/>
                      </pic:cNvPicPr>
                    </pic:nvPicPr>
                    <pic:blipFill>
                      <a:blip r:embed="rId43"/>
                      <a:stretch>
                        <a:fillRect/>
                      </a:stretch>
                    </pic:blipFill>
                    <pic:spPr>
                      <a:xfrm>
                        <a:off x="0" y="0"/>
                        <a:ext cx="4320000" cy="4444200"/>
                      </a:xfrm>
                      <a:prstGeom prst="rect">
                        <a:avLst/>
                      </a:prstGeom>
                    </pic:spPr>
                  </pic:pic>
                </a:graphicData>
              </a:graphic>
            </wp:inline>
          </w:drawing>
        </w:r>
      </w:ins>
    </w:p>
    <w:p w14:paraId="7F9A6C5E" w14:textId="77777777" w:rsidR="00697371" w:rsidRPr="00E00010" w:rsidRDefault="00220104">
      <w:pPr>
        <w:pStyle w:val="TDC45"/>
        <w:rPr>
          <w:ins w:id="8055" w:author="김은수" w:date="2026-09-30T15:44:00Z" w16du:dateUtc="2026-09-30T06:44:00Z"/>
        </w:rPr>
        <w:pPrChange w:id="8056" w:author="김은수" w:date="2026-10-01T01:11:00Z">
          <w:pPr>
            <w:keepLines/>
            <w:widowControl/>
            <w:snapToGrid w:val="0"/>
            <w:spacing w:after="180" w:line="276" w:lineRule="auto"/>
            <w:jc w:val="center"/>
          </w:pPr>
        </w:pPrChange>
      </w:pPr>
      <w:ins w:id="8057" w:author="김은수" w:date="2026-09-30T15:44:00Z" w16du:dateUtc="2026-09-30T06:44:00Z">
        <w:r w:rsidRPr="00E00010">
          <w:t>그림 19. SU-ID-CM3-002 터치 센서 초기화 순서도</w:t>
        </w:r>
      </w:ins>
    </w:p>
    <w:p w14:paraId="623C5379" w14:textId="77777777" w:rsidR="000C626C" w:rsidRDefault="000C626C">
      <w:pPr>
        <w:pStyle w:val="TDC40"/>
        <w:rPr>
          <w:ins w:id="8058" w:author="김은수" w:date="2026-10-01T05:08:00Z"/>
        </w:rPr>
      </w:pPr>
    </w:p>
    <w:p w14:paraId="3F5B3694" w14:textId="77777777" w:rsidR="00697371" w:rsidRDefault="00220104">
      <w:pPr>
        <w:pStyle w:val="TDC4"/>
        <w:pPrChange w:id="8059" w:author="김은수" w:date="2026-09-30T15:44:00Z" w16du:dateUtc="2026-09-30T06:44:00Z">
          <w:pPr>
            <w:pStyle w:val="4"/>
            <w:numPr>
              <w:ilvl w:val="3"/>
              <w:numId w:val="39"/>
            </w:numPr>
            <w:spacing w:after="0"/>
            <w:ind w:left="1200" w:hanging="400"/>
          </w:pPr>
        </w:pPrChange>
      </w:pPr>
      <w:r>
        <w:t xml:space="preserve">SU-ID-CM3-003, </w:t>
      </w:r>
      <w:del w:id="8060" w:author="김은수" w:date="2026-09-30T15:44:00Z" w16du:dateUtc="2026-09-30T06:44:00Z">
        <w:r w:rsidR="00C712F0">
          <w:rPr>
            <w:rFonts w:hint="eastAsia"/>
          </w:rPr>
          <w:delText>N</w:delText>
        </w:r>
        <w:r w:rsidR="00C712F0">
          <w:delText xml:space="preserve">RF </w:delText>
        </w:r>
        <w:r w:rsidR="003A1668">
          <w:rPr>
            <w:rFonts w:hint="eastAsia"/>
          </w:rPr>
          <w:delText>리셋 유닛</w:delText>
        </w:r>
      </w:del>
      <w:ins w:id="8061" w:author="김은수" w:date="2026-09-30T15:44:00Z" w16du:dateUtc="2026-09-30T06:44:00Z">
        <w:r>
          <w:t>QCC 제어 핀 초기화</w:t>
        </w:r>
      </w:ins>
    </w:p>
    <w:p w14:paraId="29499BA4" w14:textId="77777777" w:rsidR="00084C76" w:rsidRDefault="00084C76">
      <w:pPr>
        <w:pStyle w:val="TDC40"/>
        <w:keepNext/>
        <w:rPr>
          <w:ins w:id="8062" w:author="김은수" w:date="2026-10-01T12:05:00Z" w16du:dateUtc="2026-10-01T03:05:00Z"/>
        </w:rPr>
        <w:pPrChange w:id="8063" w:author="김은수" w:date="2026-10-01T03:22:00Z">
          <w:pPr>
            <w:pStyle w:val="TDC40"/>
          </w:pPr>
        </w:pPrChange>
      </w:pPr>
      <w:ins w:id="8064" w:author="김은수" w:date="2026-10-01T12:05:00Z" w16du:dateUtc="2026-10-01T03:05:00Z">
        <w:r>
          <w:t>QCC에 전달하는 동작 요청과 내부기 연결 표시를 확정된 상태로 시작한다.</w:t>
        </w:r>
      </w:ins>
    </w:p>
    <w:p w14:paraId="07E4AE2F" w14:textId="77777777" w:rsidR="00084C76" w:rsidRDefault="00084C76">
      <w:pPr>
        <w:pStyle w:val="TDC42"/>
        <w:rPr>
          <w:ins w:id="8065" w:author="김은수" w:date="2026-10-01T12:05:00Z" w16du:dateUtc="2026-10-01T03:05:00Z"/>
        </w:rPr>
      </w:pPr>
      <w:ins w:id="8066" w:author="김은수" w:date="2026-10-01T12:05:00Z" w16du:dateUtc="2026-10-01T03:05:00Z">
        <w:r>
          <w:t xml:space="preserve">표 </w:t>
        </w:r>
        <w:r>
          <w:fldChar w:fldCharType="begin"/>
        </w:r>
        <w:r>
          <w:instrText>SEQ 표 \* ARABIC</w:instrText>
        </w:r>
        <w:r>
          <w:fldChar w:fldCharType="separate"/>
        </w:r>
        <w:r>
          <w:t>97</w:t>
        </w:r>
        <w:r>
          <w:fldChar w:fldCharType="end"/>
        </w:r>
        <w:r>
          <w:t>. QCC 제어 핀 초기화 / 유닛 설계 내용</w:t>
        </w:r>
      </w:ins>
    </w:p>
    <w:tbl>
      <w:tblPr>
        <w:tblStyle w:val="TDC41"/>
        <w:tblW w:w="8816" w:type="dxa"/>
        <w:tblLayout w:type="fixed"/>
        <w:tblLook w:val="04A0" w:firstRow="1" w:lastRow="0" w:firstColumn="1" w:lastColumn="0" w:noHBand="0" w:noVBand="1"/>
        <w:tblPrChange w:id="8067"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8068">
          <w:tblGrid>
            <w:gridCol w:w="360"/>
            <w:gridCol w:w="360"/>
            <w:gridCol w:w="584"/>
            <w:gridCol w:w="7512"/>
          </w:tblGrid>
        </w:tblGridChange>
      </w:tblGrid>
      <w:tr w:rsidR="00084C76" w14:paraId="0E65FB3E" w14:textId="77777777" w:rsidTr="00BF1385">
        <w:trPr>
          <w:cnfStyle w:val="100000000000" w:firstRow="1" w:lastRow="0" w:firstColumn="0" w:lastColumn="0" w:oddVBand="0" w:evenVBand="0" w:oddHBand="0" w:evenHBand="0" w:firstRowFirstColumn="0" w:firstRowLastColumn="0" w:lastRowFirstColumn="0" w:lastRowLastColumn="0"/>
          <w:cantSplit/>
          <w:tblHeader/>
          <w:ins w:id="8069" w:author="김은수" w:date="2026-10-01T12:05:00Z"/>
          <w:trPrChange w:id="8070"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8071" w:author="김은수" w:date="2026-10-01T03:22:00Z">
              <w:tcPr>
                <w:tcW w:w="1304" w:type="dxa"/>
              </w:tcPr>
            </w:tcPrChange>
          </w:tcPr>
          <w:p w14:paraId="6AFAFF1D"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8072" w:author="김은수" w:date="2026-10-01T12:05:00Z" w16du:dateUtc="2026-10-01T03:05:00Z"/>
              </w:rPr>
            </w:pPr>
            <w:ins w:id="8073" w:author="김은수" w:date="2026-10-01T12:05:00Z" w16du:dateUtc="2026-10-01T03:05:00Z">
              <w:r>
                <w:t>항목</w:t>
              </w:r>
            </w:ins>
          </w:p>
        </w:tc>
        <w:tc>
          <w:tcPr>
            <w:tcW w:w="7512" w:type="dxa"/>
            <w:tcPrChange w:id="8074" w:author="김은수" w:date="2026-10-01T03:22:00Z">
              <w:tcPr>
                <w:tcW w:w="7512" w:type="dxa"/>
              </w:tcPr>
            </w:tcPrChange>
          </w:tcPr>
          <w:p w14:paraId="3A19E4A9"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8075" w:author="김은수" w:date="2026-10-01T12:05:00Z" w16du:dateUtc="2026-10-01T03:05:00Z"/>
              </w:rPr>
            </w:pPr>
            <w:ins w:id="8076" w:author="김은수" w:date="2026-10-01T12:05:00Z" w16du:dateUtc="2026-10-01T03:05:00Z">
              <w:r>
                <w:t>설계 내용</w:t>
              </w:r>
            </w:ins>
          </w:p>
        </w:tc>
      </w:tr>
      <w:tr w:rsidR="00084C76" w14:paraId="1BBD11A1" w14:textId="77777777" w:rsidTr="00BF1385">
        <w:trPr>
          <w:cantSplit/>
          <w:ins w:id="8077" w:author="김은수" w:date="2026-10-01T12:05:00Z"/>
          <w:trPrChange w:id="8078"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8079" w:author="김은수" w:date="2026-10-01T03:22:00Z">
              <w:tcPr>
                <w:tcW w:w="1304" w:type="dxa"/>
              </w:tcPr>
            </w:tcPrChange>
          </w:tcPr>
          <w:p w14:paraId="796436D0" w14:textId="77777777" w:rsidR="00084C76" w:rsidRDefault="00084C76">
            <w:pPr>
              <w:pStyle w:val="TDCe"/>
              <w:rPr>
                <w:ins w:id="8080" w:author="김은수" w:date="2026-10-01T12:05:00Z" w16du:dateUtc="2026-10-01T03:05:00Z"/>
              </w:rPr>
            </w:pPr>
            <w:ins w:id="8081" w:author="김은수" w:date="2026-10-01T12:05:00Z" w16du:dateUtc="2026-10-01T03:05:00Z">
              <w:r>
                <w:t>입력</w:t>
              </w:r>
            </w:ins>
          </w:p>
        </w:tc>
        <w:tc>
          <w:tcPr>
            <w:tcW w:w="7512" w:type="dxa"/>
            <w:tcPrChange w:id="8082" w:author="김은수" w:date="2026-10-01T03:22:00Z">
              <w:tcPr>
                <w:tcW w:w="7512" w:type="dxa"/>
              </w:tcPr>
            </w:tcPrChange>
          </w:tcPr>
          <w:p w14:paraId="1497B9BC"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8083" w:author="김은수" w:date="2026-10-01T12:05:00Z" w16du:dateUtc="2026-10-01T03:05:00Z"/>
              </w:rPr>
            </w:pPr>
            <w:ins w:id="8084" w:author="김은수" w:date="2026-10-01T12:05:00Z" w16du:dateUtc="2026-10-01T03:05:00Z">
              <w:r>
                <w:t>CM3 기동</w:t>
              </w:r>
            </w:ins>
          </w:p>
        </w:tc>
      </w:tr>
      <w:tr w:rsidR="00084C76" w14:paraId="75C62AF3" w14:textId="77777777" w:rsidTr="00BF1385">
        <w:trPr>
          <w:cantSplit/>
          <w:ins w:id="8085" w:author="김은수" w:date="2026-10-01T12:05:00Z"/>
          <w:trPrChange w:id="8086"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8087" w:author="김은수" w:date="2026-10-01T03:22:00Z">
              <w:tcPr>
                <w:tcW w:w="1304" w:type="dxa"/>
              </w:tcPr>
            </w:tcPrChange>
          </w:tcPr>
          <w:p w14:paraId="3F5A0709" w14:textId="77777777" w:rsidR="00084C76" w:rsidRDefault="00084C76">
            <w:pPr>
              <w:pStyle w:val="TDCe"/>
              <w:rPr>
                <w:ins w:id="8088" w:author="김은수" w:date="2026-10-01T12:05:00Z" w16du:dateUtc="2026-10-01T03:05:00Z"/>
              </w:rPr>
            </w:pPr>
            <w:ins w:id="8089" w:author="김은수" w:date="2026-10-01T12:05:00Z" w16du:dateUtc="2026-10-01T03:05:00Z">
              <w:r>
                <w:t>출력</w:t>
              </w:r>
            </w:ins>
          </w:p>
        </w:tc>
        <w:tc>
          <w:tcPr>
            <w:tcW w:w="7512" w:type="dxa"/>
            <w:tcPrChange w:id="8090" w:author="김은수" w:date="2026-10-01T03:22:00Z">
              <w:tcPr>
                <w:tcW w:w="7512" w:type="dxa"/>
              </w:tcPr>
            </w:tcPrChange>
          </w:tcPr>
          <w:p w14:paraId="7BCCAAEC"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8091" w:author="김은수" w:date="2026-10-01T12:05:00Z" w16du:dateUtc="2026-10-01T03:05:00Z"/>
              </w:rPr>
            </w:pPr>
            <w:ins w:id="8092" w:author="김은수" w:date="2026-10-01T12:05:00Z" w16du:dateUtc="2026-10-01T03:05:00Z">
              <w:r>
                <w:t>QCC_CTRL/ISD_CHECK 출력 및 초기 Low 상태</w:t>
              </w:r>
            </w:ins>
          </w:p>
        </w:tc>
      </w:tr>
      <w:tr w:rsidR="00084C76" w14:paraId="40311CBF" w14:textId="77777777" w:rsidTr="00BF1385">
        <w:trPr>
          <w:cantSplit/>
          <w:ins w:id="8093" w:author="김은수" w:date="2026-10-01T12:05:00Z"/>
          <w:trPrChange w:id="8094"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8095" w:author="김은수" w:date="2026-10-01T03:22:00Z">
              <w:tcPr>
                <w:tcW w:w="1304" w:type="dxa"/>
              </w:tcPr>
            </w:tcPrChange>
          </w:tcPr>
          <w:p w14:paraId="4E6A98FF" w14:textId="77777777" w:rsidR="00084C76" w:rsidRDefault="00084C76">
            <w:pPr>
              <w:pStyle w:val="TDCe"/>
              <w:rPr>
                <w:ins w:id="8096" w:author="김은수" w:date="2026-10-01T12:05:00Z" w16du:dateUtc="2026-10-01T03:05:00Z"/>
              </w:rPr>
            </w:pPr>
            <w:ins w:id="8097" w:author="김은수" w:date="2026-10-01T12:05:00Z" w16du:dateUtc="2026-10-01T03:05:00Z">
              <w:r>
                <w:lastRenderedPageBreak/>
                <w:t>처리</w:t>
              </w:r>
            </w:ins>
          </w:p>
        </w:tc>
        <w:tc>
          <w:tcPr>
            <w:tcW w:w="7512" w:type="dxa"/>
            <w:tcPrChange w:id="8098" w:author="김은수" w:date="2026-10-01T03:22:00Z">
              <w:tcPr>
                <w:tcW w:w="7512" w:type="dxa"/>
              </w:tcPr>
            </w:tcPrChange>
          </w:tcPr>
          <w:p w14:paraId="6A7C5E0E"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8099" w:author="김은수" w:date="2026-10-01T12:05:00Z" w16du:dateUtc="2026-10-01T03:05:00Z"/>
              </w:rPr>
            </w:pPr>
            <w:ins w:id="8100" w:author="김은수" w:date="2026-10-01T12:05:00Z" w16du:dateUtc="2026-10-01T03:05:00Z">
              <w:r>
                <w:t>QCC 제어 핀을 GPIO 출력으로 설정한다. 초기에는 내부기 미연결, 종료 요청 상태로 설정한다. 내부기 연결 여부와 QCC 동작 요청은 각각의 제어 핀으로 전달한다.</w:t>
              </w:r>
            </w:ins>
          </w:p>
        </w:tc>
      </w:tr>
    </w:tbl>
    <w:p w14:paraId="3728A72D" w14:textId="77777777" w:rsidR="00084C76" w:rsidRDefault="00084C76">
      <w:pPr>
        <w:pStyle w:val="TDC40"/>
        <w:spacing w:after="0"/>
        <w:rPr>
          <w:ins w:id="8101" w:author="김은수" w:date="2026-10-01T12:05:00Z" w16du:dateUtc="2026-10-01T03:05:00Z"/>
        </w:rPr>
        <w:pPrChange w:id="8102" w:author="김은수" w:date="2026-10-01T03:22:00Z">
          <w:pPr>
            <w:pStyle w:val="TDC40"/>
          </w:pPr>
        </w:pPrChange>
      </w:pPr>
    </w:p>
    <w:p w14:paraId="2DA23062" w14:textId="77777777" w:rsidR="00084C76" w:rsidRDefault="00084C76">
      <w:pPr>
        <w:pStyle w:val="TDC42"/>
        <w:rPr>
          <w:ins w:id="8103" w:author="김은수" w:date="2026-10-01T12:05:00Z" w16du:dateUtc="2026-10-01T03:05:00Z"/>
        </w:rPr>
      </w:pPr>
      <w:ins w:id="8104" w:author="김은수" w:date="2026-10-01T12:05:00Z" w16du:dateUtc="2026-10-01T03:05:00Z">
        <w:r>
          <w:t xml:space="preserve">표 </w:t>
        </w:r>
        <w:r>
          <w:fldChar w:fldCharType="begin"/>
        </w:r>
        <w:r>
          <w:instrText>SEQ 표 \* ARABIC</w:instrText>
        </w:r>
        <w:r>
          <w:fldChar w:fldCharType="separate"/>
        </w:r>
        <w:r>
          <w:t>98</w:t>
        </w:r>
        <w:r>
          <w:fldChar w:fldCharType="end"/>
        </w:r>
        <w:r>
          <w:t>. QCC 제어 핀 초기화 / 구현 조건</w:t>
        </w:r>
      </w:ins>
    </w:p>
    <w:tbl>
      <w:tblPr>
        <w:tblStyle w:val="TDC41"/>
        <w:tblW w:w="8816" w:type="dxa"/>
        <w:tblLayout w:type="fixed"/>
        <w:tblLook w:val="04A0" w:firstRow="1" w:lastRow="0" w:firstColumn="1" w:lastColumn="0" w:noHBand="0" w:noVBand="1"/>
        <w:tblPrChange w:id="8105"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8106">
          <w:tblGrid>
            <w:gridCol w:w="360"/>
            <w:gridCol w:w="360"/>
            <w:gridCol w:w="584"/>
            <w:gridCol w:w="7512"/>
          </w:tblGrid>
        </w:tblGridChange>
      </w:tblGrid>
      <w:tr w:rsidR="00084C76" w14:paraId="639368A4" w14:textId="77777777" w:rsidTr="00BF1385">
        <w:trPr>
          <w:cnfStyle w:val="100000000000" w:firstRow="1" w:lastRow="0" w:firstColumn="0" w:lastColumn="0" w:oddVBand="0" w:evenVBand="0" w:oddHBand="0" w:evenHBand="0" w:firstRowFirstColumn="0" w:firstRowLastColumn="0" w:lastRowFirstColumn="0" w:lastRowLastColumn="0"/>
          <w:cantSplit/>
          <w:tblHeader/>
          <w:ins w:id="8107" w:author="김은수" w:date="2026-10-01T12:05:00Z"/>
          <w:trPrChange w:id="8108"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8109" w:author="김은수" w:date="2026-10-01T03:22:00Z">
              <w:tcPr>
                <w:tcW w:w="1304" w:type="dxa"/>
              </w:tcPr>
            </w:tcPrChange>
          </w:tcPr>
          <w:p w14:paraId="4226DA92"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8110" w:author="김은수" w:date="2026-10-01T12:05:00Z" w16du:dateUtc="2026-10-01T03:05:00Z"/>
              </w:rPr>
            </w:pPr>
            <w:ins w:id="8111" w:author="김은수" w:date="2026-10-01T12:05:00Z" w16du:dateUtc="2026-10-01T03:05:00Z">
              <w:r>
                <w:t>구분</w:t>
              </w:r>
            </w:ins>
          </w:p>
        </w:tc>
        <w:tc>
          <w:tcPr>
            <w:tcW w:w="7512" w:type="dxa"/>
            <w:tcPrChange w:id="8112" w:author="김은수" w:date="2026-10-01T03:22:00Z">
              <w:tcPr>
                <w:tcW w:w="7512" w:type="dxa"/>
              </w:tcPr>
            </w:tcPrChange>
          </w:tcPr>
          <w:p w14:paraId="679BEB01"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8113" w:author="김은수" w:date="2026-10-01T12:05:00Z" w16du:dateUtc="2026-10-01T03:05:00Z"/>
              </w:rPr>
            </w:pPr>
            <w:ins w:id="8114" w:author="김은수" w:date="2026-10-01T12:05:00Z" w16du:dateUtc="2026-10-01T03:05:00Z">
              <w:r>
                <w:t>구현 조건</w:t>
              </w:r>
            </w:ins>
          </w:p>
        </w:tc>
      </w:tr>
      <w:tr w:rsidR="00084C76" w14:paraId="71DA3129" w14:textId="77777777" w:rsidTr="00BF1385">
        <w:trPr>
          <w:cantSplit/>
          <w:ins w:id="8115" w:author="김은수" w:date="2026-10-01T12:05:00Z"/>
          <w:trPrChange w:id="8116"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8117" w:author="김은수" w:date="2026-10-01T03:22:00Z">
              <w:tcPr>
                <w:tcW w:w="1304" w:type="dxa"/>
              </w:tcPr>
            </w:tcPrChange>
          </w:tcPr>
          <w:p w14:paraId="29224F45" w14:textId="77777777" w:rsidR="00084C76" w:rsidRDefault="00084C76">
            <w:pPr>
              <w:pStyle w:val="TDCe"/>
              <w:rPr>
                <w:ins w:id="8118" w:author="김은수" w:date="2026-10-01T12:05:00Z" w16du:dateUtc="2026-10-01T03:05:00Z"/>
              </w:rPr>
            </w:pPr>
            <w:ins w:id="8119" w:author="김은수" w:date="2026-10-01T12:05:00Z" w16du:dateUtc="2026-10-01T03:05:00Z">
              <w:r>
                <w:t>관련 함수</w:t>
              </w:r>
            </w:ins>
          </w:p>
        </w:tc>
        <w:tc>
          <w:tcPr>
            <w:tcW w:w="7512" w:type="dxa"/>
            <w:tcPrChange w:id="8120" w:author="김은수" w:date="2026-10-01T03:22:00Z">
              <w:tcPr>
                <w:tcW w:w="7512" w:type="dxa"/>
              </w:tcPr>
            </w:tcPrChange>
          </w:tcPr>
          <w:p w14:paraId="2447CEED"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8121" w:author="김은수" w:date="2026-10-01T12:05:00Z" w16du:dateUtc="2026-10-01T03:05:00Z"/>
              </w:rPr>
            </w:pPr>
            <w:ins w:id="8122" w:author="김은수" w:date="2026-10-01T12:05:00Z" w16du:dateUtc="2026-10-01T03:05:00Z">
              <w:r>
                <w:t>ResetNRF, snd_qcc_init</w:t>
              </w:r>
            </w:ins>
          </w:p>
        </w:tc>
      </w:tr>
    </w:tbl>
    <w:p w14:paraId="5A9CF4A5" w14:textId="77777777" w:rsidR="00084C76" w:rsidRDefault="00084C76">
      <w:pPr>
        <w:pStyle w:val="TDC40"/>
        <w:spacing w:after="0"/>
        <w:rPr>
          <w:ins w:id="8123" w:author="김은수" w:date="2026-10-01T12:05:00Z" w16du:dateUtc="2026-10-01T03:05:00Z"/>
        </w:rPr>
        <w:pPrChange w:id="8124" w:author="김은수" w:date="2026-10-01T03:22:00Z">
          <w:pPr>
            <w:pStyle w:val="TDC40"/>
          </w:pPr>
        </w:pPrChange>
      </w:pPr>
    </w:p>
    <w:p w14:paraId="5262366E" w14:textId="77777777" w:rsidR="00084C76" w:rsidRDefault="00084C76">
      <w:pPr>
        <w:pStyle w:val="TDC43"/>
        <w:rPr>
          <w:ins w:id="8125" w:author="김은수" w:date="2026-10-01T12:05:00Z" w16du:dateUtc="2026-10-01T03:05:00Z"/>
        </w:rPr>
      </w:pPr>
      <w:ins w:id="8126" w:author="김은수" w:date="2026-10-01T12:05:00Z" w16du:dateUtc="2026-10-01T03:05:00Z">
        <w:r>
          <w:t>입출력 예 : 초기화 직후 QCC_CTRL과 ISD_CHECK의 출력은 모두 Low이다.</w:t>
        </w:r>
      </w:ins>
    </w:p>
    <w:p w14:paraId="1CCF07A9" w14:textId="77777777" w:rsidR="00697371" w:rsidRPr="00E00010" w:rsidDel="001D1C2F" w:rsidRDefault="00220104">
      <w:pPr>
        <w:pStyle w:val="TDC40"/>
        <w:spacing w:after="0"/>
        <w:rPr>
          <w:del w:id="8127" w:author="김은수" w:date="2026-10-01T11:11:00Z" w16du:dateUtc="2026-10-01T02:11:00Z"/>
        </w:rPr>
        <w:pPrChange w:id="8128" w:author="김은수" w:date="2026-09-30T15:44:00Z" w16du:dateUtc="2026-09-30T06:44:00Z">
          <w:pPr>
            <w:spacing w:after="0"/>
            <w:ind w:leftChars="800" w:left="1600"/>
          </w:pPr>
        </w:pPrChange>
      </w:pPr>
      <w:del w:id="8129" w:author="김은수" w:date="2026-10-01T11:11:00Z" w16du:dateUtc="2026-10-01T02:11:00Z">
        <w:r w:rsidRPr="00E00010" w:rsidDel="001D1C2F">
          <w:rPr>
            <w:b/>
          </w:rPr>
          <w:delText xml:space="preserve">입력 </w:delText>
        </w:r>
      </w:del>
      <w:del w:id="8130" w:author="김은수" w:date="2026-09-30T15:44:00Z" w16du:dateUtc="2026-09-30T06:44:00Z">
        <w:r w:rsidR="00AE2D56">
          <w:rPr>
            <w:rFonts w:hint="eastAsia"/>
          </w:rPr>
          <w:delText xml:space="preserve">파라미터 </w:delText>
        </w:r>
        <w:r w:rsidR="00AE2D56">
          <w:delText xml:space="preserve">: </w:delText>
        </w:r>
        <w:r w:rsidR="00AE2D56">
          <w:rPr>
            <w:rFonts w:hint="eastAsia"/>
          </w:rPr>
          <w:delText>없음</w:delText>
        </w:r>
      </w:del>
    </w:p>
    <w:p w14:paraId="4D658EDF" w14:textId="77777777" w:rsidR="00AE2D56" w:rsidRPr="00E00010" w:rsidRDefault="00AE2D56">
      <w:pPr>
        <w:spacing w:after="0" w:line="300" w:lineRule="auto"/>
        <w:rPr>
          <w:del w:id="8131" w:author="김은수" w:date="2026-09-30T15:44:00Z" w16du:dateUtc="2026-09-30T06:44:00Z"/>
          <w:szCs w:val="20"/>
        </w:rPr>
        <w:pPrChange w:id="8132" w:author="김은수" w:date="2026-10-01T03:22:00Z">
          <w:pPr>
            <w:spacing w:after="0"/>
            <w:ind w:leftChars="800" w:left="1600"/>
          </w:pPr>
        </w:pPrChange>
      </w:pPr>
      <w:del w:id="8133" w:author="김은수" w:date="2026-09-30T15:44:00Z" w16du:dateUtc="2026-09-30T06:44:00Z">
        <w:r>
          <w:rPr>
            <w:rFonts w:hint="eastAsia"/>
          </w:rPr>
          <w:delText xml:space="preserve">반환 파라미터 </w:delText>
        </w:r>
        <w:r>
          <w:delText xml:space="preserve">: </w:delText>
        </w:r>
        <w:r>
          <w:rPr>
            <w:rFonts w:hint="eastAsia"/>
          </w:rPr>
          <w:delText>없음</w:delText>
        </w:r>
      </w:del>
    </w:p>
    <w:p w14:paraId="4C26EEDB" w14:textId="77777777" w:rsidR="00AE2D56" w:rsidRPr="00E00010" w:rsidRDefault="00AE2D56">
      <w:pPr>
        <w:spacing w:after="0" w:line="300" w:lineRule="auto"/>
        <w:rPr>
          <w:del w:id="8134" w:author="김은수" w:date="2026-09-30T15:44:00Z" w16du:dateUtc="2026-09-30T06:44:00Z"/>
          <w:szCs w:val="20"/>
        </w:rPr>
        <w:pPrChange w:id="8135" w:author="김은수" w:date="2026-10-01T03:22:00Z">
          <w:pPr>
            <w:spacing w:after="0"/>
            <w:ind w:leftChars="800" w:left="1600"/>
          </w:pPr>
        </w:pPrChange>
      </w:pPr>
      <w:del w:id="8136" w:author="김은수" w:date="2026-09-30T15:44:00Z" w16du:dateUtc="2026-09-30T06:44:00Z">
        <w:r>
          <w:rPr>
            <w:rFonts w:hint="eastAsia"/>
          </w:rPr>
          <w:delText xml:space="preserve">수정 파라미터 </w:delText>
        </w:r>
        <w:r>
          <w:delText xml:space="preserve">: </w:delText>
        </w:r>
        <w:r>
          <w:rPr>
            <w:rFonts w:hint="eastAsia"/>
          </w:rPr>
          <w:delText>없음</w:delText>
        </w:r>
      </w:del>
    </w:p>
    <w:p w14:paraId="0CA62C57" w14:textId="77777777" w:rsidR="00AE2D56" w:rsidRPr="00E00010" w:rsidRDefault="00AE2D56">
      <w:pPr>
        <w:spacing w:after="0" w:line="300" w:lineRule="auto"/>
        <w:rPr>
          <w:del w:id="8137" w:author="김은수" w:date="2026-09-30T15:44:00Z" w16du:dateUtc="2026-09-30T06:44:00Z"/>
          <w:szCs w:val="20"/>
        </w:rPr>
        <w:pPrChange w:id="8138" w:author="김은수" w:date="2026-10-01T03:22:00Z">
          <w:pPr>
            <w:spacing w:after="0"/>
            <w:ind w:leftChars="800" w:left="1600"/>
          </w:pPr>
        </w:pPrChange>
      </w:pPr>
      <w:del w:id="8139" w:author="김은수" w:date="2026-09-30T15:44:00Z" w16du:dateUtc="2026-09-30T06:44:00Z">
        <w:r>
          <w:rPr>
            <w:rFonts w:hint="eastAsia"/>
          </w:rPr>
          <w:delText xml:space="preserve">기능 및 동작 </w:delText>
        </w:r>
        <w:r>
          <w:delText xml:space="preserve">: </w:delText>
        </w:r>
      </w:del>
    </w:p>
    <w:p w14:paraId="5DFFC4D8" w14:textId="77777777" w:rsidR="00AE2D56" w:rsidRPr="00E00010" w:rsidRDefault="00AE2D56">
      <w:pPr>
        <w:pStyle w:val="a8"/>
        <w:numPr>
          <w:ilvl w:val="0"/>
          <w:numId w:val="22"/>
        </w:numPr>
        <w:spacing w:after="0" w:line="300" w:lineRule="auto"/>
        <w:ind w:left="1160"/>
        <w:rPr>
          <w:del w:id="8140" w:author="김은수" w:date="2026-09-30T15:44:00Z" w16du:dateUtc="2026-09-30T06:44:00Z"/>
          <w:szCs w:val="20"/>
        </w:rPr>
        <w:pPrChange w:id="8141" w:author="김은수" w:date="2026-10-01T03:22:00Z">
          <w:pPr>
            <w:pStyle w:val="a8"/>
            <w:numPr>
              <w:numId w:val="22"/>
            </w:numPr>
            <w:ind w:leftChars="0" w:left="1960" w:hanging="360"/>
          </w:pPr>
        </w:pPrChange>
      </w:pPr>
      <w:del w:id="8142" w:author="김은수" w:date="2026-09-30T15:44:00Z" w16du:dateUtc="2026-09-30T06:44:00Z">
        <w:r>
          <w:rPr>
            <w:rFonts w:hint="eastAsia"/>
          </w:rPr>
          <w:delText>N</w:delText>
        </w:r>
        <w:r>
          <w:delText xml:space="preserve">RF </w:delText>
        </w:r>
        <w:r>
          <w:rPr>
            <w:rFonts w:hint="eastAsia"/>
          </w:rPr>
          <w:delText xml:space="preserve">리셋 입력에 연결된 핀을 </w:delText>
        </w:r>
        <w:r>
          <w:delText>GPIO</w:delText>
        </w:r>
        <w:r>
          <w:rPr>
            <w:rFonts w:hint="eastAsia"/>
          </w:rPr>
          <w:delText xml:space="preserve"> 설정을 통해서 L</w:delText>
        </w:r>
        <w:r>
          <w:delText>ow</w:delText>
        </w:r>
        <w:r>
          <w:rPr>
            <w:rFonts w:hint="eastAsia"/>
          </w:rPr>
          <w:delText xml:space="preserve">로 내렸다가 </w:delText>
        </w:r>
        <w:r>
          <w:delText>Hi</w:delText>
        </w:r>
        <w:r>
          <w:rPr>
            <w:rFonts w:hint="eastAsia"/>
          </w:rPr>
          <w:delText>g</w:delText>
        </w:r>
        <w:r>
          <w:delText xml:space="preserve">h </w:delText>
        </w:r>
        <w:r>
          <w:rPr>
            <w:rFonts w:hint="eastAsia"/>
          </w:rPr>
          <w:delText>올린다.</w:delText>
        </w:r>
        <w:r>
          <w:delText xml:space="preserve"> </w:delText>
        </w:r>
      </w:del>
    </w:p>
    <w:p w14:paraId="382F77FF" w14:textId="77777777" w:rsidR="000C626C" w:rsidRDefault="000C626C">
      <w:pPr>
        <w:pStyle w:val="TDC40"/>
        <w:rPr>
          <w:ins w:id="8143" w:author="김은수" w:date="2026-10-01T05:08:00Z"/>
        </w:rPr>
      </w:pPr>
    </w:p>
    <w:p w14:paraId="101B5033" w14:textId="77777777" w:rsidR="00697371" w:rsidRDefault="00220104">
      <w:pPr>
        <w:pStyle w:val="TDC4"/>
        <w:pPrChange w:id="8144" w:author="김은수" w:date="2026-09-30T15:44:00Z" w16du:dateUtc="2026-09-30T06:44:00Z">
          <w:pPr>
            <w:pStyle w:val="4"/>
            <w:numPr>
              <w:ilvl w:val="3"/>
              <w:numId w:val="39"/>
            </w:numPr>
            <w:spacing w:after="0"/>
            <w:ind w:left="1200" w:hanging="400"/>
          </w:pPr>
        </w:pPrChange>
      </w:pPr>
      <w:r>
        <w:t xml:space="preserve">SU-ID-CM3-004, </w:t>
      </w:r>
      <w:del w:id="8145" w:author="김은수" w:date="2026-09-30T15:44:00Z" w16du:dateUtc="2026-09-30T06:44:00Z">
        <w:r w:rsidR="003A1668">
          <w:rPr>
            <w:rFonts w:hint="eastAsia"/>
          </w:rPr>
          <w:delText>N</w:delText>
        </w:r>
        <w:r w:rsidR="003A1668">
          <w:delText xml:space="preserve">RF </w:delText>
        </w:r>
        <w:r w:rsidR="003A1668">
          <w:rPr>
            <w:rFonts w:hint="eastAsia"/>
          </w:rPr>
          <w:delText>O</w:delText>
        </w:r>
        <w:r w:rsidR="003A1668">
          <w:delText xml:space="preserve">ff </w:delText>
        </w:r>
        <w:r w:rsidR="003A1668">
          <w:rPr>
            <w:rFonts w:hint="eastAsia"/>
          </w:rPr>
          <w:delText xml:space="preserve">명령 유닛 </w:delText>
        </w:r>
      </w:del>
      <w:ins w:id="8146" w:author="김은수" w:date="2026-09-30T15:44:00Z" w16du:dateUtc="2026-09-30T06:44:00Z">
        <w:r>
          <w:t>코어 간 기동 준비와 실행 허가</w:t>
        </w:r>
      </w:ins>
    </w:p>
    <w:p w14:paraId="02E070D9" w14:textId="77777777" w:rsidR="003A1668" w:rsidRPr="00E00010" w:rsidRDefault="003A1668">
      <w:pPr>
        <w:spacing w:after="0" w:line="300" w:lineRule="auto"/>
        <w:rPr>
          <w:del w:id="8147" w:author="김은수" w:date="2026-09-30T15:44:00Z" w16du:dateUtc="2026-09-30T06:44:00Z"/>
          <w:szCs w:val="20"/>
        </w:rPr>
        <w:pPrChange w:id="8148" w:author="김은수" w:date="2026-10-01T03:22:00Z">
          <w:pPr>
            <w:spacing w:after="0"/>
            <w:ind w:leftChars="800" w:left="1600"/>
          </w:pPr>
        </w:pPrChange>
      </w:pPr>
      <w:del w:id="8149" w:author="김은수" w:date="2026-09-30T15:44:00Z" w16du:dateUtc="2026-09-30T06:44:00Z">
        <w:r>
          <w:rPr>
            <w:rFonts w:hint="eastAsia"/>
          </w:rPr>
          <w:delText xml:space="preserve">입력 파라미터 </w:delText>
        </w:r>
        <w:r>
          <w:delText xml:space="preserve">: </w:delText>
        </w:r>
        <w:r>
          <w:rPr>
            <w:rFonts w:hint="eastAsia"/>
          </w:rPr>
          <w:delText>없음</w:delText>
        </w:r>
      </w:del>
    </w:p>
    <w:p w14:paraId="7755F0C6" w14:textId="77777777" w:rsidR="003A1668" w:rsidRPr="00E00010" w:rsidRDefault="003A1668">
      <w:pPr>
        <w:spacing w:after="0" w:line="300" w:lineRule="auto"/>
        <w:rPr>
          <w:del w:id="8150" w:author="김은수" w:date="2026-09-30T15:44:00Z" w16du:dateUtc="2026-09-30T06:44:00Z"/>
          <w:szCs w:val="20"/>
        </w:rPr>
        <w:pPrChange w:id="8151" w:author="김은수" w:date="2026-10-01T03:22:00Z">
          <w:pPr>
            <w:spacing w:after="0"/>
            <w:ind w:leftChars="800" w:left="1600"/>
          </w:pPr>
        </w:pPrChange>
      </w:pPr>
      <w:del w:id="8152" w:author="김은수" w:date="2026-09-30T15:44:00Z" w16du:dateUtc="2026-09-30T06:44:00Z">
        <w:r>
          <w:rPr>
            <w:rFonts w:hint="eastAsia"/>
          </w:rPr>
          <w:delText xml:space="preserve">반환 파라미터 </w:delText>
        </w:r>
        <w:r>
          <w:delText xml:space="preserve">: </w:delText>
        </w:r>
        <w:r>
          <w:rPr>
            <w:rFonts w:hint="eastAsia"/>
          </w:rPr>
          <w:delText>없음</w:delText>
        </w:r>
      </w:del>
    </w:p>
    <w:p w14:paraId="3702C1C3" w14:textId="77777777" w:rsidR="003A1668" w:rsidRPr="00E00010" w:rsidRDefault="003A1668">
      <w:pPr>
        <w:spacing w:after="0" w:line="300" w:lineRule="auto"/>
        <w:rPr>
          <w:del w:id="8153" w:author="김은수" w:date="2026-09-30T15:44:00Z" w16du:dateUtc="2026-09-30T06:44:00Z"/>
          <w:szCs w:val="20"/>
        </w:rPr>
        <w:pPrChange w:id="8154" w:author="김은수" w:date="2026-10-01T03:22:00Z">
          <w:pPr>
            <w:spacing w:after="0"/>
            <w:ind w:leftChars="800" w:left="1600"/>
          </w:pPr>
        </w:pPrChange>
      </w:pPr>
      <w:del w:id="8155" w:author="김은수" w:date="2026-09-30T15:44:00Z" w16du:dateUtc="2026-09-30T06:44:00Z">
        <w:r>
          <w:rPr>
            <w:rFonts w:hint="eastAsia"/>
          </w:rPr>
          <w:delText xml:space="preserve">수정 파라미터 </w:delText>
        </w:r>
        <w:r>
          <w:delText xml:space="preserve">: </w:delText>
        </w:r>
        <w:r>
          <w:rPr>
            <w:rFonts w:hint="eastAsia"/>
          </w:rPr>
          <w:delText>없음</w:delText>
        </w:r>
      </w:del>
    </w:p>
    <w:p w14:paraId="7FD01A8C" w14:textId="77777777" w:rsidR="003A1668" w:rsidRPr="00E00010" w:rsidRDefault="003A1668">
      <w:pPr>
        <w:spacing w:after="0" w:line="300" w:lineRule="auto"/>
        <w:rPr>
          <w:del w:id="8156" w:author="김은수" w:date="2026-09-30T15:44:00Z" w16du:dateUtc="2026-09-30T06:44:00Z"/>
          <w:szCs w:val="20"/>
        </w:rPr>
        <w:pPrChange w:id="8157" w:author="김은수" w:date="2026-10-01T03:22:00Z">
          <w:pPr>
            <w:spacing w:after="0"/>
            <w:ind w:leftChars="800" w:left="1600"/>
          </w:pPr>
        </w:pPrChange>
      </w:pPr>
      <w:del w:id="8158" w:author="김은수" w:date="2026-09-30T15:44:00Z" w16du:dateUtc="2026-09-30T06:44:00Z">
        <w:r>
          <w:rPr>
            <w:rFonts w:hint="eastAsia"/>
          </w:rPr>
          <w:delText xml:space="preserve">기능 및 동작 </w:delText>
        </w:r>
        <w:r>
          <w:delText xml:space="preserve">: </w:delText>
        </w:r>
      </w:del>
    </w:p>
    <w:p w14:paraId="6D975C5A" w14:textId="77777777" w:rsidR="003A1668" w:rsidRPr="00E00010" w:rsidRDefault="003A1668">
      <w:pPr>
        <w:pStyle w:val="a8"/>
        <w:numPr>
          <w:ilvl w:val="0"/>
          <w:numId w:val="22"/>
        </w:numPr>
        <w:spacing w:after="0" w:line="300" w:lineRule="auto"/>
        <w:ind w:left="1160"/>
        <w:rPr>
          <w:del w:id="8159" w:author="김은수" w:date="2026-09-30T15:44:00Z" w16du:dateUtc="2026-09-30T06:44:00Z"/>
          <w:szCs w:val="20"/>
        </w:rPr>
        <w:pPrChange w:id="8160" w:author="김은수" w:date="2026-10-01T03:22:00Z">
          <w:pPr>
            <w:pStyle w:val="a8"/>
            <w:numPr>
              <w:numId w:val="22"/>
            </w:numPr>
            <w:ind w:leftChars="0" w:left="1960" w:hanging="360"/>
          </w:pPr>
        </w:pPrChange>
      </w:pPr>
      <w:del w:id="8161" w:author="김은수" w:date="2026-09-30T15:44:00Z" w16du:dateUtc="2026-09-30T06:44:00Z">
        <w:r>
          <w:delText xml:space="preserve">NRF </w:delText>
        </w:r>
        <w:r>
          <w:rPr>
            <w:rFonts w:hint="eastAsia"/>
          </w:rPr>
          <w:delText>소프트웨어가 저전력 모드로 들어가도록 N</w:delText>
        </w:r>
        <w:r>
          <w:delText>RF On/</w:delText>
        </w:r>
        <w:r>
          <w:rPr>
            <w:rFonts w:hint="eastAsia"/>
          </w:rPr>
          <w:delText>O</w:delText>
        </w:r>
        <w:r>
          <w:delText xml:space="preserve">ff </w:delText>
        </w:r>
        <w:r>
          <w:rPr>
            <w:rFonts w:hint="eastAsia"/>
          </w:rPr>
          <w:delText xml:space="preserve">입력에 연결된 핀을 </w:delText>
        </w:r>
        <w:r>
          <w:delText>Low</w:delText>
        </w:r>
        <w:r>
          <w:rPr>
            <w:rFonts w:hint="eastAsia"/>
          </w:rPr>
          <w:delText>로 설정한다.</w:delText>
        </w:r>
      </w:del>
    </w:p>
    <w:p w14:paraId="62BECD52" w14:textId="77777777" w:rsidR="00084C76" w:rsidRDefault="00084C76">
      <w:pPr>
        <w:pStyle w:val="TDC40"/>
        <w:keepNext/>
        <w:rPr>
          <w:ins w:id="8162" w:author="김은수" w:date="2026-10-01T12:05:00Z" w16du:dateUtc="2026-10-01T03:05:00Z"/>
        </w:rPr>
        <w:pPrChange w:id="8163" w:author="김은수" w:date="2026-10-01T03:22:00Z">
          <w:pPr>
            <w:pStyle w:val="TDC40"/>
          </w:pPr>
        </w:pPrChange>
      </w:pPr>
      <w:ins w:id="8164" w:author="김은수" w:date="2026-10-01T12:05:00Z" w16du:dateUtc="2026-10-01T03:05:00Z">
        <w:r>
          <w:t>두 코어가 공유 자료를 준비하기 전에 서로의 데이터를 사용하지 않도록 한다.</w:t>
        </w:r>
      </w:ins>
    </w:p>
    <w:p w14:paraId="4CD7C0E5" w14:textId="77777777" w:rsidR="00084C76" w:rsidRDefault="00084C76">
      <w:pPr>
        <w:pStyle w:val="TDC42"/>
        <w:rPr>
          <w:ins w:id="8165" w:author="김은수" w:date="2026-10-01T12:05:00Z" w16du:dateUtc="2026-10-01T03:05:00Z"/>
        </w:rPr>
      </w:pPr>
      <w:ins w:id="8166" w:author="김은수" w:date="2026-10-01T12:05:00Z" w16du:dateUtc="2026-10-01T03:05:00Z">
        <w:r>
          <w:t xml:space="preserve">표 </w:t>
        </w:r>
        <w:r>
          <w:fldChar w:fldCharType="begin"/>
        </w:r>
        <w:r>
          <w:instrText>SEQ 표 \* ARABIC</w:instrText>
        </w:r>
        <w:r>
          <w:fldChar w:fldCharType="separate"/>
        </w:r>
        <w:r>
          <w:t>99</w:t>
        </w:r>
        <w:r>
          <w:fldChar w:fldCharType="end"/>
        </w:r>
        <w:r>
          <w:t>. 코어 간 기동 준비와 실행 허가 / 유닛 설계 내용</w:t>
        </w:r>
      </w:ins>
    </w:p>
    <w:tbl>
      <w:tblPr>
        <w:tblStyle w:val="TDC41"/>
        <w:tblW w:w="8816" w:type="dxa"/>
        <w:tblLayout w:type="fixed"/>
        <w:tblLook w:val="04A0" w:firstRow="1" w:lastRow="0" w:firstColumn="1" w:lastColumn="0" w:noHBand="0" w:noVBand="1"/>
        <w:tblPrChange w:id="8167"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8168">
          <w:tblGrid>
            <w:gridCol w:w="360"/>
            <w:gridCol w:w="360"/>
            <w:gridCol w:w="584"/>
            <w:gridCol w:w="7512"/>
          </w:tblGrid>
        </w:tblGridChange>
      </w:tblGrid>
      <w:tr w:rsidR="00084C76" w14:paraId="29BBB4E3" w14:textId="77777777" w:rsidTr="0006531D">
        <w:trPr>
          <w:cnfStyle w:val="100000000000" w:firstRow="1" w:lastRow="0" w:firstColumn="0" w:lastColumn="0" w:oddVBand="0" w:evenVBand="0" w:oddHBand="0" w:evenHBand="0" w:firstRowFirstColumn="0" w:firstRowLastColumn="0" w:lastRowFirstColumn="0" w:lastRowLastColumn="0"/>
          <w:cantSplit/>
          <w:tblHeader/>
          <w:ins w:id="8169" w:author="김은수" w:date="2026-10-01T12:05:00Z"/>
          <w:trPrChange w:id="8170"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8171" w:author="김은수" w:date="2026-10-01T03:22:00Z">
              <w:tcPr>
                <w:tcW w:w="1304" w:type="dxa"/>
              </w:tcPr>
            </w:tcPrChange>
          </w:tcPr>
          <w:p w14:paraId="0C0FDF92"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8172" w:author="김은수" w:date="2026-10-01T12:05:00Z" w16du:dateUtc="2026-10-01T03:05:00Z"/>
              </w:rPr>
            </w:pPr>
            <w:ins w:id="8173" w:author="김은수" w:date="2026-10-01T12:05:00Z" w16du:dateUtc="2026-10-01T03:05:00Z">
              <w:r>
                <w:t>항목</w:t>
              </w:r>
            </w:ins>
          </w:p>
        </w:tc>
        <w:tc>
          <w:tcPr>
            <w:tcW w:w="7512" w:type="dxa"/>
            <w:tcPrChange w:id="8174" w:author="김은수" w:date="2026-10-01T03:22:00Z">
              <w:tcPr>
                <w:tcW w:w="7512" w:type="dxa"/>
              </w:tcPr>
            </w:tcPrChange>
          </w:tcPr>
          <w:p w14:paraId="5800975D"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8175" w:author="김은수" w:date="2026-10-01T12:05:00Z" w16du:dateUtc="2026-10-01T03:05:00Z"/>
              </w:rPr>
            </w:pPr>
            <w:ins w:id="8176" w:author="김은수" w:date="2026-10-01T12:05:00Z" w16du:dateUtc="2026-10-01T03:05:00Z">
              <w:r>
                <w:t>설계 내용</w:t>
              </w:r>
            </w:ins>
          </w:p>
        </w:tc>
      </w:tr>
      <w:tr w:rsidR="00084C76" w14:paraId="3B046EBA" w14:textId="77777777" w:rsidTr="0006531D">
        <w:trPr>
          <w:cantSplit/>
          <w:ins w:id="8177" w:author="김은수" w:date="2026-10-01T12:05:00Z"/>
          <w:trPrChange w:id="8178"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8179" w:author="김은수" w:date="2026-10-01T03:22:00Z">
              <w:tcPr>
                <w:tcW w:w="1304" w:type="dxa"/>
              </w:tcPr>
            </w:tcPrChange>
          </w:tcPr>
          <w:p w14:paraId="211723BC" w14:textId="77777777" w:rsidR="00084C76" w:rsidRDefault="00084C76">
            <w:pPr>
              <w:pStyle w:val="TDCe"/>
              <w:rPr>
                <w:ins w:id="8180" w:author="김은수" w:date="2026-10-01T12:05:00Z" w16du:dateUtc="2026-10-01T03:05:00Z"/>
              </w:rPr>
            </w:pPr>
            <w:ins w:id="8181" w:author="김은수" w:date="2026-10-01T12:05:00Z" w16du:dateUtc="2026-10-01T03:05:00Z">
              <w:r>
                <w:t>입력</w:t>
              </w:r>
            </w:ins>
          </w:p>
        </w:tc>
        <w:tc>
          <w:tcPr>
            <w:tcW w:w="7512" w:type="dxa"/>
            <w:tcPrChange w:id="8182" w:author="김은수" w:date="2026-10-01T03:22:00Z">
              <w:tcPr>
                <w:tcW w:w="7512" w:type="dxa"/>
              </w:tcPr>
            </w:tcPrChange>
          </w:tcPr>
          <w:p w14:paraId="0FC2B0C7"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8183" w:author="김은수" w:date="2026-10-01T12:05:00Z" w16du:dateUtc="2026-10-01T03:05:00Z"/>
              </w:rPr>
            </w:pPr>
            <w:ins w:id="8184" w:author="김은수" w:date="2026-10-01T12:05:00Z" w16du:dateUtc="2026-10-01T03:05:00Z">
              <w:r>
                <w:t>CFX 준비 상태, 공유 메모리 설정 완료</w:t>
              </w:r>
            </w:ins>
          </w:p>
        </w:tc>
      </w:tr>
      <w:tr w:rsidR="00084C76" w14:paraId="109EFD64" w14:textId="77777777" w:rsidTr="0006531D">
        <w:trPr>
          <w:cantSplit/>
          <w:ins w:id="8185" w:author="김은수" w:date="2026-10-01T12:05:00Z"/>
          <w:trPrChange w:id="8186"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8187" w:author="김은수" w:date="2026-10-01T03:22:00Z">
              <w:tcPr>
                <w:tcW w:w="1304" w:type="dxa"/>
              </w:tcPr>
            </w:tcPrChange>
          </w:tcPr>
          <w:p w14:paraId="3418A465" w14:textId="77777777" w:rsidR="00084C76" w:rsidRDefault="00084C76">
            <w:pPr>
              <w:pStyle w:val="TDCe"/>
              <w:rPr>
                <w:ins w:id="8188" w:author="김은수" w:date="2026-10-01T12:05:00Z" w16du:dateUtc="2026-10-01T03:05:00Z"/>
              </w:rPr>
            </w:pPr>
            <w:ins w:id="8189" w:author="김은수" w:date="2026-10-01T12:05:00Z" w16du:dateUtc="2026-10-01T03:05:00Z">
              <w:r>
                <w:t>출력</w:t>
              </w:r>
            </w:ins>
          </w:p>
        </w:tc>
        <w:tc>
          <w:tcPr>
            <w:tcW w:w="7512" w:type="dxa"/>
            <w:tcPrChange w:id="8190" w:author="김은수" w:date="2026-10-01T03:22:00Z">
              <w:tcPr>
                <w:tcW w:w="7512" w:type="dxa"/>
              </w:tcPr>
            </w:tcPrChange>
          </w:tcPr>
          <w:p w14:paraId="306793D4"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8191" w:author="김은수" w:date="2026-10-01T12:05:00Z" w16du:dateUtc="2026-10-01T03:05:00Z"/>
              </w:rPr>
            </w:pPr>
            <w:ins w:id="8192" w:author="김은수" w:date="2026-10-01T12:05:00Z" w16du:dateUtc="2026-10-01T03:05:00Z">
              <w:r>
                <w:t>CM3 준비 완료와 반복 실행 허가</w:t>
              </w:r>
            </w:ins>
          </w:p>
        </w:tc>
      </w:tr>
      <w:tr w:rsidR="00084C76" w14:paraId="08AD09F8" w14:textId="77777777" w:rsidTr="0006531D">
        <w:trPr>
          <w:cantSplit/>
          <w:ins w:id="8193" w:author="김은수" w:date="2026-10-01T12:05:00Z"/>
          <w:trPrChange w:id="8194"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8195" w:author="김은수" w:date="2026-10-01T03:22:00Z">
              <w:tcPr>
                <w:tcW w:w="1304" w:type="dxa"/>
              </w:tcPr>
            </w:tcPrChange>
          </w:tcPr>
          <w:p w14:paraId="3E6BA2D8" w14:textId="77777777" w:rsidR="00084C76" w:rsidRDefault="00084C76">
            <w:pPr>
              <w:pStyle w:val="TDCe"/>
              <w:rPr>
                <w:ins w:id="8196" w:author="김은수" w:date="2026-10-01T12:05:00Z" w16du:dateUtc="2026-10-01T03:05:00Z"/>
              </w:rPr>
            </w:pPr>
            <w:ins w:id="8197" w:author="김은수" w:date="2026-10-01T12:05:00Z" w16du:dateUtc="2026-10-01T03:05:00Z">
              <w:r>
                <w:t>처리</w:t>
              </w:r>
            </w:ins>
          </w:p>
        </w:tc>
        <w:tc>
          <w:tcPr>
            <w:tcW w:w="7512" w:type="dxa"/>
            <w:tcPrChange w:id="8198" w:author="김은수" w:date="2026-10-01T03:22:00Z">
              <w:tcPr>
                <w:tcW w:w="7512" w:type="dxa"/>
              </w:tcPr>
            </w:tcPrChange>
          </w:tcPr>
          <w:p w14:paraId="4253172E"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8199" w:author="김은수" w:date="2026-10-01T12:05:00Z" w16du:dateUtc="2026-10-01T03:05:00Z"/>
              </w:rPr>
            </w:pPr>
            <w:ins w:id="8200" w:author="김은수" w:date="2026-10-01T12:05:00Z" w16du:dateUtc="2026-10-01T03:05:00Z">
              <w:r>
                <w:t>CFX의 기동 상태를 기다리고 CM3 공유 메모리 설정 완료를 알린다. 정상 기동 순서에서 반복 실행을 허가하며 정지할 때는 허가를 해제한다.</w:t>
              </w:r>
            </w:ins>
          </w:p>
        </w:tc>
      </w:tr>
    </w:tbl>
    <w:p w14:paraId="716422CB" w14:textId="77777777" w:rsidR="00084C76" w:rsidRDefault="00084C76">
      <w:pPr>
        <w:pStyle w:val="TDC40"/>
        <w:spacing w:after="0"/>
        <w:rPr>
          <w:ins w:id="8201" w:author="김은수" w:date="2026-10-01T12:05:00Z" w16du:dateUtc="2026-10-01T03:05:00Z"/>
        </w:rPr>
        <w:pPrChange w:id="8202" w:author="김은수" w:date="2026-10-01T03:22:00Z">
          <w:pPr>
            <w:pStyle w:val="TDC40"/>
          </w:pPr>
        </w:pPrChange>
      </w:pPr>
    </w:p>
    <w:p w14:paraId="2997AC53" w14:textId="77777777" w:rsidR="00084C76" w:rsidRDefault="00084C76">
      <w:pPr>
        <w:pStyle w:val="TDC42"/>
        <w:rPr>
          <w:ins w:id="8203" w:author="김은수" w:date="2026-10-01T12:05:00Z" w16du:dateUtc="2026-10-01T03:05:00Z"/>
        </w:rPr>
      </w:pPr>
      <w:ins w:id="8204" w:author="김은수" w:date="2026-10-01T12:05:00Z" w16du:dateUtc="2026-10-01T03:05:00Z">
        <w:r>
          <w:t xml:space="preserve">표 </w:t>
        </w:r>
        <w:r>
          <w:fldChar w:fldCharType="begin"/>
        </w:r>
        <w:r>
          <w:instrText>SEQ 표 \* ARABIC</w:instrText>
        </w:r>
        <w:r>
          <w:fldChar w:fldCharType="separate"/>
        </w:r>
        <w:r>
          <w:t>100</w:t>
        </w:r>
        <w:r>
          <w:fldChar w:fldCharType="end"/>
        </w:r>
        <w:r>
          <w:t>. 코어 간 기동 준비와 실행 허가 / 구현 조건</w:t>
        </w:r>
      </w:ins>
    </w:p>
    <w:tbl>
      <w:tblPr>
        <w:tblStyle w:val="TDC41"/>
        <w:tblW w:w="8816" w:type="dxa"/>
        <w:tblLayout w:type="fixed"/>
        <w:tblLook w:val="04A0" w:firstRow="1" w:lastRow="0" w:firstColumn="1" w:lastColumn="0" w:noHBand="0" w:noVBand="1"/>
        <w:tblPrChange w:id="8205"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8206">
          <w:tblGrid>
            <w:gridCol w:w="360"/>
            <w:gridCol w:w="360"/>
            <w:gridCol w:w="584"/>
            <w:gridCol w:w="7512"/>
          </w:tblGrid>
        </w:tblGridChange>
      </w:tblGrid>
      <w:tr w:rsidR="00084C76" w14:paraId="4A6635E4" w14:textId="77777777" w:rsidTr="0006531D">
        <w:trPr>
          <w:cnfStyle w:val="100000000000" w:firstRow="1" w:lastRow="0" w:firstColumn="0" w:lastColumn="0" w:oddVBand="0" w:evenVBand="0" w:oddHBand="0" w:evenHBand="0" w:firstRowFirstColumn="0" w:firstRowLastColumn="0" w:lastRowFirstColumn="0" w:lastRowLastColumn="0"/>
          <w:cantSplit/>
          <w:tblHeader/>
          <w:ins w:id="8207" w:author="김은수" w:date="2026-10-01T12:05:00Z"/>
          <w:trPrChange w:id="8208"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8209" w:author="김은수" w:date="2026-10-01T03:22:00Z">
              <w:tcPr>
                <w:tcW w:w="1304" w:type="dxa"/>
              </w:tcPr>
            </w:tcPrChange>
          </w:tcPr>
          <w:p w14:paraId="3ABAB941"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8210" w:author="김은수" w:date="2026-10-01T12:05:00Z" w16du:dateUtc="2026-10-01T03:05:00Z"/>
              </w:rPr>
            </w:pPr>
            <w:ins w:id="8211" w:author="김은수" w:date="2026-10-01T12:05:00Z" w16du:dateUtc="2026-10-01T03:05:00Z">
              <w:r>
                <w:t>구분</w:t>
              </w:r>
            </w:ins>
          </w:p>
        </w:tc>
        <w:tc>
          <w:tcPr>
            <w:tcW w:w="7512" w:type="dxa"/>
            <w:tcPrChange w:id="8212" w:author="김은수" w:date="2026-10-01T03:22:00Z">
              <w:tcPr>
                <w:tcW w:w="7512" w:type="dxa"/>
              </w:tcPr>
            </w:tcPrChange>
          </w:tcPr>
          <w:p w14:paraId="2861C8EF"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8213" w:author="김은수" w:date="2026-10-01T12:05:00Z" w16du:dateUtc="2026-10-01T03:05:00Z"/>
              </w:rPr>
            </w:pPr>
            <w:ins w:id="8214" w:author="김은수" w:date="2026-10-01T12:05:00Z" w16du:dateUtc="2026-10-01T03:05:00Z">
              <w:r>
                <w:t>구현 조건</w:t>
              </w:r>
            </w:ins>
          </w:p>
        </w:tc>
      </w:tr>
      <w:tr w:rsidR="00084C76" w14:paraId="62675B0E" w14:textId="77777777" w:rsidTr="0006531D">
        <w:trPr>
          <w:cantSplit/>
          <w:ins w:id="8215" w:author="김은수" w:date="2026-10-01T12:05:00Z"/>
          <w:trPrChange w:id="8216"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8217" w:author="김은수" w:date="2026-10-01T03:22:00Z">
              <w:tcPr>
                <w:tcW w:w="1304" w:type="dxa"/>
              </w:tcPr>
            </w:tcPrChange>
          </w:tcPr>
          <w:p w14:paraId="4E2E4717" w14:textId="77777777" w:rsidR="00084C76" w:rsidRDefault="00084C76">
            <w:pPr>
              <w:pStyle w:val="TDCe"/>
              <w:rPr>
                <w:ins w:id="8218" w:author="김은수" w:date="2026-10-01T12:05:00Z" w16du:dateUtc="2026-10-01T03:05:00Z"/>
              </w:rPr>
            </w:pPr>
            <w:ins w:id="8219" w:author="김은수" w:date="2026-10-01T12:05:00Z" w16du:dateUtc="2026-10-01T03:05:00Z">
              <w:r>
                <w:t>관련 함수</w:t>
              </w:r>
            </w:ins>
          </w:p>
        </w:tc>
        <w:tc>
          <w:tcPr>
            <w:tcW w:w="7512" w:type="dxa"/>
            <w:tcPrChange w:id="8220" w:author="김은수" w:date="2026-10-01T03:22:00Z">
              <w:tcPr>
                <w:tcW w:w="7512" w:type="dxa"/>
              </w:tcPr>
            </w:tcPrChange>
          </w:tcPr>
          <w:p w14:paraId="606A2056" w14:textId="77777777" w:rsidR="00084C76" w:rsidRPr="00E00010" w:rsidRDefault="00084C76">
            <w:pPr>
              <w:pStyle w:val="TDCf"/>
              <w:cnfStyle w:val="000000000000" w:firstRow="0" w:lastRow="0" w:firstColumn="0" w:lastColumn="0" w:oddVBand="0" w:evenVBand="0" w:oddHBand="0" w:evenHBand="0" w:firstRowFirstColumn="0" w:firstRowLastColumn="0" w:lastRowFirstColumn="0" w:lastRowLastColumn="0"/>
              <w:rPr>
                <w:ins w:id="8221" w:author="김은수" w:date="2026-10-01T12:05:00Z" w16du:dateUtc="2026-10-01T03:05:00Z"/>
                <w:lang w:val="en-US"/>
                <w:rPrChange w:id="8222" w:author="김은수" w:date="2026-10-01T13:46:00Z" w16du:dateUtc="2026-10-01T04:46:00Z">
                  <w:rPr>
                    <w:ins w:id="8223" w:author="김은수" w:date="2026-10-01T12:05:00Z" w16du:dateUtc="2026-10-01T03:05:00Z"/>
                  </w:rPr>
                </w:rPrChange>
              </w:rPr>
            </w:pPr>
            <w:ins w:id="8224" w:author="김은수" w:date="2026-10-01T12:05:00Z" w16du:dateUtc="2026-10-01T03:05:00Z">
              <w:r w:rsidRPr="00E00010">
                <w:rPr>
                  <w:lang w:val="en-US"/>
                  <w:rPrChange w:id="8225" w:author="김은수" w:date="2026-10-01T13:46:00Z" w16du:dateUtc="2026-10-01T04:46:00Z">
                    <w:rPr/>
                  </w:rPrChange>
                </w:rPr>
                <w:t>cm3MemorySetupCompleted, enable_iteration, disable_iteration</w:t>
              </w:r>
            </w:ins>
          </w:p>
        </w:tc>
      </w:tr>
      <w:tr w:rsidR="00084C76" w14:paraId="5E2CFF89" w14:textId="77777777" w:rsidTr="0006531D">
        <w:trPr>
          <w:cantSplit/>
          <w:ins w:id="8226" w:author="김은수" w:date="2026-10-01T12:05:00Z"/>
          <w:trPrChange w:id="8227"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8228" w:author="김은수" w:date="2026-10-01T03:22:00Z">
              <w:tcPr>
                <w:tcW w:w="1304" w:type="dxa"/>
              </w:tcPr>
            </w:tcPrChange>
          </w:tcPr>
          <w:p w14:paraId="321D23CB" w14:textId="77777777" w:rsidR="00084C76" w:rsidRDefault="00084C76">
            <w:pPr>
              <w:pStyle w:val="TDCe"/>
              <w:rPr>
                <w:ins w:id="8229" w:author="김은수" w:date="2026-10-01T12:05:00Z" w16du:dateUtc="2026-10-01T03:05:00Z"/>
              </w:rPr>
            </w:pPr>
            <w:ins w:id="8230" w:author="김은수" w:date="2026-10-01T12:05:00Z" w16du:dateUtc="2026-10-01T03:05:00Z">
              <w:r>
                <w:t>동작 조건</w:t>
              </w:r>
            </w:ins>
          </w:p>
        </w:tc>
        <w:tc>
          <w:tcPr>
            <w:tcW w:w="7512" w:type="dxa"/>
            <w:tcPrChange w:id="8231" w:author="김은수" w:date="2026-10-01T03:22:00Z">
              <w:tcPr>
                <w:tcW w:w="7512" w:type="dxa"/>
              </w:tcPr>
            </w:tcPrChange>
          </w:tcPr>
          <w:p w14:paraId="22F2F851"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8232" w:author="김은수" w:date="2026-10-01T12:05:00Z" w16du:dateUtc="2026-10-01T03:05:00Z"/>
              </w:rPr>
            </w:pPr>
            <w:ins w:id="8233" w:author="김은수" w:date="2026-10-01T12:05:00Z" w16du:dateUtc="2026-10-01T03:05:00Z">
              <w:r>
                <w:t>준비 확인과 공유 메모리 설정이 실행 허가보다 먼저 이루어져야 한다.</w:t>
              </w:r>
            </w:ins>
          </w:p>
        </w:tc>
      </w:tr>
    </w:tbl>
    <w:p w14:paraId="7F5408E0" w14:textId="77777777" w:rsidR="00697371" w:rsidRDefault="00220104">
      <w:pPr>
        <w:pStyle w:val="TDC4"/>
        <w:pPrChange w:id="8234" w:author="김은수" w:date="2026-09-30T15:44:00Z" w16du:dateUtc="2026-09-30T06:44:00Z">
          <w:pPr>
            <w:pStyle w:val="4"/>
            <w:numPr>
              <w:ilvl w:val="3"/>
              <w:numId w:val="39"/>
            </w:numPr>
            <w:spacing w:after="0"/>
            <w:ind w:left="1200" w:hanging="400"/>
          </w:pPr>
        </w:pPrChange>
      </w:pPr>
      <w:r>
        <w:lastRenderedPageBreak/>
        <w:t xml:space="preserve">SU-ID-CM3-005, </w:t>
      </w:r>
      <w:del w:id="8235" w:author="김은수" w:date="2026-09-30T15:44:00Z" w16du:dateUtc="2026-09-30T06:44:00Z">
        <w:r w:rsidR="00C712F0">
          <w:rPr>
            <w:rFonts w:hint="eastAsia"/>
          </w:rPr>
          <w:delText>인터럽트 리셋</w:delText>
        </w:r>
        <w:r w:rsidR="003A1668">
          <w:rPr>
            <w:rFonts w:hint="eastAsia"/>
          </w:rPr>
          <w:delText xml:space="preserve"> 유닛</w:delText>
        </w:r>
      </w:del>
      <w:ins w:id="8236" w:author="김은수" w:date="2026-09-30T15:44:00Z" w16du:dateUtc="2026-09-30T06:44:00Z">
        <w:r>
          <w:t>정상 반복 처리</w:t>
        </w:r>
      </w:ins>
    </w:p>
    <w:p w14:paraId="55E57EF9" w14:textId="77777777" w:rsidR="00084C76" w:rsidRDefault="00084C76">
      <w:pPr>
        <w:pStyle w:val="TDC40"/>
        <w:keepNext/>
        <w:rPr>
          <w:ins w:id="8237" w:author="김은수" w:date="2026-10-01T12:05:00Z" w16du:dateUtc="2026-10-01T03:05:00Z"/>
        </w:rPr>
        <w:pPrChange w:id="8238" w:author="김은수" w:date="2026-10-01T03:22:00Z">
          <w:pPr>
            <w:pStyle w:val="TDC40"/>
          </w:pPr>
        </w:pPrChange>
      </w:pPr>
      <w:ins w:id="8239" w:author="김은수" w:date="2026-10-01T12:05:00Z" w16du:dateUtc="2026-10-01T03:05:00Z">
        <w:r>
          <w:t>CM3의 여러 제어 기능을 같은 반복 흐름에서 순서대로 진행한다. 감사기록 조회는 등록된 내부기 정보가 실제 내부기 정보와 일치하고 정상 연결된 경우에만 허용한다.</w:t>
        </w:r>
      </w:ins>
    </w:p>
    <w:p w14:paraId="6044EB33" w14:textId="77777777" w:rsidR="00084C76" w:rsidRDefault="00084C76">
      <w:pPr>
        <w:pStyle w:val="TDC42"/>
        <w:rPr>
          <w:ins w:id="8240" w:author="김은수" w:date="2026-10-01T12:05:00Z" w16du:dateUtc="2026-10-01T03:05:00Z"/>
        </w:rPr>
      </w:pPr>
      <w:ins w:id="8241" w:author="김은수" w:date="2026-10-01T12:05:00Z" w16du:dateUtc="2026-10-01T03:05:00Z">
        <w:r>
          <w:t xml:space="preserve">표 </w:t>
        </w:r>
        <w:r>
          <w:fldChar w:fldCharType="begin"/>
        </w:r>
        <w:r>
          <w:instrText>SEQ 표 \* ARABIC</w:instrText>
        </w:r>
        <w:r>
          <w:fldChar w:fldCharType="separate"/>
        </w:r>
        <w:r>
          <w:t>101</w:t>
        </w:r>
        <w:r>
          <w:fldChar w:fldCharType="end"/>
        </w:r>
        <w:r>
          <w:t>. 정상 반복 처리 / 유닛 설계 내용</w:t>
        </w:r>
      </w:ins>
    </w:p>
    <w:tbl>
      <w:tblPr>
        <w:tblStyle w:val="TDC41"/>
        <w:tblW w:w="8816" w:type="dxa"/>
        <w:tblLayout w:type="fixed"/>
        <w:tblLook w:val="04A0" w:firstRow="1" w:lastRow="0" w:firstColumn="1" w:lastColumn="0" w:noHBand="0" w:noVBand="1"/>
        <w:tblPrChange w:id="8242"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8243">
          <w:tblGrid>
            <w:gridCol w:w="360"/>
            <w:gridCol w:w="360"/>
            <w:gridCol w:w="584"/>
            <w:gridCol w:w="7512"/>
          </w:tblGrid>
        </w:tblGridChange>
      </w:tblGrid>
      <w:tr w:rsidR="00084C76" w14:paraId="519FFF4C" w14:textId="77777777" w:rsidTr="00E042CE">
        <w:trPr>
          <w:cnfStyle w:val="100000000000" w:firstRow="1" w:lastRow="0" w:firstColumn="0" w:lastColumn="0" w:oddVBand="0" w:evenVBand="0" w:oddHBand="0" w:evenHBand="0" w:firstRowFirstColumn="0" w:firstRowLastColumn="0" w:lastRowFirstColumn="0" w:lastRowLastColumn="0"/>
          <w:cantSplit/>
          <w:tblHeader/>
          <w:ins w:id="8244" w:author="김은수" w:date="2026-10-01T12:05:00Z"/>
          <w:trPrChange w:id="8245"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8246" w:author="김은수" w:date="2026-10-01T03:22:00Z">
              <w:tcPr>
                <w:tcW w:w="1304" w:type="dxa"/>
              </w:tcPr>
            </w:tcPrChange>
          </w:tcPr>
          <w:p w14:paraId="4EFFEE13"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8247" w:author="김은수" w:date="2026-10-01T12:05:00Z" w16du:dateUtc="2026-10-01T03:05:00Z"/>
              </w:rPr>
            </w:pPr>
            <w:ins w:id="8248" w:author="김은수" w:date="2026-10-01T12:05:00Z" w16du:dateUtc="2026-10-01T03:05:00Z">
              <w:r>
                <w:t>항목</w:t>
              </w:r>
            </w:ins>
          </w:p>
        </w:tc>
        <w:tc>
          <w:tcPr>
            <w:tcW w:w="7512" w:type="dxa"/>
            <w:tcPrChange w:id="8249" w:author="김은수" w:date="2026-10-01T03:22:00Z">
              <w:tcPr>
                <w:tcW w:w="7512" w:type="dxa"/>
              </w:tcPr>
            </w:tcPrChange>
          </w:tcPr>
          <w:p w14:paraId="4B5D33FB"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8250" w:author="김은수" w:date="2026-10-01T12:05:00Z" w16du:dateUtc="2026-10-01T03:05:00Z"/>
              </w:rPr>
            </w:pPr>
            <w:ins w:id="8251" w:author="김은수" w:date="2026-10-01T12:05:00Z" w16du:dateUtc="2026-10-01T03:05:00Z">
              <w:r>
                <w:t>설계 내용</w:t>
              </w:r>
            </w:ins>
          </w:p>
        </w:tc>
      </w:tr>
      <w:tr w:rsidR="00084C76" w14:paraId="4BC5352B" w14:textId="77777777" w:rsidTr="00E042CE">
        <w:trPr>
          <w:cantSplit/>
          <w:ins w:id="8252" w:author="김은수" w:date="2026-10-01T12:05:00Z"/>
          <w:trPrChange w:id="8253"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8254" w:author="김은수" w:date="2026-10-01T03:22:00Z">
              <w:tcPr>
                <w:tcW w:w="1304" w:type="dxa"/>
              </w:tcPr>
            </w:tcPrChange>
          </w:tcPr>
          <w:p w14:paraId="0211DBA8" w14:textId="77777777" w:rsidR="00084C76" w:rsidRDefault="00084C76">
            <w:pPr>
              <w:pStyle w:val="TDCe"/>
              <w:rPr>
                <w:ins w:id="8255" w:author="김은수" w:date="2026-10-01T12:05:00Z" w16du:dateUtc="2026-10-01T03:05:00Z"/>
              </w:rPr>
            </w:pPr>
            <w:ins w:id="8256" w:author="김은수" w:date="2026-10-01T12:05:00Z" w16du:dateUtc="2026-10-01T03:05:00Z">
              <w:r>
                <w:t>입력</w:t>
              </w:r>
            </w:ins>
          </w:p>
        </w:tc>
        <w:tc>
          <w:tcPr>
            <w:tcW w:w="7512" w:type="dxa"/>
            <w:tcPrChange w:id="8257" w:author="김은수" w:date="2026-10-01T03:22:00Z">
              <w:tcPr>
                <w:tcW w:w="7512" w:type="dxa"/>
              </w:tcPr>
            </w:tcPrChange>
          </w:tcPr>
          <w:p w14:paraId="022475BB"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8258" w:author="김은수" w:date="2026-10-01T12:05:00Z" w16du:dateUtc="2026-10-01T03:05:00Z"/>
              </w:rPr>
            </w:pPr>
            <w:ins w:id="8259" w:author="김은수" w:date="2026-10-01T12:05:00Z" w16du:dateUtc="2026-10-01T03:05:00Z">
              <w:r>
                <w:t>주기 이벤트, 터치/통신 상태, 등록 내부기 정보와 실제 내부기 정보의 일치 여부, 현재 내부기 연결 상태, 개발/점검용 감사기록 조회 명령</w:t>
              </w:r>
            </w:ins>
          </w:p>
        </w:tc>
      </w:tr>
      <w:tr w:rsidR="00084C76" w14:paraId="47E2854C" w14:textId="77777777" w:rsidTr="00E042CE">
        <w:trPr>
          <w:cantSplit/>
          <w:ins w:id="8260" w:author="김은수" w:date="2026-10-01T12:05:00Z"/>
          <w:trPrChange w:id="8261"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8262" w:author="김은수" w:date="2026-10-01T03:22:00Z">
              <w:tcPr>
                <w:tcW w:w="1304" w:type="dxa"/>
              </w:tcPr>
            </w:tcPrChange>
          </w:tcPr>
          <w:p w14:paraId="67957FDE" w14:textId="77777777" w:rsidR="00084C76" w:rsidRDefault="00084C76">
            <w:pPr>
              <w:pStyle w:val="TDCe"/>
              <w:rPr>
                <w:ins w:id="8263" w:author="김은수" w:date="2026-10-01T12:05:00Z" w16du:dateUtc="2026-10-01T03:05:00Z"/>
              </w:rPr>
            </w:pPr>
            <w:ins w:id="8264" w:author="김은수" w:date="2026-10-01T12:05:00Z" w16du:dateUtc="2026-10-01T03:05:00Z">
              <w:r>
                <w:t>출력</w:t>
              </w:r>
            </w:ins>
          </w:p>
        </w:tc>
        <w:tc>
          <w:tcPr>
            <w:tcW w:w="7512" w:type="dxa"/>
            <w:tcPrChange w:id="8265" w:author="김은수" w:date="2026-10-01T03:22:00Z">
              <w:tcPr>
                <w:tcW w:w="7512" w:type="dxa"/>
              </w:tcPr>
            </w:tcPrChange>
          </w:tcPr>
          <w:p w14:paraId="6D574442"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8266" w:author="김은수" w:date="2026-10-01T12:05:00Z" w16du:dateUtc="2026-10-01T03:05:00Z"/>
              </w:rPr>
            </w:pPr>
            <w:ins w:id="8267" w:author="김은수" w:date="2026-10-01T12:05:00Z" w16du:dateUtc="2026-10-01T03:05:00Z">
              <w:r>
                <w:t>각 기능 처리와 정상/절전 전환, 조회 허용 또는 차단, 허용 시 저장된 감사기록의 시간/주소/이벤트 출력</w:t>
              </w:r>
            </w:ins>
          </w:p>
        </w:tc>
      </w:tr>
      <w:tr w:rsidR="00084C76" w14:paraId="098F9B4C" w14:textId="77777777" w:rsidTr="00E042CE">
        <w:trPr>
          <w:cantSplit/>
          <w:ins w:id="8268" w:author="김은수" w:date="2026-10-01T12:05:00Z"/>
          <w:trPrChange w:id="8269"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8270" w:author="김은수" w:date="2026-10-01T03:22:00Z">
              <w:tcPr>
                <w:tcW w:w="1304" w:type="dxa"/>
              </w:tcPr>
            </w:tcPrChange>
          </w:tcPr>
          <w:p w14:paraId="58208F0C" w14:textId="77777777" w:rsidR="00084C76" w:rsidRDefault="00084C76">
            <w:pPr>
              <w:pStyle w:val="TDCe"/>
              <w:rPr>
                <w:ins w:id="8271" w:author="김은수" w:date="2026-10-01T12:05:00Z" w16du:dateUtc="2026-10-01T03:05:00Z"/>
              </w:rPr>
            </w:pPr>
            <w:ins w:id="8272" w:author="김은수" w:date="2026-10-01T12:05:00Z" w16du:dateUtc="2026-10-01T03:05:00Z">
              <w:r>
                <w:t>처리</w:t>
              </w:r>
            </w:ins>
          </w:p>
        </w:tc>
        <w:tc>
          <w:tcPr>
            <w:tcW w:w="7512" w:type="dxa"/>
            <w:tcPrChange w:id="8273" w:author="김은수" w:date="2026-10-01T03:22:00Z">
              <w:tcPr>
                <w:tcW w:w="7512" w:type="dxa"/>
              </w:tcPr>
            </w:tcPrChange>
          </w:tcPr>
          <w:p w14:paraId="741CA269"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8274" w:author="김은수" w:date="2026-10-01T12:05:00Z" w16du:dateUtc="2026-10-01T03:05:00Z"/>
              </w:rPr>
            </w:pPr>
            <w:ins w:id="8275" w:author="김은수" w:date="2026-10-01T12:05:00Z" w16du:dateUtc="2026-10-01T03:05:00Z">
              <w:r>
                <w:t>입력 상태를 수집하고 시스템 제어, 맵 갱신, 내부기 실행, 통신 처리를 진행한다. 종료 조건에서는 반복 실행을 해제하고 절전 경로로 전환한다.</w:t>
              </w:r>
              <w:r>
                <w:br/>
                <w:t>--dump_log 요청마다 등록 정보 일치와 정상 연결을 확인한다. 두 조건이 모두 충족된 경우에만 감사기록 읽기 함수를 호출한다. 미연결, 정보 불일치 또는 연결 해제 시 읽기와 저장 기록 출력을 차단한다.</w:t>
              </w:r>
              <w:r>
                <w:br/>
                <w:t>허용된 조회는 파일을 읽기 전용으로 열어 크기, 식별자, 기록 수와 다음 위치를 검사한다. 유효한 기록의 시간/블루투스 주소/이벤트를 저장 배열 순서대로 RTT에 출력하고 저장 내용은 변경하지 않는다.</w:t>
              </w:r>
            </w:ins>
          </w:p>
        </w:tc>
      </w:tr>
    </w:tbl>
    <w:p w14:paraId="65455D8B" w14:textId="77777777" w:rsidR="00084C76" w:rsidRDefault="00084C76">
      <w:pPr>
        <w:pStyle w:val="TDC40"/>
        <w:spacing w:after="0"/>
        <w:rPr>
          <w:ins w:id="8276" w:author="김은수" w:date="2026-10-01T12:05:00Z" w16du:dateUtc="2026-10-01T03:05:00Z"/>
        </w:rPr>
        <w:pPrChange w:id="8277" w:author="김은수" w:date="2026-10-01T03:22:00Z">
          <w:pPr>
            <w:pStyle w:val="TDC40"/>
          </w:pPr>
        </w:pPrChange>
      </w:pPr>
    </w:p>
    <w:p w14:paraId="31227A69" w14:textId="77777777" w:rsidR="00084C76" w:rsidRDefault="00084C76">
      <w:pPr>
        <w:pStyle w:val="TDC42"/>
        <w:rPr>
          <w:ins w:id="8278" w:author="김은수" w:date="2026-10-01T12:05:00Z" w16du:dateUtc="2026-10-01T03:05:00Z"/>
        </w:rPr>
      </w:pPr>
      <w:ins w:id="8279" w:author="김은수" w:date="2026-10-01T12:05:00Z" w16du:dateUtc="2026-10-01T03:05:00Z">
        <w:r>
          <w:t xml:space="preserve">표 </w:t>
        </w:r>
        <w:r>
          <w:fldChar w:fldCharType="begin"/>
        </w:r>
        <w:r>
          <w:instrText>SEQ 표 \* ARABIC</w:instrText>
        </w:r>
        <w:r>
          <w:fldChar w:fldCharType="separate"/>
        </w:r>
        <w:r>
          <w:t>102</w:t>
        </w:r>
        <w:r>
          <w:fldChar w:fldCharType="end"/>
        </w:r>
        <w:r>
          <w:t>. 정상 반복 처리 / 구현 조건</w:t>
        </w:r>
      </w:ins>
    </w:p>
    <w:tbl>
      <w:tblPr>
        <w:tblStyle w:val="TDC41"/>
        <w:tblW w:w="8816" w:type="dxa"/>
        <w:tblLayout w:type="fixed"/>
        <w:tblLook w:val="04A0" w:firstRow="1" w:lastRow="0" w:firstColumn="1" w:lastColumn="0" w:noHBand="0" w:noVBand="1"/>
        <w:tblPrChange w:id="8280"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8281">
          <w:tblGrid>
            <w:gridCol w:w="360"/>
            <w:gridCol w:w="360"/>
            <w:gridCol w:w="584"/>
            <w:gridCol w:w="7512"/>
          </w:tblGrid>
        </w:tblGridChange>
      </w:tblGrid>
      <w:tr w:rsidR="00084C76" w14:paraId="242F9898" w14:textId="77777777" w:rsidTr="00E042CE">
        <w:trPr>
          <w:cnfStyle w:val="100000000000" w:firstRow="1" w:lastRow="0" w:firstColumn="0" w:lastColumn="0" w:oddVBand="0" w:evenVBand="0" w:oddHBand="0" w:evenHBand="0" w:firstRowFirstColumn="0" w:firstRowLastColumn="0" w:lastRowFirstColumn="0" w:lastRowLastColumn="0"/>
          <w:cantSplit/>
          <w:tblHeader/>
          <w:ins w:id="8282" w:author="김은수" w:date="2026-10-01T12:05:00Z"/>
          <w:trPrChange w:id="8283"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8284" w:author="김은수" w:date="2026-10-01T03:22:00Z">
              <w:tcPr>
                <w:tcW w:w="1304" w:type="dxa"/>
              </w:tcPr>
            </w:tcPrChange>
          </w:tcPr>
          <w:p w14:paraId="12BECA9D"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8285" w:author="김은수" w:date="2026-10-01T12:05:00Z" w16du:dateUtc="2026-10-01T03:05:00Z"/>
              </w:rPr>
            </w:pPr>
            <w:ins w:id="8286" w:author="김은수" w:date="2026-10-01T12:05:00Z" w16du:dateUtc="2026-10-01T03:05:00Z">
              <w:r>
                <w:t>구분</w:t>
              </w:r>
            </w:ins>
          </w:p>
        </w:tc>
        <w:tc>
          <w:tcPr>
            <w:tcW w:w="7512" w:type="dxa"/>
            <w:tcPrChange w:id="8287" w:author="김은수" w:date="2026-10-01T03:22:00Z">
              <w:tcPr>
                <w:tcW w:w="7512" w:type="dxa"/>
              </w:tcPr>
            </w:tcPrChange>
          </w:tcPr>
          <w:p w14:paraId="3C6FB2EA"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8288" w:author="김은수" w:date="2026-10-01T12:05:00Z" w16du:dateUtc="2026-10-01T03:05:00Z"/>
              </w:rPr>
            </w:pPr>
            <w:ins w:id="8289" w:author="김은수" w:date="2026-10-01T12:05:00Z" w16du:dateUtc="2026-10-01T03:05:00Z">
              <w:r>
                <w:t>구현 조건</w:t>
              </w:r>
            </w:ins>
          </w:p>
        </w:tc>
      </w:tr>
      <w:tr w:rsidR="00084C76" w14:paraId="372755FA" w14:textId="77777777" w:rsidTr="00E042CE">
        <w:trPr>
          <w:cantSplit/>
          <w:ins w:id="8290" w:author="김은수" w:date="2026-10-01T12:05:00Z"/>
          <w:trPrChange w:id="8291"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8292" w:author="김은수" w:date="2026-10-01T03:22:00Z">
              <w:tcPr>
                <w:tcW w:w="1304" w:type="dxa"/>
              </w:tcPr>
            </w:tcPrChange>
          </w:tcPr>
          <w:p w14:paraId="50FDD409" w14:textId="77777777" w:rsidR="00084C76" w:rsidRDefault="00084C76">
            <w:pPr>
              <w:pStyle w:val="TDCe"/>
              <w:rPr>
                <w:ins w:id="8293" w:author="김은수" w:date="2026-10-01T12:05:00Z" w16du:dateUtc="2026-10-01T03:05:00Z"/>
              </w:rPr>
            </w:pPr>
            <w:ins w:id="8294" w:author="김은수" w:date="2026-10-01T12:05:00Z" w16du:dateUtc="2026-10-01T03:05:00Z">
              <w:r>
                <w:t>관련 함수</w:t>
              </w:r>
            </w:ins>
          </w:p>
        </w:tc>
        <w:tc>
          <w:tcPr>
            <w:tcW w:w="7512" w:type="dxa"/>
            <w:tcPrChange w:id="8295" w:author="김은수" w:date="2026-10-01T03:22:00Z">
              <w:tcPr>
                <w:tcW w:w="7512" w:type="dxa"/>
              </w:tcPr>
            </w:tcPrChange>
          </w:tcPr>
          <w:p w14:paraId="34BC4EC9"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8296" w:author="김은수" w:date="2026-10-01T12:05:00Z" w16du:dateUtc="2026-10-01T03:05:00Z"/>
              </w:rPr>
            </w:pPr>
            <w:ins w:id="8297" w:author="김은수" w:date="2026-10-01T12:05:00Z" w16du:dateUtc="2026-10-01T03:05:00Z">
              <w:r>
                <w:t>func_normal, disable_iteration / tdc_ui_command_poll, handle_dump_log, ci_event_log_read</w:t>
              </w:r>
              <w:r>
                <w:br/>
                <w:t>연결 상태: snd_isd_interface_get_state (SU-ID-CM3-030)</w:t>
              </w:r>
              <w:r>
                <w:br/>
                <w:t>실제 내부기 정보: read_Connected_ISD_id (SU-ID-CM3-031)</w:t>
              </w:r>
            </w:ins>
          </w:p>
        </w:tc>
      </w:tr>
      <w:tr w:rsidR="00084C76" w14:paraId="28336929" w14:textId="77777777" w:rsidTr="00E042CE">
        <w:trPr>
          <w:cantSplit/>
          <w:ins w:id="8298" w:author="김은수" w:date="2026-10-01T12:05:00Z"/>
          <w:trPrChange w:id="8299"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8300" w:author="김은수" w:date="2026-10-01T03:22:00Z">
              <w:tcPr>
                <w:tcW w:w="1304" w:type="dxa"/>
              </w:tcPr>
            </w:tcPrChange>
          </w:tcPr>
          <w:p w14:paraId="7B1A334E" w14:textId="77777777" w:rsidR="00084C76" w:rsidRDefault="00084C76">
            <w:pPr>
              <w:pStyle w:val="TDCe"/>
              <w:rPr>
                <w:ins w:id="8301" w:author="김은수" w:date="2026-10-01T12:05:00Z" w16du:dateUtc="2026-10-01T03:05:00Z"/>
              </w:rPr>
            </w:pPr>
            <w:ins w:id="8302" w:author="김은수" w:date="2026-10-01T12:05:00Z" w16du:dateUtc="2026-10-01T03:05:00Z">
              <w:r>
                <w:lastRenderedPageBreak/>
                <w:t>동작 조건</w:t>
              </w:r>
            </w:ins>
          </w:p>
        </w:tc>
        <w:tc>
          <w:tcPr>
            <w:tcW w:w="7512" w:type="dxa"/>
            <w:tcPrChange w:id="8303" w:author="김은수" w:date="2026-10-01T03:22:00Z">
              <w:tcPr>
                <w:tcW w:w="7512" w:type="dxa"/>
              </w:tcPr>
            </w:tcPrChange>
          </w:tcPr>
          <w:p w14:paraId="372F2F39"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8304" w:author="김은수" w:date="2026-10-01T12:05:00Z" w16du:dateUtc="2026-10-01T03:05:00Z"/>
              </w:rPr>
            </w:pPr>
            <w:ins w:id="8305" w:author="김은수" w:date="2026-10-01T12:05:00Z" w16du:dateUtc="2026-10-01T03:05:00Z">
              <w:r>
                <w:t>SU-ID-CM3-031의 실제 내부기 정보를 등록 정보와 대조하고 SU-ID-CM3-030의 현재 연결 상태를 확인한다. 정보 확인 전이나 초기화 중에는 조회를 차단한다. 연결 해제 후에는 이전 허용 상태를 사용하지 않는다.</w:t>
              </w:r>
              <w:r>
                <w:br/>
                <w:t>허용된 읽기는 파일 열기/읽기 또는 기록 정보 검사 실패 시 -1, 정상 완료 시 0을 반환한다. 조회 차단과 파일 읽기 오류를 구분한다.</w:t>
              </w:r>
              <w:r>
                <w:br/>
                <w:t>연/월/일/시/분/초, 주소 6바이트, 이벤트 4바이트를 표시한다. 기록이 0개면 식별자/기록 수/다음 위치만 출력한다. 순환 배열은 시간순으로 다시 정렬하지 않는다.</w:t>
              </w:r>
            </w:ins>
          </w:p>
        </w:tc>
      </w:tr>
    </w:tbl>
    <w:p w14:paraId="5756205C" w14:textId="77777777" w:rsidR="00084C76" w:rsidRDefault="00084C76">
      <w:pPr>
        <w:pStyle w:val="TDC40"/>
        <w:spacing w:after="0"/>
        <w:rPr>
          <w:ins w:id="8306" w:author="김은수" w:date="2026-10-01T12:05:00Z" w16du:dateUtc="2026-10-01T03:05:00Z"/>
        </w:rPr>
        <w:pPrChange w:id="8307" w:author="김은수" w:date="2026-10-01T03:22:00Z">
          <w:pPr>
            <w:pStyle w:val="TDC40"/>
          </w:pPr>
        </w:pPrChange>
      </w:pPr>
    </w:p>
    <w:p w14:paraId="73BBCA67" w14:textId="77777777" w:rsidR="00697371" w:rsidRPr="00E00010" w:rsidRDefault="00220104">
      <w:pPr>
        <w:pStyle w:val="TDC4"/>
        <w:rPr>
          <w:ins w:id="8308" w:author="김은수" w:date="2026-09-30T15:44:00Z" w16du:dateUtc="2026-09-30T06:44:00Z"/>
        </w:rPr>
        <w:pPrChange w:id="8309" w:author="김은수" w:date="2026-10-01T01:11:00Z">
          <w:pPr>
            <w:pStyle w:val="4"/>
            <w:numPr>
              <w:ilvl w:val="3"/>
              <w:numId w:val="7"/>
            </w:numPr>
            <w:tabs>
              <w:tab w:val="num" w:pos="1134"/>
            </w:tabs>
            <w:ind w:left="1200" w:hanging="400"/>
          </w:pPr>
        </w:pPrChange>
      </w:pPr>
      <w:del w:id="8310" w:author="김은수" w:date="2026-10-01T11:11:00Z" w16du:dateUtc="2026-10-01T02:11:00Z">
        <w:r w:rsidRPr="00E00010" w:rsidDel="001D1C2F">
          <w:delText xml:space="preserve">입력 </w:delText>
        </w:r>
      </w:del>
      <w:ins w:id="8311" w:author="김은수" w:date="2026-09-30T15:44:00Z" w16du:dateUtc="2026-09-30T06:44:00Z">
        <w:r>
          <w:t>SU-ID-CM3-006, 시스템 상태 및 맵 변경 공유</w:t>
        </w:r>
      </w:ins>
    </w:p>
    <w:p w14:paraId="0650B527" w14:textId="77777777" w:rsidR="00084C76" w:rsidRDefault="00084C76">
      <w:pPr>
        <w:pStyle w:val="TDC40"/>
        <w:keepNext/>
        <w:rPr>
          <w:ins w:id="8312" w:author="김은수" w:date="2026-10-01T12:05:00Z" w16du:dateUtc="2026-10-01T03:05:00Z"/>
        </w:rPr>
        <w:pPrChange w:id="8313" w:author="김은수" w:date="2026-10-01T03:22:00Z">
          <w:pPr>
            <w:pStyle w:val="TDC40"/>
          </w:pPr>
        </w:pPrChange>
      </w:pPr>
      <w:ins w:id="8314" w:author="김은수" w:date="2026-10-01T12:05:00Z" w16du:dateUtc="2026-10-01T03:05:00Z">
        <w:r>
          <w:t>사용자/내부기 상태의 변화를 신호처리 코어에 전달한다.</w:t>
        </w:r>
      </w:ins>
    </w:p>
    <w:p w14:paraId="614243A7" w14:textId="77777777" w:rsidR="00084C76" w:rsidRDefault="00084C76">
      <w:pPr>
        <w:pStyle w:val="TDC42"/>
        <w:rPr>
          <w:ins w:id="8315" w:author="김은수" w:date="2026-10-01T12:05:00Z" w16du:dateUtc="2026-10-01T03:05:00Z"/>
        </w:rPr>
      </w:pPr>
      <w:ins w:id="8316" w:author="김은수" w:date="2026-10-01T12:05:00Z" w16du:dateUtc="2026-10-01T03:05:00Z">
        <w:r>
          <w:t xml:space="preserve">표 </w:t>
        </w:r>
        <w:r>
          <w:fldChar w:fldCharType="begin"/>
        </w:r>
        <w:r>
          <w:instrText>SEQ 표 \* ARABIC</w:instrText>
        </w:r>
        <w:r>
          <w:fldChar w:fldCharType="separate"/>
        </w:r>
        <w:r>
          <w:t>103</w:t>
        </w:r>
        <w:r>
          <w:fldChar w:fldCharType="end"/>
        </w:r>
        <w:r>
          <w:t>. 시스템 상태 및 맵 변경 공유 / 유닛 설계 내용</w:t>
        </w:r>
      </w:ins>
    </w:p>
    <w:tbl>
      <w:tblPr>
        <w:tblStyle w:val="TDC41"/>
        <w:tblW w:w="8816" w:type="dxa"/>
        <w:tblLayout w:type="fixed"/>
        <w:tblLook w:val="04A0" w:firstRow="1" w:lastRow="0" w:firstColumn="1" w:lastColumn="0" w:noHBand="0" w:noVBand="1"/>
        <w:tblPrChange w:id="8317"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8318">
          <w:tblGrid>
            <w:gridCol w:w="360"/>
            <w:gridCol w:w="360"/>
            <w:gridCol w:w="584"/>
            <w:gridCol w:w="7512"/>
          </w:tblGrid>
        </w:tblGridChange>
      </w:tblGrid>
      <w:tr w:rsidR="00084C76" w14:paraId="64930A7D" w14:textId="77777777" w:rsidTr="00562F11">
        <w:trPr>
          <w:cnfStyle w:val="100000000000" w:firstRow="1" w:lastRow="0" w:firstColumn="0" w:lastColumn="0" w:oddVBand="0" w:evenVBand="0" w:oddHBand="0" w:evenHBand="0" w:firstRowFirstColumn="0" w:firstRowLastColumn="0" w:lastRowFirstColumn="0" w:lastRowLastColumn="0"/>
          <w:cantSplit/>
          <w:tblHeader/>
          <w:ins w:id="8319" w:author="김은수" w:date="2026-10-01T12:05:00Z"/>
          <w:trPrChange w:id="8320"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8321" w:author="김은수" w:date="2026-10-01T03:22:00Z">
              <w:tcPr>
                <w:tcW w:w="1304" w:type="dxa"/>
              </w:tcPr>
            </w:tcPrChange>
          </w:tcPr>
          <w:p w14:paraId="462A3722"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8322" w:author="김은수" w:date="2026-10-01T12:05:00Z" w16du:dateUtc="2026-10-01T03:05:00Z"/>
              </w:rPr>
            </w:pPr>
            <w:ins w:id="8323" w:author="김은수" w:date="2026-10-01T12:05:00Z" w16du:dateUtc="2026-10-01T03:05:00Z">
              <w:r>
                <w:t>항목</w:t>
              </w:r>
            </w:ins>
          </w:p>
        </w:tc>
        <w:tc>
          <w:tcPr>
            <w:tcW w:w="7512" w:type="dxa"/>
            <w:tcPrChange w:id="8324" w:author="김은수" w:date="2026-10-01T03:22:00Z">
              <w:tcPr>
                <w:tcW w:w="7512" w:type="dxa"/>
              </w:tcPr>
            </w:tcPrChange>
          </w:tcPr>
          <w:p w14:paraId="5C91E88B"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8325" w:author="김은수" w:date="2026-10-01T12:05:00Z" w16du:dateUtc="2026-10-01T03:05:00Z"/>
              </w:rPr>
            </w:pPr>
            <w:ins w:id="8326" w:author="김은수" w:date="2026-10-01T12:05:00Z" w16du:dateUtc="2026-10-01T03:05:00Z">
              <w:r>
                <w:t>설계 내용</w:t>
              </w:r>
            </w:ins>
          </w:p>
        </w:tc>
      </w:tr>
      <w:tr w:rsidR="00084C76" w14:paraId="259181FA" w14:textId="77777777" w:rsidTr="00562F11">
        <w:trPr>
          <w:cantSplit/>
          <w:ins w:id="8327" w:author="김은수" w:date="2026-10-01T12:05:00Z"/>
          <w:trPrChange w:id="8328"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8329" w:author="김은수" w:date="2026-10-01T03:22:00Z">
              <w:tcPr>
                <w:tcW w:w="1304" w:type="dxa"/>
              </w:tcPr>
            </w:tcPrChange>
          </w:tcPr>
          <w:p w14:paraId="7806501F" w14:textId="77777777" w:rsidR="00084C76" w:rsidRDefault="00084C76">
            <w:pPr>
              <w:pStyle w:val="TDCe"/>
              <w:rPr>
                <w:ins w:id="8330" w:author="김은수" w:date="2026-10-01T12:05:00Z" w16du:dateUtc="2026-10-01T03:05:00Z"/>
              </w:rPr>
            </w:pPr>
            <w:ins w:id="8331" w:author="김은수" w:date="2026-10-01T12:05:00Z" w16du:dateUtc="2026-10-01T03:05:00Z">
              <w:r>
                <w:t>입력</w:t>
              </w:r>
            </w:ins>
          </w:p>
        </w:tc>
        <w:tc>
          <w:tcPr>
            <w:tcW w:w="7512" w:type="dxa"/>
            <w:tcPrChange w:id="8332" w:author="김은수" w:date="2026-10-01T03:22:00Z">
              <w:tcPr>
                <w:tcW w:w="7512" w:type="dxa"/>
              </w:tcPr>
            </w:tcPrChange>
          </w:tcPr>
          <w:p w14:paraId="253CB8FD"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8333" w:author="김은수" w:date="2026-10-01T12:05:00Z" w16du:dateUtc="2026-10-01T03:05:00Z"/>
              </w:rPr>
            </w:pPr>
            <w:ins w:id="8334" w:author="김은수" w:date="2026-10-01T12:05:00Z" w16du:dateUtc="2026-10-01T03:05:00Z">
              <w:r>
                <w:t>현재 시스템 상태와 선택 맵</w:t>
              </w:r>
            </w:ins>
          </w:p>
        </w:tc>
      </w:tr>
      <w:tr w:rsidR="00084C76" w14:paraId="44678099" w14:textId="77777777" w:rsidTr="00562F11">
        <w:trPr>
          <w:cantSplit/>
          <w:ins w:id="8335" w:author="김은수" w:date="2026-10-01T12:05:00Z"/>
          <w:trPrChange w:id="8336"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8337" w:author="김은수" w:date="2026-10-01T03:22:00Z">
              <w:tcPr>
                <w:tcW w:w="1304" w:type="dxa"/>
              </w:tcPr>
            </w:tcPrChange>
          </w:tcPr>
          <w:p w14:paraId="5A3412E9" w14:textId="77777777" w:rsidR="00084C76" w:rsidRDefault="00084C76">
            <w:pPr>
              <w:pStyle w:val="TDCe"/>
              <w:rPr>
                <w:ins w:id="8338" w:author="김은수" w:date="2026-10-01T12:05:00Z" w16du:dateUtc="2026-10-01T03:05:00Z"/>
              </w:rPr>
            </w:pPr>
            <w:ins w:id="8339" w:author="김은수" w:date="2026-10-01T12:05:00Z" w16du:dateUtc="2026-10-01T03:05:00Z">
              <w:r>
                <w:t>출력</w:t>
              </w:r>
            </w:ins>
          </w:p>
        </w:tc>
        <w:tc>
          <w:tcPr>
            <w:tcW w:w="7512" w:type="dxa"/>
            <w:tcPrChange w:id="8340" w:author="김은수" w:date="2026-10-01T03:22:00Z">
              <w:tcPr>
                <w:tcW w:w="7512" w:type="dxa"/>
              </w:tcPr>
            </w:tcPrChange>
          </w:tcPr>
          <w:p w14:paraId="1AC64C3D"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8341" w:author="김은수" w:date="2026-10-01T12:05:00Z" w16du:dateUtc="2026-10-01T03:05:00Z"/>
              </w:rPr>
            </w:pPr>
            <w:ins w:id="8342" w:author="김은수" w:date="2026-10-01T12:05:00Z" w16du:dateUtc="2026-10-01T03:05:00Z">
              <w:r>
                <w:t>CFX 공유 상태와 맵 변경 요청</w:t>
              </w:r>
            </w:ins>
          </w:p>
        </w:tc>
      </w:tr>
      <w:tr w:rsidR="00084C76" w14:paraId="2C7508DD" w14:textId="77777777" w:rsidTr="00562F11">
        <w:trPr>
          <w:cantSplit/>
          <w:ins w:id="8343" w:author="김은수" w:date="2026-10-01T12:05:00Z"/>
          <w:trPrChange w:id="8344"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8345" w:author="김은수" w:date="2026-10-01T03:22:00Z">
              <w:tcPr>
                <w:tcW w:w="1304" w:type="dxa"/>
              </w:tcPr>
            </w:tcPrChange>
          </w:tcPr>
          <w:p w14:paraId="51BD4F83" w14:textId="77777777" w:rsidR="00084C76" w:rsidRDefault="00084C76">
            <w:pPr>
              <w:pStyle w:val="TDCe"/>
              <w:rPr>
                <w:ins w:id="8346" w:author="김은수" w:date="2026-10-01T12:05:00Z" w16du:dateUtc="2026-10-01T03:05:00Z"/>
              </w:rPr>
            </w:pPr>
            <w:ins w:id="8347" w:author="김은수" w:date="2026-10-01T12:05:00Z" w16du:dateUtc="2026-10-01T03:05:00Z">
              <w:r>
                <w:t>처리</w:t>
              </w:r>
            </w:ins>
          </w:p>
        </w:tc>
        <w:tc>
          <w:tcPr>
            <w:tcW w:w="7512" w:type="dxa"/>
            <w:tcPrChange w:id="8348" w:author="김은수" w:date="2026-10-01T03:22:00Z">
              <w:tcPr>
                <w:tcW w:w="7512" w:type="dxa"/>
              </w:tcPr>
            </w:tcPrChange>
          </w:tcPr>
          <w:p w14:paraId="66A03DF0"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8349" w:author="김은수" w:date="2026-10-01T12:05:00Z" w16du:dateUtc="2026-10-01T03:05:00Z"/>
              </w:rPr>
            </w:pPr>
            <w:ins w:id="8350" w:author="김은수" w:date="2026-10-01T12:05:00Z" w16du:dateUtc="2026-10-01T03:05:00Z">
              <w:r>
                <w:t>CFX가 사용하는 공유 필드를 갱신하고 맵 변경 시 새 맵 정보를 준비한다. 요청/완료 상태를 확인하여 새 요청과 이전 처리를 구분한다.</w:t>
              </w:r>
            </w:ins>
          </w:p>
        </w:tc>
      </w:tr>
    </w:tbl>
    <w:p w14:paraId="20E1D69C" w14:textId="77777777" w:rsidR="00084C76" w:rsidRDefault="00084C76">
      <w:pPr>
        <w:pStyle w:val="TDC40"/>
        <w:spacing w:after="0"/>
        <w:rPr>
          <w:ins w:id="8351" w:author="김은수" w:date="2026-10-01T12:05:00Z" w16du:dateUtc="2026-10-01T03:05:00Z"/>
        </w:rPr>
        <w:pPrChange w:id="8352" w:author="김은수" w:date="2026-10-01T03:22:00Z">
          <w:pPr>
            <w:pStyle w:val="TDC40"/>
          </w:pPr>
        </w:pPrChange>
      </w:pPr>
    </w:p>
    <w:p w14:paraId="12F2EDB9" w14:textId="77777777" w:rsidR="00084C76" w:rsidRDefault="00084C76">
      <w:pPr>
        <w:pStyle w:val="TDC42"/>
        <w:rPr>
          <w:ins w:id="8353" w:author="김은수" w:date="2026-10-01T12:05:00Z" w16du:dateUtc="2026-10-01T03:05:00Z"/>
        </w:rPr>
      </w:pPr>
      <w:ins w:id="8354" w:author="김은수" w:date="2026-10-01T12:05:00Z" w16du:dateUtc="2026-10-01T03:05:00Z">
        <w:r>
          <w:t xml:space="preserve">표 </w:t>
        </w:r>
        <w:r>
          <w:fldChar w:fldCharType="begin"/>
        </w:r>
        <w:r>
          <w:instrText>SEQ 표 \* ARABIC</w:instrText>
        </w:r>
        <w:r>
          <w:fldChar w:fldCharType="separate"/>
        </w:r>
        <w:r>
          <w:t>104</w:t>
        </w:r>
        <w:r>
          <w:fldChar w:fldCharType="end"/>
        </w:r>
        <w:r>
          <w:t>. 시스템 상태 및 맵 변경 공유 / 구현 조건</w:t>
        </w:r>
      </w:ins>
    </w:p>
    <w:tbl>
      <w:tblPr>
        <w:tblStyle w:val="TDC41"/>
        <w:tblW w:w="8816" w:type="dxa"/>
        <w:tblLayout w:type="fixed"/>
        <w:tblLook w:val="04A0" w:firstRow="1" w:lastRow="0" w:firstColumn="1" w:lastColumn="0" w:noHBand="0" w:noVBand="1"/>
        <w:tblPrChange w:id="8355"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8356">
          <w:tblGrid>
            <w:gridCol w:w="360"/>
            <w:gridCol w:w="360"/>
            <w:gridCol w:w="584"/>
            <w:gridCol w:w="7512"/>
          </w:tblGrid>
        </w:tblGridChange>
      </w:tblGrid>
      <w:tr w:rsidR="00084C76" w14:paraId="241E50F6" w14:textId="77777777" w:rsidTr="00562F11">
        <w:trPr>
          <w:cnfStyle w:val="100000000000" w:firstRow="1" w:lastRow="0" w:firstColumn="0" w:lastColumn="0" w:oddVBand="0" w:evenVBand="0" w:oddHBand="0" w:evenHBand="0" w:firstRowFirstColumn="0" w:firstRowLastColumn="0" w:lastRowFirstColumn="0" w:lastRowLastColumn="0"/>
          <w:cantSplit/>
          <w:tblHeader/>
          <w:ins w:id="8357" w:author="김은수" w:date="2026-10-01T12:05:00Z"/>
          <w:trPrChange w:id="8358"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8359" w:author="김은수" w:date="2026-10-01T03:22:00Z">
              <w:tcPr>
                <w:tcW w:w="1304" w:type="dxa"/>
              </w:tcPr>
            </w:tcPrChange>
          </w:tcPr>
          <w:p w14:paraId="0C969DE3"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8360" w:author="김은수" w:date="2026-10-01T12:05:00Z" w16du:dateUtc="2026-10-01T03:05:00Z"/>
              </w:rPr>
            </w:pPr>
            <w:ins w:id="8361" w:author="김은수" w:date="2026-10-01T12:05:00Z" w16du:dateUtc="2026-10-01T03:05:00Z">
              <w:r>
                <w:t>구분</w:t>
              </w:r>
            </w:ins>
          </w:p>
        </w:tc>
        <w:tc>
          <w:tcPr>
            <w:tcW w:w="7512" w:type="dxa"/>
            <w:tcPrChange w:id="8362" w:author="김은수" w:date="2026-10-01T03:22:00Z">
              <w:tcPr>
                <w:tcW w:w="7512" w:type="dxa"/>
              </w:tcPr>
            </w:tcPrChange>
          </w:tcPr>
          <w:p w14:paraId="0933D27A"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8363" w:author="김은수" w:date="2026-10-01T12:05:00Z" w16du:dateUtc="2026-10-01T03:05:00Z"/>
              </w:rPr>
            </w:pPr>
            <w:ins w:id="8364" w:author="김은수" w:date="2026-10-01T12:05:00Z" w16du:dateUtc="2026-10-01T03:05:00Z">
              <w:r>
                <w:t>구현 조건</w:t>
              </w:r>
            </w:ins>
          </w:p>
        </w:tc>
      </w:tr>
      <w:tr w:rsidR="00084C76" w14:paraId="33DAA6CC" w14:textId="77777777" w:rsidTr="00562F11">
        <w:trPr>
          <w:cantSplit/>
          <w:ins w:id="8365" w:author="김은수" w:date="2026-10-01T12:05:00Z"/>
          <w:trPrChange w:id="8366"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8367" w:author="김은수" w:date="2026-10-01T03:22:00Z">
              <w:tcPr>
                <w:tcW w:w="1304" w:type="dxa"/>
              </w:tcPr>
            </w:tcPrChange>
          </w:tcPr>
          <w:p w14:paraId="3A14C183" w14:textId="77777777" w:rsidR="00084C76" w:rsidRDefault="00084C76">
            <w:pPr>
              <w:pStyle w:val="TDCe"/>
              <w:rPr>
                <w:ins w:id="8368" w:author="김은수" w:date="2026-10-01T12:05:00Z" w16du:dateUtc="2026-10-01T03:05:00Z"/>
              </w:rPr>
            </w:pPr>
            <w:ins w:id="8369" w:author="김은수" w:date="2026-10-01T12:05:00Z" w16du:dateUtc="2026-10-01T03:05:00Z">
              <w:r>
                <w:t>관련 함수</w:t>
              </w:r>
            </w:ins>
          </w:p>
        </w:tc>
        <w:tc>
          <w:tcPr>
            <w:tcW w:w="7512" w:type="dxa"/>
            <w:tcPrChange w:id="8370" w:author="김은수" w:date="2026-10-01T03:22:00Z">
              <w:tcPr>
                <w:tcW w:w="7512" w:type="dxa"/>
              </w:tcPr>
            </w:tcPrChange>
          </w:tcPr>
          <w:p w14:paraId="495097C1" w14:textId="77777777" w:rsidR="00084C76" w:rsidRPr="00E00010" w:rsidRDefault="00084C76">
            <w:pPr>
              <w:pStyle w:val="TDCf"/>
              <w:cnfStyle w:val="000000000000" w:firstRow="0" w:lastRow="0" w:firstColumn="0" w:lastColumn="0" w:oddVBand="0" w:evenVBand="0" w:oddHBand="0" w:evenHBand="0" w:firstRowFirstColumn="0" w:firstRowLastColumn="0" w:lastRowFirstColumn="0" w:lastRowLastColumn="0"/>
              <w:rPr>
                <w:ins w:id="8371" w:author="김은수" w:date="2026-10-01T12:05:00Z" w16du:dateUtc="2026-10-01T03:05:00Z"/>
                <w:lang w:val="en-US"/>
                <w:rPrChange w:id="8372" w:author="김은수" w:date="2026-10-01T13:46:00Z" w16du:dateUtc="2026-10-01T04:46:00Z">
                  <w:rPr>
                    <w:ins w:id="8373" w:author="김은수" w:date="2026-10-01T12:05:00Z" w16du:dateUtc="2026-10-01T03:05:00Z"/>
                  </w:rPr>
                </w:rPrChange>
              </w:rPr>
            </w:pPr>
            <w:ins w:id="8374" w:author="김은수" w:date="2026-10-01T12:05:00Z" w16du:dateUtc="2026-10-01T03:05:00Z">
              <w:r w:rsidRPr="00E00010">
                <w:rPr>
                  <w:lang w:val="en-US"/>
                  <w:rPrChange w:id="8375" w:author="김은수" w:date="2026-10-01T13:46:00Z" w16du:dateUtc="2026-10-01T04:46:00Z">
                    <w:rPr/>
                  </w:rPrChange>
                </w:rPr>
                <w:t>update_CM3Status_toCFX, update_mapNum</w:t>
              </w:r>
            </w:ins>
          </w:p>
        </w:tc>
      </w:tr>
      <w:tr w:rsidR="00084C76" w14:paraId="418D702F" w14:textId="77777777" w:rsidTr="00562F11">
        <w:trPr>
          <w:cantSplit/>
          <w:ins w:id="8376" w:author="김은수" w:date="2026-10-01T12:05:00Z"/>
          <w:trPrChange w:id="8377"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8378" w:author="김은수" w:date="2026-10-01T03:22:00Z">
              <w:tcPr>
                <w:tcW w:w="1304" w:type="dxa"/>
              </w:tcPr>
            </w:tcPrChange>
          </w:tcPr>
          <w:p w14:paraId="663DB839" w14:textId="77777777" w:rsidR="00084C76" w:rsidRDefault="00084C76">
            <w:pPr>
              <w:pStyle w:val="TDCe"/>
              <w:rPr>
                <w:ins w:id="8379" w:author="김은수" w:date="2026-10-01T12:05:00Z" w16du:dateUtc="2026-10-01T03:05:00Z"/>
              </w:rPr>
            </w:pPr>
            <w:ins w:id="8380" w:author="김은수" w:date="2026-10-01T12:05:00Z" w16du:dateUtc="2026-10-01T03:05:00Z">
              <w:r>
                <w:t>동작 조건</w:t>
              </w:r>
            </w:ins>
          </w:p>
        </w:tc>
        <w:tc>
          <w:tcPr>
            <w:tcW w:w="7512" w:type="dxa"/>
            <w:tcPrChange w:id="8381" w:author="김은수" w:date="2026-10-01T03:22:00Z">
              <w:tcPr>
                <w:tcW w:w="7512" w:type="dxa"/>
              </w:tcPr>
            </w:tcPrChange>
          </w:tcPr>
          <w:p w14:paraId="68D153EC"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8382" w:author="김은수" w:date="2026-10-01T12:05:00Z" w16du:dateUtc="2026-10-01T03:05:00Z"/>
              </w:rPr>
            </w:pPr>
            <w:ins w:id="8383" w:author="김은수" w:date="2026-10-01T12:05:00Z" w16du:dateUtc="2026-10-01T03:05:00Z">
              <w:r>
                <w:t>변경된 맵과 상태가 CFX에 전달되고 불필요한 재계산과 미완료 자료 사용이 구분되어야 한다.</w:t>
              </w:r>
            </w:ins>
          </w:p>
        </w:tc>
      </w:tr>
    </w:tbl>
    <w:p w14:paraId="6A1580AE" w14:textId="77777777" w:rsidR="00697371" w:rsidRPr="00E00010" w:rsidRDefault="00220104">
      <w:pPr>
        <w:pStyle w:val="TDC4"/>
        <w:pageBreakBefore/>
        <w:rPr>
          <w:ins w:id="8384" w:author="김은수" w:date="2026-09-30T15:44:00Z" w16du:dateUtc="2026-09-30T06:44:00Z"/>
        </w:rPr>
        <w:pPrChange w:id="8385" w:author="김은수" w:date="2026-10-01T01:11:00Z">
          <w:pPr>
            <w:pStyle w:val="4"/>
            <w:numPr>
              <w:ilvl w:val="3"/>
              <w:numId w:val="7"/>
            </w:numPr>
            <w:tabs>
              <w:tab w:val="num" w:pos="1134"/>
            </w:tabs>
            <w:ind w:left="1200" w:hanging="400"/>
          </w:pPr>
        </w:pPrChange>
      </w:pPr>
      <w:ins w:id="8386" w:author="김은수" w:date="2026-09-30T15:44:00Z" w16du:dateUtc="2026-09-30T06:44:00Z">
        <w:r>
          <w:lastRenderedPageBreak/>
          <w:t>SU-ID-CM3-007, 전원 및 자동 절전 조건</w:t>
        </w:r>
      </w:ins>
    </w:p>
    <w:p w14:paraId="55F68999" w14:textId="77777777" w:rsidR="00084C76" w:rsidRDefault="00084C76">
      <w:pPr>
        <w:pStyle w:val="TDC40"/>
        <w:keepNext/>
        <w:rPr>
          <w:ins w:id="8387" w:author="김은수" w:date="2026-10-01T12:05:00Z" w16du:dateUtc="2026-10-01T03:05:00Z"/>
        </w:rPr>
        <w:pPrChange w:id="8388" w:author="김은수" w:date="2026-10-01T03:22:00Z">
          <w:pPr>
            <w:pStyle w:val="TDC40"/>
          </w:pPr>
        </w:pPrChange>
      </w:pPr>
      <w:ins w:id="8389" w:author="김은수" w:date="2026-10-01T12:05:00Z" w16du:dateUtc="2026-10-01T03:05:00Z">
        <w:r>
          <w:t>연결과 전원 상태를 종합하여 계속 동작할지 종료할지 결정한다.</w:t>
        </w:r>
      </w:ins>
    </w:p>
    <w:p w14:paraId="6E098C1E" w14:textId="77777777" w:rsidR="00084C76" w:rsidRDefault="00084C76">
      <w:pPr>
        <w:pStyle w:val="TDC42"/>
        <w:rPr>
          <w:ins w:id="8390" w:author="김은수" w:date="2026-10-01T12:05:00Z" w16du:dateUtc="2026-10-01T03:05:00Z"/>
        </w:rPr>
      </w:pPr>
      <w:ins w:id="8391" w:author="김은수" w:date="2026-10-01T12:05:00Z" w16du:dateUtc="2026-10-01T03:05:00Z">
        <w:r>
          <w:t xml:space="preserve">표 </w:t>
        </w:r>
        <w:r>
          <w:fldChar w:fldCharType="begin"/>
        </w:r>
        <w:r>
          <w:instrText>SEQ 표 \* ARABIC</w:instrText>
        </w:r>
        <w:r>
          <w:fldChar w:fldCharType="separate"/>
        </w:r>
        <w:r>
          <w:t>105</w:t>
        </w:r>
        <w:r>
          <w:fldChar w:fldCharType="end"/>
        </w:r>
        <w:r>
          <w:t>. 전원 및 자동 절전 조건 / 유닛 설계 내용</w:t>
        </w:r>
      </w:ins>
    </w:p>
    <w:tbl>
      <w:tblPr>
        <w:tblStyle w:val="TDC41"/>
        <w:tblW w:w="8816" w:type="dxa"/>
        <w:tblLayout w:type="fixed"/>
        <w:tblLook w:val="04A0" w:firstRow="1" w:lastRow="0" w:firstColumn="1" w:lastColumn="0" w:noHBand="0" w:noVBand="1"/>
        <w:tblPrChange w:id="8392"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8393">
          <w:tblGrid>
            <w:gridCol w:w="360"/>
            <w:gridCol w:w="360"/>
            <w:gridCol w:w="584"/>
            <w:gridCol w:w="7512"/>
          </w:tblGrid>
        </w:tblGridChange>
      </w:tblGrid>
      <w:tr w:rsidR="00084C76" w14:paraId="31E9D8B7" w14:textId="77777777" w:rsidTr="00DA1FBA">
        <w:trPr>
          <w:cnfStyle w:val="100000000000" w:firstRow="1" w:lastRow="0" w:firstColumn="0" w:lastColumn="0" w:oddVBand="0" w:evenVBand="0" w:oddHBand="0" w:evenHBand="0" w:firstRowFirstColumn="0" w:firstRowLastColumn="0" w:lastRowFirstColumn="0" w:lastRowLastColumn="0"/>
          <w:cantSplit/>
          <w:tblHeader/>
          <w:ins w:id="8394" w:author="김은수" w:date="2026-10-01T12:05:00Z"/>
          <w:trPrChange w:id="8395"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8396" w:author="김은수" w:date="2026-10-01T03:22:00Z">
              <w:tcPr>
                <w:tcW w:w="1304" w:type="dxa"/>
              </w:tcPr>
            </w:tcPrChange>
          </w:tcPr>
          <w:p w14:paraId="7F515D6C"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8397" w:author="김은수" w:date="2026-10-01T12:05:00Z" w16du:dateUtc="2026-10-01T03:05:00Z"/>
              </w:rPr>
            </w:pPr>
            <w:ins w:id="8398" w:author="김은수" w:date="2026-10-01T12:05:00Z" w16du:dateUtc="2026-10-01T03:05:00Z">
              <w:r>
                <w:t>항목</w:t>
              </w:r>
            </w:ins>
          </w:p>
        </w:tc>
        <w:tc>
          <w:tcPr>
            <w:tcW w:w="7512" w:type="dxa"/>
            <w:tcPrChange w:id="8399" w:author="김은수" w:date="2026-10-01T03:22:00Z">
              <w:tcPr>
                <w:tcW w:w="7512" w:type="dxa"/>
              </w:tcPr>
            </w:tcPrChange>
          </w:tcPr>
          <w:p w14:paraId="6F79E241"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8400" w:author="김은수" w:date="2026-10-01T12:05:00Z" w16du:dateUtc="2026-10-01T03:05:00Z"/>
              </w:rPr>
            </w:pPr>
            <w:ins w:id="8401" w:author="김은수" w:date="2026-10-01T12:05:00Z" w16du:dateUtc="2026-10-01T03:05:00Z">
              <w:r>
                <w:t>설계 내용</w:t>
              </w:r>
            </w:ins>
          </w:p>
        </w:tc>
      </w:tr>
      <w:tr w:rsidR="00084C76" w14:paraId="4376E728" w14:textId="77777777" w:rsidTr="00DA1FBA">
        <w:trPr>
          <w:cantSplit/>
          <w:ins w:id="8402" w:author="김은수" w:date="2026-10-01T12:05:00Z"/>
          <w:trPrChange w:id="8403"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8404" w:author="김은수" w:date="2026-10-01T03:22:00Z">
              <w:tcPr>
                <w:tcW w:w="1304" w:type="dxa"/>
              </w:tcPr>
            </w:tcPrChange>
          </w:tcPr>
          <w:p w14:paraId="732BBD1E" w14:textId="77777777" w:rsidR="00084C76" w:rsidRDefault="00084C76">
            <w:pPr>
              <w:pStyle w:val="TDCe"/>
              <w:rPr>
                <w:ins w:id="8405" w:author="김은수" w:date="2026-10-01T12:05:00Z" w16du:dateUtc="2026-10-01T03:05:00Z"/>
              </w:rPr>
            </w:pPr>
            <w:ins w:id="8406" w:author="김은수" w:date="2026-10-01T12:05:00Z" w16du:dateUtc="2026-10-01T03:05:00Z">
              <w:r>
                <w:t>입력</w:t>
              </w:r>
            </w:ins>
          </w:p>
        </w:tc>
        <w:tc>
          <w:tcPr>
            <w:tcW w:w="7512" w:type="dxa"/>
            <w:tcPrChange w:id="8407" w:author="김은수" w:date="2026-10-01T03:22:00Z">
              <w:tcPr>
                <w:tcW w:w="7512" w:type="dxa"/>
              </w:tcPr>
            </w:tcPrChange>
          </w:tcPr>
          <w:p w14:paraId="70032387"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8408" w:author="김은수" w:date="2026-10-01T12:05:00Z" w16du:dateUtc="2026-10-01T03:05:00Z"/>
              </w:rPr>
            </w:pPr>
            <w:ins w:id="8409" w:author="김은수" w:date="2026-10-01T12:05:00Z" w16du:dateUtc="2026-10-01T03:05:00Z">
              <w:r>
                <w:t>배터리/충전/크래들/내부기 상태와 경과 시간</w:t>
              </w:r>
            </w:ins>
          </w:p>
        </w:tc>
      </w:tr>
      <w:tr w:rsidR="00084C76" w14:paraId="38D63AB6" w14:textId="77777777" w:rsidTr="00DA1FBA">
        <w:trPr>
          <w:cantSplit/>
          <w:ins w:id="8410" w:author="김은수" w:date="2026-10-01T12:05:00Z"/>
          <w:trPrChange w:id="8411"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8412" w:author="김은수" w:date="2026-10-01T03:22:00Z">
              <w:tcPr>
                <w:tcW w:w="1304" w:type="dxa"/>
              </w:tcPr>
            </w:tcPrChange>
          </w:tcPr>
          <w:p w14:paraId="438EBFC6" w14:textId="77777777" w:rsidR="00084C76" w:rsidRDefault="00084C76">
            <w:pPr>
              <w:pStyle w:val="TDCe"/>
              <w:rPr>
                <w:ins w:id="8413" w:author="김은수" w:date="2026-10-01T12:05:00Z" w16du:dateUtc="2026-10-01T03:05:00Z"/>
              </w:rPr>
            </w:pPr>
            <w:ins w:id="8414" w:author="김은수" w:date="2026-10-01T12:05:00Z" w16du:dateUtc="2026-10-01T03:05:00Z">
              <w:r>
                <w:t>출력</w:t>
              </w:r>
            </w:ins>
          </w:p>
        </w:tc>
        <w:tc>
          <w:tcPr>
            <w:tcW w:w="7512" w:type="dxa"/>
            <w:tcPrChange w:id="8415" w:author="김은수" w:date="2026-10-01T03:22:00Z">
              <w:tcPr>
                <w:tcW w:w="7512" w:type="dxa"/>
              </w:tcPr>
            </w:tcPrChange>
          </w:tcPr>
          <w:p w14:paraId="565FEB64"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8416" w:author="김은수" w:date="2026-10-01T12:05:00Z" w16du:dateUtc="2026-10-01T03:05:00Z"/>
              </w:rPr>
            </w:pPr>
            <w:ins w:id="8417" w:author="김은수" w:date="2026-10-01T12:05:00Z" w16du:dateUtc="2026-10-01T03:05:00Z">
              <w:r>
                <w:t>전원 표시, 종료 요청, 매핑 모드 상태</w:t>
              </w:r>
            </w:ins>
          </w:p>
        </w:tc>
      </w:tr>
      <w:tr w:rsidR="00084C76" w14:paraId="16660C73" w14:textId="77777777" w:rsidTr="00DA1FBA">
        <w:trPr>
          <w:cantSplit/>
          <w:ins w:id="8418" w:author="김은수" w:date="2026-10-01T12:05:00Z"/>
          <w:trPrChange w:id="8419"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8420" w:author="김은수" w:date="2026-10-01T03:22:00Z">
              <w:tcPr>
                <w:tcW w:w="1304" w:type="dxa"/>
              </w:tcPr>
            </w:tcPrChange>
          </w:tcPr>
          <w:p w14:paraId="0D973ABA" w14:textId="77777777" w:rsidR="00084C76" w:rsidRDefault="00084C76">
            <w:pPr>
              <w:pStyle w:val="TDCe"/>
              <w:rPr>
                <w:ins w:id="8421" w:author="김은수" w:date="2026-10-01T12:05:00Z" w16du:dateUtc="2026-10-01T03:05:00Z"/>
              </w:rPr>
            </w:pPr>
            <w:ins w:id="8422" w:author="김은수" w:date="2026-10-01T12:05:00Z" w16du:dateUtc="2026-10-01T03:05:00Z">
              <w:r>
                <w:t>처리</w:t>
              </w:r>
            </w:ins>
          </w:p>
        </w:tc>
        <w:tc>
          <w:tcPr>
            <w:tcW w:w="7512" w:type="dxa"/>
            <w:tcPrChange w:id="8423" w:author="김은수" w:date="2026-10-01T03:22:00Z">
              <w:tcPr>
                <w:tcW w:w="7512" w:type="dxa"/>
              </w:tcPr>
            </w:tcPrChange>
          </w:tcPr>
          <w:p w14:paraId="7DB4A68B"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8424" w:author="김은수" w:date="2026-10-01T12:05:00Z" w16du:dateUtc="2026-10-01T03:05:00Z"/>
              </w:rPr>
            </w:pPr>
            <w:ins w:id="8425" w:author="김은수" w:date="2026-10-01T12:05:00Z" w16du:dateUtc="2026-10-01T03:05:00Z">
              <w:r>
                <w:t>수신한 전원 상태, 크래들 뚜껑, 저전압, 내부기 연결 단절 시간을 확인한다. 연결된 동안 단절 카운터를 초기화한다. 단절 카운터가 기준을 넘으면 내부기 출력을 정리하고 종료를 요청한다. 매핑 중의 상태는 별도 분기로 처리한다.</w:t>
              </w:r>
            </w:ins>
          </w:p>
        </w:tc>
      </w:tr>
    </w:tbl>
    <w:p w14:paraId="63F84542" w14:textId="77777777" w:rsidR="00084C76" w:rsidRDefault="00084C76">
      <w:pPr>
        <w:pStyle w:val="TDC40"/>
        <w:spacing w:after="0"/>
        <w:rPr>
          <w:ins w:id="8426" w:author="김은수" w:date="2026-10-01T12:05:00Z" w16du:dateUtc="2026-10-01T03:05:00Z"/>
        </w:rPr>
        <w:pPrChange w:id="8427" w:author="김은수" w:date="2026-10-01T03:22:00Z">
          <w:pPr>
            <w:pStyle w:val="TDC40"/>
          </w:pPr>
        </w:pPrChange>
      </w:pPr>
    </w:p>
    <w:p w14:paraId="4685D8A2" w14:textId="77777777" w:rsidR="00084C76" w:rsidRDefault="00084C76">
      <w:pPr>
        <w:pStyle w:val="TDC42"/>
        <w:rPr>
          <w:ins w:id="8428" w:author="김은수" w:date="2026-10-01T12:05:00Z" w16du:dateUtc="2026-10-01T03:05:00Z"/>
        </w:rPr>
      </w:pPr>
      <w:ins w:id="8429" w:author="김은수" w:date="2026-10-01T12:05:00Z" w16du:dateUtc="2026-10-01T03:05:00Z">
        <w:r>
          <w:t xml:space="preserve">표 </w:t>
        </w:r>
        <w:r>
          <w:fldChar w:fldCharType="begin"/>
        </w:r>
        <w:r>
          <w:instrText>SEQ 표 \* ARABIC</w:instrText>
        </w:r>
        <w:r>
          <w:fldChar w:fldCharType="separate"/>
        </w:r>
        <w:r>
          <w:t>106</w:t>
        </w:r>
        <w:r>
          <w:fldChar w:fldCharType="end"/>
        </w:r>
        <w:r>
          <w:t>. 전원 및 자동 절전 조건 / 구현 조건</w:t>
        </w:r>
      </w:ins>
    </w:p>
    <w:tbl>
      <w:tblPr>
        <w:tblStyle w:val="TDC41"/>
        <w:tblW w:w="8816" w:type="dxa"/>
        <w:tblLayout w:type="fixed"/>
        <w:tblLook w:val="04A0" w:firstRow="1" w:lastRow="0" w:firstColumn="1" w:lastColumn="0" w:noHBand="0" w:noVBand="1"/>
        <w:tblPrChange w:id="8430"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8431">
          <w:tblGrid>
            <w:gridCol w:w="360"/>
            <w:gridCol w:w="360"/>
            <w:gridCol w:w="584"/>
            <w:gridCol w:w="7512"/>
          </w:tblGrid>
        </w:tblGridChange>
      </w:tblGrid>
      <w:tr w:rsidR="00084C76" w14:paraId="32AD983F" w14:textId="77777777" w:rsidTr="00DA1FBA">
        <w:trPr>
          <w:cnfStyle w:val="100000000000" w:firstRow="1" w:lastRow="0" w:firstColumn="0" w:lastColumn="0" w:oddVBand="0" w:evenVBand="0" w:oddHBand="0" w:evenHBand="0" w:firstRowFirstColumn="0" w:firstRowLastColumn="0" w:lastRowFirstColumn="0" w:lastRowLastColumn="0"/>
          <w:cantSplit/>
          <w:tblHeader/>
          <w:ins w:id="8432" w:author="김은수" w:date="2026-10-01T12:05:00Z"/>
          <w:trPrChange w:id="8433"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8434" w:author="김은수" w:date="2026-10-01T03:22:00Z">
              <w:tcPr>
                <w:tcW w:w="1304" w:type="dxa"/>
              </w:tcPr>
            </w:tcPrChange>
          </w:tcPr>
          <w:p w14:paraId="17D488A9"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8435" w:author="김은수" w:date="2026-10-01T12:05:00Z" w16du:dateUtc="2026-10-01T03:05:00Z"/>
              </w:rPr>
            </w:pPr>
            <w:ins w:id="8436" w:author="김은수" w:date="2026-10-01T12:05:00Z" w16du:dateUtc="2026-10-01T03:05:00Z">
              <w:r>
                <w:t>구분</w:t>
              </w:r>
            </w:ins>
          </w:p>
        </w:tc>
        <w:tc>
          <w:tcPr>
            <w:tcW w:w="7512" w:type="dxa"/>
            <w:tcPrChange w:id="8437" w:author="김은수" w:date="2026-10-01T03:22:00Z">
              <w:tcPr>
                <w:tcW w:w="7512" w:type="dxa"/>
              </w:tcPr>
            </w:tcPrChange>
          </w:tcPr>
          <w:p w14:paraId="4F8B6BA6"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8438" w:author="김은수" w:date="2026-10-01T12:05:00Z" w16du:dateUtc="2026-10-01T03:05:00Z"/>
              </w:rPr>
            </w:pPr>
            <w:ins w:id="8439" w:author="김은수" w:date="2026-10-01T12:05:00Z" w16du:dateUtc="2026-10-01T03:05:00Z">
              <w:r>
                <w:t>구현 조건</w:t>
              </w:r>
            </w:ins>
          </w:p>
        </w:tc>
      </w:tr>
      <w:tr w:rsidR="00084C76" w14:paraId="41215EE4" w14:textId="77777777" w:rsidTr="00DA1FBA">
        <w:trPr>
          <w:cantSplit/>
          <w:ins w:id="8440" w:author="김은수" w:date="2026-10-01T12:05:00Z"/>
          <w:trPrChange w:id="8441"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8442" w:author="김은수" w:date="2026-10-01T03:22:00Z">
              <w:tcPr>
                <w:tcW w:w="1304" w:type="dxa"/>
              </w:tcPr>
            </w:tcPrChange>
          </w:tcPr>
          <w:p w14:paraId="48B673AA" w14:textId="77777777" w:rsidR="00084C76" w:rsidRDefault="00084C76">
            <w:pPr>
              <w:pStyle w:val="TDCe"/>
              <w:rPr>
                <w:ins w:id="8443" w:author="김은수" w:date="2026-10-01T12:05:00Z" w16du:dateUtc="2026-10-01T03:05:00Z"/>
              </w:rPr>
            </w:pPr>
            <w:ins w:id="8444" w:author="김은수" w:date="2026-10-01T12:05:00Z" w16du:dateUtc="2026-10-01T03:05:00Z">
              <w:r>
                <w:t>관련 함수</w:t>
              </w:r>
            </w:ins>
          </w:p>
        </w:tc>
        <w:tc>
          <w:tcPr>
            <w:tcW w:w="7512" w:type="dxa"/>
            <w:tcPrChange w:id="8445" w:author="김은수" w:date="2026-10-01T03:22:00Z">
              <w:tcPr>
                <w:tcW w:w="7512" w:type="dxa"/>
              </w:tcPr>
            </w:tcPrChange>
          </w:tcPr>
          <w:p w14:paraId="1A80253D"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8446" w:author="김은수" w:date="2026-10-01T12:05:00Z" w16du:dateUtc="2026-10-01T03:05:00Z"/>
              </w:rPr>
            </w:pPr>
            <w:ins w:id="8447" w:author="김은수" w:date="2026-10-01T12:05:00Z" w16du:dateUtc="2026-10-01T03:05:00Z">
              <w:r>
                <w:t>systemControl</w:t>
              </w:r>
            </w:ins>
          </w:p>
        </w:tc>
      </w:tr>
      <w:tr w:rsidR="00084C76" w14:paraId="72750B01" w14:textId="77777777" w:rsidTr="00DA1FBA">
        <w:trPr>
          <w:cantSplit/>
          <w:ins w:id="8448" w:author="김은수" w:date="2026-10-01T12:05:00Z"/>
          <w:trPrChange w:id="8449"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8450" w:author="김은수" w:date="2026-10-01T03:22:00Z">
              <w:tcPr>
                <w:tcW w:w="1304" w:type="dxa"/>
              </w:tcPr>
            </w:tcPrChange>
          </w:tcPr>
          <w:p w14:paraId="3842207A" w14:textId="77777777" w:rsidR="00084C76" w:rsidRDefault="00084C76">
            <w:pPr>
              <w:pStyle w:val="TDCe"/>
              <w:rPr>
                <w:ins w:id="8451" w:author="김은수" w:date="2026-10-01T12:05:00Z" w16du:dateUtc="2026-10-01T03:05:00Z"/>
              </w:rPr>
            </w:pPr>
            <w:ins w:id="8452" w:author="김은수" w:date="2026-10-01T12:05:00Z" w16du:dateUtc="2026-10-01T03:05:00Z">
              <w:r>
                <w:t>동작 조건</w:t>
              </w:r>
            </w:ins>
          </w:p>
        </w:tc>
        <w:tc>
          <w:tcPr>
            <w:tcW w:w="7512" w:type="dxa"/>
            <w:tcPrChange w:id="8453" w:author="김은수" w:date="2026-10-01T03:22:00Z">
              <w:tcPr>
                <w:tcW w:w="7512" w:type="dxa"/>
              </w:tcPr>
            </w:tcPrChange>
          </w:tcPr>
          <w:p w14:paraId="5BE4C561"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8454" w:author="김은수" w:date="2026-10-01T12:05:00Z" w16du:dateUtc="2026-10-01T03:05:00Z"/>
              </w:rPr>
            </w:pPr>
            <w:ins w:id="8455" w:author="김은수" w:date="2026-10-01T12:05:00Z" w16du:dateUtc="2026-10-01T03:05:00Z">
              <w:r>
                <w:t>연결 중에는 단절 카운터가 0으로 초기화된다. 미연결 누적값이 180000을 초과하는 분기에서 종료가 요청되어야 한다. 다른 종료 원인은 각 조건으로 구분되어야 한다.</w:t>
              </w:r>
            </w:ins>
          </w:p>
        </w:tc>
      </w:tr>
    </w:tbl>
    <w:p w14:paraId="0F340D5E" w14:textId="77777777" w:rsidR="00084C76" w:rsidRDefault="00084C76">
      <w:pPr>
        <w:pStyle w:val="TDC40"/>
        <w:spacing w:after="0"/>
        <w:rPr>
          <w:ins w:id="8456" w:author="김은수" w:date="2026-10-01T12:05:00Z" w16du:dateUtc="2026-10-01T03:05:00Z"/>
        </w:rPr>
        <w:pPrChange w:id="8457" w:author="김은수" w:date="2026-10-01T03:22:00Z">
          <w:pPr>
            <w:pStyle w:val="TDC40"/>
          </w:pPr>
        </w:pPrChange>
      </w:pPr>
    </w:p>
    <w:p w14:paraId="5AF1871E" w14:textId="77777777" w:rsidR="00697371" w:rsidRPr="00E00010" w:rsidRDefault="00220104">
      <w:pPr>
        <w:pStyle w:val="TDC43"/>
        <w:rPr>
          <w:ins w:id="8458" w:author="김은수" w:date="2026-09-30T15:44:00Z" w16du:dateUtc="2026-09-30T06:44:00Z"/>
        </w:rPr>
        <w:pPrChange w:id="8459" w:author="김은수" w:date="2026-10-01T01:11:00Z">
          <w:pPr>
            <w:keepLines/>
            <w:widowControl/>
            <w:snapToGrid w:val="0"/>
            <w:spacing w:after="180" w:line="300" w:lineRule="auto"/>
            <w:ind w:left="1245"/>
            <w:jc w:val="left"/>
          </w:pPr>
        </w:pPrChange>
      </w:pPr>
      <w:ins w:id="8460" w:author="김은수" w:date="2026-09-30T15:44:00Z" w16du:dateUtc="2026-09-30T06:44:00Z">
        <w:r>
          <w:rPr>
            <w:b/>
            <w:bCs/>
            <w:rPrChange w:id="8461" w:author="김은수" w:date="2026-10-01T01:11:00Z">
              <w:rPr>
                <w:b/>
                <w:bCs/>
                <w:sz w:val="22"/>
              </w:rPr>
            </w:rPrChange>
          </w:rPr>
          <w:t xml:space="preserve">흐름 참고 : </w:t>
        </w:r>
        <w:r>
          <w:rPr>
            <w:rPrChange w:id="8462" w:author="김은수" w:date="2026-10-01T01:11:00Z">
              <w:rPr>
                <w:sz w:val="22"/>
              </w:rPr>
            </w:rPrChange>
          </w:rPr>
          <w:t>저배터리/길게 누름 종료는 1회 시작한다. 연결 계수는 정상 반복 주기에서 갱신한다. 세부 전원 출력 조건은 본문에 정의한다.</w:t>
        </w:r>
      </w:ins>
    </w:p>
    <w:p w14:paraId="7ED97E09" w14:textId="77777777" w:rsidR="00BA1805" w:rsidRPr="00E00010" w:rsidRDefault="00BA1805">
      <w:pPr>
        <w:pStyle w:val="TDC44"/>
        <w:pageBreakBefore/>
        <w:rPr>
          <w:ins w:id="8463" w:author="김은수" w:date="2026-09-30T15:44:00Z" w16du:dateUtc="2026-09-30T06:44:00Z"/>
        </w:rPr>
        <w:pPrChange w:id="8464" w:author="김은수" w:date="2026-10-01T01:11:00Z">
          <w:pPr>
            <w:keepNext/>
            <w:keepLines/>
            <w:pageBreakBefore/>
            <w:widowControl/>
            <w:snapToGrid w:val="0"/>
            <w:spacing w:after="100" w:line="240" w:lineRule="auto"/>
            <w:jc w:val="center"/>
          </w:pPr>
        </w:pPrChange>
      </w:pPr>
      <w:ins w:id="8465" w:author="김은수" w:date="2026-09-30T15:44:00Z" w16du:dateUtc="2026-09-30T06:44:00Z">
        <w:r w:rsidRPr="00E00010">
          <w:rPr>
            <w:noProof/>
          </w:rPr>
          <w:lastRenderedPageBreak/>
          <w:drawing>
            <wp:inline distT="0" distB="0" distL="0" distR="0" wp14:anchorId="3E4EBC4E" wp14:editId="0010EAF7">
              <wp:extent cx="4320000" cy="4911300"/>
              <wp:effectExtent l="0" t="0" r="0" b="0"/>
              <wp:docPr id="1012" name="Flow CM3-007" descr="SU-ID-CM3-007 전원 및 자동 절전 조건 설계 순서도">
                <a:extLst xmlns:a="http://schemas.openxmlformats.org/drawingml/2006/main">
                  <a:ext uri="{FF2B5EF4-FFF2-40B4-BE49-F238E27FC236}">
                    <a16:creationId xmlns:a16="http://schemas.microsoft.com/office/drawing/2014/main" id="{E8B69799-F488-0C76-6806-D41022ABA04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그림 256" descr="스크린샷, 어둠, 블랙, 밤이(가) 표시된 사진&#10;&#10;자동 생성된 설명">
                        <a:extLst>
                          <a:ext uri="{FF2B5EF4-FFF2-40B4-BE49-F238E27FC236}">
                            <a16:creationId xmlns:a16="http://schemas.microsoft.com/office/drawing/2014/main" id="{E8B69799-F488-0C76-6806-D41022ABA043}"/>
                          </a:ext>
                        </a:extLst>
                      </pic:cNvPr>
                      <pic:cNvPicPr>
                        <a:picLocks noChangeAspect="1"/>
                      </pic:cNvPicPr>
                    </pic:nvPicPr>
                    <pic:blipFill>
                      <a:blip r:embed="rId44"/>
                      <a:stretch>
                        <a:fillRect/>
                      </a:stretch>
                    </pic:blipFill>
                    <pic:spPr>
                      <a:xfrm>
                        <a:off x="0" y="0"/>
                        <a:ext cx="4320000" cy="4911300"/>
                      </a:xfrm>
                      <a:prstGeom prst="rect">
                        <a:avLst/>
                      </a:prstGeom>
                    </pic:spPr>
                  </pic:pic>
                </a:graphicData>
              </a:graphic>
            </wp:inline>
          </w:drawing>
        </w:r>
      </w:ins>
    </w:p>
    <w:p w14:paraId="78C50DEF" w14:textId="77777777" w:rsidR="00697371" w:rsidRPr="00E00010" w:rsidRDefault="00220104">
      <w:pPr>
        <w:pStyle w:val="TDC45"/>
        <w:rPr>
          <w:ins w:id="8466" w:author="김은수" w:date="2026-09-30T15:44:00Z" w16du:dateUtc="2026-09-30T06:44:00Z"/>
        </w:rPr>
        <w:pPrChange w:id="8467" w:author="김은수" w:date="2026-10-01T01:11:00Z">
          <w:pPr>
            <w:keepLines/>
            <w:widowControl/>
            <w:snapToGrid w:val="0"/>
            <w:spacing w:after="180" w:line="276" w:lineRule="auto"/>
            <w:jc w:val="center"/>
          </w:pPr>
        </w:pPrChange>
      </w:pPr>
      <w:ins w:id="8468" w:author="김은수" w:date="2026-09-30T15:44:00Z" w16du:dateUtc="2026-09-30T06:44:00Z">
        <w:r w:rsidRPr="00E00010">
          <w:t>그림 20. SU-ID-CM3-007 전원 및 자동 절전 조건 순서도</w:t>
        </w:r>
      </w:ins>
    </w:p>
    <w:p w14:paraId="3AB494F7" w14:textId="77777777" w:rsidR="000C626C" w:rsidRDefault="000C626C">
      <w:pPr>
        <w:pStyle w:val="TDC40"/>
        <w:rPr>
          <w:ins w:id="8469" w:author="김은수" w:date="2026-10-01T05:08:00Z"/>
        </w:rPr>
      </w:pPr>
    </w:p>
    <w:p w14:paraId="3CC3AD69" w14:textId="77777777" w:rsidR="00697371" w:rsidRPr="00E00010" w:rsidRDefault="00220104">
      <w:pPr>
        <w:pStyle w:val="TDC4"/>
        <w:rPr>
          <w:ins w:id="8470" w:author="김은수" w:date="2026-09-30T15:44:00Z" w16du:dateUtc="2026-09-30T06:44:00Z"/>
        </w:rPr>
        <w:pPrChange w:id="8471" w:author="김은수" w:date="2026-10-01T01:11:00Z">
          <w:pPr>
            <w:pStyle w:val="4"/>
            <w:numPr>
              <w:ilvl w:val="3"/>
              <w:numId w:val="7"/>
            </w:numPr>
            <w:tabs>
              <w:tab w:val="num" w:pos="1134"/>
            </w:tabs>
            <w:ind w:left="1200" w:hanging="400"/>
          </w:pPr>
        </w:pPrChange>
      </w:pPr>
      <w:ins w:id="8472" w:author="김은수" w:date="2026-09-30T15:44:00Z" w16du:dateUtc="2026-09-30T06:44:00Z">
        <w:r>
          <w:t>SU-ID-CM3-008, QCC 동작 및 내부기 상태 통보</w:t>
        </w:r>
      </w:ins>
    </w:p>
    <w:p w14:paraId="39E05B47" w14:textId="77777777" w:rsidR="00084C76" w:rsidRDefault="00084C76">
      <w:pPr>
        <w:pStyle w:val="TDC40"/>
        <w:keepNext/>
        <w:rPr>
          <w:ins w:id="8473" w:author="김은수" w:date="2026-10-01T12:05:00Z" w16du:dateUtc="2026-10-01T03:05:00Z"/>
        </w:rPr>
        <w:pPrChange w:id="8474" w:author="김은수" w:date="2026-10-01T03:22:00Z">
          <w:pPr>
            <w:pStyle w:val="TDC40"/>
          </w:pPr>
        </w:pPrChange>
      </w:pPr>
      <w:ins w:id="8475" w:author="김은수" w:date="2026-10-01T12:05:00Z" w16du:dateUtc="2026-10-01T03:05:00Z">
        <w:r>
          <w:t>두 프로세서가 동작 및 연결 상태를 동일하게 인식하도록 제어 신호를 전달한다.</w:t>
        </w:r>
      </w:ins>
    </w:p>
    <w:p w14:paraId="6F1A8D3B" w14:textId="77777777" w:rsidR="00084C76" w:rsidRDefault="00084C76">
      <w:pPr>
        <w:pStyle w:val="TDC42"/>
        <w:rPr>
          <w:ins w:id="8476" w:author="김은수" w:date="2026-10-01T12:05:00Z" w16du:dateUtc="2026-10-01T03:05:00Z"/>
        </w:rPr>
      </w:pPr>
      <w:ins w:id="8477" w:author="김은수" w:date="2026-10-01T12:05:00Z" w16du:dateUtc="2026-10-01T03:05:00Z">
        <w:r>
          <w:t xml:space="preserve">표 </w:t>
        </w:r>
        <w:r>
          <w:fldChar w:fldCharType="begin"/>
        </w:r>
        <w:r>
          <w:instrText>SEQ 표 \* ARABIC</w:instrText>
        </w:r>
        <w:r>
          <w:fldChar w:fldCharType="separate"/>
        </w:r>
        <w:r>
          <w:t>107</w:t>
        </w:r>
        <w:r>
          <w:fldChar w:fldCharType="end"/>
        </w:r>
        <w:r>
          <w:t>. QCC 동작 및 내부기 상태 통보 / 유닛 설계 내용</w:t>
        </w:r>
      </w:ins>
    </w:p>
    <w:tbl>
      <w:tblPr>
        <w:tblStyle w:val="TDC41"/>
        <w:tblW w:w="8816" w:type="dxa"/>
        <w:tblLayout w:type="fixed"/>
        <w:tblLook w:val="04A0" w:firstRow="1" w:lastRow="0" w:firstColumn="1" w:lastColumn="0" w:noHBand="0" w:noVBand="1"/>
        <w:tblPrChange w:id="8478"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8479">
          <w:tblGrid>
            <w:gridCol w:w="360"/>
            <w:gridCol w:w="360"/>
            <w:gridCol w:w="584"/>
            <w:gridCol w:w="7512"/>
          </w:tblGrid>
        </w:tblGridChange>
      </w:tblGrid>
      <w:tr w:rsidR="00084C76" w14:paraId="5B7ECC20" w14:textId="77777777" w:rsidTr="00F52CB4">
        <w:trPr>
          <w:cnfStyle w:val="100000000000" w:firstRow="1" w:lastRow="0" w:firstColumn="0" w:lastColumn="0" w:oddVBand="0" w:evenVBand="0" w:oddHBand="0" w:evenHBand="0" w:firstRowFirstColumn="0" w:firstRowLastColumn="0" w:lastRowFirstColumn="0" w:lastRowLastColumn="0"/>
          <w:cantSplit/>
          <w:tblHeader/>
          <w:ins w:id="8480" w:author="김은수" w:date="2026-10-01T12:05:00Z"/>
          <w:trPrChange w:id="8481"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8482" w:author="김은수" w:date="2026-10-01T03:22:00Z">
              <w:tcPr>
                <w:tcW w:w="1304" w:type="dxa"/>
              </w:tcPr>
            </w:tcPrChange>
          </w:tcPr>
          <w:p w14:paraId="68A8F37D"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8483" w:author="김은수" w:date="2026-10-01T12:05:00Z" w16du:dateUtc="2026-10-01T03:05:00Z"/>
              </w:rPr>
            </w:pPr>
            <w:ins w:id="8484" w:author="김은수" w:date="2026-10-01T12:05:00Z" w16du:dateUtc="2026-10-01T03:05:00Z">
              <w:r>
                <w:t>항목</w:t>
              </w:r>
            </w:ins>
          </w:p>
        </w:tc>
        <w:tc>
          <w:tcPr>
            <w:tcW w:w="7512" w:type="dxa"/>
            <w:tcPrChange w:id="8485" w:author="김은수" w:date="2026-10-01T03:22:00Z">
              <w:tcPr>
                <w:tcW w:w="7512" w:type="dxa"/>
              </w:tcPr>
            </w:tcPrChange>
          </w:tcPr>
          <w:p w14:paraId="3491E158"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8486" w:author="김은수" w:date="2026-10-01T12:05:00Z" w16du:dateUtc="2026-10-01T03:05:00Z"/>
              </w:rPr>
            </w:pPr>
            <w:ins w:id="8487" w:author="김은수" w:date="2026-10-01T12:05:00Z" w16du:dateUtc="2026-10-01T03:05:00Z">
              <w:r>
                <w:t>설계 내용</w:t>
              </w:r>
            </w:ins>
          </w:p>
        </w:tc>
      </w:tr>
      <w:tr w:rsidR="00084C76" w14:paraId="25C0140B" w14:textId="77777777" w:rsidTr="00F52CB4">
        <w:trPr>
          <w:cantSplit/>
          <w:ins w:id="8488" w:author="김은수" w:date="2026-10-01T12:05:00Z"/>
          <w:trPrChange w:id="8489"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8490" w:author="김은수" w:date="2026-10-01T03:22:00Z">
              <w:tcPr>
                <w:tcW w:w="1304" w:type="dxa"/>
              </w:tcPr>
            </w:tcPrChange>
          </w:tcPr>
          <w:p w14:paraId="2A69DBB1" w14:textId="77777777" w:rsidR="00084C76" w:rsidRDefault="00084C76">
            <w:pPr>
              <w:pStyle w:val="TDCe"/>
              <w:rPr>
                <w:ins w:id="8491" w:author="김은수" w:date="2026-10-01T12:05:00Z" w16du:dateUtc="2026-10-01T03:05:00Z"/>
              </w:rPr>
            </w:pPr>
            <w:ins w:id="8492" w:author="김은수" w:date="2026-10-01T12:05:00Z" w16du:dateUtc="2026-10-01T03:05:00Z">
              <w:r>
                <w:t>입력</w:t>
              </w:r>
            </w:ins>
          </w:p>
        </w:tc>
        <w:tc>
          <w:tcPr>
            <w:tcW w:w="7512" w:type="dxa"/>
            <w:tcPrChange w:id="8493" w:author="김은수" w:date="2026-10-01T03:22:00Z">
              <w:tcPr>
                <w:tcW w:w="7512" w:type="dxa"/>
              </w:tcPr>
            </w:tcPrChange>
          </w:tcPr>
          <w:p w14:paraId="3A1DD6A4"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8494" w:author="김은수" w:date="2026-10-01T12:05:00Z" w16du:dateUtc="2026-10-01T03:05:00Z"/>
              </w:rPr>
            </w:pPr>
            <w:ins w:id="8495" w:author="김은수" w:date="2026-10-01T12:05:00Z" w16du:dateUtc="2026-10-01T03:05:00Z">
              <w:r>
                <w:t>QCC 정상/종료 요청, 내부기 연결/미연결 상태</w:t>
              </w:r>
            </w:ins>
          </w:p>
        </w:tc>
      </w:tr>
      <w:tr w:rsidR="00084C76" w14:paraId="7D08ED6C" w14:textId="77777777" w:rsidTr="00F52CB4">
        <w:trPr>
          <w:cantSplit/>
          <w:ins w:id="8496" w:author="김은수" w:date="2026-10-01T12:05:00Z"/>
          <w:trPrChange w:id="8497"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8498" w:author="김은수" w:date="2026-10-01T03:22:00Z">
              <w:tcPr>
                <w:tcW w:w="1304" w:type="dxa"/>
              </w:tcPr>
            </w:tcPrChange>
          </w:tcPr>
          <w:p w14:paraId="54CDA1E4" w14:textId="77777777" w:rsidR="00084C76" w:rsidRDefault="00084C76">
            <w:pPr>
              <w:pStyle w:val="TDCe"/>
              <w:rPr>
                <w:ins w:id="8499" w:author="김은수" w:date="2026-10-01T12:05:00Z" w16du:dateUtc="2026-10-01T03:05:00Z"/>
              </w:rPr>
            </w:pPr>
            <w:ins w:id="8500" w:author="김은수" w:date="2026-10-01T12:05:00Z" w16du:dateUtc="2026-10-01T03:05:00Z">
              <w:r>
                <w:t>출력</w:t>
              </w:r>
            </w:ins>
          </w:p>
        </w:tc>
        <w:tc>
          <w:tcPr>
            <w:tcW w:w="7512" w:type="dxa"/>
            <w:tcPrChange w:id="8501" w:author="김은수" w:date="2026-10-01T03:22:00Z">
              <w:tcPr>
                <w:tcW w:w="7512" w:type="dxa"/>
              </w:tcPr>
            </w:tcPrChange>
          </w:tcPr>
          <w:p w14:paraId="6FC894FF"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8502" w:author="김은수" w:date="2026-10-01T12:05:00Z" w16du:dateUtc="2026-10-01T03:05:00Z"/>
              </w:rPr>
            </w:pPr>
            <w:ins w:id="8503" w:author="김은수" w:date="2026-10-01T12:05:00Z" w16du:dateUtc="2026-10-01T03:05:00Z">
              <w:r>
                <w:t>QCC_CTRL/ISD_CHECK 핀 상태</w:t>
              </w:r>
            </w:ins>
          </w:p>
        </w:tc>
      </w:tr>
      <w:tr w:rsidR="00084C76" w14:paraId="502DE560" w14:textId="77777777" w:rsidTr="00F52CB4">
        <w:trPr>
          <w:cantSplit/>
          <w:ins w:id="8504" w:author="김은수" w:date="2026-10-01T12:05:00Z"/>
          <w:trPrChange w:id="8505"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8506" w:author="김은수" w:date="2026-10-01T03:22:00Z">
              <w:tcPr>
                <w:tcW w:w="1304" w:type="dxa"/>
              </w:tcPr>
            </w:tcPrChange>
          </w:tcPr>
          <w:p w14:paraId="5A8952ED" w14:textId="77777777" w:rsidR="00084C76" w:rsidRDefault="00084C76">
            <w:pPr>
              <w:pStyle w:val="TDCe"/>
              <w:rPr>
                <w:ins w:id="8507" w:author="김은수" w:date="2026-10-01T12:05:00Z" w16du:dateUtc="2026-10-01T03:05:00Z"/>
              </w:rPr>
            </w:pPr>
            <w:ins w:id="8508" w:author="김은수" w:date="2026-10-01T12:05:00Z" w16du:dateUtc="2026-10-01T03:05:00Z">
              <w:r>
                <w:lastRenderedPageBreak/>
                <w:t>처리</w:t>
              </w:r>
            </w:ins>
          </w:p>
        </w:tc>
        <w:tc>
          <w:tcPr>
            <w:tcW w:w="7512" w:type="dxa"/>
            <w:tcPrChange w:id="8509" w:author="김은수" w:date="2026-10-01T03:22:00Z">
              <w:tcPr>
                <w:tcW w:w="7512" w:type="dxa"/>
              </w:tcPr>
            </w:tcPrChange>
          </w:tcPr>
          <w:p w14:paraId="613F3054"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8510" w:author="김은수" w:date="2026-10-01T12:05:00Z" w16du:dateUtc="2026-10-01T03:05:00Z"/>
              </w:rPr>
            </w:pPr>
            <w:ins w:id="8511" w:author="김은수" w:date="2026-10-01T12:05:00Z" w16du:dateUtc="2026-10-01T03:05:00Z">
              <w:r>
                <w:t>정상 요청이면 QCC_CTRL을 High로, 종료 또는 미정 값이면 Low로 설정한다. 내부기 연결이 확정된 때만 ISD_CHECK를 High로 설정하고 나머지는 Low로 설정한다.</w:t>
              </w:r>
            </w:ins>
          </w:p>
        </w:tc>
      </w:tr>
    </w:tbl>
    <w:p w14:paraId="0BC56C12" w14:textId="77777777" w:rsidR="00084C76" w:rsidRDefault="00084C76">
      <w:pPr>
        <w:pStyle w:val="TDC40"/>
        <w:spacing w:after="0"/>
        <w:rPr>
          <w:ins w:id="8512" w:author="김은수" w:date="2026-10-01T12:05:00Z" w16du:dateUtc="2026-10-01T03:05:00Z"/>
        </w:rPr>
        <w:pPrChange w:id="8513" w:author="김은수" w:date="2026-10-01T03:22:00Z">
          <w:pPr>
            <w:pStyle w:val="TDC40"/>
          </w:pPr>
        </w:pPrChange>
      </w:pPr>
    </w:p>
    <w:p w14:paraId="2FCF9A00" w14:textId="77777777" w:rsidR="00084C76" w:rsidRDefault="00084C76">
      <w:pPr>
        <w:pStyle w:val="TDC42"/>
        <w:rPr>
          <w:ins w:id="8514" w:author="김은수" w:date="2026-10-01T12:05:00Z" w16du:dateUtc="2026-10-01T03:05:00Z"/>
        </w:rPr>
      </w:pPr>
      <w:ins w:id="8515" w:author="김은수" w:date="2026-10-01T12:05:00Z" w16du:dateUtc="2026-10-01T03:05:00Z">
        <w:r>
          <w:t xml:space="preserve">표 </w:t>
        </w:r>
        <w:r>
          <w:fldChar w:fldCharType="begin"/>
        </w:r>
        <w:r>
          <w:instrText>SEQ 표 \* ARABIC</w:instrText>
        </w:r>
        <w:r>
          <w:fldChar w:fldCharType="separate"/>
        </w:r>
        <w:r>
          <w:t>108</w:t>
        </w:r>
        <w:r>
          <w:fldChar w:fldCharType="end"/>
        </w:r>
        <w:r>
          <w:t>. QCC 동작 및 내부기 상태 통보 / 구현 조건</w:t>
        </w:r>
      </w:ins>
    </w:p>
    <w:tbl>
      <w:tblPr>
        <w:tblStyle w:val="TDC41"/>
        <w:tblW w:w="8816" w:type="dxa"/>
        <w:tblLayout w:type="fixed"/>
        <w:tblLook w:val="04A0" w:firstRow="1" w:lastRow="0" w:firstColumn="1" w:lastColumn="0" w:noHBand="0" w:noVBand="1"/>
        <w:tblPrChange w:id="8516"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8517">
          <w:tblGrid>
            <w:gridCol w:w="360"/>
            <w:gridCol w:w="360"/>
            <w:gridCol w:w="584"/>
            <w:gridCol w:w="7512"/>
          </w:tblGrid>
        </w:tblGridChange>
      </w:tblGrid>
      <w:tr w:rsidR="00084C76" w14:paraId="5434FFFB" w14:textId="77777777" w:rsidTr="00F52CB4">
        <w:trPr>
          <w:cnfStyle w:val="100000000000" w:firstRow="1" w:lastRow="0" w:firstColumn="0" w:lastColumn="0" w:oddVBand="0" w:evenVBand="0" w:oddHBand="0" w:evenHBand="0" w:firstRowFirstColumn="0" w:firstRowLastColumn="0" w:lastRowFirstColumn="0" w:lastRowLastColumn="0"/>
          <w:cantSplit/>
          <w:tblHeader/>
          <w:ins w:id="8518" w:author="김은수" w:date="2026-10-01T12:05:00Z"/>
          <w:trPrChange w:id="8519"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8520" w:author="김은수" w:date="2026-10-01T03:22:00Z">
              <w:tcPr>
                <w:tcW w:w="1304" w:type="dxa"/>
              </w:tcPr>
            </w:tcPrChange>
          </w:tcPr>
          <w:p w14:paraId="4A53B2F6"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8521" w:author="김은수" w:date="2026-10-01T12:05:00Z" w16du:dateUtc="2026-10-01T03:05:00Z"/>
              </w:rPr>
            </w:pPr>
            <w:ins w:id="8522" w:author="김은수" w:date="2026-10-01T12:05:00Z" w16du:dateUtc="2026-10-01T03:05:00Z">
              <w:r>
                <w:t>구분</w:t>
              </w:r>
            </w:ins>
          </w:p>
        </w:tc>
        <w:tc>
          <w:tcPr>
            <w:tcW w:w="7512" w:type="dxa"/>
            <w:tcPrChange w:id="8523" w:author="김은수" w:date="2026-10-01T03:22:00Z">
              <w:tcPr>
                <w:tcW w:w="7512" w:type="dxa"/>
              </w:tcPr>
            </w:tcPrChange>
          </w:tcPr>
          <w:p w14:paraId="080573B8"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8524" w:author="김은수" w:date="2026-10-01T12:05:00Z" w16du:dateUtc="2026-10-01T03:05:00Z"/>
              </w:rPr>
            </w:pPr>
            <w:ins w:id="8525" w:author="김은수" w:date="2026-10-01T12:05:00Z" w16du:dateUtc="2026-10-01T03:05:00Z">
              <w:r>
                <w:t>구현 조건</w:t>
              </w:r>
            </w:ins>
          </w:p>
        </w:tc>
      </w:tr>
      <w:tr w:rsidR="00084C76" w14:paraId="7524CA1B" w14:textId="77777777" w:rsidTr="00F52CB4">
        <w:trPr>
          <w:cantSplit/>
          <w:ins w:id="8526" w:author="김은수" w:date="2026-10-01T12:05:00Z"/>
          <w:trPrChange w:id="8527"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8528" w:author="김은수" w:date="2026-10-01T03:22:00Z">
              <w:tcPr>
                <w:tcW w:w="1304" w:type="dxa"/>
              </w:tcPr>
            </w:tcPrChange>
          </w:tcPr>
          <w:p w14:paraId="104D2B7C" w14:textId="77777777" w:rsidR="00084C76" w:rsidRDefault="00084C76">
            <w:pPr>
              <w:pStyle w:val="TDCe"/>
              <w:rPr>
                <w:ins w:id="8529" w:author="김은수" w:date="2026-10-01T12:05:00Z" w16du:dateUtc="2026-10-01T03:05:00Z"/>
              </w:rPr>
            </w:pPr>
            <w:ins w:id="8530" w:author="김은수" w:date="2026-10-01T12:05:00Z" w16du:dateUtc="2026-10-01T03:05:00Z">
              <w:r>
                <w:t>관련 함수</w:t>
              </w:r>
            </w:ins>
          </w:p>
        </w:tc>
        <w:tc>
          <w:tcPr>
            <w:tcW w:w="7512" w:type="dxa"/>
            <w:tcPrChange w:id="8531" w:author="김은수" w:date="2026-10-01T03:22:00Z">
              <w:tcPr>
                <w:tcW w:w="7512" w:type="dxa"/>
              </w:tcPr>
            </w:tcPrChange>
          </w:tcPr>
          <w:p w14:paraId="7B89EBB7" w14:textId="77777777" w:rsidR="00084C76" w:rsidRPr="00E00010" w:rsidRDefault="00084C76">
            <w:pPr>
              <w:pStyle w:val="TDCf"/>
              <w:cnfStyle w:val="000000000000" w:firstRow="0" w:lastRow="0" w:firstColumn="0" w:lastColumn="0" w:oddVBand="0" w:evenVBand="0" w:oddHBand="0" w:evenHBand="0" w:firstRowFirstColumn="0" w:firstRowLastColumn="0" w:lastRowFirstColumn="0" w:lastRowLastColumn="0"/>
              <w:rPr>
                <w:ins w:id="8532" w:author="김은수" w:date="2026-10-01T12:05:00Z" w16du:dateUtc="2026-10-01T03:05:00Z"/>
                <w:lang w:val="en-US"/>
                <w:rPrChange w:id="8533" w:author="김은수" w:date="2026-10-01T13:46:00Z" w16du:dateUtc="2026-10-01T04:46:00Z">
                  <w:rPr>
                    <w:ins w:id="8534" w:author="김은수" w:date="2026-10-01T12:05:00Z" w16du:dateUtc="2026-10-01T03:05:00Z"/>
                  </w:rPr>
                </w:rPrChange>
              </w:rPr>
            </w:pPr>
            <w:ins w:id="8535" w:author="김은수" w:date="2026-10-01T12:05:00Z" w16du:dateUtc="2026-10-01T03:05:00Z">
              <w:r w:rsidRPr="00E00010">
                <w:rPr>
                  <w:lang w:val="en-US"/>
                  <w:rPrChange w:id="8536" w:author="김은수" w:date="2026-10-01T13:46:00Z" w16du:dateUtc="2026-10-01T04:46:00Z">
                    <w:rPr/>
                  </w:rPrChange>
                </w:rPr>
                <w:t>NRF_On_OFF, NRF_Off_Command, NRF_On_Command, snd_qcc_set_mode / snd_qcc_set_isd</w:t>
              </w:r>
            </w:ins>
          </w:p>
        </w:tc>
      </w:tr>
    </w:tbl>
    <w:p w14:paraId="1F6A6D1D" w14:textId="77777777" w:rsidR="00084C76" w:rsidRPr="00E00010" w:rsidRDefault="00084C76">
      <w:pPr>
        <w:pStyle w:val="TDC40"/>
        <w:spacing w:after="0"/>
        <w:rPr>
          <w:ins w:id="8537" w:author="김은수" w:date="2026-10-01T12:05:00Z" w16du:dateUtc="2026-10-01T03:05:00Z"/>
          <w:lang w:val="en-US"/>
          <w:rPrChange w:id="8538" w:author="김은수" w:date="2026-10-01T13:46:00Z" w16du:dateUtc="2026-10-01T04:46:00Z">
            <w:rPr>
              <w:ins w:id="8539" w:author="김은수" w:date="2026-10-01T12:05:00Z" w16du:dateUtc="2026-10-01T03:05:00Z"/>
            </w:rPr>
          </w:rPrChange>
        </w:rPr>
        <w:pPrChange w:id="8540" w:author="김은수" w:date="2026-10-01T03:22:00Z">
          <w:pPr>
            <w:pStyle w:val="TDC40"/>
          </w:pPr>
        </w:pPrChange>
      </w:pPr>
    </w:p>
    <w:p w14:paraId="50E8BC63" w14:textId="77777777" w:rsidR="00084C76" w:rsidRDefault="00084C76">
      <w:pPr>
        <w:pStyle w:val="TDC43"/>
        <w:rPr>
          <w:ins w:id="8541" w:author="김은수" w:date="2026-10-01T12:05:00Z" w16du:dateUtc="2026-10-01T03:05:00Z"/>
        </w:rPr>
      </w:pPr>
      <w:ins w:id="8542" w:author="김은수" w:date="2026-10-01T12:05:00Z" w16du:dateUtc="2026-10-01T03:05:00Z">
        <w:r>
          <w:t>입출력 예 : QCC_CTRL은 정상 모드에서만 High이며 종료/그 밖의 모드는 Low이다. ISD_CHECK는 내부기 연결 상태에서만 High이고 그 밖의 상태는 Low이다.</w:t>
        </w:r>
      </w:ins>
    </w:p>
    <w:p w14:paraId="0B900D6A" w14:textId="77777777" w:rsidR="000C626C" w:rsidRDefault="000C626C">
      <w:pPr>
        <w:pStyle w:val="TDC40"/>
        <w:rPr>
          <w:ins w:id="8543" w:author="김은수" w:date="2026-10-01T05:08:00Z"/>
        </w:rPr>
      </w:pPr>
    </w:p>
    <w:p w14:paraId="305F611E" w14:textId="77777777" w:rsidR="00697371" w:rsidRPr="00E00010" w:rsidRDefault="00220104">
      <w:pPr>
        <w:pStyle w:val="TDC4"/>
        <w:rPr>
          <w:ins w:id="8544" w:author="김은수" w:date="2026-09-30T15:44:00Z" w16du:dateUtc="2026-09-30T06:44:00Z"/>
        </w:rPr>
        <w:pPrChange w:id="8545" w:author="김은수" w:date="2026-10-01T01:11:00Z">
          <w:pPr>
            <w:pStyle w:val="4"/>
            <w:numPr>
              <w:ilvl w:val="3"/>
              <w:numId w:val="7"/>
            </w:numPr>
            <w:tabs>
              <w:tab w:val="num" w:pos="1134"/>
            </w:tabs>
            <w:ind w:left="1200" w:hanging="400"/>
          </w:pPr>
        </w:pPrChange>
      </w:pPr>
      <w:ins w:id="8546" w:author="김은수" w:date="2026-09-30T15:44:00Z" w16du:dateUtc="2026-09-30T06:44:00Z">
        <w:r>
          <w:t>SU-ID-CM3-009, 터치 상태와 길게 누름 판정</w:t>
        </w:r>
      </w:ins>
    </w:p>
    <w:p w14:paraId="561D8BEC" w14:textId="77777777" w:rsidR="00084C76" w:rsidRDefault="00084C76">
      <w:pPr>
        <w:pStyle w:val="TDC40"/>
        <w:keepNext/>
        <w:rPr>
          <w:ins w:id="8547" w:author="김은수" w:date="2026-10-01T12:05:00Z" w16du:dateUtc="2026-10-01T03:05:00Z"/>
        </w:rPr>
        <w:pPrChange w:id="8548" w:author="김은수" w:date="2026-10-01T03:22:00Z">
          <w:pPr>
            <w:pStyle w:val="TDC40"/>
          </w:pPr>
        </w:pPrChange>
      </w:pPr>
      <w:ins w:id="8549" w:author="김은수" w:date="2026-10-01T12:05:00Z" w16du:dateUtc="2026-10-01T03:05:00Z">
        <w:r>
          <w:t>잡음과 센서 준비 구간을 일반 사용자 조작과 구분한다.</w:t>
        </w:r>
      </w:ins>
    </w:p>
    <w:p w14:paraId="468DB646" w14:textId="77777777" w:rsidR="00084C76" w:rsidRDefault="00084C76">
      <w:pPr>
        <w:pStyle w:val="TDC42"/>
        <w:rPr>
          <w:ins w:id="8550" w:author="김은수" w:date="2026-10-01T12:05:00Z" w16du:dateUtc="2026-10-01T03:05:00Z"/>
        </w:rPr>
      </w:pPr>
      <w:ins w:id="8551" w:author="김은수" w:date="2026-10-01T12:05:00Z" w16du:dateUtc="2026-10-01T03:05:00Z">
        <w:r>
          <w:t xml:space="preserve">표 </w:t>
        </w:r>
        <w:r>
          <w:fldChar w:fldCharType="begin"/>
        </w:r>
        <w:r>
          <w:instrText>SEQ 표 \* ARABIC</w:instrText>
        </w:r>
        <w:r>
          <w:fldChar w:fldCharType="separate"/>
        </w:r>
        <w:r>
          <w:t>109</w:t>
        </w:r>
        <w:r>
          <w:fldChar w:fldCharType="end"/>
        </w:r>
        <w:r>
          <w:t>. 터치 상태와 길게 누름 판정 / 유닛 설계 내용</w:t>
        </w:r>
      </w:ins>
    </w:p>
    <w:tbl>
      <w:tblPr>
        <w:tblStyle w:val="TDC41"/>
        <w:tblW w:w="8816" w:type="dxa"/>
        <w:tblLayout w:type="fixed"/>
        <w:tblLook w:val="04A0" w:firstRow="1" w:lastRow="0" w:firstColumn="1" w:lastColumn="0" w:noHBand="0" w:noVBand="1"/>
        <w:tblPrChange w:id="8552"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8553">
          <w:tblGrid>
            <w:gridCol w:w="360"/>
            <w:gridCol w:w="360"/>
            <w:gridCol w:w="584"/>
            <w:gridCol w:w="7512"/>
          </w:tblGrid>
        </w:tblGridChange>
      </w:tblGrid>
      <w:tr w:rsidR="00084C76" w14:paraId="3F8C63A9" w14:textId="77777777" w:rsidTr="00B810D4">
        <w:trPr>
          <w:cnfStyle w:val="100000000000" w:firstRow="1" w:lastRow="0" w:firstColumn="0" w:lastColumn="0" w:oddVBand="0" w:evenVBand="0" w:oddHBand="0" w:evenHBand="0" w:firstRowFirstColumn="0" w:firstRowLastColumn="0" w:lastRowFirstColumn="0" w:lastRowLastColumn="0"/>
          <w:cantSplit/>
          <w:tblHeader/>
          <w:ins w:id="8554" w:author="김은수" w:date="2026-10-01T12:05:00Z"/>
          <w:trPrChange w:id="8555"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8556" w:author="김은수" w:date="2026-10-01T03:22:00Z">
              <w:tcPr>
                <w:tcW w:w="1304" w:type="dxa"/>
              </w:tcPr>
            </w:tcPrChange>
          </w:tcPr>
          <w:p w14:paraId="45967797"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8557" w:author="김은수" w:date="2026-10-01T12:05:00Z" w16du:dateUtc="2026-10-01T03:05:00Z"/>
              </w:rPr>
            </w:pPr>
            <w:ins w:id="8558" w:author="김은수" w:date="2026-10-01T12:05:00Z" w16du:dateUtc="2026-10-01T03:05:00Z">
              <w:r>
                <w:t>항목</w:t>
              </w:r>
            </w:ins>
          </w:p>
        </w:tc>
        <w:tc>
          <w:tcPr>
            <w:tcW w:w="7512" w:type="dxa"/>
            <w:tcPrChange w:id="8559" w:author="김은수" w:date="2026-10-01T03:22:00Z">
              <w:tcPr>
                <w:tcW w:w="7512" w:type="dxa"/>
              </w:tcPr>
            </w:tcPrChange>
          </w:tcPr>
          <w:p w14:paraId="3876C5BB"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8560" w:author="김은수" w:date="2026-10-01T12:05:00Z" w16du:dateUtc="2026-10-01T03:05:00Z"/>
              </w:rPr>
            </w:pPr>
            <w:ins w:id="8561" w:author="김은수" w:date="2026-10-01T12:05:00Z" w16du:dateUtc="2026-10-01T03:05:00Z">
              <w:r>
                <w:t>설계 내용</w:t>
              </w:r>
            </w:ins>
          </w:p>
        </w:tc>
      </w:tr>
      <w:tr w:rsidR="00084C76" w14:paraId="460D4BFC" w14:textId="77777777" w:rsidTr="00B810D4">
        <w:trPr>
          <w:cantSplit/>
          <w:ins w:id="8562" w:author="김은수" w:date="2026-10-01T12:05:00Z"/>
          <w:trPrChange w:id="8563"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8564" w:author="김은수" w:date="2026-10-01T03:22:00Z">
              <w:tcPr>
                <w:tcW w:w="1304" w:type="dxa"/>
              </w:tcPr>
            </w:tcPrChange>
          </w:tcPr>
          <w:p w14:paraId="07D8243D" w14:textId="77777777" w:rsidR="00084C76" w:rsidRDefault="00084C76">
            <w:pPr>
              <w:pStyle w:val="TDCe"/>
              <w:rPr>
                <w:ins w:id="8565" w:author="김은수" w:date="2026-10-01T12:05:00Z" w16du:dateUtc="2026-10-01T03:05:00Z"/>
              </w:rPr>
            </w:pPr>
            <w:ins w:id="8566" w:author="김은수" w:date="2026-10-01T12:05:00Z" w16du:dateUtc="2026-10-01T03:05:00Z">
              <w:r>
                <w:t>입력</w:t>
              </w:r>
            </w:ins>
          </w:p>
        </w:tc>
        <w:tc>
          <w:tcPr>
            <w:tcW w:w="7512" w:type="dxa"/>
            <w:tcPrChange w:id="8567" w:author="김은수" w:date="2026-10-01T03:22:00Z">
              <w:tcPr>
                <w:tcW w:w="7512" w:type="dxa"/>
              </w:tcPr>
            </w:tcPrChange>
          </w:tcPr>
          <w:p w14:paraId="09F2E379"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8568" w:author="김은수" w:date="2026-10-01T12:05:00Z" w16du:dateUtc="2026-10-01T03:05:00Z"/>
              </w:rPr>
            </w:pPr>
            <w:ins w:id="8569" w:author="김은수" w:date="2026-10-01T12:05:00Z" w16du:dateUtc="2026-10-01T03:05:00Z">
              <w:r>
                <w:t>센서 읽기 성공/실패, 누름 상태, 시간, 초기화 상태</w:t>
              </w:r>
            </w:ins>
          </w:p>
        </w:tc>
      </w:tr>
      <w:tr w:rsidR="00084C76" w14:paraId="37D9908D" w14:textId="77777777" w:rsidTr="00B810D4">
        <w:trPr>
          <w:cantSplit/>
          <w:ins w:id="8570" w:author="김은수" w:date="2026-10-01T12:05:00Z"/>
          <w:trPrChange w:id="8571"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8572" w:author="김은수" w:date="2026-10-01T03:22:00Z">
              <w:tcPr>
                <w:tcW w:w="1304" w:type="dxa"/>
              </w:tcPr>
            </w:tcPrChange>
          </w:tcPr>
          <w:p w14:paraId="0728D0C7" w14:textId="77777777" w:rsidR="00084C76" w:rsidRDefault="00084C76">
            <w:pPr>
              <w:pStyle w:val="TDCe"/>
              <w:rPr>
                <w:ins w:id="8573" w:author="김은수" w:date="2026-10-01T12:05:00Z" w16du:dateUtc="2026-10-01T03:05:00Z"/>
              </w:rPr>
            </w:pPr>
            <w:ins w:id="8574" w:author="김은수" w:date="2026-10-01T12:05:00Z" w16du:dateUtc="2026-10-01T03:05:00Z">
              <w:r>
                <w:t>출력</w:t>
              </w:r>
            </w:ins>
          </w:p>
        </w:tc>
        <w:tc>
          <w:tcPr>
            <w:tcW w:w="7512" w:type="dxa"/>
            <w:tcPrChange w:id="8575" w:author="김은수" w:date="2026-10-01T03:22:00Z">
              <w:tcPr>
                <w:tcW w:w="7512" w:type="dxa"/>
              </w:tcPr>
            </w:tcPrChange>
          </w:tcPr>
          <w:p w14:paraId="43DE07AF"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8576" w:author="김은수" w:date="2026-10-01T12:05:00Z" w16du:dateUtc="2026-10-01T03:05:00Z"/>
              </w:rPr>
            </w:pPr>
            <w:ins w:id="8577" w:author="김은수" w:date="2026-10-01T12:05:00Z" w16du:dateUtc="2026-10-01T03:05:00Z">
              <w:r>
                <w:t>터치 상태, 길게 누름 이벤트, 복구 동작</w:t>
              </w:r>
            </w:ins>
          </w:p>
        </w:tc>
      </w:tr>
      <w:tr w:rsidR="00084C76" w14:paraId="18682E29" w14:textId="77777777" w:rsidTr="00B810D4">
        <w:trPr>
          <w:cantSplit/>
          <w:ins w:id="8578" w:author="김은수" w:date="2026-10-01T12:05:00Z"/>
          <w:trPrChange w:id="8579"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8580" w:author="김은수" w:date="2026-10-01T03:22:00Z">
              <w:tcPr>
                <w:tcW w:w="1304" w:type="dxa"/>
              </w:tcPr>
            </w:tcPrChange>
          </w:tcPr>
          <w:p w14:paraId="308B521B" w14:textId="77777777" w:rsidR="00084C76" w:rsidRDefault="00084C76">
            <w:pPr>
              <w:pStyle w:val="TDCe"/>
              <w:rPr>
                <w:ins w:id="8581" w:author="김은수" w:date="2026-10-01T12:05:00Z" w16du:dateUtc="2026-10-01T03:05:00Z"/>
              </w:rPr>
            </w:pPr>
            <w:ins w:id="8582" w:author="김은수" w:date="2026-10-01T12:05:00Z" w16du:dateUtc="2026-10-01T03:05:00Z">
              <w:r>
                <w:t>처리</w:t>
              </w:r>
            </w:ins>
          </w:p>
        </w:tc>
        <w:tc>
          <w:tcPr>
            <w:tcW w:w="7512" w:type="dxa"/>
            <w:tcPrChange w:id="8583" w:author="김은수" w:date="2026-10-01T03:22:00Z">
              <w:tcPr>
                <w:tcW w:w="7512" w:type="dxa"/>
              </w:tcPr>
            </w:tcPrChange>
          </w:tcPr>
          <w:p w14:paraId="6BD9AA53"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8584" w:author="김은수" w:date="2026-10-01T12:05:00Z" w16du:dateUtc="2026-10-01T03:05:00Z"/>
              </w:rPr>
            </w:pPr>
            <w:ins w:id="8585" w:author="김은수" w:date="2026-10-01T12:05:00Z" w16du:dateUtc="2026-10-01T03:05:00Z">
              <w:r>
                <w:t>초기 상태를 준비하고 부팅 중 터치를 무시한다. 읽기 실패 시 정해진 횟수 동안 직전 상태를 유지한다. 정상 입력에서는 길게 누름을 한 번만 알리고, 지속 고착은 재설정 단계로 처리한다.</w:t>
              </w:r>
            </w:ins>
          </w:p>
        </w:tc>
      </w:tr>
    </w:tbl>
    <w:p w14:paraId="6FBFA60C" w14:textId="77777777" w:rsidR="00084C76" w:rsidRDefault="00084C76">
      <w:pPr>
        <w:pStyle w:val="TDC40"/>
        <w:spacing w:after="0"/>
        <w:rPr>
          <w:ins w:id="8586" w:author="김은수" w:date="2026-10-01T12:05:00Z" w16du:dateUtc="2026-10-01T03:05:00Z"/>
        </w:rPr>
        <w:pPrChange w:id="8587" w:author="김은수" w:date="2026-10-01T03:22:00Z">
          <w:pPr>
            <w:pStyle w:val="TDC40"/>
          </w:pPr>
        </w:pPrChange>
      </w:pPr>
    </w:p>
    <w:p w14:paraId="2651FB52" w14:textId="77777777" w:rsidR="00084C76" w:rsidRDefault="00084C76">
      <w:pPr>
        <w:pStyle w:val="TDC42"/>
        <w:rPr>
          <w:ins w:id="8588" w:author="김은수" w:date="2026-10-01T12:05:00Z" w16du:dateUtc="2026-10-01T03:05:00Z"/>
        </w:rPr>
      </w:pPr>
      <w:ins w:id="8589" w:author="김은수" w:date="2026-10-01T12:05:00Z" w16du:dateUtc="2026-10-01T03:05:00Z">
        <w:r>
          <w:lastRenderedPageBreak/>
          <w:t xml:space="preserve">표 </w:t>
        </w:r>
        <w:r>
          <w:fldChar w:fldCharType="begin"/>
        </w:r>
        <w:r>
          <w:instrText>SEQ 표 \* ARABIC</w:instrText>
        </w:r>
        <w:r>
          <w:fldChar w:fldCharType="separate"/>
        </w:r>
        <w:r>
          <w:t>110</w:t>
        </w:r>
        <w:r>
          <w:fldChar w:fldCharType="end"/>
        </w:r>
        <w:r>
          <w:t>. 터치 상태와 길게 누름 판정 / 구현 조건</w:t>
        </w:r>
      </w:ins>
    </w:p>
    <w:tbl>
      <w:tblPr>
        <w:tblStyle w:val="TDC41"/>
        <w:tblW w:w="8816" w:type="dxa"/>
        <w:tblLayout w:type="fixed"/>
        <w:tblLook w:val="04A0" w:firstRow="1" w:lastRow="0" w:firstColumn="1" w:lastColumn="0" w:noHBand="0" w:noVBand="1"/>
        <w:tblPrChange w:id="8590"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8591">
          <w:tblGrid>
            <w:gridCol w:w="360"/>
            <w:gridCol w:w="360"/>
            <w:gridCol w:w="584"/>
            <w:gridCol w:w="7512"/>
          </w:tblGrid>
        </w:tblGridChange>
      </w:tblGrid>
      <w:tr w:rsidR="00084C76" w14:paraId="5C766FA4" w14:textId="77777777" w:rsidTr="00B810D4">
        <w:trPr>
          <w:cnfStyle w:val="100000000000" w:firstRow="1" w:lastRow="0" w:firstColumn="0" w:lastColumn="0" w:oddVBand="0" w:evenVBand="0" w:oddHBand="0" w:evenHBand="0" w:firstRowFirstColumn="0" w:firstRowLastColumn="0" w:lastRowFirstColumn="0" w:lastRowLastColumn="0"/>
          <w:cantSplit/>
          <w:tblHeader/>
          <w:ins w:id="8592" w:author="김은수" w:date="2026-10-01T12:05:00Z"/>
          <w:trPrChange w:id="8593"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8594" w:author="김은수" w:date="2026-10-01T03:22:00Z">
              <w:tcPr>
                <w:tcW w:w="1304" w:type="dxa"/>
              </w:tcPr>
            </w:tcPrChange>
          </w:tcPr>
          <w:p w14:paraId="32232E10"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8595" w:author="김은수" w:date="2026-10-01T12:05:00Z" w16du:dateUtc="2026-10-01T03:05:00Z"/>
              </w:rPr>
            </w:pPr>
            <w:ins w:id="8596" w:author="김은수" w:date="2026-10-01T12:05:00Z" w16du:dateUtc="2026-10-01T03:05:00Z">
              <w:r>
                <w:t>구분</w:t>
              </w:r>
            </w:ins>
          </w:p>
        </w:tc>
        <w:tc>
          <w:tcPr>
            <w:tcW w:w="7512" w:type="dxa"/>
            <w:tcPrChange w:id="8597" w:author="김은수" w:date="2026-10-01T03:22:00Z">
              <w:tcPr>
                <w:tcW w:w="7512" w:type="dxa"/>
              </w:tcPr>
            </w:tcPrChange>
          </w:tcPr>
          <w:p w14:paraId="0AAAFB46"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8598" w:author="김은수" w:date="2026-10-01T12:05:00Z" w16du:dateUtc="2026-10-01T03:05:00Z"/>
              </w:rPr>
            </w:pPr>
            <w:ins w:id="8599" w:author="김은수" w:date="2026-10-01T12:05:00Z" w16du:dateUtc="2026-10-01T03:05:00Z">
              <w:r>
                <w:t>구현 조건</w:t>
              </w:r>
            </w:ins>
          </w:p>
        </w:tc>
      </w:tr>
      <w:tr w:rsidR="00084C76" w14:paraId="403C25B6" w14:textId="77777777" w:rsidTr="00B810D4">
        <w:trPr>
          <w:cantSplit/>
          <w:ins w:id="8600" w:author="김은수" w:date="2026-10-01T12:05:00Z"/>
          <w:trPrChange w:id="8601"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8602" w:author="김은수" w:date="2026-10-01T03:22:00Z">
              <w:tcPr>
                <w:tcW w:w="1304" w:type="dxa"/>
              </w:tcPr>
            </w:tcPrChange>
          </w:tcPr>
          <w:p w14:paraId="46A5BDCB" w14:textId="77777777" w:rsidR="00084C76" w:rsidRDefault="00084C76">
            <w:pPr>
              <w:pStyle w:val="TDCe"/>
              <w:rPr>
                <w:ins w:id="8603" w:author="김은수" w:date="2026-10-01T12:05:00Z" w16du:dateUtc="2026-10-01T03:05:00Z"/>
              </w:rPr>
            </w:pPr>
            <w:ins w:id="8604" w:author="김은수" w:date="2026-10-01T12:05:00Z" w16du:dateUtc="2026-10-01T03:05:00Z">
              <w:r>
                <w:t>관련 함수</w:t>
              </w:r>
            </w:ins>
          </w:p>
        </w:tc>
        <w:tc>
          <w:tcPr>
            <w:tcW w:w="7512" w:type="dxa"/>
            <w:tcPrChange w:id="8605" w:author="김은수" w:date="2026-10-01T03:22:00Z">
              <w:tcPr>
                <w:tcW w:w="7512" w:type="dxa"/>
              </w:tcPr>
            </w:tcPrChange>
          </w:tcPr>
          <w:p w14:paraId="5F6EFF11" w14:textId="77777777" w:rsidR="00084C76" w:rsidRPr="00E00010" w:rsidRDefault="00084C76">
            <w:pPr>
              <w:pStyle w:val="TDCf"/>
              <w:cnfStyle w:val="000000000000" w:firstRow="0" w:lastRow="0" w:firstColumn="0" w:lastColumn="0" w:oddVBand="0" w:evenVBand="0" w:oddHBand="0" w:evenHBand="0" w:firstRowFirstColumn="0" w:firstRowLastColumn="0" w:lastRowFirstColumn="0" w:lastRowLastColumn="0"/>
              <w:rPr>
                <w:ins w:id="8606" w:author="김은수" w:date="2026-10-01T12:05:00Z" w16du:dateUtc="2026-10-01T03:05:00Z"/>
                <w:lang w:val="en-US"/>
                <w:rPrChange w:id="8607" w:author="김은수" w:date="2026-10-01T13:46:00Z" w16du:dateUtc="2026-10-01T04:46:00Z">
                  <w:rPr>
                    <w:ins w:id="8608" w:author="김은수" w:date="2026-10-01T12:05:00Z" w16du:dateUtc="2026-10-01T03:05:00Z"/>
                  </w:rPr>
                </w:rPrChange>
              </w:rPr>
            </w:pPr>
            <w:ins w:id="8609" w:author="김은수" w:date="2026-10-01T12:05:00Z" w16du:dateUtc="2026-10-01T03:05:00Z">
              <w:r w:rsidRPr="00E00010">
                <w:rPr>
                  <w:lang w:val="en-US"/>
                  <w:rPrChange w:id="8610" w:author="김은수" w:date="2026-10-01T13:46:00Z" w16du:dateUtc="2026-10-01T04:46:00Z">
                    <w:rPr/>
                  </w:rPrChange>
                </w:rPr>
                <w:t>tdc_touch_process, tdc_touch_get_state, tdc_touch_logic_init, tdc_touch_logic_set_boot_ignore / tdc_touch_logic_step</w:t>
              </w:r>
            </w:ins>
          </w:p>
        </w:tc>
      </w:tr>
      <w:tr w:rsidR="00084C76" w14:paraId="0BDC8657" w14:textId="77777777" w:rsidTr="00B810D4">
        <w:trPr>
          <w:cantSplit/>
          <w:ins w:id="8611" w:author="김은수" w:date="2026-10-01T12:05:00Z"/>
          <w:trPrChange w:id="8612"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8613" w:author="김은수" w:date="2026-10-01T03:22:00Z">
              <w:tcPr>
                <w:tcW w:w="1304" w:type="dxa"/>
              </w:tcPr>
            </w:tcPrChange>
          </w:tcPr>
          <w:p w14:paraId="5E7F9E97" w14:textId="77777777" w:rsidR="00084C76" w:rsidRDefault="00084C76">
            <w:pPr>
              <w:pStyle w:val="TDCe"/>
              <w:rPr>
                <w:ins w:id="8614" w:author="김은수" w:date="2026-10-01T12:05:00Z" w16du:dateUtc="2026-10-01T03:05:00Z"/>
              </w:rPr>
            </w:pPr>
            <w:ins w:id="8615" w:author="김은수" w:date="2026-10-01T12:05:00Z" w16du:dateUtc="2026-10-01T03:05:00Z">
              <w:r>
                <w:t>동작 조건</w:t>
              </w:r>
            </w:ins>
          </w:p>
        </w:tc>
        <w:tc>
          <w:tcPr>
            <w:tcW w:w="7512" w:type="dxa"/>
            <w:tcPrChange w:id="8616" w:author="김은수" w:date="2026-10-01T03:22:00Z">
              <w:tcPr>
                <w:tcW w:w="7512" w:type="dxa"/>
              </w:tcPr>
            </w:tcPrChange>
          </w:tcPr>
          <w:p w14:paraId="60F40123"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8617" w:author="김은수" w:date="2026-10-01T12:05:00Z" w16du:dateUtc="2026-10-01T03:05:00Z"/>
              </w:rPr>
            </w:pPr>
            <w:ins w:id="8618" w:author="김은수" w:date="2026-10-01T12:05:00Z" w16du:dateUtc="2026-10-01T03:05:00Z">
              <w:r>
                <w:t>길게 누름 이벤트는 기준 도달 시 1회 발생하며 누름이 계속되는 동안 반복 발생하지 않는다. 유지/부팅 무시 중에는 일반 이벤트가 생성되지 않아야 한다.</w:t>
              </w:r>
            </w:ins>
          </w:p>
        </w:tc>
      </w:tr>
    </w:tbl>
    <w:p w14:paraId="261A7D4A" w14:textId="77777777" w:rsidR="00084C76" w:rsidRDefault="00084C76">
      <w:pPr>
        <w:pStyle w:val="TDC40"/>
        <w:spacing w:after="0"/>
        <w:rPr>
          <w:ins w:id="8619" w:author="김은수" w:date="2026-10-01T12:05:00Z" w16du:dateUtc="2026-10-01T03:05:00Z"/>
        </w:rPr>
        <w:pPrChange w:id="8620" w:author="김은수" w:date="2026-10-01T03:22:00Z">
          <w:pPr>
            <w:pStyle w:val="TDC40"/>
          </w:pPr>
        </w:pPrChange>
      </w:pPr>
    </w:p>
    <w:p w14:paraId="614556DF" w14:textId="77777777" w:rsidR="00BA1805" w:rsidRPr="00E00010" w:rsidRDefault="00BA1805">
      <w:pPr>
        <w:pStyle w:val="TDC44"/>
        <w:pageBreakBefore/>
        <w:rPr>
          <w:ins w:id="8621" w:author="김은수" w:date="2026-09-30T15:44:00Z" w16du:dateUtc="2026-09-30T06:44:00Z"/>
        </w:rPr>
        <w:pPrChange w:id="8622" w:author="김은수" w:date="2026-10-01T01:11:00Z">
          <w:pPr>
            <w:keepNext/>
            <w:keepLines/>
            <w:pageBreakBefore/>
            <w:widowControl/>
            <w:snapToGrid w:val="0"/>
            <w:spacing w:after="100" w:line="240" w:lineRule="auto"/>
            <w:jc w:val="center"/>
          </w:pPr>
        </w:pPrChange>
      </w:pPr>
      <w:ins w:id="8623" w:author="김은수" w:date="2026-09-30T15:44:00Z" w16du:dateUtc="2026-09-30T06:44:00Z">
        <w:r w:rsidRPr="00E00010">
          <w:rPr>
            <w:noProof/>
          </w:rPr>
          <w:lastRenderedPageBreak/>
          <w:drawing>
            <wp:inline distT="0" distB="0" distL="0" distR="0" wp14:anchorId="3E4EBC4E" wp14:editId="0010EAF7">
              <wp:extent cx="4320000" cy="5189400"/>
              <wp:effectExtent l="0" t="0" r="0" b="0"/>
              <wp:docPr id="1013" name="Flow CM3-009" descr="SU-ID-CM3-009 터치 상태와 길게 누름 판정 설계 순서도">
                <a:extLst xmlns:a="http://schemas.openxmlformats.org/drawingml/2006/main">
                  <a:ext uri="{FF2B5EF4-FFF2-40B4-BE49-F238E27FC236}">
                    <a16:creationId xmlns:a16="http://schemas.microsoft.com/office/drawing/2014/main" id="{E8B69799-F488-0C76-6806-D41022ABA04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그림 256" descr="스크린샷, 어둠, 블랙, 밤이(가) 표시된 사진&#10;&#10;자동 생성된 설명">
                        <a:extLst>
                          <a:ext uri="{FF2B5EF4-FFF2-40B4-BE49-F238E27FC236}">
                            <a16:creationId xmlns:a16="http://schemas.microsoft.com/office/drawing/2014/main" id="{E8B69799-F488-0C76-6806-D41022ABA043}"/>
                          </a:ext>
                        </a:extLst>
                      </pic:cNvPr>
                      <pic:cNvPicPr>
                        <a:picLocks noChangeAspect="1"/>
                      </pic:cNvPicPr>
                    </pic:nvPicPr>
                    <pic:blipFill>
                      <a:blip r:embed="rId45"/>
                      <a:stretch>
                        <a:fillRect/>
                      </a:stretch>
                    </pic:blipFill>
                    <pic:spPr>
                      <a:xfrm>
                        <a:off x="0" y="0"/>
                        <a:ext cx="4320000" cy="5189400"/>
                      </a:xfrm>
                      <a:prstGeom prst="rect">
                        <a:avLst/>
                      </a:prstGeom>
                    </pic:spPr>
                  </pic:pic>
                </a:graphicData>
              </a:graphic>
            </wp:inline>
          </w:drawing>
        </w:r>
      </w:ins>
    </w:p>
    <w:p w14:paraId="3C22A4CB" w14:textId="77777777" w:rsidR="00697371" w:rsidRPr="00E00010" w:rsidRDefault="00220104">
      <w:pPr>
        <w:pStyle w:val="TDC45"/>
        <w:rPr>
          <w:ins w:id="8624" w:author="김은수" w:date="2026-09-30T15:44:00Z" w16du:dateUtc="2026-09-30T06:44:00Z"/>
        </w:rPr>
        <w:pPrChange w:id="8625" w:author="김은수" w:date="2026-10-01T01:11:00Z">
          <w:pPr>
            <w:keepLines/>
            <w:widowControl/>
            <w:snapToGrid w:val="0"/>
            <w:spacing w:after="180" w:line="276" w:lineRule="auto"/>
            <w:jc w:val="center"/>
          </w:pPr>
        </w:pPrChange>
      </w:pPr>
      <w:ins w:id="8626" w:author="김은수" w:date="2026-09-30T15:44:00Z" w16du:dateUtc="2026-09-30T06:44:00Z">
        <w:r w:rsidRPr="00E00010">
          <w:t>그림 21. SU-ID-CM3-009 터치 상태와 길게 누름 판정 순서도</w:t>
        </w:r>
      </w:ins>
    </w:p>
    <w:p w14:paraId="1818DC49" w14:textId="77777777" w:rsidR="000C626C" w:rsidRDefault="000C626C">
      <w:pPr>
        <w:pStyle w:val="TDC40"/>
        <w:rPr>
          <w:ins w:id="8627" w:author="김은수" w:date="2026-10-01T05:08:00Z"/>
        </w:rPr>
      </w:pPr>
    </w:p>
    <w:p w14:paraId="0CC79C83" w14:textId="77777777" w:rsidR="00697371" w:rsidRPr="00E00010" w:rsidRDefault="00220104">
      <w:pPr>
        <w:pStyle w:val="TDC4"/>
        <w:rPr>
          <w:ins w:id="8628" w:author="김은수" w:date="2026-09-30T15:44:00Z" w16du:dateUtc="2026-09-30T06:44:00Z"/>
        </w:rPr>
        <w:pPrChange w:id="8629" w:author="김은수" w:date="2026-10-01T01:11:00Z">
          <w:pPr>
            <w:pStyle w:val="4"/>
            <w:numPr>
              <w:ilvl w:val="3"/>
              <w:numId w:val="7"/>
            </w:numPr>
            <w:tabs>
              <w:tab w:val="num" w:pos="1134"/>
            </w:tabs>
            <w:ind w:left="1200" w:hanging="400"/>
          </w:pPr>
        </w:pPrChange>
      </w:pPr>
      <w:ins w:id="8630" w:author="김은수" w:date="2026-09-30T15:44:00Z" w16du:dateUtc="2026-09-30T06:44:00Z">
        <w:r>
          <w:t>SU-ID-CM3-010, 터치 센서 읽기와 재보정</w:t>
        </w:r>
      </w:ins>
    </w:p>
    <w:p w14:paraId="60CC05B6" w14:textId="77777777" w:rsidR="00084C76" w:rsidRDefault="00084C76">
      <w:pPr>
        <w:pStyle w:val="TDC40"/>
        <w:keepNext/>
        <w:rPr>
          <w:ins w:id="8631" w:author="김은수" w:date="2026-10-01T12:05:00Z" w16du:dateUtc="2026-10-01T03:05:00Z"/>
        </w:rPr>
        <w:pPrChange w:id="8632" w:author="김은수" w:date="2026-10-01T03:22:00Z">
          <w:pPr>
            <w:pStyle w:val="TDC40"/>
          </w:pPr>
        </w:pPrChange>
      </w:pPr>
      <w:ins w:id="8633" w:author="김은수" w:date="2026-10-01T12:05:00Z" w16du:dateUtc="2026-10-01T03:05:00Z">
        <w:r>
          <w:t>터치 판정 논리가 필요한 센서 정보와 복구 제어를 하드웨어에 연결한다.</w:t>
        </w:r>
      </w:ins>
    </w:p>
    <w:p w14:paraId="0E03F2D5" w14:textId="77777777" w:rsidR="00084C76" w:rsidRDefault="00084C76">
      <w:pPr>
        <w:pStyle w:val="TDC42"/>
        <w:rPr>
          <w:ins w:id="8634" w:author="김은수" w:date="2026-10-01T12:05:00Z" w16du:dateUtc="2026-10-01T03:05:00Z"/>
        </w:rPr>
      </w:pPr>
      <w:ins w:id="8635" w:author="김은수" w:date="2026-10-01T12:05:00Z" w16du:dateUtc="2026-10-01T03:05:00Z">
        <w:r>
          <w:t xml:space="preserve">표 </w:t>
        </w:r>
        <w:r>
          <w:fldChar w:fldCharType="begin"/>
        </w:r>
        <w:r>
          <w:instrText>SEQ 표 \* ARABIC</w:instrText>
        </w:r>
        <w:r>
          <w:fldChar w:fldCharType="separate"/>
        </w:r>
        <w:r>
          <w:t>111</w:t>
        </w:r>
        <w:r>
          <w:fldChar w:fldCharType="end"/>
        </w:r>
        <w:r>
          <w:t>. 터치 센서 읽기와 재보정 / 유닛 설계 내용</w:t>
        </w:r>
      </w:ins>
    </w:p>
    <w:tbl>
      <w:tblPr>
        <w:tblStyle w:val="TDC41"/>
        <w:tblW w:w="8816" w:type="dxa"/>
        <w:tblLayout w:type="fixed"/>
        <w:tblLook w:val="04A0" w:firstRow="1" w:lastRow="0" w:firstColumn="1" w:lastColumn="0" w:noHBand="0" w:noVBand="1"/>
        <w:tblPrChange w:id="8636"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8637">
          <w:tblGrid>
            <w:gridCol w:w="360"/>
            <w:gridCol w:w="360"/>
            <w:gridCol w:w="584"/>
            <w:gridCol w:w="7512"/>
          </w:tblGrid>
        </w:tblGridChange>
      </w:tblGrid>
      <w:tr w:rsidR="00084C76" w14:paraId="18E32D75" w14:textId="77777777" w:rsidTr="00890054">
        <w:trPr>
          <w:cnfStyle w:val="100000000000" w:firstRow="1" w:lastRow="0" w:firstColumn="0" w:lastColumn="0" w:oddVBand="0" w:evenVBand="0" w:oddHBand="0" w:evenHBand="0" w:firstRowFirstColumn="0" w:firstRowLastColumn="0" w:lastRowFirstColumn="0" w:lastRowLastColumn="0"/>
          <w:cantSplit/>
          <w:tblHeader/>
          <w:ins w:id="8638" w:author="김은수" w:date="2026-10-01T12:05:00Z"/>
          <w:trPrChange w:id="8639"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8640" w:author="김은수" w:date="2026-10-01T03:22:00Z">
              <w:tcPr>
                <w:tcW w:w="1304" w:type="dxa"/>
              </w:tcPr>
            </w:tcPrChange>
          </w:tcPr>
          <w:p w14:paraId="48879571"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8641" w:author="김은수" w:date="2026-10-01T12:05:00Z" w16du:dateUtc="2026-10-01T03:05:00Z"/>
              </w:rPr>
            </w:pPr>
            <w:ins w:id="8642" w:author="김은수" w:date="2026-10-01T12:05:00Z" w16du:dateUtc="2026-10-01T03:05:00Z">
              <w:r>
                <w:t>항목</w:t>
              </w:r>
            </w:ins>
          </w:p>
        </w:tc>
        <w:tc>
          <w:tcPr>
            <w:tcW w:w="7512" w:type="dxa"/>
            <w:tcPrChange w:id="8643" w:author="김은수" w:date="2026-10-01T03:22:00Z">
              <w:tcPr>
                <w:tcW w:w="7512" w:type="dxa"/>
              </w:tcPr>
            </w:tcPrChange>
          </w:tcPr>
          <w:p w14:paraId="147CF582"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8644" w:author="김은수" w:date="2026-10-01T12:05:00Z" w16du:dateUtc="2026-10-01T03:05:00Z"/>
              </w:rPr>
            </w:pPr>
            <w:ins w:id="8645" w:author="김은수" w:date="2026-10-01T12:05:00Z" w16du:dateUtc="2026-10-01T03:05:00Z">
              <w:r>
                <w:t>설계 내용</w:t>
              </w:r>
            </w:ins>
          </w:p>
        </w:tc>
      </w:tr>
      <w:tr w:rsidR="00084C76" w14:paraId="2E4C6409" w14:textId="77777777" w:rsidTr="00890054">
        <w:trPr>
          <w:cantSplit/>
          <w:ins w:id="8646" w:author="김은수" w:date="2026-10-01T12:05:00Z"/>
          <w:trPrChange w:id="8647"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8648" w:author="김은수" w:date="2026-10-01T03:22:00Z">
              <w:tcPr>
                <w:tcW w:w="1304" w:type="dxa"/>
              </w:tcPr>
            </w:tcPrChange>
          </w:tcPr>
          <w:p w14:paraId="5E53A1F1" w14:textId="77777777" w:rsidR="00084C76" w:rsidRDefault="00084C76">
            <w:pPr>
              <w:pStyle w:val="TDCe"/>
              <w:rPr>
                <w:ins w:id="8649" w:author="김은수" w:date="2026-10-01T12:05:00Z" w16du:dateUtc="2026-10-01T03:05:00Z"/>
              </w:rPr>
            </w:pPr>
            <w:ins w:id="8650" w:author="김은수" w:date="2026-10-01T12:05:00Z" w16du:dateUtc="2026-10-01T03:05:00Z">
              <w:r>
                <w:t>입력</w:t>
              </w:r>
            </w:ins>
          </w:p>
        </w:tc>
        <w:tc>
          <w:tcPr>
            <w:tcW w:w="7512" w:type="dxa"/>
            <w:tcPrChange w:id="8651" w:author="김은수" w:date="2026-10-01T03:22:00Z">
              <w:tcPr>
                <w:tcW w:w="7512" w:type="dxa"/>
              </w:tcPr>
            </w:tcPrChange>
          </w:tcPr>
          <w:p w14:paraId="49787C7B"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8652" w:author="김은수" w:date="2026-10-01T12:05:00Z" w16du:dateUtc="2026-10-01T03:05:00Z"/>
              </w:rPr>
            </w:pPr>
            <w:ins w:id="8653" w:author="김은수" w:date="2026-10-01T12:05:00Z" w16du:dateUtc="2026-10-01T03:05:00Z">
              <w:r>
                <w:t>센서 상태 읽기, 재보정/재시드/저전력 요청</w:t>
              </w:r>
            </w:ins>
          </w:p>
        </w:tc>
      </w:tr>
      <w:tr w:rsidR="00084C76" w14:paraId="7CDA6C30" w14:textId="77777777" w:rsidTr="00890054">
        <w:trPr>
          <w:cantSplit/>
          <w:ins w:id="8654" w:author="김은수" w:date="2026-10-01T12:05:00Z"/>
          <w:trPrChange w:id="8655"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8656" w:author="김은수" w:date="2026-10-01T03:22:00Z">
              <w:tcPr>
                <w:tcW w:w="1304" w:type="dxa"/>
              </w:tcPr>
            </w:tcPrChange>
          </w:tcPr>
          <w:p w14:paraId="43A66F95" w14:textId="77777777" w:rsidR="00084C76" w:rsidRDefault="00084C76">
            <w:pPr>
              <w:pStyle w:val="TDCe"/>
              <w:rPr>
                <w:ins w:id="8657" w:author="김은수" w:date="2026-10-01T12:05:00Z" w16du:dateUtc="2026-10-01T03:05:00Z"/>
              </w:rPr>
            </w:pPr>
            <w:ins w:id="8658" w:author="김은수" w:date="2026-10-01T12:05:00Z" w16du:dateUtc="2026-10-01T03:05:00Z">
              <w:r>
                <w:lastRenderedPageBreak/>
                <w:t>출력</w:t>
              </w:r>
            </w:ins>
          </w:p>
        </w:tc>
        <w:tc>
          <w:tcPr>
            <w:tcW w:w="7512" w:type="dxa"/>
            <w:tcPrChange w:id="8659" w:author="김은수" w:date="2026-10-01T03:22:00Z">
              <w:tcPr>
                <w:tcW w:w="7512" w:type="dxa"/>
              </w:tcPr>
            </w:tcPrChange>
          </w:tcPr>
          <w:p w14:paraId="63137773"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8660" w:author="김은수" w:date="2026-10-01T12:05:00Z" w16du:dateUtc="2026-10-01T03:05:00Z"/>
              </w:rPr>
            </w:pPr>
            <w:ins w:id="8661" w:author="김은수" w:date="2026-10-01T12:05:00Z" w16du:dateUtc="2026-10-01T03:05:00Z">
              <w:r>
                <w:t>센서 데이터와 설정 상태</w:t>
              </w:r>
            </w:ins>
          </w:p>
        </w:tc>
      </w:tr>
      <w:tr w:rsidR="00084C76" w14:paraId="6D5F490B" w14:textId="77777777" w:rsidTr="00890054">
        <w:trPr>
          <w:cantSplit/>
          <w:ins w:id="8662" w:author="김은수" w:date="2026-10-01T12:05:00Z"/>
          <w:trPrChange w:id="8663"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8664" w:author="김은수" w:date="2026-10-01T03:22:00Z">
              <w:tcPr>
                <w:tcW w:w="1304" w:type="dxa"/>
              </w:tcPr>
            </w:tcPrChange>
          </w:tcPr>
          <w:p w14:paraId="62755F7A" w14:textId="77777777" w:rsidR="00084C76" w:rsidRDefault="00084C76">
            <w:pPr>
              <w:pStyle w:val="TDCe"/>
              <w:rPr>
                <w:ins w:id="8665" w:author="김은수" w:date="2026-10-01T12:05:00Z" w16du:dateUtc="2026-10-01T03:05:00Z"/>
              </w:rPr>
            </w:pPr>
            <w:ins w:id="8666" w:author="김은수" w:date="2026-10-01T12:05:00Z" w16du:dateUtc="2026-10-01T03:05:00Z">
              <w:r>
                <w:t>처리</w:t>
              </w:r>
            </w:ins>
          </w:p>
        </w:tc>
        <w:tc>
          <w:tcPr>
            <w:tcW w:w="7512" w:type="dxa"/>
            <w:tcPrChange w:id="8667" w:author="김은수" w:date="2026-10-01T03:22:00Z">
              <w:tcPr>
                <w:tcW w:w="7512" w:type="dxa"/>
              </w:tcPr>
            </w:tcPrChange>
          </w:tcPr>
          <w:p w14:paraId="4BDCB6D8"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8668" w:author="김은수" w:date="2026-10-01T12:05:00Z" w16du:dateUtc="2026-10-01T03:05:00Z"/>
              </w:rPr>
            </w:pPr>
            <w:ins w:id="8669" w:author="김은수" w:date="2026-10-01T12:05:00Z" w16du:dateUtc="2026-10-01T03:05:00Z">
              <w:r>
                <w:t>I2C로 상태 및 디버그 정보를 읽고 ATI 완료를 확인한다. 요청에 따라 재보정, 재시드, 저전력 설정을 수행한다. 순수 터치 판정과 실제 버스 접근을 분리한다.</w:t>
              </w:r>
            </w:ins>
          </w:p>
        </w:tc>
      </w:tr>
    </w:tbl>
    <w:p w14:paraId="7B821D42" w14:textId="77777777" w:rsidR="00084C76" w:rsidRDefault="00084C76">
      <w:pPr>
        <w:pStyle w:val="TDC40"/>
        <w:spacing w:after="0"/>
        <w:rPr>
          <w:ins w:id="8670" w:author="김은수" w:date="2026-10-01T12:05:00Z" w16du:dateUtc="2026-10-01T03:05:00Z"/>
        </w:rPr>
        <w:pPrChange w:id="8671" w:author="김은수" w:date="2026-10-01T03:22:00Z">
          <w:pPr>
            <w:pStyle w:val="TDC40"/>
          </w:pPr>
        </w:pPrChange>
      </w:pPr>
    </w:p>
    <w:p w14:paraId="49A96D54" w14:textId="77777777" w:rsidR="00084C76" w:rsidRDefault="00084C76">
      <w:pPr>
        <w:pStyle w:val="TDC42"/>
        <w:rPr>
          <w:ins w:id="8672" w:author="김은수" w:date="2026-10-01T12:05:00Z" w16du:dateUtc="2026-10-01T03:05:00Z"/>
        </w:rPr>
      </w:pPr>
      <w:ins w:id="8673" w:author="김은수" w:date="2026-10-01T12:05:00Z" w16du:dateUtc="2026-10-01T03:05:00Z">
        <w:r>
          <w:t xml:space="preserve">표 </w:t>
        </w:r>
        <w:r>
          <w:fldChar w:fldCharType="begin"/>
        </w:r>
        <w:r>
          <w:instrText>SEQ 표 \* ARABIC</w:instrText>
        </w:r>
        <w:r>
          <w:fldChar w:fldCharType="separate"/>
        </w:r>
        <w:r>
          <w:t>112</w:t>
        </w:r>
        <w:r>
          <w:fldChar w:fldCharType="end"/>
        </w:r>
        <w:r>
          <w:t>. 터치 센서 읽기와 재보정 / 구현 조건</w:t>
        </w:r>
      </w:ins>
    </w:p>
    <w:tbl>
      <w:tblPr>
        <w:tblStyle w:val="TDC41"/>
        <w:tblW w:w="8816" w:type="dxa"/>
        <w:tblLayout w:type="fixed"/>
        <w:tblLook w:val="04A0" w:firstRow="1" w:lastRow="0" w:firstColumn="1" w:lastColumn="0" w:noHBand="0" w:noVBand="1"/>
        <w:tblPrChange w:id="8674"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8675">
          <w:tblGrid>
            <w:gridCol w:w="360"/>
            <w:gridCol w:w="360"/>
            <w:gridCol w:w="584"/>
            <w:gridCol w:w="7512"/>
          </w:tblGrid>
        </w:tblGridChange>
      </w:tblGrid>
      <w:tr w:rsidR="00084C76" w14:paraId="3D9157CC" w14:textId="77777777" w:rsidTr="00890054">
        <w:trPr>
          <w:cnfStyle w:val="100000000000" w:firstRow="1" w:lastRow="0" w:firstColumn="0" w:lastColumn="0" w:oddVBand="0" w:evenVBand="0" w:oddHBand="0" w:evenHBand="0" w:firstRowFirstColumn="0" w:firstRowLastColumn="0" w:lastRowFirstColumn="0" w:lastRowLastColumn="0"/>
          <w:cantSplit/>
          <w:tblHeader/>
          <w:ins w:id="8676" w:author="김은수" w:date="2026-10-01T12:05:00Z"/>
          <w:trPrChange w:id="8677"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8678" w:author="김은수" w:date="2026-10-01T03:22:00Z">
              <w:tcPr>
                <w:tcW w:w="1304" w:type="dxa"/>
              </w:tcPr>
            </w:tcPrChange>
          </w:tcPr>
          <w:p w14:paraId="03D40F34"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8679" w:author="김은수" w:date="2026-10-01T12:05:00Z" w16du:dateUtc="2026-10-01T03:05:00Z"/>
              </w:rPr>
            </w:pPr>
            <w:ins w:id="8680" w:author="김은수" w:date="2026-10-01T12:05:00Z" w16du:dateUtc="2026-10-01T03:05:00Z">
              <w:r>
                <w:t>구분</w:t>
              </w:r>
            </w:ins>
          </w:p>
        </w:tc>
        <w:tc>
          <w:tcPr>
            <w:tcW w:w="7512" w:type="dxa"/>
            <w:tcPrChange w:id="8681" w:author="김은수" w:date="2026-10-01T03:22:00Z">
              <w:tcPr>
                <w:tcW w:w="7512" w:type="dxa"/>
              </w:tcPr>
            </w:tcPrChange>
          </w:tcPr>
          <w:p w14:paraId="7957EFA4"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8682" w:author="김은수" w:date="2026-10-01T12:05:00Z" w16du:dateUtc="2026-10-01T03:05:00Z"/>
              </w:rPr>
            </w:pPr>
            <w:ins w:id="8683" w:author="김은수" w:date="2026-10-01T12:05:00Z" w16du:dateUtc="2026-10-01T03:05:00Z">
              <w:r>
                <w:t>구현 조건</w:t>
              </w:r>
            </w:ins>
          </w:p>
        </w:tc>
      </w:tr>
      <w:tr w:rsidR="00084C76" w14:paraId="13D03ED9" w14:textId="77777777" w:rsidTr="00890054">
        <w:trPr>
          <w:cantSplit/>
          <w:ins w:id="8684" w:author="김은수" w:date="2026-10-01T12:05:00Z"/>
          <w:trPrChange w:id="8685"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8686" w:author="김은수" w:date="2026-10-01T03:22:00Z">
              <w:tcPr>
                <w:tcW w:w="1304" w:type="dxa"/>
              </w:tcPr>
            </w:tcPrChange>
          </w:tcPr>
          <w:p w14:paraId="0BE1F246" w14:textId="77777777" w:rsidR="00084C76" w:rsidRDefault="00084C76">
            <w:pPr>
              <w:pStyle w:val="TDCe"/>
              <w:rPr>
                <w:ins w:id="8687" w:author="김은수" w:date="2026-10-01T12:05:00Z" w16du:dateUtc="2026-10-01T03:05:00Z"/>
              </w:rPr>
            </w:pPr>
            <w:ins w:id="8688" w:author="김은수" w:date="2026-10-01T12:05:00Z" w16du:dateUtc="2026-10-01T03:05:00Z">
              <w:r>
                <w:t>관련 함수</w:t>
              </w:r>
            </w:ins>
          </w:p>
        </w:tc>
        <w:tc>
          <w:tcPr>
            <w:tcW w:w="7512" w:type="dxa"/>
            <w:tcPrChange w:id="8689" w:author="김은수" w:date="2026-10-01T03:22:00Z">
              <w:tcPr>
                <w:tcW w:w="7512" w:type="dxa"/>
              </w:tcPr>
            </w:tcPrChange>
          </w:tcPr>
          <w:p w14:paraId="76180DA4" w14:textId="77777777" w:rsidR="00084C76" w:rsidRPr="00E00010" w:rsidRDefault="00084C76">
            <w:pPr>
              <w:pStyle w:val="TDCf"/>
              <w:cnfStyle w:val="000000000000" w:firstRow="0" w:lastRow="0" w:firstColumn="0" w:lastColumn="0" w:oddVBand="0" w:evenVBand="0" w:oddHBand="0" w:evenHBand="0" w:firstRowFirstColumn="0" w:firstRowLastColumn="0" w:lastRowFirstColumn="0" w:lastRowLastColumn="0"/>
              <w:rPr>
                <w:ins w:id="8690" w:author="김은수" w:date="2026-10-01T12:05:00Z" w16du:dateUtc="2026-10-01T03:05:00Z"/>
                <w:lang w:val="en-US"/>
                <w:rPrChange w:id="8691" w:author="김은수" w:date="2026-10-01T13:46:00Z" w16du:dateUtc="2026-10-01T04:46:00Z">
                  <w:rPr>
                    <w:ins w:id="8692" w:author="김은수" w:date="2026-10-01T12:05:00Z" w16du:dateUtc="2026-10-01T03:05:00Z"/>
                  </w:rPr>
                </w:rPrChange>
              </w:rPr>
            </w:pPr>
            <w:ins w:id="8693" w:author="김은수" w:date="2026-10-01T12:05:00Z" w16du:dateUtc="2026-10-01T03:05:00Z">
              <w:r w:rsidRPr="00E00010">
                <w:rPr>
                  <w:lang w:val="en-US"/>
                  <w:rPrChange w:id="8694" w:author="김은수" w:date="2026-10-01T13:46:00Z" w16du:dateUtc="2026-10-01T04:46:00Z">
                    <w:rPr/>
                  </w:rPrChange>
                </w:rPr>
                <w:t>tdc_touch_iqs323_read_status, tdc_touch_iqs323_read_debug, tdc_touch_iqs323_re_ati, tdc_touch_iqs323_reseed / tdc_touch_iqs323_is_ati_done, tdc_touch_iqs323_set_ulp, tdc_touch_iqs323_is_ulp</w:t>
              </w:r>
            </w:ins>
          </w:p>
        </w:tc>
      </w:tr>
      <w:tr w:rsidR="00084C76" w14:paraId="26E71FAF" w14:textId="77777777" w:rsidTr="00890054">
        <w:trPr>
          <w:cantSplit/>
          <w:ins w:id="8695" w:author="김은수" w:date="2026-10-01T12:05:00Z"/>
          <w:trPrChange w:id="8696"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8697" w:author="김은수" w:date="2026-10-01T03:22:00Z">
              <w:tcPr>
                <w:tcW w:w="1304" w:type="dxa"/>
              </w:tcPr>
            </w:tcPrChange>
          </w:tcPr>
          <w:p w14:paraId="3707BE75" w14:textId="77777777" w:rsidR="00084C76" w:rsidRDefault="00084C76">
            <w:pPr>
              <w:pStyle w:val="TDCe"/>
              <w:rPr>
                <w:ins w:id="8698" w:author="김은수" w:date="2026-10-01T12:05:00Z" w16du:dateUtc="2026-10-01T03:05:00Z"/>
              </w:rPr>
            </w:pPr>
            <w:ins w:id="8699" w:author="김은수" w:date="2026-10-01T12:05:00Z" w16du:dateUtc="2026-10-01T03:05:00Z">
              <w:r>
                <w:t>동작 조건</w:t>
              </w:r>
            </w:ins>
          </w:p>
        </w:tc>
        <w:tc>
          <w:tcPr>
            <w:tcW w:w="7512" w:type="dxa"/>
            <w:tcPrChange w:id="8700" w:author="김은수" w:date="2026-10-01T03:22:00Z">
              <w:tcPr>
                <w:tcW w:w="7512" w:type="dxa"/>
              </w:tcPr>
            </w:tcPrChange>
          </w:tcPr>
          <w:p w14:paraId="3F226E1D"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8701" w:author="김은수" w:date="2026-10-01T12:05:00Z" w16du:dateUtc="2026-10-01T03:05:00Z"/>
              </w:rPr>
            </w:pPr>
            <w:ins w:id="8702" w:author="김은수" w:date="2026-10-01T12:05:00Z" w16du:dateUtc="2026-10-01T03:05:00Z">
              <w:r>
                <w:t>요청한 필드만 읽거나 설정하고 실패를 성공 데이터로 취급하지 않아야 한다. 저전력 설정과 조회 상태가 일치해야 한다.</w:t>
              </w:r>
            </w:ins>
          </w:p>
        </w:tc>
      </w:tr>
    </w:tbl>
    <w:p w14:paraId="0BB74B8D" w14:textId="77777777" w:rsidR="00084C76" w:rsidRDefault="00084C76">
      <w:pPr>
        <w:pStyle w:val="TDC40"/>
        <w:spacing w:after="0"/>
        <w:rPr>
          <w:ins w:id="8703" w:author="김은수" w:date="2026-10-01T12:05:00Z" w16du:dateUtc="2026-10-01T03:05:00Z"/>
        </w:rPr>
        <w:pPrChange w:id="8704" w:author="김은수" w:date="2026-10-01T03:22:00Z">
          <w:pPr>
            <w:pStyle w:val="TDC40"/>
          </w:pPr>
        </w:pPrChange>
      </w:pPr>
    </w:p>
    <w:p w14:paraId="11DA24EF" w14:textId="77777777" w:rsidR="00697371" w:rsidRPr="00E00010" w:rsidRDefault="00220104">
      <w:pPr>
        <w:pStyle w:val="TDC4"/>
        <w:rPr>
          <w:ins w:id="8705" w:author="김은수" w:date="2026-09-30T15:44:00Z" w16du:dateUtc="2026-09-30T06:44:00Z"/>
        </w:rPr>
        <w:pPrChange w:id="8706" w:author="김은수" w:date="2026-10-01T01:11:00Z">
          <w:pPr>
            <w:pStyle w:val="4"/>
            <w:numPr>
              <w:ilvl w:val="3"/>
              <w:numId w:val="7"/>
            </w:numPr>
            <w:tabs>
              <w:tab w:val="num" w:pos="1134"/>
            </w:tabs>
            <w:ind w:left="1200" w:hanging="400"/>
          </w:pPr>
        </w:pPrChange>
      </w:pPr>
      <w:ins w:id="8707" w:author="김은수" w:date="2026-09-30T15:44:00Z" w16du:dateUtc="2026-09-30T06:44:00Z">
        <w:r>
          <w:t>SU-ID-CM3-011, 배터리 및 크래들 정보 관리</w:t>
        </w:r>
      </w:ins>
    </w:p>
    <w:p w14:paraId="78C7ADF3" w14:textId="77777777" w:rsidR="00084C76" w:rsidRDefault="00084C76">
      <w:pPr>
        <w:pStyle w:val="TDC40"/>
        <w:keepNext/>
        <w:rPr>
          <w:ins w:id="8708" w:author="김은수" w:date="2026-10-01T12:05:00Z" w16du:dateUtc="2026-10-01T03:05:00Z"/>
        </w:rPr>
        <w:pPrChange w:id="8709" w:author="김은수" w:date="2026-10-01T03:22:00Z">
          <w:pPr>
            <w:pStyle w:val="TDC40"/>
          </w:pPr>
        </w:pPrChange>
      </w:pPr>
      <w:ins w:id="8710" w:author="김은수" w:date="2026-10-01T12:05:00Z" w16du:dateUtc="2026-10-01T03:05:00Z">
        <w:r>
          <w:t>전원 판단과 사용자 표시가 같은 수신 정보를 사용하도록 상태를 보관한다.</w:t>
        </w:r>
      </w:ins>
    </w:p>
    <w:p w14:paraId="1F694E46" w14:textId="77777777" w:rsidR="00084C76" w:rsidRDefault="00084C76">
      <w:pPr>
        <w:pStyle w:val="TDC42"/>
        <w:rPr>
          <w:ins w:id="8711" w:author="김은수" w:date="2026-10-01T12:05:00Z" w16du:dateUtc="2026-10-01T03:05:00Z"/>
        </w:rPr>
      </w:pPr>
      <w:ins w:id="8712" w:author="김은수" w:date="2026-10-01T12:05:00Z" w16du:dateUtc="2026-10-01T03:05:00Z">
        <w:r>
          <w:t xml:space="preserve">표 </w:t>
        </w:r>
        <w:r>
          <w:fldChar w:fldCharType="begin"/>
        </w:r>
        <w:r>
          <w:instrText>SEQ 표 \* ARABIC</w:instrText>
        </w:r>
        <w:r>
          <w:fldChar w:fldCharType="separate"/>
        </w:r>
        <w:r>
          <w:t>113</w:t>
        </w:r>
        <w:r>
          <w:fldChar w:fldCharType="end"/>
        </w:r>
        <w:r>
          <w:t>. 배터리 및 크래들 정보 관리 / 유닛 설계 내용</w:t>
        </w:r>
      </w:ins>
    </w:p>
    <w:tbl>
      <w:tblPr>
        <w:tblStyle w:val="TDC41"/>
        <w:tblW w:w="8816" w:type="dxa"/>
        <w:tblLayout w:type="fixed"/>
        <w:tblLook w:val="04A0" w:firstRow="1" w:lastRow="0" w:firstColumn="1" w:lastColumn="0" w:noHBand="0" w:noVBand="1"/>
        <w:tblPrChange w:id="8713"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8714">
          <w:tblGrid>
            <w:gridCol w:w="360"/>
            <w:gridCol w:w="360"/>
            <w:gridCol w:w="584"/>
            <w:gridCol w:w="7512"/>
          </w:tblGrid>
        </w:tblGridChange>
      </w:tblGrid>
      <w:tr w:rsidR="00084C76" w14:paraId="5B882C17" w14:textId="77777777" w:rsidTr="005A6BF3">
        <w:trPr>
          <w:cnfStyle w:val="100000000000" w:firstRow="1" w:lastRow="0" w:firstColumn="0" w:lastColumn="0" w:oddVBand="0" w:evenVBand="0" w:oddHBand="0" w:evenHBand="0" w:firstRowFirstColumn="0" w:firstRowLastColumn="0" w:lastRowFirstColumn="0" w:lastRowLastColumn="0"/>
          <w:cantSplit/>
          <w:tblHeader/>
          <w:ins w:id="8715" w:author="김은수" w:date="2026-10-01T12:05:00Z"/>
          <w:trPrChange w:id="8716"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8717" w:author="김은수" w:date="2026-10-01T03:22:00Z">
              <w:tcPr>
                <w:tcW w:w="1304" w:type="dxa"/>
              </w:tcPr>
            </w:tcPrChange>
          </w:tcPr>
          <w:p w14:paraId="25EC84CF"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8718" w:author="김은수" w:date="2026-10-01T12:05:00Z" w16du:dateUtc="2026-10-01T03:05:00Z"/>
              </w:rPr>
            </w:pPr>
            <w:ins w:id="8719" w:author="김은수" w:date="2026-10-01T12:05:00Z" w16du:dateUtc="2026-10-01T03:05:00Z">
              <w:r>
                <w:t>항목</w:t>
              </w:r>
            </w:ins>
          </w:p>
        </w:tc>
        <w:tc>
          <w:tcPr>
            <w:tcW w:w="7512" w:type="dxa"/>
            <w:tcPrChange w:id="8720" w:author="김은수" w:date="2026-10-01T03:22:00Z">
              <w:tcPr>
                <w:tcW w:w="7512" w:type="dxa"/>
              </w:tcPr>
            </w:tcPrChange>
          </w:tcPr>
          <w:p w14:paraId="7DAFC792"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8721" w:author="김은수" w:date="2026-10-01T12:05:00Z" w16du:dateUtc="2026-10-01T03:05:00Z"/>
              </w:rPr>
            </w:pPr>
            <w:ins w:id="8722" w:author="김은수" w:date="2026-10-01T12:05:00Z" w16du:dateUtc="2026-10-01T03:05:00Z">
              <w:r>
                <w:t>설계 내용</w:t>
              </w:r>
            </w:ins>
          </w:p>
        </w:tc>
      </w:tr>
      <w:tr w:rsidR="00084C76" w14:paraId="492E524C" w14:textId="77777777" w:rsidTr="005A6BF3">
        <w:trPr>
          <w:cantSplit/>
          <w:ins w:id="8723" w:author="김은수" w:date="2026-10-01T12:05:00Z"/>
          <w:trPrChange w:id="8724"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8725" w:author="김은수" w:date="2026-10-01T03:22:00Z">
              <w:tcPr>
                <w:tcW w:w="1304" w:type="dxa"/>
              </w:tcPr>
            </w:tcPrChange>
          </w:tcPr>
          <w:p w14:paraId="12105888" w14:textId="77777777" w:rsidR="00084C76" w:rsidRDefault="00084C76">
            <w:pPr>
              <w:pStyle w:val="TDCe"/>
              <w:rPr>
                <w:ins w:id="8726" w:author="김은수" w:date="2026-10-01T12:05:00Z" w16du:dateUtc="2026-10-01T03:05:00Z"/>
              </w:rPr>
            </w:pPr>
            <w:ins w:id="8727" w:author="김은수" w:date="2026-10-01T12:05:00Z" w16du:dateUtc="2026-10-01T03:05:00Z">
              <w:r>
                <w:t>입력</w:t>
              </w:r>
            </w:ins>
          </w:p>
        </w:tc>
        <w:tc>
          <w:tcPr>
            <w:tcW w:w="7512" w:type="dxa"/>
            <w:tcPrChange w:id="8728" w:author="김은수" w:date="2026-10-01T03:22:00Z">
              <w:tcPr>
                <w:tcW w:w="7512" w:type="dxa"/>
              </w:tcPr>
            </w:tcPrChange>
          </w:tcPr>
          <w:p w14:paraId="18211BA5"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8729" w:author="김은수" w:date="2026-10-01T12:05:00Z" w16du:dateUtc="2026-10-01T03:05:00Z"/>
              </w:rPr>
            </w:pPr>
            <w:ins w:id="8730" w:author="김은수" w:date="2026-10-01T12:05:00Z" w16du:dateUtc="2026-10-01T03:05:00Z">
              <w:r>
                <w:t>QCC 수신 배터리 잔량/충전기/뚜껑 상태</w:t>
              </w:r>
            </w:ins>
          </w:p>
        </w:tc>
      </w:tr>
      <w:tr w:rsidR="00084C76" w14:paraId="76847CE5" w14:textId="77777777" w:rsidTr="005A6BF3">
        <w:trPr>
          <w:cantSplit/>
          <w:ins w:id="8731" w:author="김은수" w:date="2026-10-01T12:05:00Z"/>
          <w:trPrChange w:id="8732"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8733" w:author="김은수" w:date="2026-10-01T03:22:00Z">
              <w:tcPr>
                <w:tcW w:w="1304" w:type="dxa"/>
              </w:tcPr>
            </w:tcPrChange>
          </w:tcPr>
          <w:p w14:paraId="111800C8" w14:textId="77777777" w:rsidR="00084C76" w:rsidRDefault="00084C76">
            <w:pPr>
              <w:pStyle w:val="TDCe"/>
              <w:rPr>
                <w:ins w:id="8734" w:author="김은수" w:date="2026-10-01T12:05:00Z" w16du:dateUtc="2026-10-01T03:05:00Z"/>
              </w:rPr>
            </w:pPr>
            <w:ins w:id="8735" w:author="김은수" w:date="2026-10-01T12:05:00Z" w16du:dateUtc="2026-10-01T03:05:00Z">
              <w:r>
                <w:t>출력</w:t>
              </w:r>
            </w:ins>
          </w:p>
        </w:tc>
        <w:tc>
          <w:tcPr>
            <w:tcW w:w="7512" w:type="dxa"/>
            <w:tcPrChange w:id="8736" w:author="김은수" w:date="2026-10-01T03:22:00Z">
              <w:tcPr>
                <w:tcW w:w="7512" w:type="dxa"/>
              </w:tcPr>
            </w:tcPrChange>
          </w:tcPr>
          <w:p w14:paraId="60E2C3F5"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8737" w:author="김은수" w:date="2026-10-01T12:05:00Z" w16du:dateUtc="2026-10-01T03:05:00Z"/>
              </w:rPr>
            </w:pPr>
            <w:ins w:id="8738" w:author="김은수" w:date="2026-10-01T12:05:00Z" w16du:dateUtc="2026-10-01T03:05:00Z">
              <w:r>
                <w:t>시스템 및 리모콘에서 조회하는 현재 정보</w:t>
              </w:r>
            </w:ins>
          </w:p>
        </w:tc>
      </w:tr>
      <w:tr w:rsidR="00084C76" w14:paraId="6DB2EBAA" w14:textId="77777777" w:rsidTr="005A6BF3">
        <w:trPr>
          <w:cantSplit/>
          <w:ins w:id="8739" w:author="김은수" w:date="2026-10-01T12:05:00Z"/>
          <w:trPrChange w:id="8740"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8741" w:author="김은수" w:date="2026-10-01T03:22:00Z">
              <w:tcPr>
                <w:tcW w:w="1304" w:type="dxa"/>
              </w:tcPr>
            </w:tcPrChange>
          </w:tcPr>
          <w:p w14:paraId="53B856CD" w14:textId="77777777" w:rsidR="00084C76" w:rsidRDefault="00084C76">
            <w:pPr>
              <w:pStyle w:val="TDCe"/>
              <w:rPr>
                <w:ins w:id="8742" w:author="김은수" w:date="2026-10-01T12:05:00Z" w16du:dateUtc="2026-10-01T03:05:00Z"/>
              </w:rPr>
            </w:pPr>
            <w:ins w:id="8743" w:author="김은수" w:date="2026-10-01T12:05:00Z" w16du:dateUtc="2026-10-01T03:05:00Z">
              <w:r>
                <w:t>처리</w:t>
              </w:r>
            </w:ins>
          </w:p>
        </w:tc>
        <w:tc>
          <w:tcPr>
            <w:tcW w:w="7512" w:type="dxa"/>
            <w:tcPrChange w:id="8744" w:author="김은수" w:date="2026-10-01T03:22:00Z">
              <w:tcPr>
                <w:tcW w:w="7512" w:type="dxa"/>
              </w:tcPr>
            </w:tcPrChange>
          </w:tcPr>
          <w:p w14:paraId="61E6C8D1"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8745" w:author="김은수" w:date="2026-10-01T12:05:00Z" w16du:dateUtc="2026-10-01T03:05:00Z"/>
              </w:rPr>
            </w:pPr>
            <w:ins w:id="8746" w:author="김은수" w:date="2026-10-01T12:05:00Z" w16du:dateUtc="2026-10-01T03:05:00Z">
              <w:r>
                <w:t>QCC에서 수신한 배터리 잔량, 충전 상태와 크래들 뚜껑 상태를 각각 갱신하고 조회 인터페이스로 제공한다. 배터리 정보의 수신과 시스템 제어에서의 사용을 분리한다.</w:t>
              </w:r>
            </w:ins>
          </w:p>
        </w:tc>
      </w:tr>
    </w:tbl>
    <w:p w14:paraId="0407CEA0" w14:textId="77777777" w:rsidR="00084C76" w:rsidRDefault="00084C76">
      <w:pPr>
        <w:pStyle w:val="TDC40"/>
        <w:spacing w:after="0"/>
        <w:rPr>
          <w:ins w:id="8747" w:author="김은수" w:date="2026-10-01T12:05:00Z" w16du:dateUtc="2026-10-01T03:05:00Z"/>
        </w:rPr>
        <w:pPrChange w:id="8748" w:author="김은수" w:date="2026-10-01T03:22:00Z">
          <w:pPr>
            <w:pStyle w:val="TDC40"/>
          </w:pPr>
        </w:pPrChange>
      </w:pPr>
    </w:p>
    <w:p w14:paraId="3A8E78F6" w14:textId="77777777" w:rsidR="00084C76" w:rsidRDefault="00084C76">
      <w:pPr>
        <w:pStyle w:val="TDC42"/>
        <w:rPr>
          <w:ins w:id="8749" w:author="김은수" w:date="2026-10-01T12:05:00Z" w16du:dateUtc="2026-10-01T03:05:00Z"/>
        </w:rPr>
      </w:pPr>
      <w:ins w:id="8750" w:author="김은수" w:date="2026-10-01T12:05:00Z" w16du:dateUtc="2026-10-01T03:05:00Z">
        <w:r>
          <w:lastRenderedPageBreak/>
          <w:t xml:space="preserve">표 </w:t>
        </w:r>
        <w:r>
          <w:fldChar w:fldCharType="begin"/>
        </w:r>
        <w:r>
          <w:instrText>SEQ 표 \* ARABIC</w:instrText>
        </w:r>
        <w:r>
          <w:fldChar w:fldCharType="separate"/>
        </w:r>
        <w:r>
          <w:t>114</w:t>
        </w:r>
        <w:r>
          <w:fldChar w:fldCharType="end"/>
        </w:r>
        <w:r>
          <w:t>. 배터리 및 크래들 정보 관리 / 구현 조건</w:t>
        </w:r>
      </w:ins>
    </w:p>
    <w:tbl>
      <w:tblPr>
        <w:tblStyle w:val="TDC41"/>
        <w:tblW w:w="8816" w:type="dxa"/>
        <w:tblLayout w:type="fixed"/>
        <w:tblLook w:val="04A0" w:firstRow="1" w:lastRow="0" w:firstColumn="1" w:lastColumn="0" w:noHBand="0" w:noVBand="1"/>
        <w:tblPrChange w:id="8751"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8752">
          <w:tblGrid>
            <w:gridCol w:w="360"/>
            <w:gridCol w:w="360"/>
            <w:gridCol w:w="584"/>
            <w:gridCol w:w="7512"/>
          </w:tblGrid>
        </w:tblGridChange>
      </w:tblGrid>
      <w:tr w:rsidR="00084C76" w14:paraId="2D5FA0D1" w14:textId="77777777" w:rsidTr="005A6BF3">
        <w:trPr>
          <w:cnfStyle w:val="100000000000" w:firstRow="1" w:lastRow="0" w:firstColumn="0" w:lastColumn="0" w:oddVBand="0" w:evenVBand="0" w:oddHBand="0" w:evenHBand="0" w:firstRowFirstColumn="0" w:firstRowLastColumn="0" w:lastRowFirstColumn="0" w:lastRowLastColumn="0"/>
          <w:cantSplit/>
          <w:tblHeader/>
          <w:ins w:id="8753" w:author="김은수" w:date="2026-10-01T12:05:00Z"/>
          <w:trPrChange w:id="8754"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8755" w:author="김은수" w:date="2026-10-01T03:22:00Z">
              <w:tcPr>
                <w:tcW w:w="1304" w:type="dxa"/>
              </w:tcPr>
            </w:tcPrChange>
          </w:tcPr>
          <w:p w14:paraId="06C34EFC"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8756" w:author="김은수" w:date="2026-10-01T12:05:00Z" w16du:dateUtc="2026-10-01T03:05:00Z"/>
              </w:rPr>
            </w:pPr>
            <w:ins w:id="8757" w:author="김은수" w:date="2026-10-01T12:05:00Z" w16du:dateUtc="2026-10-01T03:05:00Z">
              <w:r>
                <w:t>구분</w:t>
              </w:r>
            </w:ins>
          </w:p>
        </w:tc>
        <w:tc>
          <w:tcPr>
            <w:tcW w:w="7512" w:type="dxa"/>
            <w:tcPrChange w:id="8758" w:author="김은수" w:date="2026-10-01T03:22:00Z">
              <w:tcPr>
                <w:tcW w:w="7512" w:type="dxa"/>
              </w:tcPr>
            </w:tcPrChange>
          </w:tcPr>
          <w:p w14:paraId="0DB9D651"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8759" w:author="김은수" w:date="2026-10-01T12:05:00Z" w16du:dateUtc="2026-10-01T03:05:00Z"/>
              </w:rPr>
            </w:pPr>
            <w:ins w:id="8760" w:author="김은수" w:date="2026-10-01T12:05:00Z" w16du:dateUtc="2026-10-01T03:05:00Z">
              <w:r>
                <w:t>구현 조건</w:t>
              </w:r>
            </w:ins>
          </w:p>
        </w:tc>
      </w:tr>
      <w:tr w:rsidR="00084C76" w14:paraId="002A6C5B" w14:textId="77777777" w:rsidTr="005A6BF3">
        <w:trPr>
          <w:cantSplit/>
          <w:ins w:id="8761" w:author="김은수" w:date="2026-10-01T12:05:00Z"/>
          <w:trPrChange w:id="8762"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8763" w:author="김은수" w:date="2026-10-01T03:22:00Z">
              <w:tcPr>
                <w:tcW w:w="1304" w:type="dxa"/>
              </w:tcPr>
            </w:tcPrChange>
          </w:tcPr>
          <w:p w14:paraId="48A93F07" w14:textId="77777777" w:rsidR="00084C76" w:rsidRDefault="00084C76">
            <w:pPr>
              <w:pStyle w:val="TDCe"/>
              <w:rPr>
                <w:ins w:id="8764" w:author="김은수" w:date="2026-10-01T12:05:00Z" w16du:dateUtc="2026-10-01T03:05:00Z"/>
              </w:rPr>
            </w:pPr>
            <w:ins w:id="8765" w:author="김은수" w:date="2026-10-01T12:05:00Z" w16du:dateUtc="2026-10-01T03:05:00Z">
              <w:r>
                <w:t>관련 함수</w:t>
              </w:r>
            </w:ins>
          </w:p>
        </w:tc>
        <w:tc>
          <w:tcPr>
            <w:tcW w:w="7512" w:type="dxa"/>
            <w:tcPrChange w:id="8766" w:author="김은수" w:date="2026-10-01T03:22:00Z">
              <w:tcPr>
                <w:tcW w:w="7512" w:type="dxa"/>
              </w:tcPr>
            </w:tcPrChange>
          </w:tcPr>
          <w:p w14:paraId="1FE3C5DD" w14:textId="77777777" w:rsidR="00084C76" w:rsidRPr="00E00010" w:rsidRDefault="00084C76">
            <w:pPr>
              <w:pStyle w:val="TDCf"/>
              <w:cnfStyle w:val="000000000000" w:firstRow="0" w:lastRow="0" w:firstColumn="0" w:lastColumn="0" w:oddVBand="0" w:evenVBand="0" w:oddHBand="0" w:evenHBand="0" w:firstRowFirstColumn="0" w:firstRowLastColumn="0" w:lastRowFirstColumn="0" w:lastRowLastColumn="0"/>
              <w:rPr>
                <w:ins w:id="8767" w:author="김은수" w:date="2026-10-01T12:05:00Z" w16du:dateUtc="2026-10-01T03:05:00Z"/>
                <w:lang w:val="en-US"/>
                <w:rPrChange w:id="8768" w:author="김은수" w:date="2026-10-01T13:46:00Z" w16du:dateUtc="2026-10-01T04:46:00Z">
                  <w:rPr>
                    <w:ins w:id="8769" w:author="김은수" w:date="2026-10-01T12:05:00Z" w16du:dateUtc="2026-10-01T03:05:00Z"/>
                  </w:rPr>
                </w:rPrChange>
              </w:rPr>
            </w:pPr>
            <w:ins w:id="8770" w:author="김은수" w:date="2026-10-01T12:05:00Z" w16du:dateUtc="2026-10-01T03:05:00Z">
              <w:r w:rsidRPr="00E00010">
                <w:rPr>
                  <w:lang w:val="en-US"/>
                  <w:rPrChange w:id="8771" w:author="김은수" w:date="2026-10-01T13:46:00Z" w16du:dateUtc="2026-10-01T04:46:00Z">
                    <w:rPr/>
                  </w:rPrChange>
                </w:rPr>
                <w:t>snd_batt_set_state, snd_batt_set_percent, snd_batt_get_percent, snd_charger_set_state / snd_charger_get_state, tdc_charger_set_cradle_cover_state, tdc_cradle_get_cover_state, readBatteryPercentage</w:t>
              </w:r>
            </w:ins>
          </w:p>
        </w:tc>
      </w:tr>
    </w:tbl>
    <w:p w14:paraId="768B93F4" w14:textId="77777777" w:rsidR="00084C76" w:rsidRPr="00E00010" w:rsidRDefault="00084C76">
      <w:pPr>
        <w:pStyle w:val="TDC40"/>
        <w:spacing w:after="0"/>
        <w:rPr>
          <w:ins w:id="8772" w:author="김은수" w:date="2026-10-01T12:05:00Z" w16du:dateUtc="2026-10-01T03:05:00Z"/>
          <w:lang w:val="en-US"/>
          <w:rPrChange w:id="8773" w:author="김은수" w:date="2026-10-01T13:46:00Z" w16du:dateUtc="2026-10-01T04:46:00Z">
            <w:rPr>
              <w:ins w:id="8774" w:author="김은수" w:date="2026-10-01T12:05:00Z" w16du:dateUtc="2026-10-01T03:05:00Z"/>
            </w:rPr>
          </w:rPrChange>
        </w:rPr>
        <w:pPrChange w:id="8775" w:author="김은수" w:date="2026-10-01T03:22:00Z">
          <w:pPr>
            <w:pStyle w:val="TDC40"/>
          </w:pPr>
        </w:pPrChange>
      </w:pPr>
    </w:p>
    <w:p w14:paraId="63B800FC" w14:textId="77777777" w:rsidR="00084C76" w:rsidRDefault="00084C76">
      <w:pPr>
        <w:pStyle w:val="TDC43"/>
        <w:rPr>
          <w:ins w:id="8776" w:author="김은수" w:date="2026-10-01T12:05:00Z" w16du:dateUtc="2026-10-01T03:05:00Z"/>
        </w:rPr>
      </w:pPr>
      <w:ins w:id="8777" w:author="김은수" w:date="2026-10-01T12:05:00Z" w16du:dateUtc="2026-10-01T03:05:00Z">
        <w:r>
          <w:t>입출력 예 : 잔량 40을 수신한 뒤 70을 수신하면 조회값은 70이다. 충전기/뚜껑 상태도 마지막으로 수신한 값을 사용하며 리모콘 조회 경로는 같은 잔량 상태를 참조한다.</w:t>
        </w:r>
      </w:ins>
    </w:p>
    <w:p w14:paraId="250AA9D3" w14:textId="77777777" w:rsidR="000C626C" w:rsidRDefault="000C626C">
      <w:pPr>
        <w:pStyle w:val="TDC40"/>
        <w:rPr>
          <w:ins w:id="8778" w:author="김은수" w:date="2026-10-01T05:08:00Z"/>
        </w:rPr>
      </w:pPr>
    </w:p>
    <w:p w14:paraId="2521DB2C" w14:textId="77777777" w:rsidR="00697371" w:rsidRPr="00E00010" w:rsidRDefault="00220104">
      <w:pPr>
        <w:pStyle w:val="TDC4"/>
        <w:rPr>
          <w:ins w:id="8779" w:author="김은수" w:date="2026-09-30T15:44:00Z" w16du:dateUtc="2026-09-30T06:44:00Z"/>
        </w:rPr>
        <w:pPrChange w:id="8780" w:author="김은수" w:date="2026-10-01T01:11:00Z">
          <w:pPr>
            <w:pStyle w:val="4"/>
            <w:numPr>
              <w:ilvl w:val="3"/>
              <w:numId w:val="7"/>
            </w:numPr>
            <w:tabs>
              <w:tab w:val="num" w:pos="1134"/>
            </w:tabs>
            <w:ind w:left="1200" w:hanging="400"/>
          </w:pPr>
        </w:pPrChange>
      </w:pPr>
      <w:ins w:id="8781" w:author="김은수" w:date="2026-09-30T15:44:00Z" w16du:dateUtc="2026-09-30T06:44:00Z">
        <w:r>
          <w:t>SU-ID-CM3-012, CFX 전원 제어 요청</w:t>
        </w:r>
      </w:ins>
    </w:p>
    <w:p w14:paraId="1EE1E075" w14:textId="77777777" w:rsidR="00084C76" w:rsidRDefault="00084C76">
      <w:pPr>
        <w:pStyle w:val="TDC40"/>
        <w:keepNext/>
        <w:rPr>
          <w:ins w:id="8782" w:author="김은수" w:date="2026-10-01T12:05:00Z" w16du:dateUtc="2026-10-01T03:05:00Z"/>
        </w:rPr>
        <w:pPrChange w:id="8783" w:author="김은수" w:date="2026-10-01T03:22:00Z">
          <w:pPr>
            <w:pStyle w:val="TDC40"/>
          </w:pPr>
        </w:pPrChange>
      </w:pPr>
      <w:ins w:id="8784" w:author="김은수" w:date="2026-10-01T12:05:00Z" w16du:dateUtc="2026-10-01T03:05:00Z">
        <w:r>
          <w:t>CFX가 담당하는 전원/저전력 동작을 공유 명령으로 요청한다.</w:t>
        </w:r>
      </w:ins>
    </w:p>
    <w:p w14:paraId="5A6CA831" w14:textId="77777777" w:rsidR="00084C76" w:rsidRDefault="00084C76">
      <w:pPr>
        <w:pStyle w:val="TDC42"/>
        <w:rPr>
          <w:ins w:id="8785" w:author="김은수" w:date="2026-10-01T12:05:00Z" w16du:dateUtc="2026-10-01T03:05:00Z"/>
        </w:rPr>
      </w:pPr>
      <w:ins w:id="8786" w:author="김은수" w:date="2026-10-01T12:05:00Z" w16du:dateUtc="2026-10-01T03:05:00Z">
        <w:r>
          <w:t xml:space="preserve">표 </w:t>
        </w:r>
        <w:r>
          <w:fldChar w:fldCharType="begin"/>
        </w:r>
        <w:r>
          <w:instrText>SEQ 표 \* ARABIC</w:instrText>
        </w:r>
        <w:r>
          <w:fldChar w:fldCharType="separate"/>
        </w:r>
        <w:r>
          <w:t>115</w:t>
        </w:r>
        <w:r>
          <w:fldChar w:fldCharType="end"/>
        </w:r>
        <w:r>
          <w:t>. CFX 전원 제어 요청 / 유닛 설계 내용</w:t>
        </w:r>
      </w:ins>
    </w:p>
    <w:tbl>
      <w:tblPr>
        <w:tblStyle w:val="TDC41"/>
        <w:tblW w:w="8816" w:type="dxa"/>
        <w:tblLayout w:type="fixed"/>
        <w:tblLook w:val="04A0" w:firstRow="1" w:lastRow="0" w:firstColumn="1" w:lastColumn="0" w:noHBand="0" w:noVBand="1"/>
        <w:tblPrChange w:id="8787"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8788">
          <w:tblGrid>
            <w:gridCol w:w="360"/>
            <w:gridCol w:w="360"/>
            <w:gridCol w:w="584"/>
            <w:gridCol w:w="7512"/>
          </w:tblGrid>
        </w:tblGridChange>
      </w:tblGrid>
      <w:tr w:rsidR="00084C76" w14:paraId="61A0708D" w14:textId="77777777" w:rsidTr="004C09E2">
        <w:trPr>
          <w:cnfStyle w:val="100000000000" w:firstRow="1" w:lastRow="0" w:firstColumn="0" w:lastColumn="0" w:oddVBand="0" w:evenVBand="0" w:oddHBand="0" w:evenHBand="0" w:firstRowFirstColumn="0" w:firstRowLastColumn="0" w:lastRowFirstColumn="0" w:lastRowLastColumn="0"/>
          <w:cantSplit/>
          <w:tblHeader/>
          <w:ins w:id="8789" w:author="김은수" w:date="2026-10-01T12:05:00Z"/>
          <w:trPrChange w:id="8790"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8791" w:author="김은수" w:date="2026-10-01T03:22:00Z">
              <w:tcPr>
                <w:tcW w:w="1304" w:type="dxa"/>
              </w:tcPr>
            </w:tcPrChange>
          </w:tcPr>
          <w:p w14:paraId="157D48C7"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8792" w:author="김은수" w:date="2026-10-01T12:05:00Z" w16du:dateUtc="2026-10-01T03:05:00Z"/>
              </w:rPr>
            </w:pPr>
            <w:ins w:id="8793" w:author="김은수" w:date="2026-10-01T12:05:00Z" w16du:dateUtc="2026-10-01T03:05:00Z">
              <w:r>
                <w:t>항목</w:t>
              </w:r>
            </w:ins>
          </w:p>
        </w:tc>
        <w:tc>
          <w:tcPr>
            <w:tcW w:w="7512" w:type="dxa"/>
            <w:tcPrChange w:id="8794" w:author="김은수" w:date="2026-10-01T03:22:00Z">
              <w:tcPr>
                <w:tcW w:w="7512" w:type="dxa"/>
              </w:tcPr>
            </w:tcPrChange>
          </w:tcPr>
          <w:p w14:paraId="025DC021"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8795" w:author="김은수" w:date="2026-10-01T12:05:00Z" w16du:dateUtc="2026-10-01T03:05:00Z"/>
              </w:rPr>
            </w:pPr>
            <w:ins w:id="8796" w:author="김은수" w:date="2026-10-01T12:05:00Z" w16du:dateUtc="2026-10-01T03:05:00Z">
              <w:r>
                <w:t>설계 내용</w:t>
              </w:r>
            </w:ins>
          </w:p>
        </w:tc>
      </w:tr>
      <w:tr w:rsidR="00084C76" w14:paraId="2E3A053B" w14:textId="77777777" w:rsidTr="004C09E2">
        <w:trPr>
          <w:cantSplit/>
          <w:ins w:id="8797" w:author="김은수" w:date="2026-10-01T12:05:00Z"/>
          <w:trPrChange w:id="8798"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8799" w:author="김은수" w:date="2026-10-01T03:22:00Z">
              <w:tcPr>
                <w:tcW w:w="1304" w:type="dxa"/>
              </w:tcPr>
            </w:tcPrChange>
          </w:tcPr>
          <w:p w14:paraId="630AC4C3" w14:textId="77777777" w:rsidR="00084C76" w:rsidRDefault="00084C76">
            <w:pPr>
              <w:pStyle w:val="TDCe"/>
              <w:rPr>
                <w:ins w:id="8800" w:author="김은수" w:date="2026-10-01T12:05:00Z" w16du:dateUtc="2026-10-01T03:05:00Z"/>
              </w:rPr>
            </w:pPr>
            <w:ins w:id="8801" w:author="김은수" w:date="2026-10-01T12:05:00Z" w16du:dateUtc="2026-10-01T03:05:00Z">
              <w:r>
                <w:t>입력</w:t>
              </w:r>
            </w:ins>
          </w:p>
        </w:tc>
        <w:tc>
          <w:tcPr>
            <w:tcW w:w="7512" w:type="dxa"/>
            <w:tcPrChange w:id="8802" w:author="김은수" w:date="2026-10-01T03:22:00Z">
              <w:tcPr>
                <w:tcW w:w="7512" w:type="dxa"/>
              </w:tcPr>
            </w:tcPrChange>
          </w:tcPr>
          <w:p w14:paraId="2F2B6121"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8803" w:author="김은수" w:date="2026-10-01T12:05:00Z" w16du:dateUtc="2026-10-01T03:05:00Z"/>
              </w:rPr>
            </w:pPr>
            <w:ins w:id="8804" w:author="김은수" w:date="2026-10-01T12:05:00Z" w16du:dateUtc="2026-10-01T03:05:00Z">
              <w:r>
                <w:t>보조 전원 켜기/끄기 또는 절전 요청</w:t>
              </w:r>
            </w:ins>
          </w:p>
        </w:tc>
      </w:tr>
      <w:tr w:rsidR="00084C76" w14:paraId="2CA1FE03" w14:textId="77777777" w:rsidTr="004C09E2">
        <w:trPr>
          <w:cantSplit/>
          <w:ins w:id="8805" w:author="김은수" w:date="2026-10-01T12:05:00Z"/>
          <w:trPrChange w:id="8806"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8807" w:author="김은수" w:date="2026-10-01T03:22:00Z">
              <w:tcPr>
                <w:tcW w:w="1304" w:type="dxa"/>
              </w:tcPr>
            </w:tcPrChange>
          </w:tcPr>
          <w:p w14:paraId="02E784E6" w14:textId="77777777" w:rsidR="00084C76" w:rsidRDefault="00084C76">
            <w:pPr>
              <w:pStyle w:val="TDCe"/>
              <w:rPr>
                <w:ins w:id="8808" w:author="김은수" w:date="2026-10-01T12:05:00Z" w16du:dateUtc="2026-10-01T03:05:00Z"/>
              </w:rPr>
            </w:pPr>
            <w:ins w:id="8809" w:author="김은수" w:date="2026-10-01T12:05:00Z" w16du:dateUtc="2026-10-01T03:05:00Z">
              <w:r>
                <w:t>출력</w:t>
              </w:r>
            </w:ins>
          </w:p>
        </w:tc>
        <w:tc>
          <w:tcPr>
            <w:tcW w:w="7512" w:type="dxa"/>
            <w:tcPrChange w:id="8810" w:author="김은수" w:date="2026-10-01T03:22:00Z">
              <w:tcPr>
                <w:tcW w:w="7512" w:type="dxa"/>
              </w:tcPr>
            </w:tcPrChange>
          </w:tcPr>
          <w:p w14:paraId="06E22494"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8811" w:author="김은수" w:date="2026-10-01T12:05:00Z" w16du:dateUtc="2026-10-01T03:05:00Z"/>
              </w:rPr>
            </w:pPr>
            <w:ins w:id="8812" w:author="김은수" w:date="2026-10-01T12:05:00Z" w16du:dateUtc="2026-10-01T03:05:00Z">
              <w:r>
                <w:t>CFX 공유 명령</w:t>
              </w:r>
            </w:ins>
          </w:p>
        </w:tc>
      </w:tr>
      <w:tr w:rsidR="00084C76" w14:paraId="7992A8AD" w14:textId="77777777" w:rsidTr="004C09E2">
        <w:trPr>
          <w:cantSplit/>
          <w:ins w:id="8813" w:author="김은수" w:date="2026-10-01T12:05:00Z"/>
          <w:trPrChange w:id="8814"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8815" w:author="김은수" w:date="2026-10-01T03:22:00Z">
              <w:tcPr>
                <w:tcW w:w="1304" w:type="dxa"/>
              </w:tcPr>
            </w:tcPrChange>
          </w:tcPr>
          <w:p w14:paraId="5D9A850E" w14:textId="77777777" w:rsidR="00084C76" w:rsidRDefault="00084C76">
            <w:pPr>
              <w:pStyle w:val="TDCe"/>
              <w:rPr>
                <w:ins w:id="8816" w:author="김은수" w:date="2026-10-01T12:05:00Z" w16du:dateUtc="2026-10-01T03:05:00Z"/>
              </w:rPr>
            </w:pPr>
            <w:ins w:id="8817" w:author="김은수" w:date="2026-10-01T12:05:00Z" w16du:dateUtc="2026-10-01T03:05:00Z">
              <w:r>
                <w:t>처리</w:t>
              </w:r>
            </w:ins>
          </w:p>
        </w:tc>
        <w:tc>
          <w:tcPr>
            <w:tcW w:w="7512" w:type="dxa"/>
            <w:tcPrChange w:id="8818" w:author="김은수" w:date="2026-10-01T03:22:00Z">
              <w:tcPr>
                <w:tcW w:w="7512" w:type="dxa"/>
              </w:tcPr>
            </w:tcPrChange>
          </w:tcPr>
          <w:p w14:paraId="0BEF6216"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8819" w:author="김은수" w:date="2026-10-01T12:05:00Z" w16du:dateUtc="2026-10-01T03:05:00Z"/>
              </w:rPr>
            </w:pPr>
            <w:ins w:id="8820" w:author="김은수" w:date="2026-10-01T12:05:00Z" w16du:dateUtc="2026-10-01T03:05:00Z">
              <w:r>
                <w:t>전원 상태 요청 또는 절전 요청을 해당 공유 필드에 기록한다. 실제 출력 핀과 주변장치 정리는 요청을 받은 코어의 처리와 연결한다.</w:t>
              </w:r>
            </w:ins>
          </w:p>
        </w:tc>
      </w:tr>
    </w:tbl>
    <w:p w14:paraId="0A5DE804" w14:textId="77777777" w:rsidR="00084C76" w:rsidRDefault="00084C76">
      <w:pPr>
        <w:pStyle w:val="TDC40"/>
        <w:spacing w:after="0"/>
        <w:rPr>
          <w:ins w:id="8821" w:author="김은수" w:date="2026-10-01T12:05:00Z" w16du:dateUtc="2026-10-01T03:05:00Z"/>
        </w:rPr>
        <w:pPrChange w:id="8822" w:author="김은수" w:date="2026-10-01T03:22:00Z">
          <w:pPr>
            <w:pStyle w:val="TDC40"/>
          </w:pPr>
        </w:pPrChange>
      </w:pPr>
    </w:p>
    <w:p w14:paraId="4F9A9BF9" w14:textId="77777777" w:rsidR="00084C76" w:rsidRDefault="00084C76">
      <w:pPr>
        <w:pStyle w:val="TDC42"/>
        <w:rPr>
          <w:ins w:id="8823" w:author="김은수" w:date="2026-10-01T12:05:00Z" w16du:dateUtc="2026-10-01T03:05:00Z"/>
        </w:rPr>
      </w:pPr>
      <w:ins w:id="8824" w:author="김은수" w:date="2026-10-01T12:05:00Z" w16du:dateUtc="2026-10-01T03:05:00Z">
        <w:r>
          <w:t xml:space="preserve">표 </w:t>
        </w:r>
        <w:r>
          <w:fldChar w:fldCharType="begin"/>
        </w:r>
        <w:r>
          <w:instrText>SEQ 표 \* ARABIC</w:instrText>
        </w:r>
        <w:r>
          <w:fldChar w:fldCharType="separate"/>
        </w:r>
        <w:r>
          <w:t>116</w:t>
        </w:r>
        <w:r>
          <w:fldChar w:fldCharType="end"/>
        </w:r>
        <w:r>
          <w:t>. CFX 전원 제어 요청 / 구현 조건</w:t>
        </w:r>
      </w:ins>
    </w:p>
    <w:tbl>
      <w:tblPr>
        <w:tblStyle w:val="TDC41"/>
        <w:tblW w:w="8816" w:type="dxa"/>
        <w:tblLayout w:type="fixed"/>
        <w:tblLook w:val="04A0" w:firstRow="1" w:lastRow="0" w:firstColumn="1" w:lastColumn="0" w:noHBand="0" w:noVBand="1"/>
        <w:tblPrChange w:id="8825"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8826">
          <w:tblGrid>
            <w:gridCol w:w="360"/>
            <w:gridCol w:w="360"/>
            <w:gridCol w:w="584"/>
            <w:gridCol w:w="7512"/>
          </w:tblGrid>
        </w:tblGridChange>
      </w:tblGrid>
      <w:tr w:rsidR="00084C76" w14:paraId="46BB8762" w14:textId="77777777" w:rsidTr="004C09E2">
        <w:trPr>
          <w:cnfStyle w:val="100000000000" w:firstRow="1" w:lastRow="0" w:firstColumn="0" w:lastColumn="0" w:oddVBand="0" w:evenVBand="0" w:oddHBand="0" w:evenHBand="0" w:firstRowFirstColumn="0" w:firstRowLastColumn="0" w:lastRowFirstColumn="0" w:lastRowLastColumn="0"/>
          <w:cantSplit/>
          <w:tblHeader/>
          <w:ins w:id="8827" w:author="김은수" w:date="2026-10-01T12:05:00Z"/>
          <w:trPrChange w:id="8828"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8829" w:author="김은수" w:date="2026-10-01T03:22:00Z">
              <w:tcPr>
                <w:tcW w:w="1304" w:type="dxa"/>
              </w:tcPr>
            </w:tcPrChange>
          </w:tcPr>
          <w:p w14:paraId="795E73F9"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8830" w:author="김은수" w:date="2026-10-01T12:05:00Z" w16du:dateUtc="2026-10-01T03:05:00Z"/>
              </w:rPr>
            </w:pPr>
            <w:ins w:id="8831" w:author="김은수" w:date="2026-10-01T12:05:00Z" w16du:dateUtc="2026-10-01T03:05:00Z">
              <w:r>
                <w:t>구분</w:t>
              </w:r>
            </w:ins>
          </w:p>
        </w:tc>
        <w:tc>
          <w:tcPr>
            <w:tcW w:w="7512" w:type="dxa"/>
            <w:tcPrChange w:id="8832" w:author="김은수" w:date="2026-10-01T03:22:00Z">
              <w:tcPr>
                <w:tcW w:w="7512" w:type="dxa"/>
              </w:tcPr>
            </w:tcPrChange>
          </w:tcPr>
          <w:p w14:paraId="37941377"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8833" w:author="김은수" w:date="2026-10-01T12:05:00Z" w16du:dateUtc="2026-10-01T03:05:00Z"/>
              </w:rPr>
            </w:pPr>
            <w:ins w:id="8834" w:author="김은수" w:date="2026-10-01T12:05:00Z" w16du:dateUtc="2026-10-01T03:05:00Z">
              <w:r>
                <w:t>구현 조건</w:t>
              </w:r>
            </w:ins>
          </w:p>
        </w:tc>
      </w:tr>
      <w:tr w:rsidR="00084C76" w14:paraId="477DD236" w14:textId="77777777" w:rsidTr="004C09E2">
        <w:trPr>
          <w:cantSplit/>
          <w:ins w:id="8835" w:author="김은수" w:date="2026-10-01T12:05:00Z"/>
          <w:trPrChange w:id="8836"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8837" w:author="김은수" w:date="2026-10-01T03:22:00Z">
              <w:tcPr>
                <w:tcW w:w="1304" w:type="dxa"/>
              </w:tcPr>
            </w:tcPrChange>
          </w:tcPr>
          <w:p w14:paraId="23459B90" w14:textId="77777777" w:rsidR="00084C76" w:rsidRDefault="00084C76">
            <w:pPr>
              <w:pStyle w:val="TDCe"/>
              <w:rPr>
                <w:ins w:id="8838" w:author="김은수" w:date="2026-10-01T12:05:00Z" w16du:dateUtc="2026-10-01T03:05:00Z"/>
              </w:rPr>
            </w:pPr>
            <w:ins w:id="8839" w:author="김은수" w:date="2026-10-01T12:05:00Z" w16du:dateUtc="2026-10-01T03:05:00Z">
              <w:r>
                <w:t>관련 함수</w:t>
              </w:r>
            </w:ins>
          </w:p>
        </w:tc>
        <w:tc>
          <w:tcPr>
            <w:tcW w:w="7512" w:type="dxa"/>
            <w:tcPrChange w:id="8840" w:author="김은수" w:date="2026-10-01T03:22:00Z">
              <w:tcPr>
                <w:tcW w:w="7512" w:type="dxa"/>
              </w:tcPr>
            </w:tcPrChange>
          </w:tcPr>
          <w:p w14:paraId="406D9870" w14:textId="77777777" w:rsidR="00084C76" w:rsidRPr="00E00010" w:rsidRDefault="00084C76">
            <w:pPr>
              <w:pStyle w:val="TDCf"/>
              <w:cnfStyle w:val="000000000000" w:firstRow="0" w:lastRow="0" w:firstColumn="0" w:lastColumn="0" w:oddVBand="0" w:evenVBand="0" w:oddHBand="0" w:evenHBand="0" w:firstRowFirstColumn="0" w:firstRowLastColumn="0" w:lastRowFirstColumn="0" w:lastRowLastColumn="0"/>
              <w:rPr>
                <w:ins w:id="8841" w:author="김은수" w:date="2026-10-01T12:05:00Z" w16du:dateUtc="2026-10-01T03:05:00Z"/>
                <w:lang w:val="en-US"/>
                <w:rPrChange w:id="8842" w:author="김은수" w:date="2026-10-01T13:46:00Z" w16du:dateUtc="2026-10-01T04:46:00Z">
                  <w:rPr>
                    <w:ins w:id="8843" w:author="김은수" w:date="2026-10-01T12:05:00Z" w16du:dateUtc="2026-10-01T03:05:00Z"/>
                  </w:rPr>
                </w:rPrChange>
              </w:rPr>
            </w:pPr>
            <w:ins w:id="8844" w:author="김은수" w:date="2026-10-01T12:05:00Z" w16du:dateUtc="2026-10-01T03:05:00Z">
              <w:r w:rsidRPr="00E00010">
                <w:rPr>
                  <w:lang w:val="en-US"/>
                  <w:rPrChange w:id="8845" w:author="김은수" w:date="2026-10-01T13:46:00Z" w16du:dateUtc="2026-10-01T04:46:00Z">
                    <w:rPr/>
                  </w:rPrChange>
                </w:rPr>
                <w:t>OnOff_3V_PMIC_CM3_to_CFX, enterLowPowerMode_CM3_to_CFX</w:t>
              </w:r>
            </w:ins>
          </w:p>
        </w:tc>
      </w:tr>
      <w:tr w:rsidR="00084C76" w14:paraId="118A31BC" w14:textId="77777777" w:rsidTr="004C09E2">
        <w:trPr>
          <w:cantSplit/>
          <w:ins w:id="8846" w:author="김은수" w:date="2026-10-01T12:05:00Z"/>
          <w:trPrChange w:id="8847"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8848" w:author="김은수" w:date="2026-10-01T03:22:00Z">
              <w:tcPr>
                <w:tcW w:w="1304" w:type="dxa"/>
              </w:tcPr>
            </w:tcPrChange>
          </w:tcPr>
          <w:p w14:paraId="40F62D12" w14:textId="77777777" w:rsidR="00084C76" w:rsidRDefault="00084C76">
            <w:pPr>
              <w:pStyle w:val="TDCe"/>
              <w:rPr>
                <w:ins w:id="8849" w:author="김은수" w:date="2026-10-01T12:05:00Z" w16du:dateUtc="2026-10-01T03:05:00Z"/>
              </w:rPr>
            </w:pPr>
            <w:ins w:id="8850" w:author="김은수" w:date="2026-10-01T12:05:00Z" w16du:dateUtc="2026-10-01T03:05:00Z">
              <w:r>
                <w:t>동작 조건</w:t>
              </w:r>
            </w:ins>
          </w:p>
        </w:tc>
        <w:tc>
          <w:tcPr>
            <w:tcW w:w="7512" w:type="dxa"/>
            <w:tcPrChange w:id="8851" w:author="김은수" w:date="2026-10-01T03:22:00Z">
              <w:tcPr>
                <w:tcW w:w="7512" w:type="dxa"/>
              </w:tcPr>
            </w:tcPrChange>
          </w:tcPr>
          <w:p w14:paraId="3F2BE202"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8852" w:author="김은수" w:date="2026-10-01T12:05:00Z" w16du:dateUtc="2026-10-01T03:05:00Z"/>
              </w:rPr>
            </w:pPr>
            <w:ins w:id="8853" w:author="김은수" w:date="2026-10-01T12:05:00Z" w16du:dateUtc="2026-10-01T03:05:00Z">
              <w:r>
                <w:t>요청 종류에 맞는 필드만 갱신되고 다른 제어 명령을 덮어쓰지 않아야 한다.</w:t>
              </w:r>
            </w:ins>
          </w:p>
        </w:tc>
      </w:tr>
    </w:tbl>
    <w:p w14:paraId="7DA2A5F3" w14:textId="77777777" w:rsidR="00084C76" w:rsidRDefault="00084C76">
      <w:pPr>
        <w:pStyle w:val="TDC40"/>
        <w:spacing w:after="0"/>
        <w:rPr>
          <w:ins w:id="8854" w:author="김은수" w:date="2026-10-01T12:05:00Z" w16du:dateUtc="2026-10-01T03:05:00Z"/>
        </w:rPr>
        <w:pPrChange w:id="8855" w:author="김은수" w:date="2026-10-01T03:22:00Z">
          <w:pPr>
            <w:pStyle w:val="TDC40"/>
          </w:pPr>
        </w:pPrChange>
      </w:pPr>
    </w:p>
    <w:p w14:paraId="63C5655E" w14:textId="77777777" w:rsidR="00697371" w:rsidRPr="00E00010" w:rsidRDefault="00220104">
      <w:pPr>
        <w:pStyle w:val="TDC4"/>
        <w:rPr>
          <w:ins w:id="8856" w:author="김은수" w:date="2026-09-30T15:44:00Z" w16du:dateUtc="2026-09-30T06:44:00Z"/>
        </w:rPr>
        <w:pPrChange w:id="8857" w:author="김은수" w:date="2026-10-01T01:11:00Z">
          <w:pPr>
            <w:pStyle w:val="4"/>
            <w:numPr>
              <w:ilvl w:val="3"/>
              <w:numId w:val="7"/>
            </w:numPr>
            <w:tabs>
              <w:tab w:val="num" w:pos="1134"/>
            </w:tabs>
            <w:ind w:left="1200" w:hanging="400"/>
          </w:pPr>
        </w:pPrChange>
      </w:pPr>
      <w:ins w:id="8858" w:author="김은수" w:date="2026-09-30T15:44:00Z" w16du:dateUtc="2026-09-30T06:44:00Z">
        <w:r>
          <w:lastRenderedPageBreak/>
          <w:t>SU-ID-CM3-013, LED 표시 요청과 우선순위</w:t>
        </w:r>
      </w:ins>
    </w:p>
    <w:p w14:paraId="26CEBE5C" w14:textId="77777777" w:rsidR="00084C76" w:rsidRDefault="00084C76">
      <w:pPr>
        <w:pStyle w:val="TDC40"/>
        <w:keepNext/>
        <w:rPr>
          <w:ins w:id="8859" w:author="김은수" w:date="2026-10-01T12:05:00Z" w16du:dateUtc="2026-10-01T03:05:00Z"/>
        </w:rPr>
        <w:pPrChange w:id="8860" w:author="김은수" w:date="2026-10-01T03:22:00Z">
          <w:pPr>
            <w:pStyle w:val="TDC40"/>
          </w:pPr>
        </w:pPrChange>
      </w:pPr>
      <w:ins w:id="8861" w:author="김은수" w:date="2026-10-01T12:05:00Z" w16du:dateUtc="2026-10-01T03:05:00Z">
        <w:r>
          <w:t>여러 기능이 동시에 LED를 요청해도 한 가지 표시를 일관되게 출력한다.</w:t>
        </w:r>
      </w:ins>
    </w:p>
    <w:p w14:paraId="6469A8E2" w14:textId="77777777" w:rsidR="00084C76" w:rsidRDefault="00084C76">
      <w:pPr>
        <w:pStyle w:val="TDC42"/>
        <w:rPr>
          <w:ins w:id="8862" w:author="김은수" w:date="2026-10-01T12:05:00Z" w16du:dateUtc="2026-10-01T03:05:00Z"/>
        </w:rPr>
      </w:pPr>
      <w:ins w:id="8863" w:author="김은수" w:date="2026-10-01T12:05:00Z" w16du:dateUtc="2026-10-01T03:05:00Z">
        <w:r>
          <w:t xml:space="preserve">표 </w:t>
        </w:r>
        <w:r>
          <w:fldChar w:fldCharType="begin"/>
        </w:r>
        <w:r>
          <w:instrText>SEQ 표 \* ARABIC</w:instrText>
        </w:r>
        <w:r>
          <w:fldChar w:fldCharType="separate"/>
        </w:r>
        <w:r>
          <w:t>117</w:t>
        </w:r>
        <w:r>
          <w:fldChar w:fldCharType="end"/>
        </w:r>
        <w:r>
          <w:t>. LED 표시 요청과 우선순위 / 유닛 설계 내용</w:t>
        </w:r>
      </w:ins>
    </w:p>
    <w:tbl>
      <w:tblPr>
        <w:tblStyle w:val="TDC41"/>
        <w:tblW w:w="8816" w:type="dxa"/>
        <w:tblLayout w:type="fixed"/>
        <w:tblLook w:val="04A0" w:firstRow="1" w:lastRow="0" w:firstColumn="1" w:lastColumn="0" w:noHBand="0" w:noVBand="1"/>
        <w:tblPrChange w:id="8864"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8865">
          <w:tblGrid>
            <w:gridCol w:w="360"/>
            <w:gridCol w:w="360"/>
            <w:gridCol w:w="584"/>
            <w:gridCol w:w="7512"/>
          </w:tblGrid>
        </w:tblGridChange>
      </w:tblGrid>
      <w:tr w:rsidR="00084C76" w14:paraId="6E3550E4" w14:textId="77777777" w:rsidTr="00F9255E">
        <w:trPr>
          <w:cnfStyle w:val="100000000000" w:firstRow="1" w:lastRow="0" w:firstColumn="0" w:lastColumn="0" w:oddVBand="0" w:evenVBand="0" w:oddHBand="0" w:evenHBand="0" w:firstRowFirstColumn="0" w:firstRowLastColumn="0" w:lastRowFirstColumn="0" w:lastRowLastColumn="0"/>
          <w:cantSplit/>
          <w:tblHeader/>
          <w:ins w:id="8866" w:author="김은수" w:date="2026-10-01T12:05:00Z"/>
          <w:trPrChange w:id="8867"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8868" w:author="김은수" w:date="2026-10-01T03:22:00Z">
              <w:tcPr>
                <w:tcW w:w="1304" w:type="dxa"/>
              </w:tcPr>
            </w:tcPrChange>
          </w:tcPr>
          <w:p w14:paraId="4480E1A9"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8869" w:author="김은수" w:date="2026-10-01T12:05:00Z" w16du:dateUtc="2026-10-01T03:05:00Z"/>
              </w:rPr>
            </w:pPr>
            <w:ins w:id="8870" w:author="김은수" w:date="2026-10-01T12:05:00Z" w16du:dateUtc="2026-10-01T03:05:00Z">
              <w:r>
                <w:t>항목</w:t>
              </w:r>
            </w:ins>
          </w:p>
        </w:tc>
        <w:tc>
          <w:tcPr>
            <w:tcW w:w="7512" w:type="dxa"/>
            <w:tcPrChange w:id="8871" w:author="김은수" w:date="2026-10-01T03:22:00Z">
              <w:tcPr>
                <w:tcW w:w="7512" w:type="dxa"/>
              </w:tcPr>
            </w:tcPrChange>
          </w:tcPr>
          <w:p w14:paraId="1F5DD807"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8872" w:author="김은수" w:date="2026-10-01T12:05:00Z" w16du:dateUtc="2026-10-01T03:05:00Z"/>
              </w:rPr>
            </w:pPr>
            <w:ins w:id="8873" w:author="김은수" w:date="2026-10-01T12:05:00Z" w16du:dateUtc="2026-10-01T03:05:00Z">
              <w:r>
                <w:t>설계 내용</w:t>
              </w:r>
            </w:ins>
          </w:p>
        </w:tc>
      </w:tr>
      <w:tr w:rsidR="00084C76" w14:paraId="4017FEC2" w14:textId="77777777" w:rsidTr="00F9255E">
        <w:trPr>
          <w:cantSplit/>
          <w:ins w:id="8874" w:author="김은수" w:date="2026-10-01T12:05:00Z"/>
          <w:trPrChange w:id="8875"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8876" w:author="김은수" w:date="2026-10-01T03:22:00Z">
              <w:tcPr>
                <w:tcW w:w="1304" w:type="dxa"/>
              </w:tcPr>
            </w:tcPrChange>
          </w:tcPr>
          <w:p w14:paraId="0E6D3E8E" w14:textId="77777777" w:rsidR="00084C76" w:rsidRDefault="00084C76">
            <w:pPr>
              <w:pStyle w:val="TDCe"/>
              <w:rPr>
                <w:ins w:id="8877" w:author="김은수" w:date="2026-10-01T12:05:00Z" w16du:dateUtc="2026-10-01T03:05:00Z"/>
              </w:rPr>
            </w:pPr>
            <w:ins w:id="8878" w:author="김은수" w:date="2026-10-01T12:05:00Z" w16du:dateUtc="2026-10-01T03:05:00Z">
              <w:r>
                <w:t>입력</w:t>
              </w:r>
            </w:ins>
          </w:p>
        </w:tc>
        <w:tc>
          <w:tcPr>
            <w:tcW w:w="7512" w:type="dxa"/>
            <w:tcPrChange w:id="8879" w:author="김은수" w:date="2026-10-01T03:22:00Z">
              <w:tcPr>
                <w:tcW w:w="7512" w:type="dxa"/>
              </w:tcPr>
            </w:tcPrChange>
          </w:tcPr>
          <w:p w14:paraId="10058DA7"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8880" w:author="김은수" w:date="2026-10-01T12:05:00Z" w16du:dateUtc="2026-10-01T03:05:00Z"/>
              </w:rPr>
            </w:pPr>
            <w:ins w:id="8881" w:author="김은수" w:date="2026-10-01T12:05:00Z" w16du:dateUtc="2026-10-01T03:05:00Z">
              <w:r>
                <w:t>기능별 표시 요청과 주기 tick</w:t>
              </w:r>
            </w:ins>
          </w:p>
        </w:tc>
      </w:tr>
      <w:tr w:rsidR="00084C76" w14:paraId="6F4D72C0" w14:textId="77777777" w:rsidTr="00F9255E">
        <w:trPr>
          <w:cantSplit/>
          <w:ins w:id="8882" w:author="김은수" w:date="2026-10-01T12:05:00Z"/>
          <w:trPrChange w:id="8883"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8884" w:author="김은수" w:date="2026-10-01T03:22:00Z">
              <w:tcPr>
                <w:tcW w:w="1304" w:type="dxa"/>
              </w:tcPr>
            </w:tcPrChange>
          </w:tcPr>
          <w:p w14:paraId="73953011" w14:textId="77777777" w:rsidR="00084C76" w:rsidRDefault="00084C76">
            <w:pPr>
              <w:pStyle w:val="TDCe"/>
              <w:rPr>
                <w:ins w:id="8885" w:author="김은수" w:date="2026-10-01T12:05:00Z" w16du:dateUtc="2026-10-01T03:05:00Z"/>
              </w:rPr>
            </w:pPr>
            <w:ins w:id="8886" w:author="김은수" w:date="2026-10-01T12:05:00Z" w16du:dateUtc="2026-10-01T03:05:00Z">
              <w:r>
                <w:t>출력</w:t>
              </w:r>
            </w:ins>
          </w:p>
        </w:tc>
        <w:tc>
          <w:tcPr>
            <w:tcW w:w="7512" w:type="dxa"/>
            <w:tcPrChange w:id="8887" w:author="김은수" w:date="2026-10-01T03:22:00Z">
              <w:tcPr>
                <w:tcW w:w="7512" w:type="dxa"/>
              </w:tcPr>
            </w:tcPrChange>
          </w:tcPr>
          <w:p w14:paraId="3D61E2FA"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8888" w:author="김은수" w:date="2026-10-01T12:05:00Z" w16du:dateUtc="2026-10-01T03:05:00Z"/>
              </w:rPr>
            </w:pPr>
            <w:ins w:id="8889" w:author="김은수" w:date="2026-10-01T12:05:00Z" w16du:dateUtc="2026-10-01T03:05:00Z">
              <w:r>
                <w:t>선택된 표시 상태</w:t>
              </w:r>
            </w:ins>
          </w:p>
        </w:tc>
      </w:tr>
      <w:tr w:rsidR="00084C76" w14:paraId="3786EE8B" w14:textId="77777777" w:rsidTr="00F9255E">
        <w:trPr>
          <w:cantSplit/>
          <w:ins w:id="8890" w:author="김은수" w:date="2026-10-01T12:05:00Z"/>
          <w:trPrChange w:id="8891"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8892" w:author="김은수" w:date="2026-10-01T03:22:00Z">
              <w:tcPr>
                <w:tcW w:w="1304" w:type="dxa"/>
              </w:tcPr>
            </w:tcPrChange>
          </w:tcPr>
          <w:p w14:paraId="0938191A" w14:textId="77777777" w:rsidR="00084C76" w:rsidRDefault="00084C76">
            <w:pPr>
              <w:pStyle w:val="TDCe"/>
              <w:rPr>
                <w:ins w:id="8893" w:author="김은수" w:date="2026-10-01T12:05:00Z" w16du:dateUtc="2026-10-01T03:05:00Z"/>
              </w:rPr>
            </w:pPr>
            <w:ins w:id="8894" w:author="김은수" w:date="2026-10-01T12:05:00Z" w16du:dateUtc="2026-10-01T03:05:00Z">
              <w:r>
                <w:t>처리</w:t>
              </w:r>
            </w:ins>
          </w:p>
        </w:tc>
        <w:tc>
          <w:tcPr>
            <w:tcW w:w="7512" w:type="dxa"/>
            <w:tcPrChange w:id="8895" w:author="김은수" w:date="2026-10-01T03:22:00Z">
              <w:tcPr>
                <w:tcW w:w="7512" w:type="dxa"/>
              </w:tcPr>
            </w:tcPrChange>
          </w:tcPr>
          <w:p w14:paraId="4827BCE8"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8896" w:author="김은수" w:date="2026-10-01T12:05:00Z" w16du:dateUtc="2026-10-01T03:05:00Z"/>
              </w:rPr>
            </w:pPr>
            <w:ins w:id="8897" w:author="김은수" w:date="2026-10-01T12:05:00Z" w16du:dateUtc="2026-10-01T03:05:00Z">
              <w:r>
                <w:t>요청 소스별 상태를 보관하고 tick마다 우선순위에 따라 유효 요청을 선택한다. 요청을 해제하면 남은 유효 요청으로 돌아간다.</w:t>
              </w:r>
            </w:ins>
          </w:p>
        </w:tc>
      </w:tr>
    </w:tbl>
    <w:p w14:paraId="4E7A114E" w14:textId="77777777" w:rsidR="00084C76" w:rsidRDefault="00084C76">
      <w:pPr>
        <w:pStyle w:val="TDC40"/>
        <w:spacing w:after="0"/>
        <w:rPr>
          <w:ins w:id="8898" w:author="김은수" w:date="2026-10-01T12:05:00Z" w16du:dateUtc="2026-10-01T03:05:00Z"/>
        </w:rPr>
        <w:pPrChange w:id="8899" w:author="김은수" w:date="2026-10-01T03:22:00Z">
          <w:pPr>
            <w:pStyle w:val="TDC40"/>
          </w:pPr>
        </w:pPrChange>
      </w:pPr>
    </w:p>
    <w:p w14:paraId="3BF6A9C3" w14:textId="77777777" w:rsidR="00084C76" w:rsidRDefault="00084C76">
      <w:pPr>
        <w:pStyle w:val="TDC42"/>
        <w:rPr>
          <w:ins w:id="8900" w:author="김은수" w:date="2026-10-01T12:05:00Z" w16du:dateUtc="2026-10-01T03:05:00Z"/>
        </w:rPr>
      </w:pPr>
      <w:ins w:id="8901" w:author="김은수" w:date="2026-10-01T12:05:00Z" w16du:dateUtc="2026-10-01T03:05:00Z">
        <w:r>
          <w:t xml:space="preserve">표 </w:t>
        </w:r>
        <w:r>
          <w:fldChar w:fldCharType="begin"/>
        </w:r>
        <w:r>
          <w:instrText>SEQ 표 \* ARABIC</w:instrText>
        </w:r>
        <w:r>
          <w:fldChar w:fldCharType="separate"/>
        </w:r>
        <w:r>
          <w:t>118</w:t>
        </w:r>
        <w:r>
          <w:fldChar w:fldCharType="end"/>
        </w:r>
        <w:r>
          <w:t>. LED 표시 요청과 우선순위 / 구현 조건</w:t>
        </w:r>
      </w:ins>
    </w:p>
    <w:tbl>
      <w:tblPr>
        <w:tblStyle w:val="TDC41"/>
        <w:tblW w:w="8816" w:type="dxa"/>
        <w:tblLayout w:type="fixed"/>
        <w:tblLook w:val="04A0" w:firstRow="1" w:lastRow="0" w:firstColumn="1" w:lastColumn="0" w:noHBand="0" w:noVBand="1"/>
        <w:tblPrChange w:id="8902"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8903">
          <w:tblGrid>
            <w:gridCol w:w="360"/>
            <w:gridCol w:w="360"/>
            <w:gridCol w:w="584"/>
            <w:gridCol w:w="7512"/>
          </w:tblGrid>
        </w:tblGridChange>
      </w:tblGrid>
      <w:tr w:rsidR="00084C76" w14:paraId="08D4E330" w14:textId="77777777" w:rsidTr="00F9255E">
        <w:trPr>
          <w:cnfStyle w:val="100000000000" w:firstRow="1" w:lastRow="0" w:firstColumn="0" w:lastColumn="0" w:oddVBand="0" w:evenVBand="0" w:oddHBand="0" w:evenHBand="0" w:firstRowFirstColumn="0" w:firstRowLastColumn="0" w:lastRowFirstColumn="0" w:lastRowLastColumn="0"/>
          <w:cantSplit/>
          <w:tblHeader/>
          <w:ins w:id="8904" w:author="김은수" w:date="2026-10-01T12:05:00Z"/>
          <w:trPrChange w:id="8905"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8906" w:author="김은수" w:date="2026-10-01T03:22:00Z">
              <w:tcPr>
                <w:tcW w:w="1304" w:type="dxa"/>
              </w:tcPr>
            </w:tcPrChange>
          </w:tcPr>
          <w:p w14:paraId="00DB822C"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8907" w:author="김은수" w:date="2026-10-01T12:05:00Z" w16du:dateUtc="2026-10-01T03:05:00Z"/>
              </w:rPr>
            </w:pPr>
            <w:ins w:id="8908" w:author="김은수" w:date="2026-10-01T12:05:00Z" w16du:dateUtc="2026-10-01T03:05:00Z">
              <w:r>
                <w:t>구분</w:t>
              </w:r>
            </w:ins>
          </w:p>
        </w:tc>
        <w:tc>
          <w:tcPr>
            <w:tcW w:w="7512" w:type="dxa"/>
            <w:tcPrChange w:id="8909" w:author="김은수" w:date="2026-10-01T03:22:00Z">
              <w:tcPr>
                <w:tcW w:w="7512" w:type="dxa"/>
              </w:tcPr>
            </w:tcPrChange>
          </w:tcPr>
          <w:p w14:paraId="001D8DC8"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8910" w:author="김은수" w:date="2026-10-01T12:05:00Z" w16du:dateUtc="2026-10-01T03:05:00Z"/>
              </w:rPr>
            </w:pPr>
            <w:ins w:id="8911" w:author="김은수" w:date="2026-10-01T12:05:00Z" w16du:dateUtc="2026-10-01T03:05:00Z">
              <w:r>
                <w:t>구현 조건</w:t>
              </w:r>
            </w:ins>
          </w:p>
        </w:tc>
      </w:tr>
      <w:tr w:rsidR="00084C76" w14:paraId="0ED2D0F0" w14:textId="77777777" w:rsidTr="00F9255E">
        <w:trPr>
          <w:cantSplit/>
          <w:ins w:id="8912" w:author="김은수" w:date="2026-10-01T12:05:00Z"/>
          <w:trPrChange w:id="8913"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8914" w:author="김은수" w:date="2026-10-01T03:22:00Z">
              <w:tcPr>
                <w:tcW w:w="1304" w:type="dxa"/>
              </w:tcPr>
            </w:tcPrChange>
          </w:tcPr>
          <w:p w14:paraId="6A1C69E2" w14:textId="77777777" w:rsidR="00084C76" w:rsidRDefault="00084C76">
            <w:pPr>
              <w:pStyle w:val="TDCe"/>
              <w:rPr>
                <w:ins w:id="8915" w:author="김은수" w:date="2026-10-01T12:05:00Z" w16du:dateUtc="2026-10-01T03:05:00Z"/>
              </w:rPr>
            </w:pPr>
            <w:ins w:id="8916" w:author="김은수" w:date="2026-10-01T12:05:00Z" w16du:dateUtc="2026-10-01T03:05:00Z">
              <w:r>
                <w:t>관련 함수</w:t>
              </w:r>
            </w:ins>
          </w:p>
        </w:tc>
        <w:tc>
          <w:tcPr>
            <w:tcW w:w="7512" w:type="dxa"/>
            <w:tcPrChange w:id="8917" w:author="김은수" w:date="2026-10-01T03:22:00Z">
              <w:tcPr>
                <w:tcW w:w="7512" w:type="dxa"/>
              </w:tcPr>
            </w:tcPrChange>
          </w:tcPr>
          <w:p w14:paraId="5F16F571" w14:textId="77777777" w:rsidR="00084C76" w:rsidRPr="00E00010" w:rsidRDefault="00084C76">
            <w:pPr>
              <w:pStyle w:val="TDCf"/>
              <w:cnfStyle w:val="000000000000" w:firstRow="0" w:lastRow="0" w:firstColumn="0" w:lastColumn="0" w:oddVBand="0" w:evenVBand="0" w:oddHBand="0" w:evenHBand="0" w:firstRowFirstColumn="0" w:firstRowLastColumn="0" w:lastRowFirstColumn="0" w:lastRowLastColumn="0"/>
              <w:rPr>
                <w:ins w:id="8918" w:author="김은수" w:date="2026-10-01T12:05:00Z" w16du:dateUtc="2026-10-01T03:05:00Z"/>
                <w:lang w:val="en-US"/>
                <w:rPrChange w:id="8919" w:author="김은수" w:date="2026-10-01T13:46:00Z" w16du:dateUtc="2026-10-01T04:46:00Z">
                  <w:rPr>
                    <w:ins w:id="8920" w:author="김은수" w:date="2026-10-01T12:05:00Z" w16du:dateUtc="2026-10-01T03:05:00Z"/>
                  </w:rPr>
                </w:rPrChange>
              </w:rPr>
            </w:pPr>
            <w:ins w:id="8921" w:author="김은수" w:date="2026-10-01T12:05:00Z" w16du:dateUtc="2026-10-01T03:05:00Z">
              <w:r w:rsidRPr="00E00010">
                <w:rPr>
                  <w:lang w:val="en-US"/>
                  <w:rPrChange w:id="8922" w:author="김은수" w:date="2026-10-01T13:46:00Z" w16du:dateUtc="2026-10-01T04:46:00Z">
                    <w:rPr/>
                  </w:rPrChange>
                </w:rPr>
                <w:t>led_request, led_get_request, led_arbiter_tick</w:t>
              </w:r>
            </w:ins>
          </w:p>
        </w:tc>
      </w:tr>
    </w:tbl>
    <w:p w14:paraId="48A63558" w14:textId="77777777" w:rsidR="00084C76" w:rsidRPr="00E00010" w:rsidRDefault="00084C76">
      <w:pPr>
        <w:pStyle w:val="TDC40"/>
        <w:spacing w:after="0"/>
        <w:rPr>
          <w:ins w:id="8923" w:author="김은수" w:date="2026-10-01T12:05:00Z" w16du:dateUtc="2026-10-01T03:05:00Z"/>
          <w:lang w:val="en-US"/>
          <w:rPrChange w:id="8924" w:author="김은수" w:date="2026-10-01T13:46:00Z" w16du:dateUtc="2026-10-01T04:46:00Z">
            <w:rPr>
              <w:ins w:id="8925" w:author="김은수" w:date="2026-10-01T12:05:00Z" w16du:dateUtc="2026-10-01T03:05:00Z"/>
            </w:rPr>
          </w:rPrChange>
        </w:rPr>
        <w:pPrChange w:id="8926" w:author="김은수" w:date="2026-10-01T03:22:00Z">
          <w:pPr>
            <w:pStyle w:val="TDC40"/>
          </w:pPr>
        </w:pPrChange>
      </w:pPr>
    </w:p>
    <w:p w14:paraId="2B59469D" w14:textId="77777777" w:rsidR="00084C76" w:rsidRDefault="00084C76">
      <w:pPr>
        <w:pStyle w:val="TDC43"/>
        <w:rPr>
          <w:ins w:id="8927" w:author="김은수" w:date="2026-10-01T12:05:00Z" w16du:dateUtc="2026-10-01T03:05:00Z"/>
        </w:rPr>
      </w:pPr>
      <w:ins w:id="8928" w:author="김은수" w:date="2026-10-01T12:05:00Z" w16du:dateUtc="2026-10-01T03:05:00Z">
        <w:r>
          <w:t>입출력 예 : 우선순위가 다른 요청 둘이 함께 있으면 높은 요청을 표시한다. 높은 요청을 해제하면 남은 요청을 선택한다. 조회 결과는 저장된 요청 상태와 같다.</w:t>
        </w:r>
      </w:ins>
    </w:p>
    <w:p w14:paraId="1AF6C01E" w14:textId="77777777" w:rsidR="00697371" w:rsidRPr="00E00010" w:rsidRDefault="00220104">
      <w:pPr>
        <w:pStyle w:val="TDC43"/>
        <w:rPr>
          <w:ins w:id="8929" w:author="김은수" w:date="2026-09-30T15:44:00Z" w16du:dateUtc="2026-09-30T06:44:00Z"/>
        </w:rPr>
        <w:pPrChange w:id="8930" w:author="김은수" w:date="2026-10-01T01:11:00Z">
          <w:pPr>
            <w:keepLines/>
            <w:widowControl/>
            <w:snapToGrid w:val="0"/>
            <w:spacing w:after="180" w:line="300" w:lineRule="auto"/>
            <w:ind w:left="1245"/>
            <w:jc w:val="left"/>
          </w:pPr>
        </w:pPrChange>
      </w:pPr>
      <w:ins w:id="8931" w:author="김은수" w:date="2026-09-30T15:44:00Z" w16du:dateUtc="2026-09-30T06:44:00Z">
        <w:r>
          <w:rPr>
            <w:b/>
            <w:bCs/>
            <w:rPrChange w:id="8932" w:author="김은수" w:date="2026-10-01T01:11:00Z">
              <w:rPr>
                <w:b/>
                <w:bCs/>
                <w:sz w:val="22"/>
              </w:rPr>
            </w:rPrChange>
          </w:rPr>
          <w:t xml:space="preserve">흐름 참고 : </w:t>
        </w:r>
        <w:r>
          <w:rPr>
            <w:rPrChange w:id="8933" w:author="김은수" w:date="2026-10-01T01:11:00Z">
              <w:rPr>
                <w:sz w:val="22"/>
              </w:rPr>
            </w:rPrChange>
          </w:rPr>
          <w:t>점진 소등 처리는 표시 중단 가드보다 먼저 확인한다. 우선순위는 표시 요청 상태별 정의를 따른다.</w:t>
        </w:r>
      </w:ins>
    </w:p>
    <w:p w14:paraId="0734F287" w14:textId="77777777" w:rsidR="00BA1805" w:rsidRPr="00E00010" w:rsidRDefault="00BA1805">
      <w:pPr>
        <w:pStyle w:val="TDC44"/>
        <w:pageBreakBefore/>
        <w:rPr>
          <w:ins w:id="8934" w:author="김은수" w:date="2026-09-30T15:44:00Z" w16du:dateUtc="2026-09-30T06:44:00Z"/>
        </w:rPr>
        <w:pPrChange w:id="8935" w:author="김은수" w:date="2026-10-01T01:11:00Z">
          <w:pPr>
            <w:keepNext/>
            <w:keepLines/>
            <w:pageBreakBefore/>
            <w:widowControl/>
            <w:snapToGrid w:val="0"/>
            <w:spacing w:after="100" w:line="240" w:lineRule="auto"/>
            <w:jc w:val="center"/>
          </w:pPr>
        </w:pPrChange>
      </w:pPr>
      <w:ins w:id="8936" w:author="김은수" w:date="2026-09-30T15:44:00Z" w16du:dateUtc="2026-09-30T06:44:00Z">
        <w:r w:rsidRPr="00E00010">
          <w:rPr>
            <w:noProof/>
          </w:rPr>
          <w:lastRenderedPageBreak/>
          <w:drawing>
            <wp:inline distT="0" distB="0" distL="0" distR="0" wp14:anchorId="3E4EBC4E" wp14:editId="0010EAF7">
              <wp:extent cx="4320000" cy="5197500"/>
              <wp:effectExtent l="0" t="0" r="0" b="0"/>
              <wp:docPr id="1014" name="Flow CM3-013" descr="SU-ID-CM3-013 LED 표시 요청과 우선순위 설계 순서도">
                <a:extLst xmlns:a="http://schemas.openxmlformats.org/drawingml/2006/main">
                  <a:ext uri="{FF2B5EF4-FFF2-40B4-BE49-F238E27FC236}">
                    <a16:creationId xmlns:a16="http://schemas.microsoft.com/office/drawing/2014/main" id="{E8B69799-F488-0C76-6806-D41022ABA04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그림 256" descr="스크린샷, 어둠, 블랙, 밤이(가) 표시된 사진&#10;&#10;자동 생성된 설명">
                        <a:extLst>
                          <a:ext uri="{FF2B5EF4-FFF2-40B4-BE49-F238E27FC236}">
                            <a16:creationId xmlns:a16="http://schemas.microsoft.com/office/drawing/2014/main" id="{E8B69799-F488-0C76-6806-D41022ABA043}"/>
                          </a:ext>
                        </a:extLst>
                      </pic:cNvPr>
                      <pic:cNvPicPr>
                        <a:picLocks noChangeAspect="1"/>
                      </pic:cNvPicPr>
                    </pic:nvPicPr>
                    <pic:blipFill>
                      <a:blip r:embed="rId46"/>
                      <a:stretch>
                        <a:fillRect/>
                      </a:stretch>
                    </pic:blipFill>
                    <pic:spPr>
                      <a:xfrm>
                        <a:off x="0" y="0"/>
                        <a:ext cx="4320000" cy="5197500"/>
                      </a:xfrm>
                      <a:prstGeom prst="rect">
                        <a:avLst/>
                      </a:prstGeom>
                    </pic:spPr>
                  </pic:pic>
                </a:graphicData>
              </a:graphic>
            </wp:inline>
          </w:drawing>
        </w:r>
      </w:ins>
    </w:p>
    <w:p w14:paraId="1548DE4B" w14:textId="77777777" w:rsidR="00697371" w:rsidRPr="00E00010" w:rsidRDefault="00220104">
      <w:pPr>
        <w:pStyle w:val="TDC45"/>
        <w:rPr>
          <w:ins w:id="8937" w:author="김은수" w:date="2026-09-30T15:44:00Z" w16du:dateUtc="2026-09-30T06:44:00Z"/>
        </w:rPr>
        <w:pPrChange w:id="8938" w:author="김은수" w:date="2026-10-01T01:11:00Z">
          <w:pPr>
            <w:keepLines/>
            <w:widowControl/>
            <w:snapToGrid w:val="0"/>
            <w:spacing w:after="180" w:line="276" w:lineRule="auto"/>
            <w:jc w:val="center"/>
          </w:pPr>
        </w:pPrChange>
      </w:pPr>
      <w:ins w:id="8939" w:author="김은수" w:date="2026-09-30T15:44:00Z" w16du:dateUtc="2026-09-30T06:44:00Z">
        <w:r w:rsidRPr="00E00010">
          <w:t>그림 22. SU-ID-CM3-013 LED 표시 요청과 우선순위 순서도</w:t>
        </w:r>
      </w:ins>
    </w:p>
    <w:p w14:paraId="27848E08" w14:textId="77777777" w:rsidR="000C626C" w:rsidRDefault="000C626C">
      <w:pPr>
        <w:pStyle w:val="TDC40"/>
        <w:rPr>
          <w:ins w:id="8940" w:author="김은수" w:date="2026-10-01T05:08:00Z"/>
        </w:rPr>
      </w:pPr>
    </w:p>
    <w:p w14:paraId="234997E2" w14:textId="77777777" w:rsidR="00697371" w:rsidRPr="00E00010" w:rsidRDefault="00220104">
      <w:pPr>
        <w:pStyle w:val="TDC4"/>
        <w:rPr>
          <w:ins w:id="8941" w:author="김은수" w:date="2026-09-30T15:44:00Z" w16du:dateUtc="2026-09-30T06:44:00Z"/>
        </w:rPr>
        <w:pPrChange w:id="8942" w:author="김은수" w:date="2026-10-01T01:11:00Z">
          <w:pPr>
            <w:pStyle w:val="4"/>
            <w:numPr>
              <w:ilvl w:val="3"/>
              <w:numId w:val="7"/>
            </w:numPr>
            <w:tabs>
              <w:tab w:val="num" w:pos="1134"/>
            </w:tabs>
            <w:ind w:left="1200" w:hanging="400"/>
          </w:pPr>
        </w:pPrChange>
      </w:pPr>
      <w:ins w:id="8943" w:author="김은수" w:date="2026-09-30T15:44:00Z" w16du:dateUtc="2026-09-30T06:44:00Z">
        <w:r>
          <w:t>SU-ID-CM3-014, LED 패턴 출력</w:t>
        </w:r>
      </w:ins>
    </w:p>
    <w:p w14:paraId="59547DCF" w14:textId="77777777" w:rsidR="00084C76" w:rsidRDefault="00084C76">
      <w:pPr>
        <w:pStyle w:val="TDC40"/>
        <w:keepNext/>
        <w:rPr>
          <w:ins w:id="8944" w:author="김은수" w:date="2026-10-01T12:05:00Z" w16du:dateUtc="2026-10-01T03:05:00Z"/>
        </w:rPr>
        <w:pPrChange w:id="8945" w:author="김은수" w:date="2026-10-01T03:22:00Z">
          <w:pPr>
            <w:pStyle w:val="TDC40"/>
          </w:pPr>
        </w:pPrChange>
      </w:pPr>
      <w:ins w:id="8946" w:author="김은수" w:date="2026-10-01T12:05:00Z" w16du:dateUtc="2026-10-01T03:05:00Z">
        <w:r>
          <w:t>상태의 의미를 실제 표시 패턴과 시간 변화로 나타낸다.</w:t>
        </w:r>
      </w:ins>
    </w:p>
    <w:p w14:paraId="196B5DB2" w14:textId="77777777" w:rsidR="00084C76" w:rsidRDefault="00084C76">
      <w:pPr>
        <w:pStyle w:val="TDC42"/>
        <w:rPr>
          <w:ins w:id="8947" w:author="김은수" w:date="2026-10-01T12:05:00Z" w16du:dateUtc="2026-10-01T03:05:00Z"/>
        </w:rPr>
      </w:pPr>
      <w:ins w:id="8948" w:author="김은수" w:date="2026-10-01T12:05:00Z" w16du:dateUtc="2026-10-01T03:05:00Z">
        <w:r>
          <w:t xml:space="preserve">표 </w:t>
        </w:r>
        <w:r>
          <w:fldChar w:fldCharType="begin"/>
        </w:r>
        <w:r>
          <w:instrText>SEQ 표 \* ARABIC</w:instrText>
        </w:r>
        <w:r>
          <w:fldChar w:fldCharType="separate"/>
        </w:r>
        <w:r>
          <w:t>119</w:t>
        </w:r>
        <w:r>
          <w:fldChar w:fldCharType="end"/>
        </w:r>
        <w:r>
          <w:t>. LED 패턴 출력 / 유닛 설계 내용</w:t>
        </w:r>
      </w:ins>
    </w:p>
    <w:tbl>
      <w:tblPr>
        <w:tblStyle w:val="TDC41"/>
        <w:tblW w:w="8816" w:type="dxa"/>
        <w:tblLayout w:type="fixed"/>
        <w:tblLook w:val="04A0" w:firstRow="1" w:lastRow="0" w:firstColumn="1" w:lastColumn="0" w:noHBand="0" w:noVBand="1"/>
        <w:tblPrChange w:id="8949"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8950">
          <w:tblGrid>
            <w:gridCol w:w="360"/>
            <w:gridCol w:w="360"/>
            <w:gridCol w:w="584"/>
            <w:gridCol w:w="7512"/>
          </w:tblGrid>
        </w:tblGridChange>
      </w:tblGrid>
      <w:tr w:rsidR="00084C76" w14:paraId="36F1FE65" w14:textId="77777777" w:rsidTr="007223B0">
        <w:trPr>
          <w:cnfStyle w:val="100000000000" w:firstRow="1" w:lastRow="0" w:firstColumn="0" w:lastColumn="0" w:oddVBand="0" w:evenVBand="0" w:oddHBand="0" w:evenHBand="0" w:firstRowFirstColumn="0" w:firstRowLastColumn="0" w:lastRowFirstColumn="0" w:lastRowLastColumn="0"/>
          <w:cantSplit/>
          <w:tblHeader/>
          <w:ins w:id="8951" w:author="김은수" w:date="2026-10-01T12:05:00Z"/>
          <w:trPrChange w:id="8952"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8953" w:author="김은수" w:date="2026-10-01T03:22:00Z">
              <w:tcPr>
                <w:tcW w:w="1304" w:type="dxa"/>
              </w:tcPr>
            </w:tcPrChange>
          </w:tcPr>
          <w:p w14:paraId="46F633EE"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8954" w:author="김은수" w:date="2026-10-01T12:05:00Z" w16du:dateUtc="2026-10-01T03:05:00Z"/>
              </w:rPr>
            </w:pPr>
            <w:ins w:id="8955" w:author="김은수" w:date="2026-10-01T12:05:00Z" w16du:dateUtc="2026-10-01T03:05:00Z">
              <w:r>
                <w:t>항목</w:t>
              </w:r>
            </w:ins>
          </w:p>
        </w:tc>
        <w:tc>
          <w:tcPr>
            <w:tcW w:w="7512" w:type="dxa"/>
            <w:tcPrChange w:id="8956" w:author="김은수" w:date="2026-10-01T03:22:00Z">
              <w:tcPr>
                <w:tcW w:w="7512" w:type="dxa"/>
              </w:tcPr>
            </w:tcPrChange>
          </w:tcPr>
          <w:p w14:paraId="6E330920"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8957" w:author="김은수" w:date="2026-10-01T12:05:00Z" w16du:dateUtc="2026-10-01T03:05:00Z"/>
              </w:rPr>
            </w:pPr>
            <w:ins w:id="8958" w:author="김은수" w:date="2026-10-01T12:05:00Z" w16du:dateUtc="2026-10-01T03:05:00Z">
              <w:r>
                <w:t>설계 내용</w:t>
              </w:r>
            </w:ins>
          </w:p>
        </w:tc>
      </w:tr>
      <w:tr w:rsidR="00084C76" w14:paraId="17BA87C1" w14:textId="77777777" w:rsidTr="007223B0">
        <w:trPr>
          <w:cantSplit/>
          <w:ins w:id="8959" w:author="김은수" w:date="2026-10-01T12:05:00Z"/>
          <w:trPrChange w:id="8960"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8961" w:author="김은수" w:date="2026-10-01T03:22:00Z">
              <w:tcPr>
                <w:tcW w:w="1304" w:type="dxa"/>
              </w:tcPr>
            </w:tcPrChange>
          </w:tcPr>
          <w:p w14:paraId="7CB94693" w14:textId="77777777" w:rsidR="00084C76" w:rsidRDefault="00084C76">
            <w:pPr>
              <w:pStyle w:val="TDCe"/>
              <w:rPr>
                <w:ins w:id="8962" w:author="김은수" w:date="2026-10-01T12:05:00Z" w16du:dateUtc="2026-10-01T03:05:00Z"/>
              </w:rPr>
            </w:pPr>
            <w:ins w:id="8963" w:author="김은수" w:date="2026-10-01T12:05:00Z" w16du:dateUtc="2026-10-01T03:05:00Z">
              <w:r>
                <w:t>입력</w:t>
              </w:r>
            </w:ins>
          </w:p>
        </w:tc>
        <w:tc>
          <w:tcPr>
            <w:tcW w:w="7512" w:type="dxa"/>
            <w:tcPrChange w:id="8964" w:author="김은수" w:date="2026-10-01T03:22:00Z">
              <w:tcPr>
                <w:tcW w:w="7512" w:type="dxa"/>
              </w:tcPr>
            </w:tcPrChange>
          </w:tcPr>
          <w:p w14:paraId="6AD56618"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8965" w:author="김은수" w:date="2026-10-01T12:05:00Z" w16du:dateUtc="2026-10-01T03:05:00Z"/>
              </w:rPr>
            </w:pPr>
            <w:ins w:id="8966" w:author="김은수" w:date="2026-10-01T12:05:00Z" w16du:dateUtc="2026-10-01T03:05:00Z">
              <w:r>
                <w:t>선택된 표시 상태, 연결 상태, 표시 허용, 주기 이벤트</w:t>
              </w:r>
            </w:ins>
          </w:p>
        </w:tc>
      </w:tr>
      <w:tr w:rsidR="00084C76" w14:paraId="5602F3C0" w14:textId="77777777" w:rsidTr="007223B0">
        <w:trPr>
          <w:cantSplit/>
          <w:ins w:id="8967" w:author="김은수" w:date="2026-10-01T12:05:00Z"/>
          <w:trPrChange w:id="8968"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8969" w:author="김은수" w:date="2026-10-01T03:22:00Z">
              <w:tcPr>
                <w:tcW w:w="1304" w:type="dxa"/>
              </w:tcPr>
            </w:tcPrChange>
          </w:tcPr>
          <w:p w14:paraId="69F6B347" w14:textId="77777777" w:rsidR="00084C76" w:rsidRDefault="00084C76">
            <w:pPr>
              <w:pStyle w:val="TDCe"/>
              <w:rPr>
                <w:ins w:id="8970" w:author="김은수" w:date="2026-10-01T12:05:00Z" w16du:dateUtc="2026-10-01T03:05:00Z"/>
              </w:rPr>
            </w:pPr>
            <w:ins w:id="8971" w:author="김은수" w:date="2026-10-01T12:05:00Z" w16du:dateUtc="2026-10-01T03:05:00Z">
              <w:r>
                <w:t>출력</w:t>
              </w:r>
            </w:ins>
          </w:p>
        </w:tc>
        <w:tc>
          <w:tcPr>
            <w:tcW w:w="7512" w:type="dxa"/>
            <w:tcPrChange w:id="8972" w:author="김은수" w:date="2026-10-01T03:22:00Z">
              <w:tcPr>
                <w:tcW w:w="7512" w:type="dxa"/>
              </w:tcPr>
            </w:tcPrChange>
          </w:tcPr>
          <w:p w14:paraId="3848A587"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8973" w:author="김은수" w:date="2026-10-01T12:05:00Z" w16du:dateUtc="2026-10-01T03:05:00Z"/>
              </w:rPr>
            </w:pPr>
            <w:ins w:id="8974" w:author="김은수" w:date="2026-10-01T12:05:00Z" w16du:dateUtc="2026-10-01T03:05:00Z">
              <w:r>
                <w:t>LED 패턴/소등/완만한 종료</w:t>
              </w:r>
            </w:ins>
          </w:p>
        </w:tc>
      </w:tr>
      <w:tr w:rsidR="00084C76" w14:paraId="33F717F2" w14:textId="77777777" w:rsidTr="007223B0">
        <w:trPr>
          <w:cantSplit/>
          <w:ins w:id="8975" w:author="김은수" w:date="2026-10-01T12:05:00Z"/>
          <w:trPrChange w:id="8976"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8977" w:author="김은수" w:date="2026-10-01T03:22:00Z">
              <w:tcPr>
                <w:tcW w:w="1304" w:type="dxa"/>
              </w:tcPr>
            </w:tcPrChange>
          </w:tcPr>
          <w:p w14:paraId="4A4DE012" w14:textId="77777777" w:rsidR="00084C76" w:rsidRDefault="00084C76">
            <w:pPr>
              <w:pStyle w:val="TDCe"/>
              <w:rPr>
                <w:ins w:id="8978" w:author="김은수" w:date="2026-10-01T12:05:00Z" w16du:dateUtc="2026-10-01T03:05:00Z"/>
              </w:rPr>
            </w:pPr>
            <w:ins w:id="8979" w:author="김은수" w:date="2026-10-01T12:05:00Z" w16du:dateUtc="2026-10-01T03:05:00Z">
              <w:r>
                <w:lastRenderedPageBreak/>
                <w:t>처리</w:t>
              </w:r>
            </w:ins>
          </w:p>
        </w:tc>
        <w:tc>
          <w:tcPr>
            <w:tcW w:w="7512" w:type="dxa"/>
            <w:tcPrChange w:id="8980" w:author="김은수" w:date="2026-10-01T03:22:00Z">
              <w:tcPr>
                <w:tcW w:w="7512" w:type="dxa"/>
              </w:tcPr>
            </w:tcPrChange>
          </w:tcPr>
          <w:p w14:paraId="2899EBC8"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8981" w:author="김은수" w:date="2026-10-01T12:05:00Z" w16du:dateUtc="2026-10-01T03:05:00Z"/>
              </w:rPr>
            </w:pPr>
            <w:ins w:id="8982" w:author="김은수" w:date="2026-10-01T12:05:00Z" w16du:dateUtc="2026-10-01T03:05:00Z">
              <w:r>
                <w:t>선택 상태를 패턴 출력으로 변환하고 주기 이벤트에 따라 갱신한다. 소등/완만한 종료 요청을 별도로 처리하며 메모리 오류 표시와 내부기 연결 표시를 구분한다.</w:t>
              </w:r>
            </w:ins>
          </w:p>
        </w:tc>
      </w:tr>
    </w:tbl>
    <w:p w14:paraId="295E72E9" w14:textId="77777777" w:rsidR="00084C76" w:rsidRDefault="00084C76">
      <w:pPr>
        <w:pStyle w:val="TDC40"/>
        <w:spacing w:after="0"/>
        <w:rPr>
          <w:ins w:id="8983" w:author="김은수" w:date="2026-10-01T12:05:00Z" w16du:dateUtc="2026-10-01T03:05:00Z"/>
        </w:rPr>
        <w:pPrChange w:id="8984" w:author="김은수" w:date="2026-10-01T03:22:00Z">
          <w:pPr>
            <w:pStyle w:val="TDC40"/>
          </w:pPr>
        </w:pPrChange>
      </w:pPr>
    </w:p>
    <w:p w14:paraId="276B1FE0" w14:textId="77777777" w:rsidR="00084C76" w:rsidRDefault="00084C76">
      <w:pPr>
        <w:pStyle w:val="TDC42"/>
        <w:rPr>
          <w:ins w:id="8985" w:author="김은수" w:date="2026-10-01T12:05:00Z" w16du:dateUtc="2026-10-01T03:05:00Z"/>
        </w:rPr>
      </w:pPr>
      <w:ins w:id="8986" w:author="김은수" w:date="2026-10-01T12:05:00Z" w16du:dateUtc="2026-10-01T03:05:00Z">
        <w:r>
          <w:t xml:space="preserve">표 </w:t>
        </w:r>
        <w:r>
          <w:fldChar w:fldCharType="begin"/>
        </w:r>
        <w:r>
          <w:instrText>SEQ 표 \* ARABIC</w:instrText>
        </w:r>
        <w:r>
          <w:fldChar w:fldCharType="separate"/>
        </w:r>
        <w:r>
          <w:t>120</w:t>
        </w:r>
        <w:r>
          <w:fldChar w:fldCharType="end"/>
        </w:r>
        <w:r>
          <w:t>. LED 패턴 출력 / 구현 조건</w:t>
        </w:r>
      </w:ins>
    </w:p>
    <w:tbl>
      <w:tblPr>
        <w:tblStyle w:val="TDC41"/>
        <w:tblW w:w="8816" w:type="dxa"/>
        <w:tblLayout w:type="fixed"/>
        <w:tblLook w:val="04A0" w:firstRow="1" w:lastRow="0" w:firstColumn="1" w:lastColumn="0" w:noHBand="0" w:noVBand="1"/>
        <w:tblPrChange w:id="8987"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8988">
          <w:tblGrid>
            <w:gridCol w:w="360"/>
            <w:gridCol w:w="360"/>
            <w:gridCol w:w="584"/>
            <w:gridCol w:w="7512"/>
          </w:tblGrid>
        </w:tblGridChange>
      </w:tblGrid>
      <w:tr w:rsidR="00084C76" w14:paraId="74A8EC7B" w14:textId="77777777" w:rsidTr="007223B0">
        <w:trPr>
          <w:cnfStyle w:val="100000000000" w:firstRow="1" w:lastRow="0" w:firstColumn="0" w:lastColumn="0" w:oddVBand="0" w:evenVBand="0" w:oddHBand="0" w:evenHBand="0" w:firstRowFirstColumn="0" w:firstRowLastColumn="0" w:lastRowFirstColumn="0" w:lastRowLastColumn="0"/>
          <w:cantSplit/>
          <w:tblHeader/>
          <w:ins w:id="8989" w:author="김은수" w:date="2026-10-01T12:05:00Z"/>
          <w:trPrChange w:id="8990"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8991" w:author="김은수" w:date="2026-10-01T03:22:00Z">
              <w:tcPr>
                <w:tcW w:w="1304" w:type="dxa"/>
              </w:tcPr>
            </w:tcPrChange>
          </w:tcPr>
          <w:p w14:paraId="53B295F0"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8992" w:author="김은수" w:date="2026-10-01T12:05:00Z" w16du:dateUtc="2026-10-01T03:05:00Z"/>
              </w:rPr>
            </w:pPr>
            <w:ins w:id="8993" w:author="김은수" w:date="2026-10-01T12:05:00Z" w16du:dateUtc="2026-10-01T03:05:00Z">
              <w:r>
                <w:t>구분</w:t>
              </w:r>
            </w:ins>
          </w:p>
        </w:tc>
        <w:tc>
          <w:tcPr>
            <w:tcW w:w="7512" w:type="dxa"/>
            <w:tcPrChange w:id="8994" w:author="김은수" w:date="2026-10-01T03:22:00Z">
              <w:tcPr>
                <w:tcW w:w="7512" w:type="dxa"/>
              </w:tcPr>
            </w:tcPrChange>
          </w:tcPr>
          <w:p w14:paraId="052EEF8F"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8995" w:author="김은수" w:date="2026-10-01T12:05:00Z" w16du:dateUtc="2026-10-01T03:05:00Z"/>
              </w:rPr>
            </w:pPr>
            <w:ins w:id="8996" w:author="김은수" w:date="2026-10-01T12:05:00Z" w16du:dateUtc="2026-10-01T03:05:00Z">
              <w:r>
                <w:t>구현 조건</w:t>
              </w:r>
            </w:ins>
          </w:p>
        </w:tc>
      </w:tr>
      <w:tr w:rsidR="00084C76" w14:paraId="50ACF43C" w14:textId="77777777" w:rsidTr="007223B0">
        <w:trPr>
          <w:cantSplit/>
          <w:ins w:id="8997" w:author="김은수" w:date="2026-10-01T12:05:00Z"/>
          <w:trPrChange w:id="8998"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8999" w:author="김은수" w:date="2026-10-01T03:22:00Z">
              <w:tcPr>
                <w:tcW w:w="1304" w:type="dxa"/>
              </w:tcPr>
            </w:tcPrChange>
          </w:tcPr>
          <w:p w14:paraId="0F8518FB" w14:textId="77777777" w:rsidR="00084C76" w:rsidRDefault="00084C76">
            <w:pPr>
              <w:pStyle w:val="TDCe"/>
              <w:rPr>
                <w:ins w:id="9000" w:author="김은수" w:date="2026-10-01T12:05:00Z" w16du:dateUtc="2026-10-01T03:05:00Z"/>
              </w:rPr>
            </w:pPr>
            <w:ins w:id="9001" w:author="김은수" w:date="2026-10-01T12:05:00Z" w16du:dateUtc="2026-10-01T03:05:00Z">
              <w:r>
                <w:t>관련 함수</w:t>
              </w:r>
            </w:ins>
          </w:p>
        </w:tc>
        <w:tc>
          <w:tcPr>
            <w:tcW w:w="7512" w:type="dxa"/>
            <w:tcPrChange w:id="9002" w:author="김은수" w:date="2026-10-01T03:22:00Z">
              <w:tcPr>
                <w:tcW w:w="7512" w:type="dxa"/>
              </w:tcPr>
            </w:tcPrChange>
          </w:tcPr>
          <w:p w14:paraId="001C170D" w14:textId="77777777" w:rsidR="00084C76" w:rsidRPr="00E00010" w:rsidRDefault="00084C76">
            <w:pPr>
              <w:pStyle w:val="TDCf"/>
              <w:cnfStyle w:val="000000000000" w:firstRow="0" w:lastRow="0" w:firstColumn="0" w:lastColumn="0" w:oddVBand="0" w:evenVBand="0" w:oddHBand="0" w:evenHBand="0" w:firstRowFirstColumn="0" w:firstRowLastColumn="0" w:lastRowFirstColumn="0" w:lastRowLastColumn="0"/>
              <w:rPr>
                <w:ins w:id="9003" w:author="김은수" w:date="2026-10-01T12:05:00Z" w16du:dateUtc="2026-10-01T03:05:00Z"/>
                <w:lang w:val="en-US"/>
                <w:rPrChange w:id="9004" w:author="김은수" w:date="2026-10-01T13:46:00Z" w16du:dateUtc="2026-10-01T04:46:00Z">
                  <w:rPr>
                    <w:ins w:id="9005" w:author="김은수" w:date="2026-10-01T12:05:00Z" w16du:dateUtc="2026-10-01T03:05:00Z"/>
                  </w:rPr>
                </w:rPrChange>
              </w:rPr>
            </w:pPr>
            <w:ins w:id="9006" w:author="김은수" w:date="2026-10-01T12:05:00Z" w16du:dateUtc="2026-10-01T03:05:00Z">
              <w:r w:rsidRPr="00E00010">
                <w:rPr>
                  <w:lang w:val="en-US"/>
                  <w:rPrChange w:id="9007" w:author="김은수" w:date="2026-10-01T13:46:00Z" w16du:dateUtc="2026-10-01T04:46:00Z">
                    <w:rPr/>
                  </w:rPrChange>
                </w:rPr>
                <w:t>LedPatternOut, turnOffLED, led_force_fade_off, led_set_isd_conn_state / tdc_led_set_ind_state, tdc_led_get_ind_state, led_isr_active_set, LED_Memory_error</w:t>
              </w:r>
            </w:ins>
          </w:p>
        </w:tc>
      </w:tr>
      <w:tr w:rsidR="00084C76" w14:paraId="3B1CCDB0" w14:textId="77777777" w:rsidTr="007223B0">
        <w:trPr>
          <w:cantSplit/>
          <w:ins w:id="9008" w:author="김은수" w:date="2026-10-01T12:05:00Z"/>
          <w:trPrChange w:id="9009"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9010" w:author="김은수" w:date="2026-10-01T03:22:00Z">
              <w:tcPr>
                <w:tcW w:w="1304" w:type="dxa"/>
              </w:tcPr>
            </w:tcPrChange>
          </w:tcPr>
          <w:p w14:paraId="16228994" w14:textId="77777777" w:rsidR="00084C76" w:rsidRDefault="00084C76">
            <w:pPr>
              <w:pStyle w:val="TDCe"/>
              <w:rPr>
                <w:ins w:id="9011" w:author="김은수" w:date="2026-10-01T12:05:00Z" w16du:dateUtc="2026-10-01T03:05:00Z"/>
              </w:rPr>
            </w:pPr>
            <w:ins w:id="9012" w:author="김은수" w:date="2026-10-01T12:05:00Z" w16du:dateUtc="2026-10-01T03:05:00Z">
              <w:r>
                <w:t>동작 조건</w:t>
              </w:r>
            </w:ins>
          </w:p>
        </w:tc>
        <w:tc>
          <w:tcPr>
            <w:tcW w:w="7512" w:type="dxa"/>
            <w:tcPrChange w:id="9013" w:author="김은수" w:date="2026-10-01T03:22:00Z">
              <w:tcPr>
                <w:tcW w:w="7512" w:type="dxa"/>
              </w:tcPr>
            </w:tcPrChange>
          </w:tcPr>
          <w:p w14:paraId="4604A438"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9014" w:author="김은수" w:date="2026-10-01T12:05:00Z" w16du:dateUtc="2026-10-01T03:05:00Z"/>
              </w:rPr>
            </w:pPr>
            <w:ins w:id="9015" w:author="김은수" w:date="2026-10-01T12:05:00Z" w16du:dateUtc="2026-10-01T03:05:00Z">
              <w:r>
                <w:t>선택 상태의 패턴이 출력되고 표시 금지/소등 조건에서 이전 패턴이 계속 남지 않아야 한다. 오류 상태는 정해진 오류 표시로 연결되어야 한다.</w:t>
              </w:r>
            </w:ins>
          </w:p>
        </w:tc>
      </w:tr>
    </w:tbl>
    <w:p w14:paraId="5B0BAE81" w14:textId="77777777" w:rsidR="00084C76" w:rsidRDefault="00084C76">
      <w:pPr>
        <w:pStyle w:val="TDC40"/>
        <w:spacing w:after="0"/>
        <w:rPr>
          <w:ins w:id="9016" w:author="김은수" w:date="2026-10-01T12:05:00Z" w16du:dateUtc="2026-10-01T03:05:00Z"/>
        </w:rPr>
        <w:pPrChange w:id="9017" w:author="김은수" w:date="2026-10-01T03:22:00Z">
          <w:pPr>
            <w:pStyle w:val="TDC40"/>
          </w:pPr>
        </w:pPrChange>
      </w:pPr>
    </w:p>
    <w:p w14:paraId="6A327556" w14:textId="77777777" w:rsidR="00697371" w:rsidRPr="00E00010" w:rsidRDefault="00220104">
      <w:pPr>
        <w:pStyle w:val="TDC4"/>
        <w:rPr>
          <w:ins w:id="9018" w:author="김은수" w:date="2026-09-30T15:44:00Z" w16du:dateUtc="2026-09-30T06:44:00Z"/>
        </w:rPr>
        <w:pPrChange w:id="9019" w:author="김은수" w:date="2026-10-01T01:11:00Z">
          <w:pPr>
            <w:pStyle w:val="4"/>
            <w:numPr>
              <w:ilvl w:val="3"/>
              <w:numId w:val="7"/>
            </w:numPr>
            <w:tabs>
              <w:tab w:val="num" w:pos="1134"/>
            </w:tabs>
            <w:ind w:left="1200" w:hanging="400"/>
          </w:pPr>
        </w:pPrChange>
      </w:pPr>
      <w:ins w:id="9020" w:author="김은수" w:date="2026-09-30T15:44:00Z" w16du:dateUtc="2026-09-30T06:44:00Z">
        <w:r>
          <w:t>SU-ID-CM3-015, CM3 저전력 진입과 복귀</w:t>
        </w:r>
      </w:ins>
    </w:p>
    <w:p w14:paraId="2CCC425B" w14:textId="77777777" w:rsidR="00084C76" w:rsidRDefault="00084C76">
      <w:pPr>
        <w:pStyle w:val="TDC40"/>
        <w:keepNext/>
        <w:rPr>
          <w:ins w:id="9021" w:author="김은수" w:date="2026-10-01T12:05:00Z" w16du:dateUtc="2026-10-01T03:05:00Z"/>
        </w:rPr>
        <w:pPrChange w:id="9022" w:author="김은수" w:date="2026-10-01T03:22:00Z">
          <w:pPr>
            <w:pStyle w:val="TDC40"/>
          </w:pPr>
        </w:pPrChange>
      </w:pPr>
      <w:ins w:id="9023" w:author="김은수" w:date="2026-10-01T12:05:00Z" w16du:dateUtc="2026-10-01T03:05:00Z">
        <w:r>
          <w:t>두 코어와 주변장치의 종료 순서를 맞추고 절전을 해제할 터치 입력을 계속 확인할 수 있게 한다.</w:t>
        </w:r>
      </w:ins>
    </w:p>
    <w:p w14:paraId="331A55EE" w14:textId="77777777" w:rsidR="00084C76" w:rsidRDefault="00084C76">
      <w:pPr>
        <w:pStyle w:val="TDC42"/>
        <w:rPr>
          <w:ins w:id="9024" w:author="김은수" w:date="2026-10-01T12:05:00Z" w16du:dateUtc="2026-10-01T03:05:00Z"/>
        </w:rPr>
      </w:pPr>
      <w:ins w:id="9025" w:author="김은수" w:date="2026-10-01T12:05:00Z" w16du:dateUtc="2026-10-01T03:05:00Z">
        <w:r>
          <w:t xml:space="preserve">표 </w:t>
        </w:r>
        <w:r>
          <w:fldChar w:fldCharType="begin"/>
        </w:r>
        <w:r>
          <w:instrText>SEQ 표 \* ARABIC</w:instrText>
        </w:r>
        <w:r>
          <w:fldChar w:fldCharType="separate"/>
        </w:r>
        <w:r>
          <w:t>121</w:t>
        </w:r>
        <w:r>
          <w:fldChar w:fldCharType="end"/>
        </w:r>
        <w:r>
          <w:t>. CM3 저전력 진입과 복귀 / 유닛 설계 내용</w:t>
        </w:r>
      </w:ins>
    </w:p>
    <w:tbl>
      <w:tblPr>
        <w:tblStyle w:val="TDC41"/>
        <w:tblW w:w="8816" w:type="dxa"/>
        <w:tblLayout w:type="fixed"/>
        <w:tblLook w:val="04A0" w:firstRow="1" w:lastRow="0" w:firstColumn="1" w:lastColumn="0" w:noHBand="0" w:noVBand="1"/>
        <w:tblPrChange w:id="9026"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9027">
          <w:tblGrid>
            <w:gridCol w:w="360"/>
            <w:gridCol w:w="360"/>
            <w:gridCol w:w="584"/>
            <w:gridCol w:w="7512"/>
          </w:tblGrid>
        </w:tblGridChange>
      </w:tblGrid>
      <w:tr w:rsidR="00084C76" w14:paraId="1EFD64E1" w14:textId="77777777" w:rsidTr="00B2287C">
        <w:trPr>
          <w:cnfStyle w:val="100000000000" w:firstRow="1" w:lastRow="0" w:firstColumn="0" w:lastColumn="0" w:oddVBand="0" w:evenVBand="0" w:oddHBand="0" w:evenHBand="0" w:firstRowFirstColumn="0" w:firstRowLastColumn="0" w:lastRowFirstColumn="0" w:lastRowLastColumn="0"/>
          <w:cantSplit/>
          <w:tblHeader/>
          <w:ins w:id="9028" w:author="김은수" w:date="2026-10-01T12:05:00Z"/>
          <w:trPrChange w:id="9029"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9030" w:author="김은수" w:date="2026-10-01T03:22:00Z">
              <w:tcPr>
                <w:tcW w:w="1304" w:type="dxa"/>
              </w:tcPr>
            </w:tcPrChange>
          </w:tcPr>
          <w:p w14:paraId="145F6022"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9031" w:author="김은수" w:date="2026-10-01T12:05:00Z" w16du:dateUtc="2026-10-01T03:05:00Z"/>
              </w:rPr>
            </w:pPr>
            <w:ins w:id="9032" w:author="김은수" w:date="2026-10-01T12:05:00Z" w16du:dateUtc="2026-10-01T03:05:00Z">
              <w:r>
                <w:t>항목</w:t>
              </w:r>
            </w:ins>
          </w:p>
        </w:tc>
        <w:tc>
          <w:tcPr>
            <w:tcW w:w="7512" w:type="dxa"/>
            <w:tcPrChange w:id="9033" w:author="김은수" w:date="2026-10-01T03:22:00Z">
              <w:tcPr>
                <w:tcW w:w="7512" w:type="dxa"/>
              </w:tcPr>
            </w:tcPrChange>
          </w:tcPr>
          <w:p w14:paraId="29F7B592"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9034" w:author="김은수" w:date="2026-10-01T12:05:00Z" w16du:dateUtc="2026-10-01T03:05:00Z"/>
              </w:rPr>
            </w:pPr>
            <w:ins w:id="9035" w:author="김은수" w:date="2026-10-01T12:05:00Z" w16du:dateUtc="2026-10-01T03:05:00Z">
              <w:r>
                <w:t>설계 내용</w:t>
              </w:r>
            </w:ins>
          </w:p>
        </w:tc>
      </w:tr>
      <w:tr w:rsidR="00084C76" w14:paraId="2BD740E6" w14:textId="77777777" w:rsidTr="00B2287C">
        <w:trPr>
          <w:cantSplit/>
          <w:ins w:id="9036" w:author="김은수" w:date="2026-10-01T12:05:00Z"/>
          <w:trPrChange w:id="9037"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9038" w:author="김은수" w:date="2026-10-01T03:22:00Z">
              <w:tcPr>
                <w:tcW w:w="1304" w:type="dxa"/>
              </w:tcPr>
            </w:tcPrChange>
          </w:tcPr>
          <w:p w14:paraId="7A13C01C" w14:textId="77777777" w:rsidR="00084C76" w:rsidRDefault="00084C76">
            <w:pPr>
              <w:pStyle w:val="TDCe"/>
              <w:rPr>
                <w:ins w:id="9039" w:author="김은수" w:date="2026-10-01T12:05:00Z" w16du:dateUtc="2026-10-01T03:05:00Z"/>
              </w:rPr>
            </w:pPr>
            <w:ins w:id="9040" w:author="김은수" w:date="2026-10-01T12:05:00Z" w16du:dateUtc="2026-10-01T03:05:00Z">
              <w:r>
                <w:t>입력</w:t>
              </w:r>
            </w:ins>
          </w:p>
        </w:tc>
        <w:tc>
          <w:tcPr>
            <w:tcW w:w="7512" w:type="dxa"/>
            <w:tcPrChange w:id="9041" w:author="김은수" w:date="2026-10-01T03:22:00Z">
              <w:tcPr>
                <w:tcW w:w="7512" w:type="dxa"/>
              </w:tcPr>
            </w:tcPrChange>
          </w:tcPr>
          <w:p w14:paraId="62BDF119"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9042" w:author="김은수" w:date="2026-10-01T12:05:00Z" w16du:dateUtc="2026-10-01T03:05:00Z"/>
              </w:rPr>
            </w:pPr>
            <w:ins w:id="9043" w:author="김은수" w:date="2026-10-01T12:05:00Z" w16du:dateUtc="2026-10-01T03:05:00Z">
              <w:r>
                <w:t>종료 조건 및 CFX 저전력 완료 상태</w:t>
              </w:r>
            </w:ins>
          </w:p>
        </w:tc>
      </w:tr>
      <w:tr w:rsidR="00084C76" w14:paraId="3BD62248" w14:textId="77777777" w:rsidTr="00B2287C">
        <w:trPr>
          <w:cantSplit/>
          <w:ins w:id="9044" w:author="김은수" w:date="2026-10-01T12:05:00Z"/>
          <w:trPrChange w:id="9045"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9046" w:author="김은수" w:date="2026-10-01T03:22:00Z">
              <w:tcPr>
                <w:tcW w:w="1304" w:type="dxa"/>
              </w:tcPr>
            </w:tcPrChange>
          </w:tcPr>
          <w:p w14:paraId="7BE171D8" w14:textId="77777777" w:rsidR="00084C76" w:rsidRDefault="00084C76">
            <w:pPr>
              <w:pStyle w:val="TDCe"/>
              <w:rPr>
                <w:ins w:id="9047" w:author="김은수" w:date="2026-10-01T12:05:00Z" w16du:dateUtc="2026-10-01T03:05:00Z"/>
              </w:rPr>
            </w:pPr>
            <w:ins w:id="9048" w:author="김은수" w:date="2026-10-01T12:05:00Z" w16du:dateUtc="2026-10-01T03:05:00Z">
              <w:r>
                <w:t>출력</w:t>
              </w:r>
            </w:ins>
          </w:p>
        </w:tc>
        <w:tc>
          <w:tcPr>
            <w:tcW w:w="7512" w:type="dxa"/>
            <w:tcPrChange w:id="9049" w:author="김은수" w:date="2026-10-01T03:22:00Z">
              <w:tcPr>
                <w:tcW w:w="7512" w:type="dxa"/>
              </w:tcPr>
            </w:tcPrChange>
          </w:tcPr>
          <w:p w14:paraId="12D977D0"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9050" w:author="김은수" w:date="2026-10-01T12:05:00Z" w16du:dateUtc="2026-10-01T03:05:00Z"/>
              </w:rPr>
            </w:pPr>
            <w:ins w:id="9051" w:author="김은수" w:date="2026-10-01T12:05:00Z" w16du:dateUtc="2026-10-01T03:05:00Z">
              <w:r>
                <w:t>주변장치 정지, 저속 대기, 재기동</w:t>
              </w:r>
            </w:ins>
          </w:p>
        </w:tc>
      </w:tr>
      <w:tr w:rsidR="00084C76" w14:paraId="1EBC041A" w14:textId="77777777" w:rsidTr="00B2287C">
        <w:trPr>
          <w:cantSplit/>
          <w:ins w:id="9052" w:author="김은수" w:date="2026-10-01T12:05:00Z"/>
          <w:trPrChange w:id="9053"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9054" w:author="김은수" w:date="2026-10-01T03:22:00Z">
              <w:tcPr>
                <w:tcW w:w="1304" w:type="dxa"/>
              </w:tcPr>
            </w:tcPrChange>
          </w:tcPr>
          <w:p w14:paraId="20EDF515" w14:textId="77777777" w:rsidR="00084C76" w:rsidRDefault="00084C76">
            <w:pPr>
              <w:pStyle w:val="TDCe"/>
              <w:rPr>
                <w:ins w:id="9055" w:author="김은수" w:date="2026-10-01T12:05:00Z" w16du:dateUtc="2026-10-01T03:05:00Z"/>
              </w:rPr>
            </w:pPr>
            <w:ins w:id="9056" w:author="김은수" w:date="2026-10-01T12:05:00Z" w16du:dateUtc="2026-10-01T03:05:00Z">
              <w:r>
                <w:t>처리</w:t>
              </w:r>
            </w:ins>
          </w:p>
        </w:tc>
        <w:tc>
          <w:tcPr>
            <w:tcW w:w="7512" w:type="dxa"/>
            <w:tcPrChange w:id="9057" w:author="김은수" w:date="2026-10-01T03:22:00Z">
              <w:tcPr>
                <w:tcW w:w="7512" w:type="dxa"/>
              </w:tcPr>
            </w:tcPrChange>
          </w:tcPr>
          <w:p w14:paraId="63DFE0B2"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9058" w:author="김은수" w:date="2026-10-01T12:05:00Z" w16du:dateUtc="2026-10-01T03:05:00Z"/>
              </w:rPr>
            </w:pPr>
            <w:ins w:id="9059" w:author="김은수" w:date="2026-10-01T12:05:00Z" w16du:dateUtc="2026-10-01T03:05:00Z">
              <w:r>
                <w:t>일반 동작 중 사용하던 주변장치를 정리하고 CFX의 저전력 전환 완료를 기다린다. 클럭과 I2C 속도를 대기 상태에 맞춘 뒤 절전 해제용 터치 입력을 확인한다. 터치에 의한 절전 해제 조건을 만족하면 시스템을 다시 시작한다.</w:t>
              </w:r>
            </w:ins>
          </w:p>
        </w:tc>
      </w:tr>
    </w:tbl>
    <w:p w14:paraId="2DF62174" w14:textId="77777777" w:rsidR="00084C76" w:rsidRDefault="00084C76">
      <w:pPr>
        <w:pStyle w:val="TDC40"/>
        <w:spacing w:after="0"/>
        <w:rPr>
          <w:ins w:id="9060" w:author="김은수" w:date="2026-10-01T12:05:00Z" w16du:dateUtc="2026-10-01T03:05:00Z"/>
        </w:rPr>
        <w:pPrChange w:id="9061" w:author="김은수" w:date="2026-10-01T03:22:00Z">
          <w:pPr>
            <w:pStyle w:val="TDC40"/>
          </w:pPr>
        </w:pPrChange>
      </w:pPr>
    </w:p>
    <w:p w14:paraId="566E27F8" w14:textId="77777777" w:rsidR="00084C76" w:rsidRDefault="00084C76">
      <w:pPr>
        <w:pStyle w:val="TDC42"/>
        <w:rPr>
          <w:ins w:id="9062" w:author="김은수" w:date="2026-10-01T12:05:00Z" w16du:dateUtc="2026-10-01T03:05:00Z"/>
        </w:rPr>
      </w:pPr>
      <w:ins w:id="9063" w:author="김은수" w:date="2026-10-01T12:05:00Z" w16du:dateUtc="2026-10-01T03:05:00Z">
        <w:r>
          <w:lastRenderedPageBreak/>
          <w:t xml:space="preserve">표 </w:t>
        </w:r>
        <w:r>
          <w:fldChar w:fldCharType="begin"/>
        </w:r>
        <w:r>
          <w:instrText>SEQ 표 \* ARABIC</w:instrText>
        </w:r>
        <w:r>
          <w:fldChar w:fldCharType="separate"/>
        </w:r>
        <w:r>
          <w:t>122</w:t>
        </w:r>
        <w:r>
          <w:fldChar w:fldCharType="end"/>
        </w:r>
        <w:r>
          <w:t>. CM3 저전력 진입과 복귀 / 구현 조건</w:t>
        </w:r>
      </w:ins>
    </w:p>
    <w:tbl>
      <w:tblPr>
        <w:tblStyle w:val="TDC41"/>
        <w:tblW w:w="8816" w:type="dxa"/>
        <w:tblLayout w:type="fixed"/>
        <w:tblLook w:val="04A0" w:firstRow="1" w:lastRow="0" w:firstColumn="1" w:lastColumn="0" w:noHBand="0" w:noVBand="1"/>
        <w:tblPrChange w:id="9064"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9065">
          <w:tblGrid>
            <w:gridCol w:w="360"/>
            <w:gridCol w:w="360"/>
            <w:gridCol w:w="584"/>
            <w:gridCol w:w="7512"/>
          </w:tblGrid>
        </w:tblGridChange>
      </w:tblGrid>
      <w:tr w:rsidR="00084C76" w14:paraId="710E5279" w14:textId="77777777" w:rsidTr="00B2287C">
        <w:trPr>
          <w:cnfStyle w:val="100000000000" w:firstRow="1" w:lastRow="0" w:firstColumn="0" w:lastColumn="0" w:oddVBand="0" w:evenVBand="0" w:oddHBand="0" w:evenHBand="0" w:firstRowFirstColumn="0" w:firstRowLastColumn="0" w:lastRowFirstColumn="0" w:lastRowLastColumn="0"/>
          <w:cantSplit/>
          <w:tblHeader/>
          <w:ins w:id="9066" w:author="김은수" w:date="2026-10-01T12:05:00Z"/>
          <w:trPrChange w:id="9067"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9068" w:author="김은수" w:date="2026-10-01T03:22:00Z">
              <w:tcPr>
                <w:tcW w:w="1304" w:type="dxa"/>
              </w:tcPr>
            </w:tcPrChange>
          </w:tcPr>
          <w:p w14:paraId="5B004436"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9069" w:author="김은수" w:date="2026-10-01T12:05:00Z" w16du:dateUtc="2026-10-01T03:05:00Z"/>
              </w:rPr>
            </w:pPr>
            <w:ins w:id="9070" w:author="김은수" w:date="2026-10-01T12:05:00Z" w16du:dateUtc="2026-10-01T03:05:00Z">
              <w:r>
                <w:t>구분</w:t>
              </w:r>
            </w:ins>
          </w:p>
        </w:tc>
        <w:tc>
          <w:tcPr>
            <w:tcW w:w="7512" w:type="dxa"/>
            <w:tcPrChange w:id="9071" w:author="김은수" w:date="2026-10-01T03:22:00Z">
              <w:tcPr>
                <w:tcW w:w="7512" w:type="dxa"/>
              </w:tcPr>
            </w:tcPrChange>
          </w:tcPr>
          <w:p w14:paraId="3445B3C5"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9072" w:author="김은수" w:date="2026-10-01T12:05:00Z" w16du:dateUtc="2026-10-01T03:05:00Z"/>
              </w:rPr>
            </w:pPr>
            <w:ins w:id="9073" w:author="김은수" w:date="2026-10-01T12:05:00Z" w16du:dateUtc="2026-10-01T03:05:00Z">
              <w:r>
                <w:t>구현 조건</w:t>
              </w:r>
            </w:ins>
          </w:p>
        </w:tc>
      </w:tr>
      <w:tr w:rsidR="00084C76" w14:paraId="25E325B3" w14:textId="77777777" w:rsidTr="00B2287C">
        <w:trPr>
          <w:cantSplit/>
          <w:ins w:id="9074" w:author="김은수" w:date="2026-10-01T12:05:00Z"/>
          <w:trPrChange w:id="9075"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9076" w:author="김은수" w:date="2026-10-01T03:22:00Z">
              <w:tcPr>
                <w:tcW w:w="1304" w:type="dxa"/>
              </w:tcPr>
            </w:tcPrChange>
          </w:tcPr>
          <w:p w14:paraId="4D7ED7DA" w14:textId="77777777" w:rsidR="00084C76" w:rsidRDefault="00084C76">
            <w:pPr>
              <w:pStyle w:val="TDCe"/>
              <w:rPr>
                <w:ins w:id="9077" w:author="김은수" w:date="2026-10-01T12:05:00Z" w16du:dateUtc="2026-10-01T03:05:00Z"/>
              </w:rPr>
            </w:pPr>
            <w:ins w:id="9078" w:author="김은수" w:date="2026-10-01T12:05:00Z" w16du:dateUtc="2026-10-01T03:05:00Z">
              <w:r>
                <w:t>관련 함수</w:t>
              </w:r>
            </w:ins>
          </w:p>
        </w:tc>
        <w:tc>
          <w:tcPr>
            <w:tcW w:w="7512" w:type="dxa"/>
            <w:tcPrChange w:id="9079" w:author="김은수" w:date="2026-10-01T03:22:00Z">
              <w:tcPr>
                <w:tcW w:w="7512" w:type="dxa"/>
              </w:tcPr>
            </w:tcPrChange>
          </w:tcPr>
          <w:p w14:paraId="162BB59E" w14:textId="77777777" w:rsidR="00084C76" w:rsidRPr="00E00010" w:rsidRDefault="00084C76">
            <w:pPr>
              <w:pStyle w:val="TDCf"/>
              <w:cnfStyle w:val="000000000000" w:firstRow="0" w:lastRow="0" w:firstColumn="0" w:lastColumn="0" w:oddVBand="0" w:evenVBand="0" w:oddHBand="0" w:evenHBand="0" w:firstRowFirstColumn="0" w:firstRowLastColumn="0" w:lastRowFirstColumn="0" w:lastRowLastColumn="0"/>
              <w:rPr>
                <w:ins w:id="9080" w:author="김은수" w:date="2026-10-01T12:05:00Z" w16du:dateUtc="2026-10-01T03:05:00Z"/>
                <w:lang w:val="en-US"/>
                <w:rPrChange w:id="9081" w:author="김은수" w:date="2026-10-01T13:46:00Z" w16du:dateUtc="2026-10-01T04:46:00Z">
                  <w:rPr>
                    <w:ins w:id="9082" w:author="김은수" w:date="2026-10-01T12:05:00Z" w16du:dateUtc="2026-10-01T03:05:00Z"/>
                  </w:rPr>
                </w:rPrChange>
              </w:rPr>
            </w:pPr>
            <w:ins w:id="9083" w:author="김은수" w:date="2026-10-01T12:05:00Z" w16du:dateUtc="2026-10-01T03:05:00Z">
              <w:r w:rsidRPr="00E00010">
                <w:rPr>
                  <w:lang w:val="en-US"/>
                  <w:rPrChange w:id="9084" w:author="김은수" w:date="2026-10-01T13:46:00Z" w16du:dateUtc="2026-10-01T04:46:00Z">
                    <w:rPr/>
                  </w:rPrChange>
                </w:rPr>
                <w:t>func_sleep, i2c_set_master_prescale</w:t>
              </w:r>
            </w:ins>
          </w:p>
        </w:tc>
      </w:tr>
      <w:tr w:rsidR="00084C76" w14:paraId="19E7DF52" w14:textId="77777777" w:rsidTr="00B2287C">
        <w:trPr>
          <w:cantSplit/>
          <w:ins w:id="9085" w:author="김은수" w:date="2026-10-01T12:05:00Z"/>
          <w:trPrChange w:id="9086"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9087" w:author="김은수" w:date="2026-10-01T03:22:00Z">
              <w:tcPr>
                <w:tcW w:w="1304" w:type="dxa"/>
              </w:tcPr>
            </w:tcPrChange>
          </w:tcPr>
          <w:p w14:paraId="1629F974" w14:textId="77777777" w:rsidR="00084C76" w:rsidRDefault="00084C76">
            <w:pPr>
              <w:pStyle w:val="TDCe"/>
              <w:rPr>
                <w:ins w:id="9088" w:author="김은수" w:date="2026-10-01T12:05:00Z" w16du:dateUtc="2026-10-01T03:05:00Z"/>
              </w:rPr>
            </w:pPr>
            <w:ins w:id="9089" w:author="김은수" w:date="2026-10-01T12:05:00Z" w16du:dateUtc="2026-10-01T03:05:00Z">
              <w:r>
                <w:t>동작 조건</w:t>
              </w:r>
            </w:ins>
          </w:p>
        </w:tc>
        <w:tc>
          <w:tcPr>
            <w:tcW w:w="7512" w:type="dxa"/>
            <w:tcPrChange w:id="9090" w:author="김은수" w:date="2026-10-01T03:22:00Z">
              <w:tcPr>
                <w:tcW w:w="7512" w:type="dxa"/>
              </w:tcPr>
            </w:tcPrChange>
          </w:tcPr>
          <w:p w14:paraId="63539E2C"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9091" w:author="김은수" w:date="2026-10-01T12:05:00Z" w16du:dateUtc="2026-10-01T03:05:00Z"/>
              </w:rPr>
            </w:pPr>
            <w:ins w:id="9092" w:author="김은수" w:date="2026-10-01T12:05:00Z" w16du:dateUtc="2026-10-01T03:05:00Z">
              <w:r>
                <w:t>CFX 정지를 확인한 뒤 클럭을 낮추고, 대기 중에도 절전 해제용 터치 입력을 읽을 수 있어야 한다. 절전 해제 조건을 만족하면 재시작 경로로 연결한다.</w:t>
              </w:r>
            </w:ins>
          </w:p>
        </w:tc>
      </w:tr>
    </w:tbl>
    <w:p w14:paraId="6F6EFE64" w14:textId="77777777" w:rsidR="00084C76" w:rsidRDefault="00084C76">
      <w:pPr>
        <w:pStyle w:val="TDC40"/>
        <w:spacing w:after="0"/>
        <w:rPr>
          <w:ins w:id="9093" w:author="김은수" w:date="2026-10-01T12:05:00Z" w16du:dateUtc="2026-10-01T03:05:00Z"/>
        </w:rPr>
        <w:pPrChange w:id="9094" w:author="김은수" w:date="2026-10-01T03:22:00Z">
          <w:pPr>
            <w:pStyle w:val="TDC40"/>
          </w:pPr>
        </w:pPrChange>
      </w:pPr>
    </w:p>
    <w:p w14:paraId="1022259D" w14:textId="77777777" w:rsidR="00697371" w:rsidRPr="00E00010" w:rsidRDefault="00220104">
      <w:pPr>
        <w:pStyle w:val="TDC43"/>
        <w:rPr>
          <w:ins w:id="9095" w:author="김은수" w:date="2026-09-30T15:44:00Z" w16du:dateUtc="2026-09-30T06:44:00Z"/>
        </w:rPr>
        <w:pPrChange w:id="9096" w:author="김은수" w:date="2026-10-01T01:11:00Z">
          <w:pPr>
            <w:keepLines/>
            <w:widowControl/>
            <w:snapToGrid w:val="0"/>
            <w:spacing w:after="180" w:line="300" w:lineRule="auto"/>
            <w:ind w:left="1245"/>
            <w:jc w:val="left"/>
          </w:pPr>
        </w:pPrChange>
      </w:pPr>
      <w:ins w:id="9097" w:author="김은수" w:date="2026-09-30T15:44:00Z" w16du:dateUtc="2026-09-30T06:44:00Z">
        <w:r>
          <w:rPr>
            <w:b/>
            <w:bCs/>
            <w:rPrChange w:id="9098" w:author="김은수" w:date="2026-10-01T01:11:00Z">
              <w:rPr>
                <w:b/>
                <w:bCs/>
                <w:sz w:val="22"/>
              </w:rPr>
            </w:rPrChange>
          </w:rPr>
          <w:t xml:space="preserve">흐름 참고 : </w:t>
        </w:r>
        <w:r>
          <w:rPr>
            <w:rPrChange w:id="9099" w:author="김은수" w:date="2026-10-01T01:11:00Z">
              <w:rPr>
                <w:sz w:val="22"/>
              </w:rPr>
            </w:rPrChange>
          </w:rPr>
          <w:t>절전 복귀는 재기동 경로다. 센서 읽기 실패를 정상 터치로 간주하지 않는다.</w:t>
        </w:r>
      </w:ins>
    </w:p>
    <w:p w14:paraId="09099F14" w14:textId="77777777" w:rsidR="00BA1805" w:rsidRPr="00E00010" w:rsidRDefault="00BA1805">
      <w:pPr>
        <w:pStyle w:val="TDC44"/>
        <w:rPr>
          <w:ins w:id="9100" w:author="김은수" w:date="2026-09-30T15:44:00Z" w16du:dateUtc="2026-09-30T06:44:00Z"/>
        </w:rPr>
        <w:pPrChange w:id="9101" w:author="김은수" w:date="2026-10-01T01:11:00Z">
          <w:pPr>
            <w:keepNext/>
            <w:keepLines/>
            <w:pageBreakBefore/>
            <w:widowControl/>
            <w:snapToGrid w:val="0"/>
            <w:spacing w:after="100" w:line="240" w:lineRule="auto"/>
            <w:jc w:val="center"/>
          </w:pPr>
        </w:pPrChange>
      </w:pPr>
      <w:ins w:id="9102" w:author="김은수" w:date="2026-09-30T15:44:00Z" w16du:dateUtc="2026-09-30T06:44:00Z">
        <w:r w:rsidRPr="00E00010">
          <w:rPr>
            <w:noProof/>
          </w:rPr>
          <w:drawing>
            <wp:inline distT="0" distB="0" distL="0" distR="0" wp14:anchorId="3E4EBC4E" wp14:editId="0010EAF7">
              <wp:extent cx="4320000" cy="4274100"/>
              <wp:effectExtent l="0" t="0" r="0" b="0"/>
              <wp:docPr id="1015" name="Flow CM3-015" descr="SU-ID-CM3-015 CM3 저전력 진입과 복귀 설계 순서도">
                <a:extLst xmlns:a="http://schemas.openxmlformats.org/drawingml/2006/main">
                  <a:ext uri="{FF2B5EF4-FFF2-40B4-BE49-F238E27FC236}">
                    <a16:creationId xmlns:a16="http://schemas.microsoft.com/office/drawing/2014/main" id="{E8B69799-F488-0C76-6806-D41022ABA04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그림 256" descr="스크린샷, 어둠, 블랙, 밤이(가) 표시된 사진&#10;&#10;자동 생성된 설명">
                        <a:extLst>
                          <a:ext uri="{FF2B5EF4-FFF2-40B4-BE49-F238E27FC236}">
                            <a16:creationId xmlns:a16="http://schemas.microsoft.com/office/drawing/2014/main" id="{E8B69799-F488-0C76-6806-D41022ABA043}"/>
                          </a:ext>
                        </a:extLst>
                      </pic:cNvPr>
                      <pic:cNvPicPr>
                        <a:picLocks noChangeAspect="1"/>
                      </pic:cNvPicPr>
                    </pic:nvPicPr>
                    <pic:blipFill>
                      <a:blip r:embed="rId47"/>
                      <a:stretch>
                        <a:fillRect/>
                      </a:stretch>
                    </pic:blipFill>
                    <pic:spPr>
                      <a:xfrm>
                        <a:off x="0" y="0"/>
                        <a:ext cx="4320000" cy="4274100"/>
                      </a:xfrm>
                      <a:prstGeom prst="rect">
                        <a:avLst/>
                      </a:prstGeom>
                    </pic:spPr>
                  </pic:pic>
                </a:graphicData>
              </a:graphic>
            </wp:inline>
          </w:drawing>
        </w:r>
      </w:ins>
    </w:p>
    <w:p w14:paraId="512867BB" w14:textId="77777777" w:rsidR="00697371" w:rsidRPr="00E00010" w:rsidRDefault="00220104">
      <w:pPr>
        <w:pStyle w:val="TDC45"/>
        <w:rPr>
          <w:ins w:id="9103" w:author="김은수" w:date="2026-09-30T15:44:00Z" w16du:dateUtc="2026-09-30T06:44:00Z"/>
        </w:rPr>
        <w:pPrChange w:id="9104" w:author="김은수" w:date="2026-10-01T01:11:00Z">
          <w:pPr>
            <w:keepLines/>
            <w:widowControl/>
            <w:snapToGrid w:val="0"/>
            <w:spacing w:after="180" w:line="276" w:lineRule="auto"/>
            <w:jc w:val="center"/>
          </w:pPr>
        </w:pPrChange>
      </w:pPr>
      <w:ins w:id="9105" w:author="김은수" w:date="2026-09-30T15:44:00Z" w16du:dateUtc="2026-09-30T06:44:00Z">
        <w:r w:rsidRPr="00E00010">
          <w:t>그림 23. SU-ID-CM3-015 CM3 저전력 진입과 복귀 순서도</w:t>
        </w:r>
      </w:ins>
    </w:p>
    <w:p w14:paraId="162043E2" w14:textId="77777777" w:rsidR="000C626C" w:rsidRDefault="000C626C">
      <w:pPr>
        <w:pStyle w:val="TDC40"/>
        <w:rPr>
          <w:ins w:id="9106" w:author="김은수" w:date="2026-10-01T05:08:00Z"/>
        </w:rPr>
      </w:pPr>
    </w:p>
    <w:p w14:paraId="6ED8EB7F" w14:textId="77777777" w:rsidR="00697371" w:rsidRPr="00E00010" w:rsidRDefault="00220104">
      <w:pPr>
        <w:pStyle w:val="TDC4"/>
        <w:rPr>
          <w:ins w:id="9107" w:author="김은수" w:date="2026-09-30T15:44:00Z" w16du:dateUtc="2026-09-30T06:44:00Z"/>
        </w:rPr>
        <w:pPrChange w:id="9108" w:author="김은수" w:date="2026-10-01T01:11:00Z">
          <w:pPr>
            <w:pStyle w:val="4"/>
            <w:numPr>
              <w:ilvl w:val="3"/>
              <w:numId w:val="7"/>
            </w:numPr>
            <w:tabs>
              <w:tab w:val="num" w:pos="1134"/>
            </w:tabs>
            <w:ind w:left="1200" w:hanging="400"/>
          </w:pPr>
        </w:pPrChange>
      </w:pPr>
      <w:ins w:id="9109" w:author="김은수" w:date="2026-09-30T15:44:00Z" w16du:dateUtc="2026-09-30T06:44:00Z">
        <w:r>
          <w:lastRenderedPageBreak/>
          <w:t>SU-ID-CM3-016, 오류 및 공유 메모리 상태 확인</w:t>
        </w:r>
      </w:ins>
    </w:p>
    <w:p w14:paraId="12CF6266" w14:textId="77777777" w:rsidR="00084C76" w:rsidRDefault="00084C76">
      <w:pPr>
        <w:pStyle w:val="TDC40"/>
        <w:keepNext/>
        <w:rPr>
          <w:ins w:id="9110" w:author="김은수" w:date="2026-10-01T12:05:00Z" w16du:dateUtc="2026-10-01T03:05:00Z"/>
        </w:rPr>
        <w:pPrChange w:id="9111" w:author="김은수" w:date="2026-10-01T03:22:00Z">
          <w:pPr>
            <w:pStyle w:val="TDC40"/>
          </w:pPr>
        </w:pPrChange>
      </w:pPr>
      <w:ins w:id="9112" w:author="김은수" w:date="2026-10-01T12:05:00Z" w16du:dateUtc="2026-10-01T03:05:00Z">
        <w:r>
          <w:t>정상 자료가 준비되었는지와 어느 코어에 오류가 있는지를 상위 제어에서 구분하게 한다.</w:t>
        </w:r>
      </w:ins>
    </w:p>
    <w:p w14:paraId="38FE8EE3" w14:textId="77777777" w:rsidR="00084C76" w:rsidRDefault="00084C76">
      <w:pPr>
        <w:pStyle w:val="TDC42"/>
        <w:rPr>
          <w:ins w:id="9113" w:author="김은수" w:date="2026-10-01T12:05:00Z" w16du:dateUtc="2026-10-01T03:05:00Z"/>
        </w:rPr>
      </w:pPr>
      <w:ins w:id="9114" w:author="김은수" w:date="2026-10-01T12:05:00Z" w16du:dateUtc="2026-10-01T03:05:00Z">
        <w:r>
          <w:t xml:space="preserve">표 </w:t>
        </w:r>
        <w:r>
          <w:fldChar w:fldCharType="begin"/>
        </w:r>
        <w:r>
          <w:instrText>SEQ 표 \* ARABIC</w:instrText>
        </w:r>
        <w:r>
          <w:fldChar w:fldCharType="separate"/>
        </w:r>
        <w:r>
          <w:t>123</w:t>
        </w:r>
        <w:r>
          <w:fldChar w:fldCharType="end"/>
        </w:r>
        <w:r>
          <w:t>. 오류 및 공유 메모리 상태 확인 / 유닛 설계 내용</w:t>
        </w:r>
      </w:ins>
    </w:p>
    <w:tbl>
      <w:tblPr>
        <w:tblStyle w:val="TDC41"/>
        <w:tblW w:w="8816" w:type="dxa"/>
        <w:tblLayout w:type="fixed"/>
        <w:tblLook w:val="04A0" w:firstRow="1" w:lastRow="0" w:firstColumn="1" w:lastColumn="0" w:noHBand="0" w:noVBand="1"/>
        <w:tblPrChange w:id="9115"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9116">
          <w:tblGrid>
            <w:gridCol w:w="360"/>
            <w:gridCol w:w="360"/>
            <w:gridCol w:w="584"/>
            <w:gridCol w:w="7512"/>
          </w:tblGrid>
        </w:tblGridChange>
      </w:tblGrid>
      <w:tr w:rsidR="00084C76" w14:paraId="7A707792" w14:textId="77777777" w:rsidTr="00C61DA4">
        <w:trPr>
          <w:cnfStyle w:val="100000000000" w:firstRow="1" w:lastRow="0" w:firstColumn="0" w:lastColumn="0" w:oddVBand="0" w:evenVBand="0" w:oddHBand="0" w:evenHBand="0" w:firstRowFirstColumn="0" w:firstRowLastColumn="0" w:lastRowFirstColumn="0" w:lastRowLastColumn="0"/>
          <w:cantSplit/>
          <w:tblHeader/>
          <w:ins w:id="9117" w:author="김은수" w:date="2026-10-01T12:05:00Z"/>
          <w:trPrChange w:id="9118"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9119" w:author="김은수" w:date="2026-10-01T03:22:00Z">
              <w:tcPr>
                <w:tcW w:w="1304" w:type="dxa"/>
              </w:tcPr>
            </w:tcPrChange>
          </w:tcPr>
          <w:p w14:paraId="18BC7E46"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9120" w:author="김은수" w:date="2026-10-01T12:05:00Z" w16du:dateUtc="2026-10-01T03:05:00Z"/>
              </w:rPr>
            </w:pPr>
            <w:ins w:id="9121" w:author="김은수" w:date="2026-10-01T12:05:00Z" w16du:dateUtc="2026-10-01T03:05:00Z">
              <w:r>
                <w:t>항목</w:t>
              </w:r>
            </w:ins>
          </w:p>
        </w:tc>
        <w:tc>
          <w:tcPr>
            <w:tcW w:w="7512" w:type="dxa"/>
            <w:tcPrChange w:id="9122" w:author="김은수" w:date="2026-10-01T03:22:00Z">
              <w:tcPr>
                <w:tcW w:w="7512" w:type="dxa"/>
              </w:tcPr>
            </w:tcPrChange>
          </w:tcPr>
          <w:p w14:paraId="1244F4D0"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9123" w:author="김은수" w:date="2026-10-01T12:05:00Z" w16du:dateUtc="2026-10-01T03:05:00Z"/>
              </w:rPr>
            </w:pPr>
            <w:ins w:id="9124" w:author="김은수" w:date="2026-10-01T12:05:00Z" w16du:dateUtc="2026-10-01T03:05:00Z">
              <w:r>
                <w:t>설계 내용</w:t>
              </w:r>
            </w:ins>
          </w:p>
        </w:tc>
      </w:tr>
      <w:tr w:rsidR="00084C76" w14:paraId="21648BA5" w14:textId="77777777" w:rsidTr="00C61DA4">
        <w:trPr>
          <w:cantSplit/>
          <w:ins w:id="9125" w:author="김은수" w:date="2026-10-01T12:05:00Z"/>
          <w:trPrChange w:id="9126"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9127" w:author="김은수" w:date="2026-10-01T03:22:00Z">
              <w:tcPr>
                <w:tcW w:w="1304" w:type="dxa"/>
              </w:tcPr>
            </w:tcPrChange>
          </w:tcPr>
          <w:p w14:paraId="47A81C17" w14:textId="77777777" w:rsidR="00084C76" w:rsidRDefault="00084C76">
            <w:pPr>
              <w:pStyle w:val="TDCe"/>
              <w:rPr>
                <w:ins w:id="9128" w:author="김은수" w:date="2026-10-01T12:05:00Z" w16du:dateUtc="2026-10-01T03:05:00Z"/>
              </w:rPr>
            </w:pPr>
            <w:ins w:id="9129" w:author="김은수" w:date="2026-10-01T12:05:00Z" w16du:dateUtc="2026-10-01T03:05:00Z">
              <w:r>
                <w:t>입력</w:t>
              </w:r>
            </w:ins>
          </w:p>
        </w:tc>
        <w:tc>
          <w:tcPr>
            <w:tcW w:w="7512" w:type="dxa"/>
            <w:tcPrChange w:id="9130" w:author="김은수" w:date="2026-10-01T03:22:00Z">
              <w:tcPr>
                <w:tcW w:w="7512" w:type="dxa"/>
              </w:tcPr>
            </w:tcPrChange>
          </w:tcPr>
          <w:p w14:paraId="174A8888"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9131" w:author="김은수" w:date="2026-10-01T12:05:00Z" w16du:dateUtc="2026-10-01T03:05:00Z"/>
              </w:rPr>
            </w:pPr>
            <w:ins w:id="9132" w:author="김은수" w:date="2026-10-01T12:05:00Z" w16du:dateUtc="2026-10-01T03:05:00Z">
              <w:r>
                <w:t>코어별 오류/저장자료 적재 상태/공유 주소</w:t>
              </w:r>
            </w:ins>
          </w:p>
        </w:tc>
      </w:tr>
      <w:tr w:rsidR="00084C76" w14:paraId="0EB3F3F6" w14:textId="77777777" w:rsidTr="00C61DA4">
        <w:trPr>
          <w:cantSplit/>
          <w:ins w:id="9133" w:author="김은수" w:date="2026-10-01T12:05:00Z"/>
          <w:trPrChange w:id="9134"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9135" w:author="김은수" w:date="2026-10-01T03:22:00Z">
              <w:tcPr>
                <w:tcW w:w="1304" w:type="dxa"/>
              </w:tcPr>
            </w:tcPrChange>
          </w:tcPr>
          <w:p w14:paraId="294E024C" w14:textId="77777777" w:rsidR="00084C76" w:rsidRDefault="00084C76">
            <w:pPr>
              <w:pStyle w:val="TDCe"/>
              <w:rPr>
                <w:ins w:id="9136" w:author="김은수" w:date="2026-10-01T12:05:00Z" w16du:dateUtc="2026-10-01T03:05:00Z"/>
              </w:rPr>
            </w:pPr>
            <w:ins w:id="9137" w:author="김은수" w:date="2026-10-01T12:05:00Z" w16du:dateUtc="2026-10-01T03:05:00Z">
              <w:r>
                <w:t>출력</w:t>
              </w:r>
            </w:ins>
          </w:p>
        </w:tc>
        <w:tc>
          <w:tcPr>
            <w:tcW w:w="7512" w:type="dxa"/>
            <w:tcPrChange w:id="9138" w:author="김은수" w:date="2026-10-01T03:22:00Z">
              <w:tcPr>
                <w:tcW w:w="7512" w:type="dxa"/>
              </w:tcPr>
            </w:tcPrChange>
          </w:tcPr>
          <w:p w14:paraId="30BAF0C8"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9139" w:author="김은수" w:date="2026-10-01T12:05:00Z" w16du:dateUtc="2026-10-01T03:05:00Z"/>
              </w:rPr>
            </w:pPr>
            <w:ins w:id="9140" w:author="김은수" w:date="2026-10-01T12:05:00Z" w16du:dateUtc="2026-10-01T03:05:00Z">
              <w:r>
                <w:t>오류 코드 및 준비 상태</w:t>
              </w:r>
            </w:ins>
          </w:p>
        </w:tc>
      </w:tr>
      <w:tr w:rsidR="00084C76" w14:paraId="447CB8BE" w14:textId="77777777" w:rsidTr="00C61DA4">
        <w:trPr>
          <w:cantSplit/>
          <w:ins w:id="9141" w:author="김은수" w:date="2026-10-01T12:05:00Z"/>
          <w:trPrChange w:id="9142"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9143" w:author="김은수" w:date="2026-10-01T03:22:00Z">
              <w:tcPr>
                <w:tcW w:w="1304" w:type="dxa"/>
              </w:tcPr>
            </w:tcPrChange>
          </w:tcPr>
          <w:p w14:paraId="28A2ECE6" w14:textId="77777777" w:rsidR="00084C76" w:rsidRDefault="00084C76">
            <w:pPr>
              <w:pStyle w:val="TDCe"/>
              <w:rPr>
                <w:ins w:id="9144" w:author="김은수" w:date="2026-10-01T12:05:00Z" w16du:dateUtc="2026-10-01T03:05:00Z"/>
              </w:rPr>
            </w:pPr>
            <w:ins w:id="9145" w:author="김은수" w:date="2026-10-01T12:05:00Z" w16du:dateUtc="2026-10-01T03:05:00Z">
              <w:r>
                <w:t>처리</w:t>
              </w:r>
            </w:ins>
          </w:p>
        </w:tc>
        <w:tc>
          <w:tcPr>
            <w:tcW w:w="7512" w:type="dxa"/>
            <w:tcPrChange w:id="9146" w:author="김은수" w:date="2026-10-01T03:22:00Z">
              <w:tcPr>
                <w:tcW w:w="7512" w:type="dxa"/>
              </w:tcPr>
            </w:tcPrChange>
          </w:tcPr>
          <w:p w14:paraId="0D6706CE"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9147" w:author="김은수" w:date="2026-10-01T12:05:00Z" w16du:dateUtc="2026-10-01T03:05:00Z"/>
              </w:rPr>
            </w:pPr>
            <w:ins w:id="9148" w:author="김은수" w:date="2026-10-01T12:05:00Z" w16du:dateUtc="2026-10-01T03:05:00Z">
              <w:r>
                <w:t>기동 시 오류 플래그를 초기화한다. 오류 및 적재 상태를 읽고 갱신하며 공유 메모리 주소의 일치 여부를 확인한다. 주소/적재 오류는 일반 맵 데이터로 처리하지 않는다.</w:t>
              </w:r>
            </w:ins>
          </w:p>
        </w:tc>
      </w:tr>
    </w:tbl>
    <w:p w14:paraId="7FC83BCB" w14:textId="77777777" w:rsidR="00084C76" w:rsidRDefault="00084C76">
      <w:pPr>
        <w:pStyle w:val="TDC40"/>
        <w:spacing w:after="0"/>
        <w:rPr>
          <w:ins w:id="9149" w:author="김은수" w:date="2026-10-01T12:05:00Z" w16du:dateUtc="2026-10-01T03:05:00Z"/>
        </w:rPr>
        <w:pPrChange w:id="9150" w:author="김은수" w:date="2026-10-01T03:22:00Z">
          <w:pPr>
            <w:pStyle w:val="TDC40"/>
          </w:pPr>
        </w:pPrChange>
      </w:pPr>
    </w:p>
    <w:p w14:paraId="3FAAD4BB" w14:textId="77777777" w:rsidR="00084C76" w:rsidRDefault="00084C76">
      <w:pPr>
        <w:pStyle w:val="TDC42"/>
        <w:rPr>
          <w:ins w:id="9151" w:author="김은수" w:date="2026-10-01T12:05:00Z" w16du:dateUtc="2026-10-01T03:05:00Z"/>
        </w:rPr>
      </w:pPr>
      <w:ins w:id="9152" w:author="김은수" w:date="2026-10-01T12:05:00Z" w16du:dateUtc="2026-10-01T03:05:00Z">
        <w:r>
          <w:t xml:space="preserve">표 </w:t>
        </w:r>
        <w:r>
          <w:fldChar w:fldCharType="begin"/>
        </w:r>
        <w:r>
          <w:instrText>SEQ 표 \* ARABIC</w:instrText>
        </w:r>
        <w:r>
          <w:fldChar w:fldCharType="separate"/>
        </w:r>
        <w:r>
          <w:t>124</w:t>
        </w:r>
        <w:r>
          <w:fldChar w:fldCharType="end"/>
        </w:r>
        <w:r>
          <w:t>. 오류 및 공유 메모리 상태 확인 / 구현 조건</w:t>
        </w:r>
      </w:ins>
    </w:p>
    <w:tbl>
      <w:tblPr>
        <w:tblStyle w:val="TDC41"/>
        <w:tblW w:w="8816" w:type="dxa"/>
        <w:tblLayout w:type="fixed"/>
        <w:tblLook w:val="04A0" w:firstRow="1" w:lastRow="0" w:firstColumn="1" w:lastColumn="0" w:noHBand="0" w:noVBand="1"/>
        <w:tblPrChange w:id="9153"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9154">
          <w:tblGrid>
            <w:gridCol w:w="360"/>
            <w:gridCol w:w="360"/>
            <w:gridCol w:w="584"/>
            <w:gridCol w:w="7512"/>
          </w:tblGrid>
        </w:tblGridChange>
      </w:tblGrid>
      <w:tr w:rsidR="00084C76" w14:paraId="581C5984" w14:textId="77777777" w:rsidTr="00C61DA4">
        <w:trPr>
          <w:cnfStyle w:val="100000000000" w:firstRow="1" w:lastRow="0" w:firstColumn="0" w:lastColumn="0" w:oddVBand="0" w:evenVBand="0" w:oddHBand="0" w:evenHBand="0" w:firstRowFirstColumn="0" w:firstRowLastColumn="0" w:lastRowFirstColumn="0" w:lastRowLastColumn="0"/>
          <w:cantSplit/>
          <w:tblHeader/>
          <w:ins w:id="9155" w:author="김은수" w:date="2026-10-01T12:05:00Z"/>
          <w:trPrChange w:id="9156"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9157" w:author="김은수" w:date="2026-10-01T03:22:00Z">
              <w:tcPr>
                <w:tcW w:w="1304" w:type="dxa"/>
              </w:tcPr>
            </w:tcPrChange>
          </w:tcPr>
          <w:p w14:paraId="17AFD8B0"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9158" w:author="김은수" w:date="2026-10-01T12:05:00Z" w16du:dateUtc="2026-10-01T03:05:00Z"/>
              </w:rPr>
            </w:pPr>
            <w:ins w:id="9159" w:author="김은수" w:date="2026-10-01T12:05:00Z" w16du:dateUtc="2026-10-01T03:05:00Z">
              <w:r>
                <w:t>구분</w:t>
              </w:r>
            </w:ins>
          </w:p>
        </w:tc>
        <w:tc>
          <w:tcPr>
            <w:tcW w:w="7512" w:type="dxa"/>
            <w:tcPrChange w:id="9160" w:author="김은수" w:date="2026-10-01T03:22:00Z">
              <w:tcPr>
                <w:tcW w:w="7512" w:type="dxa"/>
              </w:tcPr>
            </w:tcPrChange>
          </w:tcPr>
          <w:p w14:paraId="501887BE"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9161" w:author="김은수" w:date="2026-10-01T12:05:00Z" w16du:dateUtc="2026-10-01T03:05:00Z"/>
              </w:rPr>
            </w:pPr>
            <w:ins w:id="9162" w:author="김은수" w:date="2026-10-01T12:05:00Z" w16du:dateUtc="2026-10-01T03:05:00Z">
              <w:r>
                <w:t>구현 조건</w:t>
              </w:r>
            </w:ins>
          </w:p>
        </w:tc>
      </w:tr>
      <w:tr w:rsidR="00084C76" w14:paraId="31EC8D28" w14:textId="77777777" w:rsidTr="00C61DA4">
        <w:trPr>
          <w:cantSplit/>
          <w:ins w:id="9163" w:author="김은수" w:date="2026-10-01T12:05:00Z"/>
          <w:trPrChange w:id="9164"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9165" w:author="김은수" w:date="2026-10-01T03:22:00Z">
              <w:tcPr>
                <w:tcW w:w="1304" w:type="dxa"/>
              </w:tcPr>
            </w:tcPrChange>
          </w:tcPr>
          <w:p w14:paraId="52A30075" w14:textId="77777777" w:rsidR="00084C76" w:rsidRDefault="00084C76">
            <w:pPr>
              <w:pStyle w:val="TDCe"/>
              <w:rPr>
                <w:ins w:id="9166" w:author="김은수" w:date="2026-10-01T12:05:00Z" w16du:dateUtc="2026-10-01T03:05:00Z"/>
              </w:rPr>
            </w:pPr>
            <w:ins w:id="9167" w:author="김은수" w:date="2026-10-01T12:05:00Z" w16du:dateUtc="2026-10-01T03:05:00Z">
              <w:r>
                <w:t>관련 함수</w:t>
              </w:r>
            </w:ins>
          </w:p>
        </w:tc>
        <w:tc>
          <w:tcPr>
            <w:tcW w:w="7512" w:type="dxa"/>
            <w:tcPrChange w:id="9168" w:author="김은수" w:date="2026-10-01T03:22:00Z">
              <w:tcPr>
                <w:tcW w:w="7512" w:type="dxa"/>
              </w:tcPr>
            </w:tcPrChange>
          </w:tcPr>
          <w:p w14:paraId="52556ABC" w14:textId="77777777" w:rsidR="00084C76" w:rsidRPr="00E00010" w:rsidRDefault="00084C76">
            <w:pPr>
              <w:pStyle w:val="TDCf"/>
              <w:cnfStyle w:val="000000000000" w:firstRow="0" w:lastRow="0" w:firstColumn="0" w:lastColumn="0" w:oddVBand="0" w:evenVBand="0" w:oddHBand="0" w:evenHBand="0" w:firstRowFirstColumn="0" w:firstRowLastColumn="0" w:lastRowFirstColumn="0" w:lastRowLastColumn="0"/>
              <w:rPr>
                <w:ins w:id="9169" w:author="김은수" w:date="2026-10-01T12:05:00Z" w16du:dateUtc="2026-10-01T03:05:00Z"/>
                <w:lang w:val="en-US"/>
                <w:rPrChange w:id="9170" w:author="김은수" w:date="2026-10-01T13:46:00Z" w16du:dateUtc="2026-10-01T04:46:00Z">
                  <w:rPr>
                    <w:ins w:id="9171" w:author="김은수" w:date="2026-10-01T12:05:00Z" w16du:dateUtc="2026-10-01T03:05:00Z"/>
                  </w:rPr>
                </w:rPrChange>
              </w:rPr>
            </w:pPr>
            <w:ins w:id="9172" w:author="김은수" w:date="2026-10-01T12:05:00Z" w16du:dateUtc="2026-10-01T03:05:00Z">
              <w:r w:rsidRPr="00E00010">
                <w:rPr>
                  <w:lang w:val="en-US"/>
                  <w:rPrChange w:id="9173" w:author="김은수" w:date="2026-10-01T13:46:00Z" w16du:dateUtc="2026-10-01T04:46:00Z">
                    <w:rPr/>
                  </w:rPrChange>
                </w:rPr>
                <w:t>clearAllErrorFlag, errorCodeUpdate, readErrorCode, readCfxErrorCode / isCFX_EEPROM_data_Loaded, sharedMemoryAddresError</w:t>
              </w:r>
            </w:ins>
          </w:p>
        </w:tc>
      </w:tr>
      <w:tr w:rsidR="00084C76" w14:paraId="4FF939DE" w14:textId="77777777" w:rsidTr="00C61DA4">
        <w:trPr>
          <w:cantSplit/>
          <w:ins w:id="9174" w:author="김은수" w:date="2026-10-01T12:05:00Z"/>
          <w:trPrChange w:id="9175"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9176" w:author="김은수" w:date="2026-10-01T03:22:00Z">
              <w:tcPr>
                <w:tcW w:w="1304" w:type="dxa"/>
              </w:tcPr>
            </w:tcPrChange>
          </w:tcPr>
          <w:p w14:paraId="5AF00FB8" w14:textId="77777777" w:rsidR="00084C76" w:rsidRDefault="00084C76">
            <w:pPr>
              <w:pStyle w:val="TDCe"/>
              <w:rPr>
                <w:ins w:id="9177" w:author="김은수" w:date="2026-10-01T12:05:00Z" w16du:dateUtc="2026-10-01T03:05:00Z"/>
              </w:rPr>
            </w:pPr>
            <w:ins w:id="9178" w:author="김은수" w:date="2026-10-01T12:05:00Z" w16du:dateUtc="2026-10-01T03:05:00Z">
              <w:r>
                <w:t>동작 조건</w:t>
              </w:r>
            </w:ins>
          </w:p>
        </w:tc>
        <w:tc>
          <w:tcPr>
            <w:tcW w:w="7512" w:type="dxa"/>
            <w:tcPrChange w:id="9179" w:author="김은수" w:date="2026-10-01T03:22:00Z">
              <w:tcPr>
                <w:tcW w:w="7512" w:type="dxa"/>
              </w:tcPr>
            </w:tcPrChange>
          </w:tcPr>
          <w:p w14:paraId="4697FE07"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9180" w:author="김은수" w:date="2026-10-01T12:05:00Z" w16du:dateUtc="2026-10-01T03:05:00Z"/>
              </w:rPr>
            </w:pPr>
            <w:ins w:id="9181" w:author="김은수" w:date="2026-10-01T12:05:00Z" w16du:dateUtc="2026-10-01T03:05:00Z">
              <w:r>
                <w:t>각 상태가 해당 조회 및 오류 경로에 반영되고 서로 다른 오류 원인을 혼동하지 않아야 한다.</w:t>
              </w:r>
            </w:ins>
          </w:p>
        </w:tc>
      </w:tr>
    </w:tbl>
    <w:p w14:paraId="272DE5FF" w14:textId="77777777" w:rsidR="00084C76" w:rsidRDefault="00084C76">
      <w:pPr>
        <w:pStyle w:val="TDC40"/>
        <w:spacing w:after="0"/>
        <w:rPr>
          <w:ins w:id="9182" w:author="김은수" w:date="2026-10-01T12:05:00Z" w16du:dateUtc="2026-10-01T03:05:00Z"/>
        </w:rPr>
        <w:pPrChange w:id="9183" w:author="김은수" w:date="2026-10-01T03:22:00Z">
          <w:pPr>
            <w:pStyle w:val="TDC40"/>
          </w:pPr>
        </w:pPrChange>
      </w:pPr>
    </w:p>
    <w:p w14:paraId="26DD3424" w14:textId="77777777" w:rsidR="00697371" w:rsidRPr="00E00010" w:rsidRDefault="00220104">
      <w:pPr>
        <w:pStyle w:val="TDC4"/>
        <w:rPr>
          <w:ins w:id="9184" w:author="김은수" w:date="2026-09-30T15:44:00Z" w16du:dateUtc="2026-09-30T06:44:00Z"/>
        </w:rPr>
        <w:pPrChange w:id="9185" w:author="김은수" w:date="2026-10-01T01:11:00Z">
          <w:pPr>
            <w:pStyle w:val="4"/>
            <w:numPr>
              <w:ilvl w:val="3"/>
              <w:numId w:val="7"/>
            </w:numPr>
            <w:tabs>
              <w:tab w:val="num" w:pos="1134"/>
            </w:tabs>
            <w:ind w:left="1200" w:hanging="400"/>
          </w:pPr>
        </w:pPrChange>
      </w:pPr>
      <w:ins w:id="9186" w:author="김은수" w:date="2026-09-30T15:44:00Z" w16du:dateUtc="2026-09-30T06:44:00Z">
        <w:r>
          <w:t>SU-ID-CM3-017, PCM 명령 및 모드 공유</w:t>
        </w:r>
      </w:ins>
    </w:p>
    <w:p w14:paraId="0F260E04" w14:textId="77777777" w:rsidR="00084C76" w:rsidRDefault="00084C76">
      <w:pPr>
        <w:pStyle w:val="TDC40"/>
        <w:keepNext/>
        <w:rPr>
          <w:ins w:id="9187" w:author="김은수" w:date="2026-10-01T12:05:00Z" w16du:dateUtc="2026-10-01T03:05:00Z"/>
        </w:rPr>
        <w:pPrChange w:id="9188" w:author="김은수" w:date="2026-10-01T03:22:00Z">
          <w:pPr>
            <w:pStyle w:val="TDC40"/>
          </w:pPr>
        </w:pPrChange>
      </w:pPr>
      <w:ins w:id="9189" w:author="김은수" w:date="2026-10-01T12:05:00Z" w16du:dateUtc="2026-10-01T03:05:00Z">
        <w:r>
          <w:t>내부기 제어에서 필요한 PCM 동작을 신호처리 코어에 전달한다.</w:t>
        </w:r>
      </w:ins>
    </w:p>
    <w:p w14:paraId="41F46720" w14:textId="77777777" w:rsidR="00084C76" w:rsidRDefault="00084C76">
      <w:pPr>
        <w:pStyle w:val="TDC42"/>
        <w:rPr>
          <w:ins w:id="9190" w:author="김은수" w:date="2026-10-01T12:05:00Z" w16du:dateUtc="2026-10-01T03:05:00Z"/>
        </w:rPr>
      </w:pPr>
      <w:ins w:id="9191" w:author="김은수" w:date="2026-10-01T12:05:00Z" w16du:dateUtc="2026-10-01T03:05:00Z">
        <w:r>
          <w:t xml:space="preserve">표 </w:t>
        </w:r>
        <w:r>
          <w:fldChar w:fldCharType="begin"/>
        </w:r>
        <w:r>
          <w:instrText>SEQ 표 \* ARABIC</w:instrText>
        </w:r>
        <w:r>
          <w:fldChar w:fldCharType="separate"/>
        </w:r>
        <w:r>
          <w:t>125</w:t>
        </w:r>
        <w:r>
          <w:fldChar w:fldCharType="end"/>
        </w:r>
        <w:r>
          <w:t>. PCM 명령 및 모드 공유 / 유닛 설계 내용</w:t>
        </w:r>
      </w:ins>
    </w:p>
    <w:tbl>
      <w:tblPr>
        <w:tblStyle w:val="TDC41"/>
        <w:tblW w:w="8816" w:type="dxa"/>
        <w:tblLayout w:type="fixed"/>
        <w:tblLook w:val="04A0" w:firstRow="1" w:lastRow="0" w:firstColumn="1" w:lastColumn="0" w:noHBand="0" w:noVBand="1"/>
        <w:tblPrChange w:id="9192"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9193">
          <w:tblGrid>
            <w:gridCol w:w="360"/>
            <w:gridCol w:w="360"/>
            <w:gridCol w:w="584"/>
            <w:gridCol w:w="7512"/>
          </w:tblGrid>
        </w:tblGridChange>
      </w:tblGrid>
      <w:tr w:rsidR="00084C76" w14:paraId="7818A59A" w14:textId="77777777" w:rsidTr="00457481">
        <w:trPr>
          <w:cnfStyle w:val="100000000000" w:firstRow="1" w:lastRow="0" w:firstColumn="0" w:lastColumn="0" w:oddVBand="0" w:evenVBand="0" w:oddHBand="0" w:evenHBand="0" w:firstRowFirstColumn="0" w:firstRowLastColumn="0" w:lastRowFirstColumn="0" w:lastRowLastColumn="0"/>
          <w:cantSplit/>
          <w:tblHeader/>
          <w:ins w:id="9194" w:author="김은수" w:date="2026-10-01T12:05:00Z"/>
          <w:trPrChange w:id="9195"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9196" w:author="김은수" w:date="2026-10-01T03:22:00Z">
              <w:tcPr>
                <w:tcW w:w="1304" w:type="dxa"/>
              </w:tcPr>
            </w:tcPrChange>
          </w:tcPr>
          <w:p w14:paraId="58250EE4"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9197" w:author="김은수" w:date="2026-10-01T12:05:00Z" w16du:dateUtc="2026-10-01T03:05:00Z"/>
              </w:rPr>
            </w:pPr>
            <w:ins w:id="9198" w:author="김은수" w:date="2026-10-01T12:05:00Z" w16du:dateUtc="2026-10-01T03:05:00Z">
              <w:r>
                <w:t>항목</w:t>
              </w:r>
            </w:ins>
          </w:p>
        </w:tc>
        <w:tc>
          <w:tcPr>
            <w:tcW w:w="7512" w:type="dxa"/>
            <w:tcPrChange w:id="9199" w:author="김은수" w:date="2026-10-01T03:22:00Z">
              <w:tcPr>
                <w:tcW w:w="7512" w:type="dxa"/>
              </w:tcPr>
            </w:tcPrChange>
          </w:tcPr>
          <w:p w14:paraId="20B9199F"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9200" w:author="김은수" w:date="2026-10-01T12:05:00Z" w16du:dateUtc="2026-10-01T03:05:00Z"/>
              </w:rPr>
            </w:pPr>
            <w:ins w:id="9201" w:author="김은수" w:date="2026-10-01T12:05:00Z" w16du:dateUtc="2026-10-01T03:05:00Z">
              <w:r>
                <w:t>설계 내용</w:t>
              </w:r>
            </w:ins>
          </w:p>
        </w:tc>
      </w:tr>
      <w:tr w:rsidR="00084C76" w14:paraId="2744FA03" w14:textId="77777777" w:rsidTr="00457481">
        <w:trPr>
          <w:cantSplit/>
          <w:ins w:id="9202" w:author="김은수" w:date="2026-10-01T12:05:00Z"/>
          <w:trPrChange w:id="9203"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9204" w:author="김은수" w:date="2026-10-01T03:22:00Z">
              <w:tcPr>
                <w:tcW w:w="1304" w:type="dxa"/>
              </w:tcPr>
            </w:tcPrChange>
          </w:tcPr>
          <w:p w14:paraId="6495F1AA" w14:textId="77777777" w:rsidR="00084C76" w:rsidRDefault="00084C76">
            <w:pPr>
              <w:pStyle w:val="TDCe"/>
              <w:rPr>
                <w:ins w:id="9205" w:author="김은수" w:date="2026-10-01T12:05:00Z" w16du:dateUtc="2026-10-01T03:05:00Z"/>
              </w:rPr>
            </w:pPr>
            <w:ins w:id="9206" w:author="김은수" w:date="2026-10-01T12:05:00Z" w16du:dateUtc="2026-10-01T03:05:00Z">
              <w:r>
                <w:t>입력</w:t>
              </w:r>
            </w:ins>
          </w:p>
        </w:tc>
        <w:tc>
          <w:tcPr>
            <w:tcW w:w="7512" w:type="dxa"/>
            <w:tcPrChange w:id="9207" w:author="김은수" w:date="2026-10-01T03:22:00Z">
              <w:tcPr>
                <w:tcW w:w="7512" w:type="dxa"/>
              </w:tcPr>
            </w:tcPrChange>
          </w:tcPr>
          <w:p w14:paraId="6764F62D"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9208" w:author="김은수" w:date="2026-10-01T12:05:00Z" w16du:dateUtc="2026-10-01T03:05:00Z"/>
              </w:rPr>
            </w:pPr>
            <w:ins w:id="9209" w:author="김은수" w:date="2026-10-01T12:05:00Z" w16du:dateUtc="2026-10-01T03:05:00Z">
              <w:r>
                <w:t>현재/다음 모드 및 지정 명령 배열</w:t>
              </w:r>
            </w:ins>
          </w:p>
        </w:tc>
      </w:tr>
      <w:tr w:rsidR="00084C76" w14:paraId="4C9F84E1" w14:textId="77777777" w:rsidTr="00457481">
        <w:trPr>
          <w:cantSplit/>
          <w:ins w:id="9210" w:author="김은수" w:date="2026-10-01T12:05:00Z"/>
          <w:trPrChange w:id="9211"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9212" w:author="김은수" w:date="2026-10-01T03:22:00Z">
              <w:tcPr>
                <w:tcW w:w="1304" w:type="dxa"/>
              </w:tcPr>
            </w:tcPrChange>
          </w:tcPr>
          <w:p w14:paraId="1C37FA84" w14:textId="77777777" w:rsidR="00084C76" w:rsidRDefault="00084C76">
            <w:pPr>
              <w:pStyle w:val="TDCe"/>
              <w:rPr>
                <w:ins w:id="9213" w:author="김은수" w:date="2026-10-01T12:05:00Z" w16du:dateUtc="2026-10-01T03:05:00Z"/>
              </w:rPr>
            </w:pPr>
            <w:ins w:id="9214" w:author="김은수" w:date="2026-10-01T12:05:00Z" w16du:dateUtc="2026-10-01T03:05:00Z">
              <w:r>
                <w:t>출력</w:t>
              </w:r>
            </w:ins>
          </w:p>
        </w:tc>
        <w:tc>
          <w:tcPr>
            <w:tcW w:w="7512" w:type="dxa"/>
            <w:tcPrChange w:id="9215" w:author="김은수" w:date="2026-10-01T03:22:00Z">
              <w:tcPr>
                <w:tcW w:w="7512" w:type="dxa"/>
              </w:tcPr>
            </w:tcPrChange>
          </w:tcPr>
          <w:p w14:paraId="2A9260FD"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9216" w:author="김은수" w:date="2026-10-01T12:05:00Z" w16du:dateUtc="2026-10-01T03:05:00Z"/>
              </w:rPr>
            </w:pPr>
            <w:ins w:id="9217" w:author="김은수" w:date="2026-10-01T12:05:00Z" w16du:dateUtc="2026-10-01T03:05:00Z">
              <w:r>
                <w:t>CFX 공유 PCM 제어 필드</w:t>
              </w:r>
            </w:ins>
          </w:p>
        </w:tc>
      </w:tr>
      <w:tr w:rsidR="00084C76" w14:paraId="35A85AD0" w14:textId="77777777" w:rsidTr="00457481">
        <w:trPr>
          <w:cantSplit/>
          <w:ins w:id="9218" w:author="김은수" w:date="2026-10-01T12:05:00Z"/>
          <w:trPrChange w:id="9219"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9220" w:author="김은수" w:date="2026-10-01T03:22:00Z">
              <w:tcPr>
                <w:tcW w:w="1304" w:type="dxa"/>
              </w:tcPr>
            </w:tcPrChange>
          </w:tcPr>
          <w:p w14:paraId="1EB983B5" w14:textId="77777777" w:rsidR="00084C76" w:rsidRDefault="00084C76">
            <w:pPr>
              <w:pStyle w:val="TDCe"/>
              <w:rPr>
                <w:ins w:id="9221" w:author="김은수" w:date="2026-10-01T12:05:00Z" w16du:dateUtc="2026-10-01T03:05:00Z"/>
              </w:rPr>
            </w:pPr>
            <w:ins w:id="9222" w:author="김은수" w:date="2026-10-01T12:05:00Z" w16du:dateUtc="2026-10-01T03:05:00Z">
              <w:r>
                <w:lastRenderedPageBreak/>
                <w:t>처리</w:t>
              </w:r>
            </w:ins>
          </w:p>
        </w:tc>
        <w:tc>
          <w:tcPr>
            <w:tcW w:w="7512" w:type="dxa"/>
            <w:tcPrChange w:id="9223" w:author="김은수" w:date="2026-10-01T03:22:00Z">
              <w:tcPr>
                <w:tcW w:w="7512" w:type="dxa"/>
              </w:tcPr>
            </w:tcPrChange>
          </w:tcPr>
          <w:p w14:paraId="4DFE73AC"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9224" w:author="김은수" w:date="2026-10-01T12:05:00Z" w16du:dateUtc="2026-10-01T03:05:00Z"/>
              </w:rPr>
            </w:pPr>
            <w:ins w:id="9225" w:author="김은수" w:date="2026-10-01T12:05:00Z" w16du:dateUtc="2026-10-01T03:05:00Z">
              <w:r>
                <w:t>현재 모드와 다음 모드를 구분하여 설정/조회한다. 지정 명령은 전용 버퍼에 복사하고 수신 코어가 사용할 수 있는 상태로 표시한다.</w:t>
              </w:r>
            </w:ins>
          </w:p>
        </w:tc>
      </w:tr>
    </w:tbl>
    <w:p w14:paraId="16B0A26D" w14:textId="77777777" w:rsidR="00084C76" w:rsidRDefault="00084C76">
      <w:pPr>
        <w:pStyle w:val="TDC40"/>
        <w:spacing w:after="0"/>
        <w:rPr>
          <w:ins w:id="9226" w:author="김은수" w:date="2026-10-01T12:05:00Z" w16du:dateUtc="2026-10-01T03:05:00Z"/>
        </w:rPr>
        <w:pPrChange w:id="9227" w:author="김은수" w:date="2026-10-01T03:22:00Z">
          <w:pPr>
            <w:pStyle w:val="TDC40"/>
          </w:pPr>
        </w:pPrChange>
      </w:pPr>
    </w:p>
    <w:p w14:paraId="1153E04E" w14:textId="77777777" w:rsidR="00084C76" w:rsidRDefault="00084C76">
      <w:pPr>
        <w:pStyle w:val="TDC42"/>
        <w:rPr>
          <w:ins w:id="9228" w:author="김은수" w:date="2026-10-01T12:05:00Z" w16du:dateUtc="2026-10-01T03:05:00Z"/>
        </w:rPr>
      </w:pPr>
      <w:ins w:id="9229" w:author="김은수" w:date="2026-10-01T12:05:00Z" w16du:dateUtc="2026-10-01T03:05:00Z">
        <w:r>
          <w:t xml:space="preserve">표 </w:t>
        </w:r>
        <w:r>
          <w:fldChar w:fldCharType="begin"/>
        </w:r>
        <w:r>
          <w:instrText>SEQ 표 \* ARABIC</w:instrText>
        </w:r>
        <w:r>
          <w:fldChar w:fldCharType="separate"/>
        </w:r>
        <w:r>
          <w:t>126</w:t>
        </w:r>
        <w:r>
          <w:fldChar w:fldCharType="end"/>
        </w:r>
        <w:r>
          <w:t>. PCM 명령 및 모드 공유 / 구현 조건</w:t>
        </w:r>
      </w:ins>
    </w:p>
    <w:tbl>
      <w:tblPr>
        <w:tblStyle w:val="TDC41"/>
        <w:tblW w:w="8816" w:type="dxa"/>
        <w:tblLayout w:type="fixed"/>
        <w:tblLook w:val="04A0" w:firstRow="1" w:lastRow="0" w:firstColumn="1" w:lastColumn="0" w:noHBand="0" w:noVBand="1"/>
        <w:tblPrChange w:id="9230"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9231">
          <w:tblGrid>
            <w:gridCol w:w="360"/>
            <w:gridCol w:w="360"/>
            <w:gridCol w:w="584"/>
            <w:gridCol w:w="7512"/>
          </w:tblGrid>
        </w:tblGridChange>
      </w:tblGrid>
      <w:tr w:rsidR="00084C76" w14:paraId="48D8EB78" w14:textId="77777777" w:rsidTr="00457481">
        <w:trPr>
          <w:cnfStyle w:val="100000000000" w:firstRow="1" w:lastRow="0" w:firstColumn="0" w:lastColumn="0" w:oddVBand="0" w:evenVBand="0" w:oddHBand="0" w:evenHBand="0" w:firstRowFirstColumn="0" w:firstRowLastColumn="0" w:lastRowFirstColumn="0" w:lastRowLastColumn="0"/>
          <w:cantSplit/>
          <w:tblHeader/>
          <w:ins w:id="9232" w:author="김은수" w:date="2026-10-01T12:05:00Z"/>
          <w:trPrChange w:id="9233"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9234" w:author="김은수" w:date="2026-10-01T03:22:00Z">
              <w:tcPr>
                <w:tcW w:w="1304" w:type="dxa"/>
              </w:tcPr>
            </w:tcPrChange>
          </w:tcPr>
          <w:p w14:paraId="59D0C65C"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9235" w:author="김은수" w:date="2026-10-01T12:05:00Z" w16du:dateUtc="2026-10-01T03:05:00Z"/>
              </w:rPr>
            </w:pPr>
            <w:ins w:id="9236" w:author="김은수" w:date="2026-10-01T12:05:00Z" w16du:dateUtc="2026-10-01T03:05:00Z">
              <w:r>
                <w:t>구분</w:t>
              </w:r>
            </w:ins>
          </w:p>
        </w:tc>
        <w:tc>
          <w:tcPr>
            <w:tcW w:w="7512" w:type="dxa"/>
            <w:tcPrChange w:id="9237" w:author="김은수" w:date="2026-10-01T03:22:00Z">
              <w:tcPr>
                <w:tcW w:w="7512" w:type="dxa"/>
              </w:tcPr>
            </w:tcPrChange>
          </w:tcPr>
          <w:p w14:paraId="39568FD7"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9238" w:author="김은수" w:date="2026-10-01T12:05:00Z" w16du:dateUtc="2026-10-01T03:05:00Z"/>
              </w:rPr>
            </w:pPr>
            <w:ins w:id="9239" w:author="김은수" w:date="2026-10-01T12:05:00Z" w16du:dateUtc="2026-10-01T03:05:00Z">
              <w:r>
                <w:t>구현 조건</w:t>
              </w:r>
            </w:ins>
          </w:p>
        </w:tc>
      </w:tr>
      <w:tr w:rsidR="00084C76" w14:paraId="5862DF63" w14:textId="77777777" w:rsidTr="00457481">
        <w:trPr>
          <w:cantSplit/>
          <w:ins w:id="9240" w:author="김은수" w:date="2026-10-01T12:05:00Z"/>
          <w:trPrChange w:id="9241"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9242" w:author="김은수" w:date="2026-10-01T03:22:00Z">
              <w:tcPr>
                <w:tcW w:w="1304" w:type="dxa"/>
              </w:tcPr>
            </w:tcPrChange>
          </w:tcPr>
          <w:p w14:paraId="44CE358F" w14:textId="77777777" w:rsidR="00084C76" w:rsidRDefault="00084C76">
            <w:pPr>
              <w:pStyle w:val="TDCe"/>
              <w:rPr>
                <w:ins w:id="9243" w:author="김은수" w:date="2026-10-01T12:05:00Z" w16du:dateUtc="2026-10-01T03:05:00Z"/>
              </w:rPr>
            </w:pPr>
            <w:ins w:id="9244" w:author="김은수" w:date="2026-10-01T12:05:00Z" w16du:dateUtc="2026-10-01T03:05:00Z">
              <w:r>
                <w:t>관련 함수</w:t>
              </w:r>
            </w:ins>
          </w:p>
        </w:tc>
        <w:tc>
          <w:tcPr>
            <w:tcW w:w="7512" w:type="dxa"/>
            <w:tcPrChange w:id="9245" w:author="김은수" w:date="2026-10-01T03:22:00Z">
              <w:tcPr>
                <w:tcW w:w="7512" w:type="dxa"/>
              </w:tcPr>
            </w:tcPrChange>
          </w:tcPr>
          <w:p w14:paraId="35E9760F"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9246" w:author="김은수" w:date="2026-10-01T12:05:00Z" w16du:dateUtc="2026-10-01T03:05:00Z"/>
              </w:rPr>
            </w:pPr>
            <w:ins w:id="9247" w:author="김은수" w:date="2026-10-01T12:05:00Z" w16du:dateUtc="2026-10-01T03:05:00Z">
              <w:r>
                <w:t>changePcmOutputMode, readCurrentPcmOutputMode, changeNextPcmOutputMode, fillSepcificCommndBuffer</w:t>
              </w:r>
            </w:ins>
          </w:p>
        </w:tc>
      </w:tr>
    </w:tbl>
    <w:p w14:paraId="6420ACCF" w14:textId="77777777" w:rsidR="00084C76" w:rsidRDefault="00084C76">
      <w:pPr>
        <w:pStyle w:val="TDC40"/>
        <w:spacing w:after="0"/>
        <w:rPr>
          <w:ins w:id="9248" w:author="김은수" w:date="2026-10-01T12:05:00Z" w16du:dateUtc="2026-10-01T03:05:00Z"/>
        </w:rPr>
        <w:pPrChange w:id="9249" w:author="김은수" w:date="2026-10-01T03:22:00Z">
          <w:pPr>
            <w:pStyle w:val="TDC40"/>
          </w:pPr>
        </w:pPrChange>
      </w:pPr>
    </w:p>
    <w:p w14:paraId="549264DA" w14:textId="77777777" w:rsidR="00084C76" w:rsidRDefault="00084C76">
      <w:pPr>
        <w:pStyle w:val="TDC43"/>
        <w:rPr>
          <w:ins w:id="9250" w:author="김은수" w:date="2026-10-01T12:05:00Z" w16du:dateUtc="2026-10-01T03:05:00Z"/>
        </w:rPr>
      </w:pPr>
      <w:ins w:id="9251" w:author="김은수" w:date="2026-10-01T12:05:00Z" w16du:dateUtc="2026-10-01T03:05:00Z">
        <w:r>
          <w:t>입출력 예 : 현재 모드 A와 다음 모드 B는 서로 다른 필드에 저장한다. 명령 배열 [1,2,3]을 복사하면 공유 명령 버퍼에도 같은 순서를 유지한다.</w:t>
        </w:r>
      </w:ins>
    </w:p>
    <w:p w14:paraId="0F33EF5E" w14:textId="77777777" w:rsidR="000C626C" w:rsidRDefault="000C626C">
      <w:pPr>
        <w:pStyle w:val="TDC40"/>
        <w:rPr>
          <w:ins w:id="9252" w:author="김은수" w:date="2026-10-01T05:08:00Z"/>
        </w:rPr>
      </w:pPr>
    </w:p>
    <w:p w14:paraId="56729967" w14:textId="77777777" w:rsidR="00697371" w:rsidRPr="00E00010" w:rsidRDefault="00220104">
      <w:pPr>
        <w:pStyle w:val="TDC4"/>
        <w:rPr>
          <w:ins w:id="9253" w:author="김은수" w:date="2026-09-30T15:44:00Z" w16du:dateUtc="2026-09-30T06:44:00Z"/>
        </w:rPr>
        <w:pPrChange w:id="9254" w:author="김은수" w:date="2026-10-01T01:11:00Z">
          <w:pPr>
            <w:pStyle w:val="4"/>
            <w:numPr>
              <w:ilvl w:val="3"/>
              <w:numId w:val="7"/>
            </w:numPr>
            <w:tabs>
              <w:tab w:val="num" w:pos="1134"/>
            </w:tabs>
            <w:ind w:left="1200" w:hanging="400"/>
          </w:pPr>
        </w:pPrChange>
      </w:pPr>
      <w:ins w:id="9255" w:author="김은수" w:date="2026-09-30T15:44:00Z" w16du:dateUtc="2026-09-30T06:44:00Z">
        <w:r>
          <w:t>SU-ID-CM3-018, 연결 검사 완료 공유</w:t>
        </w:r>
      </w:ins>
    </w:p>
    <w:p w14:paraId="0573DD5D" w14:textId="77777777" w:rsidR="00084C76" w:rsidRDefault="00084C76">
      <w:pPr>
        <w:pStyle w:val="TDC40"/>
        <w:keepNext/>
        <w:rPr>
          <w:ins w:id="9256" w:author="김은수" w:date="2026-10-01T12:05:00Z" w16du:dateUtc="2026-10-01T03:05:00Z"/>
        </w:rPr>
        <w:pPrChange w:id="9257" w:author="김은수" w:date="2026-10-01T03:22:00Z">
          <w:pPr>
            <w:pStyle w:val="TDC40"/>
          </w:pPr>
        </w:pPrChange>
      </w:pPr>
      <w:ins w:id="9258" w:author="김은수" w:date="2026-10-01T12:05:00Z" w16du:dateUtc="2026-10-01T03:05:00Z">
        <w:r>
          <w:t>CFX의 검사 구간 완료 상태를 CM3가 한 번씩 확인하고 처리하도록 한다.</w:t>
        </w:r>
      </w:ins>
    </w:p>
    <w:p w14:paraId="48FFDD33" w14:textId="77777777" w:rsidR="00084C76" w:rsidRDefault="00084C76">
      <w:pPr>
        <w:pStyle w:val="TDC42"/>
        <w:rPr>
          <w:ins w:id="9259" w:author="김은수" w:date="2026-10-01T12:05:00Z" w16du:dateUtc="2026-10-01T03:05:00Z"/>
        </w:rPr>
      </w:pPr>
      <w:ins w:id="9260" w:author="김은수" w:date="2026-10-01T12:05:00Z" w16du:dateUtc="2026-10-01T03:05:00Z">
        <w:r>
          <w:t xml:space="preserve">표 </w:t>
        </w:r>
        <w:r>
          <w:fldChar w:fldCharType="begin"/>
        </w:r>
        <w:r>
          <w:instrText>SEQ 표 \* ARABIC</w:instrText>
        </w:r>
        <w:r>
          <w:fldChar w:fldCharType="separate"/>
        </w:r>
        <w:r>
          <w:t>127</w:t>
        </w:r>
        <w:r>
          <w:fldChar w:fldCharType="end"/>
        </w:r>
        <w:r>
          <w:t>. 연결 검사 완료 공유 / 유닛 설계 내용</w:t>
        </w:r>
      </w:ins>
    </w:p>
    <w:tbl>
      <w:tblPr>
        <w:tblStyle w:val="TDC41"/>
        <w:tblW w:w="8816" w:type="dxa"/>
        <w:tblLayout w:type="fixed"/>
        <w:tblLook w:val="04A0" w:firstRow="1" w:lastRow="0" w:firstColumn="1" w:lastColumn="0" w:noHBand="0" w:noVBand="1"/>
        <w:tblPrChange w:id="9261"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9262">
          <w:tblGrid>
            <w:gridCol w:w="360"/>
            <w:gridCol w:w="360"/>
            <w:gridCol w:w="584"/>
            <w:gridCol w:w="7512"/>
          </w:tblGrid>
        </w:tblGridChange>
      </w:tblGrid>
      <w:tr w:rsidR="00084C76" w14:paraId="7C0F3826" w14:textId="77777777" w:rsidTr="00997D19">
        <w:trPr>
          <w:cnfStyle w:val="100000000000" w:firstRow="1" w:lastRow="0" w:firstColumn="0" w:lastColumn="0" w:oddVBand="0" w:evenVBand="0" w:oddHBand="0" w:evenHBand="0" w:firstRowFirstColumn="0" w:firstRowLastColumn="0" w:lastRowFirstColumn="0" w:lastRowLastColumn="0"/>
          <w:cantSplit/>
          <w:tblHeader/>
          <w:ins w:id="9263" w:author="김은수" w:date="2026-10-01T12:05:00Z"/>
          <w:trPrChange w:id="9264"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9265" w:author="김은수" w:date="2026-10-01T03:22:00Z">
              <w:tcPr>
                <w:tcW w:w="1304" w:type="dxa"/>
              </w:tcPr>
            </w:tcPrChange>
          </w:tcPr>
          <w:p w14:paraId="1AD5D202"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9266" w:author="김은수" w:date="2026-10-01T12:05:00Z" w16du:dateUtc="2026-10-01T03:05:00Z"/>
              </w:rPr>
            </w:pPr>
            <w:ins w:id="9267" w:author="김은수" w:date="2026-10-01T12:05:00Z" w16du:dateUtc="2026-10-01T03:05:00Z">
              <w:r>
                <w:t>항목</w:t>
              </w:r>
            </w:ins>
          </w:p>
        </w:tc>
        <w:tc>
          <w:tcPr>
            <w:tcW w:w="7512" w:type="dxa"/>
            <w:tcPrChange w:id="9268" w:author="김은수" w:date="2026-10-01T03:22:00Z">
              <w:tcPr>
                <w:tcW w:w="7512" w:type="dxa"/>
              </w:tcPr>
            </w:tcPrChange>
          </w:tcPr>
          <w:p w14:paraId="17E66075"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9269" w:author="김은수" w:date="2026-10-01T12:05:00Z" w16du:dateUtc="2026-10-01T03:05:00Z"/>
              </w:rPr>
            </w:pPr>
            <w:ins w:id="9270" w:author="김은수" w:date="2026-10-01T12:05:00Z" w16du:dateUtc="2026-10-01T03:05:00Z">
              <w:r>
                <w:t>설계 내용</w:t>
              </w:r>
            </w:ins>
          </w:p>
        </w:tc>
      </w:tr>
      <w:tr w:rsidR="00084C76" w14:paraId="3C516B8F" w14:textId="77777777" w:rsidTr="00997D19">
        <w:trPr>
          <w:cantSplit/>
          <w:ins w:id="9271" w:author="김은수" w:date="2026-10-01T12:05:00Z"/>
          <w:trPrChange w:id="9272"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9273" w:author="김은수" w:date="2026-10-01T03:22:00Z">
              <w:tcPr>
                <w:tcW w:w="1304" w:type="dxa"/>
              </w:tcPr>
            </w:tcPrChange>
          </w:tcPr>
          <w:p w14:paraId="6EEA0D3A" w14:textId="77777777" w:rsidR="00084C76" w:rsidRDefault="00084C76">
            <w:pPr>
              <w:pStyle w:val="TDCe"/>
              <w:rPr>
                <w:ins w:id="9274" w:author="김은수" w:date="2026-10-01T12:05:00Z" w16du:dateUtc="2026-10-01T03:05:00Z"/>
              </w:rPr>
            </w:pPr>
            <w:ins w:id="9275" w:author="김은수" w:date="2026-10-01T12:05:00Z" w16du:dateUtc="2026-10-01T03:05:00Z">
              <w:r>
                <w:t>입력</w:t>
              </w:r>
            </w:ins>
          </w:p>
        </w:tc>
        <w:tc>
          <w:tcPr>
            <w:tcW w:w="7512" w:type="dxa"/>
            <w:tcPrChange w:id="9276" w:author="김은수" w:date="2026-10-01T03:22:00Z">
              <w:tcPr>
                <w:tcW w:w="7512" w:type="dxa"/>
              </w:tcPr>
            </w:tcPrChange>
          </w:tcPr>
          <w:p w14:paraId="240A5AFD"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9277" w:author="김은수" w:date="2026-10-01T12:05:00Z" w16du:dateUtc="2026-10-01T03:05:00Z"/>
              </w:rPr>
            </w:pPr>
            <w:ins w:id="9278" w:author="김은수" w:date="2026-10-01T12:05:00Z" w16du:dateUtc="2026-10-01T03:05:00Z">
              <w:r>
                <w:t>CFX 연결 검사 완료 상태</w:t>
              </w:r>
            </w:ins>
          </w:p>
        </w:tc>
      </w:tr>
      <w:tr w:rsidR="00084C76" w14:paraId="7477ECC5" w14:textId="77777777" w:rsidTr="00997D19">
        <w:trPr>
          <w:cantSplit/>
          <w:ins w:id="9279" w:author="김은수" w:date="2026-10-01T12:05:00Z"/>
          <w:trPrChange w:id="9280"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9281" w:author="김은수" w:date="2026-10-01T03:22:00Z">
              <w:tcPr>
                <w:tcW w:w="1304" w:type="dxa"/>
              </w:tcPr>
            </w:tcPrChange>
          </w:tcPr>
          <w:p w14:paraId="1A982A03" w14:textId="77777777" w:rsidR="00084C76" w:rsidRDefault="00084C76">
            <w:pPr>
              <w:pStyle w:val="TDCe"/>
              <w:rPr>
                <w:ins w:id="9282" w:author="김은수" w:date="2026-10-01T12:05:00Z" w16du:dateUtc="2026-10-01T03:05:00Z"/>
              </w:rPr>
            </w:pPr>
            <w:ins w:id="9283" w:author="김은수" w:date="2026-10-01T12:05:00Z" w16du:dateUtc="2026-10-01T03:05:00Z">
              <w:r>
                <w:t>출력</w:t>
              </w:r>
            </w:ins>
          </w:p>
        </w:tc>
        <w:tc>
          <w:tcPr>
            <w:tcW w:w="7512" w:type="dxa"/>
            <w:tcPrChange w:id="9284" w:author="김은수" w:date="2026-10-01T03:22:00Z">
              <w:tcPr>
                <w:tcW w:w="7512" w:type="dxa"/>
              </w:tcPr>
            </w:tcPrChange>
          </w:tcPr>
          <w:p w14:paraId="5A907F7E"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9285" w:author="김은수" w:date="2026-10-01T12:05:00Z" w16du:dateUtc="2026-10-01T03:05:00Z"/>
              </w:rPr>
            </w:pPr>
            <w:ins w:id="9286" w:author="김은수" w:date="2026-10-01T12:05:00Z" w16du:dateUtc="2026-10-01T03:05:00Z">
              <w:r>
                <w:t>조회 결과와 완료 플래그 해제</w:t>
              </w:r>
            </w:ins>
          </w:p>
        </w:tc>
      </w:tr>
      <w:tr w:rsidR="00084C76" w14:paraId="093052DD" w14:textId="77777777" w:rsidTr="00997D19">
        <w:trPr>
          <w:cantSplit/>
          <w:ins w:id="9287" w:author="김은수" w:date="2026-10-01T12:05:00Z"/>
          <w:trPrChange w:id="9288"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9289" w:author="김은수" w:date="2026-10-01T03:22:00Z">
              <w:tcPr>
                <w:tcW w:w="1304" w:type="dxa"/>
              </w:tcPr>
            </w:tcPrChange>
          </w:tcPr>
          <w:p w14:paraId="37C34644" w14:textId="77777777" w:rsidR="00084C76" w:rsidRDefault="00084C76">
            <w:pPr>
              <w:pStyle w:val="TDCe"/>
              <w:rPr>
                <w:ins w:id="9290" w:author="김은수" w:date="2026-10-01T12:05:00Z" w16du:dateUtc="2026-10-01T03:05:00Z"/>
              </w:rPr>
            </w:pPr>
            <w:ins w:id="9291" w:author="김은수" w:date="2026-10-01T12:05:00Z" w16du:dateUtc="2026-10-01T03:05:00Z">
              <w:r>
                <w:t>처리</w:t>
              </w:r>
            </w:ins>
          </w:p>
        </w:tc>
        <w:tc>
          <w:tcPr>
            <w:tcW w:w="7512" w:type="dxa"/>
            <w:tcPrChange w:id="9292" w:author="김은수" w:date="2026-10-01T03:22:00Z">
              <w:tcPr>
                <w:tcW w:w="7512" w:type="dxa"/>
              </w:tcPr>
            </w:tcPrChange>
          </w:tcPr>
          <w:p w14:paraId="596B6C8D"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9293" w:author="김은수" w:date="2026-10-01T12:05:00Z" w16du:dateUtc="2026-10-01T03:05:00Z"/>
              </w:rPr>
            </w:pPr>
            <w:ins w:id="9294" w:author="김은수" w:date="2026-10-01T12:05:00Z" w16du:dateUtc="2026-10-01T03:05:00Z">
              <w:r>
                <w:t>연결 검사 완료 상태를 읽고 처리 후 명시적으로 해제한다. 링크 연결 성공 여부와 PCM 검사 구간 완료 여부를 같은 의미로 쓰지 않는다.</w:t>
              </w:r>
            </w:ins>
          </w:p>
        </w:tc>
      </w:tr>
    </w:tbl>
    <w:p w14:paraId="1DE7A282" w14:textId="77777777" w:rsidR="00084C76" w:rsidRDefault="00084C76">
      <w:pPr>
        <w:pStyle w:val="TDC40"/>
        <w:spacing w:after="0"/>
        <w:rPr>
          <w:ins w:id="9295" w:author="김은수" w:date="2026-10-01T12:05:00Z" w16du:dateUtc="2026-10-01T03:05:00Z"/>
        </w:rPr>
        <w:pPrChange w:id="9296" w:author="김은수" w:date="2026-10-01T03:22:00Z">
          <w:pPr>
            <w:pStyle w:val="TDC40"/>
          </w:pPr>
        </w:pPrChange>
      </w:pPr>
    </w:p>
    <w:p w14:paraId="5A520DDF" w14:textId="77777777" w:rsidR="00084C76" w:rsidRDefault="00084C76">
      <w:pPr>
        <w:pStyle w:val="TDC42"/>
        <w:rPr>
          <w:ins w:id="9297" w:author="김은수" w:date="2026-10-01T12:05:00Z" w16du:dateUtc="2026-10-01T03:05:00Z"/>
        </w:rPr>
      </w:pPr>
      <w:ins w:id="9298" w:author="김은수" w:date="2026-10-01T12:05:00Z" w16du:dateUtc="2026-10-01T03:05:00Z">
        <w:r>
          <w:t xml:space="preserve">표 </w:t>
        </w:r>
        <w:r>
          <w:fldChar w:fldCharType="begin"/>
        </w:r>
        <w:r>
          <w:instrText>SEQ 표 \* ARABIC</w:instrText>
        </w:r>
        <w:r>
          <w:fldChar w:fldCharType="separate"/>
        </w:r>
        <w:r>
          <w:t>128</w:t>
        </w:r>
        <w:r>
          <w:fldChar w:fldCharType="end"/>
        </w:r>
        <w:r>
          <w:t>. 연결 검사 완료 공유 / 구현 조건</w:t>
        </w:r>
      </w:ins>
    </w:p>
    <w:tbl>
      <w:tblPr>
        <w:tblStyle w:val="TDC41"/>
        <w:tblW w:w="8816" w:type="dxa"/>
        <w:tblLayout w:type="fixed"/>
        <w:tblLook w:val="04A0" w:firstRow="1" w:lastRow="0" w:firstColumn="1" w:lastColumn="0" w:noHBand="0" w:noVBand="1"/>
        <w:tblPrChange w:id="9299"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9300">
          <w:tblGrid>
            <w:gridCol w:w="360"/>
            <w:gridCol w:w="360"/>
            <w:gridCol w:w="584"/>
            <w:gridCol w:w="7512"/>
          </w:tblGrid>
        </w:tblGridChange>
      </w:tblGrid>
      <w:tr w:rsidR="00084C76" w14:paraId="3081A51C" w14:textId="77777777" w:rsidTr="00997D19">
        <w:trPr>
          <w:cnfStyle w:val="100000000000" w:firstRow="1" w:lastRow="0" w:firstColumn="0" w:lastColumn="0" w:oddVBand="0" w:evenVBand="0" w:oddHBand="0" w:evenHBand="0" w:firstRowFirstColumn="0" w:firstRowLastColumn="0" w:lastRowFirstColumn="0" w:lastRowLastColumn="0"/>
          <w:cantSplit/>
          <w:tblHeader/>
          <w:ins w:id="9301" w:author="김은수" w:date="2026-10-01T12:05:00Z"/>
          <w:trPrChange w:id="9302"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9303" w:author="김은수" w:date="2026-10-01T03:22:00Z">
              <w:tcPr>
                <w:tcW w:w="1304" w:type="dxa"/>
              </w:tcPr>
            </w:tcPrChange>
          </w:tcPr>
          <w:p w14:paraId="18EB0A24"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9304" w:author="김은수" w:date="2026-10-01T12:05:00Z" w16du:dateUtc="2026-10-01T03:05:00Z"/>
              </w:rPr>
            </w:pPr>
            <w:ins w:id="9305" w:author="김은수" w:date="2026-10-01T12:05:00Z" w16du:dateUtc="2026-10-01T03:05:00Z">
              <w:r>
                <w:t>구분</w:t>
              </w:r>
            </w:ins>
          </w:p>
        </w:tc>
        <w:tc>
          <w:tcPr>
            <w:tcW w:w="7512" w:type="dxa"/>
            <w:tcPrChange w:id="9306" w:author="김은수" w:date="2026-10-01T03:22:00Z">
              <w:tcPr>
                <w:tcW w:w="7512" w:type="dxa"/>
              </w:tcPr>
            </w:tcPrChange>
          </w:tcPr>
          <w:p w14:paraId="0BF0D0A9"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9307" w:author="김은수" w:date="2026-10-01T12:05:00Z" w16du:dateUtc="2026-10-01T03:05:00Z"/>
              </w:rPr>
            </w:pPr>
            <w:ins w:id="9308" w:author="김은수" w:date="2026-10-01T12:05:00Z" w16du:dateUtc="2026-10-01T03:05:00Z">
              <w:r>
                <w:t>구현 조건</w:t>
              </w:r>
            </w:ins>
          </w:p>
        </w:tc>
      </w:tr>
      <w:tr w:rsidR="00084C76" w14:paraId="4703EC8E" w14:textId="77777777" w:rsidTr="00997D19">
        <w:trPr>
          <w:cantSplit/>
          <w:ins w:id="9309" w:author="김은수" w:date="2026-10-01T12:05:00Z"/>
          <w:trPrChange w:id="9310"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9311" w:author="김은수" w:date="2026-10-01T03:22:00Z">
              <w:tcPr>
                <w:tcW w:w="1304" w:type="dxa"/>
              </w:tcPr>
            </w:tcPrChange>
          </w:tcPr>
          <w:p w14:paraId="78A7E21C" w14:textId="77777777" w:rsidR="00084C76" w:rsidRDefault="00084C76">
            <w:pPr>
              <w:pStyle w:val="TDCe"/>
              <w:rPr>
                <w:ins w:id="9312" w:author="김은수" w:date="2026-10-01T12:05:00Z" w16du:dateUtc="2026-10-01T03:05:00Z"/>
              </w:rPr>
            </w:pPr>
            <w:ins w:id="9313" w:author="김은수" w:date="2026-10-01T12:05:00Z" w16du:dateUtc="2026-10-01T03:05:00Z">
              <w:r>
                <w:t>관련 함수</w:t>
              </w:r>
            </w:ins>
          </w:p>
        </w:tc>
        <w:tc>
          <w:tcPr>
            <w:tcW w:w="7512" w:type="dxa"/>
            <w:tcPrChange w:id="9314" w:author="김은수" w:date="2026-10-01T03:22:00Z">
              <w:tcPr>
                <w:tcW w:w="7512" w:type="dxa"/>
              </w:tcPr>
            </w:tcPrChange>
          </w:tcPr>
          <w:p w14:paraId="5B9A3C30"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9315" w:author="김은수" w:date="2026-10-01T12:05:00Z" w16du:dateUtc="2026-10-01T03:05:00Z"/>
              </w:rPr>
            </w:pPr>
            <w:ins w:id="9316" w:author="김은수" w:date="2026-10-01T12:05:00Z" w16du:dateUtc="2026-10-01T03:05:00Z">
              <w:r>
                <w:t>readConnectionCheckPcmState, clearConnectionCheckPcmFiredFlag</w:t>
              </w:r>
            </w:ins>
          </w:p>
        </w:tc>
      </w:tr>
    </w:tbl>
    <w:p w14:paraId="7C96EBBC" w14:textId="77777777" w:rsidR="00084C76" w:rsidRDefault="00084C76">
      <w:pPr>
        <w:pStyle w:val="TDC40"/>
        <w:spacing w:after="0"/>
        <w:rPr>
          <w:ins w:id="9317" w:author="김은수" w:date="2026-10-01T12:05:00Z" w16du:dateUtc="2026-10-01T03:05:00Z"/>
        </w:rPr>
        <w:pPrChange w:id="9318" w:author="김은수" w:date="2026-10-01T03:22:00Z">
          <w:pPr>
            <w:pStyle w:val="TDC40"/>
          </w:pPr>
        </w:pPrChange>
      </w:pPr>
    </w:p>
    <w:p w14:paraId="44DE7791" w14:textId="77777777" w:rsidR="00084C76" w:rsidRDefault="00084C76">
      <w:pPr>
        <w:pStyle w:val="TDC43"/>
        <w:rPr>
          <w:ins w:id="9319" w:author="김은수" w:date="2026-10-01T12:05:00Z" w16du:dateUtc="2026-10-01T03:05:00Z"/>
        </w:rPr>
      </w:pPr>
      <w:ins w:id="9320" w:author="김은수" w:date="2026-10-01T12:05:00Z" w16du:dateUtc="2026-10-01T03:05:00Z">
        <w:r>
          <w:t>입출력 예 : 연결 검사 완료 플래그가 활성인 상태에서 완료 해제를 처리하면 이후 조회값은 비활성이 된다.</w:t>
        </w:r>
      </w:ins>
    </w:p>
    <w:p w14:paraId="259DE1A6" w14:textId="77777777" w:rsidR="000C626C" w:rsidRDefault="000C626C">
      <w:pPr>
        <w:pStyle w:val="TDC40"/>
        <w:rPr>
          <w:ins w:id="9321" w:author="김은수" w:date="2026-10-01T05:08:00Z"/>
        </w:rPr>
      </w:pPr>
    </w:p>
    <w:p w14:paraId="34E66D54" w14:textId="77777777" w:rsidR="00697371" w:rsidRPr="00E00010" w:rsidRDefault="00220104">
      <w:pPr>
        <w:pStyle w:val="TDC4"/>
        <w:rPr>
          <w:ins w:id="9322" w:author="김은수" w:date="2026-09-30T15:44:00Z" w16du:dateUtc="2026-09-30T06:44:00Z"/>
        </w:rPr>
        <w:pPrChange w:id="9323" w:author="김은수" w:date="2026-10-01T01:11:00Z">
          <w:pPr>
            <w:pStyle w:val="4"/>
            <w:numPr>
              <w:ilvl w:val="3"/>
              <w:numId w:val="7"/>
            </w:numPr>
            <w:tabs>
              <w:tab w:val="num" w:pos="1134"/>
            </w:tabs>
            <w:ind w:left="1200" w:hanging="400"/>
          </w:pPr>
        </w:pPrChange>
      </w:pPr>
      <w:ins w:id="9324" w:author="김은수" w:date="2026-09-30T15:44:00Z" w16du:dateUtc="2026-09-30T06:44:00Z">
        <w:r>
          <w:t>SU-ID-CM3-019, 오디오 및 자극 크기 조회</w:t>
        </w:r>
      </w:ins>
    </w:p>
    <w:p w14:paraId="06FD090F" w14:textId="77777777" w:rsidR="00084C76" w:rsidRDefault="00084C76">
      <w:pPr>
        <w:pStyle w:val="TDC40"/>
        <w:keepNext/>
        <w:rPr>
          <w:ins w:id="9325" w:author="김은수" w:date="2026-10-01T12:05:00Z" w16du:dateUtc="2026-10-01T03:05:00Z"/>
        </w:rPr>
        <w:pPrChange w:id="9326" w:author="김은수" w:date="2026-10-01T03:22:00Z">
          <w:pPr>
            <w:pStyle w:val="TDC40"/>
          </w:pPr>
        </w:pPrChange>
      </w:pPr>
      <w:ins w:id="9327" w:author="김은수" w:date="2026-10-01T12:05:00Z" w16du:dateUtc="2026-10-01T03:05:00Z">
        <w:r>
          <w:t>입력과 자극 계산값을 외부 시험/표시에서 관찰할 수 있게 한다.</w:t>
        </w:r>
      </w:ins>
    </w:p>
    <w:p w14:paraId="34513A40" w14:textId="77777777" w:rsidR="00084C76" w:rsidRDefault="00084C76">
      <w:pPr>
        <w:pStyle w:val="TDC42"/>
        <w:rPr>
          <w:ins w:id="9328" w:author="김은수" w:date="2026-10-01T12:05:00Z" w16du:dateUtc="2026-10-01T03:05:00Z"/>
        </w:rPr>
      </w:pPr>
      <w:ins w:id="9329" w:author="김은수" w:date="2026-10-01T12:05:00Z" w16du:dateUtc="2026-10-01T03:05:00Z">
        <w:r>
          <w:t xml:space="preserve">표 </w:t>
        </w:r>
        <w:r>
          <w:fldChar w:fldCharType="begin"/>
        </w:r>
        <w:r>
          <w:instrText>SEQ 표 \* ARABIC</w:instrText>
        </w:r>
        <w:r>
          <w:fldChar w:fldCharType="separate"/>
        </w:r>
        <w:r>
          <w:t>129</w:t>
        </w:r>
        <w:r>
          <w:fldChar w:fldCharType="end"/>
        </w:r>
        <w:r>
          <w:t>. 오디오 및 자극 크기 조회 / 유닛 설계 내용</w:t>
        </w:r>
      </w:ins>
    </w:p>
    <w:tbl>
      <w:tblPr>
        <w:tblStyle w:val="TDC41"/>
        <w:tblW w:w="8816" w:type="dxa"/>
        <w:tblLayout w:type="fixed"/>
        <w:tblLook w:val="04A0" w:firstRow="1" w:lastRow="0" w:firstColumn="1" w:lastColumn="0" w:noHBand="0" w:noVBand="1"/>
        <w:tblPrChange w:id="9330"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9331">
          <w:tblGrid>
            <w:gridCol w:w="360"/>
            <w:gridCol w:w="360"/>
            <w:gridCol w:w="584"/>
            <w:gridCol w:w="7512"/>
          </w:tblGrid>
        </w:tblGridChange>
      </w:tblGrid>
      <w:tr w:rsidR="00084C76" w14:paraId="6A093183" w14:textId="77777777" w:rsidTr="00A600FB">
        <w:trPr>
          <w:cnfStyle w:val="100000000000" w:firstRow="1" w:lastRow="0" w:firstColumn="0" w:lastColumn="0" w:oddVBand="0" w:evenVBand="0" w:oddHBand="0" w:evenHBand="0" w:firstRowFirstColumn="0" w:firstRowLastColumn="0" w:lastRowFirstColumn="0" w:lastRowLastColumn="0"/>
          <w:cantSplit/>
          <w:tblHeader/>
          <w:ins w:id="9332" w:author="김은수" w:date="2026-10-01T12:05:00Z"/>
          <w:trPrChange w:id="9333"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9334" w:author="김은수" w:date="2026-10-01T03:22:00Z">
              <w:tcPr>
                <w:tcW w:w="1304" w:type="dxa"/>
              </w:tcPr>
            </w:tcPrChange>
          </w:tcPr>
          <w:p w14:paraId="2B346CC3"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9335" w:author="김은수" w:date="2026-10-01T12:05:00Z" w16du:dateUtc="2026-10-01T03:05:00Z"/>
              </w:rPr>
            </w:pPr>
            <w:ins w:id="9336" w:author="김은수" w:date="2026-10-01T12:05:00Z" w16du:dateUtc="2026-10-01T03:05:00Z">
              <w:r>
                <w:t>항목</w:t>
              </w:r>
            </w:ins>
          </w:p>
        </w:tc>
        <w:tc>
          <w:tcPr>
            <w:tcW w:w="7512" w:type="dxa"/>
            <w:tcPrChange w:id="9337" w:author="김은수" w:date="2026-10-01T03:22:00Z">
              <w:tcPr>
                <w:tcW w:w="7512" w:type="dxa"/>
              </w:tcPr>
            </w:tcPrChange>
          </w:tcPr>
          <w:p w14:paraId="153D4192"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9338" w:author="김은수" w:date="2026-10-01T12:05:00Z" w16du:dateUtc="2026-10-01T03:05:00Z"/>
              </w:rPr>
            </w:pPr>
            <w:ins w:id="9339" w:author="김은수" w:date="2026-10-01T12:05:00Z" w16du:dateUtc="2026-10-01T03:05:00Z">
              <w:r>
                <w:t>설계 내용</w:t>
              </w:r>
            </w:ins>
          </w:p>
        </w:tc>
      </w:tr>
      <w:tr w:rsidR="00084C76" w14:paraId="16D65342" w14:textId="77777777" w:rsidTr="00A600FB">
        <w:trPr>
          <w:cantSplit/>
          <w:ins w:id="9340" w:author="김은수" w:date="2026-10-01T12:05:00Z"/>
          <w:trPrChange w:id="9341"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9342" w:author="김은수" w:date="2026-10-01T03:22:00Z">
              <w:tcPr>
                <w:tcW w:w="1304" w:type="dxa"/>
              </w:tcPr>
            </w:tcPrChange>
          </w:tcPr>
          <w:p w14:paraId="7DBD669F" w14:textId="77777777" w:rsidR="00084C76" w:rsidRDefault="00084C76">
            <w:pPr>
              <w:pStyle w:val="TDCe"/>
              <w:rPr>
                <w:ins w:id="9343" w:author="김은수" w:date="2026-10-01T12:05:00Z" w16du:dateUtc="2026-10-01T03:05:00Z"/>
              </w:rPr>
            </w:pPr>
            <w:ins w:id="9344" w:author="김은수" w:date="2026-10-01T12:05:00Z" w16du:dateUtc="2026-10-01T03:05:00Z">
              <w:r>
                <w:t>입력</w:t>
              </w:r>
            </w:ins>
          </w:p>
        </w:tc>
        <w:tc>
          <w:tcPr>
            <w:tcW w:w="7512" w:type="dxa"/>
            <w:tcPrChange w:id="9345" w:author="김은수" w:date="2026-10-01T03:22:00Z">
              <w:tcPr>
                <w:tcW w:w="7512" w:type="dxa"/>
              </w:tcPr>
            </w:tcPrChange>
          </w:tcPr>
          <w:p w14:paraId="6616E183"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9346" w:author="김은수" w:date="2026-10-01T12:05:00Z" w16du:dateUtc="2026-10-01T03:05:00Z"/>
              </w:rPr>
            </w:pPr>
            <w:ins w:id="9347" w:author="김은수" w:date="2026-10-01T12:05:00Z" w16du:dateUtc="2026-10-01T03:05:00Z">
              <w:r>
                <w:t>CFX 공유 maxAudioInput/채널별 자극 크기</w:t>
              </w:r>
            </w:ins>
          </w:p>
        </w:tc>
      </w:tr>
      <w:tr w:rsidR="00084C76" w14:paraId="6BD46E56" w14:textId="77777777" w:rsidTr="00A600FB">
        <w:trPr>
          <w:cantSplit/>
          <w:ins w:id="9348" w:author="김은수" w:date="2026-10-01T12:05:00Z"/>
          <w:trPrChange w:id="9349"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9350" w:author="김은수" w:date="2026-10-01T03:22:00Z">
              <w:tcPr>
                <w:tcW w:w="1304" w:type="dxa"/>
              </w:tcPr>
            </w:tcPrChange>
          </w:tcPr>
          <w:p w14:paraId="3744B756" w14:textId="77777777" w:rsidR="00084C76" w:rsidRDefault="00084C76">
            <w:pPr>
              <w:pStyle w:val="TDCe"/>
              <w:rPr>
                <w:ins w:id="9351" w:author="김은수" w:date="2026-10-01T12:05:00Z" w16du:dateUtc="2026-10-01T03:05:00Z"/>
              </w:rPr>
            </w:pPr>
            <w:ins w:id="9352" w:author="김은수" w:date="2026-10-01T12:05:00Z" w16du:dateUtc="2026-10-01T03:05:00Z">
              <w:r>
                <w:t>출력</w:t>
              </w:r>
            </w:ins>
          </w:p>
        </w:tc>
        <w:tc>
          <w:tcPr>
            <w:tcW w:w="7512" w:type="dxa"/>
            <w:tcPrChange w:id="9353" w:author="김은수" w:date="2026-10-01T03:22:00Z">
              <w:tcPr>
                <w:tcW w:w="7512" w:type="dxa"/>
              </w:tcPr>
            </w:tcPrChange>
          </w:tcPr>
          <w:p w14:paraId="623A2619"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9354" w:author="김은수" w:date="2026-10-01T12:05:00Z" w16du:dateUtc="2026-10-01T03:05:00Z"/>
              </w:rPr>
            </w:pPr>
            <w:ins w:id="9355" w:author="김은수" w:date="2026-10-01T12:05:00Z" w16du:dateUtc="2026-10-01T03:05:00Z">
              <w:r>
                <w:t>통신 응답에 사용할 조회값</w:t>
              </w:r>
            </w:ins>
          </w:p>
        </w:tc>
      </w:tr>
      <w:tr w:rsidR="00084C76" w14:paraId="0CC58228" w14:textId="77777777" w:rsidTr="00A600FB">
        <w:trPr>
          <w:cantSplit/>
          <w:ins w:id="9356" w:author="김은수" w:date="2026-10-01T12:05:00Z"/>
          <w:trPrChange w:id="9357"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9358" w:author="김은수" w:date="2026-10-01T03:22:00Z">
              <w:tcPr>
                <w:tcW w:w="1304" w:type="dxa"/>
              </w:tcPr>
            </w:tcPrChange>
          </w:tcPr>
          <w:p w14:paraId="4F99D09A" w14:textId="77777777" w:rsidR="00084C76" w:rsidRDefault="00084C76">
            <w:pPr>
              <w:pStyle w:val="TDCe"/>
              <w:rPr>
                <w:ins w:id="9359" w:author="김은수" w:date="2026-10-01T12:05:00Z" w16du:dateUtc="2026-10-01T03:05:00Z"/>
              </w:rPr>
            </w:pPr>
            <w:ins w:id="9360" w:author="김은수" w:date="2026-10-01T12:05:00Z" w16du:dateUtc="2026-10-01T03:05:00Z">
              <w:r>
                <w:t>처리</w:t>
              </w:r>
            </w:ins>
          </w:p>
        </w:tc>
        <w:tc>
          <w:tcPr>
            <w:tcW w:w="7512" w:type="dxa"/>
            <w:tcPrChange w:id="9361" w:author="김은수" w:date="2026-10-01T03:22:00Z">
              <w:tcPr>
                <w:tcW w:w="7512" w:type="dxa"/>
              </w:tcPr>
            </w:tcPrChange>
          </w:tcPr>
          <w:p w14:paraId="5AE48B6C"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9362" w:author="김은수" w:date="2026-10-01T12:05:00Z" w16du:dateUtc="2026-10-01T03:05:00Z"/>
              </w:rPr>
            </w:pPr>
            <w:ins w:id="9363" w:author="김은수" w:date="2026-10-01T12:05:00Z" w16du:dateUtc="2026-10-01T03:05:00Z">
              <w:r>
                <w:t>CFX 공유 메모리의 현재 값을 읽어 호출자에게 반환한다. 오디오 값은 최근 16표본 최대값이고 채널별 크기는 디지털 자극 크기이며 실제 uA 측정값이 아니다.</w:t>
              </w:r>
            </w:ins>
          </w:p>
        </w:tc>
      </w:tr>
    </w:tbl>
    <w:p w14:paraId="101EFCCB" w14:textId="77777777" w:rsidR="00084C76" w:rsidRDefault="00084C76">
      <w:pPr>
        <w:pStyle w:val="TDC40"/>
        <w:spacing w:after="0"/>
        <w:rPr>
          <w:ins w:id="9364" w:author="김은수" w:date="2026-10-01T12:05:00Z" w16du:dateUtc="2026-10-01T03:05:00Z"/>
        </w:rPr>
        <w:pPrChange w:id="9365" w:author="김은수" w:date="2026-10-01T03:22:00Z">
          <w:pPr>
            <w:pStyle w:val="TDC40"/>
          </w:pPr>
        </w:pPrChange>
      </w:pPr>
    </w:p>
    <w:p w14:paraId="0FD4BD6F" w14:textId="77777777" w:rsidR="00084C76" w:rsidRDefault="00084C76">
      <w:pPr>
        <w:pStyle w:val="TDC42"/>
        <w:rPr>
          <w:ins w:id="9366" w:author="김은수" w:date="2026-10-01T12:05:00Z" w16du:dateUtc="2026-10-01T03:05:00Z"/>
        </w:rPr>
      </w:pPr>
      <w:ins w:id="9367" w:author="김은수" w:date="2026-10-01T12:05:00Z" w16du:dateUtc="2026-10-01T03:05:00Z">
        <w:r>
          <w:t xml:space="preserve">표 </w:t>
        </w:r>
        <w:r>
          <w:fldChar w:fldCharType="begin"/>
        </w:r>
        <w:r>
          <w:instrText>SEQ 표 \* ARABIC</w:instrText>
        </w:r>
        <w:r>
          <w:fldChar w:fldCharType="separate"/>
        </w:r>
        <w:r>
          <w:t>130</w:t>
        </w:r>
        <w:r>
          <w:fldChar w:fldCharType="end"/>
        </w:r>
        <w:r>
          <w:t>. 오디오 및 자극 크기 조회 / 구현 조건</w:t>
        </w:r>
      </w:ins>
    </w:p>
    <w:tbl>
      <w:tblPr>
        <w:tblStyle w:val="TDC41"/>
        <w:tblW w:w="8816" w:type="dxa"/>
        <w:tblLayout w:type="fixed"/>
        <w:tblLook w:val="04A0" w:firstRow="1" w:lastRow="0" w:firstColumn="1" w:lastColumn="0" w:noHBand="0" w:noVBand="1"/>
        <w:tblPrChange w:id="9368"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9369">
          <w:tblGrid>
            <w:gridCol w:w="360"/>
            <w:gridCol w:w="360"/>
            <w:gridCol w:w="584"/>
            <w:gridCol w:w="7512"/>
          </w:tblGrid>
        </w:tblGridChange>
      </w:tblGrid>
      <w:tr w:rsidR="00084C76" w14:paraId="38843CFD" w14:textId="77777777" w:rsidTr="00A600FB">
        <w:trPr>
          <w:cnfStyle w:val="100000000000" w:firstRow="1" w:lastRow="0" w:firstColumn="0" w:lastColumn="0" w:oddVBand="0" w:evenVBand="0" w:oddHBand="0" w:evenHBand="0" w:firstRowFirstColumn="0" w:firstRowLastColumn="0" w:lastRowFirstColumn="0" w:lastRowLastColumn="0"/>
          <w:cantSplit/>
          <w:tblHeader/>
          <w:ins w:id="9370" w:author="김은수" w:date="2026-10-01T12:05:00Z"/>
          <w:trPrChange w:id="9371"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9372" w:author="김은수" w:date="2026-10-01T03:22:00Z">
              <w:tcPr>
                <w:tcW w:w="1304" w:type="dxa"/>
              </w:tcPr>
            </w:tcPrChange>
          </w:tcPr>
          <w:p w14:paraId="6F73FBF3"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9373" w:author="김은수" w:date="2026-10-01T12:05:00Z" w16du:dateUtc="2026-10-01T03:05:00Z"/>
              </w:rPr>
            </w:pPr>
            <w:ins w:id="9374" w:author="김은수" w:date="2026-10-01T12:05:00Z" w16du:dateUtc="2026-10-01T03:05:00Z">
              <w:r>
                <w:t>구분</w:t>
              </w:r>
            </w:ins>
          </w:p>
        </w:tc>
        <w:tc>
          <w:tcPr>
            <w:tcW w:w="7512" w:type="dxa"/>
            <w:tcPrChange w:id="9375" w:author="김은수" w:date="2026-10-01T03:22:00Z">
              <w:tcPr>
                <w:tcW w:w="7512" w:type="dxa"/>
              </w:tcPr>
            </w:tcPrChange>
          </w:tcPr>
          <w:p w14:paraId="4F95950F"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9376" w:author="김은수" w:date="2026-10-01T12:05:00Z" w16du:dateUtc="2026-10-01T03:05:00Z"/>
              </w:rPr>
            </w:pPr>
            <w:ins w:id="9377" w:author="김은수" w:date="2026-10-01T12:05:00Z" w16du:dateUtc="2026-10-01T03:05:00Z">
              <w:r>
                <w:t>구현 조건</w:t>
              </w:r>
            </w:ins>
          </w:p>
        </w:tc>
      </w:tr>
      <w:tr w:rsidR="00084C76" w14:paraId="38057659" w14:textId="77777777" w:rsidTr="00A600FB">
        <w:trPr>
          <w:cantSplit/>
          <w:ins w:id="9378" w:author="김은수" w:date="2026-10-01T12:05:00Z"/>
          <w:trPrChange w:id="9379"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9380" w:author="김은수" w:date="2026-10-01T03:22:00Z">
              <w:tcPr>
                <w:tcW w:w="1304" w:type="dxa"/>
              </w:tcPr>
            </w:tcPrChange>
          </w:tcPr>
          <w:p w14:paraId="442475E6" w14:textId="77777777" w:rsidR="00084C76" w:rsidRDefault="00084C76">
            <w:pPr>
              <w:pStyle w:val="TDCe"/>
              <w:rPr>
                <w:ins w:id="9381" w:author="김은수" w:date="2026-10-01T12:05:00Z" w16du:dateUtc="2026-10-01T03:05:00Z"/>
              </w:rPr>
            </w:pPr>
            <w:ins w:id="9382" w:author="김은수" w:date="2026-10-01T12:05:00Z" w16du:dateUtc="2026-10-01T03:05:00Z">
              <w:r>
                <w:t>관련 함수</w:t>
              </w:r>
            </w:ins>
          </w:p>
        </w:tc>
        <w:tc>
          <w:tcPr>
            <w:tcW w:w="7512" w:type="dxa"/>
            <w:tcPrChange w:id="9383" w:author="김은수" w:date="2026-10-01T03:22:00Z">
              <w:tcPr>
                <w:tcW w:w="7512" w:type="dxa"/>
              </w:tcPr>
            </w:tcPrChange>
          </w:tcPr>
          <w:p w14:paraId="45CBD70A"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9384" w:author="김은수" w:date="2026-10-01T12:05:00Z" w16du:dateUtc="2026-10-01T03:05:00Z"/>
              </w:rPr>
            </w:pPr>
            <w:ins w:id="9385" w:author="김은수" w:date="2026-10-01T12:05:00Z" w16du:dateUtc="2026-10-01T03:05:00Z">
              <w:r>
                <w:t>readAudioSignalMax, readCurrentStimulLevel_255</w:t>
              </w:r>
            </w:ins>
          </w:p>
        </w:tc>
      </w:tr>
    </w:tbl>
    <w:p w14:paraId="4499F465" w14:textId="77777777" w:rsidR="00084C76" w:rsidRDefault="00084C76">
      <w:pPr>
        <w:pStyle w:val="TDC40"/>
        <w:spacing w:after="0"/>
        <w:rPr>
          <w:ins w:id="9386" w:author="김은수" w:date="2026-10-01T12:05:00Z" w16du:dateUtc="2026-10-01T03:05:00Z"/>
        </w:rPr>
        <w:pPrChange w:id="9387" w:author="김은수" w:date="2026-10-01T03:22:00Z">
          <w:pPr>
            <w:pStyle w:val="TDC40"/>
          </w:pPr>
        </w:pPrChange>
      </w:pPr>
    </w:p>
    <w:p w14:paraId="6141AC25" w14:textId="77777777" w:rsidR="00084C76" w:rsidRDefault="00084C76">
      <w:pPr>
        <w:pStyle w:val="TDC43"/>
        <w:rPr>
          <w:ins w:id="9388" w:author="김은수" w:date="2026-10-01T12:05:00Z" w16du:dateUtc="2026-10-01T03:05:00Z"/>
        </w:rPr>
      </w:pPr>
      <w:ins w:id="9389" w:author="김은수" w:date="2026-10-01T12:05:00Z" w16du:dateUtc="2026-10-01T03:05:00Z">
        <w:r>
          <w:t>입출력 예 : 공유 최대값=1234, 채널 i의 자극 크기=i이면 조회값은 1234와 채널 배열 0~31이다. 조회 과정에서 평균이나 최대값 유지 연산을 추가하지 않는다.</w:t>
        </w:r>
      </w:ins>
    </w:p>
    <w:p w14:paraId="2F75DF09" w14:textId="77777777" w:rsidR="000C626C" w:rsidRDefault="000C626C">
      <w:pPr>
        <w:pStyle w:val="TDC40"/>
        <w:rPr>
          <w:ins w:id="9390" w:author="김은수" w:date="2026-10-01T05:08:00Z"/>
        </w:rPr>
      </w:pPr>
    </w:p>
    <w:p w14:paraId="57FA1CB5" w14:textId="77777777" w:rsidR="00697371" w:rsidRPr="00E00010" w:rsidRDefault="00220104">
      <w:pPr>
        <w:pStyle w:val="TDC4"/>
        <w:rPr>
          <w:ins w:id="9391" w:author="김은수" w:date="2026-09-30T15:44:00Z" w16du:dateUtc="2026-09-30T06:44:00Z"/>
        </w:rPr>
        <w:pPrChange w:id="9392" w:author="김은수" w:date="2026-10-01T01:11:00Z">
          <w:pPr>
            <w:pStyle w:val="4"/>
            <w:numPr>
              <w:ilvl w:val="3"/>
              <w:numId w:val="7"/>
            </w:numPr>
            <w:tabs>
              <w:tab w:val="num" w:pos="1134"/>
            </w:tabs>
            <w:ind w:left="1200" w:hanging="400"/>
          </w:pPr>
        </w:pPrChange>
      </w:pPr>
      <w:ins w:id="9393" w:author="김은수" w:date="2026-09-30T15:44:00Z" w16du:dateUtc="2026-09-30T06:44:00Z">
        <w:r>
          <w:lastRenderedPageBreak/>
          <w:t>SU-ID-CM3-020, 맵 갱신 상태와 계산 자료 공유</w:t>
        </w:r>
      </w:ins>
    </w:p>
    <w:p w14:paraId="312C2DB0" w14:textId="77777777" w:rsidR="00084C76" w:rsidRDefault="00084C76">
      <w:pPr>
        <w:pStyle w:val="TDC40"/>
        <w:keepNext/>
        <w:rPr>
          <w:ins w:id="9394" w:author="김은수" w:date="2026-10-01T12:05:00Z" w16du:dateUtc="2026-10-01T03:05:00Z"/>
        </w:rPr>
        <w:pPrChange w:id="9395" w:author="김은수" w:date="2026-10-01T03:22:00Z">
          <w:pPr>
            <w:pStyle w:val="TDC40"/>
          </w:pPr>
        </w:pPrChange>
      </w:pPr>
      <w:ins w:id="9396" w:author="김은수" w:date="2026-10-01T12:05:00Z" w16du:dateUtc="2026-10-01T03:05:00Z">
        <w:r>
          <w:t>맵 적재와 자극 계산이 끝난 자료만 신호처리에 전달하도록 상태를 구분한다.</w:t>
        </w:r>
      </w:ins>
    </w:p>
    <w:p w14:paraId="06E17BED" w14:textId="77777777" w:rsidR="00084C76" w:rsidRDefault="00084C76">
      <w:pPr>
        <w:pStyle w:val="TDC42"/>
        <w:rPr>
          <w:ins w:id="9397" w:author="김은수" w:date="2026-10-01T12:05:00Z" w16du:dateUtc="2026-10-01T03:05:00Z"/>
        </w:rPr>
      </w:pPr>
      <w:ins w:id="9398" w:author="김은수" w:date="2026-10-01T12:05:00Z" w16du:dateUtc="2026-10-01T03:05:00Z">
        <w:r>
          <w:t xml:space="preserve">표 </w:t>
        </w:r>
        <w:r>
          <w:fldChar w:fldCharType="begin"/>
        </w:r>
        <w:r>
          <w:instrText>SEQ 표 \* ARABIC</w:instrText>
        </w:r>
        <w:r>
          <w:fldChar w:fldCharType="separate"/>
        </w:r>
        <w:r>
          <w:t>131</w:t>
        </w:r>
        <w:r>
          <w:fldChar w:fldCharType="end"/>
        </w:r>
        <w:r>
          <w:t>. 맵 갱신 상태와 계산 자료 공유 / 유닛 설계 내용</w:t>
        </w:r>
      </w:ins>
    </w:p>
    <w:tbl>
      <w:tblPr>
        <w:tblStyle w:val="TDC41"/>
        <w:tblW w:w="8816" w:type="dxa"/>
        <w:tblLayout w:type="fixed"/>
        <w:tblLook w:val="04A0" w:firstRow="1" w:lastRow="0" w:firstColumn="1" w:lastColumn="0" w:noHBand="0" w:noVBand="1"/>
        <w:tblPrChange w:id="9399"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9400">
          <w:tblGrid>
            <w:gridCol w:w="360"/>
            <w:gridCol w:w="360"/>
            <w:gridCol w:w="584"/>
            <w:gridCol w:w="7512"/>
          </w:tblGrid>
        </w:tblGridChange>
      </w:tblGrid>
      <w:tr w:rsidR="00084C76" w14:paraId="135A03A5" w14:textId="77777777" w:rsidTr="004E75DF">
        <w:trPr>
          <w:cnfStyle w:val="100000000000" w:firstRow="1" w:lastRow="0" w:firstColumn="0" w:lastColumn="0" w:oddVBand="0" w:evenVBand="0" w:oddHBand="0" w:evenHBand="0" w:firstRowFirstColumn="0" w:firstRowLastColumn="0" w:lastRowFirstColumn="0" w:lastRowLastColumn="0"/>
          <w:cantSplit/>
          <w:tblHeader/>
          <w:ins w:id="9401" w:author="김은수" w:date="2026-10-01T12:05:00Z"/>
          <w:trPrChange w:id="9402"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9403" w:author="김은수" w:date="2026-10-01T03:22:00Z">
              <w:tcPr>
                <w:tcW w:w="1304" w:type="dxa"/>
              </w:tcPr>
            </w:tcPrChange>
          </w:tcPr>
          <w:p w14:paraId="135BF56A"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9404" w:author="김은수" w:date="2026-10-01T12:05:00Z" w16du:dateUtc="2026-10-01T03:05:00Z"/>
              </w:rPr>
            </w:pPr>
            <w:ins w:id="9405" w:author="김은수" w:date="2026-10-01T12:05:00Z" w16du:dateUtc="2026-10-01T03:05:00Z">
              <w:r>
                <w:t>항목</w:t>
              </w:r>
            </w:ins>
          </w:p>
        </w:tc>
        <w:tc>
          <w:tcPr>
            <w:tcW w:w="7512" w:type="dxa"/>
            <w:tcPrChange w:id="9406" w:author="김은수" w:date="2026-10-01T03:22:00Z">
              <w:tcPr>
                <w:tcW w:w="7512" w:type="dxa"/>
              </w:tcPr>
            </w:tcPrChange>
          </w:tcPr>
          <w:p w14:paraId="49E28D78"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9407" w:author="김은수" w:date="2026-10-01T12:05:00Z" w16du:dateUtc="2026-10-01T03:05:00Z"/>
              </w:rPr>
            </w:pPr>
            <w:ins w:id="9408" w:author="김은수" w:date="2026-10-01T12:05:00Z" w16du:dateUtc="2026-10-01T03:05:00Z">
              <w:r>
                <w:t>설계 내용</w:t>
              </w:r>
            </w:ins>
          </w:p>
        </w:tc>
      </w:tr>
      <w:tr w:rsidR="00084C76" w14:paraId="50C61EA5" w14:textId="77777777" w:rsidTr="004E75DF">
        <w:trPr>
          <w:cantSplit/>
          <w:ins w:id="9409" w:author="김은수" w:date="2026-10-01T12:05:00Z"/>
          <w:trPrChange w:id="9410"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9411" w:author="김은수" w:date="2026-10-01T03:22:00Z">
              <w:tcPr>
                <w:tcW w:w="1304" w:type="dxa"/>
              </w:tcPr>
            </w:tcPrChange>
          </w:tcPr>
          <w:p w14:paraId="7F4A9C9E" w14:textId="77777777" w:rsidR="00084C76" w:rsidRDefault="00084C76">
            <w:pPr>
              <w:pStyle w:val="TDCe"/>
              <w:rPr>
                <w:ins w:id="9412" w:author="김은수" w:date="2026-10-01T12:05:00Z" w16du:dateUtc="2026-10-01T03:05:00Z"/>
              </w:rPr>
            </w:pPr>
            <w:ins w:id="9413" w:author="김은수" w:date="2026-10-01T12:05:00Z" w16du:dateUtc="2026-10-01T03:05:00Z">
              <w:r>
                <w:t>입력</w:t>
              </w:r>
            </w:ins>
          </w:p>
        </w:tc>
        <w:tc>
          <w:tcPr>
            <w:tcW w:w="7512" w:type="dxa"/>
            <w:tcPrChange w:id="9414" w:author="김은수" w:date="2026-10-01T03:22:00Z">
              <w:tcPr>
                <w:tcW w:w="7512" w:type="dxa"/>
              </w:tcPr>
            </w:tcPrChange>
          </w:tcPr>
          <w:p w14:paraId="6C6744C5"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9415" w:author="김은수" w:date="2026-10-01T12:05:00Z" w16du:dateUtc="2026-10-01T03:05:00Z"/>
              </w:rPr>
            </w:pPr>
            <w:ins w:id="9416" w:author="김은수" w:date="2026-10-01T12:05:00Z" w16du:dateUtc="2026-10-01T03:05:00Z">
              <w:r>
                <w:t>맵 변경 요청/계산 완료/매핑 연결 상태</w:t>
              </w:r>
            </w:ins>
          </w:p>
        </w:tc>
      </w:tr>
      <w:tr w:rsidR="00084C76" w14:paraId="64EA44EF" w14:textId="77777777" w:rsidTr="004E75DF">
        <w:trPr>
          <w:cantSplit/>
          <w:ins w:id="9417" w:author="김은수" w:date="2026-10-01T12:05:00Z"/>
          <w:trPrChange w:id="9418"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9419" w:author="김은수" w:date="2026-10-01T03:22:00Z">
              <w:tcPr>
                <w:tcW w:w="1304" w:type="dxa"/>
              </w:tcPr>
            </w:tcPrChange>
          </w:tcPr>
          <w:p w14:paraId="5B927B21" w14:textId="77777777" w:rsidR="00084C76" w:rsidRDefault="00084C76">
            <w:pPr>
              <w:pStyle w:val="TDCe"/>
              <w:rPr>
                <w:ins w:id="9420" w:author="김은수" w:date="2026-10-01T12:05:00Z" w16du:dateUtc="2026-10-01T03:05:00Z"/>
              </w:rPr>
            </w:pPr>
            <w:ins w:id="9421" w:author="김은수" w:date="2026-10-01T12:05:00Z" w16du:dateUtc="2026-10-01T03:05:00Z">
              <w:r>
                <w:t>출력</w:t>
              </w:r>
            </w:ins>
          </w:p>
        </w:tc>
        <w:tc>
          <w:tcPr>
            <w:tcW w:w="7512" w:type="dxa"/>
            <w:tcPrChange w:id="9422" w:author="김은수" w:date="2026-10-01T03:22:00Z">
              <w:tcPr>
                <w:tcW w:w="7512" w:type="dxa"/>
              </w:tcPr>
            </w:tcPrChange>
          </w:tcPr>
          <w:p w14:paraId="1D8A7D01"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9423" w:author="김은수" w:date="2026-10-01T12:05:00Z" w16du:dateUtc="2026-10-01T03:05:00Z"/>
              </w:rPr>
            </w:pPr>
            <w:ins w:id="9424" w:author="김은수" w:date="2026-10-01T12:05:00Z" w16du:dateUtc="2026-10-01T03:05:00Z">
              <w:r>
                <w:t>공유 플래그와 자극 파라미터 접근 주소</w:t>
              </w:r>
            </w:ins>
          </w:p>
        </w:tc>
      </w:tr>
      <w:tr w:rsidR="00084C76" w14:paraId="5A86477A" w14:textId="77777777" w:rsidTr="004E75DF">
        <w:trPr>
          <w:cantSplit/>
          <w:ins w:id="9425" w:author="김은수" w:date="2026-10-01T12:05:00Z"/>
          <w:trPrChange w:id="9426"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9427" w:author="김은수" w:date="2026-10-01T03:22:00Z">
              <w:tcPr>
                <w:tcW w:w="1304" w:type="dxa"/>
              </w:tcPr>
            </w:tcPrChange>
          </w:tcPr>
          <w:p w14:paraId="0A638029" w14:textId="77777777" w:rsidR="00084C76" w:rsidRDefault="00084C76">
            <w:pPr>
              <w:pStyle w:val="TDCe"/>
              <w:rPr>
                <w:ins w:id="9428" w:author="김은수" w:date="2026-10-01T12:05:00Z" w16du:dateUtc="2026-10-01T03:05:00Z"/>
              </w:rPr>
            </w:pPr>
            <w:ins w:id="9429" w:author="김은수" w:date="2026-10-01T12:05:00Z" w16du:dateUtc="2026-10-01T03:05:00Z">
              <w:r>
                <w:t>처리</w:t>
              </w:r>
            </w:ins>
          </w:p>
        </w:tc>
        <w:tc>
          <w:tcPr>
            <w:tcW w:w="7512" w:type="dxa"/>
            <w:tcPrChange w:id="9430" w:author="김은수" w:date="2026-10-01T03:22:00Z">
              <w:tcPr>
                <w:tcW w:w="7512" w:type="dxa"/>
              </w:tcPr>
            </w:tcPrChange>
          </w:tcPr>
          <w:p w14:paraId="2638579F"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9431" w:author="김은수" w:date="2026-10-01T12:05:00Z" w16du:dateUtc="2026-10-01T03:05:00Z"/>
              </w:rPr>
            </w:pPr>
            <w:ins w:id="9432" w:author="김은수" w:date="2026-10-01T12:05:00Z" w16du:dateUtc="2026-10-01T03:05:00Z">
              <w:r>
                <w:t>맵 변경, 계산 완료, 매핑 연결을 각각의 필드에 기록하고 CFX 적재 여부를 읽는다. 계산된 자극 파라미터의 공유 주소를 일관되게 제공한다.</w:t>
              </w:r>
            </w:ins>
          </w:p>
        </w:tc>
      </w:tr>
    </w:tbl>
    <w:p w14:paraId="6C70EF8E" w14:textId="77777777" w:rsidR="00084C76" w:rsidRDefault="00084C76">
      <w:pPr>
        <w:pStyle w:val="TDC40"/>
        <w:spacing w:after="0"/>
        <w:rPr>
          <w:ins w:id="9433" w:author="김은수" w:date="2026-10-01T12:05:00Z" w16du:dateUtc="2026-10-01T03:05:00Z"/>
        </w:rPr>
        <w:pPrChange w:id="9434" w:author="김은수" w:date="2026-10-01T03:22:00Z">
          <w:pPr>
            <w:pStyle w:val="TDC40"/>
          </w:pPr>
        </w:pPrChange>
      </w:pPr>
    </w:p>
    <w:p w14:paraId="43A30B6E" w14:textId="77777777" w:rsidR="00084C76" w:rsidRDefault="00084C76">
      <w:pPr>
        <w:pStyle w:val="TDC42"/>
        <w:rPr>
          <w:ins w:id="9435" w:author="김은수" w:date="2026-10-01T12:05:00Z" w16du:dateUtc="2026-10-01T03:05:00Z"/>
        </w:rPr>
      </w:pPr>
      <w:ins w:id="9436" w:author="김은수" w:date="2026-10-01T12:05:00Z" w16du:dateUtc="2026-10-01T03:05:00Z">
        <w:r>
          <w:t xml:space="preserve">표 </w:t>
        </w:r>
        <w:r>
          <w:fldChar w:fldCharType="begin"/>
        </w:r>
        <w:r>
          <w:instrText>SEQ 표 \* ARABIC</w:instrText>
        </w:r>
        <w:r>
          <w:fldChar w:fldCharType="separate"/>
        </w:r>
        <w:r>
          <w:t>132</w:t>
        </w:r>
        <w:r>
          <w:fldChar w:fldCharType="end"/>
        </w:r>
        <w:r>
          <w:t>. 맵 갱신 상태와 계산 자료 공유 / 구현 조건</w:t>
        </w:r>
      </w:ins>
    </w:p>
    <w:tbl>
      <w:tblPr>
        <w:tblStyle w:val="TDC41"/>
        <w:tblW w:w="8816" w:type="dxa"/>
        <w:tblLayout w:type="fixed"/>
        <w:tblLook w:val="04A0" w:firstRow="1" w:lastRow="0" w:firstColumn="1" w:lastColumn="0" w:noHBand="0" w:noVBand="1"/>
        <w:tblPrChange w:id="9437"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9438">
          <w:tblGrid>
            <w:gridCol w:w="360"/>
            <w:gridCol w:w="360"/>
            <w:gridCol w:w="584"/>
            <w:gridCol w:w="7512"/>
          </w:tblGrid>
        </w:tblGridChange>
      </w:tblGrid>
      <w:tr w:rsidR="00084C76" w14:paraId="5A392BC2" w14:textId="77777777" w:rsidTr="004E75DF">
        <w:trPr>
          <w:cnfStyle w:val="100000000000" w:firstRow="1" w:lastRow="0" w:firstColumn="0" w:lastColumn="0" w:oddVBand="0" w:evenVBand="0" w:oddHBand="0" w:evenHBand="0" w:firstRowFirstColumn="0" w:firstRowLastColumn="0" w:lastRowFirstColumn="0" w:lastRowLastColumn="0"/>
          <w:cantSplit/>
          <w:tblHeader/>
          <w:ins w:id="9439" w:author="김은수" w:date="2026-10-01T12:05:00Z"/>
          <w:trPrChange w:id="9440"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9441" w:author="김은수" w:date="2026-10-01T03:22:00Z">
              <w:tcPr>
                <w:tcW w:w="1304" w:type="dxa"/>
              </w:tcPr>
            </w:tcPrChange>
          </w:tcPr>
          <w:p w14:paraId="60FA43B7"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9442" w:author="김은수" w:date="2026-10-01T12:05:00Z" w16du:dateUtc="2026-10-01T03:05:00Z"/>
              </w:rPr>
            </w:pPr>
            <w:ins w:id="9443" w:author="김은수" w:date="2026-10-01T12:05:00Z" w16du:dateUtc="2026-10-01T03:05:00Z">
              <w:r>
                <w:t>구분</w:t>
              </w:r>
            </w:ins>
          </w:p>
        </w:tc>
        <w:tc>
          <w:tcPr>
            <w:tcW w:w="7512" w:type="dxa"/>
            <w:tcPrChange w:id="9444" w:author="김은수" w:date="2026-10-01T03:22:00Z">
              <w:tcPr>
                <w:tcW w:w="7512" w:type="dxa"/>
              </w:tcPr>
            </w:tcPrChange>
          </w:tcPr>
          <w:p w14:paraId="7C04ABA1"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9445" w:author="김은수" w:date="2026-10-01T12:05:00Z" w16du:dateUtc="2026-10-01T03:05:00Z"/>
              </w:rPr>
            </w:pPr>
            <w:ins w:id="9446" w:author="김은수" w:date="2026-10-01T12:05:00Z" w16du:dateUtc="2026-10-01T03:05:00Z">
              <w:r>
                <w:t>구현 조건</w:t>
              </w:r>
            </w:ins>
          </w:p>
        </w:tc>
      </w:tr>
      <w:tr w:rsidR="00084C76" w14:paraId="1EEBD604" w14:textId="77777777" w:rsidTr="004E75DF">
        <w:trPr>
          <w:cantSplit/>
          <w:ins w:id="9447" w:author="김은수" w:date="2026-10-01T12:05:00Z"/>
          <w:trPrChange w:id="9448"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9449" w:author="김은수" w:date="2026-10-01T03:22:00Z">
              <w:tcPr>
                <w:tcW w:w="1304" w:type="dxa"/>
              </w:tcPr>
            </w:tcPrChange>
          </w:tcPr>
          <w:p w14:paraId="5E509D72" w14:textId="77777777" w:rsidR="00084C76" w:rsidRDefault="00084C76">
            <w:pPr>
              <w:pStyle w:val="TDCe"/>
              <w:rPr>
                <w:ins w:id="9450" w:author="김은수" w:date="2026-10-01T12:05:00Z" w16du:dateUtc="2026-10-01T03:05:00Z"/>
              </w:rPr>
            </w:pPr>
            <w:ins w:id="9451" w:author="김은수" w:date="2026-10-01T12:05:00Z" w16du:dateUtc="2026-10-01T03:05:00Z">
              <w:r>
                <w:t>관련 함수</w:t>
              </w:r>
            </w:ins>
          </w:p>
        </w:tc>
        <w:tc>
          <w:tcPr>
            <w:tcW w:w="7512" w:type="dxa"/>
            <w:tcPrChange w:id="9452" w:author="김은수" w:date="2026-10-01T03:22:00Z">
              <w:tcPr>
                <w:tcW w:w="7512" w:type="dxa"/>
              </w:tcPr>
            </w:tcPrChange>
          </w:tcPr>
          <w:p w14:paraId="55B514CD" w14:textId="77777777" w:rsidR="00084C76" w:rsidRPr="00E00010" w:rsidRDefault="00084C76">
            <w:pPr>
              <w:pStyle w:val="TDCf"/>
              <w:cnfStyle w:val="000000000000" w:firstRow="0" w:lastRow="0" w:firstColumn="0" w:lastColumn="0" w:oddVBand="0" w:evenVBand="0" w:oddHBand="0" w:evenHBand="0" w:firstRowFirstColumn="0" w:firstRowLastColumn="0" w:lastRowFirstColumn="0" w:lastRowLastColumn="0"/>
              <w:rPr>
                <w:ins w:id="9453" w:author="김은수" w:date="2026-10-01T12:05:00Z" w16du:dateUtc="2026-10-01T03:05:00Z"/>
                <w:lang w:val="en-US"/>
                <w:rPrChange w:id="9454" w:author="김은수" w:date="2026-10-01T13:46:00Z" w16du:dateUtc="2026-10-01T04:46:00Z">
                  <w:rPr>
                    <w:ins w:id="9455" w:author="김은수" w:date="2026-10-01T12:05:00Z" w16du:dateUtc="2026-10-01T03:05:00Z"/>
                  </w:rPr>
                </w:rPrChange>
              </w:rPr>
            </w:pPr>
            <w:ins w:id="9456" w:author="김은수" w:date="2026-10-01T12:05:00Z" w16du:dateUtc="2026-10-01T03:05:00Z">
              <w:r w:rsidRPr="00E00010">
                <w:rPr>
                  <w:lang w:val="en-US"/>
                  <w:rPrChange w:id="9457" w:author="김은수" w:date="2026-10-01T13:46:00Z" w16du:dateUtc="2026-10-01T04:46:00Z">
                    <w:rPr/>
                  </w:rPrChange>
                </w:rPr>
                <w:t>setFlag_AudioParametersCalculationDone_Cm3ToCfx, setCommandMapChange_Cm3ToCfx, shareMappingProgramConnection, isMapdateLoaded_CFX / isUserSettingValueLoaded_CFX, getPointerCalculatedStimulPara_byCM3</w:t>
              </w:r>
            </w:ins>
          </w:p>
        </w:tc>
      </w:tr>
      <w:tr w:rsidR="00084C76" w14:paraId="06F5AA5B" w14:textId="77777777" w:rsidTr="004E75DF">
        <w:trPr>
          <w:cantSplit/>
          <w:ins w:id="9458" w:author="김은수" w:date="2026-10-01T12:05:00Z"/>
          <w:trPrChange w:id="9459"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9460" w:author="김은수" w:date="2026-10-01T03:22:00Z">
              <w:tcPr>
                <w:tcW w:w="1304" w:type="dxa"/>
              </w:tcPr>
            </w:tcPrChange>
          </w:tcPr>
          <w:p w14:paraId="587E0D40" w14:textId="77777777" w:rsidR="00084C76" w:rsidRDefault="00084C76">
            <w:pPr>
              <w:pStyle w:val="TDCe"/>
              <w:rPr>
                <w:ins w:id="9461" w:author="김은수" w:date="2026-10-01T12:05:00Z" w16du:dateUtc="2026-10-01T03:05:00Z"/>
              </w:rPr>
            </w:pPr>
            <w:ins w:id="9462" w:author="김은수" w:date="2026-10-01T12:05:00Z" w16du:dateUtc="2026-10-01T03:05:00Z">
              <w:r>
                <w:t>동작 조건</w:t>
              </w:r>
            </w:ins>
          </w:p>
        </w:tc>
        <w:tc>
          <w:tcPr>
            <w:tcW w:w="7512" w:type="dxa"/>
            <w:tcPrChange w:id="9463" w:author="김은수" w:date="2026-10-01T03:22:00Z">
              <w:tcPr>
                <w:tcW w:w="7512" w:type="dxa"/>
              </w:tcPr>
            </w:tcPrChange>
          </w:tcPr>
          <w:p w14:paraId="76CF3A1F"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9464" w:author="김은수" w:date="2026-10-01T12:05:00Z" w16du:dateUtc="2026-10-01T03:05:00Z"/>
              </w:rPr>
            </w:pPr>
            <w:ins w:id="9465" w:author="김은수" w:date="2026-10-01T12:05:00Z" w16du:dateUtc="2026-10-01T03:05:00Z">
              <w:r>
                <w:t>맵 변경과 계산 완료가 별도 상태로 유지되고 반환 주소는 계산 자료 영역을 가리켜야 한다.</w:t>
              </w:r>
            </w:ins>
          </w:p>
        </w:tc>
      </w:tr>
    </w:tbl>
    <w:p w14:paraId="19951889" w14:textId="77777777" w:rsidR="00084C76" w:rsidRDefault="00084C76">
      <w:pPr>
        <w:pStyle w:val="TDC40"/>
        <w:spacing w:after="0"/>
        <w:rPr>
          <w:ins w:id="9466" w:author="김은수" w:date="2026-10-01T12:05:00Z" w16du:dateUtc="2026-10-01T03:05:00Z"/>
        </w:rPr>
        <w:pPrChange w:id="9467" w:author="김은수" w:date="2026-10-01T03:22:00Z">
          <w:pPr>
            <w:pStyle w:val="TDC40"/>
          </w:pPr>
        </w:pPrChange>
      </w:pPr>
    </w:p>
    <w:p w14:paraId="07DB1172" w14:textId="77777777" w:rsidR="00697371" w:rsidRPr="00E00010" w:rsidDel="001D1C2F" w:rsidRDefault="00220104">
      <w:pPr>
        <w:pStyle w:val="TDC40"/>
        <w:spacing w:after="0"/>
        <w:rPr>
          <w:del w:id="9468" w:author="김은수" w:date="2026-10-01T11:11:00Z" w16du:dateUtc="2026-10-01T02:11:00Z"/>
        </w:rPr>
        <w:pPrChange w:id="9469" w:author="김은수" w:date="2026-09-30T15:44:00Z" w16du:dateUtc="2026-09-30T06:44:00Z">
          <w:pPr>
            <w:spacing w:after="0"/>
            <w:ind w:leftChars="800" w:left="1600"/>
          </w:pPr>
        </w:pPrChange>
      </w:pPr>
      <w:del w:id="9470" w:author="김은수" w:date="2026-10-01T11:11:00Z" w16du:dateUtc="2026-10-01T02:11:00Z">
        <w:r w:rsidRPr="00E00010" w:rsidDel="001D1C2F">
          <w:delText xml:space="preserve">파라미터 </w:delText>
        </w:r>
      </w:del>
      <w:del w:id="9471" w:author="김은수" w:date="2026-09-30T15:44:00Z" w16du:dateUtc="2026-09-30T06:44:00Z">
        <w:r w:rsidR="008044F9">
          <w:delText xml:space="preserve">: </w:delText>
        </w:r>
        <w:r w:rsidR="008044F9">
          <w:rPr>
            <w:rFonts w:hint="eastAsia"/>
          </w:rPr>
          <w:delText>없음</w:delText>
        </w:r>
      </w:del>
    </w:p>
    <w:p w14:paraId="7A38F570" w14:textId="77777777" w:rsidR="008044F9" w:rsidRPr="00E00010" w:rsidRDefault="008044F9">
      <w:pPr>
        <w:spacing w:after="0" w:line="300" w:lineRule="auto"/>
        <w:rPr>
          <w:del w:id="9472" w:author="김은수" w:date="2026-09-30T15:44:00Z" w16du:dateUtc="2026-09-30T06:44:00Z"/>
          <w:szCs w:val="20"/>
        </w:rPr>
        <w:pPrChange w:id="9473" w:author="김은수" w:date="2026-10-01T03:22:00Z">
          <w:pPr>
            <w:spacing w:after="0"/>
            <w:ind w:leftChars="800" w:left="1600"/>
          </w:pPr>
        </w:pPrChange>
      </w:pPr>
      <w:del w:id="9474" w:author="김은수" w:date="2026-09-30T15:44:00Z" w16du:dateUtc="2026-09-30T06:44:00Z">
        <w:r>
          <w:rPr>
            <w:rFonts w:hint="eastAsia"/>
          </w:rPr>
          <w:delText xml:space="preserve">반환 파라미터 </w:delText>
        </w:r>
        <w:r>
          <w:delText xml:space="preserve">: </w:delText>
        </w:r>
        <w:r>
          <w:rPr>
            <w:rFonts w:hint="eastAsia"/>
          </w:rPr>
          <w:delText>없음</w:delText>
        </w:r>
      </w:del>
    </w:p>
    <w:p w14:paraId="762CBE46" w14:textId="77777777" w:rsidR="008044F9" w:rsidRPr="00E00010" w:rsidRDefault="008044F9">
      <w:pPr>
        <w:spacing w:after="0" w:line="300" w:lineRule="auto"/>
        <w:rPr>
          <w:del w:id="9475" w:author="김은수" w:date="2026-09-30T15:44:00Z" w16du:dateUtc="2026-09-30T06:44:00Z"/>
          <w:szCs w:val="20"/>
        </w:rPr>
        <w:pPrChange w:id="9476" w:author="김은수" w:date="2026-10-01T03:22:00Z">
          <w:pPr>
            <w:spacing w:after="0"/>
            <w:ind w:leftChars="800" w:left="1600"/>
          </w:pPr>
        </w:pPrChange>
      </w:pPr>
      <w:del w:id="9477" w:author="김은수" w:date="2026-09-30T15:44:00Z" w16du:dateUtc="2026-09-30T06:44:00Z">
        <w:r>
          <w:rPr>
            <w:rFonts w:hint="eastAsia"/>
          </w:rPr>
          <w:delText xml:space="preserve">수정 파라미터 </w:delText>
        </w:r>
        <w:r>
          <w:delText xml:space="preserve">: </w:delText>
        </w:r>
        <w:r>
          <w:rPr>
            <w:rFonts w:hint="eastAsia"/>
          </w:rPr>
          <w:delText>없음</w:delText>
        </w:r>
      </w:del>
    </w:p>
    <w:p w14:paraId="2D8C758C" w14:textId="77777777" w:rsidR="008044F9" w:rsidRPr="00E00010" w:rsidRDefault="008044F9">
      <w:pPr>
        <w:spacing w:after="0" w:line="300" w:lineRule="auto"/>
        <w:rPr>
          <w:del w:id="9478" w:author="김은수" w:date="2026-09-30T15:44:00Z" w16du:dateUtc="2026-09-30T06:44:00Z"/>
          <w:szCs w:val="20"/>
        </w:rPr>
        <w:pPrChange w:id="9479" w:author="김은수" w:date="2026-10-01T03:22:00Z">
          <w:pPr>
            <w:spacing w:after="0"/>
            <w:ind w:leftChars="800" w:left="1600"/>
          </w:pPr>
        </w:pPrChange>
      </w:pPr>
      <w:del w:id="9480" w:author="김은수" w:date="2026-09-30T15:44:00Z" w16du:dateUtc="2026-09-30T06:44:00Z">
        <w:r>
          <w:rPr>
            <w:rFonts w:hint="eastAsia"/>
          </w:rPr>
          <w:delText xml:space="preserve">기능 및 동작 </w:delText>
        </w:r>
        <w:r>
          <w:delText xml:space="preserve">: </w:delText>
        </w:r>
      </w:del>
    </w:p>
    <w:p w14:paraId="008647EA" w14:textId="77777777" w:rsidR="00697371" w:rsidRPr="00E00010" w:rsidRDefault="00C712F0">
      <w:pPr>
        <w:pStyle w:val="TDC4"/>
        <w:rPr>
          <w:ins w:id="9481" w:author="김은수" w:date="2026-09-30T15:44:00Z" w16du:dateUtc="2026-09-30T06:44:00Z"/>
        </w:rPr>
        <w:pPrChange w:id="9482" w:author="김은수" w:date="2026-10-01T01:11:00Z">
          <w:pPr>
            <w:pStyle w:val="4"/>
            <w:numPr>
              <w:ilvl w:val="3"/>
              <w:numId w:val="7"/>
            </w:numPr>
            <w:tabs>
              <w:tab w:val="num" w:pos="1134"/>
            </w:tabs>
            <w:ind w:left="1200" w:hanging="400"/>
          </w:pPr>
        </w:pPrChange>
      </w:pPr>
      <w:del w:id="9483" w:author="김은수" w:date="2026-09-30T15:44:00Z" w16du:dateUtc="2026-09-30T06:44:00Z">
        <w:r>
          <w:rPr>
            <w:rFonts w:hint="eastAsia"/>
          </w:rPr>
          <w:delText>마스크 b</w:delText>
        </w:r>
        <w:r>
          <w:delText xml:space="preserve">it </w:delText>
        </w:r>
        <w:r>
          <w:rPr>
            <w:rFonts w:hint="eastAsia"/>
          </w:rPr>
          <w:delText>비활성화하여</w:delText>
        </w:r>
      </w:del>
      <w:ins w:id="9484" w:author="김은수" w:date="2026-09-30T15:44:00Z" w16du:dateUtc="2026-09-30T06:44:00Z">
        <w:r w:rsidR="00220104">
          <w:t>SU-ID-CM3-021, 내부기 식별 및 사용자 정보 조회</w:t>
        </w:r>
      </w:ins>
    </w:p>
    <w:p w14:paraId="3A819D7F" w14:textId="77777777" w:rsidR="00084C76" w:rsidRDefault="00084C76">
      <w:pPr>
        <w:pStyle w:val="TDC40"/>
        <w:keepNext/>
        <w:rPr>
          <w:ins w:id="9485" w:author="김은수" w:date="2026-10-01T12:05:00Z" w16du:dateUtc="2026-10-01T03:05:00Z"/>
        </w:rPr>
        <w:pPrChange w:id="9486" w:author="김은수" w:date="2026-10-01T03:22:00Z">
          <w:pPr>
            <w:pStyle w:val="TDC40"/>
          </w:pPr>
        </w:pPrChange>
      </w:pPr>
      <w:ins w:id="9487" w:author="김은수" w:date="2026-10-01T12:05:00Z" w16du:dateUtc="2026-10-01T03:05:00Z">
        <w:r>
          <w:t>현재 연결 대상의 설정을 선택하고 다른 내부기의 정보가 섞이지 않게 한다.</w:t>
        </w:r>
      </w:ins>
    </w:p>
    <w:p w14:paraId="1983E18A" w14:textId="77777777" w:rsidR="00084C76" w:rsidRDefault="00084C76">
      <w:pPr>
        <w:pStyle w:val="TDC42"/>
        <w:rPr>
          <w:ins w:id="9488" w:author="김은수" w:date="2026-10-01T12:05:00Z" w16du:dateUtc="2026-10-01T03:05:00Z"/>
        </w:rPr>
      </w:pPr>
      <w:ins w:id="9489" w:author="김은수" w:date="2026-10-01T12:05:00Z" w16du:dateUtc="2026-10-01T03:05:00Z">
        <w:r>
          <w:t xml:space="preserve">표 </w:t>
        </w:r>
        <w:r>
          <w:fldChar w:fldCharType="begin"/>
        </w:r>
        <w:r>
          <w:instrText>SEQ 표 \* ARABIC</w:instrText>
        </w:r>
        <w:r>
          <w:fldChar w:fldCharType="separate"/>
        </w:r>
        <w:r>
          <w:t>133</w:t>
        </w:r>
        <w:r>
          <w:fldChar w:fldCharType="end"/>
        </w:r>
        <w:r>
          <w:t>. 내부기 식별 및 사용자 정보 조회 / 유닛 설계 내용</w:t>
        </w:r>
      </w:ins>
    </w:p>
    <w:tbl>
      <w:tblPr>
        <w:tblStyle w:val="TDC41"/>
        <w:tblW w:w="8816" w:type="dxa"/>
        <w:tblLayout w:type="fixed"/>
        <w:tblLook w:val="04A0" w:firstRow="1" w:lastRow="0" w:firstColumn="1" w:lastColumn="0" w:noHBand="0" w:noVBand="1"/>
        <w:tblPrChange w:id="9490"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9491">
          <w:tblGrid>
            <w:gridCol w:w="360"/>
            <w:gridCol w:w="360"/>
            <w:gridCol w:w="584"/>
            <w:gridCol w:w="7512"/>
          </w:tblGrid>
        </w:tblGridChange>
      </w:tblGrid>
      <w:tr w:rsidR="00084C76" w14:paraId="11E7F235" w14:textId="77777777" w:rsidTr="008B06E7">
        <w:trPr>
          <w:cnfStyle w:val="100000000000" w:firstRow="1" w:lastRow="0" w:firstColumn="0" w:lastColumn="0" w:oddVBand="0" w:evenVBand="0" w:oddHBand="0" w:evenHBand="0" w:firstRowFirstColumn="0" w:firstRowLastColumn="0" w:lastRowFirstColumn="0" w:lastRowLastColumn="0"/>
          <w:cantSplit/>
          <w:tblHeader/>
          <w:ins w:id="9492" w:author="김은수" w:date="2026-10-01T12:05:00Z"/>
          <w:trPrChange w:id="9493"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9494" w:author="김은수" w:date="2026-10-01T03:22:00Z">
              <w:tcPr>
                <w:tcW w:w="1304" w:type="dxa"/>
              </w:tcPr>
            </w:tcPrChange>
          </w:tcPr>
          <w:p w14:paraId="73702640"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9495" w:author="김은수" w:date="2026-10-01T12:05:00Z" w16du:dateUtc="2026-10-01T03:05:00Z"/>
              </w:rPr>
            </w:pPr>
            <w:ins w:id="9496" w:author="김은수" w:date="2026-10-01T12:05:00Z" w16du:dateUtc="2026-10-01T03:05:00Z">
              <w:r>
                <w:t>항목</w:t>
              </w:r>
            </w:ins>
          </w:p>
        </w:tc>
        <w:tc>
          <w:tcPr>
            <w:tcW w:w="7512" w:type="dxa"/>
            <w:tcPrChange w:id="9497" w:author="김은수" w:date="2026-10-01T03:22:00Z">
              <w:tcPr>
                <w:tcW w:w="7512" w:type="dxa"/>
              </w:tcPr>
            </w:tcPrChange>
          </w:tcPr>
          <w:p w14:paraId="30784B27"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9498" w:author="김은수" w:date="2026-10-01T12:05:00Z" w16du:dateUtc="2026-10-01T03:05:00Z"/>
              </w:rPr>
            </w:pPr>
            <w:ins w:id="9499" w:author="김은수" w:date="2026-10-01T12:05:00Z" w16du:dateUtc="2026-10-01T03:05:00Z">
              <w:r>
                <w:t>설계 내용</w:t>
              </w:r>
            </w:ins>
          </w:p>
        </w:tc>
      </w:tr>
      <w:tr w:rsidR="00084C76" w14:paraId="556983E2" w14:textId="77777777" w:rsidTr="008B06E7">
        <w:trPr>
          <w:cantSplit/>
          <w:ins w:id="9500" w:author="김은수" w:date="2026-10-01T12:05:00Z"/>
          <w:trPrChange w:id="9501"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9502" w:author="김은수" w:date="2026-10-01T03:22:00Z">
              <w:tcPr>
                <w:tcW w:w="1304" w:type="dxa"/>
              </w:tcPr>
            </w:tcPrChange>
          </w:tcPr>
          <w:p w14:paraId="0A43A955" w14:textId="77777777" w:rsidR="00084C76" w:rsidRDefault="00084C76">
            <w:pPr>
              <w:pStyle w:val="TDCe"/>
              <w:rPr>
                <w:ins w:id="9503" w:author="김은수" w:date="2026-10-01T12:05:00Z" w16du:dateUtc="2026-10-01T03:05:00Z"/>
              </w:rPr>
            </w:pPr>
            <w:ins w:id="9504" w:author="김은수" w:date="2026-10-01T12:05:00Z" w16du:dateUtc="2026-10-01T03:05:00Z">
              <w:r>
                <w:t>입력</w:t>
              </w:r>
            </w:ins>
          </w:p>
        </w:tc>
        <w:tc>
          <w:tcPr>
            <w:tcW w:w="7512" w:type="dxa"/>
            <w:tcPrChange w:id="9505" w:author="김은수" w:date="2026-10-01T03:22:00Z">
              <w:tcPr>
                <w:tcW w:w="7512" w:type="dxa"/>
              </w:tcPr>
            </w:tcPrChange>
          </w:tcPr>
          <w:p w14:paraId="60C3DFB1"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9506" w:author="김은수" w:date="2026-10-01T12:05:00Z" w16du:dateUtc="2026-10-01T03:05:00Z"/>
              </w:rPr>
            </w:pPr>
            <w:ins w:id="9507" w:author="김은수" w:date="2026-10-01T12:05:00Z" w16du:dateUtc="2026-10-01T03:05:00Z">
              <w:r>
                <w:t>연결 내부기 번호와 저장된 식별/사용자 정보</w:t>
              </w:r>
            </w:ins>
          </w:p>
        </w:tc>
      </w:tr>
      <w:tr w:rsidR="00084C76" w14:paraId="5EA133E9" w14:textId="77777777" w:rsidTr="008B06E7">
        <w:trPr>
          <w:cantSplit/>
          <w:ins w:id="9508" w:author="김은수" w:date="2026-10-01T12:05:00Z"/>
          <w:trPrChange w:id="9509"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9510" w:author="김은수" w:date="2026-10-01T03:22:00Z">
              <w:tcPr>
                <w:tcW w:w="1304" w:type="dxa"/>
              </w:tcPr>
            </w:tcPrChange>
          </w:tcPr>
          <w:p w14:paraId="4BF5553C" w14:textId="77777777" w:rsidR="00084C76" w:rsidRDefault="00084C76">
            <w:pPr>
              <w:pStyle w:val="TDCe"/>
              <w:rPr>
                <w:ins w:id="9511" w:author="김은수" w:date="2026-10-01T12:05:00Z" w16du:dateUtc="2026-10-01T03:05:00Z"/>
              </w:rPr>
            </w:pPr>
            <w:ins w:id="9512" w:author="김은수" w:date="2026-10-01T12:05:00Z" w16du:dateUtc="2026-10-01T03:05:00Z">
              <w:r>
                <w:t>출력</w:t>
              </w:r>
            </w:ins>
          </w:p>
        </w:tc>
        <w:tc>
          <w:tcPr>
            <w:tcW w:w="7512" w:type="dxa"/>
            <w:tcPrChange w:id="9513" w:author="김은수" w:date="2026-10-01T03:22:00Z">
              <w:tcPr>
                <w:tcW w:w="7512" w:type="dxa"/>
              </w:tcPr>
            </w:tcPrChange>
          </w:tcPr>
          <w:p w14:paraId="1DD3BA5D"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9514" w:author="김은수" w:date="2026-10-01T12:05:00Z" w16du:dateUtc="2026-10-01T03:05:00Z"/>
              </w:rPr>
            </w:pPr>
            <w:ins w:id="9515" w:author="김은수" w:date="2026-10-01T12:05:00Z" w16du:dateUtc="2026-10-01T03:05:00Z">
              <w:r>
                <w:t>ID, 인증 비교 정보, 사용자명, 착용 위치</w:t>
              </w:r>
            </w:ins>
          </w:p>
        </w:tc>
      </w:tr>
      <w:tr w:rsidR="00084C76" w14:paraId="6FCAFA42" w14:textId="77777777" w:rsidTr="008B06E7">
        <w:trPr>
          <w:cantSplit/>
          <w:ins w:id="9516" w:author="김은수" w:date="2026-10-01T12:05:00Z"/>
          <w:trPrChange w:id="9517"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9518" w:author="김은수" w:date="2026-10-01T03:22:00Z">
              <w:tcPr>
                <w:tcW w:w="1304" w:type="dxa"/>
              </w:tcPr>
            </w:tcPrChange>
          </w:tcPr>
          <w:p w14:paraId="69515F56" w14:textId="77777777" w:rsidR="00084C76" w:rsidRDefault="00084C76">
            <w:pPr>
              <w:pStyle w:val="TDCe"/>
              <w:rPr>
                <w:ins w:id="9519" w:author="김은수" w:date="2026-10-01T12:05:00Z" w16du:dateUtc="2026-10-01T03:05:00Z"/>
              </w:rPr>
            </w:pPr>
            <w:ins w:id="9520" w:author="김은수" w:date="2026-10-01T12:05:00Z" w16du:dateUtc="2026-10-01T03:05:00Z">
              <w:r>
                <w:lastRenderedPageBreak/>
                <w:t>처리</w:t>
              </w:r>
            </w:ins>
          </w:p>
        </w:tc>
        <w:tc>
          <w:tcPr>
            <w:tcW w:w="7512" w:type="dxa"/>
            <w:tcPrChange w:id="9521" w:author="김은수" w:date="2026-10-01T03:22:00Z">
              <w:tcPr>
                <w:tcW w:w="7512" w:type="dxa"/>
              </w:tcPr>
            </w:tcPrChange>
          </w:tcPr>
          <w:p w14:paraId="71C36372"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9522" w:author="김은수" w:date="2026-10-01T12:05:00Z" w16du:dateUtc="2026-10-01T03:05:00Z"/>
              </w:rPr>
            </w:pPr>
            <w:ins w:id="9523" w:author="김은수" w:date="2026-10-01T12:05:00Z" w16du:dateUtc="2026-10-01T03:05:00Z">
              <w:r>
                <w:t>내부기 번호를 설정/조회하고 해당 대상의 제조 ID, 사용자명, 위치 및 인증 비교용 정보를 읽는다.</w:t>
              </w:r>
            </w:ins>
          </w:p>
        </w:tc>
      </w:tr>
    </w:tbl>
    <w:p w14:paraId="58EF9AE7" w14:textId="77777777" w:rsidR="00084C76" w:rsidRDefault="00084C76">
      <w:pPr>
        <w:pStyle w:val="TDC40"/>
        <w:spacing w:after="0"/>
        <w:rPr>
          <w:ins w:id="9524" w:author="김은수" w:date="2026-10-01T12:05:00Z" w16du:dateUtc="2026-10-01T03:05:00Z"/>
        </w:rPr>
        <w:pPrChange w:id="9525" w:author="김은수" w:date="2026-10-01T03:22:00Z">
          <w:pPr>
            <w:pStyle w:val="TDC40"/>
          </w:pPr>
        </w:pPrChange>
      </w:pPr>
    </w:p>
    <w:p w14:paraId="7B168387" w14:textId="77777777" w:rsidR="00084C76" w:rsidRDefault="00084C76">
      <w:pPr>
        <w:pStyle w:val="TDC42"/>
        <w:rPr>
          <w:ins w:id="9526" w:author="김은수" w:date="2026-10-01T12:05:00Z" w16du:dateUtc="2026-10-01T03:05:00Z"/>
        </w:rPr>
      </w:pPr>
      <w:ins w:id="9527" w:author="김은수" w:date="2026-10-01T12:05:00Z" w16du:dateUtc="2026-10-01T03:05:00Z">
        <w:r>
          <w:t xml:space="preserve">표 </w:t>
        </w:r>
        <w:r>
          <w:fldChar w:fldCharType="begin"/>
        </w:r>
        <w:r>
          <w:instrText>SEQ 표 \* ARABIC</w:instrText>
        </w:r>
        <w:r>
          <w:fldChar w:fldCharType="separate"/>
        </w:r>
        <w:r>
          <w:t>134</w:t>
        </w:r>
        <w:r>
          <w:fldChar w:fldCharType="end"/>
        </w:r>
        <w:r>
          <w:t>. 내부기 식별 및 사용자 정보 조회 / 구현 조건</w:t>
        </w:r>
      </w:ins>
    </w:p>
    <w:tbl>
      <w:tblPr>
        <w:tblStyle w:val="TDC41"/>
        <w:tblW w:w="8816" w:type="dxa"/>
        <w:tblLayout w:type="fixed"/>
        <w:tblLook w:val="04A0" w:firstRow="1" w:lastRow="0" w:firstColumn="1" w:lastColumn="0" w:noHBand="0" w:noVBand="1"/>
        <w:tblPrChange w:id="9528"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9529">
          <w:tblGrid>
            <w:gridCol w:w="360"/>
            <w:gridCol w:w="360"/>
            <w:gridCol w:w="584"/>
            <w:gridCol w:w="7512"/>
          </w:tblGrid>
        </w:tblGridChange>
      </w:tblGrid>
      <w:tr w:rsidR="00084C76" w14:paraId="71B461E1" w14:textId="77777777" w:rsidTr="008B06E7">
        <w:trPr>
          <w:cnfStyle w:val="100000000000" w:firstRow="1" w:lastRow="0" w:firstColumn="0" w:lastColumn="0" w:oddVBand="0" w:evenVBand="0" w:oddHBand="0" w:evenHBand="0" w:firstRowFirstColumn="0" w:firstRowLastColumn="0" w:lastRowFirstColumn="0" w:lastRowLastColumn="0"/>
          <w:cantSplit/>
          <w:tblHeader/>
          <w:ins w:id="9530" w:author="김은수" w:date="2026-10-01T12:05:00Z"/>
          <w:trPrChange w:id="9531"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9532" w:author="김은수" w:date="2026-10-01T03:22:00Z">
              <w:tcPr>
                <w:tcW w:w="1304" w:type="dxa"/>
              </w:tcPr>
            </w:tcPrChange>
          </w:tcPr>
          <w:p w14:paraId="29C0DCA9"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9533" w:author="김은수" w:date="2026-10-01T12:05:00Z" w16du:dateUtc="2026-10-01T03:05:00Z"/>
              </w:rPr>
            </w:pPr>
            <w:ins w:id="9534" w:author="김은수" w:date="2026-10-01T12:05:00Z" w16du:dateUtc="2026-10-01T03:05:00Z">
              <w:r>
                <w:t>구분</w:t>
              </w:r>
            </w:ins>
          </w:p>
        </w:tc>
        <w:tc>
          <w:tcPr>
            <w:tcW w:w="7512" w:type="dxa"/>
            <w:tcPrChange w:id="9535" w:author="김은수" w:date="2026-10-01T03:22:00Z">
              <w:tcPr>
                <w:tcW w:w="7512" w:type="dxa"/>
              </w:tcPr>
            </w:tcPrChange>
          </w:tcPr>
          <w:p w14:paraId="66DE1ABB"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9536" w:author="김은수" w:date="2026-10-01T12:05:00Z" w16du:dateUtc="2026-10-01T03:05:00Z"/>
              </w:rPr>
            </w:pPr>
            <w:ins w:id="9537" w:author="김은수" w:date="2026-10-01T12:05:00Z" w16du:dateUtc="2026-10-01T03:05:00Z">
              <w:r>
                <w:t>구현 조건</w:t>
              </w:r>
            </w:ins>
          </w:p>
        </w:tc>
      </w:tr>
      <w:tr w:rsidR="00084C76" w14:paraId="61E1BFEE" w14:textId="77777777" w:rsidTr="008B06E7">
        <w:trPr>
          <w:cantSplit/>
          <w:ins w:id="9538" w:author="김은수" w:date="2026-10-01T12:05:00Z"/>
          <w:trPrChange w:id="9539"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9540" w:author="김은수" w:date="2026-10-01T03:22:00Z">
              <w:tcPr>
                <w:tcW w:w="1304" w:type="dxa"/>
              </w:tcPr>
            </w:tcPrChange>
          </w:tcPr>
          <w:p w14:paraId="301BEECC" w14:textId="77777777" w:rsidR="00084C76" w:rsidRDefault="00084C76">
            <w:pPr>
              <w:pStyle w:val="TDCe"/>
              <w:rPr>
                <w:ins w:id="9541" w:author="김은수" w:date="2026-10-01T12:05:00Z" w16du:dateUtc="2026-10-01T03:05:00Z"/>
              </w:rPr>
            </w:pPr>
            <w:ins w:id="9542" w:author="김은수" w:date="2026-10-01T12:05:00Z" w16du:dateUtc="2026-10-01T03:05:00Z">
              <w:r>
                <w:t>관련 함수</w:t>
              </w:r>
            </w:ins>
          </w:p>
        </w:tc>
        <w:tc>
          <w:tcPr>
            <w:tcW w:w="7512" w:type="dxa"/>
            <w:tcPrChange w:id="9543" w:author="김은수" w:date="2026-10-01T03:22:00Z">
              <w:tcPr>
                <w:tcW w:w="7512" w:type="dxa"/>
              </w:tcPr>
            </w:tcPrChange>
          </w:tcPr>
          <w:p w14:paraId="3AA4DDE7" w14:textId="77777777" w:rsidR="00084C76" w:rsidRPr="00E00010" w:rsidRDefault="00084C76">
            <w:pPr>
              <w:pStyle w:val="TDCf"/>
              <w:cnfStyle w:val="000000000000" w:firstRow="0" w:lastRow="0" w:firstColumn="0" w:lastColumn="0" w:oddVBand="0" w:evenVBand="0" w:oddHBand="0" w:evenHBand="0" w:firstRowFirstColumn="0" w:firstRowLastColumn="0" w:lastRowFirstColumn="0" w:lastRowLastColumn="0"/>
              <w:rPr>
                <w:ins w:id="9544" w:author="김은수" w:date="2026-10-01T12:05:00Z" w16du:dateUtc="2026-10-01T03:05:00Z"/>
                <w:lang w:val="en-US"/>
                <w:rPrChange w:id="9545" w:author="김은수" w:date="2026-10-01T13:46:00Z" w16du:dateUtc="2026-10-01T04:46:00Z">
                  <w:rPr>
                    <w:ins w:id="9546" w:author="김은수" w:date="2026-10-01T12:05:00Z" w16du:dateUtc="2026-10-01T03:05:00Z"/>
                  </w:rPr>
                </w:rPrChange>
              </w:rPr>
            </w:pPr>
            <w:ins w:id="9547" w:author="김은수" w:date="2026-10-01T12:05:00Z" w16du:dateUtc="2026-10-01T03:05:00Z">
              <w:r w:rsidRPr="00E00010">
                <w:rPr>
                  <w:lang w:val="en-US"/>
                  <w:rPrChange w:id="9548" w:author="김은수" w:date="2026-10-01T13:46:00Z" w16du:dateUtc="2026-10-01T04:46:00Z">
                    <w:rPr/>
                  </w:rPrChange>
                </w:rPr>
                <w:t>read_ISD_manufacture_ID, changeConnected_isd_num_CFX, read_connected_ISD_Num, read_recomcon_passkey_connected_ISD / readConnected_ISD_userName, readConnected_ISD_Location</w:t>
              </w:r>
            </w:ins>
          </w:p>
        </w:tc>
      </w:tr>
      <w:tr w:rsidR="00084C76" w14:paraId="71CC1D28" w14:textId="77777777" w:rsidTr="008B06E7">
        <w:trPr>
          <w:cantSplit/>
          <w:ins w:id="9549" w:author="김은수" w:date="2026-10-01T12:05:00Z"/>
          <w:trPrChange w:id="9550"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9551" w:author="김은수" w:date="2026-10-01T03:22:00Z">
              <w:tcPr>
                <w:tcW w:w="1304" w:type="dxa"/>
              </w:tcPr>
            </w:tcPrChange>
          </w:tcPr>
          <w:p w14:paraId="2C8D0593" w14:textId="77777777" w:rsidR="00084C76" w:rsidRDefault="00084C76">
            <w:pPr>
              <w:pStyle w:val="TDCe"/>
              <w:rPr>
                <w:ins w:id="9552" w:author="김은수" w:date="2026-10-01T12:05:00Z" w16du:dateUtc="2026-10-01T03:05:00Z"/>
              </w:rPr>
            </w:pPr>
            <w:ins w:id="9553" w:author="김은수" w:date="2026-10-01T12:05:00Z" w16du:dateUtc="2026-10-01T03:05:00Z">
              <w:r>
                <w:t>동작 조건</w:t>
              </w:r>
            </w:ins>
          </w:p>
        </w:tc>
        <w:tc>
          <w:tcPr>
            <w:tcW w:w="7512" w:type="dxa"/>
            <w:tcPrChange w:id="9554" w:author="김은수" w:date="2026-10-01T03:22:00Z">
              <w:tcPr>
                <w:tcW w:w="7512" w:type="dxa"/>
              </w:tcPr>
            </w:tcPrChange>
          </w:tcPr>
          <w:p w14:paraId="391B9266"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9555" w:author="김은수" w:date="2026-10-01T12:05:00Z" w16du:dateUtc="2026-10-01T03:05:00Z"/>
              </w:rPr>
            </w:pPr>
            <w:ins w:id="9556" w:author="김은수" w:date="2026-10-01T12:05:00Z" w16du:dateUtc="2026-10-01T03:05:00Z">
              <w:r>
                <w:t>모든 조회 결과가 선택된 내부기에 대응해야 한다. 다른 내부기의 자료가 반환되지 않아야 한다.</w:t>
              </w:r>
            </w:ins>
          </w:p>
        </w:tc>
      </w:tr>
    </w:tbl>
    <w:p w14:paraId="3E877A06" w14:textId="77777777" w:rsidR="00084C76" w:rsidRDefault="00084C76">
      <w:pPr>
        <w:pStyle w:val="TDC40"/>
        <w:spacing w:after="0"/>
        <w:rPr>
          <w:ins w:id="9557" w:author="김은수" w:date="2026-10-01T12:05:00Z" w16du:dateUtc="2026-10-01T03:05:00Z"/>
        </w:rPr>
        <w:pPrChange w:id="9558" w:author="김은수" w:date="2026-10-01T03:22:00Z">
          <w:pPr>
            <w:pStyle w:val="TDC40"/>
          </w:pPr>
        </w:pPrChange>
      </w:pPr>
    </w:p>
    <w:p w14:paraId="6E6100A2" w14:textId="77777777" w:rsidR="00697371" w:rsidRPr="00E00010" w:rsidRDefault="00220104">
      <w:pPr>
        <w:pStyle w:val="TDC4"/>
        <w:rPr>
          <w:ins w:id="9559" w:author="김은수" w:date="2026-09-30T15:44:00Z" w16du:dateUtc="2026-09-30T06:44:00Z"/>
        </w:rPr>
        <w:pPrChange w:id="9560" w:author="김은수" w:date="2026-10-01T01:11:00Z">
          <w:pPr>
            <w:pStyle w:val="4"/>
            <w:numPr>
              <w:ilvl w:val="3"/>
              <w:numId w:val="7"/>
            </w:numPr>
            <w:tabs>
              <w:tab w:val="num" w:pos="1134"/>
            </w:tabs>
            <w:ind w:left="1200" w:hanging="400"/>
          </w:pPr>
        </w:pPrChange>
      </w:pPr>
      <w:ins w:id="9561" w:author="김은수" w:date="2026-09-30T15:44:00Z" w16du:dateUtc="2026-09-30T06:44:00Z">
        <w:r>
          <w:t>SU-ID-CM3-022, 맵 목록과 선택 정보</w:t>
        </w:r>
      </w:ins>
    </w:p>
    <w:p w14:paraId="1A62397F" w14:textId="77777777" w:rsidR="00084C76" w:rsidRDefault="00084C76">
      <w:pPr>
        <w:pStyle w:val="TDC40"/>
        <w:keepNext/>
        <w:rPr>
          <w:ins w:id="9562" w:author="김은수" w:date="2026-10-01T12:05:00Z" w16du:dateUtc="2026-10-01T03:05:00Z"/>
        </w:rPr>
        <w:pPrChange w:id="9563" w:author="김은수" w:date="2026-10-01T03:22:00Z">
          <w:pPr>
            <w:pStyle w:val="TDC40"/>
          </w:pPr>
        </w:pPrChange>
      </w:pPr>
      <w:ins w:id="9564" w:author="김은수" w:date="2026-10-01T12:05:00Z" w16du:dateUtc="2026-10-01T03:05:00Z">
        <w:r>
          <w:t>리모콘/매핑에서 선택 가능한 맵과 실제 사용 맵을 확인하게 한다.</w:t>
        </w:r>
      </w:ins>
    </w:p>
    <w:p w14:paraId="45446D51" w14:textId="77777777" w:rsidR="00084C76" w:rsidRDefault="00084C76">
      <w:pPr>
        <w:pStyle w:val="TDC42"/>
        <w:rPr>
          <w:ins w:id="9565" w:author="김은수" w:date="2026-10-01T12:05:00Z" w16du:dateUtc="2026-10-01T03:05:00Z"/>
        </w:rPr>
      </w:pPr>
      <w:ins w:id="9566" w:author="김은수" w:date="2026-10-01T12:05:00Z" w16du:dateUtc="2026-10-01T03:05:00Z">
        <w:r>
          <w:t xml:space="preserve">표 </w:t>
        </w:r>
        <w:r>
          <w:fldChar w:fldCharType="begin"/>
        </w:r>
        <w:r>
          <w:instrText>SEQ 표 \* ARABIC</w:instrText>
        </w:r>
        <w:r>
          <w:fldChar w:fldCharType="separate"/>
        </w:r>
        <w:r>
          <w:t>135</w:t>
        </w:r>
        <w:r>
          <w:fldChar w:fldCharType="end"/>
        </w:r>
        <w:r>
          <w:t>. 맵 목록과 선택 정보 / 유닛 설계 내용</w:t>
        </w:r>
      </w:ins>
    </w:p>
    <w:tbl>
      <w:tblPr>
        <w:tblStyle w:val="TDC41"/>
        <w:tblW w:w="8816" w:type="dxa"/>
        <w:tblLayout w:type="fixed"/>
        <w:tblLook w:val="04A0" w:firstRow="1" w:lastRow="0" w:firstColumn="1" w:lastColumn="0" w:noHBand="0" w:noVBand="1"/>
        <w:tblPrChange w:id="9567"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9568">
          <w:tblGrid>
            <w:gridCol w:w="360"/>
            <w:gridCol w:w="360"/>
            <w:gridCol w:w="584"/>
            <w:gridCol w:w="7512"/>
          </w:tblGrid>
        </w:tblGridChange>
      </w:tblGrid>
      <w:tr w:rsidR="00084C76" w14:paraId="44C74DD2" w14:textId="77777777" w:rsidTr="005F0808">
        <w:trPr>
          <w:cnfStyle w:val="100000000000" w:firstRow="1" w:lastRow="0" w:firstColumn="0" w:lastColumn="0" w:oddVBand="0" w:evenVBand="0" w:oddHBand="0" w:evenHBand="0" w:firstRowFirstColumn="0" w:firstRowLastColumn="0" w:lastRowFirstColumn="0" w:lastRowLastColumn="0"/>
          <w:cantSplit/>
          <w:tblHeader/>
          <w:ins w:id="9569" w:author="김은수" w:date="2026-10-01T12:05:00Z"/>
          <w:trPrChange w:id="9570"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9571" w:author="김은수" w:date="2026-10-01T03:22:00Z">
              <w:tcPr>
                <w:tcW w:w="1304" w:type="dxa"/>
              </w:tcPr>
            </w:tcPrChange>
          </w:tcPr>
          <w:p w14:paraId="6D228E65"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9572" w:author="김은수" w:date="2026-10-01T12:05:00Z" w16du:dateUtc="2026-10-01T03:05:00Z"/>
              </w:rPr>
            </w:pPr>
            <w:ins w:id="9573" w:author="김은수" w:date="2026-10-01T12:05:00Z" w16du:dateUtc="2026-10-01T03:05:00Z">
              <w:r>
                <w:t>항목</w:t>
              </w:r>
            </w:ins>
          </w:p>
        </w:tc>
        <w:tc>
          <w:tcPr>
            <w:tcW w:w="7512" w:type="dxa"/>
            <w:tcPrChange w:id="9574" w:author="김은수" w:date="2026-10-01T03:22:00Z">
              <w:tcPr>
                <w:tcW w:w="7512" w:type="dxa"/>
              </w:tcPr>
            </w:tcPrChange>
          </w:tcPr>
          <w:p w14:paraId="61BDADF4"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9575" w:author="김은수" w:date="2026-10-01T12:05:00Z" w16du:dateUtc="2026-10-01T03:05:00Z"/>
              </w:rPr>
            </w:pPr>
            <w:ins w:id="9576" w:author="김은수" w:date="2026-10-01T12:05:00Z" w16du:dateUtc="2026-10-01T03:05:00Z">
              <w:r>
                <w:t>설계 내용</w:t>
              </w:r>
            </w:ins>
          </w:p>
        </w:tc>
      </w:tr>
      <w:tr w:rsidR="00084C76" w14:paraId="044DE0FD" w14:textId="77777777" w:rsidTr="005F0808">
        <w:trPr>
          <w:cantSplit/>
          <w:ins w:id="9577" w:author="김은수" w:date="2026-10-01T12:05:00Z"/>
          <w:trPrChange w:id="9578"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9579" w:author="김은수" w:date="2026-10-01T03:22:00Z">
              <w:tcPr>
                <w:tcW w:w="1304" w:type="dxa"/>
              </w:tcPr>
            </w:tcPrChange>
          </w:tcPr>
          <w:p w14:paraId="2D014583" w14:textId="77777777" w:rsidR="00084C76" w:rsidRDefault="00084C76">
            <w:pPr>
              <w:pStyle w:val="TDCe"/>
              <w:rPr>
                <w:ins w:id="9580" w:author="김은수" w:date="2026-10-01T12:05:00Z" w16du:dateUtc="2026-10-01T03:05:00Z"/>
              </w:rPr>
            </w:pPr>
            <w:ins w:id="9581" w:author="김은수" w:date="2026-10-01T12:05:00Z" w16du:dateUtc="2026-10-01T03:05:00Z">
              <w:r>
                <w:t>입력</w:t>
              </w:r>
            </w:ins>
          </w:p>
        </w:tc>
        <w:tc>
          <w:tcPr>
            <w:tcW w:w="7512" w:type="dxa"/>
            <w:tcPrChange w:id="9582" w:author="김은수" w:date="2026-10-01T03:22:00Z">
              <w:tcPr>
                <w:tcW w:w="7512" w:type="dxa"/>
              </w:tcPr>
            </w:tcPrChange>
          </w:tcPr>
          <w:p w14:paraId="24D46C5D"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9583" w:author="김은수" w:date="2026-10-01T12:05:00Z" w16du:dateUtc="2026-10-01T03:05:00Z"/>
              </w:rPr>
            </w:pPr>
            <w:ins w:id="9584" w:author="김은수" w:date="2026-10-01T12:05:00Z" w16du:dateUtc="2026-10-01T03:05:00Z">
              <w:r>
                <w:t>내부기 맵 목록, 선택 번호, 맵 날짜/식별 정보</w:t>
              </w:r>
            </w:ins>
          </w:p>
        </w:tc>
      </w:tr>
      <w:tr w:rsidR="00084C76" w14:paraId="36332493" w14:textId="77777777" w:rsidTr="005F0808">
        <w:trPr>
          <w:cantSplit/>
          <w:ins w:id="9585" w:author="김은수" w:date="2026-10-01T12:05:00Z"/>
          <w:trPrChange w:id="9586"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9587" w:author="김은수" w:date="2026-10-01T03:22:00Z">
              <w:tcPr>
                <w:tcW w:w="1304" w:type="dxa"/>
              </w:tcPr>
            </w:tcPrChange>
          </w:tcPr>
          <w:p w14:paraId="3ABCFC0A" w14:textId="77777777" w:rsidR="00084C76" w:rsidRDefault="00084C76">
            <w:pPr>
              <w:pStyle w:val="TDCe"/>
              <w:rPr>
                <w:ins w:id="9588" w:author="김은수" w:date="2026-10-01T12:05:00Z" w16du:dateUtc="2026-10-01T03:05:00Z"/>
              </w:rPr>
            </w:pPr>
            <w:ins w:id="9589" w:author="김은수" w:date="2026-10-01T12:05:00Z" w16du:dateUtc="2026-10-01T03:05:00Z">
              <w:r>
                <w:t>출력</w:t>
              </w:r>
            </w:ins>
          </w:p>
        </w:tc>
        <w:tc>
          <w:tcPr>
            <w:tcW w:w="7512" w:type="dxa"/>
            <w:tcPrChange w:id="9590" w:author="김은수" w:date="2026-10-01T03:22:00Z">
              <w:tcPr>
                <w:tcW w:w="7512" w:type="dxa"/>
              </w:tcPr>
            </w:tcPrChange>
          </w:tcPr>
          <w:p w14:paraId="7F1DD2F6"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9591" w:author="김은수" w:date="2026-10-01T12:05:00Z" w16du:dateUtc="2026-10-01T03:05:00Z"/>
              </w:rPr>
            </w:pPr>
            <w:ins w:id="9592" w:author="김은수" w:date="2026-10-01T12:05:00Z" w16du:dateUtc="2026-10-01T03:05:00Z">
              <w:r>
                <w:t>사용 가능한 맵 정보와 현재 맵 번호</w:t>
              </w:r>
            </w:ins>
          </w:p>
        </w:tc>
      </w:tr>
      <w:tr w:rsidR="00084C76" w14:paraId="3BC6F33B" w14:textId="77777777" w:rsidTr="005F0808">
        <w:trPr>
          <w:cantSplit/>
          <w:ins w:id="9593" w:author="김은수" w:date="2026-10-01T12:05:00Z"/>
          <w:trPrChange w:id="9594"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9595" w:author="김은수" w:date="2026-10-01T03:22:00Z">
              <w:tcPr>
                <w:tcW w:w="1304" w:type="dxa"/>
              </w:tcPr>
            </w:tcPrChange>
          </w:tcPr>
          <w:p w14:paraId="630EE2F5" w14:textId="77777777" w:rsidR="00084C76" w:rsidRDefault="00084C76">
            <w:pPr>
              <w:pStyle w:val="TDCe"/>
              <w:rPr>
                <w:ins w:id="9596" w:author="김은수" w:date="2026-10-01T12:05:00Z" w16du:dateUtc="2026-10-01T03:05:00Z"/>
              </w:rPr>
            </w:pPr>
            <w:ins w:id="9597" w:author="김은수" w:date="2026-10-01T12:05:00Z" w16du:dateUtc="2026-10-01T03:05:00Z">
              <w:r>
                <w:t>처리</w:t>
              </w:r>
            </w:ins>
          </w:p>
        </w:tc>
        <w:tc>
          <w:tcPr>
            <w:tcW w:w="7512" w:type="dxa"/>
            <w:tcPrChange w:id="9598" w:author="김은수" w:date="2026-10-01T03:22:00Z">
              <w:tcPr>
                <w:tcW w:w="7512" w:type="dxa"/>
              </w:tcPr>
            </w:tcPrChange>
          </w:tcPr>
          <w:p w14:paraId="4D25BCC0"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9599" w:author="김은수" w:date="2026-10-01T12:05:00Z" w16du:dateUtc="2026-10-01T03:05:00Z"/>
              </w:rPr>
            </w:pPr>
            <w:ins w:id="9600" w:author="김은수" w:date="2026-10-01T12:05:00Z" w16du:dateUtc="2026-10-01T03:05:00Z">
              <w:r>
                <w:t>맵 개수와 인덱스, 날짜/식별 정보를 조회하고 프로그램 맵 번호를 설정한다. 목록의 인덱스와 표시용 맵 번호를 구분한다.</w:t>
              </w:r>
            </w:ins>
          </w:p>
        </w:tc>
      </w:tr>
    </w:tbl>
    <w:p w14:paraId="5A6E0456" w14:textId="77777777" w:rsidR="00084C76" w:rsidRDefault="00084C76">
      <w:pPr>
        <w:pStyle w:val="TDC40"/>
        <w:spacing w:after="0"/>
        <w:rPr>
          <w:ins w:id="9601" w:author="김은수" w:date="2026-10-01T12:05:00Z" w16du:dateUtc="2026-10-01T03:05:00Z"/>
        </w:rPr>
        <w:pPrChange w:id="9602" w:author="김은수" w:date="2026-10-01T03:22:00Z">
          <w:pPr>
            <w:pStyle w:val="TDC40"/>
          </w:pPr>
        </w:pPrChange>
      </w:pPr>
    </w:p>
    <w:p w14:paraId="49A93248" w14:textId="77777777" w:rsidR="00084C76" w:rsidRDefault="00084C76">
      <w:pPr>
        <w:pStyle w:val="TDC42"/>
        <w:rPr>
          <w:ins w:id="9603" w:author="김은수" w:date="2026-10-01T12:05:00Z" w16du:dateUtc="2026-10-01T03:05:00Z"/>
        </w:rPr>
      </w:pPr>
      <w:ins w:id="9604" w:author="김은수" w:date="2026-10-01T12:05:00Z" w16du:dateUtc="2026-10-01T03:05:00Z">
        <w:r>
          <w:lastRenderedPageBreak/>
          <w:t xml:space="preserve">표 </w:t>
        </w:r>
        <w:r>
          <w:fldChar w:fldCharType="begin"/>
        </w:r>
        <w:r>
          <w:instrText>SEQ 표 \* ARABIC</w:instrText>
        </w:r>
        <w:r>
          <w:fldChar w:fldCharType="separate"/>
        </w:r>
        <w:r>
          <w:t>136</w:t>
        </w:r>
        <w:r>
          <w:fldChar w:fldCharType="end"/>
        </w:r>
        <w:r>
          <w:t>. 맵 목록과 선택 정보 / 구현 조건</w:t>
        </w:r>
      </w:ins>
    </w:p>
    <w:tbl>
      <w:tblPr>
        <w:tblStyle w:val="TDC41"/>
        <w:tblW w:w="8816" w:type="dxa"/>
        <w:tblLayout w:type="fixed"/>
        <w:tblLook w:val="04A0" w:firstRow="1" w:lastRow="0" w:firstColumn="1" w:lastColumn="0" w:noHBand="0" w:noVBand="1"/>
        <w:tblPrChange w:id="9605"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9606">
          <w:tblGrid>
            <w:gridCol w:w="360"/>
            <w:gridCol w:w="360"/>
            <w:gridCol w:w="584"/>
            <w:gridCol w:w="7512"/>
          </w:tblGrid>
        </w:tblGridChange>
      </w:tblGrid>
      <w:tr w:rsidR="00084C76" w14:paraId="19E79C55" w14:textId="77777777" w:rsidTr="005F0808">
        <w:trPr>
          <w:cnfStyle w:val="100000000000" w:firstRow="1" w:lastRow="0" w:firstColumn="0" w:lastColumn="0" w:oddVBand="0" w:evenVBand="0" w:oddHBand="0" w:evenHBand="0" w:firstRowFirstColumn="0" w:firstRowLastColumn="0" w:lastRowFirstColumn="0" w:lastRowLastColumn="0"/>
          <w:cantSplit/>
          <w:tblHeader/>
          <w:ins w:id="9607" w:author="김은수" w:date="2026-10-01T12:05:00Z"/>
          <w:trPrChange w:id="9608"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9609" w:author="김은수" w:date="2026-10-01T03:22:00Z">
              <w:tcPr>
                <w:tcW w:w="1304" w:type="dxa"/>
              </w:tcPr>
            </w:tcPrChange>
          </w:tcPr>
          <w:p w14:paraId="7AFAC23A"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9610" w:author="김은수" w:date="2026-10-01T12:05:00Z" w16du:dateUtc="2026-10-01T03:05:00Z"/>
              </w:rPr>
            </w:pPr>
            <w:ins w:id="9611" w:author="김은수" w:date="2026-10-01T12:05:00Z" w16du:dateUtc="2026-10-01T03:05:00Z">
              <w:r>
                <w:t>구분</w:t>
              </w:r>
            </w:ins>
          </w:p>
        </w:tc>
        <w:tc>
          <w:tcPr>
            <w:tcW w:w="7512" w:type="dxa"/>
            <w:tcPrChange w:id="9612" w:author="김은수" w:date="2026-10-01T03:22:00Z">
              <w:tcPr>
                <w:tcW w:w="7512" w:type="dxa"/>
              </w:tcPr>
            </w:tcPrChange>
          </w:tcPr>
          <w:p w14:paraId="00FA359E"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9613" w:author="김은수" w:date="2026-10-01T12:05:00Z" w16du:dateUtc="2026-10-01T03:05:00Z"/>
              </w:rPr>
            </w:pPr>
            <w:ins w:id="9614" w:author="김은수" w:date="2026-10-01T12:05:00Z" w16du:dateUtc="2026-10-01T03:05:00Z">
              <w:r>
                <w:t>구현 조건</w:t>
              </w:r>
            </w:ins>
          </w:p>
        </w:tc>
      </w:tr>
      <w:tr w:rsidR="00084C76" w14:paraId="47747228" w14:textId="77777777" w:rsidTr="005F0808">
        <w:trPr>
          <w:cantSplit/>
          <w:ins w:id="9615" w:author="김은수" w:date="2026-10-01T12:05:00Z"/>
          <w:trPrChange w:id="9616"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9617" w:author="김은수" w:date="2026-10-01T03:22:00Z">
              <w:tcPr>
                <w:tcW w:w="1304" w:type="dxa"/>
              </w:tcPr>
            </w:tcPrChange>
          </w:tcPr>
          <w:p w14:paraId="6565299E" w14:textId="77777777" w:rsidR="00084C76" w:rsidRDefault="00084C76">
            <w:pPr>
              <w:pStyle w:val="TDCe"/>
              <w:rPr>
                <w:ins w:id="9618" w:author="김은수" w:date="2026-10-01T12:05:00Z" w16du:dateUtc="2026-10-01T03:05:00Z"/>
              </w:rPr>
            </w:pPr>
            <w:ins w:id="9619" w:author="김은수" w:date="2026-10-01T12:05:00Z" w16du:dateUtc="2026-10-01T03:05:00Z">
              <w:r>
                <w:t>관련 함수</w:t>
              </w:r>
            </w:ins>
          </w:p>
        </w:tc>
        <w:tc>
          <w:tcPr>
            <w:tcW w:w="7512" w:type="dxa"/>
            <w:tcPrChange w:id="9620" w:author="김은수" w:date="2026-10-01T03:22:00Z">
              <w:tcPr>
                <w:tcW w:w="7512" w:type="dxa"/>
              </w:tcPr>
            </w:tcPrChange>
          </w:tcPr>
          <w:p w14:paraId="74FA7557" w14:textId="77777777" w:rsidR="00084C76" w:rsidRPr="00E00010" w:rsidRDefault="00084C76">
            <w:pPr>
              <w:pStyle w:val="TDCf"/>
              <w:cnfStyle w:val="000000000000" w:firstRow="0" w:lastRow="0" w:firstColumn="0" w:lastColumn="0" w:oddVBand="0" w:evenVBand="0" w:oddHBand="0" w:evenHBand="0" w:firstRowFirstColumn="0" w:firstRowLastColumn="0" w:lastRowFirstColumn="0" w:lastRowLastColumn="0"/>
              <w:rPr>
                <w:ins w:id="9621" w:author="김은수" w:date="2026-10-01T12:05:00Z" w16du:dateUtc="2026-10-01T03:05:00Z"/>
                <w:lang w:val="en-US"/>
                <w:rPrChange w:id="9622" w:author="김은수" w:date="2026-10-01T13:46:00Z" w16du:dateUtc="2026-10-01T04:46:00Z">
                  <w:rPr>
                    <w:ins w:id="9623" w:author="김은수" w:date="2026-10-01T12:05:00Z" w16du:dateUtc="2026-10-01T03:05:00Z"/>
                  </w:rPr>
                </w:rPrChange>
              </w:rPr>
            </w:pPr>
            <w:ins w:id="9624" w:author="김은수" w:date="2026-10-01T12:05:00Z" w16du:dateUtc="2026-10-01T03:05:00Z">
              <w:r w:rsidRPr="00E00010">
                <w:rPr>
                  <w:lang w:val="en-US"/>
                  <w:rPrChange w:id="9625" w:author="김은수" w:date="2026-10-01T13:46:00Z" w16du:dateUtc="2026-10-01T04:46:00Z">
                    <w:rPr/>
                  </w:rPrChange>
                </w:rPr>
                <w:t>readConnected_ISD_usableMapNum, readConnected_ISD_usableMapIndex, readConnected_ISD_MapStamp, readConnected_ISD_MapDate / changeProgramMapNum, readProgramMapNum</w:t>
              </w:r>
            </w:ins>
          </w:p>
        </w:tc>
      </w:tr>
      <w:tr w:rsidR="00084C76" w14:paraId="03FC6AB8" w14:textId="77777777" w:rsidTr="005F0808">
        <w:trPr>
          <w:cantSplit/>
          <w:ins w:id="9626" w:author="김은수" w:date="2026-10-01T12:05:00Z"/>
          <w:trPrChange w:id="9627"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9628" w:author="김은수" w:date="2026-10-01T03:22:00Z">
              <w:tcPr>
                <w:tcW w:w="1304" w:type="dxa"/>
              </w:tcPr>
            </w:tcPrChange>
          </w:tcPr>
          <w:p w14:paraId="594C4391" w14:textId="77777777" w:rsidR="00084C76" w:rsidRDefault="00084C76">
            <w:pPr>
              <w:pStyle w:val="TDCe"/>
              <w:rPr>
                <w:ins w:id="9629" w:author="김은수" w:date="2026-10-01T12:05:00Z" w16du:dateUtc="2026-10-01T03:05:00Z"/>
              </w:rPr>
            </w:pPr>
            <w:ins w:id="9630" w:author="김은수" w:date="2026-10-01T12:05:00Z" w16du:dateUtc="2026-10-01T03:05:00Z">
              <w:r>
                <w:t>동작 조건</w:t>
              </w:r>
            </w:ins>
          </w:p>
        </w:tc>
        <w:tc>
          <w:tcPr>
            <w:tcW w:w="7512" w:type="dxa"/>
            <w:tcPrChange w:id="9631" w:author="김은수" w:date="2026-10-01T03:22:00Z">
              <w:tcPr>
                <w:tcW w:w="7512" w:type="dxa"/>
              </w:tcPr>
            </w:tcPrChange>
          </w:tcPr>
          <w:p w14:paraId="5DC9061D"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9632" w:author="김은수" w:date="2026-10-01T12:05:00Z" w16du:dateUtc="2026-10-01T03:05:00Z"/>
              </w:rPr>
            </w:pPr>
            <w:ins w:id="9633" w:author="김은수" w:date="2026-10-01T12:05:00Z" w16du:dateUtc="2026-10-01T03:05:00Z">
              <w:r>
                <w:t>선택 맵과 조회 정보가 일치하고 맵 목록 및 개수가 저장 자료와 같아야 한다.</w:t>
              </w:r>
            </w:ins>
          </w:p>
        </w:tc>
      </w:tr>
    </w:tbl>
    <w:p w14:paraId="0596C2B4" w14:textId="77777777" w:rsidR="00084C76" w:rsidRDefault="00084C76">
      <w:pPr>
        <w:pStyle w:val="TDC40"/>
        <w:spacing w:after="0"/>
        <w:rPr>
          <w:ins w:id="9634" w:author="김은수" w:date="2026-10-01T12:05:00Z" w16du:dateUtc="2026-10-01T03:05:00Z"/>
        </w:rPr>
        <w:pPrChange w:id="9635" w:author="김은수" w:date="2026-10-01T03:22:00Z">
          <w:pPr>
            <w:pStyle w:val="TDC40"/>
          </w:pPr>
        </w:pPrChange>
      </w:pPr>
    </w:p>
    <w:p w14:paraId="03B82D2A" w14:textId="77777777" w:rsidR="00697371" w:rsidRPr="00E00010" w:rsidRDefault="00220104">
      <w:pPr>
        <w:pStyle w:val="TDC4"/>
        <w:rPr>
          <w:ins w:id="9636" w:author="김은수" w:date="2026-09-30T15:44:00Z" w16du:dateUtc="2026-09-30T06:44:00Z"/>
        </w:rPr>
        <w:pPrChange w:id="9637" w:author="김은수" w:date="2026-10-01T01:11:00Z">
          <w:pPr>
            <w:pStyle w:val="4"/>
            <w:numPr>
              <w:ilvl w:val="3"/>
              <w:numId w:val="7"/>
            </w:numPr>
            <w:tabs>
              <w:tab w:val="num" w:pos="1134"/>
            </w:tabs>
            <w:ind w:left="1200" w:hanging="400"/>
          </w:pPr>
        </w:pPrChange>
      </w:pPr>
      <w:ins w:id="9638" w:author="김은수" w:date="2026-09-30T15:44:00Z" w16du:dateUtc="2026-09-30T06:44:00Z">
        <w:r>
          <w:t>SU-ID-CM3-023, 오디오 및 자극 볼륨 설정</w:t>
        </w:r>
      </w:ins>
    </w:p>
    <w:p w14:paraId="4BA95975" w14:textId="77777777" w:rsidR="00084C76" w:rsidRDefault="00084C76">
      <w:pPr>
        <w:pStyle w:val="TDC40"/>
        <w:keepNext/>
        <w:rPr>
          <w:ins w:id="9639" w:author="김은수" w:date="2026-10-01T12:05:00Z" w16du:dateUtc="2026-10-01T03:05:00Z"/>
        </w:rPr>
        <w:pPrChange w:id="9640" w:author="김은수" w:date="2026-10-01T03:22:00Z">
          <w:pPr>
            <w:pStyle w:val="TDC40"/>
          </w:pPr>
        </w:pPrChange>
      </w:pPr>
      <w:ins w:id="9641" w:author="김은수" w:date="2026-10-01T12:05:00Z" w16du:dateUtc="2026-10-01T03:05:00Z">
        <w:r>
          <w:t>두 볼륨을 서로 다른 크기 조절 기능으로 유지한다.</w:t>
        </w:r>
      </w:ins>
    </w:p>
    <w:p w14:paraId="3AD9B5FF" w14:textId="77777777" w:rsidR="00084C76" w:rsidRDefault="00084C76">
      <w:pPr>
        <w:pStyle w:val="TDC42"/>
        <w:rPr>
          <w:ins w:id="9642" w:author="김은수" w:date="2026-10-01T12:05:00Z" w16du:dateUtc="2026-10-01T03:05:00Z"/>
        </w:rPr>
      </w:pPr>
      <w:ins w:id="9643" w:author="김은수" w:date="2026-10-01T12:05:00Z" w16du:dateUtc="2026-10-01T03:05:00Z">
        <w:r>
          <w:t xml:space="preserve">표 </w:t>
        </w:r>
        <w:r>
          <w:fldChar w:fldCharType="begin"/>
        </w:r>
        <w:r>
          <w:instrText>SEQ 표 \* ARABIC</w:instrText>
        </w:r>
        <w:r>
          <w:fldChar w:fldCharType="separate"/>
        </w:r>
        <w:r>
          <w:t>137</w:t>
        </w:r>
        <w:r>
          <w:fldChar w:fldCharType="end"/>
        </w:r>
        <w:r>
          <w:t>. 오디오 및 자극 볼륨 설정 / 유닛 설계 내용</w:t>
        </w:r>
      </w:ins>
    </w:p>
    <w:tbl>
      <w:tblPr>
        <w:tblStyle w:val="TDC41"/>
        <w:tblW w:w="8816" w:type="dxa"/>
        <w:tblLayout w:type="fixed"/>
        <w:tblLook w:val="04A0" w:firstRow="1" w:lastRow="0" w:firstColumn="1" w:lastColumn="0" w:noHBand="0" w:noVBand="1"/>
        <w:tblPrChange w:id="9644"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9645">
          <w:tblGrid>
            <w:gridCol w:w="360"/>
            <w:gridCol w:w="360"/>
            <w:gridCol w:w="584"/>
            <w:gridCol w:w="7512"/>
          </w:tblGrid>
        </w:tblGridChange>
      </w:tblGrid>
      <w:tr w:rsidR="00084C76" w14:paraId="15D4ECAC" w14:textId="77777777" w:rsidTr="00804E45">
        <w:trPr>
          <w:cnfStyle w:val="100000000000" w:firstRow="1" w:lastRow="0" w:firstColumn="0" w:lastColumn="0" w:oddVBand="0" w:evenVBand="0" w:oddHBand="0" w:evenHBand="0" w:firstRowFirstColumn="0" w:firstRowLastColumn="0" w:lastRowFirstColumn="0" w:lastRowLastColumn="0"/>
          <w:cantSplit/>
          <w:tblHeader/>
          <w:ins w:id="9646" w:author="김은수" w:date="2026-10-01T12:05:00Z"/>
          <w:trPrChange w:id="9647"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9648" w:author="김은수" w:date="2026-10-01T03:22:00Z">
              <w:tcPr>
                <w:tcW w:w="1304" w:type="dxa"/>
              </w:tcPr>
            </w:tcPrChange>
          </w:tcPr>
          <w:p w14:paraId="4D27BEF8"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9649" w:author="김은수" w:date="2026-10-01T12:05:00Z" w16du:dateUtc="2026-10-01T03:05:00Z"/>
              </w:rPr>
            </w:pPr>
            <w:ins w:id="9650" w:author="김은수" w:date="2026-10-01T12:05:00Z" w16du:dateUtc="2026-10-01T03:05:00Z">
              <w:r>
                <w:t>항목</w:t>
              </w:r>
            </w:ins>
          </w:p>
        </w:tc>
        <w:tc>
          <w:tcPr>
            <w:tcW w:w="7512" w:type="dxa"/>
            <w:tcPrChange w:id="9651" w:author="김은수" w:date="2026-10-01T03:22:00Z">
              <w:tcPr>
                <w:tcW w:w="7512" w:type="dxa"/>
              </w:tcPr>
            </w:tcPrChange>
          </w:tcPr>
          <w:p w14:paraId="08D606F0"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9652" w:author="김은수" w:date="2026-10-01T12:05:00Z" w16du:dateUtc="2026-10-01T03:05:00Z"/>
              </w:rPr>
            </w:pPr>
            <w:ins w:id="9653" w:author="김은수" w:date="2026-10-01T12:05:00Z" w16du:dateUtc="2026-10-01T03:05:00Z">
              <w:r>
                <w:t>설계 내용</w:t>
              </w:r>
            </w:ins>
          </w:p>
        </w:tc>
      </w:tr>
      <w:tr w:rsidR="00084C76" w14:paraId="094FED10" w14:textId="77777777" w:rsidTr="00804E45">
        <w:trPr>
          <w:cantSplit/>
          <w:ins w:id="9654" w:author="김은수" w:date="2026-10-01T12:05:00Z"/>
          <w:trPrChange w:id="9655"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9656" w:author="김은수" w:date="2026-10-01T03:22:00Z">
              <w:tcPr>
                <w:tcW w:w="1304" w:type="dxa"/>
              </w:tcPr>
            </w:tcPrChange>
          </w:tcPr>
          <w:p w14:paraId="248840E7" w14:textId="77777777" w:rsidR="00084C76" w:rsidRDefault="00084C76">
            <w:pPr>
              <w:pStyle w:val="TDCe"/>
              <w:rPr>
                <w:ins w:id="9657" w:author="김은수" w:date="2026-10-01T12:05:00Z" w16du:dateUtc="2026-10-01T03:05:00Z"/>
              </w:rPr>
            </w:pPr>
            <w:ins w:id="9658" w:author="김은수" w:date="2026-10-01T12:05:00Z" w16du:dateUtc="2026-10-01T03:05:00Z">
              <w:r>
                <w:t>입력</w:t>
              </w:r>
            </w:ins>
          </w:p>
        </w:tc>
        <w:tc>
          <w:tcPr>
            <w:tcW w:w="7512" w:type="dxa"/>
            <w:tcPrChange w:id="9659" w:author="김은수" w:date="2026-10-01T03:22:00Z">
              <w:tcPr>
                <w:tcW w:w="7512" w:type="dxa"/>
              </w:tcPr>
            </w:tcPrChange>
          </w:tcPr>
          <w:p w14:paraId="1A2E9D29"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9660" w:author="김은수" w:date="2026-10-01T12:05:00Z" w16du:dateUtc="2026-10-01T03:05:00Z"/>
              </w:rPr>
            </w:pPr>
            <w:ins w:id="9661" w:author="김은수" w:date="2026-10-01T12:05:00Z" w16du:dateUtc="2026-10-01T03:05:00Z">
              <w:r>
                <w:t>오디오 볼륨 1~10, 자극 볼륨 1~4</w:t>
              </w:r>
            </w:ins>
          </w:p>
        </w:tc>
      </w:tr>
      <w:tr w:rsidR="00084C76" w14:paraId="249CBA17" w14:textId="77777777" w:rsidTr="00804E45">
        <w:trPr>
          <w:cantSplit/>
          <w:ins w:id="9662" w:author="김은수" w:date="2026-10-01T12:05:00Z"/>
          <w:trPrChange w:id="9663"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9664" w:author="김은수" w:date="2026-10-01T03:22:00Z">
              <w:tcPr>
                <w:tcW w:w="1304" w:type="dxa"/>
              </w:tcPr>
            </w:tcPrChange>
          </w:tcPr>
          <w:p w14:paraId="5A463702" w14:textId="77777777" w:rsidR="00084C76" w:rsidRDefault="00084C76">
            <w:pPr>
              <w:pStyle w:val="TDCe"/>
              <w:rPr>
                <w:ins w:id="9665" w:author="김은수" w:date="2026-10-01T12:05:00Z" w16du:dateUtc="2026-10-01T03:05:00Z"/>
              </w:rPr>
            </w:pPr>
            <w:ins w:id="9666" w:author="김은수" w:date="2026-10-01T12:05:00Z" w16du:dateUtc="2026-10-01T03:05:00Z">
              <w:r>
                <w:t>출력</w:t>
              </w:r>
            </w:ins>
          </w:p>
        </w:tc>
        <w:tc>
          <w:tcPr>
            <w:tcW w:w="7512" w:type="dxa"/>
            <w:tcPrChange w:id="9667" w:author="김은수" w:date="2026-10-01T03:22:00Z">
              <w:tcPr>
                <w:tcW w:w="7512" w:type="dxa"/>
              </w:tcPr>
            </w:tcPrChange>
          </w:tcPr>
          <w:p w14:paraId="52B92A68"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9668" w:author="김은수" w:date="2026-10-01T12:05:00Z" w16du:dateUtc="2026-10-01T03:05:00Z"/>
              </w:rPr>
            </w:pPr>
            <w:ins w:id="9669" w:author="김은수" w:date="2026-10-01T12:05:00Z" w16du:dateUtc="2026-10-01T03:05:00Z">
              <w:r>
                <w:t>저장된 볼륨과 CFX 변경 처리 상태</w:t>
              </w:r>
            </w:ins>
          </w:p>
        </w:tc>
      </w:tr>
      <w:tr w:rsidR="00084C76" w14:paraId="46BD529E" w14:textId="77777777" w:rsidTr="00804E45">
        <w:trPr>
          <w:cantSplit/>
          <w:ins w:id="9670" w:author="김은수" w:date="2026-10-01T12:05:00Z"/>
          <w:trPrChange w:id="9671"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9672" w:author="김은수" w:date="2026-10-01T03:22:00Z">
              <w:tcPr>
                <w:tcW w:w="1304" w:type="dxa"/>
              </w:tcPr>
            </w:tcPrChange>
          </w:tcPr>
          <w:p w14:paraId="2B9BC3D2" w14:textId="77777777" w:rsidR="00084C76" w:rsidRDefault="00084C76">
            <w:pPr>
              <w:pStyle w:val="TDCe"/>
              <w:rPr>
                <w:ins w:id="9673" w:author="김은수" w:date="2026-10-01T12:05:00Z" w16du:dateUtc="2026-10-01T03:05:00Z"/>
              </w:rPr>
            </w:pPr>
            <w:ins w:id="9674" w:author="김은수" w:date="2026-10-01T12:05:00Z" w16du:dateUtc="2026-10-01T03:05:00Z">
              <w:r>
                <w:t>처리</w:t>
              </w:r>
            </w:ins>
          </w:p>
        </w:tc>
        <w:tc>
          <w:tcPr>
            <w:tcW w:w="7512" w:type="dxa"/>
            <w:tcPrChange w:id="9675" w:author="김은수" w:date="2026-10-01T03:22:00Z">
              <w:tcPr>
                <w:tcW w:w="7512" w:type="dxa"/>
              </w:tcPr>
            </w:tcPrChange>
          </w:tcPr>
          <w:p w14:paraId="11B4235D"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9676" w:author="김은수" w:date="2026-10-01T12:05:00Z" w16du:dateUtc="2026-10-01T03:05:00Z"/>
              </w:rPr>
            </w:pPr>
            <w:ins w:id="9677" w:author="김은수" w:date="2026-10-01T12:05:00Z" w16du:dateUtc="2026-10-01T03:05:00Z">
              <w:r>
                <w:t>오디오 볼륨은 AGC/매핑 입력 쪽에, 자극 볼륨은 T~C 범위 쪽에 적용되도록 설정 필드를 구분한다. 설정 후 조회 인터페이스로 같은 값을 확인한다.</w:t>
              </w:r>
            </w:ins>
          </w:p>
        </w:tc>
      </w:tr>
    </w:tbl>
    <w:p w14:paraId="68175B33" w14:textId="77777777" w:rsidR="00084C76" w:rsidRDefault="00084C76">
      <w:pPr>
        <w:pStyle w:val="TDC40"/>
        <w:spacing w:after="0"/>
        <w:rPr>
          <w:ins w:id="9678" w:author="김은수" w:date="2026-10-01T12:05:00Z" w16du:dateUtc="2026-10-01T03:05:00Z"/>
        </w:rPr>
        <w:pPrChange w:id="9679" w:author="김은수" w:date="2026-10-01T03:22:00Z">
          <w:pPr>
            <w:pStyle w:val="TDC40"/>
          </w:pPr>
        </w:pPrChange>
      </w:pPr>
    </w:p>
    <w:p w14:paraId="6312B1A1" w14:textId="77777777" w:rsidR="00084C76" w:rsidRDefault="00084C76">
      <w:pPr>
        <w:pStyle w:val="TDC42"/>
        <w:rPr>
          <w:ins w:id="9680" w:author="김은수" w:date="2026-10-01T12:05:00Z" w16du:dateUtc="2026-10-01T03:05:00Z"/>
        </w:rPr>
      </w:pPr>
      <w:ins w:id="9681" w:author="김은수" w:date="2026-10-01T12:05:00Z" w16du:dateUtc="2026-10-01T03:05:00Z">
        <w:r>
          <w:t xml:space="preserve">표 </w:t>
        </w:r>
        <w:r>
          <w:fldChar w:fldCharType="begin"/>
        </w:r>
        <w:r>
          <w:instrText>SEQ 표 \* ARABIC</w:instrText>
        </w:r>
        <w:r>
          <w:fldChar w:fldCharType="separate"/>
        </w:r>
        <w:r>
          <w:t>138</w:t>
        </w:r>
        <w:r>
          <w:fldChar w:fldCharType="end"/>
        </w:r>
        <w:r>
          <w:t>. 오디오 및 자극 볼륨 설정 / 구현 조건</w:t>
        </w:r>
      </w:ins>
    </w:p>
    <w:tbl>
      <w:tblPr>
        <w:tblStyle w:val="TDC41"/>
        <w:tblW w:w="8816" w:type="dxa"/>
        <w:tblLayout w:type="fixed"/>
        <w:tblLook w:val="04A0" w:firstRow="1" w:lastRow="0" w:firstColumn="1" w:lastColumn="0" w:noHBand="0" w:noVBand="1"/>
        <w:tblPrChange w:id="9682"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9683">
          <w:tblGrid>
            <w:gridCol w:w="360"/>
            <w:gridCol w:w="360"/>
            <w:gridCol w:w="584"/>
            <w:gridCol w:w="7512"/>
          </w:tblGrid>
        </w:tblGridChange>
      </w:tblGrid>
      <w:tr w:rsidR="00084C76" w14:paraId="6CBD1093" w14:textId="77777777" w:rsidTr="00804E45">
        <w:trPr>
          <w:cnfStyle w:val="100000000000" w:firstRow="1" w:lastRow="0" w:firstColumn="0" w:lastColumn="0" w:oddVBand="0" w:evenVBand="0" w:oddHBand="0" w:evenHBand="0" w:firstRowFirstColumn="0" w:firstRowLastColumn="0" w:lastRowFirstColumn="0" w:lastRowLastColumn="0"/>
          <w:cantSplit/>
          <w:tblHeader/>
          <w:ins w:id="9684" w:author="김은수" w:date="2026-10-01T12:05:00Z"/>
          <w:trPrChange w:id="9685"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9686" w:author="김은수" w:date="2026-10-01T03:22:00Z">
              <w:tcPr>
                <w:tcW w:w="1304" w:type="dxa"/>
              </w:tcPr>
            </w:tcPrChange>
          </w:tcPr>
          <w:p w14:paraId="5F35623A"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9687" w:author="김은수" w:date="2026-10-01T12:05:00Z" w16du:dateUtc="2026-10-01T03:05:00Z"/>
              </w:rPr>
            </w:pPr>
            <w:ins w:id="9688" w:author="김은수" w:date="2026-10-01T12:05:00Z" w16du:dateUtc="2026-10-01T03:05:00Z">
              <w:r>
                <w:t>구분</w:t>
              </w:r>
            </w:ins>
          </w:p>
        </w:tc>
        <w:tc>
          <w:tcPr>
            <w:tcW w:w="7512" w:type="dxa"/>
            <w:tcPrChange w:id="9689" w:author="김은수" w:date="2026-10-01T03:22:00Z">
              <w:tcPr>
                <w:tcW w:w="7512" w:type="dxa"/>
              </w:tcPr>
            </w:tcPrChange>
          </w:tcPr>
          <w:p w14:paraId="1E0624C3"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9690" w:author="김은수" w:date="2026-10-01T12:05:00Z" w16du:dateUtc="2026-10-01T03:05:00Z"/>
              </w:rPr>
            </w:pPr>
            <w:ins w:id="9691" w:author="김은수" w:date="2026-10-01T12:05:00Z" w16du:dateUtc="2026-10-01T03:05:00Z">
              <w:r>
                <w:t>구현 조건</w:t>
              </w:r>
            </w:ins>
          </w:p>
        </w:tc>
      </w:tr>
      <w:tr w:rsidR="00084C76" w14:paraId="7893610D" w14:textId="77777777" w:rsidTr="00804E45">
        <w:trPr>
          <w:cantSplit/>
          <w:ins w:id="9692" w:author="김은수" w:date="2026-10-01T12:05:00Z"/>
          <w:trPrChange w:id="9693"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9694" w:author="김은수" w:date="2026-10-01T03:22:00Z">
              <w:tcPr>
                <w:tcW w:w="1304" w:type="dxa"/>
              </w:tcPr>
            </w:tcPrChange>
          </w:tcPr>
          <w:p w14:paraId="2C31B909" w14:textId="77777777" w:rsidR="00084C76" w:rsidRDefault="00084C76">
            <w:pPr>
              <w:pStyle w:val="TDCe"/>
              <w:rPr>
                <w:ins w:id="9695" w:author="김은수" w:date="2026-10-01T12:05:00Z" w16du:dateUtc="2026-10-01T03:05:00Z"/>
              </w:rPr>
            </w:pPr>
            <w:ins w:id="9696" w:author="김은수" w:date="2026-10-01T12:05:00Z" w16du:dateUtc="2026-10-01T03:05:00Z">
              <w:r>
                <w:t>관련 함수</w:t>
              </w:r>
            </w:ins>
          </w:p>
        </w:tc>
        <w:tc>
          <w:tcPr>
            <w:tcW w:w="7512" w:type="dxa"/>
            <w:tcPrChange w:id="9697" w:author="김은수" w:date="2026-10-01T03:22:00Z">
              <w:tcPr>
                <w:tcW w:w="7512" w:type="dxa"/>
              </w:tcPr>
            </w:tcPrChange>
          </w:tcPr>
          <w:p w14:paraId="0A945BD3"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9698" w:author="김은수" w:date="2026-10-01T12:05:00Z" w16du:dateUtc="2026-10-01T03:05:00Z"/>
              </w:rPr>
            </w:pPr>
            <w:ins w:id="9699" w:author="김은수" w:date="2026-10-01T12:05:00Z" w16du:dateUtc="2026-10-01T03:05:00Z">
              <w:r>
                <w:t>changeStimulVolume, readStimulVolume, changeAudioVolume, readAudioVolume</w:t>
              </w:r>
            </w:ins>
          </w:p>
        </w:tc>
      </w:tr>
    </w:tbl>
    <w:p w14:paraId="48FF20CA" w14:textId="77777777" w:rsidR="00084C76" w:rsidRDefault="00084C76">
      <w:pPr>
        <w:pStyle w:val="TDC40"/>
        <w:spacing w:after="0"/>
        <w:rPr>
          <w:ins w:id="9700" w:author="김은수" w:date="2026-10-01T12:05:00Z" w16du:dateUtc="2026-10-01T03:05:00Z"/>
        </w:rPr>
        <w:pPrChange w:id="9701" w:author="김은수" w:date="2026-10-01T03:22:00Z">
          <w:pPr>
            <w:pStyle w:val="TDC40"/>
          </w:pPr>
        </w:pPrChange>
      </w:pPr>
    </w:p>
    <w:p w14:paraId="7E99C2F7" w14:textId="77777777" w:rsidR="00084C76" w:rsidRDefault="00084C76">
      <w:pPr>
        <w:pStyle w:val="TDC43"/>
        <w:rPr>
          <w:ins w:id="9702" w:author="김은수" w:date="2026-10-01T12:05:00Z" w16du:dateUtc="2026-10-01T03:05:00Z"/>
        </w:rPr>
      </w:pPr>
      <w:ins w:id="9703" w:author="김은수" w:date="2026-10-01T12:05:00Z" w16du:dateUtc="2026-10-01T03:05:00Z">
        <w:r>
          <w:t>입출력 예 : 오디오 볼륨을 1에서 10으로 바꾸면 조회값은 10이다. 자극 볼륨을 1에서 4로 바꾸면 조회값은 4이다. 두 볼륨의 저장값은 서로 독립적이다.</w:t>
        </w:r>
      </w:ins>
    </w:p>
    <w:p w14:paraId="6BD978E9" w14:textId="77777777" w:rsidR="000C626C" w:rsidRDefault="000C626C">
      <w:pPr>
        <w:pStyle w:val="TDC40"/>
        <w:rPr>
          <w:ins w:id="9704" w:author="김은수" w:date="2026-10-01T05:08:00Z"/>
        </w:rPr>
      </w:pPr>
    </w:p>
    <w:p w14:paraId="1100742A" w14:textId="77777777" w:rsidR="00697371" w:rsidRPr="00E00010" w:rsidRDefault="00220104">
      <w:pPr>
        <w:pStyle w:val="TDC4"/>
        <w:rPr>
          <w:ins w:id="9705" w:author="김은수" w:date="2026-09-30T15:44:00Z" w16du:dateUtc="2026-09-30T06:44:00Z"/>
        </w:rPr>
        <w:pPrChange w:id="9706" w:author="김은수" w:date="2026-10-01T01:11:00Z">
          <w:pPr>
            <w:pStyle w:val="4"/>
            <w:numPr>
              <w:ilvl w:val="3"/>
              <w:numId w:val="7"/>
            </w:numPr>
            <w:tabs>
              <w:tab w:val="num" w:pos="1134"/>
            </w:tabs>
            <w:ind w:left="1200" w:hanging="400"/>
          </w:pPr>
        </w:pPrChange>
      </w:pPr>
      <w:ins w:id="9707" w:author="김은수" w:date="2026-09-30T15:44:00Z" w16du:dateUtc="2026-09-30T06:44:00Z">
        <w:r>
          <w:lastRenderedPageBreak/>
          <w:t>SU-ID-CM3-024, 사용자 알림 설정</w:t>
        </w:r>
      </w:ins>
    </w:p>
    <w:p w14:paraId="597529ED" w14:textId="77777777" w:rsidR="00084C76" w:rsidRDefault="00084C76">
      <w:pPr>
        <w:pStyle w:val="TDC40"/>
        <w:keepNext/>
        <w:rPr>
          <w:ins w:id="9708" w:author="김은수" w:date="2026-10-01T12:05:00Z" w16du:dateUtc="2026-10-01T03:05:00Z"/>
        </w:rPr>
        <w:pPrChange w:id="9709" w:author="김은수" w:date="2026-10-01T03:22:00Z">
          <w:pPr>
            <w:pStyle w:val="TDC40"/>
          </w:pPr>
        </w:pPrChange>
      </w:pPr>
      <w:ins w:id="9710" w:author="김은수" w:date="2026-10-01T12:05:00Z" w16du:dateUtc="2026-10-01T03:05:00Z">
        <w:r>
          <w:t>사용자가 선택한 시각/자극 알림 사용 여부를 유지한다.</w:t>
        </w:r>
      </w:ins>
    </w:p>
    <w:p w14:paraId="7ED64B8D" w14:textId="77777777" w:rsidR="00084C76" w:rsidRDefault="00084C76">
      <w:pPr>
        <w:pStyle w:val="TDC42"/>
        <w:rPr>
          <w:ins w:id="9711" w:author="김은수" w:date="2026-10-01T12:05:00Z" w16du:dateUtc="2026-10-01T03:05:00Z"/>
        </w:rPr>
      </w:pPr>
      <w:ins w:id="9712" w:author="김은수" w:date="2026-10-01T12:05:00Z" w16du:dateUtc="2026-10-01T03:05:00Z">
        <w:r>
          <w:t xml:space="preserve">표 </w:t>
        </w:r>
        <w:r>
          <w:fldChar w:fldCharType="begin"/>
        </w:r>
        <w:r>
          <w:instrText>SEQ 표 \* ARABIC</w:instrText>
        </w:r>
        <w:r>
          <w:fldChar w:fldCharType="separate"/>
        </w:r>
        <w:r>
          <w:t>139</w:t>
        </w:r>
        <w:r>
          <w:fldChar w:fldCharType="end"/>
        </w:r>
        <w:r>
          <w:t>. 사용자 알림 설정 / 유닛 설계 내용</w:t>
        </w:r>
      </w:ins>
    </w:p>
    <w:tbl>
      <w:tblPr>
        <w:tblStyle w:val="TDC41"/>
        <w:tblW w:w="8816" w:type="dxa"/>
        <w:tblLayout w:type="fixed"/>
        <w:tblLook w:val="04A0" w:firstRow="1" w:lastRow="0" w:firstColumn="1" w:lastColumn="0" w:noHBand="0" w:noVBand="1"/>
        <w:tblPrChange w:id="9713"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9714">
          <w:tblGrid>
            <w:gridCol w:w="360"/>
            <w:gridCol w:w="360"/>
            <w:gridCol w:w="584"/>
            <w:gridCol w:w="7512"/>
          </w:tblGrid>
        </w:tblGridChange>
      </w:tblGrid>
      <w:tr w:rsidR="00084C76" w14:paraId="1BC2F18E" w14:textId="77777777" w:rsidTr="000B35BF">
        <w:trPr>
          <w:cnfStyle w:val="100000000000" w:firstRow="1" w:lastRow="0" w:firstColumn="0" w:lastColumn="0" w:oddVBand="0" w:evenVBand="0" w:oddHBand="0" w:evenHBand="0" w:firstRowFirstColumn="0" w:firstRowLastColumn="0" w:lastRowFirstColumn="0" w:lastRowLastColumn="0"/>
          <w:cantSplit/>
          <w:tblHeader/>
          <w:ins w:id="9715" w:author="김은수" w:date="2026-10-01T12:05:00Z"/>
          <w:trPrChange w:id="9716"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9717" w:author="김은수" w:date="2026-10-01T03:22:00Z">
              <w:tcPr>
                <w:tcW w:w="1304" w:type="dxa"/>
              </w:tcPr>
            </w:tcPrChange>
          </w:tcPr>
          <w:p w14:paraId="7E1D53FC"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9718" w:author="김은수" w:date="2026-10-01T12:05:00Z" w16du:dateUtc="2026-10-01T03:05:00Z"/>
              </w:rPr>
            </w:pPr>
            <w:ins w:id="9719" w:author="김은수" w:date="2026-10-01T12:05:00Z" w16du:dateUtc="2026-10-01T03:05:00Z">
              <w:r>
                <w:t>항목</w:t>
              </w:r>
            </w:ins>
          </w:p>
        </w:tc>
        <w:tc>
          <w:tcPr>
            <w:tcW w:w="7512" w:type="dxa"/>
            <w:tcPrChange w:id="9720" w:author="김은수" w:date="2026-10-01T03:22:00Z">
              <w:tcPr>
                <w:tcW w:w="7512" w:type="dxa"/>
              </w:tcPr>
            </w:tcPrChange>
          </w:tcPr>
          <w:p w14:paraId="462BDCD0"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9721" w:author="김은수" w:date="2026-10-01T12:05:00Z" w16du:dateUtc="2026-10-01T03:05:00Z"/>
              </w:rPr>
            </w:pPr>
            <w:ins w:id="9722" w:author="김은수" w:date="2026-10-01T12:05:00Z" w16du:dateUtc="2026-10-01T03:05:00Z">
              <w:r>
                <w:t>설계 내용</w:t>
              </w:r>
            </w:ins>
          </w:p>
        </w:tc>
      </w:tr>
      <w:tr w:rsidR="00084C76" w14:paraId="00120B06" w14:textId="77777777" w:rsidTr="000B35BF">
        <w:trPr>
          <w:cantSplit/>
          <w:ins w:id="9723" w:author="김은수" w:date="2026-10-01T12:05:00Z"/>
          <w:trPrChange w:id="9724"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9725" w:author="김은수" w:date="2026-10-01T03:22:00Z">
              <w:tcPr>
                <w:tcW w:w="1304" w:type="dxa"/>
              </w:tcPr>
            </w:tcPrChange>
          </w:tcPr>
          <w:p w14:paraId="20B98DD5" w14:textId="77777777" w:rsidR="00084C76" w:rsidRDefault="00084C76">
            <w:pPr>
              <w:pStyle w:val="TDCe"/>
              <w:rPr>
                <w:ins w:id="9726" w:author="김은수" w:date="2026-10-01T12:05:00Z" w16du:dateUtc="2026-10-01T03:05:00Z"/>
              </w:rPr>
            </w:pPr>
            <w:ins w:id="9727" w:author="김은수" w:date="2026-10-01T12:05:00Z" w16du:dateUtc="2026-10-01T03:05:00Z">
              <w:r>
                <w:t>입력</w:t>
              </w:r>
            </w:ins>
          </w:p>
        </w:tc>
        <w:tc>
          <w:tcPr>
            <w:tcW w:w="7512" w:type="dxa"/>
            <w:tcPrChange w:id="9728" w:author="김은수" w:date="2026-10-01T03:22:00Z">
              <w:tcPr>
                <w:tcW w:w="7512" w:type="dxa"/>
              </w:tcPr>
            </w:tcPrChange>
          </w:tcPr>
          <w:p w14:paraId="0982F588"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9729" w:author="김은수" w:date="2026-10-01T12:05:00Z" w16du:dateUtc="2026-10-01T03:05:00Z"/>
              </w:rPr>
            </w:pPr>
            <w:ins w:id="9730" w:author="김은수" w:date="2026-10-01T12:05:00Z" w16du:dateUtc="2026-10-01T03:05:00Z">
              <w:r>
                <w:t>LED 알림 및 자극 알림 켜기/끄기</w:t>
              </w:r>
            </w:ins>
          </w:p>
        </w:tc>
      </w:tr>
      <w:tr w:rsidR="00084C76" w14:paraId="3AACD940" w14:textId="77777777" w:rsidTr="000B35BF">
        <w:trPr>
          <w:cantSplit/>
          <w:ins w:id="9731" w:author="김은수" w:date="2026-10-01T12:05:00Z"/>
          <w:trPrChange w:id="9732"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9733" w:author="김은수" w:date="2026-10-01T03:22:00Z">
              <w:tcPr>
                <w:tcW w:w="1304" w:type="dxa"/>
              </w:tcPr>
            </w:tcPrChange>
          </w:tcPr>
          <w:p w14:paraId="4F3D8386" w14:textId="77777777" w:rsidR="00084C76" w:rsidRDefault="00084C76">
            <w:pPr>
              <w:pStyle w:val="TDCe"/>
              <w:rPr>
                <w:ins w:id="9734" w:author="김은수" w:date="2026-10-01T12:05:00Z" w16du:dateUtc="2026-10-01T03:05:00Z"/>
              </w:rPr>
            </w:pPr>
            <w:ins w:id="9735" w:author="김은수" w:date="2026-10-01T12:05:00Z" w16du:dateUtc="2026-10-01T03:05:00Z">
              <w:r>
                <w:t>출력</w:t>
              </w:r>
            </w:ins>
          </w:p>
        </w:tc>
        <w:tc>
          <w:tcPr>
            <w:tcW w:w="7512" w:type="dxa"/>
            <w:tcPrChange w:id="9736" w:author="김은수" w:date="2026-10-01T03:22:00Z">
              <w:tcPr>
                <w:tcW w:w="7512" w:type="dxa"/>
              </w:tcPr>
            </w:tcPrChange>
          </w:tcPr>
          <w:p w14:paraId="05EB9B2E"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9737" w:author="김은수" w:date="2026-10-01T12:05:00Z" w16du:dateUtc="2026-10-01T03:05:00Z"/>
              </w:rPr>
            </w:pPr>
            <w:ins w:id="9738" w:author="김은수" w:date="2026-10-01T12:05:00Z" w16du:dateUtc="2026-10-01T03:05:00Z">
              <w:r>
                <w:t>알림 설정 저장/조회</w:t>
              </w:r>
            </w:ins>
          </w:p>
        </w:tc>
      </w:tr>
      <w:tr w:rsidR="00084C76" w14:paraId="7748F9D2" w14:textId="77777777" w:rsidTr="000B35BF">
        <w:trPr>
          <w:cantSplit/>
          <w:ins w:id="9739" w:author="김은수" w:date="2026-10-01T12:05:00Z"/>
          <w:trPrChange w:id="9740"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9741" w:author="김은수" w:date="2026-10-01T03:22:00Z">
              <w:tcPr>
                <w:tcW w:w="1304" w:type="dxa"/>
              </w:tcPr>
            </w:tcPrChange>
          </w:tcPr>
          <w:p w14:paraId="1417462B" w14:textId="77777777" w:rsidR="00084C76" w:rsidRDefault="00084C76">
            <w:pPr>
              <w:pStyle w:val="TDCe"/>
              <w:rPr>
                <w:ins w:id="9742" w:author="김은수" w:date="2026-10-01T12:05:00Z" w16du:dateUtc="2026-10-01T03:05:00Z"/>
              </w:rPr>
            </w:pPr>
            <w:ins w:id="9743" w:author="김은수" w:date="2026-10-01T12:05:00Z" w16du:dateUtc="2026-10-01T03:05:00Z">
              <w:r>
                <w:t>처리</w:t>
              </w:r>
            </w:ins>
          </w:p>
        </w:tc>
        <w:tc>
          <w:tcPr>
            <w:tcW w:w="7512" w:type="dxa"/>
            <w:tcPrChange w:id="9744" w:author="김은수" w:date="2026-10-01T03:22:00Z">
              <w:tcPr>
                <w:tcW w:w="7512" w:type="dxa"/>
              </w:tcPr>
            </w:tcPrChange>
          </w:tcPr>
          <w:p w14:paraId="5BEB91E6"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9745" w:author="김은수" w:date="2026-10-01T12:05:00Z" w16du:dateUtc="2026-10-01T03:05:00Z"/>
              </w:rPr>
            </w:pPr>
            <w:ins w:id="9746" w:author="김은수" w:date="2026-10-01T12:05:00Z" w16du:dateUtc="2026-10-01T03:05:00Z">
              <w:r>
                <w:t>두 알림의 사용 상태를 별도 필드에 저장하고 조회한다. 알림 실행 자체는 각 표시 및 자극 알림 유닛이 수행한다.</w:t>
              </w:r>
            </w:ins>
          </w:p>
        </w:tc>
      </w:tr>
    </w:tbl>
    <w:p w14:paraId="45A4E241" w14:textId="77777777" w:rsidR="00084C76" w:rsidRDefault="00084C76">
      <w:pPr>
        <w:pStyle w:val="TDC40"/>
        <w:spacing w:after="0"/>
        <w:rPr>
          <w:ins w:id="9747" w:author="김은수" w:date="2026-10-01T12:05:00Z" w16du:dateUtc="2026-10-01T03:05:00Z"/>
        </w:rPr>
        <w:pPrChange w:id="9748" w:author="김은수" w:date="2026-10-01T03:22:00Z">
          <w:pPr>
            <w:pStyle w:val="TDC40"/>
          </w:pPr>
        </w:pPrChange>
      </w:pPr>
    </w:p>
    <w:p w14:paraId="61889FEB" w14:textId="77777777" w:rsidR="00084C76" w:rsidRDefault="00084C76">
      <w:pPr>
        <w:pStyle w:val="TDC42"/>
        <w:rPr>
          <w:ins w:id="9749" w:author="김은수" w:date="2026-10-01T12:05:00Z" w16du:dateUtc="2026-10-01T03:05:00Z"/>
        </w:rPr>
      </w:pPr>
      <w:ins w:id="9750" w:author="김은수" w:date="2026-10-01T12:05:00Z" w16du:dateUtc="2026-10-01T03:05:00Z">
        <w:r>
          <w:t xml:space="preserve">표 </w:t>
        </w:r>
        <w:r>
          <w:fldChar w:fldCharType="begin"/>
        </w:r>
        <w:r>
          <w:instrText>SEQ 표 \* ARABIC</w:instrText>
        </w:r>
        <w:r>
          <w:fldChar w:fldCharType="separate"/>
        </w:r>
        <w:r>
          <w:t>140</w:t>
        </w:r>
        <w:r>
          <w:fldChar w:fldCharType="end"/>
        </w:r>
        <w:r>
          <w:t>. 사용자 알림 설정 / 구현 조건</w:t>
        </w:r>
      </w:ins>
    </w:p>
    <w:tbl>
      <w:tblPr>
        <w:tblStyle w:val="TDC41"/>
        <w:tblW w:w="8816" w:type="dxa"/>
        <w:tblLayout w:type="fixed"/>
        <w:tblLook w:val="04A0" w:firstRow="1" w:lastRow="0" w:firstColumn="1" w:lastColumn="0" w:noHBand="0" w:noVBand="1"/>
        <w:tblPrChange w:id="9751"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9752">
          <w:tblGrid>
            <w:gridCol w:w="360"/>
            <w:gridCol w:w="360"/>
            <w:gridCol w:w="584"/>
            <w:gridCol w:w="7512"/>
          </w:tblGrid>
        </w:tblGridChange>
      </w:tblGrid>
      <w:tr w:rsidR="00084C76" w14:paraId="3756036B" w14:textId="77777777" w:rsidTr="000B35BF">
        <w:trPr>
          <w:cnfStyle w:val="100000000000" w:firstRow="1" w:lastRow="0" w:firstColumn="0" w:lastColumn="0" w:oddVBand="0" w:evenVBand="0" w:oddHBand="0" w:evenHBand="0" w:firstRowFirstColumn="0" w:firstRowLastColumn="0" w:lastRowFirstColumn="0" w:lastRowLastColumn="0"/>
          <w:cantSplit/>
          <w:tblHeader/>
          <w:ins w:id="9753" w:author="김은수" w:date="2026-10-01T12:05:00Z"/>
          <w:trPrChange w:id="9754"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9755" w:author="김은수" w:date="2026-10-01T03:22:00Z">
              <w:tcPr>
                <w:tcW w:w="1304" w:type="dxa"/>
              </w:tcPr>
            </w:tcPrChange>
          </w:tcPr>
          <w:p w14:paraId="516BDF13"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9756" w:author="김은수" w:date="2026-10-01T12:05:00Z" w16du:dateUtc="2026-10-01T03:05:00Z"/>
              </w:rPr>
            </w:pPr>
            <w:ins w:id="9757" w:author="김은수" w:date="2026-10-01T12:05:00Z" w16du:dateUtc="2026-10-01T03:05:00Z">
              <w:r>
                <w:t>구분</w:t>
              </w:r>
            </w:ins>
          </w:p>
        </w:tc>
        <w:tc>
          <w:tcPr>
            <w:tcW w:w="7512" w:type="dxa"/>
            <w:tcPrChange w:id="9758" w:author="김은수" w:date="2026-10-01T03:22:00Z">
              <w:tcPr>
                <w:tcW w:w="7512" w:type="dxa"/>
              </w:tcPr>
            </w:tcPrChange>
          </w:tcPr>
          <w:p w14:paraId="3259BA8A"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9759" w:author="김은수" w:date="2026-10-01T12:05:00Z" w16du:dateUtc="2026-10-01T03:05:00Z"/>
              </w:rPr>
            </w:pPr>
            <w:ins w:id="9760" w:author="김은수" w:date="2026-10-01T12:05:00Z" w16du:dateUtc="2026-10-01T03:05:00Z">
              <w:r>
                <w:t>구현 조건</w:t>
              </w:r>
            </w:ins>
          </w:p>
        </w:tc>
      </w:tr>
      <w:tr w:rsidR="00084C76" w14:paraId="62A6F86E" w14:textId="77777777" w:rsidTr="000B35BF">
        <w:trPr>
          <w:cantSplit/>
          <w:ins w:id="9761" w:author="김은수" w:date="2026-10-01T12:05:00Z"/>
          <w:trPrChange w:id="9762"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9763" w:author="김은수" w:date="2026-10-01T03:22:00Z">
              <w:tcPr>
                <w:tcW w:w="1304" w:type="dxa"/>
              </w:tcPr>
            </w:tcPrChange>
          </w:tcPr>
          <w:p w14:paraId="79CDFE0E" w14:textId="77777777" w:rsidR="00084C76" w:rsidRDefault="00084C76">
            <w:pPr>
              <w:pStyle w:val="TDCe"/>
              <w:rPr>
                <w:ins w:id="9764" w:author="김은수" w:date="2026-10-01T12:05:00Z" w16du:dateUtc="2026-10-01T03:05:00Z"/>
              </w:rPr>
            </w:pPr>
            <w:ins w:id="9765" w:author="김은수" w:date="2026-10-01T12:05:00Z" w16du:dateUtc="2026-10-01T03:05:00Z">
              <w:r>
                <w:t>관련 함수</w:t>
              </w:r>
            </w:ins>
          </w:p>
        </w:tc>
        <w:tc>
          <w:tcPr>
            <w:tcW w:w="7512" w:type="dxa"/>
            <w:tcPrChange w:id="9766" w:author="김은수" w:date="2026-10-01T03:22:00Z">
              <w:tcPr>
                <w:tcW w:w="7512" w:type="dxa"/>
              </w:tcPr>
            </w:tcPrChange>
          </w:tcPr>
          <w:p w14:paraId="6E984549" w14:textId="77777777" w:rsidR="00084C76" w:rsidRPr="00E00010" w:rsidRDefault="00084C76">
            <w:pPr>
              <w:pStyle w:val="TDCf"/>
              <w:cnfStyle w:val="000000000000" w:firstRow="0" w:lastRow="0" w:firstColumn="0" w:lastColumn="0" w:oddVBand="0" w:evenVBand="0" w:oddHBand="0" w:evenHBand="0" w:firstRowFirstColumn="0" w:firstRowLastColumn="0" w:lastRowFirstColumn="0" w:lastRowLastColumn="0"/>
              <w:rPr>
                <w:ins w:id="9767" w:author="김은수" w:date="2026-10-01T12:05:00Z" w16du:dateUtc="2026-10-01T03:05:00Z"/>
                <w:lang w:val="en-US"/>
                <w:rPrChange w:id="9768" w:author="김은수" w:date="2026-10-01T13:46:00Z" w16du:dateUtc="2026-10-01T04:46:00Z">
                  <w:rPr>
                    <w:ins w:id="9769" w:author="김은수" w:date="2026-10-01T12:05:00Z" w16du:dateUtc="2026-10-01T03:05:00Z"/>
                  </w:rPr>
                </w:rPrChange>
              </w:rPr>
            </w:pPr>
            <w:ins w:id="9770" w:author="김은수" w:date="2026-10-01T12:05:00Z" w16du:dateUtc="2026-10-01T03:05:00Z">
              <w:r w:rsidRPr="00E00010">
                <w:rPr>
                  <w:lang w:val="en-US"/>
                  <w:rPrChange w:id="9771" w:author="김은수" w:date="2026-10-01T13:46:00Z" w16du:dateUtc="2026-10-01T04:46:00Z">
                    <w:rPr/>
                  </w:rPrChange>
                </w:rPr>
                <w:t>changeLED_indicatorOnOff, readLED_indicatorOnOff, changeStimulIndicator_OnOff, readStimulIndicator_OnOff</w:t>
              </w:r>
            </w:ins>
          </w:p>
        </w:tc>
      </w:tr>
    </w:tbl>
    <w:p w14:paraId="3A9577FE" w14:textId="77777777" w:rsidR="00084C76" w:rsidRPr="00E00010" w:rsidRDefault="00084C76">
      <w:pPr>
        <w:pStyle w:val="TDC40"/>
        <w:spacing w:after="0"/>
        <w:rPr>
          <w:ins w:id="9772" w:author="김은수" w:date="2026-10-01T12:05:00Z" w16du:dateUtc="2026-10-01T03:05:00Z"/>
          <w:lang w:val="en-US"/>
          <w:rPrChange w:id="9773" w:author="김은수" w:date="2026-10-01T13:46:00Z" w16du:dateUtc="2026-10-01T04:46:00Z">
            <w:rPr>
              <w:ins w:id="9774" w:author="김은수" w:date="2026-10-01T12:05:00Z" w16du:dateUtc="2026-10-01T03:05:00Z"/>
            </w:rPr>
          </w:rPrChange>
        </w:rPr>
        <w:pPrChange w:id="9775" w:author="김은수" w:date="2026-10-01T03:22:00Z">
          <w:pPr>
            <w:pStyle w:val="TDC40"/>
          </w:pPr>
        </w:pPrChange>
      </w:pPr>
    </w:p>
    <w:p w14:paraId="1329118F" w14:textId="77777777" w:rsidR="00084C76" w:rsidRDefault="00084C76">
      <w:pPr>
        <w:pStyle w:val="TDC43"/>
        <w:rPr>
          <w:ins w:id="9776" w:author="김은수" w:date="2026-10-01T12:05:00Z" w16du:dateUtc="2026-10-01T03:05:00Z"/>
        </w:rPr>
      </w:pPr>
      <w:ins w:id="9777" w:author="김은수" w:date="2026-10-01T12:05:00Z" w16du:dateUtc="2026-10-01T03:05:00Z">
        <w:r>
          <w:t>입출력 예 : LED 켜짐/자극 알림 꺼짐과 LED 꺼짐/자극 알림 켜짐은 각각 별도로 저장하고 조회한다.</w:t>
        </w:r>
      </w:ins>
    </w:p>
    <w:p w14:paraId="29935CF6" w14:textId="77777777" w:rsidR="000C626C" w:rsidRDefault="000C626C">
      <w:pPr>
        <w:pStyle w:val="TDC40"/>
        <w:rPr>
          <w:ins w:id="9778" w:author="김은수" w:date="2026-10-01T05:08:00Z"/>
        </w:rPr>
      </w:pPr>
    </w:p>
    <w:p w14:paraId="1562242F" w14:textId="77777777" w:rsidR="00697371" w:rsidRDefault="00220104">
      <w:pPr>
        <w:pStyle w:val="TDC4"/>
        <w:pPrChange w:id="9779" w:author="김은수" w:date="2026-09-30T15:44:00Z" w16du:dateUtc="2026-09-30T06:44:00Z">
          <w:pPr>
            <w:pStyle w:val="a8"/>
            <w:numPr>
              <w:numId w:val="22"/>
            </w:numPr>
            <w:spacing w:after="0"/>
            <w:ind w:leftChars="0" w:left="1960" w:hanging="360"/>
          </w:pPr>
        </w:pPrChange>
      </w:pPr>
      <w:ins w:id="9780" w:author="김은수" w:date="2026-09-30T15:44:00Z" w16du:dateUtc="2026-09-30T06:44:00Z">
        <w:r>
          <w:t>SU-ID-CM3-025, I2C 전송과</w:t>
        </w:r>
      </w:ins>
      <w:r>
        <w:t xml:space="preserve"> 인터럽트 </w:t>
      </w:r>
      <w:del w:id="9781" w:author="김은수" w:date="2026-09-30T15:44:00Z" w16du:dateUtc="2026-09-30T06:44:00Z">
        <w:r w:rsidR="00C712F0">
          <w:rPr>
            <w:rFonts w:hint="eastAsia"/>
          </w:rPr>
          <w:delText>전달을 중지한다.</w:delText>
        </w:r>
      </w:del>
      <w:ins w:id="9782" w:author="김은수" w:date="2026-09-30T15:44:00Z" w16du:dateUtc="2026-09-30T06:44:00Z">
        <w:r>
          <w:t>진행</w:t>
        </w:r>
      </w:ins>
    </w:p>
    <w:p w14:paraId="7112D83E" w14:textId="77777777" w:rsidR="00C712F0" w:rsidRPr="00E00010" w:rsidRDefault="00C712F0">
      <w:pPr>
        <w:pStyle w:val="a8"/>
        <w:numPr>
          <w:ilvl w:val="0"/>
          <w:numId w:val="22"/>
        </w:numPr>
        <w:spacing w:after="0" w:line="300" w:lineRule="auto"/>
        <w:ind w:left="1160"/>
        <w:rPr>
          <w:del w:id="9783" w:author="김은수" w:date="2026-09-30T15:44:00Z" w16du:dateUtc="2026-09-30T06:44:00Z"/>
          <w:szCs w:val="20"/>
        </w:rPr>
        <w:pPrChange w:id="9784" w:author="김은수" w:date="2026-10-01T03:22:00Z">
          <w:pPr>
            <w:pStyle w:val="a8"/>
            <w:numPr>
              <w:numId w:val="22"/>
            </w:numPr>
            <w:spacing w:after="0"/>
            <w:ind w:leftChars="0" w:left="1960" w:hanging="360"/>
          </w:pPr>
        </w:pPrChange>
      </w:pPr>
      <w:del w:id="9785" w:author="김은수" w:date="2026-09-30T15:44:00Z" w16du:dateUtc="2026-09-30T06:44:00Z">
        <w:r>
          <w:rPr>
            <w:rFonts w:hint="eastAsia"/>
          </w:rPr>
          <w:delText>모든 인터럽트 제거</w:delText>
        </w:r>
      </w:del>
    </w:p>
    <w:p w14:paraId="7AFEB310" w14:textId="77777777" w:rsidR="00C712F0" w:rsidRPr="00E00010" w:rsidRDefault="00C712F0">
      <w:pPr>
        <w:pStyle w:val="a8"/>
        <w:numPr>
          <w:ilvl w:val="0"/>
          <w:numId w:val="22"/>
        </w:numPr>
        <w:spacing w:after="0" w:line="300" w:lineRule="auto"/>
        <w:ind w:left="1160"/>
        <w:rPr>
          <w:del w:id="9786" w:author="김은수" w:date="2026-09-30T15:44:00Z" w16du:dateUtc="2026-09-30T06:44:00Z"/>
          <w:szCs w:val="20"/>
        </w:rPr>
        <w:pPrChange w:id="9787" w:author="김은수" w:date="2026-10-01T03:22:00Z">
          <w:pPr>
            <w:pStyle w:val="a8"/>
            <w:numPr>
              <w:numId w:val="22"/>
            </w:numPr>
            <w:ind w:leftChars="0" w:left="1960" w:hanging="360"/>
          </w:pPr>
        </w:pPrChange>
      </w:pPr>
      <w:del w:id="9788" w:author="김은수" w:date="2026-09-30T15:44:00Z" w16du:dateUtc="2026-09-30T06:44:00Z">
        <w:r>
          <w:rPr>
            <w:rFonts w:hint="eastAsia"/>
          </w:rPr>
          <w:delText>모든 펜딩된 인터럽트 상태 제거</w:delText>
        </w:r>
      </w:del>
    </w:p>
    <w:p w14:paraId="1828666D" w14:textId="77777777" w:rsidR="00084C76" w:rsidRDefault="00084C76">
      <w:pPr>
        <w:pStyle w:val="TDC40"/>
        <w:keepNext/>
        <w:rPr>
          <w:ins w:id="9789" w:author="김은수" w:date="2026-10-01T12:05:00Z" w16du:dateUtc="2026-10-01T03:05:00Z"/>
        </w:rPr>
        <w:pPrChange w:id="9790" w:author="김은수" w:date="2026-10-01T03:22:00Z">
          <w:pPr>
            <w:pStyle w:val="TDC40"/>
          </w:pPr>
        </w:pPrChange>
      </w:pPr>
      <w:ins w:id="9791" w:author="김은수" w:date="2026-10-01T12:05:00Z" w16du:dateUtc="2026-10-01T03:05:00Z">
        <w:r>
          <w:t>여러 장치가 하나의 I2C 경로를 사용할 때 전송 상태를 공통으로 관리한다.</w:t>
        </w:r>
      </w:ins>
    </w:p>
    <w:p w14:paraId="60EE0F94" w14:textId="77777777" w:rsidR="00084C76" w:rsidRDefault="00084C76">
      <w:pPr>
        <w:pStyle w:val="TDC42"/>
        <w:rPr>
          <w:ins w:id="9792" w:author="김은수" w:date="2026-10-01T12:05:00Z" w16du:dateUtc="2026-10-01T03:05:00Z"/>
        </w:rPr>
      </w:pPr>
      <w:ins w:id="9793" w:author="김은수" w:date="2026-10-01T12:05:00Z" w16du:dateUtc="2026-10-01T03:05:00Z">
        <w:r>
          <w:t xml:space="preserve">표 </w:t>
        </w:r>
        <w:r>
          <w:fldChar w:fldCharType="begin"/>
        </w:r>
        <w:r>
          <w:instrText>SEQ 표 \* ARABIC</w:instrText>
        </w:r>
        <w:r>
          <w:fldChar w:fldCharType="separate"/>
        </w:r>
        <w:r>
          <w:t>141</w:t>
        </w:r>
        <w:r>
          <w:fldChar w:fldCharType="end"/>
        </w:r>
        <w:r>
          <w:t>. I2C 전송과 인터럽트 진행 / 유닛 설계 내용</w:t>
        </w:r>
      </w:ins>
    </w:p>
    <w:tbl>
      <w:tblPr>
        <w:tblStyle w:val="TDC41"/>
        <w:tblW w:w="8816" w:type="dxa"/>
        <w:tblLayout w:type="fixed"/>
        <w:tblLook w:val="04A0" w:firstRow="1" w:lastRow="0" w:firstColumn="1" w:lastColumn="0" w:noHBand="0" w:noVBand="1"/>
        <w:tblPrChange w:id="9794"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9795">
          <w:tblGrid>
            <w:gridCol w:w="360"/>
            <w:gridCol w:w="360"/>
            <w:gridCol w:w="584"/>
            <w:gridCol w:w="7512"/>
          </w:tblGrid>
        </w:tblGridChange>
      </w:tblGrid>
      <w:tr w:rsidR="00084C76" w14:paraId="5BB432B1" w14:textId="77777777" w:rsidTr="00E95965">
        <w:trPr>
          <w:cnfStyle w:val="100000000000" w:firstRow="1" w:lastRow="0" w:firstColumn="0" w:lastColumn="0" w:oddVBand="0" w:evenVBand="0" w:oddHBand="0" w:evenHBand="0" w:firstRowFirstColumn="0" w:firstRowLastColumn="0" w:lastRowFirstColumn="0" w:lastRowLastColumn="0"/>
          <w:cantSplit/>
          <w:tblHeader/>
          <w:ins w:id="9796" w:author="김은수" w:date="2026-10-01T12:05:00Z"/>
          <w:trPrChange w:id="9797"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9798" w:author="김은수" w:date="2026-10-01T03:22:00Z">
              <w:tcPr>
                <w:tcW w:w="1304" w:type="dxa"/>
              </w:tcPr>
            </w:tcPrChange>
          </w:tcPr>
          <w:p w14:paraId="27D89282"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9799" w:author="김은수" w:date="2026-10-01T12:05:00Z" w16du:dateUtc="2026-10-01T03:05:00Z"/>
              </w:rPr>
            </w:pPr>
            <w:ins w:id="9800" w:author="김은수" w:date="2026-10-01T12:05:00Z" w16du:dateUtc="2026-10-01T03:05:00Z">
              <w:r>
                <w:t>항목</w:t>
              </w:r>
            </w:ins>
          </w:p>
        </w:tc>
        <w:tc>
          <w:tcPr>
            <w:tcW w:w="7512" w:type="dxa"/>
            <w:tcPrChange w:id="9801" w:author="김은수" w:date="2026-10-01T03:22:00Z">
              <w:tcPr>
                <w:tcW w:w="7512" w:type="dxa"/>
              </w:tcPr>
            </w:tcPrChange>
          </w:tcPr>
          <w:p w14:paraId="3A7954BA"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9802" w:author="김은수" w:date="2026-10-01T12:05:00Z" w16du:dateUtc="2026-10-01T03:05:00Z"/>
              </w:rPr>
            </w:pPr>
            <w:ins w:id="9803" w:author="김은수" w:date="2026-10-01T12:05:00Z" w16du:dateUtc="2026-10-01T03:05:00Z">
              <w:r>
                <w:t>설계 내용</w:t>
              </w:r>
            </w:ins>
          </w:p>
        </w:tc>
      </w:tr>
      <w:tr w:rsidR="00084C76" w14:paraId="2296A9A8" w14:textId="77777777" w:rsidTr="00E95965">
        <w:trPr>
          <w:cantSplit/>
          <w:ins w:id="9804" w:author="김은수" w:date="2026-10-01T12:05:00Z"/>
          <w:trPrChange w:id="9805"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9806" w:author="김은수" w:date="2026-10-01T03:22:00Z">
              <w:tcPr>
                <w:tcW w:w="1304" w:type="dxa"/>
              </w:tcPr>
            </w:tcPrChange>
          </w:tcPr>
          <w:p w14:paraId="2B09A950" w14:textId="77777777" w:rsidR="00084C76" w:rsidRDefault="00084C76">
            <w:pPr>
              <w:pStyle w:val="TDCe"/>
              <w:rPr>
                <w:ins w:id="9807" w:author="김은수" w:date="2026-10-01T12:05:00Z" w16du:dateUtc="2026-10-01T03:05:00Z"/>
              </w:rPr>
            </w:pPr>
            <w:ins w:id="9808" w:author="김은수" w:date="2026-10-01T12:05:00Z" w16du:dateUtc="2026-10-01T03:05:00Z">
              <w:r>
                <w:t>입력</w:t>
              </w:r>
            </w:ins>
          </w:p>
        </w:tc>
        <w:tc>
          <w:tcPr>
            <w:tcW w:w="7512" w:type="dxa"/>
            <w:tcPrChange w:id="9809" w:author="김은수" w:date="2026-10-01T03:22:00Z">
              <w:tcPr>
                <w:tcW w:w="7512" w:type="dxa"/>
              </w:tcPr>
            </w:tcPrChange>
          </w:tcPr>
          <w:p w14:paraId="2CB122F4"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9810" w:author="김은수" w:date="2026-10-01T12:05:00Z" w16du:dateUtc="2026-10-01T03:05:00Z"/>
              </w:rPr>
            </w:pPr>
            <w:ins w:id="9811" w:author="김은수" w:date="2026-10-01T12:05:00Z" w16du:dateUtc="2026-10-01T03:05:00Z">
              <w:r>
                <w:t>대상 주소, 송수신 버퍼, 길이, 버스 사용 상태</w:t>
              </w:r>
            </w:ins>
          </w:p>
        </w:tc>
      </w:tr>
      <w:tr w:rsidR="00084C76" w14:paraId="65480169" w14:textId="77777777" w:rsidTr="00E95965">
        <w:trPr>
          <w:cantSplit/>
          <w:ins w:id="9812" w:author="김은수" w:date="2026-10-01T12:05:00Z"/>
          <w:trPrChange w:id="9813"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9814" w:author="김은수" w:date="2026-10-01T03:22:00Z">
              <w:tcPr>
                <w:tcW w:w="1304" w:type="dxa"/>
              </w:tcPr>
            </w:tcPrChange>
          </w:tcPr>
          <w:p w14:paraId="08F762A8" w14:textId="77777777" w:rsidR="00084C76" w:rsidRDefault="00084C76">
            <w:pPr>
              <w:pStyle w:val="TDCe"/>
              <w:rPr>
                <w:ins w:id="9815" w:author="김은수" w:date="2026-10-01T12:05:00Z" w16du:dateUtc="2026-10-01T03:05:00Z"/>
              </w:rPr>
            </w:pPr>
            <w:ins w:id="9816" w:author="김은수" w:date="2026-10-01T12:05:00Z" w16du:dateUtc="2026-10-01T03:05:00Z">
              <w:r>
                <w:t>출력</w:t>
              </w:r>
            </w:ins>
          </w:p>
        </w:tc>
        <w:tc>
          <w:tcPr>
            <w:tcW w:w="7512" w:type="dxa"/>
            <w:tcPrChange w:id="9817" w:author="김은수" w:date="2026-10-01T03:22:00Z">
              <w:tcPr>
                <w:tcW w:w="7512" w:type="dxa"/>
              </w:tcPr>
            </w:tcPrChange>
          </w:tcPr>
          <w:p w14:paraId="15908B98"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9818" w:author="김은수" w:date="2026-10-01T12:05:00Z" w16du:dateUtc="2026-10-01T03:05:00Z"/>
              </w:rPr>
            </w:pPr>
            <w:ins w:id="9819" w:author="김은수" w:date="2026-10-01T12:05:00Z" w16du:dateUtc="2026-10-01T03:05:00Z">
              <w:r>
                <w:t>전송 진행/완료/오류 상태와 수신 자료</w:t>
              </w:r>
            </w:ins>
          </w:p>
        </w:tc>
      </w:tr>
      <w:tr w:rsidR="00084C76" w14:paraId="051270F7" w14:textId="77777777" w:rsidTr="00E95965">
        <w:trPr>
          <w:cantSplit/>
          <w:ins w:id="9820" w:author="김은수" w:date="2026-10-01T12:05:00Z"/>
          <w:trPrChange w:id="9821"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9822" w:author="김은수" w:date="2026-10-01T03:22:00Z">
              <w:tcPr>
                <w:tcW w:w="1304" w:type="dxa"/>
              </w:tcPr>
            </w:tcPrChange>
          </w:tcPr>
          <w:p w14:paraId="166B0605" w14:textId="77777777" w:rsidR="00084C76" w:rsidRDefault="00084C76">
            <w:pPr>
              <w:pStyle w:val="TDCe"/>
              <w:rPr>
                <w:ins w:id="9823" w:author="김은수" w:date="2026-10-01T12:05:00Z" w16du:dateUtc="2026-10-01T03:05:00Z"/>
              </w:rPr>
            </w:pPr>
            <w:ins w:id="9824" w:author="김은수" w:date="2026-10-01T12:05:00Z" w16du:dateUtc="2026-10-01T03:05:00Z">
              <w:r>
                <w:t>처리</w:t>
              </w:r>
            </w:ins>
          </w:p>
        </w:tc>
        <w:tc>
          <w:tcPr>
            <w:tcW w:w="7512" w:type="dxa"/>
            <w:tcPrChange w:id="9825" w:author="김은수" w:date="2026-10-01T03:22:00Z">
              <w:tcPr>
                <w:tcW w:w="7512" w:type="dxa"/>
              </w:tcPr>
            </w:tcPrChange>
          </w:tcPr>
          <w:p w14:paraId="22D29E5F"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9826" w:author="김은수" w:date="2026-10-01T12:05:00Z" w16du:dateUtc="2026-10-01T03:05:00Z"/>
              </w:rPr>
            </w:pPr>
            <w:ins w:id="9827" w:author="김은수" w:date="2026-10-01T12:05:00Z" w16du:dateUtc="2026-10-01T03:05:00Z">
              <w:r>
                <w:t>버스 사용 가능 여부를 확인하고 쓰기 또는 읽기를 시작한다. 인터럽트에서 진행 상태를 갱신하며 완료/오류 후 호출자가 상태를 조회할 수 있게 한다.</w:t>
              </w:r>
            </w:ins>
          </w:p>
        </w:tc>
      </w:tr>
    </w:tbl>
    <w:p w14:paraId="2F846E07" w14:textId="77777777" w:rsidR="00084C76" w:rsidRDefault="00084C76">
      <w:pPr>
        <w:pStyle w:val="TDC40"/>
        <w:spacing w:after="0"/>
        <w:rPr>
          <w:ins w:id="9828" w:author="김은수" w:date="2026-10-01T12:05:00Z" w16du:dateUtc="2026-10-01T03:05:00Z"/>
        </w:rPr>
        <w:pPrChange w:id="9829" w:author="김은수" w:date="2026-10-01T03:22:00Z">
          <w:pPr>
            <w:pStyle w:val="TDC40"/>
          </w:pPr>
        </w:pPrChange>
      </w:pPr>
    </w:p>
    <w:p w14:paraId="067DC229" w14:textId="77777777" w:rsidR="00084C76" w:rsidRDefault="00084C76">
      <w:pPr>
        <w:pStyle w:val="TDC42"/>
        <w:rPr>
          <w:ins w:id="9830" w:author="김은수" w:date="2026-10-01T12:05:00Z" w16du:dateUtc="2026-10-01T03:05:00Z"/>
        </w:rPr>
      </w:pPr>
      <w:ins w:id="9831" w:author="김은수" w:date="2026-10-01T12:05:00Z" w16du:dateUtc="2026-10-01T03:05:00Z">
        <w:r>
          <w:t xml:space="preserve">표 </w:t>
        </w:r>
        <w:r>
          <w:fldChar w:fldCharType="begin"/>
        </w:r>
        <w:r>
          <w:instrText>SEQ 표 \* ARABIC</w:instrText>
        </w:r>
        <w:r>
          <w:fldChar w:fldCharType="separate"/>
        </w:r>
        <w:r>
          <w:t>142</w:t>
        </w:r>
        <w:r>
          <w:fldChar w:fldCharType="end"/>
        </w:r>
        <w:r>
          <w:t>. I2C 전송과 인터럽트 진행 / 구현 조건</w:t>
        </w:r>
      </w:ins>
    </w:p>
    <w:tbl>
      <w:tblPr>
        <w:tblStyle w:val="TDC41"/>
        <w:tblW w:w="8816" w:type="dxa"/>
        <w:tblLayout w:type="fixed"/>
        <w:tblLook w:val="04A0" w:firstRow="1" w:lastRow="0" w:firstColumn="1" w:lastColumn="0" w:noHBand="0" w:noVBand="1"/>
        <w:tblPrChange w:id="9832"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9833">
          <w:tblGrid>
            <w:gridCol w:w="360"/>
            <w:gridCol w:w="360"/>
            <w:gridCol w:w="584"/>
            <w:gridCol w:w="7512"/>
          </w:tblGrid>
        </w:tblGridChange>
      </w:tblGrid>
      <w:tr w:rsidR="00084C76" w14:paraId="053F728D" w14:textId="77777777" w:rsidTr="00E95965">
        <w:trPr>
          <w:cnfStyle w:val="100000000000" w:firstRow="1" w:lastRow="0" w:firstColumn="0" w:lastColumn="0" w:oddVBand="0" w:evenVBand="0" w:oddHBand="0" w:evenHBand="0" w:firstRowFirstColumn="0" w:firstRowLastColumn="0" w:lastRowFirstColumn="0" w:lastRowLastColumn="0"/>
          <w:cantSplit/>
          <w:tblHeader/>
          <w:ins w:id="9834" w:author="김은수" w:date="2026-10-01T12:05:00Z"/>
          <w:trPrChange w:id="9835"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9836" w:author="김은수" w:date="2026-10-01T03:22:00Z">
              <w:tcPr>
                <w:tcW w:w="1304" w:type="dxa"/>
              </w:tcPr>
            </w:tcPrChange>
          </w:tcPr>
          <w:p w14:paraId="218E5A8A"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9837" w:author="김은수" w:date="2026-10-01T12:05:00Z" w16du:dateUtc="2026-10-01T03:05:00Z"/>
              </w:rPr>
            </w:pPr>
            <w:ins w:id="9838" w:author="김은수" w:date="2026-10-01T12:05:00Z" w16du:dateUtc="2026-10-01T03:05:00Z">
              <w:r>
                <w:t>구분</w:t>
              </w:r>
            </w:ins>
          </w:p>
        </w:tc>
        <w:tc>
          <w:tcPr>
            <w:tcW w:w="7512" w:type="dxa"/>
            <w:tcPrChange w:id="9839" w:author="김은수" w:date="2026-10-01T03:22:00Z">
              <w:tcPr>
                <w:tcW w:w="7512" w:type="dxa"/>
              </w:tcPr>
            </w:tcPrChange>
          </w:tcPr>
          <w:p w14:paraId="6D342A16"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9840" w:author="김은수" w:date="2026-10-01T12:05:00Z" w16du:dateUtc="2026-10-01T03:05:00Z"/>
              </w:rPr>
            </w:pPr>
            <w:ins w:id="9841" w:author="김은수" w:date="2026-10-01T12:05:00Z" w16du:dateUtc="2026-10-01T03:05:00Z">
              <w:r>
                <w:t>구현 조건</w:t>
              </w:r>
            </w:ins>
          </w:p>
        </w:tc>
      </w:tr>
      <w:tr w:rsidR="00084C76" w14:paraId="3E454BB0" w14:textId="77777777" w:rsidTr="00E95965">
        <w:trPr>
          <w:cantSplit/>
          <w:ins w:id="9842" w:author="김은수" w:date="2026-10-01T12:05:00Z"/>
          <w:trPrChange w:id="9843"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9844" w:author="김은수" w:date="2026-10-01T03:22:00Z">
              <w:tcPr>
                <w:tcW w:w="1304" w:type="dxa"/>
              </w:tcPr>
            </w:tcPrChange>
          </w:tcPr>
          <w:p w14:paraId="6E1A35B4" w14:textId="77777777" w:rsidR="00084C76" w:rsidRDefault="00084C76">
            <w:pPr>
              <w:pStyle w:val="TDCe"/>
              <w:rPr>
                <w:ins w:id="9845" w:author="김은수" w:date="2026-10-01T12:05:00Z" w16du:dateUtc="2026-10-01T03:05:00Z"/>
              </w:rPr>
            </w:pPr>
            <w:ins w:id="9846" w:author="김은수" w:date="2026-10-01T12:05:00Z" w16du:dateUtc="2026-10-01T03:05:00Z">
              <w:r>
                <w:t>관련 함수</w:t>
              </w:r>
            </w:ins>
          </w:p>
        </w:tc>
        <w:tc>
          <w:tcPr>
            <w:tcW w:w="7512" w:type="dxa"/>
            <w:tcPrChange w:id="9847" w:author="김은수" w:date="2026-10-01T03:22:00Z">
              <w:tcPr>
                <w:tcW w:w="7512" w:type="dxa"/>
              </w:tcPr>
            </w:tcPrChange>
          </w:tcPr>
          <w:p w14:paraId="7E8B3A37" w14:textId="77777777" w:rsidR="00084C76" w:rsidRPr="00E00010" w:rsidRDefault="00084C76">
            <w:pPr>
              <w:pStyle w:val="TDCf"/>
              <w:cnfStyle w:val="000000000000" w:firstRow="0" w:lastRow="0" w:firstColumn="0" w:lastColumn="0" w:oddVBand="0" w:evenVBand="0" w:oddHBand="0" w:evenHBand="0" w:firstRowFirstColumn="0" w:firstRowLastColumn="0" w:lastRowFirstColumn="0" w:lastRowLastColumn="0"/>
              <w:rPr>
                <w:ins w:id="9848" w:author="김은수" w:date="2026-10-01T12:05:00Z" w16du:dateUtc="2026-10-01T03:05:00Z"/>
                <w:lang w:val="en-US"/>
                <w:rPrChange w:id="9849" w:author="김은수" w:date="2026-10-01T13:46:00Z" w16du:dateUtc="2026-10-01T04:46:00Z">
                  <w:rPr>
                    <w:ins w:id="9850" w:author="김은수" w:date="2026-10-01T12:05:00Z" w16du:dateUtc="2026-10-01T03:05:00Z"/>
                  </w:rPr>
                </w:rPrChange>
              </w:rPr>
            </w:pPr>
            <w:ins w:id="9851" w:author="김은수" w:date="2026-10-01T12:05:00Z" w16du:dateUtc="2026-10-01T03:05:00Z">
              <w:r w:rsidRPr="00E00010">
                <w:rPr>
                  <w:lang w:val="en-US"/>
                  <w:rPrChange w:id="9852" w:author="김은수" w:date="2026-10-01T13:46:00Z" w16du:dateUtc="2026-10-01T04:46:00Z">
                    <w:rPr/>
                  </w:rPrChange>
                </w:rPr>
                <w:t>i2c_startWriteData, i2c_startReadData, get_i2cDriverStatus, isI2cDriverStatusIdle / I2C_0_IRQHandler, enableI2cInterface, change_i2c_is_busy, is_i2c_free</w:t>
              </w:r>
            </w:ins>
          </w:p>
        </w:tc>
      </w:tr>
      <w:tr w:rsidR="00084C76" w14:paraId="274D223F" w14:textId="77777777" w:rsidTr="00E95965">
        <w:trPr>
          <w:cantSplit/>
          <w:ins w:id="9853" w:author="김은수" w:date="2026-10-01T12:05:00Z"/>
          <w:trPrChange w:id="9854"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9855" w:author="김은수" w:date="2026-10-01T03:22:00Z">
              <w:tcPr>
                <w:tcW w:w="1304" w:type="dxa"/>
              </w:tcPr>
            </w:tcPrChange>
          </w:tcPr>
          <w:p w14:paraId="03757496" w14:textId="77777777" w:rsidR="00084C76" w:rsidRDefault="00084C76">
            <w:pPr>
              <w:pStyle w:val="TDCe"/>
              <w:rPr>
                <w:ins w:id="9856" w:author="김은수" w:date="2026-10-01T12:05:00Z" w16du:dateUtc="2026-10-01T03:05:00Z"/>
              </w:rPr>
            </w:pPr>
            <w:ins w:id="9857" w:author="김은수" w:date="2026-10-01T12:05:00Z" w16du:dateUtc="2026-10-01T03:05:00Z">
              <w:r>
                <w:t>동작 조건</w:t>
              </w:r>
            </w:ins>
          </w:p>
        </w:tc>
        <w:tc>
          <w:tcPr>
            <w:tcW w:w="7512" w:type="dxa"/>
            <w:tcPrChange w:id="9858" w:author="김은수" w:date="2026-10-01T03:22:00Z">
              <w:tcPr>
                <w:tcW w:w="7512" w:type="dxa"/>
              </w:tcPr>
            </w:tcPrChange>
          </w:tcPr>
          <w:p w14:paraId="4C064335"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9859" w:author="김은수" w:date="2026-10-01T12:05:00Z" w16du:dateUtc="2026-10-01T03:05:00Z"/>
              </w:rPr>
            </w:pPr>
            <w:ins w:id="9860" w:author="김은수" w:date="2026-10-01T12:05:00Z" w16du:dateUtc="2026-10-01T03:05:00Z">
              <w:r>
                <w:t>진행 중인 전송과 새 요청이 구분되고 완료/오류 상태가 조회되어야 한다. 수신 결과는 지정 버퍼에 기록되어야 한다.</w:t>
              </w:r>
            </w:ins>
          </w:p>
        </w:tc>
      </w:tr>
    </w:tbl>
    <w:p w14:paraId="55278422" w14:textId="77777777" w:rsidR="00084C76" w:rsidRDefault="00084C76">
      <w:pPr>
        <w:pStyle w:val="TDC40"/>
        <w:spacing w:after="0"/>
        <w:rPr>
          <w:ins w:id="9861" w:author="김은수" w:date="2026-10-01T12:05:00Z" w16du:dateUtc="2026-10-01T03:05:00Z"/>
        </w:rPr>
        <w:pPrChange w:id="9862" w:author="김은수" w:date="2026-10-01T03:22:00Z">
          <w:pPr>
            <w:pStyle w:val="TDC40"/>
          </w:pPr>
        </w:pPrChange>
      </w:pPr>
    </w:p>
    <w:p w14:paraId="6804DD7F" w14:textId="77777777" w:rsidR="00697371" w:rsidRPr="00E00010" w:rsidRDefault="00220104">
      <w:pPr>
        <w:pStyle w:val="TDC43"/>
        <w:rPr>
          <w:ins w:id="9863" w:author="김은수" w:date="2026-09-30T15:44:00Z" w16du:dateUtc="2026-09-30T06:44:00Z"/>
        </w:rPr>
        <w:pPrChange w:id="9864" w:author="김은수" w:date="2026-10-01T01:11:00Z">
          <w:pPr>
            <w:keepLines/>
            <w:widowControl/>
            <w:snapToGrid w:val="0"/>
            <w:spacing w:after="180" w:line="300" w:lineRule="auto"/>
            <w:ind w:left="1245"/>
            <w:jc w:val="left"/>
          </w:pPr>
        </w:pPrChange>
      </w:pPr>
      <w:ins w:id="9865" w:author="김은수" w:date="2026-09-30T15:44:00Z" w16du:dateUtc="2026-09-30T06:44:00Z">
        <w:r>
          <w:rPr>
            <w:b/>
            <w:bCs/>
            <w:rPrChange w:id="9866" w:author="김은수" w:date="2026-10-01T01:11:00Z">
              <w:rPr>
                <w:b/>
                <w:bCs/>
                <w:sz w:val="22"/>
              </w:rPr>
            </w:rPrChange>
          </w:rPr>
          <w:t>흐름 참고 : 각 인터럽트에서는 해당 시점의 버스 이벤트만 처리한다. STOP 조건을 확인한 뒤 전송 완료 상태를 호출자에게 전달한다.</w:t>
        </w:r>
      </w:ins>
    </w:p>
    <w:p w14:paraId="1DB2467A" w14:textId="77777777" w:rsidR="00BA1805" w:rsidRPr="00E00010" w:rsidRDefault="00BA1805">
      <w:pPr>
        <w:pStyle w:val="TDC44"/>
        <w:rPr>
          <w:ins w:id="9867" w:author="김은수" w:date="2026-09-30T15:44:00Z" w16du:dateUtc="2026-09-30T06:44:00Z"/>
        </w:rPr>
        <w:pPrChange w:id="9868" w:author="김은수" w:date="2026-10-01T01:11:00Z">
          <w:pPr>
            <w:keepNext/>
            <w:keepLines/>
            <w:pageBreakBefore/>
            <w:widowControl/>
            <w:snapToGrid w:val="0"/>
            <w:spacing w:after="100" w:line="240" w:lineRule="auto"/>
            <w:jc w:val="center"/>
          </w:pPr>
        </w:pPrChange>
      </w:pPr>
      <w:ins w:id="9869" w:author="김은수" w:date="2026-09-30T15:44:00Z" w16du:dateUtc="2026-09-30T06:44:00Z">
        <w:r w:rsidRPr="00E00010">
          <w:rPr>
            <w:noProof/>
          </w:rPr>
          <w:drawing>
            <wp:inline distT="0" distB="0" distL="0" distR="0" wp14:anchorId="3E4EBC4E" wp14:editId="0010EAF7">
              <wp:extent cx="4320000" cy="4028400"/>
              <wp:effectExtent l="0" t="0" r="0" b="0"/>
              <wp:docPr id="1016" name="Flow CM3-025" descr="SU-ID-CM3-025 I2C 전송과 인터럽트 진행 설계 순서도">
                <a:extLst xmlns:a="http://schemas.openxmlformats.org/drawingml/2006/main">
                  <a:ext uri="{FF2B5EF4-FFF2-40B4-BE49-F238E27FC236}">
                    <a16:creationId xmlns:a16="http://schemas.microsoft.com/office/drawing/2014/main" id="{E8B69799-F488-0C76-6806-D41022ABA04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그림 256" descr="스크린샷, 어둠, 블랙, 밤이(가) 표시된 사진&#10;&#10;자동 생성된 설명">
                        <a:extLst>
                          <a:ext uri="{FF2B5EF4-FFF2-40B4-BE49-F238E27FC236}">
                            <a16:creationId xmlns:a16="http://schemas.microsoft.com/office/drawing/2014/main" id="{E8B69799-F488-0C76-6806-D41022ABA043}"/>
                          </a:ext>
                        </a:extLst>
                      </pic:cNvPr>
                      <pic:cNvPicPr>
                        <a:picLocks noChangeAspect="1"/>
                      </pic:cNvPicPr>
                    </pic:nvPicPr>
                    <pic:blipFill>
                      <a:blip r:embed="rId48"/>
                      <a:stretch>
                        <a:fillRect/>
                      </a:stretch>
                    </pic:blipFill>
                    <pic:spPr>
                      <a:xfrm>
                        <a:off x="0" y="0"/>
                        <a:ext cx="4320000" cy="4028400"/>
                      </a:xfrm>
                      <a:prstGeom prst="rect">
                        <a:avLst/>
                      </a:prstGeom>
                    </pic:spPr>
                  </pic:pic>
                </a:graphicData>
              </a:graphic>
            </wp:inline>
          </w:drawing>
        </w:r>
      </w:ins>
    </w:p>
    <w:p w14:paraId="5B467B07" w14:textId="77777777" w:rsidR="00697371" w:rsidRDefault="00220104">
      <w:pPr>
        <w:pStyle w:val="TDC45"/>
        <w:pPrChange w:id="9870" w:author="김은수" w:date="2026-09-30T15:44:00Z" w16du:dateUtc="2026-09-30T06:44:00Z">
          <w:pPr>
            <w:pStyle w:val="4"/>
            <w:numPr>
              <w:ilvl w:val="3"/>
              <w:numId w:val="39"/>
            </w:numPr>
            <w:spacing w:after="0"/>
            <w:ind w:left="1240" w:hanging="440"/>
          </w:pPr>
        </w:pPrChange>
      </w:pPr>
      <w:ins w:id="9871" w:author="김은수" w:date="2026-09-30T15:44:00Z" w16du:dateUtc="2026-09-30T06:44:00Z">
        <w:r>
          <w:rPr>
            <w:rPrChange w:id="9872" w:author="김은수" w:date="2026-10-01T01:11:00Z">
              <w:rPr>
                <w:sz w:val="22"/>
              </w:rPr>
            </w:rPrChange>
          </w:rPr>
          <w:t xml:space="preserve">그림 24. </w:t>
        </w:r>
      </w:ins>
      <w:r>
        <w:rPr>
          <w:rPrChange w:id="9873" w:author="김은수" w:date="2026-09-30T15:44:00Z" w16du:dateUtc="2026-09-30T06:44:00Z">
            <w:rPr>
              <w:sz w:val="22"/>
            </w:rPr>
          </w:rPrChange>
        </w:rPr>
        <w:t>SU-ID-CM3-</w:t>
      </w:r>
      <w:del w:id="9874" w:author="김은수" w:date="2026-09-30T15:44:00Z" w16du:dateUtc="2026-09-30T06:44:00Z">
        <w:r w:rsidR="00935A2A">
          <w:delText>00</w:delText>
        </w:r>
        <w:r w:rsidR="003A1668">
          <w:delText>6</w:delText>
        </w:r>
        <w:r w:rsidR="00935A2A">
          <w:delText xml:space="preserve">, </w:delText>
        </w:r>
        <w:r w:rsidR="00C712F0">
          <w:rPr>
            <w:rFonts w:hint="eastAsia"/>
          </w:rPr>
          <w:delText>D</w:delText>
        </w:r>
        <w:r w:rsidR="00C712F0">
          <w:delText xml:space="preserve">MA </w:delText>
        </w:r>
        <w:r w:rsidR="00C712F0">
          <w:rPr>
            <w:rFonts w:hint="eastAsia"/>
          </w:rPr>
          <w:delText>리셋</w:delText>
        </w:r>
        <w:r w:rsidR="00643255">
          <w:rPr>
            <w:rFonts w:hint="eastAsia"/>
          </w:rPr>
          <w:delText xml:space="preserve"> 유닛</w:delText>
        </w:r>
      </w:del>
      <w:ins w:id="9875" w:author="김은수" w:date="2026-09-30T15:44:00Z" w16du:dateUtc="2026-09-30T06:44:00Z">
        <w:r>
          <w:rPr>
            <w:rPrChange w:id="9876" w:author="김은수" w:date="2026-10-01T01:11:00Z">
              <w:rPr>
                <w:sz w:val="22"/>
              </w:rPr>
            </w:rPrChange>
          </w:rPr>
          <w:t>025 I2C 전송과 인터럽트 진행 순서도</w:t>
        </w:r>
      </w:ins>
    </w:p>
    <w:p w14:paraId="39EAAB09" w14:textId="77777777" w:rsidR="008044F9" w:rsidRPr="00E00010" w:rsidRDefault="008044F9">
      <w:pPr>
        <w:spacing w:after="0" w:line="300" w:lineRule="auto"/>
        <w:rPr>
          <w:del w:id="9877" w:author="김은수" w:date="2026-09-30T15:44:00Z" w16du:dateUtc="2026-09-30T06:44:00Z"/>
          <w:szCs w:val="20"/>
        </w:rPr>
        <w:pPrChange w:id="9878" w:author="김은수" w:date="2026-10-01T03:22:00Z">
          <w:pPr>
            <w:spacing w:after="0"/>
            <w:ind w:leftChars="800" w:left="1600"/>
          </w:pPr>
        </w:pPrChange>
      </w:pPr>
      <w:del w:id="9879" w:author="김은수" w:date="2026-09-30T15:44:00Z" w16du:dateUtc="2026-09-30T06:44:00Z">
        <w:r>
          <w:rPr>
            <w:rFonts w:hint="eastAsia"/>
          </w:rPr>
          <w:delText xml:space="preserve">입력 파라미터 </w:delText>
        </w:r>
        <w:r>
          <w:delText xml:space="preserve">: </w:delText>
        </w:r>
        <w:r>
          <w:rPr>
            <w:rFonts w:hint="eastAsia"/>
          </w:rPr>
          <w:delText>없음</w:delText>
        </w:r>
      </w:del>
    </w:p>
    <w:p w14:paraId="7AB05CE5" w14:textId="77777777" w:rsidR="008044F9" w:rsidRPr="00E00010" w:rsidRDefault="008044F9">
      <w:pPr>
        <w:spacing w:after="0" w:line="300" w:lineRule="auto"/>
        <w:rPr>
          <w:del w:id="9880" w:author="김은수" w:date="2026-09-30T15:44:00Z" w16du:dateUtc="2026-09-30T06:44:00Z"/>
          <w:szCs w:val="20"/>
        </w:rPr>
        <w:pPrChange w:id="9881" w:author="김은수" w:date="2026-10-01T03:22:00Z">
          <w:pPr>
            <w:spacing w:after="0"/>
            <w:ind w:leftChars="800" w:left="1600"/>
          </w:pPr>
        </w:pPrChange>
      </w:pPr>
      <w:del w:id="9882" w:author="김은수" w:date="2026-09-30T15:44:00Z" w16du:dateUtc="2026-09-30T06:44:00Z">
        <w:r>
          <w:rPr>
            <w:rFonts w:hint="eastAsia"/>
          </w:rPr>
          <w:delText xml:space="preserve">반환 파라미터 </w:delText>
        </w:r>
        <w:r>
          <w:delText xml:space="preserve">: </w:delText>
        </w:r>
        <w:r>
          <w:rPr>
            <w:rFonts w:hint="eastAsia"/>
          </w:rPr>
          <w:delText>없음</w:delText>
        </w:r>
      </w:del>
    </w:p>
    <w:p w14:paraId="5AE8BB38" w14:textId="77777777" w:rsidR="008044F9" w:rsidRPr="00E00010" w:rsidRDefault="008044F9">
      <w:pPr>
        <w:spacing w:after="0" w:line="300" w:lineRule="auto"/>
        <w:rPr>
          <w:del w:id="9883" w:author="김은수" w:date="2026-09-30T15:44:00Z" w16du:dateUtc="2026-09-30T06:44:00Z"/>
          <w:szCs w:val="20"/>
        </w:rPr>
        <w:pPrChange w:id="9884" w:author="김은수" w:date="2026-10-01T03:22:00Z">
          <w:pPr>
            <w:spacing w:after="0"/>
            <w:ind w:leftChars="800" w:left="1600"/>
          </w:pPr>
        </w:pPrChange>
      </w:pPr>
      <w:del w:id="9885" w:author="김은수" w:date="2026-09-30T15:44:00Z" w16du:dateUtc="2026-09-30T06:44:00Z">
        <w:r>
          <w:rPr>
            <w:rFonts w:hint="eastAsia"/>
          </w:rPr>
          <w:delText xml:space="preserve">수정 파라미터 </w:delText>
        </w:r>
        <w:r>
          <w:delText xml:space="preserve">: </w:delText>
        </w:r>
        <w:r>
          <w:rPr>
            <w:rFonts w:hint="eastAsia"/>
          </w:rPr>
          <w:delText>없음</w:delText>
        </w:r>
      </w:del>
    </w:p>
    <w:p w14:paraId="2D634144" w14:textId="77777777" w:rsidR="008044F9" w:rsidRPr="00E00010" w:rsidRDefault="008044F9">
      <w:pPr>
        <w:spacing w:after="0" w:line="300" w:lineRule="auto"/>
        <w:rPr>
          <w:del w:id="9886" w:author="김은수" w:date="2026-09-30T15:44:00Z" w16du:dateUtc="2026-09-30T06:44:00Z"/>
          <w:szCs w:val="20"/>
        </w:rPr>
        <w:pPrChange w:id="9887" w:author="김은수" w:date="2026-10-01T03:22:00Z">
          <w:pPr>
            <w:spacing w:after="0"/>
            <w:ind w:leftChars="800" w:left="1600"/>
          </w:pPr>
        </w:pPrChange>
      </w:pPr>
      <w:del w:id="9888" w:author="김은수" w:date="2026-09-30T15:44:00Z" w16du:dateUtc="2026-09-30T06:44:00Z">
        <w:r>
          <w:rPr>
            <w:rFonts w:hint="eastAsia"/>
          </w:rPr>
          <w:delText xml:space="preserve">기능 및 동작 </w:delText>
        </w:r>
        <w:r>
          <w:delText xml:space="preserve">: </w:delText>
        </w:r>
      </w:del>
    </w:p>
    <w:p w14:paraId="53CB9316" w14:textId="77777777" w:rsidR="00C712F0" w:rsidRPr="00E00010" w:rsidRDefault="00C712F0">
      <w:pPr>
        <w:pStyle w:val="a8"/>
        <w:numPr>
          <w:ilvl w:val="0"/>
          <w:numId w:val="22"/>
        </w:numPr>
        <w:spacing w:after="0" w:line="300" w:lineRule="auto"/>
        <w:ind w:left="1160"/>
        <w:rPr>
          <w:del w:id="9889" w:author="김은수" w:date="2026-09-30T15:44:00Z" w16du:dateUtc="2026-09-30T06:44:00Z"/>
          <w:szCs w:val="20"/>
        </w:rPr>
        <w:pPrChange w:id="9890" w:author="김은수" w:date="2026-10-01T03:22:00Z">
          <w:pPr>
            <w:pStyle w:val="a8"/>
            <w:numPr>
              <w:numId w:val="22"/>
            </w:numPr>
            <w:spacing w:after="0"/>
            <w:ind w:leftChars="0" w:left="1960" w:hanging="360"/>
          </w:pPr>
        </w:pPrChange>
      </w:pPr>
      <w:del w:id="9891" w:author="김은수" w:date="2026-09-30T15:44:00Z" w16du:dateUtc="2026-09-30T06:44:00Z">
        <w:r>
          <w:delText>DMA 0~3</w:delText>
        </w:r>
        <w:r>
          <w:rPr>
            <w:rFonts w:hint="eastAsia"/>
          </w:rPr>
          <w:delText>채널 비활성화</w:delText>
        </w:r>
      </w:del>
    </w:p>
    <w:p w14:paraId="43D69479" w14:textId="77777777" w:rsidR="00C712F0" w:rsidRPr="00E00010" w:rsidRDefault="00C712F0">
      <w:pPr>
        <w:pStyle w:val="a8"/>
        <w:numPr>
          <w:ilvl w:val="0"/>
          <w:numId w:val="22"/>
        </w:numPr>
        <w:spacing w:after="0" w:line="300" w:lineRule="auto"/>
        <w:ind w:left="1160"/>
        <w:rPr>
          <w:del w:id="9892" w:author="김은수" w:date="2026-09-30T15:44:00Z" w16du:dateUtc="2026-09-30T06:44:00Z"/>
          <w:szCs w:val="20"/>
        </w:rPr>
        <w:pPrChange w:id="9893" w:author="김은수" w:date="2026-10-01T03:22:00Z">
          <w:pPr>
            <w:pStyle w:val="a8"/>
            <w:numPr>
              <w:numId w:val="22"/>
            </w:numPr>
            <w:ind w:leftChars="0" w:left="1960" w:hanging="360"/>
          </w:pPr>
        </w:pPrChange>
      </w:pPr>
      <w:del w:id="9894" w:author="김은수" w:date="2026-09-30T15:44:00Z" w16du:dateUtc="2026-09-30T06:44:00Z">
        <w:r>
          <w:delText>DMA 0~3</w:delText>
        </w:r>
        <w:r>
          <w:rPr>
            <w:rFonts w:hint="eastAsia"/>
          </w:rPr>
          <w:delText>채널의 상태 지우기</w:delText>
        </w:r>
      </w:del>
    </w:p>
    <w:p w14:paraId="1A0ACBDD" w14:textId="77777777" w:rsidR="000C626C" w:rsidRDefault="000C626C">
      <w:pPr>
        <w:pStyle w:val="TDC40"/>
        <w:rPr>
          <w:ins w:id="9895" w:author="김은수" w:date="2026-10-01T05:08:00Z"/>
        </w:rPr>
      </w:pPr>
    </w:p>
    <w:p w14:paraId="2B3B91F6" w14:textId="77777777" w:rsidR="00C712F0" w:rsidRPr="00E00010" w:rsidRDefault="00220104">
      <w:pPr>
        <w:pStyle w:val="TDC4"/>
        <w:widowControl w:val="0"/>
        <w:numPr>
          <w:ilvl w:val="3"/>
          <w:numId w:val="39"/>
        </w:numPr>
        <w:rPr>
          <w:del w:id="9896" w:author="김은수" w:date="2026-09-30T15:44:00Z" w16du:dateUtc="2026-09-30T06:44:00Z"/>
        </w:rPr>
        <w:pPrChange w:id="9897" w:author="김은수" w:date="2026-10-01T01:11:00Z">
          <w:pPr>
            <w:pStyle w:val="4"/>
            <w:numPr>
              <w:ilvl w:val="3"/>
              <w:numId w:val="39"/>
            </w:numPr>
            <w:spacing w:after="0"/>
            <w:ind w:left="1200" w:hanging="400"/>
          </w:pPr>
        </w:pPrChange>
      </w:pPr>
      <w:r>
        <w:lastRenderedPageBreak/>
        <w:t>SU-ID-CM3-</w:t>
      </w:r>
      <w:del w:id="9898" w:author="김은수" w:date="2026-09-30T15:44:00Z" w16du:dateUtc="2026-09-30T06:44:00Z">
        <w:r w:rsidR="00935A2A">
          <w:delText>00</w:delText>
        </w:r>
        <w:r w:rsidR="003A1668">
          <w:delText>7</w:delText>
        </w:r>
        <w:r w:rsidR="00935A2A">
          <w:delText xml:space="preserve">, </w:delText>
        </w:r>
        <w:r w:rsidR="00C712F0">
          <w:rPr>
            <w:rFonts w:hint="eastAsia"/>
          </w:rPr>
          <w:delText>I</w:delText>
        </w:r>
        <w:r w:rsidR="00C712F0">
          <w:delText xml:space="preserve">2C </w:delText>
        </w:r>
        <w:r w:rsidR="00C712F0">
          <w:rPr>
            <w:rFonts w:hint="eastAsia"/>
          </w:rPr>
          <w:delText>설정</w:delText>
        </w:r>
        <w:r w:rsidR="00643255">
          <w:rPr>
            <w:rFonts w:hint="eastAsia"/>
          </w:rPr>
          <w:delText xml:space="preserve"> 유닛</w:delText>
        </w:r>
      </w:del>
    </w:p>
    <w:p w14:paraId="275B5872" w14:textId="77777777" w:rsidR="008044F9" w:rsidRPr="00E00010" w:rsidRDefault="008044F9">
      <w:pPr>
        <w:spacing w:after="0" w:line="300" w:lineRule="auto"/>
        <w:rPr>
          <w:del w:id="9899" w:author="김은수" w:date="2026-09-30T15:44:00Z" w16du:dateUtc="2026-09-30T06:44:00Z"/>
          <w:szCs w:val="20"/>
        </w:rPr>
        <w:pPrChange w:id="9900" w:author="김은수" w:date="2026-10-01T03:22:00Z">
          <w:pPr>
            <w:spacing w:after="0"/>
            <w:ind w:leftChars="800" w:left="1600"/>
          </w:pPr>
        </w:pPrChange>
      </w:pPr>
      <w:del w:id="9901" w:author="김은수" w:date="2026-09-30T15:44:00Z" w16du:dateUtc="2026-09-30T06:44:00Z">
        <w:r>
          <w:rPr>
            <w:rFonts w:hint="eastAsia"/>
          </w:rPr>
          <w:delText xml:space="preserve">입력 파라미터 </w:delText>
        </w:r>
        <w:r>
          <w:delText xml:space="preserve">: </w:delText>
        </w:r>
        <w:r>
          <w:rPr>
            <w:rFonts w:hint="eastAsia"/>
          </w:rPr>
          <w:delText>없음</w:delText>
        </w:r>
      </w:del>
    </w:p>
    <w:p w14:paraId="765CCB3A" w14:textId="77777777" w:rsidR="008044F9" w:rsidRPr="00E00010" w:rsidRDefault="008044F9">
      <w:pPr>
        <w:spacing w:after="0" w:line="300" w:lineRule="auto"/>
        <w:rPr>
          <w:del w:id="9902" w:author="김은수" w:date="2026-09-30T15:44:00Z" w16du:dateUtc="2026-09-30T06:44:00Z"/>
          <w:szCs w:val="20"/>
        </w:rPr>
        <w:pPrChange w:id="9903" w:author="김은수" w:date="2026-10-01T03:22:00Z">
          <w:pPr>
            <w:spacing w:after="0"/>
            <w:ind w:leftChars="800" w:left="1600"/>
          </w:pPr>
        </w:pPrChange>
      </w:pPr>
      <w:del w:id="9904" w:author="김은수" w:date="2026-09-30T15:44:00Z" w16du:dateUtc="2026-09-30T06:44:00Z">
        <w:r>
          <w:rPr>
            <w:rFonts w:hint="eastAsia"/>
          </w:rPr>
          <w:delText xml:space="preserve">반환 파라미터 </w:delText>
        </w:r>
        <w:r>
          <w:delText xml:space="preserve">: </w:delText>
        </w:r>
        <w:r>
          <w:rPr>
            <w:rFonts w:hint="eastAsia"/>
          </w:rPr>
          <w:delText>없음</w:delText>
        </w:r>
      </w:del>
    </w:p>
    <w:p w14:paraId="60ED6AA7" w14:textId="77777777" w:rsidR="008044F9" w:rsidRPr="00E00010" w:rsidRDefault="008044F9">
      <w:pPr>
        <w:spacing w:after="0" w:line="300" w:lineRule="auto"/>
        <w:rPr>
          <w:del w:id="9905" w:author="김은수" w:date="2026-09-30T15:44:00Z" w16du:dateUtc="2026-09-30T06:44:00Z"/>
          <w:szCs w:val="20"/>
        </w:rPr>
        <w:pPrChange w:id="9906" w:author="김은수" w:date="2026-10-01T03:22:00Z">
          <w:pPr>
            <w:spacing w:after="0"/>
            <w:ind w:leftChars="800" w:left="1600"/>
          </w:pPr>
        </w:pPrChange>
      </w:pPr>
      <w:del w:id="9907" w:author="김은수" w:date="2026-09-30T15:44:00Z" w16du:dateUtc="2026-09-30T06:44:00Z">
        <w:r>
          <w:rPr>
            <w:rFonts w:hint="eastAsia"/>
          </w:rPr>
          <w:delText xml:space="preserve">수정 파라미터 </w:delText>
        </w:r>
        <w:r>
          <w:delText xml:space="preserve">: </w:delText>
        </w:r>
        <w:r>
          <w:rPr>
            <w:rFonts w:hint="eastAsia"/>
          </w:rPr>
          <w:delText>없음</w:delText>
        </w:r>
      </w:del>
    </w:p>
    <w:p w14:paraId="0F2168CE" w14:textId="77777777" w:rsidR="008044F9" w:rsidRPr="00E00010" w:rsidRDefault="008044F9">
      <w:pPr>
        <w:spacing w:after="0" w:line="300" w:lineRule="auto"/>
        <w:rPr>
          <w:del w:id="9908" w:author="김은수" w:date="2026-09-30T15:44:00Z" w16du:dateUtc="2026-09-30T06:44:00Z"/>
          <w:szCs w:val="20"/>
        </w:rPr>
        <w:pPrChange w:id="9909" w:author="김은수" w:date="2026-10-01T03:22:00Z">
          <w:pPr>
            <w:spacing w:after="0"/>
            <w:ind w:leftChars="800" w:left="1600"/>
          </w:pPr>
        </w:pPrChange>
      </w:pPr>
      <w:del w:id="9910" w:author="김은수" w:date="2026-09-30T15:44:00Z" w16du:dateUtc="2026-09-30T06:44:00Z">
        <w:r>
          <w:rPr>
            <w:rFonts w:hint="eastAsia"/>
          </w:rPr>
          <w:delText xml:space="preserve">기능 및 동작 </w:delText>
        </w:r>
        <w:r>
          <w:delText xml:space="preserve">: </w:delText>
        </w:r>
      </w:del>
    </w:p>
    <w:p w14:paraId="0FBE5C0A" w14:textId="77777777" w:rsidR="00C712F0" w:rsidRPr="00E00010" w:rsidRDefault="00C712F0">
      <w:pPr>
        <w:pStyle w:val="a8"/>
        <w:numPr>
          <w:ilvl w:val="0"/>
          <w:numId w:val="22"/>
        </w:numPr>
        <w:spacing w:after="0" w:line="300" w:lineRule="auto"/>
        <w:ind w:left="1160"/>
        <w:rPr>
          <w:del w:id="9911" w:author="김은수" w:date="2026-09-30T15:44:00Z" w16du:dateUtc="2026-09-30T06:44:00Z"/>
          <w:szCs w:val="20"/>
        </w:rPr>
        <w:pPrChange w:id="9912" w:author="김은수" w:date="2026-10-01T03:22:00Z">
          <w:pPr>
            <w:pStyle w:val="a8"/>
            <w:numPr>
              <w:numId w:val="22"/>
            </w:numPr>
            <w:spacing w:after="0"/>
            <w:ind w:leftChars="0" w:left="1960" w:hanging="360"/>
          </w:pPr>
        </w:pPrChange>
      </w:pPr>
      <w:del w:id="9913" w:author="김은수" w:date="2026-09-30T15:44:00Z" w16du:dateUtc="2026-09-30T06:44:00Z">
        <w:r>
          <w:delText xml:space="preserve">I2c </w:delText>
        </w:r>
        <w:r>
          <w:rPr>
            <w:rFonts w:hint="eastAsia"/>
          </w:rPr>
          <w:delText>리셋</w:delText>
        </w:r>
      </w:del>
    </w:p>
    <w:p w14:paraId="14DD9DC3" w14:textId="77777777" w:rsidR="00C712F0" w:rsidRPr="00E00010" w:rsidRDefault="00C712F0">
      <w:pPr>
        <w:pStyle w:val="a8"/>
        <w:numPr>
          <w:ilvl w:val="0"/>
          <w:numId w:val="22"/>
        </w:numPr>
        <w:spacing w:after="0" w:line="300" w:lineRule="auto"/>
        <w:ind w:left="1160"/>
        <w:rPr>
          <w:del w:id="9914" w:author="김은수" w:date="2026-09-30T15:44:00Z" w16du:dateUtc="2026-09-30T06:44:00Z"/>
          <w:szCs w:val="20"/>
        </w:rPr>
        <w:pPrChange w:id="9915" w:author="김은수" w:date="2026-10-01T03:22:00Z">
          <w:pPr>
            <w:pStyle w:val="a8"/>
            <w:numPr>
              <w:numId w:val="22"/>
            </w:numPr>
            <w:spacing w:after="0"/>
            <w:ind w:leftChars="0" w:left="1960" w:hanging="360"/>
          </w:pPr>
        </w:pPrChange>
      </w:pPr>
      <w:del w:id="9916" w:author="김은수" w:date="2026-09-30T15:44:00Z" w16du:dateUtc="2026-09-30T06:44:00Z">
        <w:r>
          <w:delText xml:space="preserve">I2c </w:delText>
        </w:r>
        <w:r>
          <w:rPr>
            <w:rFonts w:hint="eastAsia"/>
          </w:rPr>
          <w:delText>마스터로 설정,</w:delText>
        </w:r>
        <w:r>
          <w:delText xml:space="preserve"> </w:delText>
        </w:r>
        <w:r>
          <w:rPr>
            <w:rFonts w:hint="eastAsia"/>
          </w:rPr>
          <w:delText xml:space="preserve">컨트롤러를 </w:delText>
        </w:r>
        <w:r>
          <w:delText>CM3</w:delText>
        </w:r>
        <w:r>
          <w:rPr>
            <w:rFonts w:hint="eastAsia"/>
          </w:rPr>
          <w:delText>로 선택한다.</w:delText>
        </w:r>
      </w:del>
    </w:p>
    <w:p w14:paraId="14FA092D" w14:textId="77777777" w:rsidR="00C712F0" w:rsidRPr="00E00010" w:rsidRDefault="00C712F0">
      <w:pPr>
        <w:pStyle w:val="a8"/>
        <w:numPr>
          <w:ilvl w:val="0"/>
          <w:numId w:val="22"/>
        </w:numPr>
        <w:spacing w:after="0" w:line="300" w:lineRule="auto"/>
        <w:ind w:left="1160"/>
        <w:rPr>
          <w:del w:id="9917" w:author="김은수" w:date="2026-09-30T15:44:00Z" w16du:dateUtc="2026-09-30T06:44:00Z"/>
          <w:szCs w:val="20"/>
        </w:rPr>
        <w:pPrChange w:id="9918" w:author="김은수" w:date="2026-10-01T03:22:00Z">
          <w:pPr>
            <w:pStyle w:val="a8"/>
            <w:numPr>
              <w:numId w:val="22"/>
            </w:numPr>
            <w:spacing w:after="0"/>
            <w:ind w:leftChars="0" w:left="1960" w:hanging="360"/>
          </w:pPr>
        </w:pPrChange>
      </w:pPr>
      <w:del w:id="9919" w:author="김은수" w:date="2026-09-30T15:44:00Z" w16du:dateUtc="2026-09-30T06:44:00Z">
        <w:r>
          <w:delText xml:space="preserve">I2c </w:delText>
        </w:r>
        <w:r>
          <w:rPr>
            <w:rFonts w:hint="eastAsia"/>
          </w:rPr>
          <w:delText>상태 지우기</w:delText>
        </w:r>
      </w:del>
    </w:p>
    <w:p w14:paraId="573EB3D3" w14:textId="77777777" w:rsidR="00C712F0" w:rsidRPr="00E00010" w:rsidRDefault="00C712F0">
      <w:pPr>
        <w:pStyle w:val="a8"/>
        <w:numPr>
          <w:ilvl w:val="0"/>
          <w:numId w:val="22"/>
        </w:numPr>
        <w:spacing w:after="0" w:line="300" w:lineRule="auto"/>
        <w:ind w:left="1160"/>
        <w:rPr>
          <w:del w:id="9920" w:author="김은수" w:date="2026-09-30T15:44:00Z" w16du:dateUtc="2026-09-30T06:44:00Z"/>
          <w:szCs w:val="20"/>
        </w:rPr>
        <w:pPrChange w:id="9921" w:author="김은수" w:date="2026-10-01T03:22:00Z">
          <w:pPr>
            <w:pStyle w:val="a8"/>
            <w:numPr>
              <w:numId w:val="22"/>
            </w:numPr>
            <w:ind w:leftChars="0" w:left="1960" w:hanging="360"/>
          </w:pPr>
        </w:pPrChange>
      </w:pPr>
      <w:del w:id="9922" w:author="김은수" w:date="2026-09-30T15:44:00Z" w16du:dateUtc="2026-09-30T06:44:00Z">
        <w:r>
          <w:delText xml:space="preserve">I2c </w:delText>
        </w:r>
        <w:r>
          <w:rPr>
            <w:rFonts w:hint="eastAsia"/>
          </w:rPr>
          <w:delText xml:space="preserve">인터럽트 활성화 </w:delText>
        </w:r>
      </w:del>
    </w:p>
    <w:p w14:paraId="1B859380" w14:textId="77777777" w:rsidR="00697371" w:rsidRDefault="00DF4A77">
      <w:pPr>
        <w:pStyle w:val="TDC4"/>
        <w:pPrChange w:id="9923" w:author="김은수" w:date="2026-09-30T15:44:00Z" w16du:dateUtc="2026-09-30T06:44:00Z">
          <w:pPr>
            <w:pStyle w:val="4"/>
            <w:numPr>
              <w:ilvl w:val="3"/>
              <w:numId w:val="39"/>
            </w:numPr>
            <w:spacing w:after="0"/>
            <w:ind w:left="1200" w:hanging="400"/>
          </w:pPr>
        </w:pPrChange>
      </w:pPr>
      <w:del w:id="9924" w:author="김은수" w:date="2026-09-30T15:44:00Z" w16du:dateUtc="2026-09-30T06:44:00Z">
        <w:r>
          <w:rPr>
            <w:rFonts w:hint="eastAsia"/>
          </w:rPr>
          <w:delText>SU</w:delText>
        </w:r>
        <w:r w:rsidR="00935A2A">
          <w:delText>-ID-CM3-00</w:delText>
        </w:r>
        <w:r w:rsidR="003A1668">
          <w:delText>8</w:delText>
        </w:r>
      </w:del>
      <w:ins w:id="9925" w:author="김은수" w:date="2026-09-30T15:44:00Z" w16du:dateUtc="2026-09-30T06:44:00Z">
        <w:r w:rsidR="00220104">
          <w:t>026</w:t>
        </w:r>
      </w:ins>
      <w:r w:rsidR="00220104">
        <w:t xml:space="preserve">, SPI </w:t>
      </w:r>
      <w:del w:id="9926" w:author="김은수" w:date="2026-09-30T15:44:00Z" w16du:dateUtc="2026-09-30T06:44:00Z">
        <w:r w:rsidR="00C712F0">
          <w:rPr>
            <w:rFonts w:hint="eastAsia"/>
          </w:rPr>
          <w:delText>설정</w:delText>
        </w:r>
        <w:r w:rsidR="00643255">
          <w:rPr>
            <w:rFonts w:hint="eastAsia"/>
          </w:rPr>
          <w:delText xml:space="preserve"> 유닛</w:delText>
        </w:r>
      </w:del>
      <w:ins w:id="9927" w:author="김은수" w:date="2026-09-30T15:44:00Z" w16du:dateUtc="2026-09-30T06:44:00Z">
        <w:r w:rsidR="00220104">
          <w:t>응답 버퍼 관리</w:t>
        </w:r>
      </w:ins>
    </w:p>
    <w:p w14:paraId="6E7853EA" w14:textId="77777777" w:rsidR="00084C76" w:rsidRDefault="00084C76">
      <w:pPr>
        <w:pStyle w:val="TDC40"/>
        <w:keepNext/>
        <w:rPr>
          <w:ins w:id="9928" w:author="김은수" w:date="2026-10-01T12:05:00Z" w16du:dateUtc="2026-10-01T03:05:00Z"/>
        </w:rPr>
        <w:pPrChange w:id="9929" w:author="김은수" w:date="2026-10-01T03:22:00Z">
          <w:pPr>
            <w:pStyle w:val="TDC40"/>
          </w:pPr>
        </w:pPrChange>
      </w:pPr>
      <w:ins w:id="9930" w:author="김은수" w:date="2026-10-01T12:05:00Z" w16du:dateUtc="2026-10-01T03:05:00Z">
        <w:r>
          <w:t>QCC가 읽을 수 있는 응답을 먼저 구성한 뒤 준비 상태를 전달한다.</w:t>
        </w:r>
      </w:ins>
    </w:p>
    <w:p w14:paraId="19381D9D" w14:textId="77777777" w:rsidR="00084C76" w:rsidRDefault="00084C76">
      <w:pPr>
        <w:pStyle w:val="TDC42"/>
        <w:rPr>
          <w:ins w:id="9931" w:author="김은수" w:date="2026-10-01T12:05:00Z" w16du:dateUtc="2026-10-01T03:05:00Z"/>
        </w:rPr>
      </w:pPr>
      <w:ins w:id="9932" w:author="김은수" w:date="2026-10-01T12:05:00Z" w16du:dateUtc="2026-10-01T03:05:00Z">
        <w:r>
          <w:t xml:space="preserve">표 </w:t>
        </w:r>
        <w:r>
          <w:fldChar w:fldCharType="begin"/>
        </w:r>
        <w:r>
          <w:instrText>SEQ 표 \* ARABIC</w:instrText>
        </w:r>
        <w:r>
          <w:fldChar w:fldCharType="separate"/>
        </w:r>
        <w:r>
          <w:t>143</w:t>
        </w:r>
        <w:r>
          <w:fldChar w:fldCharType="end"/>
        </w:r>
        <w:r>
          <w:t>. SPI 응답 버퍼 관리 / 유닛 설계 내용</w:t>
        </w:r>
      </w:ins>
    </w:p>
    <w:tbl>
      <w:tblPr>
        <w:tblStyle w:val="TDC41"/>
        <w:tblW w:w="8816" w:type="dxa"/>
        <w:tblLayout w:type="fixed"/>
        <w:tblLook w:val="04A0" w:firstRow="1" w:lastRow="0" w:firstColumn="1" w:lastColumn="0" w:noHBand="0" w:noVBand="1"/>
        <w:tblPrChange w:id="9933"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9934">
          <w:tblGrid>
            <w:gridCol w:w="360"/>
            <w:gridCol w:w="360"/>
            <w:gridCol w:w="584"/>
            <w:gridCol w:w="7512"/>
          </w:tblGrid>
        </w:tblGridChange>
      </w:tblGrid>
      <w:tr w:rsidR="00084C76" w14:paraId="09DF4CAD" w14:textId="77777777" w:rsidTr="0010355B">
        <w:trPr>
          <w:cnfStyle w:val="100000000000" w:firstRow="1" w:lastRow="0" w:firstColumn="0" w:lastColumn="0" w:oddVBand="0" w:evenVBand="0" w:oddHBand="0" w:evenHBand="0" w:firstRowFirstColumn="0" w:firstRowLastColumn="0" w:lastRowFirstColumn="0" w:lastRowLastColumn="0"/>
          <w:cantSplit/>
          <w:tblHeader/>
          <w:ins w:id="9935" w:author="김은수" w:date="2026-10-01T12:05:00Z"/>
          <w:trPrChange w:id="9936"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9937" w:author="김은수" w:date="2026-10-01T03:22:00Z">
              <w:tcPr>
                <w:tcW w:w="1304" w:type="dxa"/>
              </w:tcPr>
            </w:tcPrChange>
          </w:tcPr>
          <w:p w14:paraId="18D4CF34"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9938" w:author="김은수" w:date="2026-10-01T12:05:00Z" w16du:dateUtc="2026-10-01T03:05:00Z"/>
              </w:rPr>
            </w:pPr>
            <w:ins w:id="9939" w:author="김은수" w:date="2026-10-01T12:05:00Z" w16du:dateUtc="2026-10-01T03:05:00Z">
              <w:r>
                <w:t>항목</w:t>
              </w:r>
            </w:ins>
          </w:p>
        </w:tc>
        <w:tc>
          <w:tcPr>
            <w:tcW w:w="7512" w:type="dxa"/>
            <w:tcPrChange w:id="9940" w:author="김은수" w:date="2026-10-01T03:22:00Z">
              <w:tcPr>
                <w:tcW w:w="7512" w:type="dxa"/>
              </w:tcPr>
            </w:tcPrChange>
          </w:tcPr>
          <w:p w14:paraId="371DB616"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9941" w:author="김은수" w:date="2026-10-01T12:05:00Z" w16du:dateUtc="2026-10-01T03:05:00Z"/>
              </w:rPr>
            </w:pPr>
            <w:ins w:id="9942" w:author="김은수" w:date="2026-10-01T12:05:00Z" w16du:dateUtc="2026-10-01T03:05:00Z">
              <w:r>
                <w:t>설계 내용</w:t>
              </w:r>
            </w:ins>
          </w:p>
        </w:tc>
      </w:tr>
      <w:tr w:rsidR="00084C76" w14:paraId="5E43EEAF" w14:textId="77777777" w:rsidTr="0010355B">
        <w:trPr>
          <w:cantSplit/>
          <w:ins w:id="9943" w:author="김은수" w:date="2026-10-01T12:05:00Z"/>
          <w:trPrChange w:id="9944"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9945" w:author="김은수" w:date="2026-10-01T03:22:00Z">
              <w:tcPr>
                <w:tcW w:w="1304" w:type="dxa"/>
              </w:tcPr>
            </w:tcPrChange>
          </w:tcPr>
          <w:p w14:paraId="568D44CA" w14:textId="77777777" w:rsidR="00084C76" w:rsidRDefault="00084C76">
            <w:pPr>
              <w:pStyle w:val="TDCe"/>
              <w:rPr>
                <w:ins w:id="9946" w:author="김은수" w:date="2026-10-01T12:05:00Z" w16du:dateUtc="2026-10-01T03:05:00Z"/>
              </w:rPr>
            </w:pPr>
            <w:ins w:id="9947" w:author="김은수" w:date="2026-10-01T12:05:00Z" w16du:dateUtc="2026-10-01T03:05:00Z">
              <w:r>
                <w:t>입력</w:t>
              </w:r>
            </w:ins>
          </w:p>
        </w:tc>
        <w:tc>
          <w:tcPr>
            <w:tcW w:w="7512" w:type="dxa"/>
            <w:tcPrChange w:id="9948" w:author="김은수" w:date="2026-10-01T03:22:00Z">
              <w:tcPr>
                <w:tcW w:w="7512" w:type="dxa"/>
              </w:tcPr>
            </w:tcPrChange>
          </w:tcPr>
          <w:p w14:paraId="0494DF37"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9949" w:author="김은수" w:date="2026-10-01T12:05:00Z" w16du:dateUtc="2026-10-01T03:05:00Z"/>
              </w:rPr>
            </w:pPr>
            <w:ins w:id="9950" w:author="김은수" w:date="2026-10-01T12:05:00Z" w16du:dateUtc="2026-10-01T03:05:00Z">
              <w:r>
                <w:t>QCC로 보낼 응답 데이터와 버퍼 상태</w:t>
              </w:r>
            </w:ins>
          </w:p>
        </w:tc>
      </w:tr>
      <w:tr w:rsidR="00084C76" w14:paraId="3EF74A46" w14:textId="77777777" w:rsidTr="0010355B">
        <w:trPr>
          <w:cantSplit/>
          <w:ins w:id="9951" w:author="김은수" w:date="2026-10-01T12:05:00Z"/>
          <w:trPrChange w:id="9952"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9953" w:author="김은수" w:date="2026-10-01T03:22:00Z">
              <w:tcPr>
                <w:tcW w:w="1304" w:type="dxa"/>
              </w:tcPr>
            </w:tcPrChange>
          </w:tcPr>
          <w:p w14:paraId="6F28A822" w14:textId="77777777" w:rsidR="00084C76" w:rsidRDefault="00084C76">
            <w:pPr>
              <w:pStyle w:val="TDCe"/>
              <w:rPr>
                <w:ins w:id="9954" w:author="김은수" w:date="2026-10-01T12:05:00Z" w16du:dateUtc="2026-10-01T03:05:00Z"/>
              </w:rPr>
            </w:pPr>
            <w:ins w:id="9955" w:author="김은수" w:date="2026-10-01T12:05:00Z" w16du:dateUtc="2026-10-01T03:05:00Z">
              <w:r>
                <w:t>출력</w:t>
              </w:r>
            </w:ins>
          </w:p>
        </w:tc>
        <w:tc>
          <w:tcPr>
            <w:tcW w:w="7512" w:type="dxa"/>
            <w:tcPrChange w:id="9956" w:author="김은수" w:date="2026-10-01T03:22:00Z">
              <w:tcPr>
                <w:tcW w:w="7512" w:type="dxa"/>
              </w:tcPr>
            </w:tcPrChange>
          </w:tcPr>
          <w:p w14:paraId="05C70429"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9957" w:author="김은수" w:date="2026-10-01T12:05:00Z" w16du:dateUtc="2026-10-01T03:05:00Z"/>
              </w:rPr>
            </w:pPr>
            <w:ins w:id="9958" w:author="김은수" w:date="2026-10-01T12:05:00Z" w16du:dateUtc="2026-10-01T03:05:00Z">
              <w:r>
                <w:t>SPI 송신 버퍼 및 읽기 준비 신호</w:t>
              </w:r>
            </w:ins>
          </w:p>
        </w:tc>
      </w:tr>
      <w:tr w:rsidR="00084C76" w14:paraId="4EA02BC7" w14:textId="77777777" w:rsidTr="0010355B">
        <w:trPr>
          <w:cantSplit/>
          <w:ins w:id="9959" w:author="김은수" w:date="2026-10-01T12:05:00Z"/>
          <w:trPrChange w:id="9960"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9961" w:author="김은수" w:date="2026-10-01T03:22:00Z">
              <w:tcPr>
                <w:tcW w:w="1304" w:type="dxa"/>
              </w:tcPr>
            </w:tcPrChange>
          </w:tcPr>
          <w:p w14:paraId="2FE92DCE" w14:textId="77777777" w:rsidR="00084C76" w:rsidRDefault="00084C76">
            <w:pPr>
              <w:pStyle w:val="TDCe"/>
              <w:rPr>
                <w:ins w:id="9962" w:author="김은수" w:date="2026-10-01T12:05:00Z" w16du:dateUtc="2026-10-01T03:05:00Z"/>
              </w:rPr>
            </w:pPr>
            <w:ins w:id="9963" w:author="김은수" w:date="2026-10-01T12:05:00Z" w16du:dateUtc="2026-10-01T03:05:00Z">
              <w:r>
                <w:t>처리</w:t>
              </w:r>
            </w:ins>
          </w:p>
        </w:tc>
        <w:tc>
          <w:tcPr>
            <w:tcW w:w="7512" w:type="dxa"/>
            <w:tcPrChange w:id="9964" w:author="김은수" w:date="2026-10-01T03:22:00Z">
              <w:tcPr>
                <w:tcW w:w="7512" w:type="dxa"/>
              </w:tcPr>
            </w:tcPrChange>
          </w:tcPr>
          <w:p w14:paraId="1F8F1187"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9965" w:author="김은수" w:date="2026-10-01T12:05:00Z" w16du:dateUtc="2026-10-01T03:05:00Z"/>
              </w:rPr>
            </w:pPr>
            <w:ins w:id="9966" w:author="김은수" w:date="2026-10-01T12:05:00Z" w16du:dateUtc="2026-10-01T03:05:00Z">
              <w:r>
                <w:t>응답을 송신 버퍼에 기록하고 마스터 읽기 준비를 알린다. 전송하거나 사용한 뒤 준비 상태와 버퍼를 정리한다. SPI/DMA 오류 및 완료 경로와 연결한다.</w:t>
              </w:r>
            </w:ins>
          </w:p>
        </w:tc>
      </w:tr>
    </w:tbl>
    <w:p w14:paraId="71BC52EC" w14:textId="77777777" w:rsidR="00084C76" w:rsidRDefault="00084C76">
      <w:pPr>
        <w:pStyle w:val="TDC40"/>
        <w:spacing w:after="0"/>
        <w:rPr>
          <w:ins w:id="9967" w:author="김은수" w:date="2026-10-01T12:05:00Z" w16du:dateUtc="2026-10-01T03:05:00Z"/>
        </w:rPr>
        <w:pPrChange w:id="9968" w:author="김은수" w:date="2026-10-01T03:22:00Z">
          <w:pPr>
            <w:pStyle w:val="TDC40"/>
          </w:pPr>
        </w:pPrChange>
      </w:pPr>
    </w:p>
    <w:p w14:paraId="60C61B92" w14:textId="77777777" w:rsidR="00084C76" w:rsidRDefault="00084C76">
      <w:pPr>
        <w:pStyle w:val="TDC42"/>
        <w:rPr>
          <w:ins w:id="9969" w:author="김은수" w:date="2026-10-01T12:05:00Z" w16du:dateUtc="2026-10-01T03:05:00Z"/>
        </w:rPr>
      </w:pPr>
      <w:ins w:id="9970" w:author="김은수" w:date="2026-10-01T12:05:00Z" w16du:dateUtc="2026-10-01T03:05:00Z">
        <w:r>
          <w:t xml:space="preserve">표 </w:t>
        </w:r>
        <w:r>
          <w:fldChar w:fldCharType="begin"/>
        </w:r>
        <w:r>
          <w:instrText>SEQ 표 \* ARABIC</w:instrText>
        </w:r>
        <w:r>
          <w:fldChar w:fldCharType="separate"/>
        </w:r>
        <w:r>
          <w:t>144</w:t>
        </w:r>
        <w:r>
          <w:fldChar w:fldCharType="end"/>
        </w:r>
        <w:r>
          <w:t>. SPI 응답 버퍼 관리 / 구현 조건</w:t>
        </w:r>
      </w:ins>
    </w:p>
    <w:tbl>
      <w:tblPr>
        <w:tblStyle w:val="TDC41"/>
        <w:tblW w:w="8816" w:type="dxa"/>
        <w:tblLayout w:type="fixed"/>
        <w:tblLook w:val="04A0" w:firstRow="1" w:lastRow="0" w:firstColumn="1" w:lastColumn="0" w:noHBand="0" w:noVBand="1"/>
        <w:tblPrChange w:id="9971"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9972">
          <w:tblGrid>
            <w:gridCol w:w="360"/>
            <w:gridCol w:w="360"/>
            <w:gridCol w:w="584"/>
            <w:gridCol w:w="7512"/>
          </w:tblGrid>
        </w:tblGridChange>
      </w:tblGrid>
      <w:tr w:rsidR="00084C76" w14:paraId="706CA59C" w14:textId="77777777" w:rsidTr="0010355B">
        <w:trPr>
          <w:cnfStyle w:val="100000000000" w:firstRow="1" w:lastRow="0" w:firstColumn="0" w:lastColumn="0" w:oddVBand="0" w:evenVBand="0" w:oddHBand="0" w:evenHBand="0" w:firstRowFirstColumn="0" w:firstRowLastColumn="0" w:lastRowFirstColumn="0" w:lastRowLastColumn="0"/>
          <w:cantSplit/>
          <w:tblHeader/>
          <w:ins w:id="9973" w:author="김은수" w:date="2026-10-01T12:05:00Z"/>
          <w:trPrChange w:id="9974"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9975" w:author="김은수" w:date="2026-10-01T03:22:00Z">
              <w:tcPr>
                <w:tcW w:w="1304" w:type="dxa"/>
              </w:tcPr>
            </w:tcPrChange>
          </w:tcPr>
          <w:p w14:paraId="2B1CA959"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9976" w:author="김은수" w:date="2026-10-01T12:05:00Z" w16du:dateUtc="2026-10-01T03:05:00Z"/>
              </w:rPr>
            </w:pPr>
            <w:ins w:id="9977" w:author="김은수" w:date="2026-10-01T12:05:00Z" w16du:dateUtc="2026-10-01T03:05:00Z">
              <w:r>
                <w:t>구분</w:t>
              </w:r>
            </w:ins>
          </w:p>
        </w:tc>
        <w:tc>
          <w:tcPr>
            <w:tcW w:w="7512" w:type="dxa"/>
            <w:tcPrChange w:id="9978" w:author="김은수" w:date="2026-10-01T03:22:00Z">
              <w:tcPr>
                <w:tcW w:w="7512" w:type="dxa"/>
              </w:tcPr>
            </w:tcPrChange>
          </w:tcPr>
          <w:p w14:paraId="05999819"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9979" w:author="김은수" w:date="2026-10-01T12:05:00Z" w16du:dateUtc="2026-10-01T03:05:00Z"/>
              </w:rPr>
            </w:pPr>
            <w:ins w:id="9980" w:author="김은수" w:date="2026-10-01T12:05:00Z" w16du:dateUtc="2026-10-01T03:05:00Z">
              <w:r>
                <w:t>구현 조건</w:t>
              </w:r>
            </w:ins>
          </w:p>
        </w:tc>
      </w:tr>
      <w:tr w:rsidR="00084C76" w14:paraId="5BBC9B02" w14:textId="77777777" w:rsidTr="0010355B">
        <w:trPr>
          <w:cantSplit/>
          <w:ins w:id="9981" w:author="김은수" w:date="2026-10-01T12:05:00Z"/>
          <w:trPrChange w:id="9982"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9983" w:author="김은수" w:date="2026-10-01T03:22:00Z">
              <w:tcPr>
                <w:tcW w:w="1304" w:type="dxa"/>
              </w:tcPr>
            </w:tcPrChange>
          </w:tcPr>
          <w:p w14:paraId="131A4A29" w14:textId="77777777" w:rsidR="00084C76" w:rsidRDefault="00084C76">
            <w:pPr>
              <w:pStyle w:val="TDCe"/>
              <w:rPr>
                <w:ins w:id="9984" w:author="김은수" w:date="2026-10-01T12:05:00Z" w16du:dateUtc="2026-10-01T03:05:00Z"/>
              </w:rPr>
            </w:pPr>
            <w:ins w:id="9985" w:author="김은수" w:date="2026-10-01T12:05:00Z" w16du:dateUtc="2026-10-01T03:05:00Z">
              <w:r>
                <w:t>관련 함수</w:t>
              </w:r>
            </w:ins>
          </w:p>
        </w:tc>
        <w:tc>
          <w:tcPr>
            <w:tcW w:w="7512" w:type="dxa"/>
            <w:tcPrChange w:id="9986" w:author="김은수" w:date="2026-10-01T03:22:00Z">
              <w:tcPr>
                <w:tcW w:w="7512" w:type="dxa"/>
              </w:tcPr>
            </w:tcPrChange>
          </w:tcPr>
          <w:p w14:paraId="729BBD5D" w14:textId="77777777" w:rsidR="00084C76" w:rsidRPr="00E00010" w:rsidRDefault="00084C76">
            <w:pPr>
              <w:pStyle w:val="TDCf"/>
              <w:cnfStyle w:val="000000000000" w:firstRow="0" w:lastRow="0" w:firstColumn="0" w:lastColumn="0" w:oddVBand="0" w:evenVBand="0" w:oddHBand="0" w:evenHBand="0" w:firstRowFirstColumn="0" w:firstRowLastColumn="0" w:lastRowFirstColumn="0" w:lastRowLastColumn="0"/>
              <w:rPr>
                <w:ins w:id="9987" w:author="김은수" w:date="2026-10-01T12:05:00Z" w16du:dateUtc="2026-10-01T03:05:00Z"/>
                <w:lang w:val="en-US"/>
                <w:rPrChange w:id="9988" w:author="김은수" w:date="2026-10-01T13:46:00Z" w16du:dateUtc="2026-10-01T04:46:00Z">
                  <w:rPr>
                    <w:ins w:id="9989" w:author="김은수" w:date="2026-10-01T12:05:00Z" w16du:dateUtc="2026-10-01T03:05:00Z"/>
                  </w:rPr>
                </w:rPrChange>
              </w:rPr>
            </w:pPr>
            <w:ins w:id="9990" w:author="김은수" w:date="2026-10-01T12:05:00Z" w16du:dateUtc="2026-10-01T03:05:00Z">
              <w:r w:rsidRPr="00E00010">
                <w:rPr>
                  <w:lang w:val="en-US"/>
                  <w:rPrChange w:id="9991" w:author="김은수" w:date="2026-10-01T13:46:00Z" w16du:dateUtc="2026-10-01T04:46:00Z">
                    <w:rPr/>
                  </w:rPrChange>
                </w:rPr>
                <w:t>writeDataToSpiTxBuff, enable_ReadCommandForSPI_Master, clear_ReadCommandForSPI_Master, clear_SPI_Tx_Buffer / isSpiTxBuffEmpty</w:t>
              </w:r>
            </w:ins>
          </w:p>
        </w:tc>
      </w:tr>
      <w:tr w:rsidR="00084C76" w14:paraId="228229F3" w14:textId="77777777" w:rsidTr="0010355B">
        <w:trPr>
          <w:cantSplit/>
          <w:ins w:id="9992" w:author="김은수" w:date="2026-10-01T12:05:00Z"/>
          <w:trPrChange w:id="9993"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9994" w:author="김은수" w:date="2026-10-01T03:22:00Z">
              <w:tcPr>
                <w:tcW w:w="1304" w:type="dxa"/>
              </w:tcPr>
            </w:tcPrChange>
          </w:tcPr>
          <w:p w14:paraId="6D93903D" w14:textId="77777777" w:rsidR="00084C76" w:rsidRDefault="00084C76">
            <w:pPr>
              <w:pStyle w:val="TDCe"/>
              <w:rPr>
                <w:ins w:id="9995" w:author="김은수" w:date="2026-10-01T12:05:00Z" w16du:dateUtc="2026-10-01T03:05:00Z"/>
              </w:rPr>
            </w:pPr>
            <w:ins w:id="9996" w:author="김은수" w:date="2026-10-01T12:05:00Z" w16du:dateUtc="2026-10-01T03:05:00Z">
              <w:r>
                <w:t>동작 조건</w:t>
              </w:r>
            </w:ins>
          </w:p>
        </w:tc>
        <w:tc>
          <w:tcPr>
            <w:tcW w:w="7512" w:type="dxa"/>
            <w:tcPrChange w:id="9997" w:author="김은수" w:date="2026-10-01T03:22:00Z">
              <w:tcPr>
                <w:tcW w:w="7512" w:type="dxa"/>
              </w:tcPr>
            </w:tcPrChange>
          </w:tcPr>
          <w:p w14:paraId="51115F4F"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9998" w:author="김은수" w:date="2026-10-01T12:05:00Z" w16du:dateUtc="2026-10-01T03:05:00Z"/>
              </w:rPr>
            </w:pPr>
            <w:ins w:id="9999" w:author="김은수" w:date="2026-10-01T12:05:00Z" w16du:dateUtc="2026-10-01T03:05:00Z">
              <w:r>
                <w:t>버퍼 값과 순서가 유지되며 준비 신호가 데이터 기록 이후 활성화되어야 한다. 전송 완료 후 버퍼 상태가 정리되어야 한다.</w:t>
              </w:r>
            </w:ins>
          </w:p>
        </w:tc>
      </w:tr>
    </w:tbl>
    <w:p w14:paraId="7690175B" w14:textId="77777777" w:rsidR="00084C76" w:rsidRDefault="00084C76">
      <w:pPr>
        <w:pStyle w:val="TDC40"/>
        <w:spacing w:after="0"/>
        <w:rPr>
          <w:ins w:id="10000" w:author="김은수" w:date="2026-10-01T12:05:00Z" w16du:dateUtc="2026-10-01T03:05:00Z"/>
        </w:rPr>
        <w:pPrChange w:id="10001" w:author="김은수" w:date="2026-10-01T03:22:00Z">
          <w:pPr>
            <w:pStyle w:val="TDC40"/>
          </w:pPr>
        </w:pPrChange>
      </w:pPr>
    </w:p>
    <w:p w14:paraId="10DCF439" w14:textId="77777777" w:rsidR="008044F9" w:rsidRPr="00E00010" w:rsidRDefault="00220104">
      <w:pPr>
        <w:pStyle w:val="TDC40"/>
        <w:spacing w:after="0"/>
        <w:rPr>
          <w:del w:id="10002" w:author="김은수" w:date="2026-09-30T15:44:00Z" w16du:dateUtc="2026-09-30T06:44:00Z"/>
        </w:rPr>
        <w:pPrChange w:id="10003" w:author="김은수" w:date="2026-10-01T01:11:00Z">
          <w:pPr>
            <w:spacing w:after="0"/>
            <w:ind w:leftChars="800" w:left="1600"/>
          </w:pPr>
        </w:pPrChange>
      </w:pPr>
      <w:del w:id="10004" w:author="김은수" w:date="2026-10-01T11:11:00Z" w16du:dateUtc="2026-10-01T02:11:00Z">
        <w:r w:rsidRPr="00E00010" w:rsidDel="001D1C2F">
          <w:rPr>
            <w:b/>
          </w:rPr>
          <w:delText xml:space="preserve">입력 </w:delText>
        </w:r>
      </w:del>
      <w:del w:id="10005" w:author="김은수" w:date="2026-09-30T15:44:00Z" w16du:dateUtc="2026-09-30T06:44:00Z">
        <w:r w:rsidR="008044F9">
          <w:rPr>
            <w:rFonts w:hint="eastAsia"/>
          </w:rPr>
          <w:delText xml:space="preserve">파라미터 </w:delText>
        </w:r>
        <w:r w:rsidR="008044F9">
          <w:delText xml:space="preserve">: </w:delText>
        </w:r>
        <w:r w:rsidR="008044F9">
          <w:rPr>
            <w:rFonts w:hint="eastAsia"/>
          </w:rPr>
          <w:delText>없음</w:delText>
        </w:r>
      </w:del>
    </w:p>
    <w:p w14:paraId="0791F36C" w14:textId="77777777" w:rsidR="008044F9" w:rsidRPr="00E00010" w:rsidRDefault="008044F9">
      <w:pPr>
        <w:spacing w:after="0" w:line="300" w:lineRule="auto"/>
        <w:rPr>
          <w:del w:id="10006" w:author="김은수" w:date="2026-09-30T15:44:00Z" w16du:dateUtc="2026-09-30T06:44:00Z"/>
          <w:szCs w:val="20"/>
        </w:rPr>
        <w:pPrChange w:id="10007" w:author="김은수" w:date="2026-10-01T03:22:00Z">
          <w:pPr>
            <w:spacing w:after="0"/>
            <w:ind w:leftChars="800" w:left="1600"/>
          </w:pPr>
        </w:pPrChange>
      </w:pPr>
      <w:del w:id="10008" w:author="김은수" w:date="2026-09-30T15:44:00Z" w16du:dateUtc="2026-09-30T06:44:00Z">
        <w:r>
          <w:rPr>
            <w:rFonts w:hint="eastAsia"/>
          </w:rPr>
          <w:delText xml:space="preserve">반환 파라미터 </w:delText>
        </w:r>
        <w:r>
          <w:delText xml:space="preserve">: </w:delText>
        </w:r>
        <w:r>
          <w:rPr>
            <w:rFonts w:hint="eastAsia"/>
          </w:rPr>
          <w:delText>없음</w:delText>
        </w:r>
      </w:del>
    </w:p>
    <w:p w14:paraId="05341901" w14:textId="77777777" w:rsidR="008044F9" w:rsidRPr="00E00010" w:rsidRDefault="008044F9">
      <w:pPr>
        <w:spacing w:after="0" w:line="300" w:lineRule="auto"/>
        <w:rPr>
          <w:del w:id="10009" w:author="김은수" w:date="2026-09-30T15:44:00Z" w16du:dateUtc="2026-09-30T06:44:00Z"/>
          <w:szCs w:val="20"/>
        </w:rPr>
        <w:pPrChange w:id="10010" w:author="김은수" w:date="2026-10-01T03:22:00Z">
          <w:pPr>
            <w:spacing w:after="0"/>
            <w:ind w:leftChars="800" w:left="1600"/>
          </w:pPr>
        </w:pPrChange>
      </w:pPr>
      <w:del w:id="10011" w:author="김은수" w:date="2026-09-30T15:44:00Z" w16du:dateUtc="2026-09-30T06:44:00Z">
        <w:r>
          <w:rPr>
            <w:rFonts w:hint="eastAsia"/>
          </w:rPr>
          <w:delText xml:space="preserve">수정 파라미터 </w:delText>
        </w:r>
        <w:r>
          <w:delText xml:space="preserve">: </w:delText>
        </w:r>
        <w:r>
          <w:rPr>
            <w:rFonts w:hint="eastAsia"/>
          </w:rPr>
          <w:delText>없음</w:delText>
        </w:r>
      </w:del>
    </w:p>
    <w:p w14:paraId="3AAFF9A1" w14:textId="77777777" w:rsidR="008044F9" w:rsidRPr="00E00010" w:rsidRDefault="008044F9">
      <w:pPr>
        <w:spacing w:after="0" w:line="300" w:lineRule="auto"/>
        <w:rPr>
          <w:del w:id="10012" w:author="김은수" w:date="2026-09-30T15:44:00Z" w16du:dateUtc="2026-09-30T06:44:00Z"/>
          <w:szCs w:val="20"/>
        </w:rPr>
        <w:pPrChange w:id="10013" w:author="김은수" w:date="2026-10-01T03:22:00Z">
          <w:pPr>
            <w:spacing w:after="0"/>
            <w:ind w:leftChars="800" w:left="1600"/>
          </w:pPr>
        </w:pPrChange>
      </w:pPr>
      <w:del w:id="10014" w:author="김은수" w:date="2026-09-30T15:44:00Z" w16du:dateUtc="2026-09-30T06:44:00Z">
        <w:r>
          <w:rPr>
            <w:rFonts w:hint="eastAsia"/>
          </w:rPr>
          <w:delText xml:space="preserve">기능 및 동작 </w:delText>
        </w:r>
        <w:r>
          <w:delText xml:space="preserve">: </w:delText>
        </w:r>
      </w:del>
    </w:p>
    <w:p w14:paraId="0C086D28" w14:textId="77777777" w:rsidR="00697371" w:rsidRPr="00E00010" w:rsidDel="001D1C2F" w:rsidRDefault="00C712F0">
      <w:pPr>
        <w:pStyle w:val="TDC40"/>
        <w:spacing w:after="0"/>
        <w:rPr>
          <w:del w:id="10015" w:author="김은수" w:date="2026-10-01T11:11:00Z" w16du:dateUtc="2026-10-01T02:11:00Z"/>
        </w:rPr>
        <w:pPrChange w:id="10016" w:author="김은수" w:date="2026-09-30T15:44:00Z" w16du:dateUtc="2026-09-30T06:44:00Z">
          <w:pPr>
            <w:pStyle w:val="a8"/>
            <w:numPr>
              <w:numId w:val="22"/>
            </w:numPr>
            <w:spacing w:after="0"/>
            <w:ind w:leftChars="0" w:left="1960" w:hanging="360"/>
          </w:pPr>
        </w:pPrChange>
      </w:pPr>
      <w:del w:id="10017" w:author="김은수" w:date="2026-09-30T15:44:00Z" w16du:dateUtc="2026-09-30T06:44:00Z">
        <w:r>
          <w:rPr>
            <w:rFonts w:hint="eastAsia"/>
          </w:rPr>
          <w:delText>S</w:delText>
        </w:r>
        <w:r>
          <w:delText xml:space="preserve">PI </w:delText>
        </w:r>
        <w:r>
          <w:rPr>
            <w:rFonts w:hint="eastAsia"/>
          </w:rPr>
          <w:delText>슬레이브로 설정,</w:delText>
        </w:r>
        <w:r>
          <w:delText xml:space="preserve"> </w:delText>
        </w:r>
        <w:r w:rsidR="00341525">
          <w:rPr>
            <w:rFonts w:hint="eastAsia"/>
          </w:rPr>
          <w:delText>컨</w:delText>
        </w:r>
        <w:r>
          <w:rPr>
            <w:rFonts w:hint="eastAsia"/>
          </w:rPr>
          <w:delText>트롤러</w:delText>
        </w:r>
        <w:r>
          <w:delText>를 DMA</w:delText>
        </w:r>
      </w:del>
      <w:del w:id="10018" w:author="김은수" w:date="2026-10-01T11:11:00Z" w16du:dateUtc="2026-10-01T02:11:00Z">
        <w:r w:rsidR="00220104" w:rsidRPr="00E00010" w:rsidDel="001D1C2F">
          <w:delText xml:space="preserve">로 </w:delText>
        </w:r>
      </w:del>
      <w:del w:id="10019" w:author="김은수" w:date="2026-09-30T15:44:00Z" w16du:dateUtc="2026-09-30T06:44:00Z">
        <w:r>
          <w:rPr>
            <w:rFonts w:hint="eastAsia"/>
          </w:rPr>
          <w:delText>선택한다.</w:delText>
        </w:r>
      </w:del>
    </w:p>
    <w:p w14:paraId="3A505EF0" w14:textId="77777777" w:rsidR="00C712F0" w:rsidRPr="00E00010" w:rsidRDefault="00C712F0">
      <w:pPr>
        <w:pStyle w:val="a8"/>
        <w:numPr>
          <w:ilvl w:val="0"/>
          <w:numId w:val="22"/>
        </w:numPr>
        <w:spacing w:after="0" w:line="300" w:lineRule="auto"/>
        <w:ind w:left="1160"/>
        <w:rPr>
          <w:del w:id="10020" w:author="김은수" w:date="2026-09-30T15:44:00Z" w16du:dateUtc="2026-09-30T06:44:00Z"/>
          <w:szCs w:val="20"/>
        </w:rPr>
        <w:pPrChange w:id="10021" w:author="김은수" w:date="2026-10-01T03:22:00Z">
          <w:pPr>
            <w:pStyle w:val="a8"/>
            <w:numPr>
              <w:numId w:val="22"/>
            </w:numPr>
            <w:spacing w:after="0"/>
            <w:ind w:leftChars="0" w:left="1960" w:hanging="360"/>
          </w:pPr>
        </w:pPrChange>
      </w:pPr>
      <w:del w:id="10022" w:author="김은수" w:date="2026-09-30T15:44:00Z" w16du:dateUtc="2026-09-30T06:44:00Z">
        <w:r>
          <w:delText xml:space="preserve">SPI </w:delText>
        </w:r>
        <w:r w:rsidR="0012358E">
          <w:rPr>
            <w:rFonts w:hint="eastAsia"/>
          </w:rPr>
          <w:delText xml:space="preserve">에러 인터럽트를 </w:delText>
        </w:r>
        <w:r>
          <w:rPr>
            <w:rFonts w:hint="eastAsia"/>
          </w:rPr>
          <w:delText>활성화 한다.</w:delText>
        </w:r>
      </w:del>
    </w:p>
    <w:p w14:paraId="3856FB00" w14:textId="77777777" w:rsidR="00697371" w:rsidRPr="00E00010" w:rsidDel="001D1C2F" w:rsidRDefault="00C712F0">
      <w:pPr>
        <w:pStyle w:val="TDC40"/>
        <w:spacing w:after="0"/>
        <w:rPr>
          <w:del w:id="10023" w:author="김은수" w:date="2026-10-01T11:11:00Z" w16du:dateUtc="2026-10-01T02:11:00Z"/>
        </w:rPr>
        <w:pPrChange w:id="10024" w:author="김은수" w:date="2026-09-30T15:44:00Z" w16du:dateUtc="2026-09-30T06:44:00Z">
          <w:pPr>
            <w:pStyle w:val="a8"/>
            <w:numPr>
              <w:numId w:val="22"/>
            </w:numPr>
            <w:spacing w:after="0"/>
            <w:ind w:leftChars="0" w:left="1960" w:hanging="360"/>
          </w:pPr>
        </w:pPrChange>
      </w:pPr>
      <w:del w:id="10025" w:author="김은수" w:date="2026-09-30T15:44:00Z" w16du:dateUtc="2026-09-30T06:44:00Z">
        <w:r>
          <w:rPr>
            <w:rFonts w:hint="eastAsia"/>
          </w:rPr>
          <w:delText>D</w:delText>
        </w:r>
        <w:r>
          <w:delText xml:space="preserve">MA </w:delText>
        </w:r>
        <w:r>
          <w:rPr>
            <w:rFonts w:hint="eastAsia"/>
          </w:rPr>
          <w:delText xml:space="preserve">채널 </w:delText>
        </w:r>
        <w:r>
          <w:delText>2</w:delText>
        </w:r>
        <w:r>
          <w:rPr>
            <w:rFonts w:hint="eastAsia"/>
          </w:rPr>
          <w:delText xml:space="preserve">개를 각각 </w:delText>
        </w:r>
      </w:del>
      <w:del w:id="10026" w:author="김은수" w:date="2026-10-01T11:11:00Z" w16du:dateUtc="2026-10-01T02:11:00Z">
        <w:r w:rsidR="00220104" w:rsidRPr="00E00010" w:rsidDel="001D1C2F">
          <w:delText>SPI 송신</w:delText>
        </w:r>
      </w:del>
      <w:del w:id="10027" w:author="김은수" w:date="2026-09-30T15:44:00Z" w16du:dateUtc="2026-09-30T06:44:00Z">
        <w:r>
          <w:rPr>
            <w:rFonts w:hint="eastAsia"/>
          </w:rPr>
          <w:delText>,</w:delText>
        </w:r>
        <w:r>
          <w:delText xml:space="preserve"> </w:delText>
        </w:r>
        <w:r>
          <w:rPr>
            <w:rFonts w:hint="eastAsia"/>
          </w:rPr>
          <w:delText>수신에 설정</w:delText>
        </w:r>
      </w:del>
    </w:p>
    <w:p w14:paraId="7BE7F25B" w14:textId="77777777" w:rsidR="00C712F0" w:rsidRPr="00E00010" w:rsidRDefault="00C712F0">
      <w:pPr>
        <w:pStyle w:val="a8"/>
        <w:numPr>
          <w:ilvl w:val="0"/>
          <w:numId w:val="22"/>
        </w:numPr>
        <w:spacing w:after="0" w:line="300" w:lineRule="auto"/>
        <w:ind w:left="1160"/>
        <w:rPr>
          <w:del w:id="10028" w:author="김은수" w:date="2026-09-30T15:44:00Z" w16du:dateUtc="2026-09-30T06:44:00Z"/>
          <w:szCs w:val="20"/>
        </w:rPr>
        <w:pPrChange w:id="10029" w:author="김은수" w:date="2026-10-01T03:22:00Z">
          <w:pPr>
            <w:pStyle w:val="a8"/>
            <w:numPr>
              <w:numId w:val="22"/>
            </w:numPr>
            <w:spacing w:after="0"/>
            <w:ind w:leftChars="0" w:left="1960" w:hanging="360"/>
          </w:pPr>
        </w:pPrChange>
      </w:pPr>
      <w:del w:id="10030" w:author="김은수" w:date="2026-09-30T15:44:00Z" w16du:dateUtc="2026-09-30T06:44:00Z">
        <w:r>
          <w:rPr>
            <w:rFonts w:hint="eastAsia"/>
          </w:rPr>
          <w:delText>D</w:delText>
        </w:r>
        <w:r>
          <w:delText xml:space="preserve">MA </w:delText>
        </w:r>
        <w:r>
          <w:rPr>
            <w:rFonts w:hint="eastAsia"/>
          </w:rPr>
          <w:delText>인터럽트를 설정한다.</w:delText>
        </w:r>
      </w:del>
    </w:p>
    <w:p w14:paraId="0C499894" w14:textId="77777777" w:rsidR="00C712F0" w:rsidRPr="00E00010" w:rsidRDefault="00C712F0">
      <w:pPr>
        <w:pStyle w:val="a8"/>
        <w:numPr>
          <w:ilvl w:val="0"/>
          <w:numId w:val="22"/>
        </w:numPr>
        <w:spacing w:after="0" w:line="300" w:lineRule="auto"/>
        <w:ind w:left="1160"/>
        <w:rPr>
          <w:del w:id="10031" w:author="김은수" w:date="2026-09-30T15:44:00Z" w16du:dateUtc="2026-09-30T06:44:00Z"/>
          <w:szCs w:val="20"/>
        </w:rPr>
        <w:pPrChange w:id="10032" w:author="김은수" w:date="2026-10-01T03:22:00Z">
          <w:pPr>
            <w:pStyle w:val="a8"/>
            <w:numPr>
              <w:numId w:val="22"/>
            </w:numPr>
            <w:ind w:leftChars="0" w:left="1960" w:hanging="360"/>
          </w:pPr>
        </w:pPrChange>
      </w:pPr>
      <w:del w:id="10033" w:author="김은수" w:date="2026-09-30T15:44:00Z" w16du:dateUtc="2026-09-30T06:44:00Z">
        <w:r>
          <w:delText>SPI Flag</w:delText>
        </w:r>
        <w:r>
          <w:rPr>
            <w:rFonts w:hint="eastAsia"/>
          </w:rPr>
          <w:delText xml:space="preserve">를 </w:delText>
        </w:r>
        <w:r>
          <w:delText>Low</w:delText>
        </w:r>
        <w:r>
          <w:rPr>
            <w:rFonts w:hint="eastAsia"/>
          </w:rPr>
          <w:delText>로 설정한다.</w:delText>
        </w:r>
        <w:r w:rsidR="00AA2D35">
          <w:delText xml:space="preserve"> </w:delText>
        </w:r>
        <w:r>
          <w:delText>(</w:delText>
        </w:r>
        <w:r>
          <w:rPr>
            <w:rFonts w:hint="eastAsia"/>
          </w:rPr>
          <w:delText>슬레이브에서 전송할 데이터 없음)</w:delText>
        </w:r>
      </w:del>
    </w:p>
    <w:p w14:paraId="7E6F21A1" w14:textId="77777777" w:rsidR="00C712F0" w:rsidRDefault="00DF4A77">
      <w:pPr>
        <w:pStyle w:val="4"/>
        <w:keepNext w:val="0"/>
        <w:keepLines w:val="0"/>
        <w:widowControl w:val="0"/>
        <w:numPr>
          <w:ilvl w:val="3"/>
          <w:numId w:val="39"/>
        </w:numPr>
        <w:snapToGrid/>
        <w:spacing w:before="0" w:after="0" w:line="300" w:lineRule="auto"/>
        <w:jc w:val="both"/>
        <w:rPr>
          <w:del w:id="10034" w:author="김은수" w:date="2026-09-30T15:44:00Z" w16du:dateUtc="2026-09-30T06:44:00Z"/>
          <w:sz w:val="20"/>
          <w:szCs w:val="20"/>
          <w:rPrChange w:id="10035" w:author="김은수" w:date="2026-10-01T03:22:00Z">
            <w:rPr>
              <w:del w:id="10036" w:author="김은수" w:date="2026-09-30T15:44:00Z" w16du:dateUtc="2026-09-30T06:44:00Z"/>
            </w:rPr>
          </w:rPrChange>
        </w:rPr>
        <w:pPrChange w:id="10037" w:author="김은수" w:date="2026-10-01T03:22:00Z">
          <w:pPr>
            <w:pStyle w:val="4"/>
            <w:numPr>
              <w:ilvl w:val="3"/>
              <w:numId w:val="39"/>
            </w:numPr>
            <w:spacing w:after="0"/>
            <w:ind w:left="1200" w:hanging="400"/>
          </w:pPr>
        </w:pPrChange>
      </w:pPr>
      <w:del w:id="10038" w:author="김은수" w:date="2026-09-30T15:44:00Z" w16du:dateUtc="2026-09-30T06:44:00Z">
        <w:r>
          <w:rPr>
            <w:rFonts w:hint="eastAsia"/>
          </w:rPr>
          <w:delText>SU</w:delText>
        </w:r>
        <w:r w:rsidR="00935A2A">
          <w:delText>-ID-CM3-00</w:delText>
        </w:r>
        <w:r w:rsidR="003A1668">
          <w:delText>9</w:delText>
        </w:r>
        <w:r w:rsidR="00935A2A">
          <w:delText xml:space="preserve">, </w:delText>
        </w:r>
        <w:r w:rsidR="00C712F0">
          <w:rPr>
            <w:rFonts w:hint="eastAsia"/>
          </w:rPr>
          <w:delText>주기 반</w:delText>
        </w:r>
        <w:r w:rsidR="008044F9">
          <w:rPr>
            <w:rFonts w:hint="eastAsia"/>
          </w:rPr>
          <w:delText>복용</w:delText>
        </w:r>
        <w:r w:rsidR="008044F9">
          <w:delText xml:space="preserve"> </w:delText>
        </w:r>
        <w:r w:rsidR="008044F9">
          <w:rPr>
            <w:rFonts w:hint="eastAsia"/>
          </w:rPr>
          <w:delText>인터럽트 설정</w:delText>
        </w:r>
        <w:r w:rsidR="00643255">
          <w:rPr>
            <w:rFonts w:hint="eastAsia"/>
          </w:rPr>
          <w:delText xml:space="preserve"> 유닛</w:delText>
        </w:r>
      </w:del>
    </w:p>
    <w:p w14:paraId="086A22B7" w14:textId="77777777" w:rsidR="00B74210" w:rsidRPr="00E00010" w:rsidRDefault="00B74210">
      <w:pPr>
        <w:spacing w:after="0" w:line="300" w:lineRule="auto"/>
        <w:rPr>
          <w:del w:id="10039" w:author="김은수" w:date="2026-09-30T15:44:00Z" w16du:dateUtc="2026-09-30T06:44:00Z"/>
          <w:szCs w:val="20"/>
        </w:rPr>
        <w:pPrChange w:id="10040" w:author="김은수" w:date="2026-10-01T03:22:00Z">
          <w:pPr>
            <w:spacing w:after="0"/>
            <w:ind w:leftChars="800" w:left="1600"/>
          </w:pPr>
        </w:pPrChange>
      </w:pPr>
      <w:del w:id="10041" w:author="김은수" w:date="2026-09-30T15:44:00Z" w16du:dateUtc="2026-09-30T06:44:00Z">
        <w:r>
          <w:rPr>
            <w:rFonts w:hint="eastAsia"/>
          </w:rPr>
          <w:delText xml:space="preserve">입력 파라미터 </w:delText>
        </w:r>
        <w:r>
          <w:delText xml:space="preserve">: </w:delText>
        </w:r>
        <w:r>
          <w:rPr>
            <w:rFonts w:hint="eastAsia"/>
          </w:rPr>
          <w:delText>없음</w:delText>
        </w:r>
      </w:del>
    </w:p>
    <w:p w14:paraId="6AC27875" w14:textId="77777777" w:rsidR="00B74210" w:rsidRPr="00E00010" w:rsidRDefault="00B74210">
      <w:pPr>
        <w:spacing w:after="0" w:line="300" w:lineRule="auto"/>
        <w:rPr>
          <w:del w:id="10042" w:author="김은수" w:date="2026-09-30T15:44:00Z" w16du:dateUtc="2026-09-30T06:44:00Z"/>
          <w:szCs w:val="20"/>
        </w:rPr>
        <w:pPrChange w:id="10043" w:author="김은수" w:date="2026-10-01T03:22:00Z">
          <w:pPr>
            <w:spacing w:after="0"/>
            <w:ind w:leftChars="800" w:left="1600"/>
          </w:pPr>
        </w:pPrChange>
      </w:pPr>
      <w:del w:id="10044" w:author="김은수" w:date="2026-09-30T15:44:00Z" w16du:dateUtc="2026-09-30T06:44:00Z">
        <w:r>
          <w:rPr>
            <w:rFonts w:hint="eastAsia"/>
          </w:rPr>
          <w:delText xml:space="preserve">반환 파라미터 </w:delText>
        </w:r>
        <w:r>
          <w:delText xml:space="preserve">: </w:delText>
        </w:r>
        <w:r>
          <w:rPr>
            <w:rFonts w:hint="eastAsia"/>
          </w:rPr>
          <w:delText>없음</w:delText>
        </w:r>
      </w:del>
    </w:p>
    <w:p w14:paraId="41940043" w14:textId="77777777" w:rsidR="00B74210" w:rsidRPr="00E00010" w:rsidRDefault="00B74210">
      <w:pPr>
        <w:spacing w:after="0" w:line="300" w:lineRule="auto"/>
        <w:rPr>
          <w:del w:id="10045" w:author="김은수" w:date="2026-09-30T15:44:00Z" w16du:dateUtc="2026-09-30T06:44:00Z"/>
          <w:szCs w:val="20"/>
        </w:rPr>
        <w:pPrChange w:id="10046" w:author="김은수" w:date="2026-10-01T03:22:00Z">
          <w:pPr>
            <w:spacing w:after="0"/>
            <w:ind w:leftChars="800" w:left="1600"/>
          </w:pPr>
        </w:pPrChange>
      </w:pPr>
      <w:del w:id="10047" w:author="김은수" w:date="2026-09-30T15:44:00Z" w16du:dateUtc="2026-09-30T06:44:00Z">
        <w:r>
          <w:rPr>
            <w:rFonts w:hint="eastAsia"/>
          </w:rPr>
          <w:delText xml:space="preserve">수정 파라미터 </w:delText>
        </w:r>
        <w:r>
          <w:delText xml:space="preserve">: </w:delText>
        </w:r>
        <w:r>
          <w:rPr>
            <w:rFonts w:hint="eastAsia"/>
          </w:rPr>
          <w:delText>없음</w:delText>
        </w:r>
      </w:del>
    </w:p>
    <w:p w14:paraId="65DAE96C" w14:textId="77777777" w:rsidR="00B74210" w:rsidRPr="00E00010" w:rsidRDefault="00B74210">
      <w:pPr>
        <w:spacing w:after="0" w:line="300" w:lineRule="auto"/>
        <w:rPr>
          <w:del w:id="10048" w:author="김은수" w:date="2026-09-30T15:44:00Z" w16du:dateUtc="2026-09-30T06:44:00Z"/>
          <w:szCs w:val="20"/>
        </w:rPr>
        <w:pPrChange w:id="10049" w:author="김은수" w:date="2026-10-01T03:22:00Z">
          <w:pPr>
            <w:spacing w:after="0"/>
            <w:ind w:leftChars="800" w:left="1600"/>
          </w:pPr>
        </w:pPrChange>
      </w:pPr>
      <w:del w:id="10050" w:author="김은수" w:date="2026-09-30T15:44:00Z" w16du:dateUtc="2026-09-30T06:44:00Z">
        <w:r>
          <w:rPr>
            <w:rFonts w:hint="eastAsia"/>
          </w:rPr>
          <w:delText xml:space="preserve">기능 및 동작 </w:delText>
        </w:r>
        <w:r>
          <w:delText xml:space="preserve">: </w:delText>
        </w:r>
      </w:del>
    </w:p>
    <w:p w14:paraId="1A39C155" w14:textId="77777777" w:rsidR="00C712F0" w:rsidRPr="00E00010" w:rsidRDefault="00C712F0">
      <w:pPr>
        <w:pStyle w:val="a8"/>
        <w:numPr>
          <w:ilvl w:val="0"/>
          <w:numId w:val="22"/>
        </w:numPr>
        <w:spacing w:after="0" w:line="300" w:lineRule="auto"/>
        <w:ind w:left="1160"/>
        <w:rPr>
          <w:del w:id="10051" w:author="김은수" w:date="2026-09-30T15:44:00Z" w16du:dateUtc="2026-09-30T06:44:00Z"/>
          <w:szCs w:val="20"/>
        </w:rPr>
        <w:pPrChange w:id="10052" w:author="김은수" w:date="2026-10-01T03:22:00Z">
          <w:pPr>
            <w:pStyle w:val="a8"/>
            <w:numPr>
              <w:numId w:val="22"/>
            </w:numPr>
            <w:ind w:leftChars="0" w:left="1960" w:hanging="360"/>
          </w:pPr>
        </w:pPrChange>
      </w:pPr>
      <w:del w:id="10053" w:author="김은수" w:date="2026-09-30T15:44:00Z" w16du:dateUtc="2026-09-30T06:44:00Z">
        <w:r>
          <w:rPr>
            <w:rFonts w:hint="eastAsia"/>
          </w:rPr>
          <w:delText>C</w:delText>
        </w:r>
        <w:r>
          <w:delText xml:space="preserve">FX_0 </w:delText>
        </w:r>
        <w:r>
          <w:rPr>
            <w:rFonts w:hint="eastAsia"/>
          </w:rPr>
          <w:delText>인터럽트를 활성화한다.</w:delText>
        </w:r>
      </w:del>
    </w:p>
    <w:p w14:paraId="34BA9F57" w14:textId="77777777" w:rsidR="00C712F0" w:rsidRDefault="00DF4A77">
      <w:pPr>
        <w:pStyle w:val="4"/>
        <w:keepNext w:val="0"/>
        <w:keepLines w:val="0"/>
        <w:widowControl w:val="0"/>
        <w:numPr>
          <w:ilvl w:val="3"/>
          <w:numId w:val="39"/>
        </w:numPr>
        <w:snapToGrid/>
        <w:spacing w:before="0" w:after="0" w:line="300" w:lineRule="auto"/>
        <w:jc w:val="both"/>
        <w:rPr>
          <w:del w:id="10054" w:author="김은수" w:date="2026-09-30T15:44:00Z" w16du:dateUtc="2026-09-30T06:44:00Z"/>
          <w:sz w:val="20"/>
          <w:szCs w:val="20"/>
          <w:rPrChange w:id="10055" w:author="김은수" w:date="2026-10-01T03:22:00Z">
            <w:rPr>
              <w:del w:id="10056" w:author="김은수" w:date="2026-09-30T15:44:00Z" w16du:dateUtc="2026-09-30T06:44:00Z"/>
            </w:rPr>
          </w:rPrChange>
        </w:rPr>
        <w:pPrChange w:id="10057" w:author="김은수" w:date="2026-10-01T03:22:00Z">
          <w:pPr>
            <w:pStyle w:val="4"/>
            <w:numPr>
              <w:ilvl w:val="3"/>
              <w:numId w:val="39"/>
            </w:numPr>
            <w:spacing w:after="0"/>
            <w:ind w:left="1200" w:hanging="400"/>
          </w:pPr>
        </w:pPrChange>
      </w:pPr>
      <w:del w:id="10058" w:author="김은수" w:date="2026-09-30T15:44:00Z" w16du:dateUtc="2026-09-30T06:44:00Z">
        <w:r>
          <w:rPr>
            <w:rFonts w:hint="eastAsia"/>
          </w:rPr>
          <w:delText>SU</w:delText>
        </w:r>
        <w:r w:rsidR="00935A2A">
          <w:delText>-ID-CM3-0</w:delText>
        </w:r>
        <w:r w:rsidR="003A1668">
          <w:delText>10</w:delText>
        </w:r>
        <w:r w:rsidR="00935A2A">
          <w:delText xml:space="preserve">, </w:delText>
        </w:r>
        <w:r w:rsidR="00C712F0">
          <w:rPr>
            <w:rFonts w:hint="eastAsia"/>
          </w:rPr>
          <w:delText>인터럽트 활성화</w:delText>
        </w:r>
        <w:r w:rsidR="00643255">
          <w:rPr>
            <w:rFonts w:hint="eastAsia"/>
          </w:rPr>
          <w:delText xml:space="preserve"> 유닛</w:delText>
        </w:r>
      </w:del>
    </w:p>
    <w:p w14:paraId="767F8EB0" w14:textId="77777777" w:rsidR="00B74210" w:rsidRPr="00E00010" w:rsidRDefault="00B74210">
      <w:pPr>
        <w:spacing w:after="0" w:line="300" w:lineRule="auto"/>
        <w:rPr>
          <w:del w:id="10059" w:author="김은수" w:date="2026-09-30T15:44:00Z" w16du:dateUtc="2026-09-30T06:44:00Z"/>
          <w:szCs w:val="20"/>
        </w:rPr>
        <w:pPrChange w:id="10060" w:author="김은수" w:date="2026-10-01T03:22:00Z">
          <w:pPr>
            <w:spacing w:after="0"/>
            <w:ind w:leftChars="800" w:left="1600"/>
          </w:pPr>
        </w:pPrChange>
      </w:pPr>
      <w:bookmarkStart w:id="10061" w:name="_Hlk141259072"/>
      <w:del w:id="10062" w:author="김은수" w:date="2026-09-30T15:44:00Z" w16du:dateUtc="2026-09-30T06:44:00Z">
        <w:r>
          <w:rPr>
            <w:rFonts w:hint="eastAsia"/>
          </w:rPr>
          <w:delText xml:space="preserve">입력 파라미터 </w:delText>
        </w:r>
        <w:r>
          <w:delText xml:space="preserve">: </w:delText>
        </w:r>
        <w:r>
          <w:rPr>
            <w:rFonts w:hint="eastAsia"/>
          </w:rPr>
          <w:delText>없음</w:delText>
        </w:r>
      </w:del>
    </w:p>
    <w:p w14:paraId="1691FE16" w14:textId="77777777" w:rsidR="00B74210" w:rsidRPr="00E00010" w:rsidRDefault="00B74210">
      <w:pPr>
        <w:spacing w:after="0" w:line="300" w:lineRule="auto"/>
        <w:rPr>
          <w:del w:id="10063" w:author="김은수" w:date="2026-09-30T15:44:00Z" w16du:dateUtc="2026-09-30T06:44:00Z"/>
          <w:szCs w:val="20"/>
        </w:rPr>
        <w:pPrChange w:id="10064" w:author="김은수" w:date="2026-10-01T03:22:00Z">
          <w:pPr>
            <w:spacing w:after="0"/>
            <w:ind w:leftChars="800" w:left="1600"/>
          </w:pPr>
        </w:pPrChange>
      </w:pPr>
      <w:del w:id="10065" w:author="김은수" w:date="2026-09-30T15:44:00Z" w16du:dateUtc="2026-09-30T06:44:00Z">
        <w:r>
          <w:rPr>
            <w:rFonts w:hint="eastAsia"/>
          </w:rPr>
          <w:delText xml:space="preserve">반환 파라미터 </w:delText>
        </w:r>
        <w:r>
          <w:delText xml:space="preserve">: </w:delText>
        </w:r>
        <w:r>
          <w:rPr>
            <w:rFonts w:hint="eastAsia"/>
          </w:rPr>
          <w:delText>없음</w:delText>
        </w:r>
      </w:del>
    </w:p>
    <w:p w14:paraId="79CD471D" w14:textId="77777777" w:rsidR="00B74210" w:rsidRPr="00E00010" w:rsidRDefault="00B74210">
      <w:pPr>
        <w:spacing w:after="0" w:line="300" w:lineRule="auto"/>
        <w:rPr>
          <w:del w:id="10066" w:author="김은수" w:date="2026-09-30T15:44:00Z" w16du:dateUtc="2026-09-30T06:44:00Z"/>
          <w:szCs w:val="20"/>
        </w:rPr>
        <w:pPrChange w:id="10067" w:author="김은수" w:date="2026-10-01T03:22:00Z">
          <w:pPr>
            <w:spacing w:after="0"/>
            <w:ind w:leftChars="800" w:left="1600"/>
          </w:pPr>
        </w:pPrChange>
      </w:pPr>
      <w:del w:id="10068" w:author="김은수" w:date="2026-09-30T15:44:00Z" w16du:dateUtc="2026-09-30T06:44:00Z">
        <w:r>
          <w:rPr>
            <w:rFonts w:hint="eastAsia"/>
          </w:rPr>
          <w:delText xml:space="preserve">수정 파라미터 </w:delText>
        </w:r>
        <w:r>
          <w:delText xml:space="preserve">: </w:delText>
        </w:r>
        <w:r>
          <w:rPr>
            <w:rFonts w:hint="eastAsia"/>
          </w:rPr>
          <w:delText>없음</w:delText>
        </w:r>
      </w:del>
    </w:p>
    <w:p w14:paraId="532E1B6B" w14:textId="77777777" w:rsidR="00B74210" w:rsidRPr="00E00010" w:rsidRDefault="00B74210">
      <w:pPr>
        <w:spacing w:after="0" w:line="300" w:lineRule="auto"/>
        <w:rPr>
          <w:del w:id="10069" w:author="김은수" w:date="2026-09-30T15:44:00Z" w16du:dateUtc="2026-09-30T06:44:00Z"/>
          <w:szCs w:val="20"/>
        </w:rPr>
        <w:pPrChange w:id="10070" w:author="김은수" w:date="2026-10-01T03:22:00Z">
          <w:pPr>
            <w:spacing w:after="0"/>
            <w:ind w:leftChars="800" w:left="1600"/>
          </w:pPr>
        </w:pPrChange>
      </w:pPr>
      <w:del w:id="10071" w:author="김은수" w:date="2026-09-30T15:44:00Z" w16du:dateUtc="2026-09-30T06:44:00Z">
        <w:r>
          <w:rPr>
            <w:rFonts w:hint="eastAsia"/>
          </w:rPr>
          <w:delText xml:space="preserve">기능 및 동작 </w:delText>
        </w:r>
        <w:r>
          <w:delText xml:space="preserve">: </w:delText>
        </w:r>
      </w:del>
    </w:p>
    <w:bookmarkEnd w:id="10061"/>
    <w:p w14:paraId="2ADEC9B0" w14:textId="77777777" w:rsidR="00C712F0" w:rsidRPr="00E00010" w:rsidRDefault="00C712F0">
      <w:pPr>
        <w:pStyle w:val="a8"/>
        <w:numPr>
          <w:ilvl w:val="0"/>
          <w:numId w:val="22"/>
        </w:numPr>
        <w:spacing w:after="0" w:line="300" w:lineRule="auto"/>
        <w:ind w:left="1160"/>
        <w:rPr>
          <w:del w:id="10072" w:author="김은수" w:date="2026-09-30T15:44:00Z" w16du:dateUtc="2026-09-30T06:44:00Z"/>
          <w:szCs w:val="20"/>
        </w:rPr>
        <w:pPrChange w:id="10073" w:author="김은수" w:date="2026-10-01T03:22:00Z">
          <w:pPr>
            <w:pStyle w:val="a8"/>
            <w:numPr>
              <w:numId w:val="22"/>
            </w:numPr>
            <w:ind w:leftChars="0" w:left="1960" w:hanging="360"/>
          </w:pPr>
        </w:pPrChange>
      </w:pPr>
      <w:del w:id="10074" w:author="김은수" w:date="2026-09-30T15:44:00Z" w16du:dateUtc="2026-09-30T06:44:00Z">
        <w:r>
          <w:rPr>
            <w:rFonts w:hint="eastAsia"/>
          </w:rPr>
          <w:delText xml:space="preserve">인터럽트 마스크 </w:delText>
        </w:r>
        <w:r>
          <w:delText>bit</w:delText>
        </w:r>
        <w:r>
          <w:rPr>
            <w:rFonts w:hint="eastAsia"/>
          </w:rPr>
          <w:delText xml:space="preserve">을 </w:delText>
        </w:r>
        <w:r>
          <w:delText>0</w:delText>
        </w:r>
        <w:r>
          <w:rPr>
            <w:rFonts w:hint="eastAsia"/>
          </w:rPr>
          <w:delText>으로 설정하여 인터럽트가 전달되도록 한다.</w:delText>
        </w:r>
      </w:del>
    </w:p>
    <w:p w14:paraId="3FEC3B68" w14:textId="77777777" w:rsidR="00C712F0" w:rsidRDefault="00DF4A77">
      <w:pPr>
        <w:pStyle w:val="4"/>
        <w:keepNext w:val="0"/>
        <w:keepLines w:val="0"/>
        <w:widowControl w:val="0"/>
        <w:numPr>
          <w:ilvl w:val="3"/>
          <w:numId w:val="39"/>
        </w:numPr>
        <w:snapToGrid/>
        <w:spacing w:before="0" w:after="0" w:line="300" w:lineRule="auto"/>
        <w:jc w:val="both"/>
        <w:rPr>
          <w:del w:id="10075" w:author="김은수" w:date="2026-09-30T15:44:00Z" w16du:dateUtc="2026-09-30T06:44:00Z"/>
          <w:sz w:val="20"/>
          <w:szCs w:val="20"/>
          <w:rPrChange w:id="10076" w:author="김은수" w:date="2026-10-01T03:22:00Z">
            <w:rPr>
              <w:del w:id="10077" w:author="김은수" w:date="2026-09-30T15:44:00Z" w16du:dateUtc="2026-09-30T06:44:00Z"/>
            </w:rPr>
          </w:rPrChange>
        </w:rPr>
        <w:pPrChange w:id="10078" w:author="김은수" w:date="2026-10-01T03:22:00Z">
          <w:pPr>
            <w:pStyle w:val="4"/>
            <w:numPr>
              <w:ilvl w:val="3"/>
              <w:numId w:val="39"/>
            </w:numPr>
            <w:spacing w:after="0"/>
            <w:ind w:left="1200" w:hanging="400"/>
          </w:pPr>
        </w:pPrChange>
      </w:pPr>
      <w:del w:id="10079" w:author="김은수" w:date="2026-09-30T15:44:00Z" w16du:dateUtc="2026-09-30T06:44:00Z">
        <w:r>
          <w:rPr>
            <w:rFonts w:hint="eastAsia"/>
          </w:rPr>
          <w:delText>SU</w:delText>
        </w:r>
        <w:r w:rsidR="00935A2A">
          <w:delText>-ID-CM3-0</w:delText>
        </w:r>
        <w:r w:rsidR="003A1668">
          <w:delText>11</w:delText>
        </w:r>
        <w:r w:rsidR="00935A2A">
          <w:delText xml:space="preserve">, </w:delText>
        </w:r>
        <w:r w:rsidR="006D101A">
          <w:rPr>
            <w:rFonts w:hint="eastAsia"/>
          </w:rPr>
          <w:delText xml:space="preserve">메모리 초기화 및 인터럽트 설정 </w:delText>
        </w:r>
        <w:r w:rsidR="00C712F0">
          <w:rPr>
            <w:rFonts w:hint="eastAsia"/>
          </w:rPr>
          <w:delText>완료 전송</w:delText>
        </w:r>
        <w:r w:rsidR="00643255">
          <w:rPr>
            <w:rFonts w:hint="eastAsia"/>
          </w:rPr>
          <w:delText xml:space="preserve"> 유닛</w:delText>
        </w:r>
      </w:del>
    </w:p>
    <w:p w14:paraId="64AFCFC8" w14:textId="77777777" w:rsidR="00B74210" w:rsidRPr="00E00010" w:rsidRDefault="00B74210">
      <w:pPr>
        <w:spacing w:after="0" w:line="300" w:lineRule="auto"/>
        <w:rPr>
          <w:del w:id="10080" w:author="김은수" w:date="2026-09-30T15:44:00Z" w16du:dateUtc="2026-09-30T06:44:00Z"/>
          <w:szCs w:val="20"/>
        </w:rPr>
        <w:pPrChange w:id="10081" w:author="김은수" w:date="2026-10-01T03:22:00Z">
          <w:pPr>
            <w:spacing w:after="0"/>
            <w:ind w:leftChars="800" w:left="1600"/>
          </w:pPr>
        </w:pPrChange>
      </w:pPr>
      <w:del w:id="10082" w:author="김은수" w:date="2026-09-30T15:44:00Z" w16du:dateUtc="2026-09-30T06:44:00Z">
        <w:r>
          <w:rPr>
            <w:rFonts w:hint="eastAsia"/>
          </w:rPr>
          <w:delText xml:space="preserve">입력 파라미터 </w:delText>
        </w:r>
        <w:r>
          <w:delText xml:space="preserve">: </w:delText>
        </w:r>
        <w:r>
          <w:rPr>
            <w:rFonts w:hint="eastAsia"/>
          </w:rPr>
          <w:delText>없음</w:delText>
        </w:r>
      </w:del>
    </w:p>
    <w:p w14:paraId="47C3250A" w14:textId="77777777" w:rsidR="00B74210" w:rsidRPr="00E00010" w:rsidRDefault="00B74210">
      <w:pPr>
        <w:spacing w:after="0" w:line="300" w:lineRule="auto"/>
        <w:rPr>
          <w:del w:id="10083" w:author="김은수" w:date="2026-09-30T15:44:00Z" w16du:dateUtc="2026-09-30T06:44:00Z"/>
          <w:szCs w:val="20"/>
        </w:rPr>
        <w:pPrChange w:id="10084" w:author="김은수" w:date="2026-10-01T03:22:00Z">
          <w:pPr>
            <w:spacing w:after="0"/>
            <w:ind w:leftChars="800" w:left="1600"/>
          </w:pPr>
        </w:pPrChange>
      </w:pPr>
      <w:del w:id="10085" w:author="김은수" w:date="2026-09-30T15:44:00Z" w16du:dateUtc="2026-09-30T06:44:00Z">
        <w:r>
          <w:rPr>
            <w:rFonts w:hint="eastAsia"/>
          </w:rPr>
          <w:delText xml:space="preserve">반환 파라미터 </w:delText>
        </w:r>
        <w:r>
          <w:delText xml:space="preserve">: </w:delText>
        </w:r>
        <w:r>
          <w:rPr>
            <w:rFonts w:hint="eastAsia"/>
          </w:rPr>
          <w:delText>없음</w:delText>
        </w:r>
      </w:del>
    </w:p>
    <w:p w14:paraId="2470D45D" w14:textId="77777777" w:rsidR="00B74210" w:rsidRPr="00E00010" w:rsidRDefault="00B74210">
      <w:pPr>
        <w:spacing w:after="0" w:line="300" w:lineRule="auto"/>
        <w:rPr>
          <w:del w:id="10086" w:author="김은수" w:date="2026-09-30T15:44:00Z" w16du:dateUtc="2026-09-30T06:44:00Z"/>
          <w:szCs w:val="20"/>
        </w:rPr>
        <w:pPrChange w:id="10087" w:author="김은수" w:date="2026-10-01T03:22:00Z">
          <w:pPr>
            <w:spacing w:after="0"/>
            <w:ind w:leftChars="800" w:left="1600"/>
          </w:pPr>
        </w:pPrChange>
      </w:pPr>
      <w:del w:id="10088" w:author="김은수" w:date="2026-09-30T15:44:00Z" w16du:dateUtc="2026-09-30T06:44:00Z">
        <w:r>
          <w:rPr>
            <w:rFonts w:hint="eastAsia"/>
          </w:rPr>
          <w:delText xml:space="preserve">수정 파라미터 </w:delText>
        </w:r>
        <w:r>
          <w:delText xml:space="preserve">: </w:delText>
        </w:r>
        <w:r>
          <w:rPr>
            <w:rFonts w:hint="eastAsia"/>
          </w:rPr>
          <w:delText>없음</w:delText>
        </w:r>
      </w:del>
    </w:p>
    <w:p w14:paraId="178FC490" w14:textId="77777777" w:rsidR="00B74210" w:rsidRPr="00E00010" w:rsidRDefault="00B74210">
      <w:pPr>
        <w:spacing w:after="0" w:line="300" w:lineRule="auto"/>
        <w:rPr>
          <w:del w:id="10089" w:author="김은수" w:date="2026-09-30T15:44:00Z" w16du:dateUtc="2026-09-30T06:44:00Z"/>
          <w:szCs w:val="20"/>
        </w:rPr>
        <w:pPrChange w:id="10090" w:author="김은수" w:date="2026-10-01T03:22:00Z">
          <w:pPr>
            <w:spacing w:after="0"/>
            <w:ind w:leftChars="800" w:left="1600"/>
          </w:pPr>
        </w:pPrChange>
      </w:pPr>
      <w:del w:id="10091" w:author="김은수" w:date="2026-09-30T15:44:00Z" w16du:dateUtc="2026-09-30T06:44:00Z">
        <w:r>
          <w:rPr>
            <w:rFonts w:hint="eastAsia"/>
          </w:rPr>
          <w:delText xml:space="preserve">기능 및 동작 </w:delText>
        </w:r>
        <w:r>
          <w:delText xml:space="preserve">: </w:delText>
        </w:r>
      </w:del>
    </w:p>
    <w:p w14:paraId="01747473" w14:textId="77777777" w:rsidR="00C712F0" w:rsidRPr="00E00010" w:rsidRDefault="00C712F0">
      <w:pPr>
        <w:pStyle w:val="a8"/>
        <w:numPr>
          <w:ilvl w:val="0"/>
          <w:numId w:val="22"/>
        </w:numPr>
        <w:spacing w:after="0" w:line="300" w:lineRule="auto"/>
        <w:ind w:left="1160"/>
        <w:rPr>
          <w:del w:id="10092" w:author="김은수" w:date="2026-09-30T15:44:00Z" w16du:dateUtc="2026-09-30T06:44:00Z"/>
          <w:szCs w:val="20"/>
        </w:rPr>
        <w:pPrChange w:id="10093" w:author="김은수" w:date="2026-10-01T03:22:00Z">
          <w:pPr>
            <w:pStyle w:val="a8"/>
            <w:numPr>
              <w:numId w:val="22"/>
            </w:numPr>
            <w:ind w:leftChars="0" w:left="1960" w:hanging="360"/>
          </w:pPr>
        </w:pPrChange>
      </w:pPr>
      <w:del w:id="10094" w:author="김은수" w:date="2026-09-30T15:44:00Z" w16du:dateUtc="2026-09-30T06:44:00Z">
        <w:r>
          <w:delText>CM3</w:delText>
        </w:r>
        <w:r>
          <w:rPr>
            <w:rFonts w:hint="eastAsia"/>
          </w:rPr>
          <w:delText xml:space="preserve">의 시스템 </w:delText>
        </w:r>
        <w:r w:rsidR="006D101A">
          <w:rPr>
            <w:rFonts w:hint="eastAsia"/>
          </w:rPr>
          <w:delText xml:space="preserve">메모리가 초기화 및 인터럽트 설정이 </w:delText>
        </w:r>
        <w:r>
          <w:rPr>
            <w:rFonts w:hint="eastAsia"/>
          </w:rPr>
          <w:delText xml:space="preserve">완료되었음을 </w:delText>
        </w:r>
        <w:r>
          <w:delText>CFX</w:delText>
        </w:r>
        <w:r>
          <w:rPr>
            <w:rFonts w:hint="eastAsia"/>
          </w:rPr>
          <w:delText>에 전송</w:delText>
        </w:r>
      </w:del>
    </w:p>
    <w:p w14:paraId="6BA412BA" w14:textId="77777777" w:rsidR="00C712F0" w:rsidRDefault="00DF4A77">
      <w:pPr>
        <w:pStyle w:val="4"/>
        <w:keepNext w:val="0"/>
        <w:keepLines w:val="0"/>
        <w:widowControl w:val="0"/>
        <w:numPr>
          <w:ilvl w:val="3"/>
          <w:numId w:val="39"/>
        </w:numPr>
        <w:snapToGrid/>
        <w:spacing w:before="0" w:after="0" w:line="300" w:lineRule="auto"/>
        <w:jc w:val="both"/>
        <w:rPr>
          <w:del w:id="10095" w:author="김은수" w:date="2026-09-30T15:44:00Z" w16du:dateUtc="2026-09-30T06:44:00Z"/>
          <w:sz w:val="20"/>
          <w:szCs w:val="20"/>
          <w:rPrChange w:id="10096" w:author="김은수" w:date="2026-10-01T03:22:00Z">
            <w:rPr>
              <w:del w:id="10097" w:author="김은수" w:date="2026-09-30T15:44:00Z" w16du:dateUtc="2026-09-30T06:44:00Z"/>
            </w:rPr>
          </w:rPrChange>
        </w:rPr>
        <w:pPrChange w:id="10098" w:author="김은수" w:date="2026-10-01T03:22:00Z">
          <w:pPr>
            <w:pStyle w:val="4"/>
            <w:numPr>
              <w:ilvl w:val="3"/>
              <w:numId w:val="39"/>
            </w:numPr>
            <w:spacing w:after="0"/>
            <w:ind w:left="1200" w:hanging="400"/>
          </w:pPr>
        </w:pPrChange>
      </w:pPr>
      <w:del w:id="10099" w:author="김은수" w:date="2026-09-30T15:44:00Z" w16du:dateUtc="2026-09-30T06:44:00Z">
        <w:r>
          <w:rPr>
            <w:rFonts w:hint="eastAsia"/>
          </w:rPr>
          <w:delText>SU</w:delText>
        </w:r>
        <w:r w:rsidR="00935A2A">
          <w:delText>-ID-CM3-0</w:delText>
        </w:r>
        <w:r w:rsidR="003A1668">
          <w:delText>12</w:delText>
        </w:r>
        <w:r w:rsidR="00935A2A">
          <w:delText xml:space="preserve">, </w:delText>
        </w:r>
        <w:r w:rsidR="006D101A">
          <w:rPr>
            <w:rFonts w:hint="eastAsia"/>
          </w:rPr>
          <w:delText>P</w:delText>
        </w:r>
        <w:r w:rsidR="006D101A">
          <w:delText>MIC</w:delText>
        </w:r>
        <w:r w:rsidR="00C712F0">
          <w:rPr>
            <w:rFonts w:hint="eastAsia"/>
          </w:rPr>
          <w:delText xml:space="preserve"> 전원 끔</w:delText>
        </w:r>
        <w:r w:rsidR="00643255">
          <w:rPr>
            <w:rFonts w:hint="eastAsia"/>
          </w:rPr>
          <w:delText xml:space="preserve"> 유닛</w:delText>
        </w:r>
      </w:del>
    </w:p>
    <w:p w14:paraId="106F5732" w14:textId="77777777" w:rsidR="00B74210" w:rsidRPr="00E00010" w:rsidRDefault="00B74210">
      <w:pPr>
        <w:spacing w:after="0" w:line="300" w:lineRule="auto"/>
        <w:rPr>
          <w:del w:id="10100" w:author="김은수" w:date="2026-09-30T15:44:00Z" w16du:dateUtc="2026-09-30T06:44:00Z"/>
          <w:szCs w:val="20"/>
        </w:rPr>
        <w:pPrChange w:id="10101" w:author="김은수" w:date="2026-10-01T03:22:00Z">
          <w:pPr>
            <w:spacing w:after="0"/>
            <w:ind w:leftChars="800" w:left="1600"/>
          </w:pPr>
        </w:pPrChange>
      </w:pPr>
      <w:del w:id="10102" w:author="김은수" w:date="2026-09-30T15:44:00Z" w16du:dateUtc="2026-09-30T06:44:00Z">
        <w:r>
          <w:rPr>
            <w:rFonts w:hint="eastAsia"/>
          </w:rPr>
          <w:delText xml:space="preserve">입력 파라미터 </w:delText>
        </w:r>
        <w:r>
          <w:delText xml:space="preserve">: </w:delText>
        </w:r>
        <w:r>
          <w:rPr>
            <w:rFonts w:hint="eastAsia"/>
          </w:rPr>
          <w:delText>없음</w:delText>
        </w:r>
      </w:del>
    </w:p>
    <w:p w14:paraId="1A70CE4A" w14:textId="77777777" w:rsidR="00B74210" w:rsidRPr="00E00010" w:rsidRDefault="00B74210">
      <w:pPr>
        <w:spacing w:after="0" w:line="300" w:lineRule="auto"/>
        <w:rPr>
          <w:del w:id="10103" w:author="김은수" w:date="2026-09-30T15:44:00Z" w16du:dateUtc="2026-09-30T06:44:00Z"/>
          <w:szCs w:val="20"/>
        </w:rPr>
        <w:pPrChange w:id="10104" w:author="김은수" w:date="2026-10-01T03:22:00Z">
          <w:pPr>
            <w:spacing w:after="0"/>
            <w:ind w:leftChars="800" w:left="1600"/>
          </w:pPr>
        </w:pPrChange>
      </w:pPr>
      <w:del w:id="10105" w:author="김은수" w:date="2026-09-30T15:44:00Z" w16du:dateUtc="2026-09-30T06:44:00Z">
        <w:r>
          <w:rPr>
            <w:rFonts w:hint="eastAsia"/>
          </w:rPr>
          <w:delText xml:space="preserve">반환 파라미터 </w:delText>
        </w:r>
        <w:r>
          <w:delText xml:space="preserve">: </w:delText>
        </w:r>
        <w:r>
          <w:rPr>
            <w:rFonts w:hint="eastAsia"/>
          </w:rPr>
          <w:delText>없음</w:delText>
        </w:r>
      </w:del>
    </w:p>
    <w:p w14:paraId="74A6BE67" w14:textId="77777777" w:rsidR="00B74210" w:rsidRPr="00E00010" w:rsidRDefault="00B74210">
      <w:pPr>
        <w:spacing w:after="0" w:line="300" w:lineRule="auto"/>
        <w:rPr>
          <w:del w:id="10106" w:author="김은수" w:date="2026-09-30T15:44:00Z" w16du:dateUtc="2026-09-30T06:44:00Z"/>
          <w:szCs w:val="20"/>
        </w:rPr>
        <w:pPrChange w:id="10107" w:author="김은수" w:date="2026-10-01T03:22:00Z">
          <w:pPr>
            <w:spacing w:after="0"/>
            <w:ind w:leftChars="800" w:left="1600"/>
          </w:pPr>
        </w:pPrChange>
      </w:pPr>
      <w:del w:id="10108" w:author="김은수" w:date="2026-09-30T15:44:00Z" w16du:dateUtc="2026-09-30T06:44:00Z">
        <w:r>
          <w:rPr>
            <w:rFonts w:hint="eastAsia"/>
          </w:rPr>
          <w:delText xml:space="preserve">수정 파라미터 </w:delText>
        </w:r>
        <w:r>
          <w:delText xml:space="preserve">: </w:delText>
        </w:r>
        <w:r>
          <w:rPr>
            <w:rFonts w:hint="eastAsia"/>
          </w:rPr>
          <w:delText>없음</w:delText>
        </w:r>
      </w:del>
    </w:p>
    <w:p w14:paraId="3BE3673C" w14:textId="77777777" w:rsidR="00B74210" w:rsidRPr="00E00010" w:rsidRDefault="00B74210">
      <w:pPr>
        <w:spacing w:after="0" w:line="300" w:lineRule="auto"/>
        <w:rPr>
          <w:del w:id="10109" w:author="김은수" w:date="2026-09-30T15:44:00Z" w16du:dateUtc="2026-09-30T06:44:00Z"/>
          <w:szCs w:val="20"/>
        </w:rPr>
        <w:pPrChange w:id="10110" w:author="김은수" w:date="2026-10-01T03:22:00Z">
          <w:pPr>
            <w:spacing w:after="0"/>
            <w:ind w:leftChars="800" w:left="1600"/>
          </w:pPr>
        </w:pPrChange>
      </w:pPr>
      <w:del w:id="10111" w:author="김은수" w:date="2026-09-30T15:44:00Z" w16du:dateUtc="2026-09-30T06:44:00Z">
        <w:r>
          <w:rPr>
            <w:rFonts w:hint="eastAsia"/>
          </w:rPr>
          <w:delText xml:space="preserve">기능 및 동작 </w:delText>
        </w:r>
        <w:r>
          <w:delText xml:space="preserve">: </w:delText>
        </w:r>
      </w:del>
    </w:p>
    <w:p w14:paraId="1DFC3F57" w14:textId="77777777" w:rsidR="00C712F0" w:rsidRPr="00E00010" w:rsidRDefault="00C712F0">
      <w:pPr>
        <w:pStyle w:val="a8"/>
        <w:numPr>
          <w:ilvl w:val="0"/>
          <w:numId w:val="22"/>
        </w:numPr>
        <w:spacing w:after="0" w:line="300" w:lineRule="auto"/>
        <w:ind w:left="1160"/>
        <w:rPr>
          <w:del w:id="10112" w:author="김은수" w:date="2026-09-30T15:44:00Z" w16du:dateUtc="2026-09-30T06:44:00Z"/>
          <w:szCs w:val="20"/>
        </w:rPr>
        <w:pPrChange w:id="10113" w:author="김은수" w:date="2026-10-01T03:22:00Z">
          <w:pPr>
            <w:pStyle w:val="a8"/>
            <w:numPr>
              <w:numId w:val="22"/>
            </w:numPr>
            <w:ind w:leftChars="0" w:left="1960" w:hanging="360"/>
          </w:pPr>
        </w:pPrChange>
      </w:pPr>
      <w:del w:id="10114" w:author="김은수" w:date="2026-09-30T15:44:00Z" w16du:dateUtc="2026-09-30T06:44:00Z">
        <w:r>
          <w:delText xml:space="preserve">3.3V </w:delText>
        </w:r>
        <w:r>
          <w:rPr>
            <w:rFonts w:hint="eastAsia"/>
          </w:rPr>
          <w:delText xml:space="preserve">전원을 끄도록 </w:delText>
        </w:r>
        <w:r>
          <w:delText>CM3</w:delText>
        </w:r>
        <w:r>
          <w:rPr>
            <w:rFonts w:hint="eastAsia"/>
          </w:rPr>
          <w:delText>에 전송한다</w:delText>
        </w:r>
        <w:r w:rsidR="00B74210">
          <w:rPr>
            <w:rFonts w:hint="eastAsia"/>
          </w:rPr>
          <w:delText>.</w:delText>
        </w:r>
      </w:del>
    </w:p>
    <w:p w14:paraId="7116BE93" w14:textId="77777777" w:rsidR="00C712F0" w:rsidRDefault="00DF4A77">
      <w:pPr>
        <w:pStyle w:val="4"/>
        <w:keepNext w:val="0"/>
        <w:keepLines w:val="0"/>
        <w:widowControl w:val="0"/>
        <w:numPr>
          <w:ilvl w:val="3"/>
          <w:numId w:val="39"/>
        </w:numPr>
        <w:snapToGrid/>
        <w:spacing w:before="0" w:after="0" w:line="300" w:lineRule="auto"/>
        <w:jc w:val="both"/>
        <w:rPr>
          <w:del w:id="10115" w:author="김은수" w:date="2026-09-30T15:44:00Z" w16du:dateUtc="2026-09-30T06:44:00Z"/>
          <w:sz w:val="20"/>
          <w:szCs w:val="20"/>
          <w:rPrChange w:id="10116" w:author="김은수" w:date="2026-10-01T03:22:00Z">
            <w:rPr>
              <w:del w:id="10117" w:author="김은수" w:date="2026-09-30T15:44:00Z" w16du:dateUtc="2026-09-30T06:44:00Z"/>
            </w:rPr>
          </w:rPrChange>
        </w:rPr>
        <w:pPrChange w:id="10118" w:author="김은수" w:date="2026-10-01T03:22:00Z">
          <w:pPr>
            <w:pStyle w:val="4"/>
            <w:numPr>
              <w:ilvl w:val="3"/>
              <w:numId w:val="39"/>
            </w:numPr>
            <w:spacing w:after="0"/>
            <w:ind w:left="1200" w:hanging="400"/>
          </w:pPr>
        </w:pPrChange>
      </w:pPr>
      <w:del w:id="10119" w:author="김은수" w:date="2026-09-30T15:44:00Z" w16du:dateUtc="2026-09-30T06:44:00Z">
        <w:r>
          <w:rPr>
            <w:rFonts w:hint="eastAsia"/>
          </w:rPr>
          <w:delText>SU</w:delText>
        </w:r>
        <w:r w:rsidR="00C243B0">
          <w:delText>-ID-CM3-0</w:delText>
        </w:r>
        <w:r w:rsidR="003A1668">
          <w:delText>13</w:delText>
        </w:r>
        <w:r w:rsidR="00C243B0">
          <w:delText xml:space="preserve">, </w:delText>
        </w:r>
        <w:r w:rsidR="00C712F0">
          <w:rPr>
            <w:rFonts w:hint="eastAsia"/>
          </w:rPr>
          <w:delText xml:space="preserve">가속도 센서 초기화 </w:delText>
        </w:r>
        <w:r w:rsidR="00643255">
          <w:rPr>
            <w:rFonts w:hint="eastAsia"/>
          </w:rPr>
          <w:delText>유닛</w:delText>
        </w:r>
      </w:del>
    </w:p>
    <w:p w14:paraId="109A02AB" w14:textId="77777777" w:rsidR="00F66E3D" w:rsidRPr="00E00010" w:rsidRDefault="00F66E3D">
      <w:pPr>
        <w:spacing w:after="0" w:line="300" w:lineRule="auto"/>
        <w:rPr>
          <w:del w:id="10120" w:author="김은수" w:date="2026-09-30T15:44:00Z" w16du:dateUtc="2026-09-30T06:44:00Z"/>
          <w:szCs w:val="20"/>
        </w:rPr>
        <w:pPrChange w:id="10121" w:author="김은수" w:date="2026-10-01T03:22:00Z">
          <w:pPr>
            <w:spacing w:after="0"/>
            <w:ind w:leftChars="800" w:left="1600"/>
          </w:pPr>
        </w:pPrChange>
      </w:pPr>
      <w:del w:id="10122" w:author="김은수" w:date="2026-09-30T15:44:00Z" w16du:dateUtc="2026-09-30T06:44:00Z">
        <w:r>
          <w:rPr>
            <w:rFonts w:hint="eastAsia"/>
          </w:rPr>
          <w:delText xml:space="preserve">입력 파라미터 </w:delText>
        </w:r>
        <w:r>
          <w:delText xml:space="preserve">: </w:delText>
        </w:r>
        <w:r>
          <w:rPr>
            <w:rFonts w:hint="eastAsia"/>
          </w:rPr>
          <w:delText>없음</w:delText>
        </w:r>
      </w:del>
    </w:p>
    <w:p w14:paraId="7F6517EF" w14:textId="77777777" w:rsidR="00F66E3D" w:rsidRPr="00E00010" w:rsidRDefault="00F66E3D">
      <w:pPr>
        <w:spacing w:after="0" w:line="300" w:lineRule="auto"/>
        <w:rPr>
          <w:del w:id="10123" w:author="김은수" w:date="2026-09-30T15:44:00Z" w16du:dateUtc="2026-09-30T06:44:00Z"/>
          <w:szCs w:val="20"/>
        </w:rPr>
        <w:pPrChange w:id="10124" w:author="김은수" w:date="2026-10-01T03:22:00Z">
          <w:pPr>
            <w:spacing w:after="0"/>
            <w:ind w:leftChars="800" w:left="1600"/>
          </w:pPr>
        </w:pPrChange>
      </w:pPr>
      <w:del w:id="10125" w:author="김은수" w:date="2026-09-30T15:44:00Z" w16du:dateUtc="2026-09-30T06:44:00Z">
        <w:r>
          <w:rPr>
            <w:rFonts w:hint="eastAsia"/>
          </w:rPr>
          <w:delText xml:space="preserve">반환 파라미터 </w:delText>
        </w:r>
        <w:r>
          <w:delText xml:space="preserve">: </w:delText>
        </w:r>
        <w:r>
          <w:rPr>
            <w:rFonts w:hint="eastAsia"/>
          </w:rPr>
          <w:delText>가속도 센서 설정 성공 여부</w:delText>
        </w:r>
      </w:del>
    </w:p>
    <w:p w14:paraId="64542668" w14:textId="77777777" w:rsidR="00F66E3D" w:rsidRPr="00E00010" w:rsidRDefault="00F66E3D">
      <w:pPr>
        <w:spacing w:after="0" w:line="300" w:lineRule="auto"/>
        <w:rPr>
          <w:del w:id="10126" w:author="김은수" w:date="2026-09-30T15:44:00Z" w16du:dateUtc="2026-09-30T06:44:00Z"/>
          <w:szCs w:val="20"/>
        </w:rPr>
        <w:pPrChange w:id="10127" w:author="김은수" w:date="2026-10-01T03:22:00Z">
          <w:pPr>
            <w:spacing w:after="0"/>
            <w:ind w:leftChars="800" w:left="1600"/>
          </w:pPr>
        </w:pPrChange>
      </w:pPr>
      <w:del w:id="10128" w:author="김은수" w:date="2026-09-30T15:44:00Z" w16du:dateUtc="2026-09-30T06:44:00Z">
        <w:r>
          <w:rPr>
            <w:rFonts w:hint="eastAsia"/>
          </w:rPr>
          <w:delText xml:space="preserve">수정 파라미터 </w:delText>
        </w:r>
        <w:r>
          <w:delText xml:space="preserve">: </w:delText>
        </w:r>
        <w:r>
          <w:rPr>
            <w:rFonts w:hint="eastAsia"/>
          </w:rPr>
          <w:delText>없음</w:delText>
        </w:r>
      </w:del>
    </w:p>
    <w:p w14:paraId="0B5243EB" w14:textId="77777777" w:rsidR="00F66E3D" w:rsidRPr="00E00010" w:rsidRDefault="00F66E3D">
      <w:pPr>
        <w:spacing w:after="0" w:line="300" w:lineRule="auto"/>
        <w:rPr>
          <w:del w:id="10129" w:author="김은수" w:date="2026-09-30T15:44:00Z" w16du:dateUtc="2026-09-30T06:44:00Z"/>
          <w:szCs w:val="20"/>
        </w:rPr>
        <w:pPrChange w:id="10130" w:author="김은수" w:date="2026-10-01T03:22:00Z">
          <w:pPr>
            <w:spacing w:after="0"/>
            <w:ind w:leftChars="800" w:left="1600"/>
          </w:pPr>
        </w:pPrChange>
      </w:pPr>
      <w:del w:id="10131" w:author="김은수" w:date="2026-09-30T15:44:00Z" w16du:dateUtc="2026-09-30T06:44:00Z">
        <w:r>
          <w:rPr>
            <w:rFonts w:hint="eastAsia"/>
          </w:rPr>
          <w:delText xml:space="preserve">기능 및 동작 </w:delText>
        </w:r>
        <w:r>
          <w:delText xml:space="preserve">: </w:delText>
        </w:r>
      </w:del>
    </w:p>
    <w:p w14:paraId="6E044391" w14:textId="77777777" w:rsidR="00C712F0" w:rsidRPr="00E00010" w:rsidRDefault="00C712F0">
      <w:pPr>
        <w:pStyle w:val="a8"/>
        <w:numPr>
          <w:ilvl w:val="0"/>
          <w:numId w:val="22"/>
        </w:numPr>
        <w:spacing w:after="0" w:line="300" w:lineRule="auto"/>
        <w:ind w:left="1160"/>
        <w:rPr>
          <w:del w:id="10132" w:author="김은수" w:date="2026-09-30T15:44:00Z" w16du:dateUtc="2026-09-30T06:44:00Z"/>
          <w:szCs w:val="20"/>
        </w:rPr>
        <w:pPrChange w:id="10133" w:author="김은수" w:date="2026-10-01T03:22:00Z">
          <w:pPr>
            <w:pStyle w:val="a8"/>
            <w:numPr>
              <w:numId w:val="22"/>
            </w:numPr>
            <w:ind w:leftChars="0" w:left="1960" w:hanging="360"/>
          </w:pPr>
        </w:pPrChange>
      </w:pPr>
      <w:del w:id="10134" w:author="김은수" w:date="2026-09-30T15:44:00Z" w16du:dateUtc="2026-09-30T06:44:00Z">
        <w:r>
          <w:rPr>
            <w:rFonts w:hint="eastAsia"/>
          </w:rPr>
          <w:delText>가속도 센서를 더블 클릭 모드로 설정</w:delText>
        </w:r>
      </w:del>
    </w:p>
    <w:p w14:paraId="34A11088" w14:textId="77777777" w:rsidR="00C712F0" w:rsidRDefault="00DF4A77">
      <w:pPr>
        <w:pStyle w:val="4"/>
        <w:keepNext w:val="0"/>
        <w:keepLines w:val="0"/>
        <w:widowControl w:val="0"/>
        <w:numPr>
          <w:ilvl w:val="3"/>
          <w:numId w:val="39"/>
        </w:numPr>
        <w:snapToGrid/>
        <w:spacing w:before="0" w:after="0" w:line="300" w:lineRule="auto"/>
        <w:jc w:val="both"/>
        <w:rPr>
          <w:del w:id="10135" w:author="김은수" w:date="2026-09-30T15:44:00Z" w16du:dateUtc="2026-09-30T06:44:00Z"/>
          <w:sz w:val="20"/>
          <w:szCs w:val="20"/>
          <w:rPrChange w:id="10136" w:author="김은수" w:date="2026-10-01T03:22:00Z">
            <w:rPr>
              <w:del w:id="10137" w:author="김은수" w:date="2026-09-30T15:44:00Z" w16du:dateUtc="2026-09-30T06:44:00Z"/>
            </w:rPr>
          </w:rPrChange>
        </w:rPr>
        <w:pPrChange w:id="10138" w:author="김은수" w:date="2026-10-01T03:22:00Z">
          <w:pPr>
            <w:pStyle w:val="4"/>
            <w:numPr>
              <w:ilvl w:val="3"/>
              <w:numId w:val="39"/>
            </w:numPr>
            <w:spacing w:after="0"/>
            <w:ind w:left="1200" w:hanging="400"/>
          </w:pPr>
        </w:pPrChange>
      </w:pPr>
      <w:del w:id="10139" w:author="김은수" w:date="2026-09-30T15:44:00Z" w16du:dateUtc="2026-09-30T06:44:00Z">
        <w:r>
          <w:rPr>
            <w:rFonts w:hint="eastAsia"/>
          </w:rPr>
          <w:delText>SU</w:delText>
        </w:r>
        <w:r w:rsidR="00C243B0">
          <w:delText>-ID-CM3-0</w:delText>
        </w:r>
        <w:r w:rsidR="003A1668">
          <w:delText>14</w:delText>
        </w:r>
        <w:r w:rsidR="00C243B0">
          <w:delText xml:space="preserve">, </w:delText>
        </w:r>
        <w:r w:rsidR="00C712F0">
          <w:rPr>
            <w:rFonts w:hint="eastAsia"/>
          </w:rPr>
          <w:delText>C</w:delText>
        </w:r>
        <w:r w:rsidR="00C712F0">
          <w:delText xml:space="preserve">FX </w:delText>
        </w:r>
        <w:r w:rsidR="003A1668">
          <w:rPr>
            <w:rFonts w:hint="eastAsia"/>
          </w:rPr>
          <w:delText xml:space="preserve">초기화 </w:delText>
        </w:r>
        <w:r w:rsidR="00C712F0">
          <w:rPr>
            <w:rFonts w:hint="eastAsia"/>
          </w:rPr>
          <w:delText xml:space="preserve">에러 </w:delText>
        </w:r>
        <w:r w:rsidR="003A1668">
          <w:rPr>
            <w:rFonts w:hint="eastAsia"/>
          </w:rPr>
          <w:delText>L</w:delText>
        </w:r>
        <w:r w:rsidR="003A1668">
          <w:delText xml:space="preserve">ED </w:delText>
        </w:r>
        <w:r w:rsidR="003A1668">
          <w:rPr>
            <w:rFonts w:hint="eastAsia"/>
          </w:rPr>
          <w:delText>출력</w:delText>
        </w:r>
        <w:r w:rsidR="00643255">
          <w:rPr>
            <w:rFonts w:hint="eastAsia"/>
          </w:rPr>
          <w:delText xml:space="preserve"> 유닛</w:delText>
        </w:r>
      </w:del>
    </w:p>
    <w:p w14:paraId="2203F8D1" w14:textId="77777777" w:rsidR="003A1668" w:rsidRPr="00E00010" w:rsidRDefault="003A1668">
      <w:pPr>
        <w:spacing w:after="0" w:line="300" w:lineRule="auto"/>
        <w:rPr>
          <w:del w:id="10140" w:author="김은수" w:date="2026-09-30T15:44:00Z" w16du:dateUtc="2026-09-30T06:44:00Z"/>
          <w:szCs w:val="20"/>
        </w:rPr>
        <w:pPrChange w:id="10141" w:author="김은수" w:date="2026-10-01T03:22:00Z">
          <w:pPr>
            <w:spacing w:after="0"/>
            <w:ind w:leftChars="800" w:left="1600"/>
          </w:pPr>
        </w:pPrChange>
      </w:pPr>
      <w:del w:id="10142" w:author="김은수" w:date="2026-09-30T15:44:00Z" w16du:dateUtc="2026-09-30T06:44:00Z">
        <w:r>
          <w:rPr>
            <w:rFonts w:hint="eastAsia"/>
          </w:rPr>
          <w:delText xml:space="preserve">입력 파라미터 </w:delText>
        </w:r>
        <w:r>
          <w:delText xml:space="preserve">: </w:delText>
        </w:r>
        <w:r>
          <w:rPr>
            <w:rFonts w:hint="eastAsia"/>
          </w:rPr>
          <w:delText>없음</w:delText>
        </w:r>
      </w:del>
    </w:p>
    <w:p w14:paraId="0D6D2160" w14:textId="77777777" w:rsidR="003A1668" w:rsidRPr="00E00010" w:rsidRDefault="003A1668">
      <w:pPr>
        <w:spacing w:after="0" w:line="300" w:lineRule="auto"/>
        <w:rPr>
          <w:del w:id="10143" w:author="김은수" w:date="2026-09-30T15:44:00Z" w16du:dateUtc="2026-09-30T06:44:00Z"/>
          <w:szCs w:val="20"/>
        </w:rPr>
        <w:pPrChange w:id="10144" w:author="김은수" w:date="2026-10-01T03:22:00Z">
          <w:pPr>
            <w:spacing w:after="0"/>
            <w:ind w:leftChars="800" w:left="1600"/>
          </w:pPr>
        </w:pPrChange>
      </w:pPr>
      <w:del w:id="10145" w:author="김은수" w:date="2026-09-30T15:44:00Z" w16du:dateUtc="2026-09-30T06:44:00Z">
        <w:r>
          <w:rPr>
            <w:rFonts w:hint="eastAsia"/>
          </w:rPr>
          <w:delText xml:space="preserve">반환 파라미터 </w:delText>
        </w:r>
        <w:r>
          <w:delText xml:space="preserve">: </w:delText>
        </w:r>
        <w:r>
          <w:rPr>
            <w:rFonts w:hint="eastAsia"/>
          </w:rPr>
          <w:delText>없음</w:delText>
        </w:r>
      </w:del>
    </w:p>
    <w:p w14:paraId="2EA6233D" w14:textId="77777777" w:rsidR="003A1668" w:rsidRPr="00E00010" w:rsidRDefault="003A1668">
      <w:pPr>
        <w:spacing w:after="0" w:line="300" w:lineRule="auto"/>
        <w:rPr>
          <w:del w:id="10146" w:author="김은수" w:date="2026-09-30T15:44:00Z" w16du:dateUtc="2026-09-30T06:44:00Z"/>
          <w:szCs w:val="20"/>
        </w:rPr>
        <w:pPrChange w:id="10147" w:author="김은수" w:date="2026-10-01T03:22:00Z">
          <w:pPr>
            <w:spacing w:after="0"/>
            <w:ind w:leftChars="800" w:left="1600"/>
          </w:pPr>
        </w:pPrChange>
      </w:pPr>
      <w:del w:id="10148" w:author="김은수" w:date="2026-09-30T15:44:00Z" w16du:dateUtc="2026-09-30T06:44:00Z">
        <w:r>
          <w:rPr>
            <w:rFonts w:hint="eastAsia"/>
          </w:rPr>
          <w:delText xml:space="preserve">수정 파라미터 </w:delText>
        </w:r>
        <w:r>
          <w:delText xml:space="preserve">: </w:delText>
        </w:r>
        <w:r>
          <w:rPr>
            <w:rFonts w:hint="eastAsia"/>
          </w:rPr>
          <w:delText>없음</w:delText>
        </w:r>
      </w:del>
    </w:p>
    <w:p w14:paraId="36A299F3" w14:textId="77777777" w:rsidR="003A1668" w:rsidRPr="00E00010" w:rsidRDefault="003A1668">
      <w:pPr>
        <w:spacing w:after="0" w:line="300" w:lineRule="auto"/>
        <w:rPr>
          <w:del w:id="10149" w:author="김은수" w:date="2026-09-30T15:44:00Z" w16du:dateUtc="2026-09-30T06:44:00Z"/>
          <w:szCs w:val="20"/>
        </w:rPr>
        <w:pPrChange w:id="10150" w:author="김은수" w:date="2026-10-01T03:22:00Z">
          <w:pPr>
            <w:spacing w:after="0"/>
            <w:ind w:leftChars="800" w:left="1600"/>
          </w:pPr>
        </w:pPrChange>
      </w:pPr>
      <w:del w:id="10151" w:author="김은수" w:date="2026-09-30T15:44:00Z" w16du:dateUtc="2026-09-30T06:44:00Z">
        <w:r>
          <w:rPr>
            <w:rFonts w:hint="eastAsia"/>
          </w:rPr>
          <w:delText xml:space="preserve">기능 및 동작 </w:delText>
        </w:r>
        <w:r>
          <w:delText xml:space="preserve">: </w:delText>
        </w:r>
      </w:del>
    </w:p>
    <w:p w14:paraId="16F8E15C" w14:textId="77777777" w:rsidR="00C712F0" w:rsidRPr="00E00010" w:rsidRDefault="003A1668">
      <w:pPr>
        <w:pStyle w:val="a8"/>
        <w:numPr>
          <w:ilvl w:val="0"/>
          <w:numId w:val="22"/>
        </w:numPr>
        <w:spacing w:after="0" w:line="300" w:lineRule="auto"/>
        <w:ind w:left="1160"/>
        <w:rPr>
          <w:del w:id="10152" w:author="김은수" w:date="2026-09-30T15:44:00Z" w16du:dateUtc="2026-09-30T06:44:00Z"/>
          <w:szCs w:val="20"/>
        </w:rPr>
        <w:pPrChange w:id="10153" w:author="김은수" w:date="2026-10-01T03:22:00Z">
          <w:pPr>
            <w:pStyle w:val="a8"/>
            <w:numPr>
              <w:numId w:val="22"/>
            </w:numPr>
            <w:ind w:leftChars="0" w:left="1960" w:hanging="360"/>
          </w:pPr>
        </w:pPrChange>
      </w:pPr>
      <w:del w:id="10154" w:author="김은수" w:date="2026-09-30T15:44:00Z" w16du:dateUtc="2026-09-30T06:44:00Z">
        <w:r>
          <w:rPr>
            <w:rFonts w:hint="eastAsia"/>
          </w:rPr>
          <w:delText>C</w:delText>
        </w:r>
        <w:r>
          <w:delText xml:space="preserve">FX </w:delText>
        </w:r>
        <w:r>
          <w:rPr>
            <w:rFonts w:hint="eastAsia"/>
          </w:rPr>
          <w:delText xml:space="preserve">초기화 에러를 </w:delText>
        </w:r>
        <w:r w:rsidR="00C712F0">
          <w:rPr>
            <w:rFonts w:hint="eastAsia"/>
          </w:rPr>
          <w:delText>L</w:delText>
        </w:r>
        <w:r w:rsidR="00C712F0">
          <w:delText>ED</w:delText>
        </w:r>
        <w:r w:rsidR="00C712F0">
          <w:rPr>
            <w:rFonts w:hint="eastAsia"/>
          </w:rPr>
          <w:delText>로 표시</w:delText>
        </w:r>
        <w:r>
          <w:rPr>
            <w:rFonts w:hint="eastAsia"/>
          </w:rPr>
          <w:delText>한다.</w:delText>
        </w:r>
      </w:del>
    </w:p>
    <w:p w14:paraId="64EA5758" w14:textId="77777777" w:rsidR="00C712F0" w:rsidRDefault="00DF4A77">
      <w:pPr>
        <w:pStyle w:val="4"/>
        <w:keepNext w:val="0"/>
        <w:keepLines w:val="0"/>
        <w:widowControl w:val="0"/>
        <w:numPr>
          <w:ilvl w:val="3"/>
          <w:numId w:val="39"/>
        </w:numPr>
        <w:snapToGrid/>
        <w:spacing w:before="0" w:after="0" w:line="300" w:lineRule="auto"/>
        <w:jc w:val="both"/>
        <w:rPr>
          <w:del w:id="10155" w:author="김은수" w:date="2026-09-30T15:44:00Z" w16du:dateUtc="2026-09-30T06:44:00Z"/>
          <w:sz w:val="20"/>
          <w:szCs w:val="20"/>
          <w:rPrChange w:id="10156" w:author="김은수" w:date="2026-10-01T03:22:00Z">
            <w:rPr>
              <w:del w:id="10157" w:author="김은수" w:date="2026-09-30T15:44:00Z" w16du:dateUtc="2026-09-30T06:44:00Z"/>
            </w:rPr>
          </w:rPrChange>
        </w:rPr>
        <w:pPrChange w:id="10158" w:author="김은수" w:date="2026-10-01T03:22:00Z">
          <w:pPr>
            <w:pStyle w:val="4"/>
            <w:numPr>
              <w:ilvl w:val="3"/>
              <w:numId w:val="39"/>
            </w:numPr>
            <w:spacing w:after="0"/>
            <w:ind w:left="1200" w:hanging="400"/>
          </w:pPr>
        </w:pPrChange>
      </w:pPr>
      <w:del w:id="10159" w:author="김은수" w:date="2026-09-30T15:44:00Z" w16du:dateUtc="2026-09-30T06:44:00Z">
        <w:r>
          <w:rPr>
            <w:rFonts w:hint="eastAsia"/>
          </w:rPr>
          <w:delText>SU</w:delText>
        </w:r>
        <w:r w:rsidR="00C243B0">
          <w:delText>-ID-CM3-0</w:delText>
        </w:r>
        <w:r w:rsidR="0016591A">
          <w:delText>15</w:delText>
        </w:r>
        <w:r w:rsidR="00C243B0">
          <w:delText xml:space="preserve">, </w:delText>
        </w:r>
        <w:r w:rsidR="00C712F0">
          <w:rPr>
            <w:rFonts w:hint="eastAsia"/>
          </w:rPr>
          <w:delText>배터리 모니터링 경계 값 계산</w:delText>
        </w:r>
        <w:r w:rsidR="00643255">
          <w:rPr>
            <w:rFonts w:hint="eastAsia"/>
          </w:rPr>
          <w:delText xml:space="preserve"> 유닛</w:delText>
        </w:r>
      </w:del>
    </w:p>
    <w:p w14:paraId="0D25AB68" w14:textId="77777777" w:rsidR="003A1668" w:rsidRPr="00E00010" w:rsidRDefault="003A1668">
      <w:pPr>
        <w:spacing w:after="0" w:line="300" w:lineRule="auto"/>
        <w:rPr>
          <w:del w:id="10160" w:author="김은수" w:date="2026-09-30T15:44:00Z" w16du:dateUtc="2026-09-30T06:44:00Z"/>
          <w:szCs w:val="20"/>
        </w:rPr>
        <w:pPrChange w:id="10161" w:author="김은수" w:date="2026-10-01T03:22:00Z">
          <w:pPr>
            <w:spacing w:after="0"/>
            <w:ind w:leftChars="800" w:left="1600"/>
          </w:pPr>
        </w:pPrChange>
      </w:pPr>
      <w:del w:id="10162" w:author="김은수" w:date="2026-09-30T15:44:00Z" w16du:dateUtc="2026-09-30T06:44:00Z">
        <w:r>
          <w:rPr>
            <w:rFonts w:hint="eastAsia"/>
          </w:rPr>
          <w:delText xml:space="preserve">입력 파라미터 </w:delText>
        </w:r>
        <w:r>
          <w:delText xml:space="preserve">: </w:delText>
        </w:r>
        <w:r>
          <w:rPr>
            <w:rFonts w:hint="eastAsia"/>
          </w:rPr>
          <w:delText>없음</w:delText>
        </w:r>
      </w:del>
    </w:p>
    <w:p w14:paraId="792D5F7D" w14:textId="77777777" w:rsidR="003A1668" w:rsidRPr="00E00010" w:rsidRDefault="003A1668">
      <w:pPr>
        <w:spacing w:after="0" w:line="300" w:lineRule="auto"/>
        <w:rPr>
          <w:del w:id="10163" w:author="김은수" w:date="2026-09-30T15:44:00Z" w16du:dateUtc="2026-09-30T06:44:00Z"/>
          <w:szCs w:val="20"/>
        </w:rPr>
        <w:pPrChange w:id="10164" w:author="김은수" w:date="2026-10-01T03:22:00Z">
          <w:pPr>
            <w:spacing w:after="0"/>
            <w:ind w:leftChars="800" w:left="1600"/>
          </w:pPr>
        </w:pPrChange>
      </w:pPr>
      <w:del w:id="10165" w:author="김은수" w:date="2026-09-30T15:44:00Z" w16du:dateUtc="2026-09-30T06:44:00Z">
        <w:r>
          <w:rPr>
            <w:rFonts w:hint="eastAsia"/>
          </w:rPr>
          <w:delText xml:space="preserve">반환 파라미터 </w:delText>
        </w:r>
        <w:r>
          <w:delText xml:space="preserve">: </w:delText>
        </w:r>
        <w:r>
          <w:rPr>
            <w:rFonts w:hint="eastAsia"/>
          </w:rPr>
          <w:delText>없음</w:delText>
        </w:r>
      </w:del>
    </w:p>
    <w:p w14:paraId="5CB52CC7" w14:textId="77777777" w:rsidR="003A1668" w:rsidRPr="00E00010" w:rsidRDefault="003A1668">
      <w:pPr>
        <w:spacing w:after="0" w:line="300" w:lineRule="auto"/>
        <w:rPr>
          <w:del w:id="10166" w:author="김은수" w:date="2026-09-30T15:44:00Z" w16du:dateUtc="2026-09-30T06:44:00Z"/>
          <w:szCs w:val="20"/>
        </w:rPr>
        <w:pPrChange w:id="10167" w:author="김은수" w:date="2026-10-01T03:22:00Z">
          <w:pPr>
            <w:spacing w:after="0"/>
            <w:ind w:leftChars="800" w:left="1600"/>
          </w:pPr>
        </w:pPrChange>
      </w:pPr>
      <w:del w:id="10168" w:author="김은수" w:date="2026-09-30T15:44:00Z" w16du:dateUtc="2026-09-30T06:44:00Z">
        <w:r>
          <w:rPr>
            <w:rFonts w:hint="eastAsia"/>
          </w:rPr>
          <w:delText xml:space="preserve">수정 파라미터 </w:delText>
        </w:r>
        <w:r>
          <w:delText xml:space="preserve">: </w:delText>
        </w:r>
        <w:r>
          <w:rPr>
            <w:rFonts w:hint="eastAsia"/>
          </w:rPr>
          <w:delText>없음</w:delText>
        </w:r>
      </w:del>
    </w:p>
    <w:p w14:paraId="2D83BD90" w14:textId="77777777" w:rsidR="003A1668" w:rsidRPr="00E00010" w:rsidRDefault="003A1668">
      <w:pPr>
        <w:spacing w:after="0" w:line="300" w:lineRule="auto"/>
        <w:rPr>
          <w:del w:id="10169" w:author="김은수" w:date="2026-09-30T15:44:00Z" w16du:dateUtc="2026-09-30T06:44:00Z"/>
          <w:szCs w:val="20"/>
        </w:rPr>
        <w:pPrChange w:id="10170" w:author="김은수" w:date="2026-10-01T03:22:00Z">
          <w:pPr>
            <w:spacing w:after="0"/>
            <w:ind w:leftChars="800" w:left="1600"/>
          </w:pPr>
        </w:pPrChange>
      </w:pPr>
      <w:del w:id="10171" w:author="김은수" w:date="2026-09-30T15:44:00Z" w16du:dateUtc="2026-09-30T06:44:00Z">
        <w:r>
          <w:rPr>
            <w:rFonts w:hint="eastAsia"/>
          </w:rPr>
          <w:delText xml:space="preserve">기능 및 동작 </w:delText>
        </w:r>
        <w:r>
          <w:delText xml:space="preserve">: </w:delText>
        </w:r>
      </w:del>
    </w:p>
    <w:p w14:paraId="320C0D0A" w14:textId="77777777" w:rsidR="00C712F0" w:rsidRPr="00E00010" w:rsidRDefault="00C712F0">
      <w:pPr>
        <w:pStyle w:val="a8"/>
        <w:numPr>
          <w:ilvl w:val="0"/>
          <w:numId w:val="22"/>
        </w:numPr>
        <w:spacing w:after="0" w:line="300" w:lineRule="auto"/>
        <w:ind w:left="1160"/>
        <w:rPr>
          <w:del w:id="10172" w:author="김은수" w:date="2026-09-30T15:44:00Z" w16du:dateUtc="2026-09-30T06:44:00Z"/>
          <w:szCs w:val="20"/>
        </w:rPr>
        <w:pPrChange w:id="10173" w:author="김은수" w:date="2026-10-01T03:22:00Z">
          <w:pPr>
            <w:pStyle w:val="a8"/>
            <w:numPr>
              <w:numId w:val="22"/>
            </w:numPr>
            <w:spacing w:after="0"/>
            <w:ind w:leftChars="0" w:left="1960" w:hanging="360"/>
          </w:pPr>
        </w:pPrChange>
      </w:pPr>
      <w:del w:id="10174" w:author="김은수" w:date="2026-09-30T15:44:00Z" w16du:dateUtc="2026-09-30T06:44:00Z">
        <w:r>
          <w:delText>EEPROM</w:delText>
        </w:r>
        <w:r>
          <w:rPr>
            <w:rFonts w:hint="eastAsia"/>
          </w:rPr>
          <w:delText>에서 읽어 들인 배터리 경계 교정</w:delText>
        </w:r>
        <w:r w:rsidR="003A1668">
          <w:rPr>
            <w:rFonts w:hint="eastAsia"/>
          </w:rPr>
          <w:delText xml:space="preserve"> </w:delText>
        </w:r>
        <w:r>
          <w:rPr>
            <w:rFonts w:hint="eastAsia"/>
          </w:rPr>
          <w:delText>값을 이용하여 배터리 경계를 계산한다.</w:delText>
        </w:r>
      </w:del>
    </w:p>
    <w:p w14:paraId="135CF64D" w14:textId="77777777" w:rsidR="00C712F0" w:rsidRPr="00E00010" w:rsidRDefault="00C712F0">
      <w:pPr>
        <w:pStyle w:val="a8"/>
        <w:numPr>
          <w:ilvl w:val="0"/>
          <w:numId w:val="22"/>
        </w:numPr>
        <w:spacing w:after="0" w:line="300" w:lineRule="auto"/>
        <w:ind w:left="1160"/>
        <w:rPr>
          <w:del w:id="10175" w:author="김은수" w:date="2026-09-30T15:44:00Z" w16du:dateUtc="2026-09-30T06:44:00Z"/>
          <w:szCs w:val="20"/>
        </w:rPr>
        <w:pPrChange w:id="10176" w:author="김은수" w:date="2026-10-01T03:22:00Z">
          <w:pPr>
            <w:pStyle w:val="a8"/>
            <w:numPr>
              <w:numId w:val="22"/>
            </w:numPr>
            <w:ind w:leftChars="0" w:left="1960" w:hanging="360"/>
          </w:pPr>
        </w:pPrChange>
      </w:pPr>
      <w:del w:id="10177" w:author="김은수" w:date="2026-09-30T15:44:00Z" w16du:dateUtc="2026-09-30T06:44:00Z">
        <w:r>
          <w:delText>6</w:delText>
        </w:r>
        <w:r>
          <w:rPr>
            <w:rFonts w:hint="eastAsia"/>
          </w:rPr>
          <w:delText xml:space="preserve">단계로 구분하여 </w:delText>
        </w:r>
        <w:r>
          <w:delText>0, 20, 40, 60, 80, 100%</w:delText>
        </w:r>
        <w:r>
          <w:rPr>
            <w:rFonts w:hint="eastAsia"/>
          </w:rPr>
          <w:delText xml:space="preserve">의 경계로 구분한다. </w:delText>
        </w:r>
      </w:del>
    </w:p>
    <w:p w14:paraId="7061AE41" w14:textId="77777777" w:rsidR="00C712F0" w:rsidRDefault="00DF4A77">
      <w:pPr>
        <w:pStyle w:val="4"/>
        <w:keepNext w:val="0"/>
        <w:keepLines w:val="0"/>
        <w:widowControl w:val="0"/>
        <w:numPr>
          <w:ilvl w:val="3"/>
          <w:numId w:val="39"/>
        </w:numPr>
        <w:snapToGrid/>
        <w:spacing w:before="0" w:after="0" w:line="300" w:lineRule="auto"/>
        <w:jc w:val="both"/>
        <w:rPr>
          <w:del w:id="10178" w:author="김은수" w:date="2026-09-30T15:44:00Z" w16du:dateUtc="2026-09-30T06:44:00Z"/>
          <w:sz w:val="20"/>
          <w:szCs w:val="20"/>
          <w:rPrChange w:id="10179" w:author="김은수" w:date="2026-10-01T03:22:00Z">
            <w:rPr>
              <w:del w:id="10180" w:author="김은수" w:date="2026-09-30T15:44:00Z" w16du:dateUtc="2026-09-30T06:44:00Z"/>
            </w:rPr>
          </w:rPrChange>
        </w:rPr>
        <w:pPrChange w:id="10181" w:author="김은수" w:date="2026-10-01T03:22:00Z">
          <w:pPr>
            <w:pStyle w:val="4"/>
            <w:numPr>
              <w:ilvl w:val="3"/>
              <w:numId w:val="39"/>
            </w:numPr>
            <w:spacing w:after="0"/>
            <w:ind w:left="1200" w:hanging="400"/>
          </w:pPr>
        </w:pPrChange>
      </w:pPr>
      <w:del w:id="10182" w:author="김은수" w:date="2026-09-30T15:44:00Z" w16du:dateUtc="2026-09-30T06:44:00Z">
        <w:r>
          <w:rPr>
            <w:rFonts w:hint="eastAsia"/>
          </w:rPr>
          <w:delText>SU</w:delText>
        </w:r>
        <w:r w:rsidR="00C243B0">
          <w:delText>-ID-CM3-0</w:delText>
        </w:r>
        <w:r w:rsidR="0016591A">
          <w:delText>16</w:delText>
        </w:r>
        <w:r w:rsidR="00C243B0">
          <w:delText xml:space="preserve">, </w:delText>
        </w:r>
        <w:r w:rsidR="00C712F0">
          <w:rPr>
            <w:rFonts w:hint="eastAsia"/>
          </w:rPr>
          <w:delText>에러 플래그 제거</w:delText>
        </w:r>
        <w:r w:rsidR="00643255">
          <w:rPr>
            <w:rFonts w:hint="eastAsia"/>
          </w:rPr>
          <w:delText xml:space="preserve"> 유닛</w:delText>
        </w:r>
      </w:del>
    </w:p>
    <w:p w14:paraId="6E66DBFC" w14:textId="77777777" w:rsidR="0016591A" w:rsidRPr="00E00010" w:rsidRDefault="0016591A">
      <w:pPr>
        <w:spacing w:after="0" w:line="300" w:lineRule="auto"/>
        <w:rPr>
          <w:del w:id="10183" w:author="김은수" w:date="2026-09-30T15:44:00Z" w16du:dateUtc="2026-09-30T06:44:00Z"/>
          <w:szCs w:val="20"/>
        </w:rPr>
        <w:pPrChange w:id="10184" w:author="김은수" w:date="2026-10-01T03:22:00Z">
          <w:pPr>
            <w:spacing w:after="0"/>
            <w:ind w:leftChars="800" w:left="1600"/>
          </w:pPr>
        </w:pPrChange>
      </w:pPr>
      <w:del w:id="10185" w:author="김은수" w:date="2026-09-30T15:44:00Z" w16du:dateUtc="2026-09-30T06:44:00Z">
        <w:r>
          <w:rPr>
            <w:rFonts w:hint="eastAsia"/>
          </w:rPr>
          <w:delText xml:space="preserve">입력 파라미터 </w:delText>
        </w:r>
        <w:r>
          <w:delText xml:space="preserve">: </w:delText>
        </w:r>
        <w:r>
          <w:rPr>
            <w:rFonts w:hint="eastAsia"/>
          </w:rPr>
          <w:delText>없음</w:delText>
        </w:r>
      </w:del>
    </w:p>
    <w:p w14:paraId="7B1253CB" w14:textId="77777777" w:rsidR="0016591A" w:rsidRPr="00E00010" w:rsidRDefault="0016591A">
      <w:pPr>
        <w:spacing w:after="0" w:line="300" w:lineRule="auto"/>
        <w:rPr>
          <w:del w:id="10186" w:author="김은수" w:date="2026-09-30T15:44:00Z" w16du:dateUtc="2026-09-30T06:44:00Z"/>
          <w:szCs w:val="20"/>
        </w:rPr>
        <w:pPrChange w:id="10187" w:author="김은수" w:date="2026-10-01T03:22:00Z">
          <w:pPr>
            <w:spacing w:after="0"/>
            <w:ind w:leftChars="800" w:left="1600"/>
          </w:pPr>
        </w:pPrChange>
      </w:pPr>
      <w:del w:id="10188" w:author="김은수" w:date="2026-09-30T15:44:00Z" w16du:dateUtc="2026-09-30T06:44:00Z">
        <w:r>
          <w:rPr>
            <w:rFonts w:hint="eastAsia"/>
          </w:rPr>
          <w:delText xml:space="preserve">반환 파라미터 </w:delText>
        </w:r>
        <w:r>
          <w:delText xml:space="preserve">: </w:delText>
        </w:r>
        <w:r>
          <w:rPr>
            <w:rFonts w:hint="eastAsia"/>
          </w:rPr>
          <w:delText>없음</w:delText>
        </w:r>
      </w:del>
    </w:p>
    <w:p w14:paraId="09259FB1" w14:textId="77777777" w:rsidR="0016591A" w:rsidRPr="00E00010" w:rsidRDefault="0016591A">
      <w:pPr>
        <w:spacing w:after="0" w:line="300" w:lineRule="auto"/>
        <w:rPr>
          <w:del w:id="10189" w:author="김은수" w:date="2026-09-30T15:44:00Z" w16du:dateUtc="2026-09-30T06:44:00Z"/>
          <w:szCs w:val="20"/>
        </w:rPr>
        <w:pPrChange w:id="10190" w:author="김은수" w:date="2026-10-01T03:22:00Z">
          <w:pPr>
            <w:spacing w:after="0"/>
            <w:ind w:leftChars="800" w:left="1600"/>
          </w:pPr>
        </w:pPrChange>
      </w:pPr>
      <w:del w:id="10191" w:author="김은수" w:date="2026-09-30T15:44:00Z" w16du:dateUtc="2026-09-30T06:44:00Z">
        <w:r>
          <w:rPr>
            <w:rFonts w:hint="eastAsia"/>
          </w:rPr>
          <w:delText xml:space="preserve">수정 파라미터 </w:delText>
        </w:r>
        <w:r>
          <w:delText xml:space="preserve">: </w:delText>
        </w:r>
        <w:r>
          <w:rPr>
            <w:rFonts w:hint="eastAsia"/>
          </w:rPr>
          <w:delText>없음</w:delText>
        </w:r>
      </w:del>
    </w:p>
    <w:p w14:paraId="036BF00B" w14:textId="77777777" w:rsidR="003A1668" w:rsidRPr="00E00010" w:rsidRDefault="0016591A">
      <w:pPr>
        <w:spacing w:after="0" w:line="300" w:lineRule="auto"/>
        <w:rPr>
          <w:del w:id="10192" w:author="김은수" w:date="2026-09-30T15:44:00Z" w16du:dateUtc="2026-09-30T06:44:00Z"/>
          <w:szCs w:val="20"/>
        </w:rPr>
        <w:pPrChange w:id="10193" w:author="김은수" w:date="2026-10-01T03:22:00Z">
          <w:pPr>
            <w:spacing w:after="0"/>
            <w:ind w:leftChars="800" w:left="1600"/>
          </w:pPr>
        </w:pPrChange>
      </w:pPr>
      <w:del w:id="10194" w:author="김은수" w:date="2026-09-30T15:44:00Z" w16du:dateUtc="2026-09-30T06:44:00Z">
        <w:r>
          <w:rPr>
            <w:rFonts w:hint="eastAsia"/>
          </w:rPr>
          <w:delText xml:space="preserve">기능 및 동작 </w:delText>
        </w:r>
        <w:r>
          <w:delText xml:space="preserve">: </w:delText>
        </w:r>
      </w:del>
    </w:p>
    <w:p w14:paraId="5EE485F3" w14:textId="77777777" w:rsidR="00C712F0" w:rsidRPr="00E00010" w:rsidRDefault="00C712F0">
      <w:pPr>
        <w:pStyle w:val="a8"/>
        <w:numPr>
          <w:ilvl w:val="0"/>
          <w:numId w:val="22"/>
        </w:numPr>
        <w:spacing w:after="0" w:line="300" w:lineRule="auto"/>
        <w:ind w:left="1160"/>
        <w:rPr>
          <w:del w:id="10195" w:author="김은수" w:date="2026-09-30T15:44:00Z" w16du:dateUtc="2026-09-30T06:44:00Z"/>
          <w:szCs w:val="20"/>
        </w:rPr>
        <w:pPrChange w:id="10196" w:author="김은수" w:date="2026-10-01T03:22:00Z">
          <w:pPr>
            <w:pStyle w:val="a8"/>
            <w:numPr>
              <w:numId w:val="22"/>
            </w:numPr>
            <w:ind w:leftChars="0" w:left="1960" w:hanging="360"/>
          </w:pPr>
        </w:pPrChange>
      </w:pPr>
      <w:del w:id="10197" w:author="김은수" w:date="2026-09-30T15:44:00Z" w16du:dateUtc="2026-09-30T06:44:00Z">
        <w:r>
          <w:rPr>
            <w:rFonts w:hint="eastAsia"/>
          </w:rPr>
          <w:delText>초기화가 정상적으로 완료되었기 때문에 모든 에러 플래그를 지운다.</w:delText>
        </w:r>
      </w:del>
    </w:p>
    <w:p w14:paraId="7FF39EB4" w14:textId="77777777" w:rsidR="0016591A" w:rsidRDefault="00DF4A77">
      <w:pPr>
        <w:pStyle w:val="4"/>
        <w:keepNext w:val="0"/>
        <w:keepLines w:val="0"/>
        <w:widowControl w:val="0"/>
        <w:numPr>
          <w:ilvl w:val="3"/>
          <w:numId w:val="39"/>
        </w:numPr>
        <w:snapToGrid/>
        <w:spacing w:before="0" w:after="0" w:line="300" w:lineRule="auto"/>
        <w:jc w:val="both"/>
        <w:rPr>
          <w:del w:id="10198" w:author="김은수" w:date="2026-09-30T15:44:00Z" w16du:dateUtc="2026-09-30T06:44:00Z"/>
          <w:sz w:val="20"/>
          <w:szCs w:val="20"/>
          <w:rPrChange w:id="10199" w:author="김은수" w:date="2026-10-01T03:22:00Z">
            <w:rPr>
              <w:del w:id="10200" w:author="김은수" w:date="2026-09-30T15:44:00Z" w16du:dateUtc="2026-09-30T06:44:00Z"/>
            </w:rPr>
          </w:rPrChange>
        </w:rPr>
        <w:pPrChange w:id="10201" w:author="김은수" w:date="2026-10-01T03:22:00Z">
          <w:pPr>
            <w:pStyle w:val="4"/>
            <w:numPr>
              <w:ilvl w:val="3"/>
              <w:numId w:val="39"/>
            </w:numPr>
            <w:spacing w:after="0"/>
            <w:ind w:left="1200" w:hanging="400"/>
          </w:pPr>
        </w:pPrChange>
      </w:pPr>
      <w:del w:id="10202" w:author="김은수" w:date="2026-09-30T15:44:00Z" w16du:dateUtc="2026-09-30T06:44:00Z">
        <w:r>
          <w:rPr>
            <w:rFonts w:hint="eastAsia"/>
          </w:rPr>
          <w:delText>SU</w:delText>
        </w:r>
        <w:r w:rsidR="0016591A">
          <w:delText xml:space="preserve">-ID-CM3-017, </w:delText>
        </w:r>
        <w:r w:rsidR="0016591A">
          <w:rPr>
            <w:rFonts w:hint="eastAsia"/>
          </w:rPr>
          <w:delText>인터럽트 서비스 루틴</w:delText>
        </w:r>
        <w:r w:rsidR="00661158">
          <w:rPr>
            <w:rFonts w:hint="eastAsia"/>
          </w:rPr>
          <w:delText>,</w:delText>
        </w:r>
        <w:r w:rsidR="0016591A">
          <w:rPr>
            <w:rFonts w:hint="eastAsia"/>
          </w:rPr>
          <w:delText xml:space="preserve"> </w:delText>
        </w:r>
        <w:r w:rsidR="0016591A">
          <w:delText>I2C</w:delText>
        </w:r>
      </w:del>
    </w:p>
    <w:p w14:paraId="401C6104" w14:textId="77777777" w:rsidR="0016591A" w:rsidRPr="00E00010" w:rsidRDefault="0016591A">
      <w:pPr>
        <w:spacing w:after="0" w:line="300" w:lineRule="auto"/>
        <w:rPr>
          <w:del w:id="10203" w:author="김은수" w:date="2026-09-30T15:44:00Z" w16du:dateUtc="2026-09-30T06:44:00Z"/>
          <w:szCs w:val="20"/>
        </w:rPr>
        <w:pPrChange w:id="10204" w:author="김은수" w:date="2026-10-01T03:22:00Z">
          <w:pPr>
            <w:spacing w:after="0"/>
            <w:ind w:leftChars="800" w:left="1600"/>
          </w:pPr>
        </w:pPrChange>
      </w:pPr>
      <w:del w:id="10205" w:author="김은수" w:date="2026-09-30T15:44:00Z" w16du:dateUtc="2026-09-30T06:44:00Z">
        <w:r>
          <w:rPr>
            <w:rFonts w:hint="eastAsia"/>
          </w:rPr>
          <w:delText xml:space="preserve">입력 파라미터 </w:delText>
        </w:r>
        <w:r>
          <w:delText xml:space="preserve">: </w:delText>
        </w:r>
        <w:r>
          <w:rPr>
            <w:rFonts w:hint="eastAsia"/>
          </w:rPr>
          <w:delText>없음</w:delText>
        </w:r>
      </w:del>
    </w:p>
    <w:p w14:paraId="1BC2B996" w14:textId="77777777" w:rsidR="0016591A" w:rsidRPr="00E00010" w:rsidRDefault="0016591A">
      <w:pPr>
        <w:spacing w:after="0" w:line="300" w:lineRule="auto"/>
        <w:rPr>
          <w:del w:id="10206" w:author="김은수" w:date="2026-09-30T15:44:00Z" w16du:dateUtc="2026-09-30T06:44:00Z"/>
          <w:szCs w:val="20"/>
        </w:rPr>
        <w:pPrChange w:id="10207" w:author="김은수" w:date="2026-10-01T03:22:00Z">
          <w:pPr>
            <w:spacing w:after="0"/>
            <w:ind w:leftChars="800" w:left="1600"/>
          </w:pPr>
        </w:pPrChange>
      </w:pPr>
      <w:del w:id="10208" w:author="김은수" w:date="2026-09-30T15:44:00Z" w16du:dateUtc="2026-09-30T06:44:00Z">
        <w:r>
          <w:rPr>
            <w:rFonts w:hint="eastAsia"/>
          </w:rPr>
          <w:delText xml:space="preserve">반환 파라미터 </w:delText>
        </w:r>
        <w:r>
          <w:delText xml:space="preserve">: </w:delText>
        </w:r>
        <w:r>
          <w:rPr>
            <w:rFonts w:hint="eastAsia"/>
          </w:rPr>
          <w:delText>가속도 센서 설정 성공 여부</w:delText>
        </w:r>
      </w:del>
    </w:p>
    <w:p w14:paraId="18566EE2" w14:textId="77777777" w:rsidR="0016591A" w:rsidRPr="00E00010" w:rsidRDefault="0016591A">
      <w:pPr>
        <w:spacing w:after="0" w:line="300" w:lineRule="auto"/>
        <w:rPr>
          <w:del w:id="10209" w:author="김은수" w:date="2026-09-30T15:44:00Z" w16du:dateUtc="2026-09-30T06:44:00Z"/>
          <w:szCs w:val="20"/>
        </w:rPr>
        <w:pPrChange w:id="10210" w:author="김은수" w:date="2026-10-01T03:22:00Z">
          <w:pPr>
            <w:spacing w:after="0"/>
            <w:ind w:leftChars="800" w:left="1600"/>
          </w:pPr>
        </w:pPrChange>
      </w:pPr>
      <w:del w:id="10211" w:author="김은수" w:date="2026-09-30T15:44:00Z" w16du:dateUtc="2026-09-30T06:44:00Z">
        <w:r>
          <w:rPr>
            <w:rFonts w:hint="eastAsia"/>
          </w:rPr>
          <w:delText xml:space="preserve">수정 파라미터 </w:delText>
        </w:r>
        <w:r>
          <w:delText xml:space="preserve">: </w:delText>
        </w:r>
        <w:r>
          <w:rPr>
            <w:rFonts w:hint="eastAsia"/>
          </w:rPr>
          <w:delText>없음</w:delText>
        </w:r>
      </w:del>
    </w:p>
    <w:p w14:paraId="46E8A134" w14:textId="77777777" w:rsidR="0016591A" w:rsidRPr="00E00010" w:rsidRDefault="0016591A">
      <w:pPr>
        <w:spacing w:after="0" w:line="300" w:lineRule="auto"/>
        <w:rPr>
          <w:del w:id="10212" w:author="김은수" w:date="2026-09-30T15:44:00Z" w16du:dateUtc="2026-09-30T06:44:00Z"/>
          <w:szCs w:val="20"/>
        </w:rPr>
        <w:pPrChange w:id="10213" w:author="김은수" w:date="2026-10-01T03:22:00Z">
          <w:pPr>
            <w:spacing w:after="0"/>
            <w:ind w:leftChars="800" w:left="1600"/>
          </w:pPr>
        </w:pPrChange>
      </w:pPr>
      <w:del w:id="10214" w:author="김은수" w:date="2026-09-30T15:44:00Z" w16du:dateUtc="2026-09-30T06:44:00Z">
        <w:r>
          <w:rPr>
            <w:rFonts w:hint="eastAsia"/>
          </w:rPr>
          <w:delText xml:space="preserve">기능 및 동작 </w:delText>
        </w:r>
        <w:r>
          <w:delText xml:space="preserve">: </w:delText>
        </w:r>
      </w:del>
    </w:p>
    <w:p w14:paraId="657D1E35" w14:textId="77777777" w:rsidR="0016591A" w:rsidRPr="00E00010" w:rsidRDefault="00661158">
      <w:pPr>
        <w:pStyle w:val="a8"/>
        <w:numPr>
          <w:ilvl w:val="0"/>
          <w:numId w:val="22"/>
        </w:numPr>
        <w:spacing w:after="0" w:line="300" w:lineRule="auto"/>
        <w:ind w:left="1160"/>
        <w:rPr>
          <w:del w:id="10215" w:author="김은수" w:date="2026-09-30T15:44:00Z" w16du:dateUtc="2026-09-30T06:44:00Z"/>
          <w:szCs w:val="20"/>
        </w:rPr>
        <w:pPrChange w:id="10216" w:author="김은수" w:date="2026-10-01T03:22:00Z">
          <w:pPr>
            <w:pStyle w:val="a8"/>
            <w:numPr>
              <w:numId w:val="22"/>
            </w:numPr>
            <w:ind w:leftChars="0" w:left="1960" w:hanging="360"/>
          </w:pPr>
        </w:pPrChange>
      </w:pPr>
      <w:del w:id="10217" w:author="김은수" w:date="2026-09-30T15:44:00Z" w16du:dateUtc="2026-09-30T06:44:00Z">
        <w:r>
          <w:rPr>
            <w:rFonts w:hint="eastAsia"/>
          </w:rPr>
          <w:delText>I</w:delText>
        </w:r>
        <w:r>
          <w:delText>2</w:delText>
        </w:r>
        <w:r>
          <w:rPr>
            <w:rFonts w:hint="eastAsia"/>
          </w:rPr>
          <w:delText>C</w:delText>
        </w:r>
        <w:r>
          <w:delText xml:space="preserve"> </w:delText>
        </w:r>
        <w:r>
          <w:rPr>
            <w:rFonts w:hint="eastAsia"/>
          </w:rPr>
          <w:delText xml:space="preserve">드라이버 상태 및 </w:delText>
        </w:r>
        <w:r>
          <w:delText xml:space="preserve">I2C </w:delText>
        </w:r>
        <w:r>
          <w:rPr>
            <w:rFonts w:hint="eastAsia"/>
          </w:rPr>
          <w:delText>레지스터 값에 따라 동작하도록 아래 그림과 같이 구현한다.</w:delText>
        </w:r>
      </w:del>
    </w:p>
    <w:p w14:paraId="0BFCBAB0" w14:textId="77777777" w:rsidR="00661158" w:rsidRPr="00E00010" w:rsidRDefault="00661158">
      <w:pPr>
        <w:pStyle w:val="a8"/>
        <w:rPr>
          <w:del w:id="10218" w:author="김은수" w:date="2026-09-30T15:44:00Z" w16du:dateUtc="2026-09-30T06:44:00Z"/>
          <w:szCs w:val="20"/>
        </w:rPr>
        <w:pPrChange w:id="10219" w:author="김은수" w:date="2026-10-01T03:22:00Z">
          <w:pPr>
            <w:pStyle w:val="a8"/>
            <w:spacing w:after="0" w:line="240" w:lineRule="auto"/>
            <w:ind w:leftChars="0" w:left="1960"/>
          </w:pPr>
        </w:pPrChange>
      </w:pPr>
      <w:del w:id="10220" w:author="김은수" w:date="2026-09-30T15:44:00Z" w16du:dateUtc="2026-09-30T06:44:00Z">
        <w:r w:rsidRPr="00661158">
          <w:rPr>
            <w:noProof/>
          </w:rPr>
          <w:drawing>
            <wp:inline distT="0" distB="0" distL="0" distR="0" wp14:anchorId="1E648C40" wp14:editId="3A653636">
              <wp:extent cx="5425864" cy="3487010"/>
              <wp:effectExtent l="0" t="0" r="0" b="0"/>
              <wp:docPr id="507" name="그림 506" descr="스크린샷, 라인, 텍스트, 직사각형이(가) 표시된 사진&#10;&#10;자동 생성된 설명">
                <a:extLst xmlns:a="http://schemas.openxmlformats.org/drawingml/2006/main">
                  <a:ext uri="{FF2B5EF4-FFF2-40B4-BE49-F238E27FC236}">
                    <a16:creationId xmlns:a16="http://schemas.microsoft.com/office/drawing/2014/main" id="{7663A109-E0F9-5FC1-DF90-4DE94F644DC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 name="그림 506" descr="스크린샷, 라인, 텍스트, 직사각형이(가) 표시된 사진&#10;&#10;자동 생성된 설명">
                        <a:extLst>
                          <a:ext uri="{FF2B5EF4-FFF2-40B4-BE49-F238E27FC236}">
                            <a16:creationId xmlns:a16="http://schemas.microsoft.com/office/drawing/2014/main" id="{7663A109-E0F9-5FC1-DF90-4DE94F644DC4}"/>
                          </a:ext>
                        </a:extLst>
                      </pic:cNvPr>
                      <pic:cNvPicPr>
                        <a:picLocks noChangeAspect="1"/>
                      </pic:cNvPicPr>
                    </pic:nvPicPr>
                    <pic:blipFill>
                      <a:blip r:embed="rId49"/>
                      <a:stretch>
                        <a:fillRect/>
                      </a:stretch>
                    </pic:blipFill>
                    <pic:spPr>
                      <a:xfrm>
                        <a:off x="0" y="0"/>
                        <a:ext cx="5433194" cy="3491720"/>
                      </a:xfrm>
                      <a:prstGeom prst="rect">
                        <a:avLst/>
                      </a:prstGeom>
                    </pic:spPr>
                  </pic:pic>
                </a:graphicData>
              </a:graphic>
            </wp:inline>
          </w:drawing>
        </w:r>
      </w:del>
    </w:p>
    <w:p w14:paraId="7992A6D5" w14:textId="77777777" w:rsidR="0016591A" w:rsidRDefault="00DF4A77">
      <w:pPr>
        <w:pStyle w:val="4"/>
        <w:keepNext w:val="0"/>
        <w:keepLines w:val="0"/>
        <w:widowControl w:val="0"/>
        <w:numPr>
          <w:ilvl w:val="3"/>
          <w:numId w:val="39"/>
        </w:numPr>
        <w:snapToGrid/>
        <w:spacing w:before="0" w:after="0" w:line="300" w:lineRule="auto"/>
        <w:jc w:val="both"/>
        <w:rPr>
          <w:del w:id="10221" w:author="김은수" w:date="2026-09-30T15:44:00Z" w16du:dateUtc="2026-09-30T06:44:00Z"/>
          <w:sz w:val="20"/>
          <w:szCs w:val="20"/>
          <w:rPrChange w:id="10222" w:author="김은수" w:date="2026-10-01T03:22:00Z">
            <w:rPr>
              <w:del w:id="10223" w:author="김은수" w:date="2026-09-30T15:44:00Z" w16du:dateUtc="2026-09-30T06:44:00Z"/>
            </w:rPr>
          </w:rPrChange>
        </w:rPr>
        <w:pPrChange w:id="10224" w:author="김은수" w:date="2026-10-01T03:22:00Z">
          <w:pPr>
            <w:pStyle w:val="4"/>
            <w:numPr>
              <w:ilvl w:val="3"/>
              <w:numId w:val="39"/>
            </w:numPr>
            <w:spacing w:after="0"/>
            <w:ind w:left="1200" w:hanging="400"/>
          </w:pPr>
        </w:pPrChange>
      </w:pPr>
      <w:del w:id="10225" w:author="김은수" w:date="2026-09-30T15:44:00Z" w16du:dateUtc="2026-09-30T06:44:00Z">
        <w:r>
          <w:rPr>
            <w:rFonts w:hint="eastAsia"/>
          </w:rPr>
          <w:delText>SU</w:delText>
        </w:r>
        <w:r w:rsidR="0016591A">
          <w:delText>-ID-CM3-01</w:delText>
        </w:r>
        <w:r w:rsidR="00190A2B">
          <w:delText>8</w:delText>
        </w:r>
        <w:r w:rsidR="0016591A">
          <w:delText xml:space="preserve">, </w:delText>
        </w:r>
        <w:r w:rsidR="0016591A">
          <w:rPr>
            <w:rFonts w:hint="eastAsia"/>
          </w:rPr>
          <w:delText>인터럽트 서비스 루틴</w:delText>
        </w:r>
        <w:r w:rsidR="00661158">
          <w:rPr>
            <w:rFonts w:hint="eastAsia"/>
          </w:rPr>
          <w:delText>,</w:delText>
        </w:r>
        <w:r w:rsidR="0016591A">
          <w:rPr>
            <w:rFonts w:hint="eastAsia"/>
          </w:rPr>
          <w:delText xml:space="preserve"> </w:delText>
        </w:r>
        <w:r w:rsidR="0016591A">
          <w:delText xml:space="preserve">SPI </w:delText>
        </w:r>
        <w:r w:rsidR="0016591A">
          <w:rPr>
            <w:rFonts w:hint="eastAsia"/>
          </w:rPr>
          <w:delText>에러</w:delText>
        </w:r>
      </w:del>
    </w:p>
    <w:p w14:paraId="0A1742BA" w14:textId="77777777" w:rsidR="0016591A" w:rsidRPr="00E00010" w:rsidRDefault="0016591A">
      <w:pPr>
        <w:spacing w:after="0" w:line="300" w:lineRule="auto"/>
        <w:rPr>
          <w:del w:id="10226" w:author="김은수" w:date="2026-09-30T15:44:00Z" w16du:dateUtc="2026-09-30T06:44:00Z"/>
          <w:szCs w:val="20"/>
        </w:rPr>
        <w:pPrChange w:id="10227" w:author="김은수" w:date="2026-10-01T03:22:00Z">
          <w:pPr>
            <w:spacing w:after="0"/>
            <w:ind w:leftChars="800" w:left="1600"/>
          </w:pPr>
        </w:pPrChange>
      </w:pPr>
      <w:del w:id="10228" w:author="김은수" w:date="2026-09-30T15:44:00Z" w16du:dateUtc="2026-09-30T06:44:00Z">
        <w:r>
          <w:rPr>
            <w:rFonts w:hint="eastAsia"/>
          </w:rPr>
          <w:delText xml:space="preserve">입력 파라미터 </w:delText>
        </w:r>
        <w:r>
          <w:delText xml:space="preserve">: </w:delText>
        </w:r>
        <w:r>
          <w:rPr>
            <w:rFonts w:hint="eastAsia"/>
          </w:rPr>
          <w:delText>없음</w:delText>
        </w:r>
      </w:del>
    </w:p>
    <w:p w14:paraId="39678B19" w14:textId="77777777" w:rsidR="0016591A" w:rsidRPr="00E00010" w:rsidRDefault="0016591A">
      <w:pPr>
        <w:spacing w:after="0" w:line="300" w:lineRule="auto"/>
        <w:rPr>
          <w:del w:id="10229" w:author="김은수" w:date="2026-09-30T15:44:00Z" w16du:dateUtc="2026-09-30T06:44:00Z"/>
          <w:szCs w:val="20"/>
        </w:rPr>
        <w:pPrChange w:id="10230" w:author="김은수" w:date="2026-10-01T03:22:00Z">
          <w:pPr>
            <w:spacing w:after="0"/>
            <w:ind w:leftChars="800" w:left="1600"/>
          </w:pPr>
        </w:pPrChange>
      </w:pPr>
      <w:del w:id="10231" w:author="김은수" w:date="2026-09-30T15:44:00Z" w16du:dateUtc="2026-09-30T06:44:00Z">
        <w:r>
          <w:rPr>
            <w:rFonts w:hint="eastAsia"/>
          </w:rPr>
          <w:delText xml:space="preserve">반환 파라미터 </w:delText>
        </w:r>
        <w:r>
          <w:delText xml:space="preserve">: </w:delText>
        </w:r>
        <w:r w:rsidR="00661158">
          <w:rPr>
            <w:rFonts w:hint="eastAsia"/>
          </w:rPr>
          <w:delText>없음</w:delText>
        </w:r>
      </w:del>
    </w:p>
    <w:p w14:paraId="54501A65" w14:textId="77777777" w:rsidR="0016591A" w:rsidRPr="00E00010" w:rsidRDefault="0016591A">
      <w:pPr>
        <w:spacing w:after="0" w:line="300" w:lineRule="auto"/>
        <w:rPr>
          <w:del w:id="10232" w:author="김은수" w:date="2026-09-30T15:44:00Z" w16du:dateUtc="2026-09-30T06:44:00Z"/>
          <w:szCs w:val="20"/>
        </w:rPr>
        <w:pPrChange w:id="10233" w:author="김은수" w:date="2026-10-01T03:22:00Z">
          <w:pPr>
            <w:spacing w:after="0"/>
            <w:ind w:leftChars="800" w:left="1600"/>
          </w:pPr>
        </w:pPrChange>
      </w:pPr>
      <w:del w:id="10234" w:author="김은수" w:date="2026-09-30T15:44:00Z" w16du:dateUtc="2026-09-30T06:44:00Z">
        <w:r>
          <w:rPr>
            <w:rFonts w:hint="eastAsia"/>
          </w:rPr>
          <w:delText xml:space="preserve">수정 파라미터 </w:delText>
        </w:r>
        <w:r>
          <w:delText xml:space="preserve">: </w:delText>
        </w:r>
        <w:r>
          <w:rPr>
            <w:rFonts w:hint="eastAsia"/>
          </w:rPr>
          <w:delText>없음</w:delText>
        </w:r>
      </w:del>
    </w:p>
    <w:p w14:paraId="20116624" w14:textId="77777777" w:rsidR="0016591A" w:rsidRPr="00E00010" w:rsidRDefault="0016591A">
      <w:pPr>
        <w:spacing w:after="0" w:line="300" w:lineRule="auto"/>
        <w:rPr>
          <w:del w:id="10235" w:author="김은수" w:date="2026-09-30T15:44:00Z" w16du:dateUtc="2026-09-30T06:44:00Z"/>
          <w:szCs w:val="20"/>
        </w:rPr>
        <w:pPrChange w:id="10236" w:author="김은수" w:date="2026-10-01T03:22:00Z">
          <w:pPr>
            <w:spacing w:after="0"/>
            <w:ind w:leftChars="800" w:left="1600"/>
          </w:pPr>
        </w:pPrChange>
      </w:pPr>
      <w:del w:id="10237" w:author="김은수" w:date="2026-09-30T15:44:00Z" w16du:dateUtc="2026-09-30T06:44:00Z">
        <w:r>
          <w:rPr>
            <w:rFonts w:hint="eastAsia"/>
          </w:rPr>
          <w:delText xml:space="preserve">기능 및 동작 </w:delText>
        </w:r>
        <w:r>
          <w:delText xml:space="preserve">: </w:delText>
        </w:r>
      </w:del>
    </w:p>
    <w:p w14:paraId="56883790" w14:textId="77777777" w:rsidR="0016591A" w:rsidRPr="00E00010" w:rsidRDefault="00661158">
      <w:pPr>
        <w:pStyle w:val="a8"/>
        <w:numPr>
          <w:ilvl w:val="0"/>
          <w:numId w:val="22"/>
        </w:numPr>
        <w:spacing w:after="0" w:line="300" w:lineRule="auto"/>
        <w:ind w:left="1160"/>
        <w:rPr>
          <w:del w:id="10238" w:author="김은수" w:date="2026-09-30T15:44:00Z" w16du:dateUtc="2026-09-30T06:44:00Z"/>
          <w:szCs w:val="20"/>
        </w:rPr>
        <w:pPrChange w:id="10239" w:author="김은수" w:date="2026-10-01T03:22:00Z">
          <w:pPr>
            <w:pStyle w:val="a8"/>
            <w:numPr>
              <w:numId w:val="22"/>
            </w:numPr>
            <w:ind w:leftChars="0" w:left="1960" w:hanging="360"/>
          </w:pPr>
        </w:pPrChange>
      </w:pPr>
      <w:del w:id="10240" w:author="김은수" w:date="2026-09-30T15:44:00Z" w16du:dateUtc="2026-09-30T06:44:00Z">
        <w:r>
          <w:rPr>
            <w:rFonts w:hint="eastAsia"/>
          </w:rPr>
          <w:delText>특별한 기능은 없다</w:delText>
        </w:r>
        <w:r w:rsidR="0016591A">
          <w:rPr>
            <w:rFonts w:hint="eastAsia"/>
          </w:rPr>
          <w:delText>.</w:delText>
        </w:r>
        <w:r>
          <w:delText xml:space="preserve"> </w:delText>
        </w:r>
        <w:r>
          <w:rPr>
            <w:rFonts w:hint="eastAsia"/>
          </w:rPr>
          <w:delText>에러를 디버깅하기 위한 용</w:delText>
        </w:r>
        <w:r w:rsidR="00D334AB">
          <w:rPr>
            <w:rFonts w:hint="eastAsia"/>
          </w:rPr>
          <w:delText xml:space="preserve">도이므로 </w:delText>
        </w:r>
        <w:r>
          <w:rPr>
            <w:rFonts w:hint="eastAsia"/>
          </w:rPr>
          <w:delText>중단점 적용이 가능하게 반복문을 구현한다.</w:delText>
        </w:r>
      </w:del>
    </w:p>
    <w:p w14:paraId="42C869E7" w14:textId="77777777" w:rsidR="0016591A" w:rsidRDefault="00DF4A77">
      <w:pPr>
        <w:pStyle w:val="4"/>
        <w:keepNext w:val="0"/>
        <w:keepLines w:val="0"/>
        <w:widowControl w:val="0"/>
        <w:numPr>
          <w:ilvl w:val="3"/>
          <w:numId w:val="39"/>
        </w:numPr>
        <w:snapToGrid/>
        <w:spacing w:before="0" w:after="0" w:line="300" w:lineRule="auto"/>
        <w:jc w:val="both"/>
        <w:rPr>
          <w:del w:id="10241" w:author="김은수" w:date="2026-09-30T15:44:00Z" w16du:dateUtc="2026-09-30T06:44:00Z"/>
          <w:sz w:val="20"/>
          <w:szCs w:val="20"/>
          <w:rPrChange w:id="10242" w:author="김은수" w:date="2026-10-01T03:22:00Z">
            <w:rPr>
              <w:del w:id="10243" w:author="김은수" w:date="2026-09-30T15:44:00Z" w16du:dateUtc="2026-09-30T06:44:00Z"/>
            </w:rPr>
          </w:rPrChange>
        </w:rPr>
        <w:pPrChange w:id="10244" w:author="김은수" w:date="2026-10-01T03:22:00Z">
          <w:pPr>
            <w:pStyle w:val="4"/>
            <w:numPr>
              <w:ilvl w:val="3"/>
              <w:numId w:val="39"/>
            </w:numPr>
            <w:spacing w:after="0"/>
            <w:ind w:left="1200" w:hanging="400"/>
          </w:pPr>
        </w:pPrChange>
      </w:pPr>
      <w:del w:id="10245" w:author="김은수" w:date="2026-09-30T15:44:00Z" w16du:dateUtc="2026-09-30T06:44:00Z">
        <w:r>
          <w:rPr>
            <w:rFonts w:hint="eastAsia"/>
          </w:rPr>
          <w:delText>SU</w:delText>
        </w:r>
        <w:r w:rsidR="0016591A">
          <w:delText>-ID-CM3-01</w:delText>
        </w:r>
        <w:r w:rsidR="00190A2B">
          <w:delText>9</w:delText>
        </w:r>
        <w:r w:rsidR="0016591A">
          <w:delText xml:space="preserve">, </w:delText>
        </w:r>
        <w:r w:rsidR="0016591A">
          <w:rPr>
            <w:rFonts w:hint="eastAsia"/>
          </w:rPr>
          <w:delText>인터럽트 서비스 루틴</w:delText>
        </w:r>
        <w:r w:rsidR="00661158">
          <w:rPr>
            <w:rFonts w:hint="eastAsia"/>
          </w:rPr>
          <w:delText>,</w:delText>
        </w:r>
        <w:r w:rsidR="0016591A">
          <w:rPr>
            <w:rFonts w:hint="eastAsia"/>
          </w:rPr>
          <w:delText xml:space="preserve"> D</w:delText>
        </w:r>
        <w:r w:rsidR="0016591A">
          <w:delText>MA</w:delText>
        </w:r>
        <w:r w:rsidR="00661158">
          <w:delText xml:space="preserve"> 0</w:delText>
        </w:r>
      </w:del>
    </w:p>
    <w:p w14:paraId="1D938D8D" w14:textId="77777777" w:rsidR="0016591A" w:rsidRPr="00E00010" w:rsidRDefault="0016591A">
      <w:pPr>
        <w:spacing w:after="0" w:line="300" w:lineRule="auto"/>
        <w:rPr>
          <w:del w:id="10246" w:author="김은수" w:date="2026-09-30T15:44:00Z" w16du:dateUtc="2026-09-30T06:44:00Z"/>
          <w:szCs w:val="20"/>
        </w:rPr>
        <w:pPrChange w:id="10247" w:author="김은수" w:date="2026-10-01T03:22:00Z">
          <w:pPr>
            <w:spacing w:after="0"/>
            <w:ind w:leftChars="800" w:left="1600"/>
          </w:pPr>
        </w:pPrChange>
      </w:pPr>
      <w:del w:id="10248" w:author="김은수" w:date="2026-09-30T15:44:00Z" w16du:dateUtc="2026-09-30T06:44:00Z">
        <w:r>
          <w:rPr>
            <w:rFonts w:hint="eastAsia"/>
          </w:rPr>
          <w:delText xml:space="preserve">입력 파라미터 </w:delText>
        </w:r>
        <w:r>
          <w:delText xml:space="preserve">: </w:delText>
        </w:r>
        <w:r>
          <w:rPr>
            <w:rFonts w:hint="eastAsia"/>
          </w:rPr>
          <w:delText>없음</w:delText>
        </w:r>
      </w:del>
    </w:p>
    <w:p w14:paraId="40AA0A67" w14:textId="77777777" w:rsidR="0016591A" w:rsidRPr="00E00010" w:rsidRDefault="0016591A">
      <w:pPr>
        <w:spacing w:after="0" w:line="300" w:lineRule="auto"/>
        <w:rPr>
          <w:del w:id="10249" w:author="김은수" w:date="2026-09-30T15:44:00Z" w16du:dateUtc="2026-09-30T06:44:00Z"/>
          <w:szCs w:val="20"/>
        </w:rPr>
        <w:pPrChange w:id="10250" w:author="김은수" w:date="2026-10-01T03:22:00Z">
          <w:pPr>
            <w:spacing w:after="0"/>
            <w:ind w:leftChars="800" w:left="1600"/>
          </w:pPr>
        </w:pPrChange>
      </w:pPr>
      <w:del w:id="10251" w:author="김은수" w:date="2026-09-30T15:44:00Z" w16du:dateUtc="2026-09-30T06:44:00Z">
        <w:r>
          <w:rPr>
            <w:rFonts w:hint="eastAsia"/>
          </w:rPr>
          <w:delText xml:space="preserve">반환 파라미터 </w:delText>
        </w:r>
        <w:r>
          <w:delText xml:space="preserve">: </w:delText>
        </w:r>
        <w:r w:rsidR="00661158">
          <w:rPr>
            <w:rFonts w:hint="eastAsia"/>
          </w:rPr>
          <w:delText>없음</w:delText>
        </w:r>
      </w:del>
    </w:p>
    <w:p w14:paraId="565DE363" w14:textId="77777777" w:rsidR="0016591A" w:rsidRPr="00E00010" w:rsidRDefault="0016591A">
      <w:pPr>
        <w:spacing w:after="0" w:line="300" w:lineRule="auto"/>
        <w:rPr>
          <w:del w:id="10252" w:author="김은수" w:date="2026-09-30T15:44:00Z" w16du:dateUtc="2026-09-30T06:44:00Z"/>
          <w:szCs w:val="20"/>
        </w:rPr>
        <w:pPrChange w:id="10253" w:author="김은수" w:date="2026-10-01T03:22:00Z">
          <w:pPr>
            <w:spacing w:after="0"/>
            <w:ind w:leftChars="800" w:left="1600"/>
          </w:pPr>
        </w:pPrChange>
      </w:pPr>
      <w:del w:id="10254" w:author="김은수" w:date="2026-09-30T15:44:00Z" w16du:dateUtc="2026-09-30T06:44:00Z">
        <w:r>
          <w:rPr>
            <w:rFonts w:hint="eastAsia"/>
          </w:rPr>
          <w:delText xml:space="preserve">수정 파라미터 </w:delText>
        </w:r>
        <w:r>
          <w:delText xml:space="preserve">: </w:delText>
        </w:r>
        <w:r w:rsidR="00661158">
          <w:rPr>
            <w:rFonts w:hint="eastAsia"/>
          </w:rPr>
          <w:delText>SPI</w:delText>
        </w:r>
        <w:r w:rsidR="00661158">
          <w:delText xml:space="preserve"> </w:delText>
        </w:r>
        <w:r w:rsidR="00661158">
          <w:rPr>
            <w:rFonts w:hint="eastAsia"/>
          </w:rPr>
          <w:delText>상태 값</w:delText>
        </w:r>
      </w:del>
    </w:p>
    <w:p w14:paraId="6AE9423A" w14:textId="77777777" w:rsidR="0016591A" w:rsidRPr="00E00010" w:rsidRDefault="0016591A">
      <w:pPr>
        <w:spacing w:after="0" w:line="300" w:lineRule="auto"/>
        <w:rPr>
          <w:del w:id="10255" w:author="김은수" w:date="2026-09-30T15:44:00Z" w16du:dateUtc="2026-09-30T06:44:00Z"/>
          <w:szCs w:val="20"/>
        </w:rPr>
        <w:pPrChange w:id="10256" w:author="김은수" w:date="2026-10-01T03:22:00Z">
          <w:pPr>
            <w:spacing w:after="0"/>
            <w:ind w:leftChars="800" w:left="1600"/>
          </w:pPr>
        </w:pPrChange>
      </w:pPr>
      <w:del w:id="10257" w:author="김은수" w:date="2026-09-30T15:44:00Z" w16du:dateUtc="2026-09-30T06:44:00Z">
        <w:r>
          <w:rPr>
            <w:rFonts w:hint="eastAsia"/>
          </w:rPr>
          <w:delText xml:space="preserve">기능 및 동작 </w:delText>
        </w:r>
        <w:r>
          <w:delText xml:space="preserve">: </w:delText>
        </w:r>
      </w:del>
    </w:p>
    <w:p w14:paraId="119E8F2D" w14:textId="77777777" w:rsidR="0016591A" w:rsidRPr="00E00010" w:rsidRDefault="00661158">
      <w:pPr>
        <w:pStyle w:val="a8"/>
        <w:numPr>
          <w:ilvl w:val="0"/>
          <w:numId w:val="22"/>
        </w:numPr>
        <w:spacing w:after="0" w:line="300" w:lineRule="auto"/>
        <w:ind w:left="1160"/>
        <w:rPr>
          <w:del w:id="10258" w:author="김은수" w:date="2026-09-30T15:44:00Z" w16du:dateUtc="2026-09-30T06:44:00Z"/>
          <w:szCs w:val="20"/>
        </w:rPr>
        <w:pPrChange w:id="10259" w:author="김은수" w:date="2026-10-01T03:22:00Z">
          <w:pPr>
            <w:pStyle w:val="a8"/>
            <w:numPr>
              <w:numId w:val="22"/>
            </w:numPr>
            <w:spacing w:after="0"/>
            <w:ind w:leftChars="0" w:left="1960" w:hanging="360"/>
          </w:pPr>
        </w:pPrChange>
      </w:pPr>
      <w:del w:id="10260" w:author="김은수" w:date="2026-09-30T15:44:00Z" w16du:dateUtc="2026-09-30T06:44:00Z">
        <w:r>
          <w:rPr>
            <w:rFonts w:hint="eastAsia"/>
          </w:rPr>
          <w:delText xml:space="preserve"> S</w:delText>
        </w:r>
        <w:r>
          <w:delText xml:space="preserve">PI </w:delText>
        </w:r>
        <w:r>
          <w:rPr>
            <w:rFonts w:hint="eastAsia"/>
          </w:rPr>
          <w:delText>통신으로 D</w:delText>
        </w:r>
        <w:r>
          <w:delText>MA</w:delText>
        </w:r>
        <w:r>
          <w:rPr>
            <w:rFonts w:hint="eastAsia"/>
          </w:rPr>
          <w:delText>에 데이터 수신이 완료되면 S</w:delText>
        </w:r>
        <w:r>
          <w:delText xml:space="preserve">PI </w:delText>
        </w:r>
        <w:r>
          <w:rPr>
            <w:rFonts w:hint="eastAsia"/>
          </w:rPr>
          <w:delText xml:space="preserve">상태값 </w:delText>
        </w:r>
        <w:r>
          <w:delText>Fetch</w:delText>
        </w:r>
        <w:r>
          <w:rPr>
            <w:rFonts w:hint="eastAsia"/>
          </w:rPr>
          <w:delText>로 변경한다.</w:delText>
        </w:r>
      </w:del>
    </w:p>
    <w:p w14:paraId="0AE77E9A" w14:textId="77777777" w:rsidR="00661158" w:rsidRPr="00E00010" w:rsidRDefault="00EA38B3">
      <w:pPr>
        <w:pStyle w:val="a8"/>
        <w:spacing w:after="0" w:line="300" w:lineRule="auto"/>
        <w:rPr>
          <w:del w:id="10261" w:author="김은수" w:date="2026-09-30T15:44:00Z" w16du:dateUtc="2026-09-30T06:44:00Z"/>
          <w:szCs w:val="20"/>
        </w:rPr>
        <w:pPrChange w:id="10262" w:author="김은수" w:date="2026-10-01T03:22:00Z">
          <w:pPr>
            <w:pStyle w:val="a8"/>
            <w:ind w:leftChars="0" w:left="1960"/>
          </w:pPr>
        </w:pPrChange>
      </w:pPr>
      <w:del w:id="10263" w:author="김은수" w:date="2026-09-30T15:44:00Z" w16du:dateUtc="2026-09-30T06:44:00Z">
        <w:r>
          <w:delText>(</w:delText>
        </w:r>
        <w:r w:rsidR="00661158">
          <w:rPr>
            <w:rFonts w:hint="eastAsia"/>
          </w:rPr>
          <w:delText>S</w:delText>
        </w:r>
        <w:r w:rsidR="00661158">
          <w:delText xml:space="preserve">PI </w:delText>
        </w:r>
        <w:r w:rsidR="00661158">
          <w:rPr>
            <w:rFonts w:hint="eastAsia"/>
          </w:rPr>
          <w:delText xml:space="preserve">통신은 송/수신이 동시에 발생되기 때문에 </w:delText>
        </w:r>
        <w:r>
          <w:rPr>
            <w:rFonts w:hint="eastAsia"/>
          </w:rPr>
          <w:delText>마스터(N</w:delText>
        </w:r>
        <w:r>
          <w:delText>RF)</w:delText>
        </w:r>
        <w:r>
          <w:rPr>
            <w:rFonts w:hint="eastAsia"/>
          </w:rPr>
          <w:delText>에서 읽기를 실행해도 데이터가 수신된다.</w:delText>
        </w:r>
        <w:r>
          <w:delText xml:space="preserve"> </w:delText>
        </w:r>
        <w:r>
          <w:rPr>
            <w:rFonts w:hint="eastAsia"/>
          </w:rPr>
          <w:delText xml:space="preserve">다만 이때는 마스터에서 첫 바이트를 </w:delText>
        </w:r>
        <w:r>
          <w:delText>0</w:delText>
        </w:r>
        <w:r>
          <w:rPr>
            <w:rFonts w:hint="eastAsia"/>
          </w:rPr>
          <w:delText>으로 보낸다.</w:delText>
        </w:r>
        <w:r>
          <w:delText xml:space="preserve"> </w:delText>
        </w:r>
        <w:r>
          <w:rPr>
            <w:rFonts w:hint="eastAsia"/>
          </w:rPr>
          <w:delText xml:space="preserve">첫바이트가 </w:delText>
        </w:r>
        <w:r>
          <w:delText>0</w:delText>
        </w:r>
        <w:r>
          <w:rPr>
            <w:rFonts w:hint="eastAsia"/>
          </w:rPr>
          <w:delText xml:space="preserve">이 아닐때만 </w:delText>
        </w:r>
        <w:r>
          <w:delText>SPI</w:delText>
        </w:r>
        <w:r>
          <w:rPr>
            <w:rFonts w:hint="eastAsia"/>
          </w:rPr>
          <w:delText xml:space="preserve">값을 </w:delText>
        </w:r>
        <w:r>
          <w:delText>Fetch</w:delText>
        </w:r>
        <w:r>
          <w:rPr>
            <w:rFonts w:hint="eastAsia"/>
          </w:rPr>
          <w:delText>로 변경한다.</w:delText>
        </w:r>
        <w:r>
          <w:delText>)</w:delText>
        </w:r>
      </w:del>
    </w:p>
    <w:p w14:paraId="6DF097D5" w14:textId="77777777" w:rsidR="00661158" w:rsidRDefault="00DF4A77">
      <w:pPr>
        <w:pStyle w:val="4"/>
        <w:keepNext w:val="0"/>
        <w:keepLines w:val="0"/>
        <w:widowControl w:val="0"/>
        <w:numPr>
          <w:ilvl w:val="3"/>
          <w:numId w:val="39"/>
        </w:numPr>
        <w:snapToGrid/>
        <w:spacing w:before="0" w:after="0" w:line="300" w:lineRule="auto"/>
        <w:jc w:val="both"/>
        <w:rPr>
          <w:del w:id="10264" w:author="김은수" w:date="2026-09-30T15:44:00Z" w16du:dateUtc="2026-09-30T06:44:00Z"/>
          <w:sz w:val="20"/>
          <w:szCs w:val="20"/>
          <w:rPrChange w:id="10265" w:author="김은수" w:date="2026-10-01T03:22:00Z">
            <w:rPr>
              <w:del w:id="10266" w:author="김은수" w:date="2026-09-30T15:44:00Z" w16du:dateUtc="2026-09-30T06:44:00Z"/>
            </w:rPr>
          </w:rPrChange>
        </w:rPr>
        <w:pPrChange w:id="10267" w:author="김은수" w:date="2026-10-01T03:22:00Z">
          <w:pPr>
            <w:pStyle w:val="4"/>
            <w:numPr>
              <w:ilvl w:val="3"/>
              <w:numId w:val="39"/>
            </w:numPr>
            <w:spacing w:after="0"/>
            <w:ind w:left="1200" w:hanging="400"/>
          </w:pPr>
        </w:pPrChange>
      </w:pPr>
      <w:del w:id="10268" w:author="김은수" w:date="2026-09-30T15:44:00Z" w16du:dateUtc="2026-09-30T06:44:00Z">
        <w:r>
          <w:rPr>
            <w:rFonts w:hint="eastAsia"/>
          </w:rPr>
          <w:delText>SU</w:delText>
        </w:r>
        <w:r w:rsidR="00661158">
          <w:delText>-ID-CM3-0</w:delText>
        </w:r>
        <w:r w:rsidR="001666F0">
          <w:delText>20</w:delText>
        </w:r>
        <w:r w:rsidR="00661158">
          <w:delText xml:space="preserve">, </w:delText>
        </w:r>
        <w:r w:rsidR="00661158">
          <w:rPr>
            <w:rFonts w:hint="eastAsia"/>
          </w:rPr>
          <w:delText>인터럽트 서비스 루틴, D</w:delText>
        </w:r>
        <w:r w:rsidR="00661158">
          <w:delText>MA 1</w:delText>
        </w:r>
      </w:del>
    </w:p>
    <w:p w14:paraId="41FDC7EE" w14:textId="77777777" w:rsidR="00661158" w:rsidRPr="00E00010" w:rsidRDefault="00661158">
      <w:pPr>
        <w:spacing w:after="0" w:line="300" w:lineRule="auto"/>
        <w:rPr>
          <w:del w:id="10269" w:author="김은수" w:date="2026-09-30T15:44:00Z" w16du:dateUtc="2026-09-30T06:44:00Z"/>
          <w:szCs w:val="20"/>
        </w:rPr>
        <w:pPrChange w:id="10270" w:author="김은수" w:date="2026-10-01T03:22:00Z">
          <w:pPr>
            <w:spacing w:after="0"/>
            <w:ind w:leftChars="800" w:left="1600"/>
          </w:pPr>
        </w:pPrChange>
      </w:pPr>
      <w:del w:id="10271" w:author="김은수" w:date="2026-09-30T15:44:00Z" w16du:dateUtc="2026-09-30T06:44:00Z">
        <w:r>
          <w:rPr>
            <w:rFonts w:hint="eastAsia"/>
          </w:rPr>
          <w:delText xml:space="preserve">입력 파라미터 </w:delText>
        </w:r>
        <w:r>
          <w:delText xml:space="preserve">: </w:delText>
        </w:r>
        <w:r>
          <w:rPr>
            <w:rFonts w:hint="eastAsia"/>
          </w:rPr>
          <w:delText>없음</w:delText>
        </w:r>
      </w:del>
    </w:p>
    <w:p w14:paraId="3FEBD18C" w14:textId="77777777" w:rsidR="00661158" w:rsidRPr="00E00010" w:rsidRDefault="00661158">
      <w:pPr>
        <w:spacing w:after="0" w:line="300" w:lineRule="auto"/>
        <w:rPr>
          <w:del w:id="10272" w:author="김은수" w:date="2026-09-30T15:44:00Z" w16du:dateUtc="2026-09-30T06:44:00Z"/>
          <w:szCs w:val="20"/>
        </w:rPr>
        <w:pPrChange w:id="10273" w:author="김은수" w:date="2026-10-01T03:22:00Z">
          <w:pPr>
            <w:spacing w:after="0"/>
            <w:ind w:leftChars="800" w:left="1600"/>
          </w:pPr>
        </w:pPrChange>
      </w:pPr>
      <w:del w:id="10274" w:author="김은수" w:date="2026-09-30T15:44:00Z" w16du:dateUtc="2026-09-30T06:44:00Z">
        <w:r>
          <w:rPr>
            <w:rFonts w:hint="eastAsia"/>
          </w:rPr>
          <w:delText xml:space="preserve">반환 파라미터 </w:delText>
        </w:r>
        <w:r>
          <w:delText xml:space="preserve">: </w:delText>
        </w:r>
        <w:r w:rsidR="006C1707">
          <w:rPr>
            <w:rFonts w:hint="eastAsia"/>
          </w:rPr>
          <w:delText>없음</w:delText>
        </w:r>
      </w:del>
    </w:p>
    <w:p w14:paraId="54D2CAC4" w14:textId="77777777" w:rsidR="00661158" w:rsidRPr="00E00010" w:rsidRDefault="00661158">
      <w:pPr>
        <w:spacing w:after="0" w:line="300" w:lineRule="auto"/>
        <w:rPr>
          <w:del w:id="10275" w:author="김은수" w:date="2026-09-30T15:44:00Z" w16du:dateUtc="2026-09-30T06:44:00Z"/>
          <w:szCs w:val="20"/>
        </w:rPr>
        <w:pPrChange w:id="10276" w:author="김은수" w:date="2026-10-01T03:22:00Z">
          <w:pPr>
            <w:spacing w:after="0"/>
            <w:ind w:leftChars="800" w:left="1600"/>
          </w:pPr>
        </w:pPrChange>
      </w:pPr>
      <w:del w:id="10277" w:author="김은수" w:date="2026-09-30T15:44:00Z" w16du:dateUtc="2026-09-30T06:44:00Z">
        <w:r>
          <w:rPr>
            <w:rFonts w:hint="eastAsia"/>
          </w:rPr>
          <w:delText xml:space="preserve">수정 파라미터 </w:delText>
        </w:r>
        <w:r>
          <w:delText xml:space="preserve">: </w:delText>
        </w:r>
        <w:r>
          <w:rPr>
            <w:rFonts w:hint="eastAsia"/>
          </w:rPr>
          <w:delText>없음</w:delText>
        </w:r>
      </w:del>
    </w:p>
    <w:p w14:paraId="35B9920D" w14:textId="77777777" w:rsidR="00661158" w:rsidRPr="00E00010" w:rsidRDefault="00661158">
      <w:pPr>
        <w:spacing w:after="0" w:line="300" w:lineRule="auto"/>
        <w:rPr>
          <w:del w:id="10278" w:author="김은수" w:date="2026-09-30T15:44:00Z" w16du:dateUtc="2026-09-30T06:44:00Z"/>
          <w:szCs w:val="20"/>
        </w:rPr>
        <w:pPrChange w:id="10279" w:author="김은수" w:date="2026-10-01T03:22:00Z">
          <w:pPr>
            <w:spacing w:after="0"/>
            <w:ind w:leftChars="800" w:left="1600"/>
          </w:pPr>
        </w:pPrChange>
      </w:pPr>
      <w:del w:id="10280" w:author="김은수" w:date="2026-09-30T15:44:00Z" w16du:dateUtc="2026-09-30T06:44:00Z">
        <w:r>
          <w:rPr>
            <w:rFonts w:hint="eastAsia"/>
          </w:rPr>
          <w:delText xml:space="preserve">기능 및 동작 </w:delText>
        </w:r>
        <w:r>
          <w:delText xml:space="preserve">: </w:delText>
        </w:r>
      </w:del>
    </w:p>
    <w:p w14:paraId="2B24D630" w14:textId="77777777" w:rsidR="00661158" w:rsidRPr="00E00010" w:rsidRDefault="006C1707">
      <w:pPr>
        <w:pStyle w:val="a8"/>
        <w:numPr>
          <w:ilvl w:val="0"/>
          <w:numId w:val="22"/>
        </w:numPr>
        <w:spacing w:after="0" w:line="300" w:lineRule="auto"/>
        <w:ind w:left="1160"/>
        <w:rPr>
          <w:del w:id="10281" w:author="김은수" w:date="2026-09-30T15:44:00Z" w16du:dateUtc="2026-09-30T06:44:00Z"/>
          <w:szCs w:val="20"/>
        </w:rPr>
        <w:pPrChange w:id="10282" w:author="김은수" w:date="2026-10-01T03:22:00Z">
          <w:pPr>
            <w:pStyle w:val="a8"/>
            <w:numPr>
              <w:numId w:val="22"/>
            </w:numPr>
            <w:ind w:leftChars="0" w:left="1960" w:hanging="360"/>
          </w:pPr>
        </w:pPrChange>
      </w:pPr>
      <w:del w:id="10283" w:author="김은수" w:date="2026-09-30T15:44:00Z" w16du:dateUtc="2026-09-30T06:44:00Z">
        <w:r>
          <w:rPr>
            <w:rFonts w:hint="eastAsia"/>
          </w:rPr>
          <w:delText>송신이 완료되었으므로,</w:delText>
        </w:r>
        <w:r>
          <w:delText xml:space="preserve"> </w:delText>
        </w:r>
        <w:r w:rsidR="00C571E7">
          <w:rPr>
            <w:rFonts w:hint="eastAsia"/>
          </w:rPr>
          <w:delText>S</w:delText>
        </w:r>
        <w:r w:rsidR="00C571E7">
          <w:delText xml:space="preserve">PI </w:delText>
        </w:r>
        <w:r w:rsidR="00C571E7">
          <w:rPr>
            <w:rFonts w:hint="eastAsia"/>
          </w:rPr>
          <w:delText>송신 완료 알림 유닛을 실행한다.</w:delText>
        </w:r>
      </w:del>
    </w:p>
    <w:p w14:paraId="3F39C4A2" w14:textId="77777777" w:rsidR="0016591A" w:rsidRPr="00E00010" w:rsidRDefault="0016591A">
      <w:pPr>
        <w:pStyle w:val="a8"/>
        <w:spacing w:after="0" w:line="300" w:lineRule="auto"/>
        <w:rPr>
          <w:del w:id="10284" w:author="김은수" w:date="2026-09-30T15:44:00Z" w16du:dateUtc="2026-09-30T06:44:00Z"/>
          <w:szCs w:val="20"/>
        </w:rPr>
        <w:pPrChange w:id="10285" w:author="김은수" w:date="2026-10-01T03:22:00Z">
          <w:pPr>
            <w:pStyle w:val="a8"/>
            <w:spacing w:after="0" w:line="240" w:lineRule="auto"/>
            <w:ind w:leftChars="0" w:left="1960"/>
          </w:pPr>
        </w:pPrChange>
      </w:pPr>
    </w:p>
    <w:p w14:paraId="2639427C" w14:textId="77777777" w:rsidR="00434EC9" w:rsidRPr="00E00010" w:rsidRDefault="00434EC9">
      <w:pPr>
        <w:pStyle w:val="a8"/>
        <w:spacing w:after="0" w:line="300" w:lineRule="auto"/>
        <w:rPr>
          <w:del w:id="10286" w:author="김은수" w:date="2026-09-30T15:44:00Z" w16du:dateUtc="2026-09-30T06:44:00Z"/>
          <w:szCs w:val="20"/>
        </w:rPr>
        <w:pPrChange w:id="10287" w:author="김은수" w:date="2026-10-01T03:22:00Z">
          <w:pPr>
            <w:pStyle w:val="a8"/>
            <w:spacing w:after="0" w:line="240" w:lineRule="auto"/>
            <w:ind w:leftChars="0" w:left="1960"/>
          </w:pPr>
        </w:pPrChange>
      </w:pPr>
    </w:p>
    <w:p w14:paraId="7DB85B65" w14:textId="77777777" w:rsidR="00434EC9" w:rsidRPr="00E00010" w:rsidRDefault="00434EC9">
      <w:pPr>
        <w:pStyle w:val="a8"/>
        <w:spacing w:after="0" w:line="300" w:lineRule="auto"/>
        <w:rPr>
          <w:del w:id="10288" w:author="김은수" w:date="2026-09-30T15:44:00Z" w16du:dateUtc="2026-09-30T06:44:00Z"/>
          <w:szCs w:val="20"/>
        </w:rPr>
        <w:pPrChange w:id="10289" w:author="김은수" w:date="2026-10-01T03:22:00Z">
          <w:pPr>
            <w:pStyle w:val="a8"/>
            <w:spacing w:after="0" w:line="240" w:lineRule="auto"/>
            <w:ind w:leftChars="0" w:left="1960"/>
          </w:pPr>
        </w:pPrChange>
      </w:pPr>
    </w:p>
    <w:p w14:paraId="2497356B" w14:textId="77777777" w:rsidR="00697371" w:rsidRPr="00E00010" w:rsidRDefault="00220104">
      <w:pPr>
        <w:pStyle w:val="TDC2"/>
        <w:pageBreakBefore/>
        <w:rPr>
          <w:ins w:id="10290" w:author="김은수" w:date="2026-09-30T15:44:00Z" w16du:dateUtc="2026-09-30T06:44:00Z"/>
        </w:rPr>
        <w:pPrChange w:id="10291" w:author="김은수" w:date="2026-10-01T01:11:00Z">
          <w:pPr>
            <w:pStyle w:val="2"/>
            <w:pageBreakBefore/>
            <w:numPr>
              <w:ilvl w:val="1"/>
              <w:numId w:val="7"/>
            </w:numPr>
            <w:tabs>
              <w:tab w:val="num" w:pos="567"/>
            </w:tabs>
            <w:ind w:left="567" w:hanging="425"/>
          </w:pPr>
        </w:pPrChange>
      </w:pPr>
      <w:bookmarkStart w:id="10292" w:name="_Toc241675570"/>
      <w:ins w:id="10293" w:author="김은수" w:date="2026-09-30T15:44:00Z" w16du:dateUtc="2026-09-30T06:44:00Z">
        <w:r>
          <w:lastRenderedPageBreak/>
          <w:t>Signal Processing Module</w:t>
        </w:r>
        <w:bookmarkEnd w:id="10292"/>
      </w:ins>
    </w:p>
    <w:p w14:paraId="57E909EF" w14:textId="77777777" w:rsidR="00697371" w:rsidRDefault="00220104">
      <w:pPr>
        <w:pStyle w:val="TDC3"/>
        <w:pPrChange w:id="10294" w:author="김은수" w:date="2026-09-30T15:44:00Z" w16du:dateUtc="2026-09-30T06:44:00Z">
          <w:pPr>
            <w:pStyle w:val="3"/>
            <w:numPr>
              <w:ilvl w:val="2"/>
              <w:numId w:val="39"/>
            </w:numPr>
            <w:ind w:left="1000" w:hanging="400"/>
          </w:pPr>
        </w:pPrChange>
      </w:pPr>
      <w:bookmarkStart w:id="10295" w:name="_Toc180573628"/>
      <w:bookmarkStart w:id="10296" w:name="_Toc241675571"/>
      <w:r>
        <w:t xml:space="preserve">SI-ID-CM3-002, </w:t>
      </w:r>
      <w:del w:id="10297" w:author="김은수" w:date="2026-09-30T15:44:00Z" w16du:dateUtc="2026-09-30T06:44:00Z">
        <w:r w:rsidR="008101A1">
          <w:rPr>
            <w:rFonts w:hint="eastAsia"/>
          </w:rPr>
          <w:delText>시스템 제어 항목</w:delText>
        </w:r>
      </w:del>
      <w:bookmarkEnd w:id="10295"/>
      <w:ins w:id="10298" w:author="김은수" w:date="2026-09-30T15:44:00Z" w16du:dateUtc="2026-09-30T06:44:00Z">
        <w:r>
          <w:t>신호처리 모듈</w:t>
        </w:r>
      </w:ins>
      <w:bookmarkEnd w:id="10296"/>
    </w:p>
    <w:p w14:paraId="222EFB47" w14:textId="77777777" w:rsidR="008101A1" w:rsidRPr="00E00010" w:rsidRDefault="008101A1">
      <w:pPr>
        <w:spacing w:after="0" w:line="300" w:lineRule="auto"/>
        <w:rPr>
          <w:del w:id="10299" w:author="김은수" w:date="2026-09-30T15:44:00Z" w16du:dateUtc="2026-09-30T06:44:00Z"/>
          <w:szCs w:val="20"/>
        </w:rPr>
        <w:pPrChange w:id="10300" w:author="김은수" w:date="2026-10-01T03:22:00Z">
          <w:pPr>
            <w:ind w:leftChars="500" w:left="1000"/>
          </w:pPr>
        </w:pPrChange>
      </w:pPr>
      <w:del w:id="10301" w:author="김은수" w:date="2026-09-30T15:44:00Z" w16du:dateUtc="2026-09-30T06:44:00Z">
        <w:r>
          <w:rPr>
            <w:rFonts w:hint="eastAsia"/>
            <w:shd w:val="clear" w:color="auto" w:fill="FFFFFF" w:themeFill="background1"/>
          </w:rPr>
          <w:delText>C</w:delText>
        </w:r>
        <w:r>
          <w:rPr>
            <w:shd w:val="clear" w:color="auto" w:fill="FFFFFF" w:themeFill="background1"/>
          </w:rPr>
          <w:delText xml:space="preserve">M3 </w:delText>
        </w:r>
        <w:r>
          <w:rPr>
            <w:rFonts w:hint="eastAsia"/>
            <w:shd w:val="clear" w:color="auto" w:fill="FFFFFF" w:themeFill="background1"/>
          </w:rPr>
          <w:delText>동작 제어 유닛의 흐름은 아래와 같으며 이를 참고하여 구현한다.</w:delText>
        </w:r>
      </w:del>
    </w:p>
    <w:p w14:paraId="7F6AAA61" w14:textId="77777777" w:rsidR="008101A1" w:rsidRPr="00E00010" w:rsidRDefault="008101A1">
      <w:pPr>
        <w:spacing w:after="0" w:line="300" w:lineRule="auto"/>
        <w:rPr>
          <w:del w:id="10302" w:author="김은수" w:date="2026-09-30T15:44:00Z" w16du:dateUtc="2026-09-30T06:44:00Z"/>
          <w:szCs w:val="20"/>
        </w:rPr>
        <w:pPrChange w:id="10303" w:author="김은수" w:date="2026-10-01T03:22:00Z">
          <w:pPr>
            <w:spacing w:after="0" w:line="240" w:lineRule="auto"/>
          </w:pPr>
        </w:pPrChange>
      </w:pPr>
    </w:p>
    <w:p w14:paraId="3A175867" w14:textId="77777777" w:rsidR="008101A1" w:rsidRPr="00E00010" w:rsidRDefault="00492D6B">
      <w:pPr>
        <w:rPr>
          <w:del w:id="10304" w:author="김은수" w:date="2026-09-30T15:44:00Z" w16du:dateUtc="2026-09-30T06:44:00Z"/>
          <w:szCs w:val="20"/>
        </w:rPr>
        <w:pPrChange w:id="10305" w:author="김은수" w:date="2026-10-01T03:22:00Z">
          <w:pPr>
            <w:spacing w:after="0" w:line="240" w:lineRule="auto"/>
          </w:pPr>
        </w:pPrChange>
      </w:pPr>
      <w:del w:id="10306" w:author="김은수" w:date="2026-09-30T15:44:00Z" w16du:dateUtc="2026-09-30T06:44:00Z">
        <w:r w:rsidRPr="00492D6B">
          <w:rPr>
            <w:noProof/>
          </w:rPr>
          <w:drawing>
            <wp:inline distT="0" distB="0" distL="0" distR="0" wp14:anchorId="462EF167" wp14:editId="2951A49C">
              <wp:extent cx="6120130" cy="3309620"/>
              <wp:effectExtent l="0" t="0" r="0" b="0"/>
              <wp:docPr id="150" name="그림 149" descr="스크린샷, 직사각형, 텍스트, 디자인이(가) 표시된 사진&#10;&#10;자동 생성된 설명">
                <a:extLst xmlns:a="http://schemas.openxmlformats.org/drawingml/2006/main">
                  <a:ext uri="{FF2B5EF4-FFF2-40B4-BE49-F238E27FC236}">
                    <a16:creationId xmlns:a16="http://schemas.microsoft.com/office/drawing/2014/main" id="{B29B5AD9-F8CB-3743-7A78-C3A868A3296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그림 149" descr="스크린샷, 직사각형, 텍스트, 디자인이(가) 표시된 사진&#10;&#10;자동 생성된 설명">
                        <a:extLst>
                          <a:ext uri="{FF2B5EF4-FFF2-40B4-BE49-F238E27FC236}">
                            <a16:creationId xmlns:a16="http://schemas.microsoft.com/office/drawing/2014/main" id="{B29B5AD9-F8CB-3743-7A78-C3A868A3296E}"/>
                          </a:ext>
                        </a:extLst>
                      </pic:cNvPr>
                      <pic:cNvPicPr>
                        <a:picLocks noChangeAspect="1"/>
                      </pic:cNvPicPr>
                    </pic:nvPicPr>
                    <pic:blipFill>
                      <a:blip r:embed="rId50"/>
                      <a:stretch>
                        <a:fillRect/>
                      </a:stretch>
                    </pic:blipFill>
                    <pic:spPr>
                      <a:xfrm>
                        <a:off x="0" y="0"/>
                        <a:ext cx="6120130" cy="3309620"/>
                      </a:xfrm>
                      <a:prstGeom prst="rect">
                        <a:avLst/>
                      </a:prstGeom>
                    </pic:spPr>
                  </pic:pic>
                </a:graphicData>
              </a:graphic>
            </wp:inline>
          </w:drawing>
        </w:r>
      </w:del>
    </w:p>
    <w:p w14:paraId="2CA7495A" w14:textId="77777777" w:rsidR="00434EC9" w:rsidRPr="00E00010" w:rsidRDefault="00434EC9">
      <w:pPr>
        <w:spacing w:after="0" w:line="300" w:lineRule="auto"/>
        <w:rPr>
          <w:del w:id="10307" w:author="김은수" w:date="2026-09-30T15:44:00Z" w16du:dateUtc="2026-09-30T06:44:00Z"/>
          <w:szCs w:val="20"/>
        </w:rPr>
        <w:pPrChange w:id="10308" w:author="김은수" w:date="2026-10-01T03:22:00Z">
          <w:pPr>
            <w:spacing w:after="0" w:line="240" w:lineRule="auto"/>
          </w:pPr>
        </w:pPrChange>
      </w:pPr>
    </w:p>
    <w:p w14:paraId="28B5C4AF" w14:textId="77777777" w:rsidR="008101A1" w:rsidRDefault="00DF4A77">
      <w:pPr>
        <w:pStyle w:val="4"/>
        <w:keepNext w:val="0"/>
        <w:keepLines w:val="0"/>
        <w:widowControl w:val="0"/>
        <w:numPr>
          <w:ilvl w:val="3"/>
          <w:numId w:val="39"/>
        </w:numPr>
        <w:snapToGrid/>
        <w:spacing w:before="0" w:after="0" w:line="300" w:lineRule="auto"/>
        <w:jc w:val="both"/>
        <w:rPr>
          <w:del w:id="10309" w:author="김은수" w:date="2026-09-30T15:44:00Z" w16du:dateUtc="2026-09-30T06:44:00Z"/>
          <w:sz w:val="20"/>
          <w:szCs w:val="20"/>
          <w:rPrChange w:id="10310" w:author="김은수" w:date="2026-10-01T03:22:00Z">
            <w:rPr>
              <w:del w:id="10311" w:author="김은수" w:date="2026-09-30T15:44:00Z" w16du:dateUtc="2026-09-30T06:44:00Z"/>
            </w:rPr>
          </w:rPrChange>
        </w:rPr>
        <w:pPrChange w:id="10312" w:author="김은수" w:date="2026-10-01T03:22:00Z">
          <w:pPr>
            <w:pStyle w:val="4"/>
            <w:numPr>
              <w:ilvl w:val="3"/>
              <w:numId w:val="39"/>
            </w:numPr>
            <w:spacing w:after="0"/>
            <w:ind w:left="1200" w:hanging="400"/>
          </w:pPr>
        </w:pPrChange>
      </w:pPr>
      <w:del w:id="10313" w:author="김은수" w:date="2026-09-30T15:44:00Z" w16du:dateUtc="2026-09-30T06:44:00Z">
        <w:r>
          <w:rPr>
            <w:rFonts w:hint="eastAsia"/>
          </w:rPr>
          <w:delText>SU</w:delText>
        </w:r>
        <w:r w:rsidR="00202942">
          <w:delText>-ID-CM3-0</w:delText>
        </w:r>
        <w:r w:rsidR="00B53EA2">
          <w:delText>21</w:delText>
        </w:r>
        <w:r w:rsidR="008101A1">
          <w:delText xml:space="preserve">, </w:delText>
        </w:r>
        <w:r w:rsidR="008101A1">
          <w:rPr>
            <w:rFonts w:hint="eastAsia"/>
          </w:rPr>
          <w:delText>에러 확인</w:delText>
        </w:r>
        <w:r w:rsidR="00202942">
          <w:rPr>
            <w:rFonts w:hint="eastAsia"/>
          </w:rPr>
          <w:delText xml:space="preserve"> 유닛</w:delText>
        </w:r>
      </w:del>
    </w:p>
    <w:p w14:paraId="60472FE2" w14:textId="77777777" w:rsidR="008101A1" w:rsidRPr="00E00010" w:rsidRDefault="008101A1">
      <w:pPr>
        <w:spacing w:after="0" w:line="300" w:lineRule="auto"/>
        <w:rPr>
          <w:del w:id="10314" w:author="김은수" w:date="2026-09-30T15:44:00Z" w16du:dateUtc="2026-09-30T06:44:00Z"/>
          <w:szCs w:val="20"/>
        </w:rPr>
        <w:pPrChange w:id="10315" w:author="김은수" w:date="2026-10-01T03:22:00Z">
          <w:pPr>
            <w:spacing w:after="0"/>
            <w:ind w:leftChars="800" w:left="1600"/>
          </w:pPr>
        </w:pPrChange>
      </w:pPr>
      <w:del w:id="10316" w:author="김은수" w:date="2026-09-30T15:44:00Z" w16du:dateUtc="2026-09-30T06:44:00Z">
        <w:r>
          <w:rPr>
            <w:rFonts w:hint="eastAsia"/>
          </w:rPr>
          <w:delText xml:space="preserve">입력 파라미터 </w:delText>
        </w:r>
        <w:r>
          <w:delText xml:space="preserve">: </w:delText>
        </w:r>
        <w:r>
          <w:rPr>
            <w:rFonts w:hint="eastAsia"/>
          </w:rPr>
          <w:delText>없음</w:delText>
        </w:r>
      </w:del>
    </w:p>
    <w:p w14:paraId="2604E7CA" w14:textId="77777777" w:rsidR="008101A1" w:rsidRPr="00E00010" w:rsidRDefault="008101A1">
      <w:pPr>
        <w:spacing w:after="0" w:line="300" w:lineRule="auto"/>
        <w:rPr>
          <w:del w:id="10317" w:author="김은수" w:date="2026-09-30T15:44:00Z" w16du:dateUtc="2026-09-30T06:44:00Z"/>
          <w:szCs w:val="20"/>
        </w:rPr>
        <w:pPrChange w:id="10318" w:author="김은수" w:date="2026-10-01T03:22:00Z">
          <w:pPr>
            <w:spacing w:after="0"/>
            <w:ind w:leftChars="800" w:left="1600"/>
          </w:pPr>
        </w:pPrChange>
      </w:pPr>
      <w:del w:id="10319" w:author="김은수" w:date="2026-09-30T15:44:00Z" w16du:dateUtc="2026-09-30T06:44:00Z">
        <w:r>
          <w:rPr>
            <w:rFonts w:hint="eastAsia"/>
          </w:rPr>
          <w:delText xml:space="preserve">반환 파라미터 </w:delText>
        </w:r>
        <w:r>
          <w:delText xml:space="preserve">: </w:delText>
        </w:r>
        <w:r>
          <w:rPr>
            <w:rFonts w:hint="eastAsia"/>
          </w:rPr>
          <w:delText>에러 상태</w:delText>
        </w:r>
      </w:del>
    </w:p>
    <w:p w14:paraId="253CFF6F" w14:textId="77777777" w:rsidR="008101A1" w:rsidRPr="00E00010" w:rsidRDefault="008101A1">
      <w:pPr>
        <w:spacing w:after="0" w:line="300" w:lineRule="auto"/>
        <w:rPr>
          <w:del w:id="10320" w:author="김은수" w:date="2026-09-30T15:44:00Z" w16du:dateUtc="2026-09-30T06:44:00Z"/>
          <w:szCs w:val="20"/>
        </w:rPr>
        <w:pPrChange w:id="10321" w:author="김은수" w:date="2026-10-01T03:22:00Z">
          <w:pPr>
            <w:spacing w:after="0"/>
          </w:pPr>
        </w:pPrChange>
      </w:pPr>
      <w:del w:id="10322" w:author="김은수" w:date="2026-09-30T15:44:00Z" w16du:dateUtc="2026-09-30T06:44:00Z">
        <w:r>
          <w:tab/>
        </w:r>
        <w:r>
          <w:tab/>
        </w:r>
        <w:r>
          <w:rPr>
            <w:rFonts w:hint="eastAsia"/>
          </w:rPr>
          <w:delText xml:space="preserve">수정 파라미터 </w:delText>
        </w:r>
        <w:r>
          <w:delText xml:space="preserve">: </w:delText>
        </w:r>
        <w:r>
          <w:rPr>
            <w:rFonts w:hint="eastAsia"/>
          </w:rPr>
          <w:delText>없음</w:delText>
        </w:r>
      </w:del>
    </w:p>
    <w:p w14:paraId="30201101" w14:textId="77777777" w:rsidR="008101A1" w:rsidRPr="00E00010" w:rsidRDefault="008101A1">
      <w:pPr>
        <w:spacing w:after="0" w:line="300" w:lineRule="auto"/>
        <w:rPr>
          <w:del w:id="10323" w:author="김은수" w:date="2026-09-30T15:44:00Z" w16du:dateUtc="2026-09-30T06:44:00Z"/>
          <w:szCs w:val="20"/>
        </w:rPr>
        <w:pPrChange w:id="10324" w:author="김은수" w:date="2026-10-01T03:22:00Z">
          <w:pPr>
            <w:ind w:leftChars="800" w:left="1600"/>
          </w:pPr>
        </w:pPrChange>
      </w:pPr>
      <w:del w:id="10325" w:author="김은수" w:date="2026-09-30T15:44:00Z" w16du:dateUtc="2026-09-30T06:44:00Z">
        <w:r>
          <w:rPr>
            <w:rFonts w:hint="eastAsia"/>
          </w:rPr>
          <w:delText xml:space="preserve">기능 및 동작 </w:delText>
        </w:r>
        <w:r>
          <w:delText xml:space="preserve">: </w:delText>
        </w:r>
        <w:r>
          <w:rPr>
            <w:rFonts w:hint="eastAsia"/>
          </w:rPr>
          <w:delText>에러 상태</w:delText>
        </w:r>
        <w:r>
          <w:delText>(</w:delText>
        </w:r>
        <w:r>
          <w:rPr>
            <w:rFonts w:hint="eastAsia"/>
          </w:rPr>
          <w:delText>코드)를 반환한다.</w:delText>
        </w:r>
      </w:del>
    </w:p>
    <w:p w14:paraId="5939185F" w14:textId="77777777" w:rsidR="008101A1" w:rsidRDefault="00DF4A77">
      <w:pPr>
        <w:pStyle w:val="4"/>
        <w:keepNext w:val="0"/>
        <w:keepLines w:val="0"/>
        <w:widowControl w:val="0"/>
        <w:numPr>
          <w:ilvl w:val="3"/>
          <w:numId w:val="39"/>
        </w:numPr>
        <w:snapToGrid/>
        <w:spacing w:before="0" w:after="0" w:line="300" w:lineRule="auto"/>
        <w:jc w:val="both"/>
        <w:rPr>
          <w:del w:id="10326" w:author="김은수" w:date="2026-09-30T15:44:00Z" w16du:dateUtc="2026-09-30T06:44:00Z"/>
          <w:sz w:val="20"/>
          <w:szCs w:val="20"/>
          <w:rPrChange w:id="10327" w:author="김은수" w:date="2026-10-01T03:22:00Z">
            <w:rPr>
              <w:del w:id="10328" w:author="김은수" w:date="2026-09-30T15:44:00Z" w16du:dateUtc="2026-09-30T06:44:00Z"/>
            </w:rPr>
          </w:rPrChange>
        </w:rPr>
        <w:pPrChange w:id="10329" w:author="김은수" w:date="2026-10-01T03:22:00Z">
          <w:pPr>
            <w:pStyle w:val="4"/>
            <w:numPr>
              <w:ilvl w:val="3"/>
              <w:numId w:val="39"/>
            </w:numPr>
            <w:spacing w:after="0"/>
            <w:ind w:left="1200" w:hanging="400"/>
          </w:pPr>
        </w:pPrChange>
      </w:pPr>
      <w:del w:id="10330" w:author="김은수" w:date="2026-09-30T15:44:00Z" w16du:dateUtc="2026-09-30T06:44:00Z">
        <w:r>
          <w:rPr>
            <w:rFonts w:hint="eastAsia"/>
          </w:rPr>
          <w:delText>SU</w:delText>
        </w:r>
        <w:r w:rsidR="00537A71">
          <w:delText>-ID-CM3-0</w:delText>
        </w:r>
        <w:r w:rsidR="00492D6B">
          <w:delText>22</w:delText>
        </w:r>
        <w:r w:rsidR="008101A1">
          <w:delText xml:space="preserve">, </w:delText>
        </w:r>
        <w:r w:rsidR="008101A1">
          <w:rPr>
            <w:rFonts w:hint="eastAsia"/>
          </w:rPr>
          <w:delText>L</w:delText>
        </w:r>
        <w:r w:rsidR="008101A1">
          <w:delText xml:space="preserve">ED </w:delText>
        </w:r>
        <w:r w:rsidR="008101A1">
          <w:rPr>
            <w:rFonts w:hint="eastAsia"/>
          </w:rPr>
          <w:delText>출력 상태 확인</w:delText>
        </w:r>
        <w:r w:rsidR="007E237A">
          <w:rPr>
            <w:rFonts w:hint="eastAsia"/>
          </w:rPr>
          <w:delText xml:space="preserve"> 유닛</w:delText>
        </w:r>
      </w:del>
    </w:p>
    <w:p w14:paraId="7E68D983" w14:textId="77777777" w:rsidR="008101A1" w:rsidRPr="00E00010" w:rsidRDefault="008101A1">
      <w:pPr>
        <w:spacing w:after="0" w:line="300" w:lineRule="auto"/>
        <w:rPr>
          <w:del w:id="10331" w:author="김은수" w:date="2026-09-30T15:44:00Z" w16du:dateUtc="2026-09-30T06:44:00Z"/>
          <w:szCs w:val="20"/>
        </w:rPr>
        <w:pPrChange w:id="10332" w:author="김은수" w:date="2026-10-01T03:22:00Z">
          <w:pPr>
            <w:spacing w:after="0"/>
            <w:ind w:leftChars="800" w:left="1600"/>
          </w:pPr>
        </w:pPrChange>
      </w:pPr>
      <w:del w:id="10333" w:author="김은수" w:date="2026-09-30T15:44:00Z" w16du:dateUtc="2026-09-30T06:44:00Z">
        <w:r>
          <w:rPr>
            <w:rFonts w:hint="eastAsia"/>
          </w:rPr>
          <w:delText xml:space="preserve">입력 파라미터 </w:delText>
        </w:r>
        <w:r>
          <w:delText xml:space="preserve">: </w:delText>
        </w:r>
        <w:r>
          <w:rPr>
            <w:rFonts w:hint="eastAsia"/>
          </w:rPr>
          <w:delText>없음</w:delText>
        </w:r>
      </w:del>
    </w:p>
    <w:p w14:paraId="176D711A" w14:textId="77777777" w:rsidR="008101A1" w:rsidRPr="00E00010" w:rsidRDefault="008101A1">
      <w:pPr>
        <w:spacing w:after="0" w:line="300" w:lineRule="auto"/>
        <w:rPr>
          <w:del w:id="10334" w:author="김은수" w:date="2026-09-30T15:44:00Z" w16du:dateUtc="2026-09-30T06:44:00Z"/>
          <w:szCs w:val="20"/>
        </w:rPr>
        <w:pPrChange w:id="10335" w:author="김은수" w:date="2026-10-01T03:22:00Z">
          <w:pPr>
            <w:spacing w:after="0"/>
            <w:ind w:leftChars="800" w:left="1600"/>
          </w:pPr>
        </w:pPrChange>
      </w:pPr>
      <w:del w:id="10336" w:author="김은수" w:date="2026-09-30T15:44:00Z" w16du:dateUtc="2026-09-30T06:44:00Z">
        <w:r>
          <w:rPr>
            <w:rFonts w:hint="eastAsia"/>
          </w:rPr>
          <w:delText xml:space="preserve">반환 파라미터 </w:delText>
        </w:r>
        <w:r>
          <w:delText xml:space="preserve">: LED </w:delText>
        </w:r>
        <w:r>
          <w:rPr>
            <w:rFonts w:hint="eastAsia"/>
          </w:rPr>
          <w:delText xml:space="preserve">출력 패턴 </w:delText>
        </w:r>
      </w:del>
    </w:p>
    <w:p w14:paraId="5C98A552" w14:textId="77777777" w:rsidR="008101A1" w:rsidRPr="00E00010" w:rsidRDefault="008101A1">
      <w:pPr>
        <w:spacing w:after="0" w:line="300" w:lineRule="auto"/>
        <w:rPr>
          <w:del w:id="10337" w:author="김은수" w:date="2026-09-30T15:44:00Z" w16du:dateUtc="2026-09-30T06:44:00Z"/>
          <w:szCs w:val="20"/>
        </w:rPr>
        <w:pPrChange w:id="10338" w:author="김은수" w:date="2026-10-01T03:22:00Z">
          <w:pPr>
            <w:spacing w:after="0"/>
            <w:ind w:leftChars="800" w:left="1600"/>
          </w:pPr>
        </w:pPrChange>
      </w:pPr>
      <w:del w:id="10339" w:author="김은수" w:date="2026-09-30T15:44:00Z" w16du:dateUtc="2026-09-30T06:44:00Z">
        <w:r>
          <w:rPr>
            <w:rFonts w:hint="eastAsia"/>
          </w:rPr>
          <w:delText xml:space="preserve">수정 파라미터 </w:delText>
        </w:r>
        <w:r>
          <w:delText xml:space="preserve">: </w:delText>
        </w:r>
        <w:r>
          <w:rPr>
            <w:rFonts w:hint="eastAsia"/>
          </w:rPr>
          <w:delText>없음</w:delText>
        </w:r>
      </w:del>
    </w:p>
    <w:p w14:paraId="670B2170" w14:textId="77777777" w:rsidR="008101A1" w:rsidRPr="00E00010" w:rsidRDefault="008101A1">
      <w:pPr>
        <w:spacing w:after="0" w:line="300" w:lineRule="auto"/>
        <w:rPr>
          <w:del w:id="10340" w:author="김은수" w:date="2026-09-30T15:44:00Z" w16du:dateUtc="2026-09-30T06:44:00Z"/>
          <w:szCs w:val="20"/>
        </w:rPr>
        <w:pPrChange w:id="10341" w:author="김은수" w:date="2026-10-01T03:22:00Z">
          <w:pPr>
            <w:ind w:leftChars="800" w:left="1600"/>
          </w:pPr>
        </w:pPrChange>
      </w:pPr>
      <w:del w:id="10342" w:author="김은수" w:date="2026-09-30T15:44:00Z" w16du:dateUtc="2026-09-30T06:44:00Z">
        <w:r>
          <w:rPr>
            <w:rFonts w:hint="eastAsia"/>
          </w:rPr>
          <w:delText xml:space="preserve">기능 및 동작 </w:delText>
        </w:r>
        <w:r>
          <w:delText xml:space="preserve">: LED </w:delText>
        </w:r>
        <w:r>
          <w:rPr>
            <w:rFonts w:hint="eastAsia"/>
          </w:rPr>
          <w:delText>출력 패턴의 상태를 반환한다.</w:delText>
        </w:r>
      </w:del>
    </w:p>
    <w:p w14:paraId="310EC00C" w14:textId="77777777" w:rsidR="008101A1" w:rsidRDefault="00DF4A77">
      <w:pPr>
        <w:pStyle w:val="4"/>
        <w:keepNext w:val="0"/>
        <w:keepLines w:val="0"/>
        <w:widowControl w:val="0"/>
        <w:numPr>
          <w:ilvl w:val="3"/>
          <w:numId w:val="39"/>
        </w:numPr>
        <w:snapToGrid/>
        <w:spacing w:before="0" w:after="0" w:line="300" w:lineRule="auto"/>
        <w:jc w:val="both"/>
        <w:rPr>
          <w:del w:id="10343" w:author="김은수" w:date="2026-09-30T15:44:00Z" w16du:dateUtc="2026-09-30T06:44:00Z"/>
          <w:sz w:val="20"/>
          <w:szCs w:val="20"/>
          <w:rPrChange w:id="10344" w:author="김은수" w:date="2026-10-01T03:22:00Z">
            <w:rPr>
              <w:del w:id="10345" w:author="김은수" w:date="2026-09-30T15:44:00Z" w16du:dateUtc="2026-09-30T06:44:00Z"/>
            </w:rPr>
          </w:rPrChange>
        </w:rPr>
        <w:pPrChange w:id="10346" w:author="김은수" w:date="2026-10-01T03:22:00Z">
          <w:pPr>
            <w:pStyle w:val="4"/>
            <w:numPr>
              <w:ilvl w:val="3"/>
              <w:numId w:val="39"/>
            </w:numPr>
            <w:spacing w:after="0"/>
            <w:ind w:left="1200" w:hanging="400"/>
          </w:pPr>
        </w:pPrChange>
      </w:pPr>
      <w:del w:id="10347" w:author="김은수" w:date="2026-09-30T15:44:00Z" w16du:dateUtc="2026-09-30T06:44:00Z">
        <w:r>
          <w:rPr>
            <w:rFonts w:hint="eastAsia"/>
          </w:rPr>
          <w:delText>SU</w:delText>
        </w:r>
        <w:r w:rsidR="00537A71">
          <w:delText>-ID-CM3-0</w:delText>
        </w:r>
        <w:r w:rsidR="00EC3823">
          <w:delText>2</w:delText>
        </w:r>
        <w:r w:rsidR="00492D6B">
          <w:delText>3</w:delText>
        </w:r>
        <w:r w:rsidR="008101A1">
          <w:delText xml:space="preserve">, </w:delText>
        </w:r>
        <w:r w:rsidR="008101A1">
          <w:rPr>
            <w:rFonts w:hint="eastAsia"/>
          </w:rPr>
          <w:delText>배터리 잔량 업데이트</w:delText>
        </w:r>
        <w:r w:rsidR="007E237A">
          <w:rPr>
            <w:rFonts w:hint="eastAsia"/>
          </w:rPr>
          <w:delText xml:space="preserve"> 유닛</w:delText>
        </w:r>
      </w:del>
    </w:p>
    <w:p w14:paraId="1DEA5797" w14:textId="77777777" w:rsidR="008101A1" w:rsidRPr="00E00010" w:rsidRDefault="008101A1">
      <w:pPr>
        <w:spacing w:after="0" w:line="300" w:lineRule="auto"/>
        <w:rPr>
          <w:del w:id="10348" w:author="김은수" w:date="2026-09-30T15:44:00Z" w16du:dateUtc="2026-09-30T06:44:00Z"/>
          <w:szCs w:val="20"/>
        </w:rPr>
        <w:pPrChange w:id="10349" w:author="김은수" w:date="2026-10-01T03:22:00Z">
          <w:pPr>
            <w:spacing w:after="0"/>
            <w:ind w:leftChars="800" w:left="1600"/>
          </w:pPr>
        </w:pPrChange>
      </w:pPr>
      <w:del w:id="10350" w:author="김은수" w:date="2026-09-30T15:44:00Z" w16du:dateUtc="2026-09-30T06:44:00Z">
        <w:r>
          <w:rPr>
            <w:rFonts w:hint="eastAsia"/>
          </w:rPr>
          <w:delText xml:space="preserve">입력 파라미터 </w:delText>
        </w:r>
        <w:r>
          <w:delText xml:space="preserve">: </w:delText>
        </w:r>
        <w:r>
          <w:rPr>
            <w:rFonts w:hint="eastAsia"/>
          </w:rPr>
          <w:delText>충전 커넥터 연결 상태,</w:delText>
        </w:r>
        <w:r>
          <w:delText xml:space="preserve"> LED </w:delText>
        </w:r>
        <w:r>
          <w:rPr>
            <w:rFonts w:hint="eastAsia"/>
          </w:rPr>
          <w:delText>출력 상태</w:delText>
        </w:r>
      </w:del>
    </w:p>
    <w:p w14:paraId="422EFD6B" w14:textId="77777777" w:rsidR="008101A1" w:rsidRPr="00E00010" w:rsidRDefault="008101A1">
      <w:pPr>
        <w:spacing w:after="0" w:line="300" w:lineRule="auto"/>
        <w:rPr>
          <w:del w:id="10351" w:author="김은수" w:date="2026-09-30T15:44:00Z" w16du:dateUtc="2026-09-30T06:44:00Z"/>
          <w:szCs w:val="20"/>
        </w:rPr>
        <w:pPrChange w:id="10352" w:author="김은수" w:date="2026-10-01T03:22:00Z">
          <w:pPr>
            <w:spacing w:after="0"/>
            <w:ind w:leftChars="800" w:left="1600"/>
          </w:pPr>
        </w:pPrChange>
      </w:pPr>
      <w:del w:id="10353" w:author="김은수" w:date="2026-09-30T15:44:00Z" w16du:dateUtc="2026-09-30T06:44:00Z">
        <w:r>
          <w:rPr>
            <w:rFonts w:hint="eastAsia"/>
          </w:rPr>
          <w:delText xml:space="preserve">반환 파라미터 </w:delText>
        </w:r>
        <w:r>
          <w:delText xml:space="preserve">: </w:delText>
        </w:r>
        <w:r>
          <w:rPr>
            <w:rFonts w:hint="eastAsia"/>
          </w:rPr>
          <w:delText>없음</w:delText>
        </w:r>
      </w:del>
    </w:p>
    <w:p w14:paraId="1FBCC93D" w14:textId="77777777" w:rsidR="008101A1" w:rsidRPr="00E00010" w:rsidRDefault="008101A1">
      <w:pPr>
        <w:spacing w:after="0" w:line="300" w:lineRule="auto"/>
        <w:rPr>
          <w:del w:id="10354" w:author="김은수" w:date="2026-09-30T15:44:00Z" w16du:dateUtc="2026-09-30T06:44:00Z"/>
          <w:szCs w:val="20"/>
        </w:rPr>
        <w:pPrChange w:id="10355" w:author="김은수" w:date="2026-10-01T03:22:00Z">
          <w:pPr>
            <w:spacing w:after="0"/>
            <w:ind w:leftChars="800" w:left="1600"/>
          </w:pPr>
        </w:pPrChange>
      </w:pPr>
      <w:del w:id="10356" w:author="김은수" w:date="2026-09-30T15:44:00Z" w16du:dateUtc="2026-09-30T06:44:00Z">
        <w:r>
          <w:rPr>
            <w:rFonts w:hint="eastAsia"/>
          </w:rPr>
          <w:delText xml:space="preserve">수정 파라미터 </w:delText>
        </w:r>
        <w:r>
          <w:delText xml:space="preserve">: </w:delText>
        </w:r>
        <w:r>
          <w:rPr>
            <w:rFonts w:hint="eastAsia"/>
          </w:rPr>
          <w:delText xml:space="preserve">배터리 잔량 </w:delText>
        </w:r>
      </w:del>
    </w:p>
    <w:p w14:paraId="2880FB0F" w14:textId="77777777" w:rsidR="008101A1" w:rsidRPr="00E00010" w:rsidRDefault="008101A1">
      <w:pPr>
        <w:spacing w:after="0" w:line="300" w:lineRule="auto"/>
        <w:rPr>
          <w:del w:id="10357" w:author="김은수" w:date="2026-09-30T15:44:00Z" w16du:dateUtc="2026-09-30T06:44:00Z"/>
          <w:szCs w:val="20"/>
        </w:rPr>
        <w:pPrChange w:id="10358" w:author="김은수" w:date="2026-10-01T03:22:00Z">
          <w:pPr>
            <w:spacing w:after="0"/>
            <w:ind w:leftChars="800" w:left="1600"/>
          </w:pPr>
        </w:pPrChange>
      </w:pPr>
      <w:del w:id="10359" w:author="김은수" w:date="2026-09-30T15:44:00Z" w16du:dateUtc="2026-09-30T06:44:00Z">
        <w:r>
          <w:rPr>
            <w:rFonts w:hint="eastAsia"/>
          </w:rPr>
          <w:delText xml:space="preserve">기능 및 동작 </w:delText>
        </w:r>
        <w:r>
          <w:delText>:</w:delText>
        </w:r>
      </w:del>
    </w:p>
    <w:p w14:paraId="772C3661" w14:textId="77777777" w:rsidR="008101A1" w:rsidRPr="00E00010" w:rsidRDefault="008101A1">
      <w:pPr>
        <w:spacing w:after="0" w:line="300" w:lineRule="auto"/>
        <w:rPr>
          <w:del w:id="10360" w:author="김은수" w:date="2026-09-30T15:44:00Z" w16du:dateUtc="2026-09-30T06:44:00Z"/>
          <w:szCs w:val="20"/>
        </w:rPr>
        <w:pPrChange w:id="10361" w:author="김은수" w:date="2026-10-01T03:22:00Z">
          <w:pPr>
            <w:spacing w:after="0"/>
            <w:ind w:leftChars="1000" w:left="2000"/>
          </w:pPr>
        </w:pPrChange>
      </w:pPr>
      <w:del w:id="10362" w:author="김은수" w:date="2026-09-30T15:44:00Z" w16du:dateUtc="2026-09-30T06:44:00Z">
        <w:r>
          <w:rPr>
            <w:rFonts w:hint="eastAsia"/>
          </w:rPr>
          <w:delText>충전 커넥터의 연결 상태에서 따라 배터리 잔량 경계 값을 읽어서 현재 배터리 잔량 값을 업데이트한다.</w:delText>
        </w:r>
      </w:del>
    </w:p>
    <w:p w14:paraId="762F0F76" w14:textId="77777777" w:rsidR="008101A1" w:rsidRPr="00E00010" w:rsidRDefault="008101A1">
      <w:pPr>
        <w:spacing w:after="0" w:line="300" w:lineRule="auto"/>
        <w:rPr>
          <w:del w:id="10363" w:author="김은수" w:date="2026-09-30T15:44:00Z" w16du:dateUtc="2026-09-30T06:44:00Z"/>
          <w:szCs w:val="20"/>
        </w:rPr>
        <w:pPrChange w:id="10364" w:author="김은수" w:date="2026-10-01T03:22:00Z">
          <w:pPr>
            <w:ind w:leftChars="1000" w:left="2000"/>
          </w:pPr>
        </w:pPrChange>
      </w:pPr>
      <w:del w:id="10365" w:author="김은수" w:date="2026-09-30T15:44:00Z" w16du:dateUtc="2026-09-30T06:44:00Z">
        <w:r>
          <w:rPr>
            <w:rFonts w:hint="eastAsia"/>
          </w:rPr>
          <w:delText>충전 커넥터가 연결되지 않았을 경우,</w:delText>
        </w:r>
        <w:r>
          <w:delText xml:space="preserve"> </w:delText>
        </w:r>
        <w:r>
          <w:rPr>
            <w:rFonts w:hint="eastAsia"/>
          </w:rPr>
          <w:delText xml:space="preserve">전원 켜짐 </w:delText>
        </w:r>
        <w:r>
          <w:delText>LED</w:delText>
        </w:r>
        <w:r>
          <w:rPr>
            <w:rFonts w:hint="eastAsia"/>
          </w:rPr>
          <w:delText>의 출력이 완료된 시점부터 배터리 잔량을 업데이트한다.</w:delText>
        </w:r>
      </w:del>
    </w:p>
    <w:p w14:paraId="06711530" w14:textId="77777777" w:rsidR="008101A1" w:rsidRDefault="00DF4A77">
      <w:pPr>
        <w:pStyle w:val="4"/>
        <w:keepNext w:val="0"/>
        <w:keepLines w:val="0"/>
        <w:widowControl w:val="0"/>
        <w:numPr>
          <w:ilvl w:val="3"/>
          <w:numId w:val="39"/>
        </w:numPr>
        <w:snapToGrid/>
        <w:spacing w:before="0" w:after="0" w:line="300" w:lineRule="auto"/>
        <w:jc w:val="both"/>
        <w:rPr>
          <w:del w:id="10366" w:author="김은수" w:date="2026-09-30T15:44:00Z" w16du:dateUtc="2026-09-30T06:44:00Z"/>
          <w:sz w:val="20"/>
          <w:szCs w:val="20"/>
          <w:rPrChange w:id="10367" w:author="김은수" w:date="2026-10-01T03:22:00Z">
            <w:rPr>
              <w:del w:id="10368" w:author="김은수" w:date="2026-09-30T15:44:00Z" w16du:dateUtc="2026-09-30T06:44:00Z"/>
            </w:rPr>
          </w:rPrChange>
        </w:rPr>
        <w:pPrChange w:id="10369" w:author="김은수" w:date="2026-10-01T03:22:00Z">
          <w:pPr>
            <w:pStyle w:val="4"/>
            <w:numPr>
              <w:ilvl w:val="3"/>
              <w:numId w:val="39"/>
            </w:numPr>
            <w:spacing w:after="0"/>
            <w:ind w:left="1200" w:hanging="400"/>
          </w:pPr>
        </w:pPrChange>
      </w:pPr>
      <w:del w:id="10370" w:author="김은수" w:date="2026-09-30T15:44:00Z" w16du:dateUtc="2026-09-30T06:44:00Z">
        <w:r>
          <w:rPr>
            <w:rFonts w:hint="eastAsia"/>
          </w:rPr>
          <w:delText>SU</w:delText>
        </w:r>
        <w:r w:rsidR="00537A71">
          <w:delText>-ID-CM3-0</w:delText>
        </w:r>
        <w:r w:rsidR="00EC3823">
          <w:delText>2</w:delText>
        </w:r>
        <w:r w:rsidR="00492D6B">
          <w:delText>4</w:delText>
        </w:r>
        <w:r w:rsidR="008101A1">
          <w:delText xml:space="preserve">, </w:delText>
        </w:r>
        <w:r w:rsidR="008101A1">
          <w:rPr>
            <w:rFonts w:hint="eastAsia"/>
          </w:rPr>
          <w:delText>사용자 인터페이스 제어</w:delText>
        </w:r>
        <w:r w:rsidR="007E237A">
          <w:rPr>
            <w:rFonts w:hint="eastAsia"/>
          </w:rPr>
          <w:delText xml:space="preserve"> 유닛</w:delText>
        </w:r>
      </w:del>
    </w:p>
    <w:p w14:paraId="3B467488" w14:textId="77777777" w:rsidR="008101A1" w:rsidRPr="00E00010" w:rsidRDefault="008101A1">
      <w:pPr>
        <w:spacing w:after="0" w:line="300" w:lineRule="auto"/>
        <w:rPr>
          <w:del w:id="10371" w:author="김은수" w:date="2026-09-30T15:44:00Z" w16du:dateUtc="2026-09-30T06:44:00Z"/>
          <w:szCs w:val="20"/>
        </w:rPr>
        <w:pPrChange w:id="10372" w:author="김은수" w:date="2026-10-01T03:22:00Z">
          <w:pPr>
            <w:spacing w:after="0"/>
            <w:ind w:leftChars="800" w:left="1600"/>
          </w:pPr>
        </w:pPrChange>
      </w:pPr>
      <w:bookmarkStart w:id="10373" w:name="_Hlk138151836"/>
      <w:del w:id="10374" w:author="김은수" w:date="2026-09-30T15:44:00Z" w16du:dateUtc="2026-09-30T06:44:00Z">
        <w:r>
          <w:rPr>
            <w:rFonts w:hint="eastAsia"/>
          </w:rPr>
          <w:delText xml:space="preserve">입력 파라미터 </w:delText>
        </w:r>
        <w:r>
          <w:delText>:</w:delText>
        </w:r>
      </w:del>
    </w:p>
    <w:p w14:paraId="18F151B0" w14:textId="77777777" w:rsidR="008101A1" w:rsidRPr="00E00010" w:rsidRDefault="008101A1">
      <w:pPr>
        <w:spacing w:after="0" w:line="300" w:lineRule="auto"/>
        <w:rPr>
          <w:del w:id="10375" w:author="김은수" w:date="2026-09-30T15:44:00Z" w16du:dateUtc="2026-09-30T06:44:00Z"/>
          <w:szCs w:val="20"/>
        </w:rPr>
        <w:pPrChange w:id="10376" w:author="김은수" w:date="2026-10-01T03:22:00Z">
          <w:pPr>
            <w:spacing w:after="0"/>
            <w:ind w:leftChars="900" w:left="1800"/>
          </w:pPr>
        </w:pPrChange>
      </w:pPr>
      <w:del w:id="10377" w:author="김은수" w:date="2026-09-30T15:44:00Z" w16du:dateUtc="2026-09-30T06:44:00Z">
        <w:r>
          <w:rPr>
            <w:rFonts w:hint="eastAsia"/>
          </w:rPr>
          <w:delText>L</w:delText>
        </w:r>
        <w:r>
          <w:delText xml:space="preserve">ED </w:delText>
        </w:r>
        <w:r>
          <w:rPr>
            <w:rFonts w:hint="eastAsia"/>
          </w:rPr>
          <w:delText>출력 패턴,</w:delText>
        </w:r>
        <w:r>
          <w:delText xml:space="preserve"> </w:delText>
        </w:r>
        <w:r>
          <w:rPr>
            <w:rFonts w:hint="eastAsia"/>
          </w:rPr>
          <w:delText>에러코드,</w:delText>
        </w:r>
        <w:r>
          <w:delText xml:space="preserve"> </w:delText>
        </w:r>
        <w:r>
          <w:rPr>
            <w:rFonts w:hint="eastAsia"/>
          </w:rPr>
          <w:delText>U</w:delText>
        </w:r>
        <w:r>
          <w:delText xml:space="preserve">SB </w:delText>
        </w:r>
        <w:r>
          <w:rPr>
            <w:rFonts w:hint="eastAsia"/>
          </w:rPr>
          <w:delText>커넥터 상태,</w:delText>
        </w:r>
        <w:r>
          <w:delText xml:space="preserve"> </w:delText>
        </w:r>
        <w:r>
          <w:rPr>
            <w:rFonts w:hint="eastAsia"/>
          </w:rPr>
          <w:delText>배터리 잔량,</w:delText>
        </w:r>
        <w:r>
          <w:delText xml:space="preserve"> </w:delText>
        </w:r>
        <w:r>
          <w:rPr>
            <w:rFonts w:hint="eastAsia"/>
          </w:rPr>
          <w:delText>파워버튼</w:delText>
        </w:r>
        <w:r>
          <w:delText xml:space="preserve"> </w:delText>
        </w:r>
        <w:r>
          <w:rPr>
            <w:rFonts w:hint="eastAsia"/>
          </w:rPr>
          <w:delText>눌러짐,</w:delText>
        </w:r>
        <w:r>
          <w:delText xml:space="preserve"> </w:delText>
        </w:r>
        <w:r>
          <w:rPr>
            <w:rFonts w:hint="eastAsia"/>
          </w:rPr>
          <w:delText>내부기 연결 상태,</w:delText>
        </w:r>
        <w:r>
          <w:delText xml:space="preserve"> </w:delText>
        </w:r>
        <w:r>
          <w:rPr>
            <w:rFonts w:hint="eastAsia"/>
          </w:rPr>
          <w:delText>매핑 연결 상태</w:delText>
        </w:r>
      </w:del>
    </w:p>
    <w:p w14:paraId="7CD77CF7" w14:textId="77777777" w:rsidR="008101A1" w:rsidRPr="00E00010" w:rsidRDefault="008101A1">
      <w:pPr>
        <w:spacing w:after="0" w:line="300" w:lineRule="auto"/>
        <w:rPr>
          <w:del w:id="10378" w:author="김은수" w:date="2026-09-30T15:44:00Z" w16du:dateUtc="2026-09-30T06:44:00Z"/>
          <w:szCs w:val="20"/>
        </w:rPr>
        <w:pPrChange w:id="10379" w:author="김은수" w:date="2026-10-01T03:22:00Z">
          <w:pPr>
            <w:spacing w:after="0"/>
            <w:ind w:leftChars="800" w:left="1600"/>
          </w:pPr>
        </w:pPrChange>
      </w:pPr>
      <w:del w:id="10380" w:author="김은수" w:date="2026-09-30T15:44:00Z" w16du:dateUtc="2026-09-30T06:44:00Z">
        <w:r>
          <w:rPr>
            <w:rFonts w:hint="eastAsia"/>
          </w:rPr>
          <w:delText xml:space="preserve">반환 파라미터 </w:delText>
        </w:r>
        <w:r>
          <w:delText xml:space="preserve">: </w:delText>
        </w:r>
      </w:del>
    </w:p>
    <w:p w14:paraId="71E1FA20" w14:textId="77777777" w:rsidR="008101A1" w:rsidRPr="00E00010" w:rsidRDefault="008101A1">
      <w:pPr>
        <w:spacing w:after="0" w:line="300" w:lineRule="auto"/>
        <w:rPr>
          <w:del w:id="10381" w:author="김은수" w:date="2026-09-30T15:44:00Z" w16du:dateUtc="2026-09-30T06:44:00Z"/>
          <w:szCs w:val="20"/>
        </w:rPr>
        <w:pPrChange w:id="10382" w:author="김은수" w:date="2026-10-01T03:22:00Z">
          <w:pPr>
            <w:spacing w:after="0"/>
            <w:ind w:leftChars="900" w:left="1800"/>
          </w:pPr>
        </w:pPrChange>
      </w:pPr>
      <w:del w:id="10383" w:author="김은수" w:date="2026-09-30T15:44:00Z" w16du:dateUtc="2026-09-30T06:44:00Z">
        <w:r>
          <w:delText xml:space="preserve">LED </w:delText>
        </w:r>
        <w:r>
          <w:rPr>
            <w:rFonts w:hint="eastAsia"/>
          </w:rPr>
          <w:delText>출력 패턴 명령,</w:delText>
        </w:r>
        <w:r>
          <w:delText xml:space="preserve"> </w:delText>
        </w:r>
        <w:r w:rsidR="000A3C51">
          <w:rPr>
            <w:rFonts w:hint="eastAsia"/>
          </w:rPr>
          <w:delText>내부기 O</w:delText>
        </w:r>
        <w:r w:rsidR="000A3C51">
          <w:delText xml:space="preserve">n/OFF </w:delText>
        </w:r>
        <w:r w:rsidR="000A3C51">
          <w:rPr>
            <w:rFonts w:hint="eastAsia"/>
          </w:rPr>
          <w:delText>명령,</w:delText>
        </w:r>
        <w:r w:rsidR="000A3C51">
          <w:delText xml:space="preserve"> </w:delText>
        </w:r>
        <w:r>
          <w:delText xml:space="preserve">PMIC </w:delText>
        </w:r>
        <w:r>
          <w:rPr>
            <w:rFonts w:hint="eastAsia"/>
          </w:rPr>
          <w:delText>On/</w:delText>
        </w:r>
        <w:r>
          <w:delText xml:space="preserve">Off </w:delText>
        </w:r>
        <w:r>
          <w:rPr>
            <w:rFonts w:hint="eastAsia"/>
          </w:rPr>
          <w:delText>명령,</w:delText>
        </w:r>
        <w:r>
          <w:delText xml:space="preserve"> BLE On/Off </w:delText>
        </w:r>
        <w:r>
          <w:rPr>
            <w:rFonts w:hint="eastAsia"/>
          </w:rPr>
          <w:delText>명령,</w:delText>
        </w:r>
        <w:r>
          <w:delText xml:space="preserve"> </w:delText>
        </w:r>
        <w:r>
          <w:rPr>
            <w:rFonts w:hint="eastAsia"/>
          </w:rPr>
          <w:delText>자극</w:delText>
        </w:r>
        <w:r w:rsidR="002F4253">
          <w:rPr>
            <w:rFonts w:hint="eastAsia"/>
          </w:rPr>
          <w:delText xml:space="preserve"> </w:delText>
        </w:r>
        <w:r>
          <w:rPr>
            <w:rFonts w:hint="eastAsia"/>
          </w:rPr>
          <w:delText>알림 시작 명령,</w:delText>
        </w:r>
        <w:r>
          <w:delText xml:space="preserve"> </w:delText>
        </w:r>
        <w:r>
          <w:rPr>
            <w:rFonts w:hint="eastAsia"/>
          </w:rPr>
          <w:delText>저전력 모드 진입 명령</w:delText>
        </w:r>
      </w:del>
    </w:p>
    <w:p w14:paraId="05459B22" w14:textId="77777777" w:rsidR="008101A1" w:rsidRPr="00E00010" w:rsidRDefault="008101A1">
      <w:pPr>
        <w:spacing w:after="0" w:line="300" w:lineRule="auto"/>
        <w:rPr>
          <w:del w:id="10384" w:author="김은수" w:date="2026-09-30T15:44:00Z" w16du:dateUtc="2026-09-30T06:44:00Z"/>
          <w:szCs w:val="20"/>
        </w:rPr>
        <w:pPrChange w:id="10385" w:author="김은수" w:date="2026-10-01T03:22:00Z">
          <w:pPr>
            <w:spacing w:after="0"/>
            <w:ind w:leftChars="800" w:left="1600"/>
          </w:pPr>
        </w:pPrChange>
      </w:pPr>
      <w:del w:id="10386" w:author="김은수" w:date="2026-09-30T15:44:00Z" w16du:dateUtc="2026-09-30T06:44:00Z">
        <w:r>
          <w:rPr>
            <w:rFonts w:hint="eastAsia"/>
          </w:rPr>
          <w:delText xml:space="preserve">수정 파라미터 </w:delText>
        </w:r>
        <w:r>
          <w:delText>:</w:delText>
        </w:r>
      </w:del>
    </w:p>
    <w:p w14:paraId="5A5D246B" w14:textId="77777777" w:rsidR="000A3C51" w:rsidRPr="00E00010" w:rsidRDefault="000A3C51">
      <w:pPr>
        <w:spacing w:after="0" w:line="300" w:lineRule="auto"/>
        <w:rPr>
          <w:del w:id="10387" w:author="김은수" w:date="2026-09-30T15:44:00Z" w16du:dateUtc="2026-09-30T06:44:00Z"/>
          <w:szCs w:val="20"/>
        </w:rPr>
        <w:pPrChange w:id="10388" w:author="김은수" w:date="2026-10-01T03:22:00Z">
          <w:pPr>
            <w:spacing w:after="0"/>
            <w:ind w:leftChars="900" w:left="1800"/>
          </w:pPr>
        </w:pPrChange>
      </w:pPr>
      <w:del w:id="10389" w:author="김은수" w:date="2026-09-30T15:44:00Z" w16du:dateUtc="2026-09-30T06:44:00Z">
        <w:r>
          <w:delText xml:space="preserve">LED </w:delText>
        </w:r>
        <w:r>
          <w:rPr>
            <w:rFonts w:hint="eastAsia"/>
          </w:rPr>
          <w:delText>출력 패턴 명령,</w:delText>
        </w:r>
        <w:r>
          <w:delText xml:space="preserve"> </w:delText>
        </w:r>
        <w:r>
          <w:rPr>
            <w:rFonts w:hint="eastAsia"/>
          </w:rPr>
          <w:delText>내부기 O</w:delText>
        </w:r>
        <w:r>
          <w:delText xml:space="preserve">n/OFF </w:delText>
        </w:r>
        <w:r>
          <w:rPr>
            <w:rFonts w:hint="eastAsia"/>
          </w:rPr>
          <w:delText>명령,</w:delText>
        </w:r>
        <w:r>
          <w:delText xml:space="preserve"> PMIC </w:delText>
        </w:r>
        <w:r>
          <w:rPr>
            <w:rFonts w:hint="eastAsia"/>
          </w:rPr>
          <w:delText>On/</w:delText>
        </w:r>
        <w:r>
          <w:delText xml:space="preserve">Off </w:delText>
        </w:r>
        <w:r>
          <w:rPr>
            <w:rFonts w:hint="eastAsia"/>
          </w:rPr>
          <w:delText>명령,</w:delText>
        </w:r>
        <w:r>
          <w:delText xml:space="preserve"> BLE On/Off </w:delText>
        </w:r>
        <w:r>
          <w:rPr>
            <w:rFonts w:hint="eastAsia"/>
          </w:rPr>
          <w:delText>명령,</w:delText>
        </w:r>
        <w:r>
          <w:delText xml:space="preserve"> </w:delText>
        </w:r>
        <w:r>
          <w:rPr>
            <w:rFonts w:hint="eastAsia"/>
          </w:rPr>
          <w:delText>자극 알림 시작 명령,</w:delText>
        </w:r>
        <w:r>
          <w:delText xml:space="preserve"> </w:delText>
        </w:r>
        <w:r>
          <w:rPr>
            <w:rFonts w:hint="eastAsia"/>
          </w:rPr>
          <w:delText>저전력 모드 진입 명령</w:delText>
        </w:r>
      </w:del>
    </w:p>
    <w:p w14:paraId="424AF822" w14:textId="77777777" w:rsidR="008101A1" w:rsidRPr="00E00010" w:rsidRDefault="008101A1">
      <w:pPr>
        <w:spacing w:after="0" w:line="300" w:lineRule="auto"/>
        <w:rPr>
          <w:del w:id="10390" w:author="김은수" w:date="2026-09-30T15:44:00Z" w16du:dateUtc="2026-09-30T06:44:00Z"/>
          <w:szCs w:val="20"/>
        </w:rPr>
        <w:pPrChange w:id="10391" w:author="김은수" w:date="2026-10-01T03:22:00Z">
          <w:pPr>
            <w:spacing w:after="0"/>
            <w:ind w:leftChars="800" w:left="1600"/>
          </w:pPr>
        </w:pPrChange>
      </w:pPr>
      <w:del w:id="10392" w:author="김은수" w:date="2026-09-30T15:44:00Z" w16du:dateUtc="2026-09-30T06:44:00Z">
        <w:r>
          <w:rPr>
            <w:rFonts w:hint="eastAsia"/>
          </w:rPr>
          <w:delText xml:space="preserve">기능 및 동작 </w:delText>
        </w:r>
        <w:r>
          <w:delText xml:space="preserve">: </w:delText>
        </w:r>
      </w:del>
    </w:p>
    <w:p w14:paraId="511E1355" w14:textId="77777777" w:rsidR="008101A1" w:rsidRPr="00E00010" w:rsidRDefault="008101A1">
      <w:pPr>
        <w:spacing w:after="0" w:line="300" w:lineRule="auto"/>
        <w:rPr>
          <w:del w:id="10393" w:author="김은수" w:date="2026-09-30T15:44:00Z" w16du:dateUtc="2026-09-30T06:44:00Z"/>
          <w:szCs w:val="20"/>
        </w:rPr>
        <w:pPrChange w:id="10394" w:author="김은수" w:date="2026-10-01T03:22:00Z">
          <w:pPr>
            <w:ind w:leftChars="900" w:left="1800"/>
          </w:pPr>
        </w:pPrChange>
      </w:pPr>
      <w:del w:id="10395" w:author="김은수" w:date="2026-09-30T15:44:00Z" w16du:dateUtc="2026-09-30T06:44:00Z">
        <w:r>
          <w:rPr>
            <w:rFonts w:hint="eastAsia"/>
          </w:rPr>
          <w:delText>아래의 순서도에 따라 동작하도록 구현한다.</w:delText>
        </w:r>
      </w:del>
    </w:p>
    <w:p w14:paraId="09D87BB3" w14:textId="77777777" w:rsidR="007E237A" w:rsidRPr="00E00010" w:rsidRDefault="007E237A">
      <w:pPr>
        <w:rPr>
          <w:del w:id="10396" w:author="김은수" w:date="2026-09-30T15:44:00Z" w16du:dateUtc="2026-09-30T06:44:00Z"/>
          <w:szCs w:val="20"/>
        </w:rPr>
        <w:pPrChange w:id="10397" w:author="김은수" w:date="2026-10-01T03:22:00Z">
          <w:pPr>
            <w:spacing w:after="0" w:line="240" w:lineRule="auto"/>
            <w:ind w:leftChars="500" w:left="1000"/>
          </w:pPr>
        </w:pPrChange>
      </w:pPr>
      <w:del w:id="10398" w:author="김은수" w:date="2026-09-30T15:44:00Z" w16du:dateUtc="2026-09-30T06:44:00Z">
        <w:r w:rsidRPr="001D7714">
          <w:rPr>
            <w:noProof/>
          </w:rPr>
          <w:drawing>
            <wp:inline distT="0" distB="0" distL="0" distR="0" wp14:anchorId="310068DD" wp14:editId="7E138C5D">
              <wp:extent cx="5570527" cy="4646922"/>
              <wp:effectExtent l="0" t="0" r="0" b="0"/>
              <wp:docPr id="136" name="그림 135" descr="스크린샷, 라인, 사각형, 평행이(가) 표시된 사진&#10;&#10;자동 생성된 설명">
                <a:extLst xmlns:a="http://schemas.openxmlformats.org/drawingml/2006/main">
                  <a:ext uri="{FF2B5EF4-FFF2-40B4-BE49-F238E27FC236}">
                    <a16:creationId xmlns:a16="http://schemas.microsoft.com/office/drawing/2014/main" id="{48D57D77-3892-97DC-5CA1-5CBA26BB236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그림 135" descr="스크린샷, 라인, 사각형, 평행이(가) 표시된 사진&#10;&#10;자동 생성된 설명">
                        <a:extLst>
                          <a:ext uri="{FF2B5EF4-FFF2-40B4-BE49-F238E27FC236}">
                            <a16:creationId xmlns:a16="http://schemas.microsoft.com/office/drawing/2014/main" id="{48D57D77-3892-97DC-5CA1-5CBA26BB2365}"/>
                          </a:ext>
                        </a:extLst>
                      </pic:cNvPr>
                      <pic:cNvPicPr>
                        <a:picLocks noChangeAspect="1"/>
                      </pic:cNvPicPr>
                    </pic:nvPicPr>
                    <pic:blipFill>
                      <a:blip r:embed="rId51"/>
                      <a:stretch>
                        <a:fillRect/>
                      </a:stretch>
                    </pic:blipFill>
                    <pic:spPr>
                      <a:xfrm>
                        <a:off x="0" y="0"/>
                        <a:ext cx="5578014" cy="4653168"/>
                      </a:xfrm>
                      <a:prstGeom prst="rect">
                        <a:avLst/>
                      </a:prstGeom>
                    </pic:spPr>
                  </pic:pic>
                </a:graphicData>
              </a:graphic>
            </wp:inline>
          </w:drawing>
        </w:r>
      </w:del>
    </w:p>
    <w:bookmarkEnd w:id="10373"/>
    <w:p w14:paraId="510E3102" w14:textId="77777777" w:rsidR="008101A1" w:rsidRDefault="00DF4A77">
      <w:pPr>
        <w:pStyle w:val="4"/>
        <w:keepNext w:val="0"/>
        <w:keepLines w:val="0"/>
        <w:widowControl w:val="0"/>
        <w:numPr>
          <w:ilvl w:val="3"/>
          <w:numId w:val="39"/>
        </w:numPr>
        <w:snapToGrid/>
        <w:spacing w:before="0" w:after="0" w:line="300" w:lineRule="auto"/>
        <w:jc w:val="both"/>
        <w:rPr>
          <w:del w:id="10399" w:author="김은수" w:date="2026-09-30T15:44:00Z" w16du:dateUtc="2026-09-30T06:44:00Z"/>
          <w:sz w:val="20"/>
          <w:szCs w:val="20"/>
          <w:rPrChange w:id="10400" w:author="김은수" w:date="2026-10-01T03:22:00Z">
            <w:rPr>
              <w:del w:id="10401" w:author="김은수" w:date="2026-09-30T15:44:00Z" w16du:dateUtc="2026-09-30T06:44:00Z"/>
            </w:rPr>
          </w:rPrChange>
        </w:rPr>
        <w:pPrChange w:id="10402" w:author="김은수" w:date="2026-10-01T03:22:00Z">
          <w:pPr>
            <w:pStyle w:val="4"/>
            <w:numPr>
              <w:ilvl w:val="3"/>
              <w:numId w:val="39"/>
            </w:numPr>
            <w:spacing w:after="0"/>
            <w:ind w:left="1200" w:hanging="400"/>
          </w:pPr>
        </w:pPrChange>
      </w:pPr>
      <w:del w:id="10403" w:author="김은수" w:date="2026-09-30T15:44:00Z" w16du:dateUtc="2026-09-30T06:44:00Z">
        <w:r>
          <w:rPr>
            <w:rFonts w:hint="eastAsia"/>
          </w:rPr>
          <w:delText>SU</w:delText>
        </w:r>
        <w:r w:rsidR="00537A71">
          <w:delText>-ID-CM3-0</w:delText>
        </w:r>
        <w:r w:rsidR="00EC3823">
          <w:delText>2</w:delText>
        </w:r>
        <w:r w:rsidR="00492D6B">
          <w:delText>5</w:delText>
        </w:r>
        <w:r w:rsidR="008101A1">
          <w:delText xml:space="preserve">, </w:delText>
        </w:r>
        <w:r w:rsidR="008101A1">
          <w:rPr>
            <w:rFonts w:hint="eastAsia"/>
          </w:rPr>
          <w:delText>맵 번호 업데이트</w:delText>
        </w:r>
        <w:r w:rsidR="007E237A">
          <w:rPr>
            <w:rFonts w:hint="eastAsia"/>
          </w:rPr>
          <w:delText xml:space="preserve"> 유닛</w:delText>
        </w:r>
      </w:del>
    </w:p>
    <w:p w14:paraId="287AEF4C" w14:textId="77777777" w:rsidR="008101A1" w:rsidRPr="00E00010" w:rsidRDefault="008101A1">
      <w:pPr>
        <w:spacing w:after="0" w:line="300" w:lineRule="auto"/>
        <w:rPr>
          <w:del w:id="10404" w:author="김은수" w:date="2026-09-30T15:44:00Z" w16du:dateUtc="2026-09-30T06:44:00Z"/>
          <w:szCs w:val="20"/>
        </w:rPr>
        <w:pPrChange w:id="10405" w:author="김은수" w:date="2026-10-01T03:22:00Z">
          <w:pPr>
            <w:spacing w:after="0"/>
            <w:ind w:leftChars="800" w:left="1600"/>
          </w:pPr>
        </w:pPrChange>
      </w:pPr>
      <w:del w:id="10406" w:author="김은수" w:date="2026-09-30T15:44:00Z" w16du:dateUtc="2026-09-30T06:44:00Z">
        <w:r>
          <w:rPr>
            <w:rFonts w:hint="eastAsia"/>
          </w:rPr>
          <w:delText xml:space="preserve">입력 파라미터 </w:delText>
        </w:r>
        <w:r>
          <w:delText xml:space="preserve">: </w:delText>
        </w:r>
        <w:r>
          <w:rPr>
            <w:rFonts w:hint="eastAsia"/>
          </w:rPr>
          <w:delText>없음</w:delText>
        </w:r>
      </w:del>
    </w:p>
    <w:p w14:paraId="0F3AFAB9" w14:textId="77777777" w:rsidR="008101A1" w:rsidRPr="00E00010" w:rsidRDefault="008101A1">
      <w:pPr>
        <w:spacing w:after="0" w:line="300" w:lineRule="auto"/>
        <w:rPr>
          <w:del w:id="10407" w:author="김은수" w:date="2026-09-30T15:44:00Z" w16du:dateUtc="2026-09-30T06:44:00Z"/>
          <w:szCs w:val="20"/>
        </w:rPr>
        <w:pPrChange w:id="10408" w:author="김은수" w:date="2026-10-01T03:22:00Z">
          <w:pPr>
            <w:spacing w:after="0"/>
            <w:ind w:leftChars="800" w:left="1600"/>
          </w:pPr>
        </w:pPrChange>
      </w:pPr>
      <w:del w:id="10409" w:author="김은수" w:date="2026-09-30T15:44:00Z" w16du:dateUtc="2026-09-30T06:44:00Z">
        <w:r>
          <w:rPr>
            <w:rFonts w:hint="eastAsia"/>
          </w:rPr>
          <w:delText xml:space="preserve">반환 파라미터 </w:delText>
        </w:r>
        <w:r>
          <w:delText xml:space="preserve">: </w:delText>
        </w:r>
        <w:r>
          <w:rPr>
            <w:rFonts w:hint="eastAsia"/>
          </w:rPr>
          <w:delText>없음</w:delText>
        </w:r>
      </w:del>
    </w:p>
    <w:p w14:paraId="64B142F4" w14:textId="77777777" w:rsidR="008101A1" w:rsidRPr="00E00010" w:rsidRDefault="008101A1">
      <w:pPr>
        <w:spacing w:after="0" w:line="300" w:lineRule="auto"/>
        <w:rPr>
          <w:del w:id="10410" w:author="김은수" w:date="2026-09-30T15:44:00Z" w16du:dateUtc="2026-09-30T06:44:00Z"/>
          <w:szCs w:val="20"/>
        </w:rPr>
        <w:pPrChange w:id="10411" w:author="김은수" w:date="2026-10-01T03:22:00Z">
          <w:pPr>
            <w:spacing w:after="0"/>
            <w:ind w:leftChars="800" w:left="1600"/>
          </w:pPr>
        </w:pPrChange>
      </w:pPr>
      <w:del w:id="10412" w:author="김은수" w:date="2026-09-30T15:44:00Z" w16du:dateUtc="2026-09-30T06:44:00Z">
        <w:r>
          <w:rPr>
            <w:rFonts w:hint="eastAsia"/>
          </w:rPr>
          <w:delText xml:space="preserve">수정 파라미터 </w:delText>
        </w:r>
        <w:r>
          <w:delText xml:space="preserve">: </w:delText>
        </w:r>
        <w:r>
          <w:rPr>
            <w:rFonts w:hint="eastAsia"/>
          </w:rPr>
          <w:delText>해당 없음</w:delText>
        </w:r>
      </w:del>
    </w:p>
    <w:p w14:paraId="7F6269DF" w14:textId="77777777" w:rsidR="008101A1" w:rsidRPr="00E00010" w:rsidRDefault="008101A1">
      <w:pPr>
        <w:spacing w:after="0" w:line="300" w:lineRule="auto"/>
        <w:rPr>
          <w:del w:id="10413" w:author="김은수" w:date="2026-09-30T15:44:00Z" w16du:dateUtc="2026-09-30T06:44:00Z"/>
          <w:szCs w:val="20"/>
        </w:rPr>
        <w:pPrChange w:id="10414" w:author="김은수" w:date="2026-10-01T03:22:00Z">
          <w:pPr>
            <w:spacing w:after="0"/>
            <w:ind w:leftChars="800" w:left="1600"/>
          </w:pPr>
        </w:pPrChange>
      </w:pPr>
      <w:del w:id="10415" w:author="김은수" w:date="2026-09-30T15:44:00Z" w16du:dateUtc="2026-09-30T06:44:00Z">
        <w:r>
          <w:rPr>
            <w:rFonts w:hint="eastAsia"/>
          </w:rPr>
          <w:delText xml:space="preserve">기능 및 동작 </w:delText>
        </w:r>
        <w:r>
          <w:delText xml:space="preserve">: </w:delText>
        </w:r>
      </w:del>
    </w:p>
    <w:p w14:paraId="7D848B0A" w14:textId="77777777" w:rsidR="008101A1" w:rsidRPr="00E00010" w:rsidRDefault="008101A1">
      <w:pPr>
        <w:spacing w:after="0" w:line="300" w:lineRule="auto"/>
        <w:rPr>
          <w:del w:id="10416" w:author="김은수" w:date="2026-09-30T15:44:00Z" w16du:dateUtc="2026-09-30T06:44:00Z"/>
          <w:szCs w:val="20"/>
        </w:rPr>
        <w:pPrChange w:id="10417" w:author="김은수" w:date="2026-10-01T03:22:00Z">
          <w:pPr>
            <w:ind w:leftChars="900" w:left="1800"/>
          </w:pPr>
        </w:pPrChange>
      </w:pPr>
      <w:del w:id="10418" w:author="김은수" w:date="2026-09-30T15:44:00Z" w16du:dateUtc="2026-09-30T06:44:00Z">
        <w:r>
          <w:delText>CFX</w:delText>
        </w:r>
        <w:r>
          <w:rPr>
            <w:rFonts w:hint="eastAsia"/>
          </w:rPr>
          <w:delText>에서 사용자 설정값이 E</w:delText>
        </w:r>
        <w:r>
          <w:delText>EPROM</w:delText>
        </w:r>
        <w:r>
          <w:rPr>
            <w:rFonts w:hint="eastAsia"/>
          </w:rPr>
          <w:delText>으로부터 로딩이 되었는지 확인하고,</w:delText>
        </w:r>
        <w:r>
          <w:delText xml:space="preserve"> </w:delText>
        </w:r>
        <w:r>
          <w:rPr>
            <w:rFonts w:hint="eastAsia"/>
          </w:rPr>
          <w:delText>로딩이 완료되었으면 해당하는 맵 번호를 적용한다.</w:delText>
        </w:r>
      </w:del>
    </w:p>
    <w:p w14:paraId="60D708B9" w14:textId="77777777" w:rsidR="00AD024F" w:rsidRPr="00E00010" w:rsidRDefault="00AD024F">
      <w:pPr>
        <w:rPr>
          <w:del w:id="10419" w:author="김은수" w:date="2026-09-30T15:44:00Z" w16du:dateUtc="2026-09-30T06:44:00Z"/>
          <w:szCs w:val="20"/>
        </w:rPr>
        <w:pPrChange w:id="10420" w:author="김은수" w:date="2026-10-01T03:22:00Z">
          <w:pPr>
            <w:spacing w:after="0" w:line="240" w:lineRule="auto"/>
            <w:ind w:leftChars="900" w:left="1800"/>
          </w:pPr>
        </w:pPrChange>
      </w:pPr>
      <w:del w:id="10421" w:author="김은수" w:date="2026-09-30T15:44:00Z" w16du:dateUtc="2026-09-30T06:44:00Z">
        <w:r w:rsidRPr="00AD024F">
          <w:rPr>
            <w:noProof/>
          </w:rPr>
          <w:drawing>
            <wp:inline distT="0" distB="0" distL="0" distR="0" wp14:anchorId="48E3AE99" wp14:editId="63C15EC9">
              <wp:extent cx="5231130" cy="4257417"/>
              <wp:effectExtent l="0" t="0" r="0" b="0"/>
              <wp:docPr id="414" name="그림 413" descr="텍스트, 스크린샷, 도표, 라인이(가) 표시된 사진&#10;&#10;자동 생성된 설명">
                <a:extLst xmlns:a="http://schemas.openxmlformats.org/drawingml/2006/main">
                  <a:ext uri="{FF2B5EF4-FFF2-40B4-BE49-F238E27FC236}">
                    <a16:creationId xmlns:a16="http://schemas.microsoft.com/office/drawing/2014/main" id="{92B3AA60-F871-2C91-8D74-45BD6CFB863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 name="그림 413" descr="텍스트, 스크린샷, 도표, 라인이(가) 표시된 사진&#10;&#10;자동 생성된 설명">
                        <a:extLst>
                          <a:ext uri="{FF2B5EF4-FFF2-40B4-BE49-F238E27FC236}">
                            <a16:creationId xmlns:a16="http://schemas.microsoft.com/office/drawing/2014/main" id="{92B3AA60-F871-2C91-8D74-45BD6CFB8639}"/>
                          </a:ext>
                        </a:extLst>
                      </pic:cNvPr>
                      <pic:cNvPicPr>
                        <a:picLocks noChangeAspect="1"/>
                      </pic:cNvPicPr>
                    </pic:nvPicPr>
                    <pic:blipFill>
                      <a:blip r:embed="rId52"/>
                      <a:stretch>
                        <a:fillRect/>
                      </a:stretch>
                    </pic:blipFill>
                    <pic:spPr>
                      <a:xfrm>
                        <a:off x="0" y="0"/>
                        <a:ext cx="5236564" cy="4261839"/>
                      </a:xfrm>
                      <a:prstGeom prst="rect">
                        <a:avLst/>
                      </a:prstGeom>
                    </pic:spPr>
                  </pic:pic>
                </a:graphicData>
              </a:graphic>
            </wp:inline>
          </w:drawing>
        </w:r>
      </w:del>
    </w:p>
    <w:p w14:paraId="3476986B" w14:textId="77777777" w:rsidR="008101A1" w:rsidRPr="00E00010" w:rsidRDefault="008101A1">
      <w:pPr>
        <w:spacing w:after="0" w:line="300" w:lineRule="auto"/>
        <w:rPr>
          <w:del w:id="10422" w:author="김은수" w:date="2026-09-30T15:44:00Z" w16du:dateUtc="2026-09-30T06:44:00Z"/>
          <w:szCs w:val="20"/>
        </w:rPr>
        <w:pPrChange w:id="10423" w:author="김은수" w:date="2026-10-01T03:22:00Z">
          <w:pPr>
            <w:spacing w:after="0" w:line="240" w:lineRule="auto"/>
          </w:pPr>
        </w:pPrChange>
      </w:pPr>
    </w:p>
    <w:p w14:paraId="44C21A56" w14:textId="77777777" w:rsidR="008101A1" w:rsidRDefault="00DF4A77">
      <w:pPr>
        <w:pStyle w:val="4"/>
        <w:keepNext w:val="0"/>
        <w:keepLines w:val="0"/>
        <w:widowControl w:val="0"/>
        <w:numPr>
          <w:ilvl w:val="3"/>
          <w:numId w:val="39"/>
        </w:numPr>
        <w:snapToGrid/>
        <w:spacing w:before="0" w:after="0" w:line="300" w:lineRule="auto"/>
        <w:jc w:val="both"/>
        <w:rPr>
          <w:del w:id="10424" w:author="김은수" w:date="2026-09-30T15:44:00Z" w16du:dateUtc="2026-09-30T06:44:00Z"/>
          <w:sz w:val="20"/>
          <w:szCs w:val="20"/>
          <w:rPrChange w:id="10425" w:author="김은수" w:date="2026-10-01T03:22:00Z">
            <w:rPr>
              <w:del w:id="10426" w:author="김은수" w:date="2026-09-30T15:44:00Z" w16du:dateUtc="2026-09-30T06:44:00Z"/>
            </w:rPr>
          </w:rPrChange>
        </w:rPr>
        <w:pPrChange w:id="10427" w:author="김은수" w:date="2026-10-01T03:22:00Z">
          <w:pPr>
            <w:pStyle w:val="4"/>
            <w:numPr>
              <w:ilvl w:val="3"/>
              <w:numId w:val="39"/>
            </w:numPr>
            <w:spacing w:after="0"/>
            <w:ind w:left="1200" w:hanging="400"/>
          </w:pPr>
        </w:pPrChange>
      </w:pPr>
      <w:del w:id="10428" w:author="김은수" w:date="2026-09-30T15:44:00Z" w16du:dateUtc="2026-09-30T06:44:00Z">
        <w:r>
          <w:rPr>
            <w:rFonts w:hint="eastAsia"/>
          </w:rPr>
          <w:delText>SU</w:delText>
        </w:r>
        <w:r w:rsidR="00537A71">
          <w:delText>-ID-CM3-0</w:delText>
        </w:r>
        <w:r w:rsidR="00EC3823">
          <w:delText>2</w:delText>
        </w:r>
        <w:r w:rsidR="00492D6B">
          <w:delText>6</w:delText>
        </w:r>
        <w:r w:rsidR="008101A1">
          <w:delText xml:space="preserve">, </w:delText>
        </w:r>
        <w:r w:rsidR="008101A1">
          <w:rPr>
            <w:rFonts w:hint="eastAsia"/>
          </w:rPr>
          <w:delText>자극 알림 출력</w:delText>
        </w:r>
        <w:r w:rsidR="007E237A">
          <w:rPr>
            <w:rFonts w:hint="eastAsia"/>
          </w:rPr>
          <w:delText xml:space="preserve"> 유닛</w:delText>
        </w:r>
      </w:del>
    </w:p>
    <w:p w14:paraId="65792A6F" w14:textId="77777777" w:rsidR="008101A1" w:rsidRPr="00E00010" w:rsidRDefault="008101A1">
      <w:pPr>
        <w:spacing w:after="0" w:line="300" w:lineRule="auto"/>
        <w:rPr>
          <w:del w:id="10429" w:author="김은수" w:date="2026-09-30T15:44:00Z" w16du:dateUtc="2026-09-30T06:44:00Z"/>
          <w:szCs w:val="20"/>
        </w:rPr>
        <w:pPrChange w:id="10430" w:author="김은수" w:date="2026-10-01T03:22:00Z">
          <w:pPr>
            <w:spacing w:after="0"/>
            <w:ind w:leftChars="800" w:left="1600"/>
          </w:pPr>
        </w:pPrChange>
      </w:pPr>
      <w:del w:id="10431" w:author="김은수" w:date="2026-09-30T15:44:00Z" w16du:dateUtc="2026-09-30T06:44:00Z">
        <w:r>
          <w:rPr>
            <w:rFonts w:hint="eastAsia"/>
          </w:rPr>
          <w:delText xml:space="preserve">입력 파라미터 </w:delText>
        </w:r>
        <w:r>
          <w:delText xml:space="preserve">: </w:delText>
        </w:r>
      </w:del>
    </w:p>
    <w:p w14:paraId="745DD251" w14:textId="77777777" w:rsidR="008101A1" w:rsidRPr="00E00010" w:rsidRDefault="008101A1">
      <w:pPr>
        <w:spacing w:after="0" w:line="300" w:lineRule="auto"/>
        <w:rPr>
          <w:del w:id="10432" w:author="김은수" w:date="2026-09-30T15:44:00Z" w16du:dateUtc="2026-09-30T06:44:00Z"/>
          <w:szCs w:val="20"/>
        </w:rPr>
        <w:pPrChange w:id="10433" w:author="김은수" w:date="2026-10-01T03:22:00Z">
          <w:pPr>
            <w:spacing w:after="0"/>
            <w:ind w:leftChars="900" w:left="1800"/>
          </w:pPr>
        </w:pPrChange>
      </w:pPr>
      <w:del w:id="10434" w:author="김은수" w:date="2026-09-30T15:44:00Z" w16du:dateUtc="2026-09-30T06:44:00Z">
        <w:r>
          <w:rPr>
            <w:rFonts w:hint="eastAsia"/>
          </w:rPr>
          <w:delText>자극 알림 출력 O</w:delText>
        </w:r>
        <w:r>
          <w:delText xml:space="preserve">n/Off </w:delText>
        </w:r>
        <w:r>
          <w:rPr>
            <w:rFonts w:hint="eastAsia"/>
          </w:rPr>
          <w:delText>사용자 설정값,</w:delText>
        </w:r>
        <w:r>
          <w:delText xml:space="preserve"> </w:delText>
        </w:r>
        <w:r>
          <w:rPr>
            <w:rFonts w:hint="eastAsia"/>
          </w:rPr>
          <w:delText>배터리 저전압 자극 알림 트리거,</w:delText>
        </w:r>
        <w:r>
          <w:delText xml:space="preserve"> </w:delText>
        </w:r>
        <w:r>
          <w:rPr>
            <w:rFonts w:hint="eastAsia"/>
          </w:rPr>
          <w:delText>매핑 자극 알림 트리거</w:delText>
        </w:r>
      </w:del>
    </w:p>
    <w:p w14:paraId="4E5A6024" w14:textId="77777777" w:rsidR="008101A1" w:rsidRPr="00E00010" w:rsidRDefault="008101A1">
      <w:pPr>
        <w:spacing w:after="0" w:line="300" w:lineRule="auto"/>
        <w:rPr>
          <w:del w:id="10435" w:author="김은수" w:date="2026-09-30T15:44:00Z" w16du:dateUtc="2026-09-30T06:44:00Z"/>
          <w:szCs w:val="20"/>
        </w:rPr>
        <w:pPrChange w:id="10436" w:author="김은수" w:date="2026-10-01T03:22:00Z">
          <w:pPr>
            <w:spacing w:after="0"/>
            <w:ind w:leftChars="800" w:left="1600"/>
          </w:pPr>
        </w:pPrChange>
      </w:pPr>
      <w:del w:id="10437" w:author="김은수" w:date="2026-09-30T15:44:00Z" w16du:dateUtc="2026-09-30T06:44:00Z">
        <w:r>
          <w:rPr>
            <w:rFonts w:hint="eastAsia"/>
          </w:rPr>
          <w:delText xml:space="preserve">반환 파라미터 </w:delText>
        </w:r>
        <w:r>
          <w:delText xml:space="preserve">: </w:delText>
        </w:r>
        <w:r>
          <w:rPr>
            <w:rFonts w:hint="eastAsia"/>
          </w:rPr>
          <w:delText>없음</w:delText>
        </w:r>
      </w:del>
    </w:p>
    <w:p w14:paraId="7C272283" w14:textId="77777777" w:rsidR="008101A1" w:rsidRPr="00E00010" w:rsidRDefault="008101A1">
      <w:pPr>
        <w:spacing w:after="0" w:line="300" w:lineRule="auto"/>
        <w:rPr>
          <w:del w:id="10438" w:author="김은수" w:date="2026-09-30T15:44:00Z" w16du:dateUtc="2026-09-30T06:44:00Z"/>
          <w:szCs w:val="20"/>
        </w:rPr>
        <w:pPrChange w:id="10439" w:author="김은수" w:date="2026-10-01T03:22:00Z">
          <w:pPr>
            <w:spacing w:after="0"/>
            <w:ind w:leftChars="800" w:left="1600"/>
          </w:pPr>
        </w:pPrChange>
      </w:pPr>
      <w:del w:id="10440" w:author="김은수" w:date="2026-09-30T15:44:00Z" w16du:dateUtc="2026-09-30T06:44:00Z">
        <w:r>
          <w:rPr>
            <w:rFonts w:hint="eastAsia"/>
          </w:rPr>
          <w:delText xml:space="preserve">수정 파라미터 </w:delText>
        </w:r>
        <w:r>
          <w:delText xml:space="preserve">: </w:delText>
        </w:r>
        <w:r>
          <w:rPr>
            <w:rFonts w:hint="eastAsia"/>
          </w:rPr>
          <w:delText>없음</w:delText>
        </w:r>
      </w:del>
    </w:p>
    <w:p w14:paraId="0463E8D7" w14:textId="77777777" w:rsidR="008101A1" w:rsidRPr="00E00010" w:rsidRDefault="008101A1">
      <w:pPr>
        <w:spacing w:after="0" w:line="300" w:lineRule="auto"/>
        <w:rPr>
          <w:del w:id="10441" w:author="김은수" w:date="2026-09-30T15:44:00Z" w16du:dateUtc="2026-09-30T06:44:00Z"/>
          <w:szCs w:val="20"/>
        </w:rPr>
        <w:pPrChange w:id="10442" w:author="김은수" w:date="2026-10-01T03:22:00Z">
          <w:pPr>
            <w:ind w:leftChars="800" w:left="1600"/>
          </w:pPr>
        </w:pPrChange>
      </w:pPr>
      <w:del w:id="10443" w:author="김은수" w:date="2026-09-30T15:44:00Z" w16du:dateUtc="2026-09-30T06:44:00Z">
        <w:r>
          <w:rPr>
            <w:rFonts w:hint="eastAsia"/>
          </w:rPr>
          <w:delText xml:space="preserve">기능 및 동작 </w:delText>
        </w:r>
        <w:r>
          <w:delText xml:space="preserve">: </w:delText>
        </w:r>
      </w:del>
    </w:p>
    <w:p w14:paraId="07E82D4A" w14:textId="77777777" w:rsidR="00A65C5B" w:rsidRPr="00E00010" w:rsidRDefault="00F47106">
      <w:pPr>
        <w:rPr>
          <w:del w:id="10444" w:author="김은수" w:date="2026-09-30T15:44:00Z" w16du:dateUtc="2026-09-30T06:44:00Z"/>
          <w:szCs w:val="20"/>
        </w:rPr>
        <w:pPrChange w:id="10445" w:author="김은수" w:date="2026-10-01T03:22:00Z">
          <w:pPr>
            <w:spacing w:after="0" w:line="240" w:lineRule="auto"/>
            <w:ind w:leftChars="800" w:left="1600"/>
          </w:pPr>
        </w:pPrChange>
      </w:pPr>
      <w:del w:id="10446" w:author="김은수" w:date="2026-09-30T15:44:00Z" w16du:dateUtc="2026-09-30T06:44:00Z">
        <w:r w:rsidRPr="00F47106">
          <w:rPr>
            <w:noProof/>
          </w:rPr>
          <w:drawing>
            <wp:inline distT="0" distB="0" distL="0" distR="0" wp14:anchorId="5F325987" wp14:editId="5640962C">
              <wp:extent cx="4943179" cy="4454400"/>
              <wp:effectExtent l="0" t="0" r="0" b="0"/>
              <wp:docPr id="649" name="그림 648" descr="스크린샷, 라인, 직사각형, 평행이(가) 표시된 사진&#10;&#10;자동 생성된 설명">
                <a:extLst xmlns:a="http://schemas.openxmlformats.org/drawingml/2006/main">
                  <a:ext uri="{FF2B5EF4-FFF2-40B4-BE49-F238E27FC236}">
                    <a16:creationId xmlns:a16="http://schemas.microsoft.com/office/drawing/2014/main" id="{39949ECA-79BC-66D5-D85F-21BEDDB4803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 name="그림 648" descr="스크린샷, 라인, 직사각형, 평행이(가) 표시된 사진&#10;&#10;자동 생성된 설명">
                        <a:extLst>
                          <a:ext uri="{FF2B5EF4-FFF2-40B4-BE49-F238E27FC236}">
                            <a16:creationId xmlns:a16="http://schemas.microsoft.com/office/drawing/2014/main" id="{39949ECA-79BC-66D5-D85F-21BEDDB48038}"/>
                          </a:ext>
                        </a:extLst>
                      </pic:cNvPr>
                      <pic:cNvPicPr>
                        <a:picLocks noChangeAspect="1"/>
                      </pic:cNvPicPr>
                    </pic:nvPicPr>
                    <pic:blipFill>
                      <a:blip r:embed="rId53"/>
                      <a:stretch>
                        <a:fillRect/>
                      </a:stretch>
                    </pic:blipFill>
                    <pic:spPr>
                      <a:xfrm>
                        <a:off x="0" y="0"/>
                        <a:ext cx="4945353" cy="4456359"/>
                      </a:xfrm>
                      <a:prstGeom prst="rect">
                        <a:avLst/>
                      </a:prstGeom>
                    </pic:spPr>
                  </pic:pic>
                </a:graphicData>
              </a:graphic>
            </wp:inline>
          </w:drawing>
        </w:r>
      </w:del>
    </w:p>
    <w:p w14:paraId="711E37A9" w14:textId="77777777" w:rsidR="008101A1" w:rsidRPr="00E00010" w:rsidRDefault="008101A1">
      <w:pPr>
        <w:spacing w:after="0" w:line="300" w:lineRule="auto"/>
        <w:rPr>
          <w:del w:id="10447" w:author="김은수" w:date="2026-09-30T15:44:00Z" w16du:dateUtc="2026-09-30T06:44:00Z"/>
          <w:szCs w:val="20"/>
        </w:rPr>
        <w:pPrChange w:id="10448" w:author="김은수" w:date="2026-10-01T03:22:00Z">
          <w:pPr>
            <w:ind w:leftChars="900" w:left="1800"/>
          </w:pPr>
        </w:pPrChange>
      </w:pPr>
      <w:del w:id="10449" w:author="김은수" w:date="2026-09-30T15:44:00Z" w16du:dateUtc="2026-09-30T06:44:00Z">
        <w:r>
          <w:rPr>
            <w:rFonts w:hint="eastAsia"/>
          </w:rPr>
          <w:delText>배터리 저전압 자극 알림 트리거가 활성화 되면</w:delText>
        </w:r>
        <w:r>
          <w:delText xml:space="preserve">, </w:delText>
        </w:r>
        <w:r>
          <w:rPr>
            <w:rFonts w:hint="eastAsia"/>
          </w:rPr>
          <w:delText>자극 알림 출력이 O</w:delText>
        </w:r>
        <w:r>
          <w:delText>n</w:delText>
        </w:r>
        <w:r>
          <w:rPr>
            <w:rFonts w:hint="eastAsia"/>
          </w:rPr>
          <w:delText>되어있을 경우 자극 알림 패턴을 생성한다.</w:delText>
        </w:r>
      </w:del>
    </w:p>
    <w:p w14:paraId="2F4A4F0C" w14:textId="77777777" w:rsidR="008101A1" w:rsidRPr="00E00010" w:rsidRDefault="008101A1">
      <w:pPr>
        <w:spacing w:after="0" w:line="300" w:lineRule="auto"/>
        <w:rPr>
          <w:del w:id="10450" w:author="김은수" w:date="2026-09-30T15:44:00Z" w16du:dateUtc="2026-09-30T06:44:00Z"/>
          <w:szCs w:val="20"/>
        </w:rPr>
        <w:pPrChange w:id="10451" w:author="김은수" w:date="2026-10-01T03:22:00Z">
          <w:pPr>
            <w:ind w:leftChars="900" w:left="1800"/>
          </w:pPr>
        </w:pPrChange>
      </w:pPr>
      <w:del w:id="10452" w:author="김은수" w:date="2026-09-30T15:44:00Z" w16du:dateUtc="2026-09-30T06:44:00Z">
        <w:r>
          <w:rPr>
            <w:rFonts w:hint="eastAsia"/>
          </w:rPr>
          <w:delText>매핑 자극 알림 트리거가 활성화되면 자극 알림 패턴을 생성한다.</w:delText>
        </w:r>
      </w:del>
    </w:p>
    <w:p w14:paraId="50C7548D" w14:textId="77777777" w:rsidR="008101A1" w:rsidRPr="00E00010" w:rsidRDefault="008101A1">
      <w:pPr>
        <w:spacing w:after="0" w:line="300" w:lineRule="auto"/>
        <w:rPr>
          <w:del w:id="10453" w:author="김은수" w:date="2026-09-30T15:44:00Z" w16du:dateUtc="2026-09-30T06:44:00Z"/>
          <w:szCs w:val="20"/>
        </w:rPr>
        <w:pPrChange w:id="10454" w:author="김은수" w:date="2026-10-01T03:22:00Z">
          <w:pPr>
            <w:ind w:leftChars="900" w:left="1800"/>
          </w:pPr>
        </w:pPrChange>
      </w:pPr>
      <w:del w:id="10455" w:author="김은수" w:date="2026-09-30T15:44:00Z" w16du:dateUtc="2026-09-30T06:44:00Z">
        <w:r>
          <w:rPr>
            <w:rFonts w:hint="eastAsia"/>
          </w:rPr>
          <w:delText xml:space="preserve">생성된 패턴은 공유메모리에 접근 유닛을 사용하여 </w:delText>
        </w:r>
        <w:r>
          <w:delText>CFX</w:delText>
        </w:r>
        <w:r>
          <w:rPr>
            <w:rFonts w:hint="eastAsia"/>
          </w:rPr>
          <w:delText>에 전달한다.</w:delText>
        </w:r>
      </w:del>
    </w:p>
    <w:p w14:paraId="0A039339" w14:textId="77777777" w:rsidR="00CE055C" w:rsidRPr="00E00010" w:rsidRDefault="00CE055C">
      <w:pPr>
        <w:spacing w:after="0" w:line="300" w:lineRule="auto"/>
        <w:rPr>
          <w:del w:id="10456" w:author="김은수" w:date="2026-09-30T15:44:00Z" w16du:dateUtc="2026-09-30T06:44:00Z"/>
          <w:szCs w:val="20"/>
        </w:rPr>
        <w:pPrChange w:id="10457" w:author="김은수" w:date="2026-10-01T03:22:00Z">
          <w:pPr>
            <w:spacing w:after="0" w:line="240" w:lineRule="auto"/>
            <w:ind w:leftChars="900" w:left="1800"/>
          </w:pPr>
        </w:pPrChange>
      </w:pPr>
    </w:p>
    <w:p w14:paraId="463397B2" w14:textId="77777777" w:rsidR="00697371" w:rsidRPr="00E00010" w:rsidRDefault="00220104">
      <w:pPr>
        <w:pStyle w:val="TDC4"/>
        <w:rPr>
          <w:ins w:id="10458" w:author="김은수" w:date="2026-09-30T15:44:00Z" w16du:dateUtc="2026-09-30T06:44:00Z"/>
        </w:rPr>
        <w:pPrChange w:id="10459" w:author="김은수" w:date="2026-10-01T01:11:00Z">
          <w:pPr>
            <w:pStyle w:val="4"/>
            <w:numPr>
              <w:ilvl w:val="3"/>
              <w:numId w:val="7"/>
            </w:numPr>
            <w:tabs>
              <w:tab w:val="num" w:pos="1134"/>
            </w:tabs>
            <w:ind w:left="1200" w:hanging="400"/>
          </w:pPr>
        </w:pPrChange>
      </w:pPr>
      <w:ins w:id="10460" w:author="김은수" w:date="2026-09-30T15:44:00Z" w16du:dateUtc="2026-09-30T06:44:00Z">
        <w:r>
          <w:t>펄스폭과 자극 전류 변환</w:t>
        </w:r>
      </w:ins>
    </w:p>
    <w:p w14:paraId="444F6506" w14:textId="77777777" w:rsidR="00697371" w:rsidRPr="00E00010" w:rsidRDefault="00220104">
      <w:pPr>
        <w:pStyle w:val="TDC40"/>
        <w:rPr>
          <w:ins w:id="10461" w:author="김은수" w:date="2026-09-30T15:44:00Z" w16du:dateUtc="2026-09-30T06:44:00Z"/>
        </w:rPr>
        <w:pPrChange w:id="10462" w:author="김은수" w:date="2026-10-01T01:11:00Z">
          <w:pPr>
            <w:keepLines/>
            <w:widowControl/>
            <w:snapToGrid w:val="0"/>
            <w:spacing w:after="80" w:line="300" w:lineRule="auto"/>
            <w:ind w:left="1245"/>
            <w:jc w:val="left"/>
          </w:pPr>
        </w:pPrChange>
      </w:pPr>
      <w:ins w:id="10463" w:author="김은수" w:date="2026-09-30T15:44:00Z" w16du:dateUtc="2026-09-30T06:44:00Z">
        <w:r w:rsidRPr="00E00010">
          <w:t>맵의 T/C는 uA 단위의 전류이다. 이를 그대로 PCM 크기 필드에 넣지 않고 내부기 DAC 범위와 오프셋을 선택한 뒤 0~255의 디지털 값으로 변환한다. 맵 변경 후 계산이 끝난 자료만 공유하여 CFX의 매핑 입력으로 사용한다.</w:t>
        </w:r>
      </w:ins>
    </w:p>
    <w:p w14:paraId="34E37D75" w14:textId="77777777" w:rsidR="00697371" w:rsidRPr="00E00010" w:rsidRDefault="00220104">
      <w:pPr>
        <w:pStyle w:val="TDC46"/>
        <w:spacing w:before="0" w:after="0" w:line="300" w:lineRule="auto"/>
        <w:rPr>
          <w:ins w:id="10464" w:author="김은수" w:date="2026-09-30T15:44:00Z" w16du:dateUtc="2026-09-30T06:44:00Z"/>
        </w:rPr>
        <w:pPrChange w:id="10465" w:author="김은수" w:date="2026-10-01T01:11:00Z">
          <w:pPr>
            <w:keepLines/>
            <w:widowControl/>
            <w:snapToGrid w:val="0"/>
            <w:spacing w:before="120" w:line="300" w:lineRule="auto"/>
            <w:jc w:val="center"/>
          </w:pPr>
        </w:pPrChange>
      </w:pPr>
      <m:oMathPara>
        <m:oMath>
          <m:r>
            <w:ins w:id="10466" w:author="김은수" w:date="2026-09-30T15:44:00Z" w16du:dateUtc="2026-09-30T06:44:00Z">
              <w:rPr>
                <w:rFonts w:hint="eastAsia"/>
              </w:rPr>
              <m:t>필요</m:t>
            </w:ins>
          </m:r>
          <m:r>
            <w:ins w:id="10467" w:author="김은수" w:date="2026-09-30T15:44:00Z" w16du:dateUtc="2026-09-30T06:44:00Z">
              <m:t xml:space="preserve"> </m:t>
            </w:ins>
          </m:r>
          <m:r>
            <w:ins w:id="10468" w:author="김은수" w:date="2026-09-30T15:44:00Z" w16du:dateUtc="2026-09-30T06:44:00Z">
              <w:rPr>
                <w:rFonts w:hint="eastAsia"/>
              </w:rPr>
              <m:t>시간</m:t>
            </w:ins>
          </m:r>
          <m:r>
            <w:ins w:id="10469" w:author="김은수" w:date="2026-09-30T15:44:00Z" w16du:dateUtc="2026-09-30T06:44:00Z">
              <m:t xml:space="preserve"> = 2 × </m:t>
            </w:ins>
          </m:r>
          <m:r>
            <w:ins w:id="10470" w:author="김은수" w:date="2026-09-30T15:44:00Z" w16du:dateUtc="2026-09-30T06:44:00Z">
              <w:rPr>
                <w:rFonts w:hint="eastAsia"/>
              </w:rPr>
              <m:t>펄스폭</m:t>
            </w:ins>
          </m:r>
          <m:r>
            <w:ins w:id="10471" w:author="김은수" w:date="2026-09-30T15:44:00Z" w16du:dateUtc="2026-09-30T06:44:00Z">
              <m:t xml:space="preserve"> + 4 + 10   (us)</m:t>
            </w:ins>
          </m:r>
        </m:oMath>
      </m:oMathPara>
    </w:p>
    <w:p w14:paraId="1650C906" w14:textId="77777777" w:rsidR="00697371" w:rsidRPr="00E00010" w:rsidRDefault="00220104">
      <w:pPr>
        <w:pStyle w:val="TDC40"/>
        <w:rPr>
          <w:ins w:id="10472" w:author="김은수" w:date="2026-09-30T15:44:00Z" w16du:dateUtc="2026-09-30T06:44:00Z"/>
        </w:rPr>
        <w:pPrChange w:id="10473" w:author="김은수" w:date="2026-10-01T01:11:00Z">
          <w:pPr>
            <w:keepLines/>
            <w:widowControl/>
            <w:snapToGrid w:val="0"/>
            <w:spacing w:after="80" w:line="300" w:lineRule="auto"/>
            <w:ind w:left="1245"/>
            <w:jc w:val="left"/>
          </w:pPr>
        </w:pPrChange>
      </w:pPr>
      <w:ins w:id="10474" w:author="김은수" w:date="2026-09-30T15:44:00Z" w16du:dateUtc="2026-09-30T06:44:00Z">
        <w:r w:rsidRPr="00E00010">
          <w:t>한 PCM 프레임을 41us로 취급한다. 필요 시간이 프레임 수×41 이상인 동안 프레임 수를 늘린다. 1ms의 전송 가능 채널 수는 24/프레임 수의 정수 몫이다. 펄스폭 13/14us는 각각 1/2프레임, 24/12개다. NofM은 사용 대역 16개 이상인 설정에서 3프레임/8개로 구성한다.</w:t>
        </w:r>
      </w:ins>
    </w:p>
    <w:p w14:paraId="343CA4A7" w14:textId="77777777" w:rsidR="00697371" w:rsidRPr="00E00010" w:rsidRDefault="00220104">
      <w:pPr>
        <w:pStyle w:val="TDC42"/>
        <w:rPr>
          <w:ins w:id="10475" w:author="김은수" w:date="2026-09-30T15:44:00Z" w16du:dateUtc="2026-09-30T06:44:00Z"/>
        </w:rPr>
        <w:pPrChange w:id="10476" w:author="김은수" w:date="2026-10-01T01:11:00Z">
          <w:pPr>
            <w:keepNext/>
            <w:keepLines/>
            <w:widowControl/>
            <w:snapToGrid w:val="0"/>
            <w:spacing w:before="200" w:after="120" w:line="276" w:lineRule="auto"/>
            <w:ind w:left="400"/>
            <w:jc w:val="left"/>
          </w:pPr>
        </w:pPrChange>
      </w:pPr>
      <w:ins w:id="10477" w:author="김은수" w:date="2026-09-30T15:44:00Z" w16du:dateUtc="2026-09-30T06:44:00Z">
        <w:r>
          <w:rPr>
            <w:rPrChange w:id="10478" w:author="김은수" w:date="2026-10-01T01:11:00Z">
              <w:rPr>
                <w:sz w:val="22"/>
              </w:rPr>
            </w:rPrChange>
          </w:rPr>
          <w:t xml:space="preserve">표 </w:t>
        </w:r>
        <w:r>
          <w:rPr>
            <w:rPrChange w:id="10479" w:author="김은수" w:date="2026-10-01T01:11:00Z">
              <w:rPr>
                <w:sz w:val="22"/>
              </w:rPr>
            </w:rPrChange>
          </w:rPr>
          <w:fldChar w:fldCharType="begin"/>
        </w:r>
        <w:r>
          <w:rPr>
            <w:rPrChange w:id="10480" w:author="김은수" w:date="2026-10-01T01:11:00Z">
              <w:rPr>
                <w:sz w:val="22"/>
              </w:rPr>
            </w:rPrChange>
          </w:rPr>
          <w:instrText>SEQ 표 \* ARABIC</w:instrText>
        </w:r>
        <w:r>
          <w:rPr>
            <w:rPrChange w:id="10481" w:author="김은수" w:date="2026-10-01T01:11:00Z">
              <w:rPr>
                <w:sz w:val="22"/>
              </w:rPr>
            </w:rPrChange>
          </w:rPr>
          <w:fldChar w:fldCharType="separate"/>
        </w:r>
        <w:r>
          <w:rPr>
            <w:rPrChange w:id="10482" w:author="김은수" w:date="2026-10-01T01:11:00Z">
              <w:rPr>
                <w:sz w:val="22"/>
              </w:rPr>
            </w:rPrChange>
          </w:rPr>
          <w:t>145</w:t>
        </w:r>
        <w:r>
          <w:rPr>
            <w:rPrChange w:id="10483" w:author="김은수" w:date="2026-10-01T01:11:00Z">
              <w:rPr>
                <w:sz w:val="22"/>
              </w:rPr>
            </w:rPrChange>
          </w:rPr>
          <w:fldChar w:fldCharType="end"/>
        </w:r>
        <w:r>
          <w:rPr>
            <w:rPrChange w:id="10484" w:author="김은수" w:date="2026-10-01T01:11:00Z">
              <w:rPr>
                <w:sz w:val="22"/>
              </w:rPr>
            </w:rPrChange>
          </w:rPr>
          <w:t>. 계산 예에 적용하는 내부기 DAC 파라미터</w:t>
        </w:r>
      </w:ins>
    </w:p>
    <w:tbl>
      <w:tblPr>
        <w:tblStyle w:val="TDC41"/>
        <w:tblW w:w="8816" w:type="dxa"/>
        <w:tblLook w:val="04A0" w:firstRow="1" w:lastRow="0" w:firstColumn="1" w:lastColumn="0" w:noHBand="0" w:noVBand="1"/>
        <w:tblPrChange w:id="10485" w:author="김은수" w:date="2026-10-01T01:11:00Z">
          <w:tblPr>
            <w:tblStyle w:val="TDC41"/>
            <w:tblW w:w="0" w:type="nil"/>
            <w:tblLook w:val="04A0" w:firstRow="1" w:lastRow="0" w:firstColumn="1" w:lastColumn="0" w:noHBand="0" w:noVBand="1"/>
          </w:tblPr>
        </w:tblPrChange>
      </w:tblPr>
      <w:tblGrid>
        <w:gridCol w:w="2940"/>
        <w:gridCol w:w="1469"/>
        <w:gridCol w:w="1469"/>
        <w:gridCol w:w="1469"/>
        <w:gridCol w:w="1469"/>
        <w:tblGridChange w:id="10486">
          <w:tblGrid>
            <w:gridCol w:w="170"/>
            <w:gridCol w:w="360"/>
            <w:gridCol w:w="360"/>
            <w:gridCol w:w="360"/>
            <w:gridCol w:w="360"/>
            <w:gridCol w:w="360"/>
            <w:gridCol w:w="970"/>
            <w:gridCol w:w="1469"/>
            <w:gridCol w:w="1469"/>
            <w:gridCol w:w="1469"/>
            <w:gridCol w:w="1469"/>
          </w:tblGrid>
        </w:tblGridChange>
      </w:tblGrid>
      <w:tr w:rsidR="00697371" w14:paraId="4A6B1302" w14:textId="77777777">
        <w:trPr>
          <w:cnfStyle w:val="100000000000" w:firstRow="1" w:lastRow="0" w:firstColumn="0" w:lastColumn="0" w:oddVBand="0" w:evenVBand="0" w:oddHBand="0" w:evenHBand="0" w:firstRowFirstColumn="0" w:firstRowLastColumn="0" w:lastRowFirstColumn="0" w:lastRowLastColumn="0"/>
          <w:cantSplit/>
          <w:tblHeader/>
          <w:ins w:id="10487" w:author="김은수" w:date="2026-09-30T15:44:00Z"/>
          <w:trPrChange w:id="10488" w:author="김은수" w:date="2026-10-01T01:11:00Z">
            <w:trPr>
              <w:gridBefore w:val="1"/>
              <w:gridAfter w:val="5"/>
              <w:cantSplit/>
              <w:tblHeader/>
            </w:trPr>
          </w:trPrChange>
        </w:trPr>
        <w:tc>
          <w:tcPr>
            <w:cnfStyle w:val="001000000000" w:firstRow="0" w:lastRow="0" w:firstColumn="1" w:lastColumn="0" w:oddVBand="0" w:evenVBand="0" w:oddHBand="0" w:evenHBand="0" w:firstRowFirstColumn="0" w:firstRowLastColumn="0" w:lastRowFirstColumn="0" w:lastRowLastColumn="0"/>
            <w:tcW w:w="2938" w:type="dxa"/>
            <w:tcPrChange w:id="10489" w:author="김은수" w:date="2026-10-01T01:11:00Z">
              <w:tcPr>
                <w:tcW w:w="3000" w:type="dxa"/>
                <w:shd w:val="clear" w:color="auto" w:fill="E7E6E6"/>
              </w:tcPr>
            </w:tcPrChange>
          </w:tcPr>
          <w:p w14:paraId="15855A5C" w14:textId="77777777" w:rsidR="00697371" w:rsidRDefault="00220104">
            <w:pPr>
              <w:pStyle w:val="TDC0"/>
              <w:cnfStyle w:val="101000000000" w:firstRow="1" w:lastRow="0" w:firstColumn="1" w:lastColumn="0" w:oddVBand="0" w:evenVBand="0" w:oddHBand="0" w:evenHBand="0" w:firstRowFirstColumn="0" w:firstRowLastColumn="0" w:lastRowFirstColumn="0" w:lastRowLastColumn="0"/>
              <w:rPr>
                <w:ins w:id="10490" w:author="김은수" w:date="2026-09-30T15:44:00Z" w16du:dateUtc="2026-09-30T06:44:00Z"/>
              </w:rPr>
              <w:pPrChange w:id="10491" w:author="김은수" w:date="2026-10-01T01:11:00Z">
                <w:pPr>
                  <w:spacing w:after="0" w:line="240" w:lineRule="auto"/>
                  <w:cnfStyle w:val="101000000000" w:firstRow="1" w:lastRow="0" w:firstColumn="1" w:lastColumn="0" w:oddVBand="0" w:evenVBand="0" w:oddHBand="0" w:evenHBand="0" w:firstRowFirstColumn="0" w:firstRowLastColumn="0" w:lastRowFirstColumn="0" w:lastRowLastColumn="0"/>
                </w:pPr>
              </w:pPrChange>
            </w:pPr>
            <w:ins w:id="10492" w:author="김은수" w:date="2026-09-30T15:44:00Z" w16du:dateUtc="2026-09-30T06:44:00Z">
              <w:r>
                <w:rPr>
                  <w:b/>
                  <w:rPrChange w:id="10493" w:author="김은수" w:date="2026-10-01T01:11:00Z">
                    <w:rPr>
                      <w:rFonts w:asciiTheme="minorHAnsi" w:eastAsiaTheme="minorEastAsia" w:hAnsiTheme="minorHAnsi" w:cstheme="minorBidi"/>
                      <w:b w:val="0"/>
                      <w:color w:val="auto"/>
                      <w:szCs w:val="22"/>
                      <w:lang w:val="en-US"/>
                    </w:rPr>
                  </w:rPrChange>
                </w:rPr>
                <w:t>항목</w:t>
              </w:r>
            </w:ins>
          </w:p>
        </w:tc>
        <w:tc>
          <w:tcPr>
            <w:tcW w:w="1469" w:type="dxa"/>
            <w:tcPrChange w:id="10494" w:author="김은수" w:date="2026-10-01T01:11:00Z">
              <w:tcPr>
                <w:tcW w:w="1500" w:type="dxa"/>
                <w:shd w:val="clear" w:color="auto" w:fill="E7E6E6"/>
              </w:tcPr>
            </w:tcPrChange>
          </w:tcPr>
          <w:p w14:paraId="37E83E09" w14:textId="77777777" w:rsidR="00697371" w:rsidRDefault="00220104">
            <w:pPr>
              <w:pStyle w:val="TDC0"/>
              <w:cnfStyle w:val="100000000000" w:firstRow="1" w:lastRow="0" w:firstColumn="0" w:lastColumn="0" w:oddVBand="0" w:evenVBand="0" w:oddHBand="0" w:evenHBand="0" w:firstRowFirstColumn="0" w:firstRowLastColumn="0" w:lastRowFirstColumn="0" w:lastRowLastColumn="0"/>
              <w:rPr>
                <w:ins w:id="10495" w:author="김은수" w:date="2026-09-30T15:44:00Z" w16du:dateUtc="2026-09-30T06:44:00Z"/>
              </w:rPr>
              <w:pPrChange w:id="10496" w:author="김은수" w:date="2026-10-01T01:11:00Z">
                <w:pPr>
                  <w:spacing w:after="0" w:line="240" w:lineRule="auto"/>
                  <w:cnfStyle w:val="100000000000" w:firstRow="1" w:lastRow="0" w:firstColumn="0" w:lastColumn="0" w:oddVBand="0" w:evenVBand="0" w:oddHBand="0" w:evenHBand="0" w:firstRowFirstColumn="0" w:firstRowLastColumn="0" w:lastRowFirstColumn="0" w:lastRowLastColumn="0"/>
                </w:pPr>
              </w:pPrChange>
            </w:pPr>
            <w:ins w:id="10497" w:author="김은수" w:date="2026-09-30T15:44:00Z" w16du:dateUtc="2026-09-30T06:44:00Z">
              <w:r>
                <w:rPr>
                  <w:b/>
                  <w:rPrChange w:id="10498" w:author="김은수" w:date="2026-10-01T01:11:00Z">
                    <w:rPr>
                      <w:rFonts w:asciiTheme="minorHAnsi" w:eastAsiaTheme="minorEastAsia" w:hAnsiTheme="minorHAnsi" w:cstheme="minorBidi"/>
                      <w:b w:val="0"/>
                      <w:color w:val="auto"/>
                      <w:szCs w:val="22"/>
                      <w:lang w:val="en-US"/>
                    </w:rPr>
                  </w:rPrChange>
                </w:rPr>
                <w:t>A</w:t>
              </w:r>
            </w:ins>
          </w:p>
        </w:tc>
        <w:tc>
          <w:tcPr>
            <w:tcW w:w="1469" w:type="dxa"/>
            <w:tcPrChange w:id="10499" w:author="김은수" w:date="2026-10-01T01:11:00Z">
              <w:tcPr>
                <w:tcW w:w="1500" w:type="dxa"/>
                <w:shd w:val="clear" w:color="auto" w:fill="E7E6E6"/>
              </w:tcPr>
            </w:tcPrChange>
          </w:tcPr>
          <w:p w14:paraId="63A0A51A" w14:textId="77777777" w:rsidR="00697371" w:rsidRDefault="00220104">
            <w:pPr>
              <w:pStyle w:val="TDC0"/>
              <w:cnfStyle w:val="100000000000" w:firstRow="1" w:lastRow="0" w:firstColumn="0" w:lastColumn="0" w:oddVBand="0" w:evenVBand="0" w:oddHBand="0" w:evenHBand="0" w:firstRowFirstColumn="0" w:firstRowLastColumn="0" w:lastRowFirstColumn="0" w:lastRowLastColumn="0"/>
              <w:rPr>
                <w:ins w:id="10500" w:author="김은수" w:date="2026-09-30T15:44:00Z" w16du:dateUtc="2026-09-30T06:44:00Z"/>
              </w:rPr>
              <w:pPrChange w:id="10501" w:author="김은수" w:date="2026-10-01T01:11:00Z">
                <w:pPr>
                  <w:spacing w:after="0" w:line="240" w:lineRule="auto"/>
                  <w:cnfStyle w:val="100000000000" w:firstRow="1" w:lastRow="0" w:firstColumn="0" w:lastColumn="0" w:oddVBand="0" w:evenVBand="0" w:oddHBand="0" w:evenHBand="0" w:firstRowFirstColumn="0" w:firstRowLastColumn="0" w:lastRowFirstColumn="0" w:lastRowLastColumn="0"/>
                </w:pPr>
              </w:pPrChange>
            </w:pPr>
            <w:ins w:id="10502" w:author="김은수" w:date="2026-09-30T15:44:00Z" w16du:dateUtc="2026-09-30T06:44:00Z">
              <w:r>
                <w:rPr>
                  <w:b/>
                  <w:rPrChange w:id="10503" w:author="김은수" w:date="2026-10-01T01:11:00Z">
                    <w:rPr>
                      <w:rFonts w:asciiTheme="minorHAnsi" w:eastAsiaTheme="minorEastAsia" w:hAnsiTheme="minorHAnsi" w:cstheme="minorBidi"/>
                      <w:b w:val="0"/>
                      <w:color w:val="auto"/>
                      <w:szCs w:val="22"/>
                      <w:lang w:val="en-US"/>
                    </w:rPr>
                  </w:rPrChange>
                </w:rPr>
                <w:t>B</w:t>
              </w:r>
            </w:ins>
          </w:p>
        </w:tc>
        <w:tc>
          <w:tcPr>
            <w:tcW w:w="1469" w:type="dxa"/>
            <w:tcPrChange w:id="10504" w:author="김은수" w:date="2026-10-01T01:11:00Z">
              <w:tcPr>
                <w:tcW w:w="1500" w:type="dxa"/>
                <w:shd w:val="clear" w:color="auto" w:fill="E7E6E6"/>
              </w:tcPr>
            </w:tcPrChange>
          </w:tcPr>
          <w:p w14:paraId="24EABB60" w14:textId="77777777" w:rsidR="00697371" w:rsidRDefault="00220104">
            <w:pPr>
              <w:pStyle w:val="TDC0"/>
              <w:cnfStyle w:val="100000000000" w:firstRow="1" w:lastRow="0" w:firstColumn="0" w:lastColumn="0" w:oddVBand="0" w:evenVBand="0" w:oddHBand="0" w:evenHBand="0" w:firstRowFirstColumn="0" w:firstRowLastColumn="0" w:lastRowFirstColumn="0" w:lastRowLastColumn="0"/>
              <w:rPr>
                <w:ins w:id="10505" w:author="김은수" w:date="2026-09-30T15:44:00Z" w16du:dateUtc="2026-09-30T06:44:00Z"/>
              </w:rPr>
              <w:pPrChange w:id="10506" w:author="김은수" w:date="2026-10-01T01:11:00Z">
                <w:pPr>
                  <w:spacing w:after="0" w:line="240" w:lineRule="auto"/>
                  <w:cnfStyle w:val="100000000000" w:firstRow="1" w:lastRow="0" w:firstColumn="0" w:lastColumn="0" w:oddVBand="0" w:evenVBand="0" w:oddHBand="0" w:evenHBand="0" w:firstRowFirstColumn="0" w:firstRowLastColumn="0" w:lastRowFirstColumn="0" w:lastRowLastColumn="0"/>
                </w:pPr>
              </w:pPrChange>
            </w:pPr>
            <w:ins w:id="10507" w:author="김은수" w:date="2026-09-30T15:44:00Z" w16du:dateUtc="2026-09-30T06:44:00Z">
              <w:r>
                <w:rPr>
                  <w:b/>
                  <w:rPrChange w:id="10508" w:author="김은수" w:date="2026-10-01T01:11:00Z">
                    <w:rPr>
                      <w:rFonts w:asciiTheme="minorHAnsi" w:eastAsiaTheme="minorEastAsia" w:hAnsiTheme="minorHAnsi" w:cstheme="minorBidi"/>
                      <w:b w:val="0"/>
                      <w:color w:val="auto"/>
                      <w:szCs w:val="22"/>
                      <w:lang w:val="en-US"/>
                    </w:rPr>
                  </w:rPrChange>
                </w:rPr>
                <w:t>C</w:t>
              </w:r>
            </w:ins>
          </w:p>
        </w:tc>
        <w:tc>
          <w:tcPr>
            <w:tcW w:w="1469" w:type="dxa"/>
            <w:tcPrChange w:id="10509" w:author="김은수" w:date="2026-10-01T01:11:00Z">
              <w:tcPr>
                <w:tcW w:w="1500" w:type="dxa"/>
                <w:shd w:val="clear" w:color="auto" w:fill="E7E6E6"/>
              </w:tcPr>
            </w:tcPrChange>
          </w:tcPr>
          <w:p w14:paraId="5C231F0D" w14:textId="77777777" w:rsidR="00697371" w:rsidRDefault="00220104">
            <w:pPr>
              <w:pStyle w:val="TDC0"/>
              <w:cnfStyle w:val="100000000000" w:firstRow="1" w:lastRow="0" w:firstColumn="0" w:lastColumn="0" w:oddVBand="0" w:evenVBand="0" w:oddHBand="0" w:evenHBand="0" w:firstRowFirstColumn="0" w:firstRowLastColumn="0" w:lastRowFirstColumn="0" w:lastRowLastColumn="0"/>
              <w:rPr>
                <w:ins w:id="10510" w:author="김은수" w:date="2026-09-30T15:44:00Z" w16du:dateUtc="2026-09-30T06:44:00Z"/>
              </w:rPr>
              <w:pPrChange w:id="10511" w:author="김은수" w:date="2026-10-01T01:11:00Z">
                <w:pPr>
                  <w:spacing w:after="0" w:line="240" w:lineRule="auto"/>
                  <w:cnfStyle w:val="100000000000" w:firstRow="1" w:lastRow="0" w:firstColumn="0" w:lastColumn="0" w:oddVBand="0" w:evenVBand="0" w:oddHBand="0" w:evenHBand="0" w:firstRowFirstColumn="0" w:firstRowLastColumn="0" w:lastRowFirstColumn="0" w:lastRowLastColumn="0"/>
                </w:pPr>
              </w:pPrChange>
            </w:pPr>
            <w:ins w:id="10512" w:author="김은수" w:date="2026-09-30T15:44:00Z" w16du:dateUtc="2026-09-30T06:44:00Z">
              <w:r>
                <w:rPr>
                  <w:b/>
                  <w:rPrChange w:id="10513" w:author="김은수" w:date="2026-10-01T01:11:00Z">
                    <w:rPr>
                      <w:rFonts w:asciiTheme="minorHAnsi" w:eastAsiaTheme="minorEastAsia" w:hAnsiTheme="minorHAnsi" w:cstheme="minorBidi"/>
                      <w:b w:val="0"/>
                      <w:color w:val="auto"/>
                      <w:szCs w:val="22"/>
                      <w:lang w:val="en-US"/>
                    </w:rPr>
                  </w:rPrChange>
                </w:rPr>
                <w:t>D</w:t>
              </w:r>
            </w:ins>
          </w:p>
        </w:tc>
      </w:tr>
      <w:tr w:rsidR="00697371" w14:paraId="60771469" w14:textId="77777777">
        <w:trPr>
          <w:cantSplit/>
          <w:ins w:id="10514" w:author="김은수" w:date="2026-09-30T15:44:00Z"/>
          <w:trPrChange w:id="10515" w:author="김은수" w:date="2026-10-01T01:11:00Z">
            <w:trPr>
              <w:gridBefore w:val="1"/>
              <w:gridAfter w:val="5"/>
              <w:cantSplit/>
            </w:trPr>
          </w:trPrChange>
        </w:trPr>
        <w:tc>
          <w:tcPr>
            <w:cnfStyle w:val="001000000000" w:firstRow="0" w:lastRow="0" w:firstColumn="1" w:lastColumn="0" w:oddVBand="0" w:evenVBand="0" w:oddHBand="0" w:evenHBand="0" w:firstRowFirstColumn="0" w:firstRowLastColumn="0" w:lastRowFirstColumn="0" w:lastRowLastColumn="0"/>
            <w:tcW w:w="2938" w:type="dxa"/>
            <w:tcPrChange w:id="10516" w:author="김은수" w:date="2026-10-01T01:11:00Z">
              <w:tcPr>
                <w:tcW w:w="3000" w:type="dxa"/>
              </w:tcPr>
            </w:tcPrChange>
          </w:tcPr>
          <w:p w14:paraId="08C5130A" w14:textId="77777777" w:rsidR="00697371" w:rsidRDefault="00220104">
            <w:pPr>
              <w:pStyle w:val="TDC7"/>
              <w:jc w:val="center"/>
              <w:rPr>
                <w:ins w:id="10517" w:author="김은수" w:date="2026-09-30T15:44:00Z" w16du:dateUtc="2026-09-30T06:44:00Z"/>
              </w:rPr>
              <w:pPrChange w:id="10518" w:author="김은수" w:date="2026-10-01T01:11:00Z">
                <w:pPr>
                  <w:spacing w:after="0" w:line="240" w:lineRule="auto"/>
                </w:pPr>
              </w:pPrChange>
            </w:pPr>
            <w:ins w:id="10519" w:author="김은수" w:date="2026-09-30T15:44:00Z" w16du:dateUtc="2026-09-30T06:44:00Z">
              <w:r>
                <w:t>자극 범위 상한 uA</w:t>
              </w:r>
            </w:ins>
          </w:p>
        </w:tc>
        <w:tc>
          <w:tcPr>
            <w:tcW w:w="1469" w:type="dxa"/>
            <w:tcPrChange w:id="10520" w:author="김은수" w:date="2026-10-01T01:11:00Z">
              <w:tcPr>
                <w:tcW w:w="1500" w:type="dxa"/>
              </w:tcPr>
            </w:tcPrChange>
          </w:tcPr>
          <w:p w14:paraId="0B781BE9"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10521" w:author="김은수" w:date="2026-09-30T15:44:00Z" w16du:dateUtc="2026-09-30T06:44:00Z"/>
              </w:rPr>
              <w:pPrChange w:id="10522"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10523" w:author="김은수" w:date="2026-09-30T15:44:00Z" w16du:dateUtc="2026-09-30T06:44:00Z">
              <w:r>
                <w:t>400</w:t>
              </w:r>
            </w:ins>
          </w:p>
        </w:tc>
        <w:tc>
          <w:tcPr>
            <w:tcW w:w="1469" w:type="dxa"/>
            <w:tcPrChange w:id="10524" w:author="김은수" w:date="2026-10-01T01:11:00Z">
              <w:tcPr>
                <w:tcW w:w="1500" w:type="dxa"/>
              </w:tcPr>
            </w:tcPrChange>
          </w:tcPr>
          <w:p w14:paraId="19D372BE"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10525" w:author="김은수" w:date="2026-09-30T15:44:00Z" w16du:dateUtc="2026-09-30T06:44:00Z"/>
              </w:rPr>
              <w:pPrChange w:id="10526"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10527" w:author="김은수" w:date="2026-09-30T15:44:00Z" w16du:dateUtc="2026-09-30T06:44:00Z">
              <w:r>
                <w:t>803</w:t>
              </w:r>
            </w:ins>
          </w:p>
        </w:tc>
        <w:tc>
          <w:tcPr>
            <w:tcW w:w="1469" w:type="dxa"/>
            <w:tcPrChange w:id="10528" w:author="김은수" w:date="2026-10-01T01:11:00Z">
              <w:tcPr>
                <w:tcW w:w="1500" w:type="dxa"/>
              </w:tcPr>
            </w:tcPrChange>
          </w:tcPr>
          <w:p w14:paraId="5FE5A63C"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10529" w:author="김은수" w:date="2026-09-30T15:44:00Z" w16du:dateUtc="2026-09-30T06:44:00Z"/>
              </w:rPr>
              <w:pPrChange w:id="10530"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10531" w:author="김은수" w:date="2026-09-30T15:44:00Z" w16du:dateUtc="2026-09-30T06:44:00Z">
              <w:r>
                <w:t>1203</w:t>
              </w:r>
            </w:ins>
          </w:p>
        </w:tc>
        <w:tc>
          <w:tcPr>
            <w:tcW w:w="1469" w:type="dxa"/>
            <w:tcPrChange w:id="10532" w:author="김은수" w:date="2026-10-01T01:11:00Z">
              <w:tcPr>
                <w:tcW w:w="1500" w:type="dxa"/>
              </w:tcPr>
            </w:tcPrChange>
          </w:tcPr>
          <w:p w14:paraId="08272304"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10533" w:author="김은수" w:date="2026-09-30T15:44:00Z" w16du:dateUtc="2026-09-30T06:44:00Z"/>
              </w:rPr>
              <w:pPrChange w:id="10534"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10535" w:author="김은수" w:date="2026-09-30T15:44:00Z" w16du:dateUtc="2026-09-30T06:44:00Z">
              <w:r>
                <w:t>1606</w:t>
              </w:r>
            </w:ins>
          </w:p>
        </w:tc>
      </w:tr>
      <w:tr w:rsidR="00697371" w14:paraId="4321CC57" w14:textId="77777777">
        <w:trPr>
          <w:cantSplit/>
          <w:ins w:id="10536" w:author="김은수" w:date="2026-09-30T15:44:00Z"/>
          <w:trPrChange w:id="10537" w:author="김은수" w:date="2026-10-01T01:11:00Z">
            <w:trPr>
              <w:gridBefore w:val="1"/>
              <w:gridAfter w:val="5"/>
              <w:cantSplit/>
            </w:trPr>
          </w:trPrChange>
        </w:trPr>
        <w:tc>
          <w:tcPr>
            <w:cnfStyle w:val="001000000000" w:firstRow="0" w:lastRow="0" w:firstColumn="1" w:lastColumn="0" w:oddVBand="0" w:evenVBand="0" w:oddHBand="0" w:evenHBand="0" w:firstRowFirstColumn="0" w:firstRowLastColumn="0" w:lastRowFirstColumn="0" w:lastRowLastColumn="0"/>
            <w:tcW w:w="2938" w:type="dxa"/>
            <w:tcPrChange w:id="10538" w:author="김은수" w:date="2026-10-01T01:11:00Z">
              <w:tcPr>
                <w:tcW w:w="3000" w:type="dxa"/>
              </w:tcPr>
            </w:tcPrChange>
          </w:tcPr>
          <w:p w14:paraId="5356F6AE" w14:textId="77777777" w:rsidR="00697371" w:rsidRDefault="00220104">
            <w:pPr>
              <w:pStyle w:val="TDC7"/>
              <w:jc w:val="center"/>
              <w:rPr>
                <w:ins w:id="10539" w:author="김은수" w:date="2026-09-30T15:44:00Z" w16du:dateUtc="2026-09-30T06:44:00Z"/>
              </w:rPr>
              <w:pPrChange w:id="10540" w:author="김은수" w:date="2026-10-01T01:11:00Z">
                <w:pPr>
                  <w:spacing w:after="0" w:line="240" w:lineRule="auto"/>
                </w:pPr>
              </w:pPrChange>
            </w:pPr>
            <w:ins w:id="10541" w:author="김은수" w:date="2026-09-30T15:44:00Z" w16du:dateUtc="2026-09-30T06:44:00Z">
              <w:r>
                <w:t>자극 환산 계수 Q1.15</w:t>
              </w:r>
            </w:ins>
          </w:p>
        </w:tc>
        <w:tc>
          <w:tcPr>
            <w:tcW w:w="1469" w:type="dxa"/>
            <w:tcPrChange w:id="10542" w:author="김은수" w:date="2026-10-01T01:11:00Z">
              <w:tcPr>
                <w:tcW w:w="1500" w:type="dxa"/>
              </w:tcPr>
            </w:tcPrChange>
          </w:tcPr>
          <w:p w14:paraId="4A4258B0"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10543" w:author="김은수" w:date="2026-09-30T15:44:00Z" w16du:dateUtc="2026-09-30T06:44:00Z"/>
              </w:rPr>
              <w:pPrChange w:id="10544"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10545" w:author="김은수" w:date="2026-09-30T15:44:00Z" w16du:dateUtc="2026-09-30T06:44:00Z">
              <w:r>
                <w:t>20871</w:t>
              </w:r>
            </w:ins>
          </w:p>
        </w:tc>
        <w:tc>
          <w:tcPr>
            <w:tcW w:w="1469" w:type="dxa"/>
            <w:tcPrChange w:id="10546" w:author="김은수" w:date="2026-10-01T01:11:00Z">
              <w:tcPr>
                <w:tcW w:w="1500" w:type="dxa"/>
              </w:tcPr>
            </w:tcPrChange>
          </w:tcPr>
          <w:p w14:paraId="6E512BDB"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10547" w:author="김은수" w:date="2026-09-30T15:44:00Z" w16du:dateUtc="2026-09-30T06:44:00Z"/>
              </w:rPr>
              <w:pPrChange w:id="10548"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10549" w:author="김은수" w:date="2026-09-30T15:44:00Z" w16du:dateUtc="2026-09-30T06:44:00Z">
              <w:r>
                <w:t>10402</w:t>
              </w:r>
            </w:ins>
          </w:p>
        </w:tc>
        <w:tc>
          <w:tcPr>
            <w:tcW w:w="1469" w:type="dxa"/>
            <w:tcPrChange w:id="10550" w:author="김은수" w:date="2026-10-01T01:11:00Z">
              <w:tcPr>
                <w:tcW w:w="1500" w:type="dxa"/>
              </w:tcPr>
            </w:tcPrChange>
          </w:tcPr>
          <w:p w14:paraId="3B0C5B2F"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10551" w:author="김은수" w:date="2026-09-30T15:44:00Z" w16du:dateUtc="2026-09-30T06:44:00Z"/>
              </w:rPr>
              <w:pPrChange w:id="10552"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10553" w:author="김은수" w:date="2026-09-30T15:44:00Z" w16du:dateUtc="2026-09-30T06:44:00Z">
              <w:r>
                <w:t>6942</w:t>
              </w:r>
            </w:ins>
          </w:p>
        </w:tc>
        <w:tc>
          <w:tcPr>
            <w:tcW w:w="1469" w:type="dxa"/>
            <w:tcPrChange w:id="10554" w:author="김은수" w:date="2026-10-01T01:11:00Z">
              <w:tcPr>
                <w:tcW w:w="1500" w:type="dxa"/>
              </w:tcPr>
            </w:tcPrChange>
          </w:tcPr>
          <w:p w14:paraId="6412DFD5"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10555" w:author="김은수" w:date="2026-09-30T15:44:00Z" w16du:dateUtc="2026-09-30T06:44:00Z"/>
              </w:rPr>
              <w:pPrChange w:id="10556"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10557" w:author="김은수" w:date="2026-09-30T15:44:00Z" w16du:dateUtc="2026-09-30T06:44:00Z">
              <w:r>
                <w:t>5201</w:t>
              </w:r>
            </w:ins>
          </w:p>
        </w:tc>
      </w:tr>
      <w:tr w:rsidR="00697371" w14:paraId="01CB5AA6" w14:textId="77777777">
        <w:trPr>
          <w:cantSplit/>
          <w:ins w:id="10558" w:author="김은수" w:date="2026-09-30T15:44:00Z"/>
          <w:trPrChange w:id="10559" w:author="김은수" w:date="2026-10-01T01:11:00Z">
            <w:trPr>
              <w:gridBefore w:val="1"/>
              <w:gridAfter w:val="5"/>
              <w:cantSplit/>
            </w:trPr>
          </w:trPrChange>
        </w:trPr>
        <w:tc>
          <w:tcPr>
            <w:cnfStyle w:val="001000000000" w:firstRow="0" w:lastRow="0" w:firstColumn="1" w:lastColumn="0" w:oddVBand="0" w:evenVBand="0" w:oddHBand="0" w:evenHBand="0" w:firstRowFirstColumn="0" w:firstRowLastColumn="0" w:lastRowFirstColumn="0" w:lastRowLastColumn="0"/>
            <w:tcW w:w="2938" w:type="dxa"/>
            <w:tcPrChange w:id="10560" w:author="김은수" w:date="2026-10-01T01:11:00Z">
              <w:tcPr>
                <w:tcW w:w="3000" w:type="dxa"/>
              </w:tcPr>
            </w:tcPrChange>
          </w:tcPr>
          <w:p w14:paraId="02A8F6E8" w14:textId="77777777" w:rsidR="00697371" w:rsidRDefault="00220104">
            <w:pPr>
              <w:pStyle w:val="TDC7"/>
              <w:jc w:val="center"/>
              <w:rPr>
                <w:ins w:id="10561" w:author="김은수" w:date="2026-09-30T15:44:00Z" w16du:dateUtc="2026-09-30T06:44:00Z"/>
              </w:rPr>
              <w:pPrChange w:id="10562" w:author="김은수" w:date="2026-10-01T01:11:00Z">
                <w:pPr>
                  <w:spacing w:after="0" w:line="240" w:lineRule="auto"/>
                </w:pPr>
              </w:pPrChange>
            </w:pPr>
            <w:ins w:id="10563" w:author="김은수" w:date="2026-09-30T15:44:00Z" w16du:dateUtc="2026-09-30T06:44:00Z">
              <w:r>
                <w:t>오프셋 범위 상한 uA</w:t>
              </w:r>
            </w:ins>
          </w:p>
        </w:tc>
        <w:tc>
          <w:tcPr>
            <w:tcW w:w="1469" w:type="dxa"/>
            <w:tcPrChange w:id="10564" w:author="김은수" w:date="2026-10-01T01:11:00Z">
              <w:tcPr>
                <w:tcW w:w="1500" w:type="dxa"/>
              </w:tcPr>
            </w:tcPrChange>
          </w:tcPr>
          <w:p w14:paraId="2714D8D5"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10565" w:author="김은수" w:date="2026-09-30T15:44:00Z" w16du:dateUtc="2026-09-30T06:44:00Z"/>
              </w:rPr>
              <w:pPrChange w:id="10566"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10567" w:author="김은수" w:date="2026-09-30T15:44:00Z" w16du:dateUtc="2026-09-30T06:44:00Z">
              <w:r>
                <w:t>295</w:t>
              </w:r>
            </w:ins>
          </w:p>
        </w:tc>
        <w:tc>
          <w:tcPr>
            <w:tcW w:w="1469" w:type="dxa"/>
            <w:tcPrChange w:id="10568" w:author="김은수" w:date="2026-10-01T01:11:00Z">
              <w:tcPr>
                <w:tcW w:w="1500" w:type="dxa"/>
              </w:tcPr>
            </w:tcPrChange>
          </w:tcPr>
          <w:p w14:paraId="65CF1FD9"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10569" w:author="김은수" w:date="2026-09-30T15:44:00Z" w16du:dateUtc="2026-09-30T06:44:00Z"/>
              </w:rPr>
              <w:pPrChange w:id="10570"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10571" w:author="김은수" w:date="2026-09-30T15:44:00Z" w16du:dateUtc="2026-09-30T06:44:00Z">
              <w:r>
                <w:t>592</w:t>
              </w:r>
            </w:ins>
          </w:p>
        </w:tc>
        <w:tc>
          <w:tcPr>
            <w:tcW w:w="1469" w:type="dxa"/>
            <w:tcPrChange w:id="10572" w:author="김은수" w:date="2026-10-01T01:11:00Z">
              <w:tcPr>
                <w:tcW w:w="1500" w:type="dxa"/>
              </w:tcPr>
            </w:tcPrChange>
          </w:tcPr>
          <w:p w14:paraId="5605A8B7"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10573" w:author="김은수" w:date="2026-09-30T15:44:00Z" w16du:dateUtc="2026-09-30T06:44:00Z"/>
              </w:rPr>
              <w:pPrChange w:id="10574"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10575" w:author="김은수" w:date="2026-09-30T15:44:00Z" w16du:dateUtc="2026-09-30T06:44:00Z">
              <w:r>
                <w:t>-</w:t>
              </w:r>
            </w:ins>
          </w:p>
        </w:tc>
        <w:tc>
          <w:tcPr>
            <w:tcW w:w="1469" w:type="dxa"/>
            <w:tcPrChange w:id="10576" w:author="김은수" w:date="2026-10-01T01:11:00Z">
              <w:tcPr>
                <w:tcW w:w="1500" w:type="dxa"/>
              </w:tcPr>
            </w:tcPrChange>
          </w:tcPr>
          <w:p w14:paraId="32264900"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10577" w:author="김은수" w:date="2026-09-30T15:44:00Z" w16du:dateUtc="2026-09-30T06:44:00Z"/>
              </w:rPr>
              <w:pPrChange w:id="10578"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10579" w:author="김은수" w:date="2026-09-30T15:44:00Z" w16du:dateUtc="2026-09-30T06:44:00Z">
              <w:r>
                <w:t>-</w:t>
              </w:r>
            </w:ins>
          </w:p>
        </w:tc>
      </w:tr>
      <w:tr w:rsidR="00697371" w14:paraId="376B20D8" w14:textId="77777777">
        <w:trPr>
          <w:cantSplit/>
          <w:ins w:id="10580" w:author="김은수" w:date="2026-09-30T15:44:00Z"/>
          <w:trPrChange w:id="10581" w:author="김은수" w:date="2026-10-01T01:11:00Z">
            <w:trPr>
              <w:gridBefore w:val="1"/>
              <w:gridAfter w:val="5"/>
              <w:cantSplit/>
            </w:trPr>
          </w:trPrChange>
        </w:trPr>
        <w:tc>
          <w:tcPr>
            <w:cnfStyle w:val="001000000000" w:firstRow="0" w:lastRow="0" w:firstColumn="1" w:lastColumn="0" w:oddVBand="0" w:evenVBand="0" w:oddHBand="0" w:evenHBand="0" w:firstRowFirstColumn="0" w:firstRowLastColumn="0" w:lastRowFirstColumn="0" w:lastRowLastColumn="0"/>
            <w:tcW w:w="2938" w:type="dxa"/>
            <w:tcPrChange w:id="10582" w:author="김은수" w:date="2026-10-01T01:11:00Z">
              <w:tcPr>
                <w:tcW w:w="3000" w:type="dxa"/>
              </w:tcPr>
            </w:tcPrChange>
          </w:tcPr>
          <w:p w14:paraId="71613704" w14:textId="77777777" w:rsidR="00697371" w:rsidRDefault="00220104">
            <w:pPr>
              <w:pStyle w:val="TDC7"/>
              <w:jc w:val="center"/>
              <w:rPr>
                <w:ins w:id="10583" w:author="김은수" w:date="2026-09-30T15:44:00Z" w16du:dateUtc="2026-09-30T06:44:00Z"/>
              </w:rPr>
              <w:pPrChange w:id="10584" w:author="김은수" w:date="2026-10-01T01:11:00Z">
                <w:pPr>
                  <w:spacing w:after="0" w:line="240" w:lineRule="auto"/>
                </w:pPr>
              </w:pPrChange>
            </w:pPr>
            <w:ins w:id="10585" w:author="김은수" w:date="2026-09-30T15:44:00Z" w16du:dateUtc="2026-09-30T06:44:00Z">
              <w:r>
                <w:t>오프셋 환산 계수 Q1.15</w:t>
              </w:r>
            </w:ins>
          </w:p>
        </w:tc>
        <w:tc>
          <w:tcPr>
            <w:tcW w:w="1469" w:type="dxa"/>
            <w:tcPrChange w:id="10586" w:author="김은수" w:date="2026-10-01T01:11:00Z">
              <w:tcPr>
                <w:tcW w:w="1500" w:type="dxa"/>
              </w:tcPr>
            </w:tcPrChange>
          </w:tcPr>
          <w:p w14:paraId="398894CF"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10587" w:author="김은수" w:date="2026-09-30T15:44:00Z" w16du:dateUtc="2026-09-30T06:44:00Z"/>
              </w:rPr>
              <w:pPrChange w:id="10588"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10589" w:author="김은수" w:date="2026-09-30T15:44:00Z" w16du:dateUtc="2026-09-30T06:44:00Z">
              <w:r>
                <w:t>14435</w:t>
              </w:r>
            </w:ins>
          </w:p>
        </w:tc>
        <w:tc>
          <w:tcPr>
            <w:tcW w:w="1469" w:type="dxa"/>
            <w:tcPrChange w:id="10590" w:author="김은수" w:date="2026-10-01T01:11:00Z">
              <w:tcPr>
                <w:tcW w:w="1500" w:type="dxa"/>
              </w:tcPr>
            </w:tcPrChange>
          </w:tcPr>
          <w:p w14:paraId="47C19973"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10591" w:author="김은수" w:date="2026-09-30T15:44:00Z" w16du:dateUtc="2026-09-30T06:44:00Z"/>
              </w:rPr>
              <w:pPrChange w:id="10592"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10593" w:author="김은수" w:date="2026-09-30T15:44:00Z" w16du:dateUtc="2026-09-30T06:44:00Z">
              <w:r>
                <w:t>7185</w:t>
              </w:r>
            </w:ins>
          </w:p>
        </w:tc>
        <w:tc>
          <w:tcPr>
            <w:tcW w:w="1469" w:type="dxa"/>
            <w:tcPrChange w:id="10594" w:author="김은수" w:date="2026-10-01T01:11:00Z">
              <w:tcPr>
                <w:tcW w:w="1500" w:type="dxa"/>
              </w:tcPr>
            </w:tcPrChange>
          </w:tcPr>
          <w:p w14:paraId="692898DB"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10595" w:author="김은수" w:date="2026-09-30T15:44:00Z" w16du:dateUtc="2026-09-30T06:44:00Z"/>
              </w:rPr>
              <w:pPrChange w:id="10596"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10597" w:author="김은수" w:date="2026-09-30T15:44:00Z" w16du:dateUtc="2026-09-30T06:44:00Z">
              <w:r>
                <w:t>-</w:t>
              </w:r>
            </w:ins>
          </w:p>
        </w:tc>
        <w:tc>
          <w:tcPr>
            <w:tcW w:w="1469" w:type="dxa"/>
            <w:tcPrChange w:id="10598" w:author="김은수" w:date="2026-10-01T01:11:00Z">
              <w:tcPr>
                <w:tcW w:w="1500" w:type="dxa"/>
              </w:tcPr>
            </w:tcPrChange>
          </w:tcPr>
          <w:p w14:paraId="557CFFB8"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10599" w:author="김은수" w:date="2026-09-30T15:44:00Z" w16du:dateUtc="2026-09-30T06:44:00Z"/>
              </w:rPr>
              <w:pPrChange w:id="10600"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10601" w:author="김은수" w:date="2026-09-30T15:44:00Z" w16du:dateUtc="2026-09-30T06:44:00Z">
              <w:r>
                <w:t>-</w:t>
              </w:r>
            </w:ins>
          </w:p>
        </w:tc>
      </w:tr>
    </w:tbl>
    <w:p w14:paraId="23D7C0A2" w14:textId="77777777" w:rsidR="000A4182" w:rsidRDefault="000A4182">
      <w:pPr>
        <w:pStyle w:val="TDC40"/>
        <w:spacing w:after="0"/>
        <w:rPr>
          <w:ins w:id="10602" w:author="김은수" w:date="2026-10-01T03:22:00Z"/>
        </w:rPr>
      </w:pPr>
    </w:p>
    <w:p w14:paraId="2705C93D" w14:textId="77777777" w:rsidR="00697371" w:rsidRPr="00E00010" w:rsidRDefault="00220104">
      <w:pPr>
        <w:pStyle w:val="TDC40"/>
        <w:rPr>
          <w:ins w:id="10603" w:author="김은수" w:date="2026-09-30T15:44:00Z" w16du:dateUtc="2026-09-30T06:44:00Z"/>
        </w:rPr>
        <w:pPrChange w:id="10604" w:author="김은수" w:date="2026-10-01T01:11:00Z">
          <w:pPr>
            <w:keepLines/>
            <w:widowControl/>
            <w:snapToGrid w:val="0"/>
            <w:spacing w:before="200" w:after="80" w:line="300" w:lineRule="auto"/>
            <w:ind w:left="1245"/>
            <w:jc w:val="left"/>
          </w:pPr>
        </w:pPrChange>
      </w:pPr>
      <w:ins w:id="10605" w:author="김은수" w:date="2026-09-30T15:44:00Z" w16du:dateUtc="2026-09-30T06:44:00Z">
        <w:r w:rsidRPr="00E00010">
          <w:t>내부기의 DAC 파라미터가 표 145와 같을 때, 자극 디지털값은 (전류-오프셋 전류)에 선택 범위의 환산 계수를 곱하고 15비트 우측 이동하여 구한다. 오프셋 레지스터도 선택한 오프셋 계수로 계산한다. 이 파라미터에서 펄스폭 25us, 32채널 모두 T=100/C=300uA를 입력하면 A/A 범위, 오프셋 전류 100uA, 오프셋 레지스터 44, T=0/C=127이 된다. 연결할 내부기의 DAC 상한과 환산 계수는 파라미터로 제공하고, 범위 선택과 전하량 조건을 각각 판단하도록 한다.</w:t>
        </w:r>
      </w:ins>
    </w:p>
    <w:p w14:paraId="24060074" w14:textId="77777777" w:rsidR="000C626C" w:rsidRDefault="000C626C">
      <w:pPr>
        <w:pStyle w:val="TDC40"/>
        <w:rPr>
          <w:ins w:id="10606" w:author="김은수" w:date="2026-10-01T05:08:00Z"/>
        </w:rPr>
      </w:pPr>
    </w:p>
    <w:p w14:paraId="154C2D12" w14:textId="77777777" w:rsidR="00697371" w:rsidRDefault="00220104">
      <w:pPr>
        <w:pStyle w:val="TDC4"/>
        <w:pPrChange w:id="10607" w:author="김은수" w:date="2026-09-30T15:44:00Z" w16du:dateUtc="2026-09-30T06:44:00Z">
          <w:pPr>
            <w:pStyle w:val="4"/>
            <w:numPr>
              <w:ilvl w:val="3"/>
              <w:numId w:val="39"/>
            </w:numPr>
            <w:spacing w:after="0"/>
            <w:ind w:left="1200" w:hanging="400"/>
          </w:pPr>
        </w:pPrChange>
      </w:pPr>
      <w:r>
        <w:lastRenderedPageBreak/>
        <w:t xml:space="preserve">SU-ID-CM3-027, </w:t>
      </w:r>
      <w:del w:id="10608" w:author="김은수" w:date="2026-09-30T15:44:00Z" w16du:dateUtc="2026-09-30T06:44:00Z">
        <w:r w:rsidR="008101A1">
          <w:rPr>
            <w:rFonts w:hint="eastAsia"/>
          </w:rPr>
          <w:delText>P</w:delText>
        </w:r>
        <w:r w:rsidR="008101A1">
          <w:delText>MIC On/Off</w:delText>
        </w:r>
        <w:r w:rsidR="007E237A">
          <w:delText xml:space="preserve"> </w:delText>
        </w:r>
        <w:r w:rsidR="007E237A">
          <w:rPr>
            <w:rFonts w:hint="eastAsia"/>
          </w:rPr>
          <w:delText>유닛</w:delText>
        </w:r>
      </w:del>
      <w:ins w:id="10609" w:author="김은수" w:date="2026-09-30T15:44:00Z" w16du:dateUtc="2026-09-30T06:44:00Z">
        <w:r>
          <w:t>자극 프레임 수 계산</w:t>
        </w:r>
      </w:ins>
    </w:p>
    <w:p w14:paraId="2669D798" w14:textId="77777777" w:rsidR="00084C76" w:rsidRDefault="00084C76">
      <w:pPr>
        <w:pStyle w:val="TDC40"/>
        <w:keepNext/>
        <w:rPr>
          <w:ins w:id="10610" w:author="김은수" w:date="2026-10-01T12:05:00Z" w16du:dateUtc="2026-10-01T03:05:00Z"/>
        </w:rPr>
        <w:pPrChange w:id="10611" w:author="김은수" w:date="2026-10-01T03:22:00Z">
          <w:pPr>
            <w:pStyle w:val="TDC40"/>
          </w:pPr>
        </w:pPrChange>
      </w:pPr>
      <w:ins w:id="10612" w:author="김은수" w:date="2026-10-01T12:05:00Z" w16du:dateUtc="2026-10-01T03:05:00Z">
        <w:r>
          <w:t>펄스 지속 시간보다 짧은 전송 슬롯에 자극을 배치하지 않도록 한다.</w:t>
        </w:r>
      </w:ins>
    </w:p>
    <w:p w14:paraId="4580A3B5" w14:textId="77777777" w:rsidR="00084C76" w:rsidRDefault="00084C76">
      <w:pPr>
        <w:pStyle w:val="TDC42"/>
        <w:rPr>
          <w:ins w:id="10613" w:author="김은수" w:date="2026-10-01T12:05:00Z" w16du:dateUtc="2026-10-01T03:05:00Z"/>
        </w:rPr>
      </w:pPr>
      <w:ins w:id="10614" w:author="김은수" w:date="2026-10-01T12:05:00Z" w16du:dateUtc="2026-10-01T03:05:00Z">
        <w:r>
          <w:t xml:space="preserve">표 </w:t>
        </w:r>
        <w:r>
          <w:fldChar w:fldCharType="begin"/>
        </w:r>
        <w:r>
          <w:instrText>SEQ 표 \* ARABIC</w:instrText>
        </w:r>
        <w:r>
          <w:fldChar w:fldCharType="separate"/>
        </w:r>
        <w:r>
          <w:t>146</w:t>
        </w:r>
        <w:r>
          <w:fldChar w:fldCharType="end"/>
        </w:r>
        <w:r>
          <w:t>. 자극 프레임 수 계산 / 유닛 설계 내용</w:t>
        </w:r>
      </w:ins>
    </w:p>
    <w:tbl>
      <w:tblPr>
        <w:tblStyle w:val="TDC41"/>
        <w:tblW w:w="8816" w:type="dxa"/>
        <w:tblLayout w:type="fixed"/>
        <w:tblLook w:val="04A0" w:firstRow="1" w:lastRow="0" w:firstColumn="1" w:lastColumn="0" w:noHBand="0" w:noVBand="1"/>
        <w:tblPrChange w:id="10615"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10616">
          <w:tblGrid>
            <w:gridCol w:w="360"/>
            <w:gridCol w:w="360"/>
            <w:gridCol w:w="584"/>
            <w:gridCol w:w="7512"/>
          </w:tblGrid>
        </w:tblGridChange>
      </w:tblGrid>
      <w:tr w:rsidR="00084C76" w14:paraId="4917CDFE" w14:textId="77777777" w:rsidTr="004A0EF9">
        <w:trPr>
          <w:cnfStyle w:val="100000000000" w:firstRow="1" w:lastRow="0" w:firstColumn="0" w:lastColumn="0" w:oddVBand="0" w:evenVBand="0" w:oddHBand="0" w:evenHBand="0" w:firstRowFirstColumn="0" w:firstRowLastColumn="0" w:lastRowFirstColumn="0" w:lastRowLastColumn="0"/>
          <w:cantSplit/>
          <w:tblHeader/>
          <w:ins w:id="10617" w:author="김은수" w:date="2026-10-01T12:05:00Z"/>
          <w:trPrChange w:id="10618"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0619" w:author="김은수" w:date="2026-10-01T03:22:00Z">
              <w:tcPr>
                <w:tcW w:w="1304" w:type="dxa"/>
              </w:tcPr>
            </w:tcPrChange>
          </w:tcPr>
          <w:p w14:paraId="73152726"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10620" w:author="김은수" w:date="2026-10-01T12:05:00Z" w16du:dateUtc="2026-10-01T03:05:00Z"/>
              </w:rPr>
            </w:pPr>
            <w:ins w:id="10621" w:author="김은수" w:date="2026-10-01T12:05:00Z" w16du:dateUtc="2026-10-01T03:05:00Z">
              <w:r>
                <w:t>항목</w:t>
              </w:r>
            </w:ins>
          </w:p>
        </w:tc>
        <w:tc>
          <w:tcPr>
            <w:tcW w:w="7512" w:type="dxa"/>
            <w:tcPrChange w:id="10622" w:author="김은수" w:date="2026-10-01T03:22:00Z">
              <w:tcPr>
                <w:tcW w:w="7512" w:type="dxa"/>
              </w:tcPr>
            </w:tcPrChange>
          </w:tcPr>
          <w:p w14:paraId="0D8BD930"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10623" w:author="김은수" w:date="2026-10-01T12:05:00Z" w16du:dateUtc="2026-10-01T03:05:00Z"/>
              </w:rPr>
            </w:pPr>
            <w:ins w:id="10624" w:author="김은수" w:date="2026-10-01T12:05:00Z" w16du:dateUtc="2026-10-01T03:05:00Z">
              <w:r>
                <w:t>설계 내용</w:t>
              </w:r>
            </w:ins>
          </w:p>
        </w:tc>
      </w:tr>
      <w:tr w:rsidR="00084C76" w14:paraId="74A4A382" w14:textId="77777777" w:rsidTr="004A0EF9">
        <w:trPr>
          <w:cantSplit/>
          <w:ins w:id="10625" w:author="김은수" w:date="2026-10-01T12:05:00Z"/>
          <w:trPrChange w:id="10626"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0627" w:author="김은수" w:date="2026-10-01T03:22:00Z">
              <w:tcPr>
                <w:tcW w:w="1304" w:type="dxa"/>
              </w:tcPr>
            </w:tcPrChange>
          </w:tcPr>
          <w:p w14:paraId="31467506" w14:textId="77777777" w:rsidR="00084C76" w:rsidRDefault="00084C76">
            <w:pPr>
              <w:pStyle w:val="TDCe"/>
              <w:rPr>
                <w:ins w:id="10628" w:author="김은수" w:date="2026-10-01T12:05:00Z" w16du:dateUtc="2026-10-01T03:05:00Z"/>
              </w:rPr>
            </w:pPr>
            <w:ins w:id="10629" w:author="김은수" w:date="2026-10-01T12:05:00Z" w16du:dateUtc="2026-10-01T03:05:00Z">
              <w:r>
                <w:t>입력</w:t>
              </w:r>
            </w:ins>
          </w:p>
        </w:tc>
        <w:tc>
          <w:tcPr>
            <w:tcW w:w="7512" w:type="dxa"/>
            <w:tcPrChange w:id="10630" w:author="김은수" w:date="2026-10-01T03:22:00Z">
              <w:tcPr>
                <w:tcW w:w="7512" w:type="dxa"/>
              </w:tcPr>
            </w:tcPrChange>
          </w:tcPr>
          <w:p w14:paraId="7704224C"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0631" w:author="김은수" w:date="2026-10-01T12:05:00Z" w16du:dateUtc="2026-10-01T03:05:00Z"/>
              </w:rPr>
            </w:pPr>
            <w:ins w:id="10632" w:author="김은수" w:date="2026-10-01T12:05:00Z" w16du:dateUtc="2026-10-01T03:05:00Z">
              <w:r>
                <w:t>펄스 위상 폭, 사용 전극 수</w:t>
              </w:r>
            </w:ins>
          </w:p>
        </w:tc>
      </w:tr>
      <w:tr w:rsidR="00084C76" w14:paraId="7E80596F" w14:textId="77777777" w:rsidTr="004A0EF9">
        <w:trPr>
          <w:cantSplit/>
          <w:ins w:id="10633" w:author="김은수" w:date="2026-10-01T12:05:00Z"/>
          <w:trPrChange w:id="10634"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0635" w:author="김은수" w:date="2026-10-01T03:22:00Z">
              <w:tcPr>
                <w:tcW w:w="1304" w:type="dxa"/>
              </w:tcPr>
            </w:tcPrChange>
          </w:tcPr>
          <w:p w14:paraId="6B21B3A0" w14:textId="77777777" w:rsidR="00084C76" w:rsidRDefault="00084C76">
            <w:pPr>
              <w:pStyle w:val="TDCe"/>
              <w:rPr>
                <w:ins w:id="10636" w:author="김은수" w:date="2026-10-01T12:05:00Z" w16du:dateUtc="2026-10-01T03:05:00Z"/>
              </w:rPr>
            </w:pPr>
            <w:ins w:id="10637" w:author="김은수" w:date="2026-10-01T12:05:00Z" w16du:dateUtc="2026-10-01T03:05:00Z">
              <w:r>
                <w:t>출력</w:t>
              </w:r>
            </w:ins>
          </w:p>
        </w:tc>
        <w:tc>
          <w:tcPr>
            <w:tcW w:w="7512" w:type="dxa"/>
            <w:tcPrChange w:id="10638" w:author="김은수" w:date="2026-10-01T03:22:00Z">
              <w:tcPr>
                <w:tcW w:w="7512" w:type="dxa"/>
              </w:tcPr>
            </w:tcPrChange>
          </w:tcPr>
          <w:p w14:paraId="06F4F5A4"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0639" w:author="김은수" w:date="2026-10-01T12:05:00Z" w16du:dateUtc="2026-10-01T03:05:00Z"/>
              </w:rPr>
            </w:pPr>
            <w:ins w:id="10640" w:author="김은수" w:date="2026-10-01T12:05:00Z" w16du:dateUtc="2026-10-01T03:05:00Z">
              <w:r>
                <w:t>채널당 프레임 수와 1ms 전송 채널 수</w:t>
              </w:r>
            </w:ins>
          </w:p>
        </w:tc>
      </w:tr>
      <w:tr w:rsidR="00084C76" w14:paraId="0FB202A9" w14:textId="77777777" w:rsidTr="004A0EF9">
        <w:trPr>
          <w:cantSplit/>
          <w:ins w:id="10641" w:author="김은수" w:date="2026-10-01T12:05:00Z"/>
          <w:trPrChange w:id="10642"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0643" w:author="김은수" w:date="2026-10-01T03:22:00Z">
              <w:tcPr>
                <w:tcW w:w="1304" w:type="dxa"/>
              </w:tcPr>
            </w:tcPrChange>
          </w:tcPr>
          <w:p w14:paraId="1CF3F4C2" w14:textId="77777777" w:rsidR="00084C76" w:rsidRDefault="00084C76">
            <w:pPr>
              <w:pStyle w:val="TDCe"/>
              <w:rPr>
                <w:ins w:id="10644" w:author="김은수" w:date="2026-10-01T12:05:00Z" w16du:dateUtc="2026-10-01T03:05:00Z"/>
              </w:rPr>
            </w:pPr>
            <w:ins w:id="10645" w:author="김은수" w:date="2026-10-01T12:05:00Z" w16du:dateUtc="2026-10-01T03:05:00Z">
              <w:r>
                <w:t>처리</w:t>
              </w:r>
            </w:ins>
          </w:p>
        </w:tc>
        <w:tc>
          <w:tcPr>
            <w:tcW w:w="7512" w:type="dxa"/>
            <w:tcPrChange w:id="10646" w:author="김은수" w:date="2026-10-01T03:22:00Z">
              <w:tcPr>
                <w:tcW w:w="7512" w:type="dxa"/>
              </w:tcPr>
            </w:tcPrChange>
          </w:tcPr>
          <w:p w14:paraId="56016CA6"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0647" w:author="김은수" w:date="2026-10-01T12:05:00Z" w16du:dateUtc="2026-10-01T03:05:00Z"/>
              </w:rPr>
            </w:pPr>
            <w:ins w:id="10648" w:author="김은수" w:date="2026-10-01T12:05:00Z" w16du:dateUtc="2026-10-01T03:05:00Z">
              <w:r>
                <w:t>필요 시간은 2*펄스폭+4+10이다. 41 단위 프레임 시간이 필요 시간을 엄격히 초과할 때까지 프레임 수를 늘린다. 24프레임 용량에서 전송 가능한 채널 수를 구한다.</w:t>
              </w:r>
            </w:ins>
          </w:p>
        </w:tc>
      </w:tr>
    </w:tbl>
    <w:p w14:paraId="3B1CC584" w14:textId="77777777" w:rsidR="00084C76" w:rsidRDefault="00084C76">
      <w:pPr>
        <w:pStyle w:val="TDC40"/>
        <w:spacing w:after="0"/>
        <w:rPr>
          <w:ins w:id="10649" w:author="김은수" w:date="2026-10-01T12:05:00Z" w16du:dateUtc="2026-10-01T03:05:00Z"/>
        </w:rPr>
        <w:pPrChange w:id="10650" w:author="김은수" w:date="2026-10-01T03:22:00Z">
          <w:pPr>
            <w:pStyle w:val="TDC40"/>
          </w:pPr>
        </w:pPrChange>
      </w:pPr>
    </w:p>
    <w:p w14:paraId="59D234AA" w14:textId="77777777" w:rsidR="00084C76" w:rsidRDefault="00084C76">
      <w:pPr>
        <w:pStyle w:val="TDC42"/>
        <w:rPr>
          <w:ins w:id="10651" w:author="김은수" w:date="2026-10-01T12:05:00Z" w16du:dateUtc="2026-10-01T03:05:00Z"/>
        </w:rPr>
      </w:pPr>
      <w:ins w:id="10652" w:author="김은수" w:date="2026-10-01T12:05:00Z" w16du:dateUtc="2026-10-01T03:05:00Z">
        <w:r>
          <w:t xml:space="preserve">표 </w:t>
        </w:r>
        <w:r>
          <w:fldChar w:fldCharType="begin"/>
        </w:r>
        <w:r>
          <w:instrText>SEQ 표 \* ARABIC</w:instrText>
        </w:r>
        <w:r>
          <w:fldChar w:fldCharType="separate"/>
        </w:r>
        <w:r>
          <w:t>147</w:t>
        </w:r>
        <w:r>
          <w:fldChar w:fldCharType="end"/>
        </w:r>
        <w:r>
          <w:t>. 자극 프레임 수 계산 / 구현 조건</w:t>
        </w:r>
      </w:ins>
    </w:p>
    <w:tbl>
      <w:tblPr>
        <w:tblStyle w:val="TDC41"/>
        <w:tblW w:w="8816" w:type="dxa"/>
        <w:tblLayout w:type="fixed"/>
        <w:tblLook w:val="04A0" w:firstRow="1" w:lastRow="0" w:firstColumn="1" w:lastColumn="0" w:noHBand="0" w:noVBand="1"/>
        <w:tblPrChange w:id="10653"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10654">
          <w:tblGrid>
            <w:gridCol w:w="360"/>
            <w:gridCol w:w="360"/>
            <w:gridCol w:w="584"/>
            <w:gridCol w:w="7512"/>
          </w:tblGrid>
        </w:tblGridChange>
      </w:tblGrid>
      <w:tr w:rsidR="00084C76" w14:paraId="02BBA6CA" w14:textId="77777777" w:rsidTr="004A0EF9">
        <w:trPr>
          <w:cnfStyle w:val="100000000000" w:firstRow="1" w:lastRow="0" w:firstColumn="0" w:lastColumn="0" w:oddVBand="0" w:evenVBand="0" w:oddHBand="0" w:evenHBand="0" w:firstRowFirstColumn="0" w:firstRowLastColumn="0" w:lastRowFirstColumn="0" w:lastRowLastColumn="0"/>
          <w:cantSplit/>
          <w:tblHeader/>
          <w:ins w:id="10655" w:author="김은수" w:date="2026-10-01T12:05:00Z"/>
          <w:trPrChange w:id="10656"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0657" w:author="김은수" w:date="2026-10-01T03:22:00Z">
              <w:tcPr>
                <w:tcW w:w="1304" w:type="dxa"/>
              </w:tcPr>
            </w:tcPrChange>
          </w:tcPr>
          <w:p w14:paraId="703B442F"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10658" w:author="김은수" w:date="2026-10-01T12:05:00Z" w16du:dateUtc="2026-10-01T03:05:00Z"/>
              </w:rPr>
            </w:pPr>
            <w:ins w:id="10659" w:author="김은수" w:date="2026-10-01T12:05:00Z" w16du:dateUtc="2026-10-01T03:05:00Z">
              <w:r>
                <w:t>구분</w:t>
              </w:r>
            </w:ins>
          </w:p>
        </w:tc>
        <w:tc>
          <w:tcPr>
            <w:tcW w:w="7512" w:type="dxa"/>
            <w:tcPrChange w:id="10660" w:author="김은수" w:date="2026-10-01T03:22:00Z">
              <w:tcPr>
                <w:tcW w:w="7512" w:type="dxa"/>
              </w:tcPr>
            </w:tcPrChange>
          </w:tcPr>
          <w:p w14:paraId="2CB3A487"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10661" w:author="김은수" w:date="2026-10-01T12:05:00Z" w16du:dateUtc="2026-10-01T03:05:00Z"/>
              </w:rPr>
            </w:pPr>
            <w:ins w:id="10662" w:author="김은수" w:date="2026-10-01T12:05:00Z" w16du:dateUtc="2026-10-01T03:05:00Z">
              <w:r>
                <w:t>구현 조건</w:t>
              </w:r>
            </w:ins>
          </w:p>
        </w:tc>
      </w:tr>
      <w:tr w:rsidR="00084C76" w14:paraId="6DB56956" w14:textId="77777777" w:rsidTr="004A0EF9">
        <w:trPr>
          <w:cantSplit/>
          <w:ins w:id="10663" w:author="김은수" w:date="2026-10-01T12:05:00Z"/>
          <w:trPrChange w:id="10664"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0665" w:author="김은수" w:date="2026-10-01T03:22:00Z">
              <w:tcPr>
                <w:tcW w:w="1304" w:type="dxa"/>
              </w:tcPr>
            </w:tcPrChange>
          </w:tcPr>
          <w:p w14:paraId="73FA3B64" w14:textId="77777777" w:rsidR="00084C76" w:rsidRDefault="00084C76">
            <w:pPr>
              <w:pStyle w:val="TDCe"/>
              <w:rPr>
                <w:ins w:id="10666" w:author="김은수" w:date="2026-10-01T12:05:00Z" w16du:dateUtc="2026-10-01T03:05:00Z"/>
              </w:rPr>
            </w:pPr>
            <w:ins w:id="10667" w:author="김은수" w:date="2026-10-01T12:05:00Z" w16du:dateUtc="2026-10-01T03:05:00Z">
              <w:r>
                <w:t>관련 함수</w:t>
              </w:r>
            </w:ins>
          </w:p>
        </w:tc>
        <w:tc>
          <w:tcPr>
            <w:tcW w:w="7512" w:type="dxa"/>
            <w:tcPrChange w:id="10668" w:author="김은수" w:date="2026-10-01T03:22:00Z">
              <w:tcPr>
                <w:tcW w:w="7512" w:type="dxa"/>
              </w:tcPr>
            </w:tcPrChange>
          </w:tcPr>
          <w:p w14:paraId="61C56B62"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0669" w:author="김은수" w:date="2026-10-01T12:05:00Z" w16du:dateUtc="2026-10-01T03:05:00Z"/>
              </w:rPr>
            </w:pPr>
            <w:ins w:id="10670" w:author="김은수" w:date="2026-10-01T12:05:00Z" w16du:dateUtc="2026-10-01T03:05:00Z">
              <w:r>
                <w:t>calculationNumFramePerOneChannle, calculationTransferableChanneNum</w:t>
              </w:r>
            </w:ins>
          </w:p>
        </w:tc>
      </w:tr>
    </w:tbl>
    <w:p w14:paraId="6397072B" w14:textId="77777777" w:rsidR="00084C76" w:rsidRDefault="00084C76">
      <w:pPr>
        <w:pStyle w:val="TDC40"/>
        <w:spacing w:after="0"/>
        <w:rPr>
          <w:ins w:id="10671" w:author="김은수" w:date="2026-10-01T12:05:00Z" w16du:dateUtc="2026-10-01T03:05:00Z"/>
        </w:rPr>
        <w:pPrChange w:id="10672" w:author="김은수" w:date="2026-10-01T03:22:00Z">
          <w:pPr>
            <w:pStyle w:val="TDC40"/>
          </w:pPr>
        </w:pPrChange>
      </w:pPr>
    </w:p>
    <w:p w14:paraId="33FAF16F" w14:textId="77777777" w:rsidR="00084C76" w:rsidRDefault="00084C76">
      <w:pPr>
        <w:pStyle w:val="TDC43"/>
        <w:rPr>
          <w:ins w:id="10673" w:author="김은수" w:date="2026-10-01T12:05:00Z" w16du:dateUtc="2026-10-01T03:05:00Z"/>
        </w:rPr>
      </w:pPr>
      <w:ins w:id="10674" w:author="김은수" w:date="2026-10-01T12:05:00Z" w16du:dateUtc="2026-10-01T03:05:00Z">
        <w:r>
          <w:t>입출력 예 : 사용 전극 수 32에서 펄스폭 13us와 14us의 필요 시간은 각각 40us와 42us이다. 채널당 프레임 수는 1과 2, 1ms당 전송 가능 채널 수는 24와 12이다.</w:t>
        </w:r>
      </w:ins>
    </w:p>
    <w:p w14:paraId="3D0D0FFB" w14:textId="77777777" w:rsidR="00697371" w:rsidRPr="00E00010" w:rsidDel="001D1C2F" w:rsidRDefault="00220104">
      <w:pPr>
        <w:pStyle w:val="TDC40"/>
        <w:spacing w:after="0"/>
        <w:rPr>
          <w:del w:id="10675" w:author="김은수" w:date="2026-10-01T11:11:00Z" w16du:dateUtc="2026-10-01T02:11:00Z"/>
        </w:rPr>
        <w:pPrChange w:id="10676" w:author="김은수" w:date="2026-09-30T15:44:00Z" w16du:dateUtc="2026-09-30T06:44:00Z">
          <w:pPr>
            <w:spacing w:after="0"/>
            <w:ind w:leftChars="800" w:left="1600"/>
          </w:pPr>
        </w:pPrChange>
      </w:pPr>
      <w:del w:id="10677" w:author="김은수" w:date="2026-10-01T11:11:00Z" w16du:dateUtc="2026-10-01T02:11:00Z">
        <w:r w:rsidDel="001D1C2F">
          <w:rPr>
            <w:b/>
            <w:rPrChange w:id="10678" w:author="김은수" w:date="2026-09-30T15:44:00Z" w16du:dateUtc="2026-09-30T06:44:00Z">
              <w:rPr/>
            </w:rPrChange>
          </w:rPr>
          <w:delText xml:space="preserve">입력 </w:delText>
        </w:r>
      </w:del>
      <w:del w:id="10679" w:author="김은수" w:date="2026-09-30T15:44:00Z" w16du:dateUtc="2026-09-30T06:44:00Z">
        <w:r w:rsidR="008101A1">
          <w:rPr>
            <w:rFonts w:hint="eastAsia"/>
          </w:rPr>
          <w:delText xml:space="preserve">파라미터 </w:delText>
        </w:r>
        <w:r w:rsidR="008101A1">
          <w:delText xml:space="preserve">: </w:delText>
        </w:r>
        <w:r w:rsidR="008101A1">
          <w:rPr>
            <w:rFonts w:hint="eastAsia"/>
          </w:rPr>
          <w:delText>P</w:delText>
        </w:r>
        <w:r w:rsidR="008101A1">
          <w:delText xml:space="preserve">MIC </w:delText>
        </w:r>
        <w:r w:rsidR="008101A1">
          <w:rPr>
            <w:rFonts w:hint="eastAsia"/>
          </w:rPr>
          <w:delText>활성화</w:delText>
        </w:r>
      </w:del>
    </w:p>
    <w:p w14:paraId="392AF629" w14:textId="77777777" w:rsidR="008101A1" w:rsidRPr="00E00010" w:rsidRDefault="008101A1">
      <w:pPr>
        <w:spacing w:after="0" w:line="300" w:lineRule="auto"/>
        <w:rPr>
          <w:del w:id="10680" w:author="김은수" w:date="2026-09-30T15:44:00Z" w16du:dateUtc="2026-09-30T06:44:00Z"/>
          <w:szCs w:val="20"/>
        </w:rPr>
        <w:pPrChange w:id="10681" w:author="김은수" w:date="2026-10-01T03:22:00Z">
          <w:pPr>
            <w:spacing w:after="0"/>
            <w:ind w:leftChars="800" w:left="1600"/>
          </w:pPr>
        </w:pPrChange>
      </w:pPr>
      <w:del w:id="10682" w:author="김은수" w:date="2026-09-30T15:44:00Z" w16du:dateUtc="2026-09-30T06:44:00Z">
        <w:r>
          <w:rPr>
            <w:rFonts w:hint="eastAsia"/>
          </w:rPr>
          <w:delText xml:space="preserve">반환 파라미터 </w:delText>
        </w:r>
        <w:r>
          <w:delText xml:space="preserve">: </w:delText>
        </w:r>
        <w:r>
          <w:rPr>
            <w:rFonts w:hint="eastAsia"/>
          </w:rPr>
          <w:delText>없음</w:delText>
        </w:r>
      </w:del>
    </w:p>
    <w:p w14:paraId="403264E7" w14:textId="77777777" w:rsidR="008101A1" w:rsidRPr="00E00010" w:rsidRDefault="008101A1">
      <w:pPr>
        <w:spacing w:after="0" w:line="300" w:lineRule="auto"/>
        <w:rPr>
          <w:del w:id="10683" w:author="김은수" w:date="2026-09-30T15:44:00Z" w16du:dateUtc="2026-09-30T06:44:00Z"/>
          <w:szCs w:val="20"/>
        </w:rPr>
        <w:pPrChange w:id="10684" w:author="김은수" w:date="2026-10-01T03:22:00Z">
          <w:pPr>
            <w:spacing w:after="0"/>
            <w:ind w:leftChars="800" w:left="1600"/>
          </w:pPr>
        </w:pPrChange>
      </w:pPr>
      <w:del w:id="10685" w:author="김은수" w:date="2026-09-30T15:44:00Z" w16du:dateUtc="2026-09-30T06:44:00Z">
        <w:r>
          <w:rPr>
            <w:rFonts w:hint="eastAsia"/>
          </w:rPr>
          <w:delText xml:space="preserve">수정 파라미터 </w:delText>
        </w:r>
        <w:r>
          <w:delText xml:space="preserve">: </w:delText>
        </w:r>
        <w:r>
          <w:rPr>
            <w:rFonts w:hint="eastAsia"/>
          </w:rPr>
          <w:delText>없음</w:delText>
        </w:r>
      </w:del>
    </w:p>
    <w:p w14:paraId="6855BBDF" w14:textId="77777777" w:rsidR="008101A1" w:rsidRPr="00E00010" w:rsidRDefault="008101A1">
      <w:pPr>
        <w:spacing w:after="0" w:line="300" w:lineRule="auto"/>
        <w:rPr>
          <w:del w:id="10686" w:author="김은수" w:date="2026-09-30T15:44:00Z" w16du:dateUtc="2026-09-30T06:44:00Z"/>
          <w:szCs w:val="20"/>
        </w:rPr>
        <w:pPrChange w:id="10687" w:author="김은수" w:date="2026-10-01T03:22:00Z">
          <w:pPr>
            <w:spacing w:after="0"/>
            <w:ind w:leftChars="800" w:left="1600"/>
          </w:pPr>
        </w:pPrChange>
      </w:pPr>
      <w:del w:id="10688" w:author="김은수" w:date="2026-09-30T15:44:00Z" w16du:dateUtc="2026-09-30T06:44:00Z">
        <w:r>
          <w:rPr>
            <w:rFonts w:hint="eastAsia"/>
          </w:rPr>
          <w:delText xml:space="preserve">기능 및 동작 </w:delText>
        </w:r>
        <w:r>
          <w:delText xml:space="preserve">: </w:delText>
        </w:r>
      </w:del>
    </w:p>
    <w:p w14:paraId="3C153E91" w14:textId="77777777" w:rsidR="008101A1" w:rsidRPr="00E00010" w:rsidRDefault="008101A1">
      <w:pPr>
        <w:spacing w:after="0" w:line="300" w:lineRule="auto"/>
        <w:rPr>
          <w:del w:id="10689" w:author="김은수" w:date="2026-09-30T15:44:00Z" w16du:dateUtc="2026-09-30T06:44:00Z"/>
          <w:szCs w:val="20"/>
        </w:rPr>
        <w:pPrChange w:id="10690" w:author="김은수" w:date="2026-10-01T03:22:00Z">
          <w:pPr>
            <w:spacing w:after="0"/>
            <w:ind w:leftChars="900" w:left="1800"/>
          </w:pPr>
        </w:pPrChange>
      </w:pPr>
      <w:del w:id="10691" w:author="김은수" w:date="2026-09-30T15:44:00Z" w16du:dateUtc="2026-09-30T06:44:00Z">
        <w:r>
          <w:rPr>
            <w:rFonts w:hint="eastAsia"/>
          </w:rPr>
          <w:delText>P</w:delText>
        </w:r>
        <w:r>
          <w:delText xml:space="preserve">MIC </w:delText>
        </w:r>
        <w:r>
          <w:rPr>
            <w:rFonts w:hint="eastAsia"/>
          </w:rPr>
          <w:delText>활성화 유무에 따라 P</w:delText>
        </w:r>
        <w:r>
          <w:delText xml:space="preserve">MIC On/Off </w:delText>
        </w:r>
        <w:r>
          <w:rPr>
            <w:rFonts w:hint="eastAsia"/>
          </w:rPr>
          <w:delText xml:space="preserve">제어값을 공유메모리 접근 유닛을 사용하여 </w:delText>
        </w:r>
        <w:r>
          <w:delText>CFX</w:delText>
        </w:r>
        <w:r>
          <w:rPr>
            <w:rFonts w:hint="eastAsia"/>
          </w:rPr>
          <w:delText>에 전달한다.</w:delText>
        </w:r>
      </w:del>
    </w:p>
    <w:p w14:paraId="160E1160" w14:textId="77777777" w:rsidR="008101A1" w:rsidRPr="00E00010" w:rsidRDefault="008101A1">
      <w:pPr>
        <w:spacing w:after="0" w:line="300" w:lineRule="auto"/>
        <w:rPr>
          <w:del w:id="10692" w:author="김은수" w:date="2026-09-30T15:44:00Z" w16du:dateUtc="2026-09-30T06:44:00Z"/>
          <w:szCs w:val="20"/>
        </w:rPr>
        <w:pPrChange w:id="10693" w:author="김은수" w:date="2026-10-01T03:22:00Z">
          <w:pPr>
            <w:spacing w:after="0" w:line="240" w:lineRule="auto"/>
            <w:ind w:leftChars="900" w:left="1800"/>
          </w:pPr>
        </w:pPrChange>
      </w:pPr>
    </w:p>
    <w:p w14:paraId="34BD5B67" w14:textId="77777777" w:rsidR="00697371" w:rsidRPr="00E00010" w:rsidRDefault="00220104">
      <w:pPr>
        <w:pStyle w:val="TDC43"/>
        <w:rPr>
          <w:ins w:id="10694" w:author="김은수" w:date="2026-09-30T15:44:00Z" w16du:dateUtc="2026-09-30T06:44:00Z"/>
        </w:rPr>
        <w:pPrChange w:id="10695" w:author="김은수" w:date="2026-10-01T01:11:00Z">
          <w:pPr>
            <w:keepLines/>
            <w:widowControl/>
            <w:snapToGrid w:val="0"/>
            <w:spacing w:after="180" w:line="300" w:lineRule="auto"/>
            <w:ind w:left="1245"/>
            <w:jc w:val="left"/>
          </w:pPr>
        </w:pPrChange>
      </w:pPr>
      <w:ins w:id="10696" w:author="김은수" w:date="2026-09-30T15:44:00Z" w16du:dateUtc="2026-09-30T06:44:00Z">
        <w:r>
          <w:rPr>
            <w:b/>
            <w:bCs/>
            <w:rPrChange w:id="10697" w:author="김은수" w:date="2026-10-01T01:11:00Z">
              <w:rPr>
                <w:b/>
                <w:bCs/>
                <w:sz w:val="22"/>
              </w:rPr>
            </w:rPrChange>
          </w:rPr>
          <w:t xml:space="preserve">흐름 참고 : </w:t>
        </w:r>
        <w:r>
          <w:rPr>
            <w:rPrChange w:id="10698" w:author="김은수" w:date="2026-10-01T01:11:00Z">
              <w:rPr>
                <w:sz w:val="22"/>
              </w:rPr>
            </w:rPrChange>
          </w:rPr>
          <w:t>단위는 us이다. 필요 시간과 경계가 같으면 다음 프레임을 사용한다. NofM의 고정 전송 설정은 결과 공유 유닛에서 적용한다.</w:t>
        </w:r>
      </w:ins>
    </w:p>
    <w:p w14:paraId="5F685BDA" w14:textId="77777777" w:rsidR="00BA1805" w:rsidRPr="00E00010" w:rsidRDefault="00BA1805">
      <w:pPr>
        <w:pStyle w:val="TDC44"/>
        <w:rPr>
          <w:ins w:id="10699" w:author="김은수" w:date="2026-09-30T15:44:00Z" w16du:dateUtc="2026-09-30T06:44:00Z"/>
        </w:rPr>
        <w:pPrChange w:id="10700" w:author="김은수" w:date="2026-10-01T01:11:00Z">
          <w:pPr>
            <w:keepNext/>
            <w:keepLines/>
            <w:pageBreakBefore/>
            <w:widowControl/>
            <w:snapToGrid w:val="0"/>
            <w:spacing w:after="100" w:line="240" w:lineRule="auto"/>
            <w:jc w:val="center"/>
          </w:pPr>
        </w:pPrChange>
      </w:pPr>
      <w:ins w:id="10701" w:author="김은수" w:date="2026-09-30T15:44:00Z" w16du:dateUtc="2026-09-30T06:44:00Z">
        <w:r w:rsidRPr="00E00010">
          <w:rPr>
            <w:noProof/>
          </w:rPr>
          <w:lastRenderedPageBreak/>
          <w:drawing>
            <wp:inline distT="0" distB="0" distL="0" distR="0" wp14:anchorId="3E4EBC4E" wp14:editId="0010EAF7">
              <wp:extent cx="4320000" cy="2392200"/>
              <wp:effectExtent l="0" t="0" r="0" b="0"/>
              <wp:docPr id="1017" name="Flow CM3-027" descr="SU-ID-CM3-027 자극 프레임 수 계산 설계 순서도">
                <a:extLst xmlns:a="http://schemas.openxmlformats.org/drawingml/2006/main">
                  <a:ext uri="{FF2B5EF4-FFF2-40B4-BE49-F238E27FC236}">
                    <a16:creationId xmlns:a16="http://schemas.microsoft.com/office/drawing/2014/main" id="{E8B69799-F488-0C76-6806-D41022ABA04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그림 256" descr="스크린샷, 어둠, 블랙, 밤이(가) 표시된 사진&#10;&#10;자동 생성된 설명">
                        <a:extLst>
                          <a:ext uri="{FF2B5EF4-FFF2-40B4-BE49-F238E27FC236}">
                            <a16:creationId xmlns:a16="http://schemas.microsoft.com/office/drawing/2014/main" id="{E8B69799-F488-0C76-6806-D41022ABA043}"/>
                          </a:ext>
                        </a:extLst>
                      </pic:cNvPr>
                      <pic:cNvPicPr>
                        <a:picLocks noChangeAspect="1"/>
                      </pic:cNvPicPr>
                    </pic:nvPicPr>
                    <pic:blipFill>
                      <a:blip r:embed="rId54"/>
                      <a:stretch>
                        <a:fillRect/>
                      </a:stretch>
                    </pic:blipFill>
                    <pic:spPr>
                      <a:xfrm>
                        <a:off x="0" y="0"/>
                        <a:ext cx="4320000" cy="2392200"/>
                      </a:xfrm>
                      <a:prstGeom prst="rect">
                        <a:avLst/>
                      </a:prstGeom>
                    </pic:spPr>
                  </pic:pic>
                </a:graphicData>
              </a:graphic>
            </wp:inline>
          </w:drawing>
        </w:r>
      </w:ins>
    </w:p>
    <w:p w14:paraId="4198A771" w14:textId="77777777" w:rsidR="00697371" w:rsidRPr="00E00010" w:rsidRDefault="00220104">
      <w:pPr>
        <w:pStyle w:val="TDC45"/>
        <w:rPr>
          <w:ins w:id="10702" w:author="김은수" w:date="2026-09-30T15:44:00Z" w16du:dateUtc="2026-09-30T06:44:00Z"/>
        </w:rPr>
        <w:pPrChange w:id="10703" w:author="김은수" w:date="2026-10-01T01:11:00Z">
          <w:pPr>
            <w:keepLines/>
            <w:widowControl/>
            <w:snapToGrid w:val="0"/>
            <w:spacing w:after="180" w:line="276" w:lineRule="auto"/>
            <w:jc w:val="center"/>
          </w:pPr>
        </w:pPrChange>
      </w:pPr>
      <w:ins w:id="10704" w:author="김은수" w:date="2026-09-30T15:44:00Z" w16du:dateUtc="2026-09-30T06:44:00Z">
        <w:r w:rsidRPr="00E00010">
          <w:t>그림 25. SU-ID-CM3-027 자극 프레임 수 계산 순서도</w:t>
        </w:r>
      </w:ins>
    </w:p>
    <w:p w14:paraId="185C6D73" w14:textId="77777777" w:rsidR="000C626C" w:rsidRDefault="000C626C">
      <w:pPr>
        <w:pStyle w:val="TDC40"/>
        <w:rPr>
          <w:ins w:id="10705" w:author="김은수" w:date="2026-10-01T05:08:00Z"/>
        </w:rPr>
      </w:pPr>
    </w:p>
    <w:p w14:paraId="2CDF8EA0" w14:textId="77777777" w:rsidR="00697371" w:rsidRDefault="00220104">
      <w:pPr>
        <w:pStyle w:val="TDC4"/>
        <w:pPrChange w:id="10706" w:author="김은수" w:date="2026-09-30T15:44:00Z" w16du:dateUtc="2026-09-30T06:44:00Z">
          <w:pPr>
            <w:pStyle w:val="4"/>
            <w:numPr>
              <w:ilvl w:val="3"/>
              <w:numId w:val="39"/>
            </w:numPr>
            <w:spacing w:after="0"/>
            <w:ind w:left="1200" w:hanging="400"/>
          </w:pPr>
        </w:pPrChange>
      </w:pPr>
      <w:r>
        <w:t xml:space="preserve">SU-ID-CM3-028, </w:t>
      </w:r>
      <w:del w:id="10707" w:author="김은수" w:date="2026-09-30T15:44:00Z" w16du:dateUtc="2026-09-30T06:44:00Z">
        <w:r w:rsidR="008101A1">
          <w:rPr>
            <w:rFonts w:hint="eastAsia"/>
          </w:rPr>
          <w:delText>L</w:delText>
        </w:r>
        <w:r w:rsidR="008101A1">
          <w:delText xml:space="preserve">ED </w:delText>
        </w:r>
        <w:r w:rsidR="008101A1">
          <w:rPr>
            <w:rFonts w:hint="eastAsia"/>
          </w:rPr>
          <w:delText>패턴 출력</w:delText>
        </w:r>
        <w:r w:rsidR="007E237A">
          <w:rPr>
            <w:rFonts w:hint="eastAsia"/>
          </w:rPr>
          <w:delText xml:space="preserve"> 유닛</w:delText>
        </w:r>
      </w:del>
      <w:ins w:id="10708" w:author="김은수" w:date="2026-09-30T15:44:00Z" w16du:dateUtc="2026-09-30T06:44:00Z">
        <w:r>
          <w:t>내부기 DAC 범위와 T/C 변환</w:t>
        </w:r>
      </w:ins>
    </w:p>
    <w:p w14:paraId="176F4C4C" w14:textId="77777777" w:rsidR="008101A1" w:rsidRPr="00E00010" w:rsidRDefault="008101A1">
      <w:pPr>
        <w:spacing w:after="0" w:line="300" w:lineRule="auto"/>
        <w:rPr>
          <w:del w:id="10709" w:author="김은수" w:date="2026-09-30T15:44:00Z" w16du:dateUtc="2026-09-30T06:44:00Z"/>
          <w:szCs w:val="20"/>
        </w:rPr>
        <w:pPrChange w:id="10710" w:author="김은수" w:date="2026-10-01T03:22:00Z">
          <w:pPr>
            <w:spacing w:after="0"/>
            <w:ind w:leftChars="800" w:left="1600"/>
          </w:pPr>
        </w:pPrChange>
      </w:pPr>
      <w:del w:id="10711" w:author="김은수" w:date="2026-09-30T15:44:00Z" w16du:dateUtc="2026-09-30T06:44:00Z">
        <w:r>
          <w:rPr>
            <w:rFonts w:hint="eastAsia"/>
          </w:rPr>
          <w:delText xml:space="preserve">입력 파라미터 </w:delText>
        </w:r>
        <w:r>
          <w:delText xml:space="preserve">: </w:delText>
        </w:r>
        <w:r>
          <w:rPr>
            <w:rFonts w:hint="eastAsia"/>
          </w:rPr>
          <w:delText>L</w:delText>
        </w:r>
        <w:r>
          <w:delText xml:space="preserve">ED </w:delText>
        </w:r>
        <w:r>
          <w:rPr>
            <w:rFonts w:hint="eastAsia"/>
          </w:rPr>
          <w:delText>패턴 인덱스</w:delText>
        </w:r>
      </w:del>
    </w:p>
    <w:p w14:paraId="23CEAD9E" w14:textId="77777777" w:rsidR="008101A1" w:rsidRPr="00E00010" w:rsidRDefault="008101A1">
      <w:pPr>
        <w:spacing w:after="0" w:line="300" w:lineRule="auto"/>
        <w:rPr>
          <w:del w:id="10712" w:author="김은수" w:date="2026-09-30T15:44:00Z" w16du:dateUtc="2026-09-30T06:44:00Z"/>
          <w:szCs w:val="20"/>
        </w:rPr>
        <w:pPrChange w:id="10713" w:author="김은수" w:date="2026-10-01T03:22:00Z">
          <w:pPr>
            <w:spacing w:after="0"/>
            <w:ind w:leftChars="800" w:left="1600"/>
          </w:pPr>
        </w:pPrChange>
      </w:pPr>
      <w:del w:id="10714" w:author="김은수" w:date="2026-09-30T15:44:00Z" w16du:dateUtc="2026-09-30T06:44:00Z">
        <w:r>
          <w:rPr>
            <w:rFonts w:hint="eastAsia"/>
          </w:rPr>
          <w:delText xml:space="preserve">반환 파라미터 </w:delText>
        </w:r>
        <w:r>
          <w:delText xml:space="preserve">: </w:delText>
        </w:r>
        <w:r>
          <w:rPr>
            <w:rFonts w:hint="eastAsia"/>
          </w:rPr>
          <w:delText>없음</w:delText>
        </w:r>
      </w:del>
    </w:p>
    <w:p w14:paraId="4AE74E1B" w14:textId="77777777" w:rsidR="008101A1" w:rsidRPr="00E00010" w:rsidRDefault="008101A1">
      <w:pPr>
        <w:spacing w:after="0" w:line="300" w:lineRule="auto"/>
        <w:rPr>
          <w:del w:id="10715" w:author="김은수" w:date="2026-09-30T15:44:00Z" w16du:dateUtc="2026-09-30T06:44:00Z"/>
          <w:szCs w:val="20"/>
        </w:rPr>
        <w:pPrChange w:id="10716" w:author="김은수" w:date="2026-10-01T03:22:00Z">
          <w:pPr>
            <w:spacing w:after="0"/>
            <w:ind w:leftChars="800" w:left="1600"/>
          </w:pPr>
        </w:pPrChange>
      </w:pPr>
      <w:del w:id="10717" w:author="김은수" w:date="2026-09-30T15:44:00Z" w16du:dateUtc="2026-09-30T06:44:00Z">
        <w:r>
          <w:rPr>
            <w:rFonts w:hint="eastAsia"/>
          </w:rPr>
          <w:delText xml:space="preserve">수정 파라미터 </w:delText>
        </w:r>
        <w:r>
          <w:delText xml:space="preserve">: </w:delText>
        </w:r>
        <w:r>
          <w:rPr>
            <w:rFonts w:hint="eastAsia"/>
          </w:rPr>
          <w:delText>없음</w:delText>
        </w:r>
      </w:del>
    </w:p>
    <w:p w14:paraId="26AC3521" w14:textId="77777777" w:rsidR="008101A1" w:rsidRPr="00E00010" w:rsidRDefault="008101A1">
      <w:pPr>
        <w:spacing w:after="0" w:line="300" w:lineRule="auto"/>
        <w:rPr>
          <w:del w:id="10718" w:author="김은수" w:date="2026-09-30T15:44:00Z" w16du:dateUtc="2026-09-30T06:44:00Z"/>
          <w:szCs w:val="20"/>
        </w:rPr>
        <w:pPrChange w:id="10719" w:author="김은수" w:date="2026-10-01T03:22:00Z">
          <w:pPr>
            <w:spacing w:after="0"/>
            <w:ind w:leftChars="800" w:left="1600"/>
          </w:pPr>
        </w:pPrChange>
      </w:pPr>
      <w:del w:id="10720" w:author="김은수" w:date="2026-09-30T15:44:00Z" w16du:dateUtc="2026-09-30T06:44:00Z">
        <w:r>
          <w:rPr>
            <w:rFonts w:hint="eastAsia"/>
          </w:rPr>
          <w:delText xml:space="preserve">기능 및 동작 </w:delText>
        </w:r>
        <w:r>
          <w:delText xml:space="preserve">: </w:delText>
        </w:r>
      </w:del>
    </w:p>
    <w:p w14:paraId="377F0C3B" w14:textId="77777777" w:rsidR="008101A1" w:rsidRPr="00E00010" w:rsidRDefault="008101A1">
      <w:pPr>
        <w:spacing w:after="0" w:line="300" w:lineRule="auto"/>
        <w:rPr>
          <w:del w:id="10721" w:author="김은수" w:date="2026-09-30T15:44:00Z" w16du:dateUtc="2026-09-30T06:44:00Z"/>
          <w:szCs w:val="20"/>
        </w:rPr>
        <w:pPrChange w:id="10722" w:author="김은수" w:date="2026-10-01T03:22:00Z">
          <w:pPr>
            <w:spacing w:after="0"/>
            <w:ind w:leftChars="900" w:left="1800"/>
          </w:pPr>
        </w:pPrChange>
      </w:pPr>
      <w:del w:id="10723" w:author="김은수" w:date="2026-09-30T15:44:00Z" w16du:dateUtc="2026-09-30T06:44:00Z">
        <w:r>
          <w:rPr>
            <w:rFonts w:hint="eastAsia"/>
          </w:rPr>
          <w:delText>LE</w:delText>
        </w:r>
        <w:r>
          <w:delText xml:space="preserve">D </w:delText>
        </w:r>
        <w:r>
          <w:rPr>
            <w:rFonts w:hint="eastAsia"/>
          </w:rPr>
          <w:delText xml:space="preserve">패턴 인덱스에 해당하는 </w:delText>
        </w:r>
        <w:r>
          <w:delText xml:space="preserve">LED </w:delText>
        </w:r>
        <w:r>
          <w:rPr>
            <w:rFonts w:hint="eastAsia"/>
          </w:rPr>
          <w:delText>패턴을 생성한다.</w:delText>
        </w:r>
      </w:del>
    </w:p>
    <w:p w14:paraId="2004F3B9" w14:textId="77777777" w:rsidR="008101A1" w:rsidRPr="00E00010" w:rsidRDefault="008101A1">
      <w:pPr>
        <w:spacing w:after="0" w:line="300" w:lineRule="auto"/>
        <w:rPr>
          <w:del w:id="10724" w:author="김은수" w:date="2026-09-30T15:44:00Z" w16du:dateUtc="2026-09-30T06:44:00Z"/>
          <w:szCs w:val="20"/>
        </w:rPr>
        <w:pPrChange w:id="10725" w:author="김은수" w:date="2026-10-01T03:22:00Z">
          <w:pPr>
            <w:spacing w:after="0"/>
            <w:ind w:leftChars="900" w:left="1800"/>
          </w:pPr>
        </w:pPrChange>
      </w:pPr>
      <w:del w:id="10726" w:author="김은수" w:date="2026-09-30T15:44:00Z" w16du:dateUtc="2026-09-30T06:44:00Z">
        <w:r>
          <w:rPr>
            <w:rFonts w:hint="eastAsia"/>
          </w:rPr>
          <w:delText xml:space="preserve">구분이 가능하도록 </w:delText>
        </w:r>
        <w:r>
          <w:delText xml:space="preserve">LED </w:delText>
        </w:r>
        <w:r>
          <w:rPr>
            <w:rFonts w:hint="eastAsia"/>
          </w:rPr>
          <w:delText>패턴을 구현하여야 한다.</w:delText>
        </w:r>
      </w:del>
    </w:p>
    <w:p w14:paraId="7906D433" w14:textId="77777777" w:rsidR="008101A1" w:rsidRPr="00E00010" w:rsidRDefault="008101A1">
      <w:pPr>
        <w:spacing w:after="0" w:line="300" w:lineRule="auto"/>
        <w:rPr>
          <w:del w:id="10727" w:author="김은수" w:date="2026-09-30T15:44:00Z" w16du:dateUtc="2026-09-30T06:44:00Z"/>
          <w:szCs w:val="20"/>
        </w:rPr>
        <w:pPrChange w:id="10728" w:author="김은수" w:date="2026-10-01T03:22:00Z">
          <w:pPr>
            <w:spacing w:after="0" w:line="240" w:lineRule="auto"/>
            <w:ind w:leftChars="900" w:left="1800"/>
          </w:pPr>
        </w:pPrChange>
      </w:pPr>
    </w:p>
    <w:p w14:paraId="16079A1F" w14:textId="77777777" w:rsidR="00084C76" w:rsidRDefault="00084C76">
      <w:pPr>
        <w:pStyle w:val="TDC40"/>
        <w:keepNext/>
        <w:rPr>
          <w:ins w:id="10729" w:author="김은수" w:date="2026-10-01T12:05:00Z" w16du:dateUtc="2026-10-01T03:05:00Z"/>
        </w:rPr>
        <w:pPrChange w:id="10730" w:author="김은수" w:date="2026-10-01T03:22:00Z">
          <w:pPr>
            <w:pStyle w:val="TDC40"/>
          </w:pPr>
        </w:pPrChange>
      </w:pPr>
      <w:ins w:id="10731" w:author="김은수" w:date="2026-10-01T12:05:00Z" w16du:dateUtc="2026-10-01T03:05:00Z">
        <w:r>
          <w:t>지정 전류가 내부기에서 표현 가능한 범위에 들어가도록 DAC 설정과 채널 값을 함께 구한다.</w:t>
        </w:r>
      </w:ins>
    </w:p>
    <w:p w14:paraId="3CB058D3" w14:textId="77777777" w:rsidR="00084C76" w:rsidRDefault="00084C76">
      <w:pPr>
        <w:pStyle w:val="TDC42"/>
        <w:rPr>
          <w:ins w:id="10732" w:author="김은수" w:date="2026-10-01T12:05:00Z" w16du:dateUtc="2026-10-01T03:05:00Z"/>
        </w:rPr>
      </w:pPr>
      <w:ins w:id="10733" w:author="김은수" w:date="2026-10-01T12:05:00Z" w16du:dateUtc="2026-10-01T03:05:00Z">
        <w:r>
          <w:t xml:space="preserve">표 </w:t>
        </w:r>
        <w:r>
          <w:fldChar w:fldCharType="begin"/>
        </w:r>
        <w:r>
          <w:instrText>SEQ 표 \* ARABIC</w:instrText>
        </w:r>
        <w:r>
          <w:fldChar w:fldCharType="separate"/>
        </w:r>
        <w:r>
          <w:t>148</w:t>
        </w:r>
        <w:r>
          <w:fldChar w:fldCharType="end"/>
        </w:r>
        <w:r>
          <w:t>. 내부기 DAC 범위와 T/C 변환 / 유닛 설계 내용</w:t>
        </w:r>
      </w:ins>
    </w:p>
    <w:tbl>
      <w:tblPr>
        <w:tblStyle w:val="TDC41"/>
        <w:tblW w:w="8816" w:type="dxa"/>
        <w:tblLayout w:type="fixed"/>
        <w:tblLook w:val="04A0" w:firstRow="1" w:lastRow="0" w:firstColumn="1" w:lastColumn="0" w:noHBand="0" w:noVBand="1"/>
        <w:tblPrChange w:id="10734"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10735">
          <w:tblGrid>
            <w:gridCol w:w="360"/>
            <w:gridCol w:w="360"/>
            <w:gridCol w:w="584"/>
            <w:gridCol w:w="7512"/>
          </w:tblGrid>
        </w:tblGridChange>
      </w:tblGrid>
      <w:tr w:rsidR="00084C76" w14:paraId="21D43F6A" w14:textId="77777777" w:rsidTr="009E0A92">
        <w:trPr>
          <w:cnfStyle w:val="100000000000" w:firstRow="1" w:lastRow="0" w:firstColumn="0" w:lastColumn="0" w:oddVBand="0" w:evenVBand="0" w:oddHBand="0" w:evenHBand="0" w:firstRowFirstColumn="0" w:firstRowLastColumn="0" w:lastRowFirstColumn="0" w:lastRowLastColumn="0"/>
          <w:cantSplit/>
          <w:tblHeader/>
          <w:ins w:id="10736" w:author="김은수" w:date="2026-10-01T12:05:00Z"/>
          <w:trPrChange w:id="10737"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0738" w:author="김은수" w:date="2026-10-01T03:22:00Z">
              <w:tcPr>
                <w:tcW w:w="1304" w:type="dxa"/>
              </w:tcPr>
            </w:tcPrChange>
          </w:tcPr>
          <w:p w14:paraId="544C6E05"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10739" w:author="김은수" w:date="2026-10-01T12:05:00Z" w16du:dateUtc="2026-10-01T03:05:00Z"/>
              </w:rPr>
            </w:pPr>
            <w:ins w:id="10740" w:author="김은수" w:date="2026-10-01T12:05:00Z" w16du:dateUtc="2026-10-01T03:05:00Z">
              <w:r>
                <w:t>항목</w:t>
              </w:r>
            </w:ins>
          </w:p>
        </w:tc>
        <w:tc>
          <w:tcPr>
            <w:tcW w:w="7512" w:type="dxa"/>
            <w:tcPrChange w:id="10741" w:author="김은수" w:date="2026-10-01T03:22:00Z">
              <w:tcPr>
                <w:tcW w:w="7512" w:type="dxa"/>
              </w:tcPr>
            </w:tcPrChange>
          </w:tcPr>
          <w:p w14:paraId="132587B7"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10742" w:author="김은수" w:date="2026-10-01T12:05:00Z" w16du:dateUtc="2026-10-01T03:05:00Z"/>
              </w:rPr>
            </w:pPr>
            <w:ins w:id="10743" w:author="김은수" w:date="2026-10-01T12:05:00Z" w16du:dateUtc="2026-10-01T03:05:00Z">
              <w:r>
                <w:t>설계 내용</w:t>
              </w:r>
            </w:ins>
          </w:p>
        </w:tc>
      </w:tr>
      <w:tr w:rsidR="00084C76" w14:paraId="293201BE" w14:textId="77777777" w:rsidTr="009E0A92">
        <w:trPr>
          <w:cantSplit/>
          <w:ins w:id="10744" w:author="김은수" w:date="2026-10-01T12:05:00Z"/>
          <w:trPrChange w:id="10745"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0746" w:author="김은수" w:date="2026-10-01T03:22:00Z">
              <w:tcPr>
                <w:tcW w:w="1304" w:type="dxa"/>
              </w:tcPr>
            </w:tcPrChange>
          </w:tcPr>
          <w:p w14:paraId="6691875E" w14:textId="77777777" w:rsidR="00084C76" w:rsidRDefault="00084C76">
            <w:pPr>
              <w:pStyle w:val="TDCe"/>
              <w:rPr>
                <w:ins w:id="10747" w:author="김은수" w:date="2026-10-01T12:05:00Z" w16du:dateUtc="2026-10-01T03:05:00Z"/>
              </w:rPr>
            </w:pPr>
            <w:ins w:id="10748" w:author="김은수" w:date="2026-10-01T12:05:00Z" w16du:dateUtc="2026-10-01T03:05:00Z">
              <w:r>
                <w:t>입력</w:t>
              </w:r>
            </w:ins>
          </w:p>
        </w:tc>
        <w:tc>
          <w:tcPr>
            <w:tcW w:w="7512" w:type="dxa"/>
            <w:tcPrChange w:id="10749" w:author="김은수" w:date="2026-10-01T03:22:00Z">
              <w:tcPr>
                <w:tcW w:w="7512" w:type="dxa"/>
              </w:tcPr>
            </w:tcPrChange>
          </w:tcPr>
          <w:p w14:paraId="78031463"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0750" w:author="김은수" w:date="2026-10-01T12:05:00Z" w16du:dateUtc="2026-10-01T03:05:00Z"/>
              </w:rPr>
            </w:pPr>
            <w:ins w:id="10751" w:author="김은수" w:date="2026-10-01T12:05:00Z" w16du:dateUtc="2026-10-01T03:05:00Z">
              <w:r>
                <w:t>펄스폭, 채널별 T/C 전류(uA), 사용 채널 수</w:t>
              </w:r>
            </w:ins>
          </w:p>
        </w:tc>
      </w:tr>
      <w:tr w:rsidR="00084C76" w14:paraId="19229E3B" w14:textId="77777777" w:rsidTr="009E0A92">
        <w:trPr>
          <w:cantSplit/>
          <w:ins w:id="10752" w:author="김은수" w:date="2026-10-01T12:05:00Z"/>
          <w:trPrChange w:id="10753"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0754" w:author="김은수" w:date="2026-10-01T03:22:00Z">
              <w:tcPr>
                <w:tcW w:w="1304" w:type="dxa"/>
              </w:tcPr>
            </w:tcPrChange>
          </w:tcPr>
          <w:p w14:paraId="7E799F86" w14:textId="77777777" w:rsidR="00084C76" w:rsidRDefault="00084C76">
            <w:pPr>
              <w:pStyle w:val="TDCe"/>
              <w:rPr>
                <w:ins w:id="10755" w:author="김은수" w:date="2026-10-01T12:05:00Z" w16du:dateUtc="2026-10-01T03:05:00Z"/>
              </w:rPr>
            </w:pPr>
            <w:ins w:id="10756" w:author="김은수" w:date="2026-10-01T12:05:00Z" w16du:dateUtc="2026-10-01T03:05:00Z">
              <w:r>
                <w:t>출력</w:t>
              </w:r>
            </w:ins>
          </w:p>
        </w:tc>
        <w:tc>
          <w:tcPr>
            <w:tcW w:w="7512" w:type="dxa"/>
            <w:tcPrChange w:id="10757" w:author="김은수" w:date="2026-10-01T03:22:00Z">
              <w:tcPr>
                <w:tcW w:w="7512" w:type="dxa"/>
              </w:tcPr>
            </w:tcPrChange>
          </w:tcPr>
          <w:p w14:paraId="1AE9DF27"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0758" w:author="김은수" w:date="2026-10-01T12:05:00Z" w16du:dateUtc="2026-10-01T03:05:00Z"/>
              </w:rPr>
            </w:pPr>
            <w:ins w:id="10759" w:author="김은수" w:date="2026-10-01T12:05:00Z" w16du:dateUtc="2026-10-01T03:05:00Z">
              <w:r>
                <w:t>DAC 범위/오프셋과 T/C 디지털 크기</w:t>
              </w:r>
            </w:ins>
          </w:p>
        </w:tc>
      </w:tr>
      <w:tr w:rsidR="00084C76" w14:paraId="4F4B16FF" w14:textId="77777777" w:rsidTr="009E0A92">
        <w:trPr>
          <w:cantSplit/>
          <w:ins w:id="10760" w:author="김은수" w:date="2026-10-01T12:05:00Z"/>
          <w:trPrChange w:id="10761"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0762" w:author="김은수" w:date="2026-10-01T03:22:00Z">
              <w:tcPr>
                <w:tcW w:w="1304" w:type="dxa"/>
              </w:tcPr>
            </w:tcPrChange>
          </w:tcPr>
          <w:p w14:paraId="601D06B6" w14:textId="77777777" w:rsidR="00084C76" w:rsidRDefault="00084C76">
            <w:pPr>
              <w:pStyle w:val="TDCe"/>
              <w:rPr>
                <w:ins w:id="10763" w:author="김은수" w:date="2026-10-01T12:05:00Z" w16du:dateUtc="2026-10-01T03:05:00Z"/>
              </w:rPr>
            </w:pPr>
            <w:ins w:id="10764" w:author="김은수" w:date="2026-10-01T12:05:00Z" w16du:dateUtc="2026-10-01T03:05:00Z">
              <w:r>
                <w:t>처리</w:t>
              </w:r>
            </w:ins>
          </w:p>
        </w:tc>
        <w:tc>
          <w:tcPr>
            <w:tcW w:w="7512" w:type="dxa"/>
            <w:tcPrChange w:id="10765" w:author="김은수" w:date="2026-10-01T03:22:00Z">
              <w:tcPr>
                <w:tcW w:w="7512" w:type="dxa"/>
              </w:tcPr>
            </w:tcPrChange>
          </w:tcPr>
          <w:p w14:paraId="549766AE"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0766" w:author="김은수" w:date="2026-10-01T12:05:00Z" w16du:dateUtc="2026-10-01T03:05:00Z"/>
              </w:rPr>
            </w:pPr>
            <w:ins w:id="10767" w:author="김은수" w:date="2026-10-01T12:05:00Z" w16du:dateUtc="2026-10-01T03:05:00Z">
              <w:r>
                <w:t>사용 전류 범위에서 필요한 DAC 범위와 오프셋을 결정한다. 각 채널의 T/C 전류를 같은 설정에 대응하는 디지털 크기로 변환한다. 설정 불가 조건은 실패 결과로 전달하며 보조 비트 연산을 통해 레지스터 필드를 구성한다.</w:t>
              </w:r>
            </w:ins>
          </w:p>
        </w:tc>
      </w:tr>
    </w:tbl>
    <w:p w14:paraId="0EBE2329" w14:textId="77777777" w:rsidR="00084C76" w:rsidRDefault="00084C76">
      <w:pPr>
        <w:pStyle w:val="TDC40"/>
        <w:spacing w:after="0"/>
        <w:rPr>
          <w:ins w:id="10768" w:author="김은수" w:date="2026-10-01T12:05:00Z" w16du:dateUtc="2026-10-01T03:05:00Z"/>
        </w:rPr>
        <w:pPrChange w:id="10769" w:author="김은수" w:date="2026-10-01T03:22:00Z">
          <w:pPr>
            <w:pStyle w:val="TDC40"/>
          </w:pPr>
        </w:pPrChange>
      </w:pPr>
    </w:p>
    <w:p w14:paraId="2F578C4D" w14:textId="77777777" w:rsidR="00084C76" w:rsidRDefault="00084C76">
      <w:pPr>
        <w:pStyle w:val="TDC42"/>
        <w:rPr>
          <w:ins w:id="10770" w:author="김은수" w:date="2026-10-01T12:05:00Z" w16du:dateUtc="2026-10-01T03:05:00Z"/>
        </w:rPr>
      </w:pPr>
      <w:ins w:id="10771" w:author="김은수" w:date="2026-10-01T12:05:00Z" w16du:dateUtc="2026-10-01T03:05:00Z">
        <w:r>
          <w:t xml:space="preserve">표 </w:t>
        </w:r>
        <w:r>
          <w:fldChar w:fldCharType="begin"/>
        </w:r>
        <w:r>
          <w:instrText>SEQ 표 \* ARABIC</w:instrText>
        </w:r>
        <w:r>
          <w:fldChar w:fldCharType="separate"/>
        </w:r>
        <w:r>
          <w:t>149</w:t>
        </w:r>
        <w:r>
          <w:fldChar w:fldCharType="end"/>
        </w:r>
        <w:r>
          <w:t>. 내부기 DAC 범위와 T/C 변환 / 구현 조건</w:t>
        </w:r>
      </w:ins>
    </w:p>
    <w:tbl>
      <w:tblPr>
        <w:tblStyle w:val="TDC41"/>
        <w:tblW w:w="8816" w:type="dxa"/>
        <w:tblLayout w:type="fixed"/>
        <w:tblLook w:val="04A0" w:firstRow="1" w:lastRow="0" w:firstColumn="1" w:lastColumn="0" w:noHBand="0" w:noVBand="1"/>
        <w:tblPrChange w:id="10772"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10773">
          <w:tblGrid>
            <w:gridCol w:w="360"/>
            <w:gridCol w:w="360"/>
            <w:gridCol w:w="584"/>
            <w:gridCol w:w="7512"/>
          </w:tblGrid>
        </w:tblGridChange>
      </w:tblGrid>
      <w:tr w:rsidR="00084C76" w14:paraId="42F96824" w14:textId="77777777" w:rsidTr="009E0A92">
        <w:trPr>
          <w:cnfStyle w:val="100000000000" w:firstRow="1" w:lastRow="0" w:firstColumn="0" w:lastColumn="0" w:oddVBand="0" w:evenVBand="0" w:oddHBand="0" w:evenHBand="0" w:firstRowFirstColumn="0" w:firstRowLastColumn="0" w:lastRowFirstColumn="0" w:lastRowLastColumn="0"/>
          <w:cantSplit/>
          <w:tblHeader/>
          <w:ins w:id="10774" w:author="김은수" w:date="2026-10-01T12:05:00Z"/>
          <w:trPrChange w:id="10775"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0776" w:author="김은수" w:date="2026-10-01T03:22:00Z">
              <w:tcPr>
                <w:tcW w:w="1304" w:type="dxa"/>
              </w:tcPr>
            </w:tcPrChange>
          </w:tcPr>
          <w:p w14:paraId="4CAE267C"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10777" w:author="김은수" w:date="2026-10-01T12:05:00Z" w16du:dateUtc="2026-10-01T03:05:00Z"/>
              </w:rPr>
            </w:pPr>
            <w:ins w:id="10778" w:author="김은수" w:date="2026-10-01T12:05:00Z" w16du:dateUtc="2026-10-01T03:05:00Z">
              <w:r>
                <w:t>구분</w:t>
              </w:r>
            </w:ins>
          </w:p>
        </w:tc>
        <w:tc>
          <w:tcPr>
            <w:tcW w:w="7512" w:type="dxa"/>
            <w:tcPrChange w:id="10779" w:author="김은수" w:date="2026-10-01T03:22:00Z">
              <w:tcPr>
                <w:tcW w:w="7512" w:type="dxa"/>
              </w:tcPr>
            </w:tcPrChange>
          </w:tcPr>
          <w:p w14:paraId="50074BF2"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10780" w:author="김은수" w:date="2026-10-01T12:05:00Z" w16du:dateUtc="2026-10-01T03:05:00Z"/>
              </w:rPr>
            </w:pPr>
            <w:ins w:id="10781" w:author="김은수" w:date="2026-10-01T12:05:00Z" w16du:dateUtc="2026-10-01T03:05:00Z">
              <w:r>
                <w:t>구현 조건</w:t>
              </w:r>
            </w:ins>
          </w:p>
        </w:tc>
      </w:tr>
      <w:tr w:rsidR="00084C76" w14:paraId="69E57243" w14:textId="77777777" w:rsidTr="009E0A92">
        <w:trPr>
          <w:cantSplit/>
          <w:ins w:id="10782" w:author="김은수" w:date="2026-10-01T12:05:00Z"/>
          <w:trPrChange w:id="10783"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0784" w:author="김은수" w:date="2026-10-01T03:22:00Z">
              <w:tcPr>
                <w:tcW w:w="1304" w:type="dxa"/>
              </w:tcPr>
            </w:tcPrChange>
          </w:tcPr>
          <w:p w14:paraId="751D1620" w14:textId="77777777" w:rsidR="00084C76" w:rsidRDefault="00084C76">
            <w:pPr>
              <w:pStyle w:val="TDCe"/>
              <w:rPr>
                <w:ins w:id="10785" w:author="김은수" w:date="2026-10-01T12:05:00Z" w16du:dateUtc="2026-10-01T03:05:00Z"/>
              </w:rPr>
            </w:pPr>
            <w:ins w:id="10786" w:author="김은수" w:date="2026-10-01T12:05:00Z" w16du:dateUtc="2026-10-01T03:05:00Z">
              <w:r>
                <w:t>관련 함수</w:t>
              </w:r>
            </w:ins>
          </w:p>
        </w:tc>
        <w:tc>
          <w:tcPr>
            <w:tcW w:w="7512" w:type="dxa"/>
            <w:tcPrChange w:id="10787" w:author="김은수" w:date="2026-10-01T03:22:00Z">
              <w:tcPr>
                <w:tcW w:w="7512" w:type="dxa"/>
              </w:tcPr>
            </w:tcPrChange>
          </w:tcPr>
          <w:p w14:paraId="77E6BCC9" w14:textId="77777777" w:rsidR="00084C76" w:rsidRPr="00E00010" w:rsidRDefault="00084C76">
            <w:pPr>
              <w:pStyle w:val="TDCf"/>
              <w:cnfStyle w:val="000000000000" w:firstRow="0" w:lastRow="0" w:firstColumn="0" w:lastColumn="0" w:oddVBand="0" w:evenVBand="0" w:oddHBand="0" w:evenHBand="0" w:firstRowFirstColumn="0" w:firstRowLastColumn="0" w:lastRowFirstColumn="0" w:lastRowLastColumn="0"/>
              <w:rPr>
                <w:ins w:id="10788" w:author="김은수" w:date="2026-10-01T12:05:00Z" w16du:dateUtc="2026-10-01T03:05:00Z"/>
                <w:lang w:val="en-US"/>
                <w:rPrChange w:id="10789" w:author="김은수" w:date="2026-10-01T13:46:00Z" w16du:dateUtc="2026-10-01T04:46:00Z">
                  <w:rPr>
                    <w:ins w:id="10790" w:author="김은수" w:date="2026-10-01T12:05:00Z" w16du:dateUtc="2026-10-01T03:05:00Z"/>
                  </w:rPr>
                </w:rPrChange>
              </w:rPr>
            </w:pPr>
            <w:ins w:id="10791" w:author="김은수" w:date="2026-10-01T12:05:00Z" w16du:dateUtc="2026-10-01T03:05:00Z">
              <w:r w:rsidRPr="00E00010">
                <w:rPr>
                  <w:lang w:val="en-US"/>
                  <w:rPrChange w:id="10792" w:author="김은수" w:date="2026-10-01T13:46:00Z" w16du:dateUtc="2026-10-01T04:46:00Z">
                    <w:rPr/>
                  </w:rPrChange>
                </w:rPr>
                <w:t>setting_stimulationRange, readDAC_offsetValue, data_clearBit</w:t>
              </w:r>
            </w:ins>
          </w:p>
        </w:tc>
      </w:tr>
    </w:tbl>
    <w:p w14:paraId="225D6F4D" w14:textId="77777777" w:rsidR="00084C76" w:rsidRPr="00E00010" w:rsidRDefault="00084C76">
      <w:pPr>
        <w:pStyle w:val="TDC40"/>
        <w:spacing w:after="0"/>
        <w:rPr>
          <w:ins w:id="10793" w:author="김은수" w:date="2026-10-01T12:05:00Z" w16du:dateUtc="2026-10-01T03:05:00Z"/>
          <w:lang w:val="en-US"/>
          <w:rPrChange w:id="10794" w:author="김은수" w:date="2026-10-01T13:46:00Z" w16du:dateUtc="2026-10-01T04:46:00Z">
            <w:rPr>
              <w:ins w:id="10795" w:author="김은수" w:date="2026-10-01T12:05:00Z" w16du:dateUtc="2026-10-01T03:05:00Z"/>
            </w:rPr>
          </w:rPrChange>
        </w:rPr>
        <w:pPrChange w:id="10796" w:author="김은수" w:date="2026-10-01T03:22:00Z">
          <w:pPr>
            <w:pStyle w:val="TDC40"/>
          </w:pPr>
        </w:pPrChange>
      </w:pPr>
    </w:p>
    <w:p w14:paraId="75839338" w14:textId="77777777" w:rsidR="00084C76" w:rsidRDefault="00084C76">
      <w:pPr>
        <w:pStyle w:val="TDC43"/>
        <w:rPr>
          <w:ins w:id="10797" w:author="김은수" w:date="2026-10-01T12:05:00Z" w16du:dateUtc="2026-10-01T03:05:00Z"/>
        </w:rPr>
      </w:pPr>
      <w:ins w:id="10798" w:author="김은수" w:date="2026-10-01T12:05:00Z" w16du:dateUtc="2026-10-01T03:05:00Z">
        <w:r>
          <w:lastRenderedPageBreak/>
          <w:t>입출력 예 : 내부기 파라미터가 표 145와 같고 펄스폭 25us, 32채널 모두 T=100uA/C=300uA이면 자극 DAC A/오프셋 DAC A를 선택한다. 오프셋 전류=100uA, 오프셋 레지스터=44, T 디지털값=0/C 디지털값=127이고 반환값은 true이다. 범위 선택에 실패하면 false를 반환한다.</w:t>
        </w:r>
      </w:ins>
    </w:p>
    <w:p w14:paraId="53B3B8AA" w14:textId="77777777" w:rsidR="00697371" w:rsidRPr="00E00010" w:rsidRDefault="00220104">
      <w:pPr>
        <w:pStyle w:val="TDC43"/>
        <w:rPr>
          <w:ins w:id="10799" w:author="김은수" w:date="2026-09-30T15:44:00Z" w16du:dateUtc="2026-09-30T06:44:00Z"/>
        </w:rPr>
        <w:pPrChange w:id="10800" w:author="김은수" w:date="2026-10-01T01:11:00Z">
          <w:pPr>
            <w:keepLines/>
            <w:widowControl/>
            <w:snapToGrid w:val="0"/>
            <w:spacing w:after="180" w:line="300" w:lineRule="auto"/>
            <w:ind w:left="1245"/>
            <w:jc w:val="left"/>
          </w:pPr>
        </w:pPrChange>
      </w:pPr>
      <w:ins w:id="10801" w:author="김은수" w:date="2026-09-30T15:44:00Z" w16du:dateUtc="2026-09-30T06:44:00Z">
        <w:r>
          <w:rPr>
            <w:b/>
            <w:bCs/>
            <w:rPrChange w:id="10802" w:author="김은수" w:date="2026-10-01T01:11:00Z">
              <w:rPr>
                <w:b/>
                <w:bCs/>
                <w:sz w:val="22"/>
              </w:rPr>
            </w:rPrChange>
          </w:rPr>
          <w:t>흐름 참고 : 필요한 전류 범위를 만족하는 조합을 작은 자극 DAC 범위와 오프셋 범위부터 찾는다. 정수 환산 시 버려지는 소수 부분을 고려하여 디지털값을 계산한다.</w:t>
        </w:r>
      </w:ins>
    </w:p>
    <w:p w14:paraId="30C02C33" w14:textId="77777777" w:rsidR="00BA1805" w:rsidRPr="00E00010" w:rsidRDefault="00BA1805">
      <w:pPr>
        <w:pStyle w:val="TDC44"/>
        <w:rPr>
          <w:ins w:id="10803" w:author="김은수" w:date="2026-09-30T15:44:00Z" w16du:dateUtc="2026-09-30T06:44:00Z"/>
        </w:rPr>
        <w:pPrChange w:id="10804" w:author="김은수" w:date="2026-10-01T01:11:00Z">
          <w:pPr>
            <w:keepNext/>
            <w:keepLines/>
            <w:pageBreakBefore/>
            <w:widowControl/>
            <w:snapToGrid w:val="0"/>
            <w:spacing w:after="100" w:line="240" w:lineRule="auto"/>
            <w:jc w:val="center"/>
          </w:pPr>
        </w:pPrChange>
      </w:pPr>
      <w:ins w:id="10805" w:author="김은수" w:date="2026-09-30T15:44:00Z" w16du:dateUtc="2026-09-30T06:44:00Z">
        <w:r w:rsidRPr="00E00010">
          <w:rPr>
            <w:noProof/>
          </w:rPr>
          <w:drawing>
            <wp:inline distT="0" distB="0" distL="0" distR="0" wp14:anchorId="3E4EBC4E" wp14:editId="0010EAF7">
              <wp:extent cx="4320000" cy="4020300"/>
              <wp:effectExtent l="0" t="0" r="0" b="0"/>
              <wp:docPr id="1018" name="Flow CM3-028" descr="SU-ID-CM3-028 내부기 DAC 범위와 T/C 변환 설계 순서도">
                <a:extLst xmlns:a="http://schemas.openxmlformats.org/drawingml/2006/main">
                  <a:ext uri="{FF2B5EF4-FFF2-40B4-BE49-F238E27FC236}">
                    <a16:creationId xmlns:a16="http://schemas.microsoft.com/office/drawing/2014/main" id="{E8B69799-F488-0C76-6806-D41022ABA04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그림 256" descr="스크린샷, 어둠, 블랙, 밤이(가) 표시된 사진&#10;&#10;자동 생성된 설명">
                        <a:extLst>
                          <a:ext uri="{FF2B5EF4-FFF2-40B4-BE49-F238E27FC236}">
                            <a16:creationId xmlns:a16="http://schemas.microsoft.com/office/drawing/2014/main" id="{E8B69799-F488-0C76-6806-D41022ABA043}"/>
                          </a:ext>
                        </a:extLst>
                      </pic:cNvPr>
                      <pic:cNvPicPr>
                        <a:picLocks noChangeAspect="1"/>
                      </pic:cNvPicPr>
                    </pic:nvPicPr>
                    <pic:blipFill>
                      <a:blip r:embed="rId55"/>
                      <a:stretch>
                        <a:fillRect/>
                      </a:stretch>
                    </pic:blipFill>
                    <pic:spPr>
                      <a:xfrm>
                        <a:off x="0" y="0"/>
                        <a:ext cx="4320000" cy="4020300"/>
                      </a:xfrm>
                      <a:prstGeom prst="rect">
                        <a:avLst/>
                      </a:prstGeom>
                    </pic:spPr>
                  </pic:pic>
                </a:graphicData>
              </a:graphic>
            </wp:inline>
          </w:drawing>
        </w:r>
      </w:ins>
    </w:p>
    <w:p w14:paraId="576C5D38" w14:textId="77777777" w:rsidR="00697371" w:rsidRPr="00E00010" w:rsidRDefault="00220104">
      <w:pPr>
        <w:pStyle w:val="TDC45"/>
        <w:rPr>
          <w:ins w:id="10806" w:author="김은수" w:date="2026-09-30T15:44:00Z" w16du:dateUtc="2026-09-30T06:44:00Z"/>
        </w:rPr>
        <w:pPrChange w:id="10807" w:author="김은수" w:date="2026-10-01T01:11:00Z">
          <w:pPr>
            <w:keepLines/>
            <w:widowControl/>
            <w:snapToGrid w:val="0"/>
            <w:spacing w:after="180" w:line="276" w:lineRule="auto"/>
            <w:jc w:val="center"/>
          </w:pPr>
        </w:pPrChange>
      </w:pPr>
      <w:ins w:id="10808" w:author="김은수" w:date="2026-09-30T15:44:00Z" w16du:dateUtc="2026-09-30T06:44:00Z">
        <w:r w:rsidRPr="00E00010">
          <w:t>그림 26. SU-ID-CM3-028 내부기 DAC 범위와 T/C 변환 순서도</w:t>
        </w:r>
      </w:ins>
    </w:p>
    <w:p w14:paraId="73410C20" w14:textId="77777777" w:rsidR="000C626C" w:rsidRDefault="000C626C">
      <w:pPr>
        <w:pStyle w:val="TDC40"/>
        <w:rPr>
          <w:ins w:id="10809" w:author="김은수" w:date="2026-10-01T05:08:00Z"/>
        </w:rPr>
      </w:pPr>
    </w:p>
    <w:p w14:paraId="217B1F36" w14:textId="77777777" w:rsidR="00697371" w:rsidRDefault="00220104">
      <w:pPr>
        <w:pStyle w:val="TDC4"/>
        <w:pPrChange w:id="10810" w:author="김은수" w:date="2026-09-30T15:44:00Z" w16du:dateUtc="2026-09-30T06:44:00Z">
          <w:pPr>
            <w:pStyle w:val="4"/>
            <w:numPr>
              <w:ilvl w:val="3"/>
              <w:numId w:val="39"/>
            </w:numPr>
            <w:spacing w:after="0"/>
            <w:ind w:left="1200" w:hanging="400"/>
          </w:pPr>
        </w:pPrChange>
      </w:pPr>
      <w:r>
        <w:t xml:space="preserve">SU-ID-CM3-029, </w:t>
      </w:r>
      <w:del w:id="10811" w:author="김은수" w:date="2026-09-30T15:44:00Z" w16du:dateUtc="2026-09-30T06:44:00Z">
        <w:r w:rsidR="008101A1">
          <w:rPr>
            <w:rFonts w:hint="eastAsia"/>
          </w:rPr>
          <w:delText>N</w:delText>
        </w:r>
        <w:r w:rsidR="008101A1">
          <w:delText>RF On/Off</w:delText>
        </w:r>
        <w:r w:rsidR="007E237A">
          <w:delText xml:space="preserve"> </w:delText>
        </w:r>
        <w:r w:rsidR="007E237A">
          <w:rPr>
            <w:rFonts w:hint="eastAsia"/>
          </w:rPr>
          <w:delText>유닛</w:delText>
        </w:r>
      </w:del>
      <w:ins w:id="10812" w:author="김은수" w:date="2026-09-30T15:44:00Z" w16du:dateUtc="2026-09-30T06:44:00Z">
        <w:r>
          <w:t>자극 파라미터 계산 결과 공유</w:t>
        </w:r>
      </w:ins>
    </w:p>
    <w:p w14:paraId="0B693090" w14:textId="77777777" w:rsidR="008101A1" w:rsidRPr="00E00010" w:rsidRDefault="008101A1">
      <w:pPr>
        <w:spacing w:after="0" w:line="300" w:lineRule="auto"/>
        <w:rPr>
          <w:del w:id="10813" w:author="김은수" w:date="2026-09-30T15:44:00Z" w16du:dateUtc="2026-09-30T06:44:00Z"/>
          <w:szCs w:val="20"/>
        </w:rPr>
        <w:pPrChange w:id="10814" w:author="김은수" w:date="2026-10-01T03:22:00Z">
          <w:pPr>
            <w:spacing w:after="0"/>
            <w:ind w:leftChars="800" w:left="1600"/>
          </w:pPr>
        </w:pPrChange>
      </w:pPr>
      <w:del w:id="10815" w:author="김은수" w:date="2026-09-30T15:44:00Z" w16du:dateUtc="2026-09-30T06:44:00Z">
        <w:r>
          <w:rPr>
            <w:rFonts w:hint="eastAsia"/>
          </w:rPr>
          <w:delText xml:space="preserve">입력 파라미터 </w:delText>
        </w:r>
        <w:r>
          <w:delText xml:space="preserve">: </w:delText>
        </w:r>
      </w:del>
    </w:p>
    <w:p w14:paraId="5D78C4E6" w14:textId="77777777" w:rsidR="008101A1" w:rsidRPr="00E00010" w:rsidRDefault="008101A1">
      <w:pPr>
        <w:spacing w:after="0" w:line="300" w:lineRule="auto"/>
        <w:rPr>
          <w:del w:id="10816" w:author="김은수" w:date="2026-09-30T15:44:00Z" w16du:dateUtc="2026-09-30T06:44:00Z"/>
          <w:szCs w:val="20"/>
        </w:rPr>
        <w:pPrChange w:id="10817" w:author="김은수" w:date="2026-10-01T03:22:00Z">
          <w:pPr>
            <w:spacing w:after="0"/>
            <w:ind w:leftChars="900" w:left="1800"/>
          </w:pPr>
        </w:pPrChange>
      </w:pPr>
      <w:del w:id="10818" w:author="김은수" w:date="2026-09-30T15:44:00Z" w16du:dateUtc="2026-09-30T06:44:00Z">
        <w:r>
          <w:rPr>
            <w:rFonts w:hint="eastAsia"/>
          </w:rPr>
          <w:delText>내부기 제어 상태,</w:delText>
        </w:r>
        <w:r>
          <w:delText xml:space="preserve"> </w:delText>
        </w:r>
        <w:r>
          <w:rPr>
            <w:rFonts w:hint="eastAsia"/>
          </w:rPr>
          <w:delText xml:space="preserve">시스템 </w:delText>
        </w:r>
        <w:r>
          <w:delText xml:space="preserve">BLE Off, </w:delText>
        </w:r>
        <w:r>
          <w:rPr>
            <w:rFonts w:hint="eastAsia"/>
          </w:rPr>
          <w:delText>매핑 연결 상태,</w:delText>
        </w:r>
        <w:r>
          <w:delText xml:space="preserve"> </w:delText>
        </w:r>
        <w:r>
          <w:rPr>
            <w:rFonts w:hint="eastAsia"/>
          </w:rPr>
          <w:delText xml:space="preserve">블루투스 통신에 의한 </w:delText>
        </w:r>
        <w:r>
          <w:delText>BLE Off</w:delText>
        </w:r>
      </w:del>
    </w:p>
    <w:p w14:paraId="7D269B6B" w14:textId="77777777" w:rsidR="008101A1" w:rsidRPr="00E00010" w:rsidRDefault="008101A1">
      <w:pPr>
        <w:spacing w:after="0" w:line="300" w:lineRule="auto"/>
        <w:rPr>
          <w:del w:id="10819" w:author="김은수" w:date="2026-09-30T15:44:00Z" w16du:dateUtc="2026-09-30T06:44:00Z"/>
          <w:szCs w:val="20"/>
        </w:rPr>
        <w:pPrChange w:id="10820" w:author="김은수" w:date="2026-10-01T03:22:00Z">
          <w:pPr>
            <w:spacing w:after="0"/>
            <w:ind w:leftChars="800" w:left="1600"/>
          </w:pPr>
        </w:pPrChange>
      </w:pPr>
      <w:del w:id="10821" w:author="김은수" w:date="2026-09-30T15:44:00Z" w16du:dateUtc="2026-09-30T06:44:00Z">
        <w:r>
          <w:rPr>
            <w:rFonts w:hint="eastAsia"/>
          </w:rPr>
          <w:delText xml:space="preserve">반환 파라미터 </w:delText>
        </w:r>
        <w:r>
          <w:delText xml:space="preserve">: </w:delText>
        </w:r>
        <w:r>
          <w:rPr>
            <w:rFonts w:hint="eastAsia"/>
          </w:rPr>
          <w:delText>없음</w:delText>
        </w:r>
      </w:del>
    </w:p>
    <w:p w14:paraId="4D255F57" w14:textId="77777777" w:rsidR="008101A1" w:rsidRPr="00E00010" w:rsidRDefault="008101A1">
      <w:pPr>
        <w:spacing w:after="0" w:line="300" w:lineRule="auto"/>
        <w:rPr>
          <w:del w:id="10822" w:author="김은수" w:date="2026-09-30T15:44:00Z" w16du:dateUtc="2026-09-30T06:44:00Z"/>
          <w:szCs w:val="20"/>
        </w:rPr>
        <w:pPrChange w:id="10823" w:author="김은수" w:date="2026-10-01T03:22:00Z">
          <w:pPr>
            <w:spacing w:after="0"/>
            <w:ind w:leftChars="800" w:left="1600"/>
          </w:pPr>
        </w:pPrChange>
      </w:pPr>
      <w:del w:id="10824" w:author="김은수" w:date="2026-09-30T15:44:00Z" w16du:dateUtc="2026-09-30T06:44:00Z">
        <w:r>
          <w:rPr>
            <w:rFonts w:hint="eastAsia"/>
          </w:rPr>
          <w:delText xml:space="preserve">수정 파라미터 </w:delText>
        </w:r>
        <w:r>
          <w:delText xml:space="preserve">: </w:delText>
        </w:r>
        <w:r>
          <w:rPr>
            <w:rFonts w:hint="eastAsia"/>
          </w:rPr>
          <w:delText>없음</w:delText>
        </w:r>
      </w:del>
    </w:p>
    <w:p w14:paraId="2DC77608" w14:textId="77777777" w:rsidR="008101A1" w:rsidRPr="00E00010" w:rsidRDefault="008101A1">
      <w:pPr>
        <w:spacing w:after="0" w:line="300" w:lineRule="auto"/>
        <w:rPr>
          <w:del w:id="10825" w:author="김은수" w:date="2026-09-30T15:44:00Z" w16du:dateUtc="2026-09-30T06:44:00Z"/>
          <w:szCs w:val="20"/>
        </w:rPr>
        <w:pPrChange w:id="10826" w:author="김은수" w:date="2026-10-01T03:22:00Z">
          <w:pPr>
            <w:spacing w:after="0"/>
            <w:ind w:leftChars="800" w:left="1600"/>
          </w:pPr>
        </w:pPrChange>
      </w:pPr>
      <w:del w:id="10827" w:author="김은수" w:date="2026-09-30T15:44:00Z" w16du:dateUtc="2026-09-30T06:44:00Z">
        <w:r>
          <w:rPr>
            <w:rFonts w:hint="eastAsia"/>
          </w:rPr>
          <w:delText xml:space="preserve">기능 및 동작 </w:delText>
        </w:r>
        <w:r>
          <w:delText xml:space="preserve">: </w:delText>
        </w:r>
      </w:del>
    </w:p>
    <w:p w14:paraId="5807DA2F" w14:textId="77777777" w:rsidR="00FC7834" w:rsidRPr="00E00010" w:rsidRDefault="00894455">
      <w:pPr>
        <w:rPr>
          <w:del w:id="10828" w:author="김은수" w:date="2026-09-30T15:44:00Z" w16du:dateUtc="2026-09-30T06:44:00Z"/>
          <w:szCs w:val="20"/>
        </w:rPr>
        <w:pPrChange w:id="10829" w:author="김은수" w:date="2026-10-01T03:22:00Z">
          <w:pPr>
            <w:spacing w:after="0" w:line="240" w:lineRule="auto"/>
            <w:ind w:leftChars="900" w:left="1800"/>
          </w:pPr>
        </w:pPrChange>
      </w:pPr>
      <w:del w:id="10830" w:author="김은수" w:date="2026-09-30T15:44:00Z" w16du:dateUtc="2026-09-30T06:44:00Z">
        <w:r w:rsidRPr="00894455">
          <w:rPr>
            <w:noProof/>
          </w:rPr>
          <w:drawing>
            <wp:inline distT="0" distB="0" distL="0" distR="0" wp14:anchorId="1D212F61" wp14:editId="1D23564F">
              <wp:extent cx="4615072" cy="4066384"/>
              <wp:effectExtent l="0" t="0" r="0" b="0"/>
              <wp:docPr id="182" name="그림 181" descr="스크린샷, 텍스트, 라인, 평행이(가) 표시된 사진&#10;&#10;자동 생성된 설명">
                <a:extLst xmlns:a="http://schemas.openxmlformats.org/drawingml/2006/main">
                  <a:ext uri="{FF2B5EF4-FFF2-40B4-BE49-F238E27FC236}">
                    <a16:creationId xmlns:a16="http://schemas.microsoft.com/office/drawing/2014/main" id="{F6AA286A-62CA-8B4D-1673-F83864F9FBC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그림 181" descr="스크린샷, 텍스트, 라인, 평행이(가) 표시된 사진&#10;&#10;자동 생성된 설명">
                        <a:extLst>
                          <a:ext uri="{FF2B5EF4-FFF2-40B4-BE49-F238E27FC236}">
                            <a16:creationId xmlns:a16="http://schemas.microsoft.com/office/drawing/2014/main" id="{F6AA286A-62CA-8B4D-1673-F83864F9FBC8}"/>
                          </a:ext>
                        </a:extLst>
                      </pic:cNvPr>
                      <pic:cNvPicPr>
                        <a:picLocks noChangeAspect="1"/>
                      </pic:cNvPicPr>
                    </pic:nvPicPr>
                    <pic:blipFill>
                      <a:blip r:embed="rId56"/>
                      <a:stretch>
                        <a:fillRect/>
                      </a:stretch>
                    </pic:blipFill>
                    <pic:spPr>
                      <a:xfrm>
                        <a:off x="0" y="0"/>
                        <a:ext cx="4615072" cy="4066384"/>
                      </a:xfrm>
                      <a:prstGeom prst="rect">
                        <a:avLst/>
                      </a:prstGeom>
                    </pic:spPr>
                  </pic:pic>
                </a:graphicData>
              </a:graphic>
            </wp:inline>
          </w:drawing>
        </w:r>
      </w:del>
    </w:p>
    <w:p w14:paraId="404A2FA4" w14:textId="77777777" w:rsidR="008101A1" w:rsidRPr="00E00010" w:rsidRDefault="008101A1">
      <w:pPr>
        <w:spacing w:after="0" w:line="300" w:lineRule="auto"/>
        <w:rPr>
          <w:del w:id="10831" w:author="김은수" w:date="2026-09-30T15:44:00Z" w16du:dateUtc="2026-09-30T06:44:00Z"/>
          <w:szCs w:val="20"/>
        </w:rPr>
        <w:pPrChange w:id="10832" w:author="김은수" w:date="2026-10-01T03:22:00Z">
          <w:pPr>
            <w:ind w:leftChars="900" w:left="1800"/>
          </w:pPr>
        </w:pPrChange>
      </w:pPr>
      <w:del w:id="10833" w:author="김은수" w:date="2026-09-30T15:44:00Z" w16du:dateUtc="2026-09-30T06:44:00Z">
        <w:r>
          <w:rPr>
            <w:rFonts w:hint="eastAsia"/>
          </w:rPr>
          <w:delText>#</w:delText>
        </w:r>
        <w:r>
          <w:delText xml:space="preserve"> NRF On/</w:delText>
        </w:r>
        <w:r>
          <w:rPr>
            <w:rFonts w:hint="eastAsia"/>
          </w:rPr>
          <w:delText>O</w:delText>
        </w:r>
        <w:r>
          <w:delText>ff</w:delText>
        </w:r>
        <w:r>
          <w:rPr>
            <w:rFonts w:hint="eastAsia"/>
          </w:rPr>
          <w:delText>는</w:delText>
        </w:r>
        <w:r>
          <w:delText xml:space="preserve"> </w:delText>
        </w:r>
        <w:r>
          <w:rPr>
            <w:rFonts w:hint="eastAsia"/>
          </w:rPr>
          <w:delText>G</w:delText>
        </w:r>
        <w:r>
          <w:delText xml:space="preserve">PIO </w:delText>
        </w:r>
        <w:r>
          <w:rPr>
            <w:rFonts w:hint="eastAsia"/>
          </w:rPr>
          <w:delText>핀을 사용하여 제어한다.</w:delText>
        </w:r>
      </w:del>
    </w:p>
    <w:p w14:paraId="79127600" w14:textId="77777777" w:rsidR="008101A1" w:rsidRPr="00E00010" w:rsidRDefault="008101A1">
      <w:pPr>
        <w:pStyle w:val="3"/>
        <w:keepNext w:val="0"/>
        <w:keepLines w:val="0"/>
        <w:widowControl w:val="0"/>
        <w:numPr>
          <w:ilvl w:val="2"/>
          <w:numId w:val="39"/>
        </w:numPr>
        <w:snapToGrid/>
        <w:spacing w:before="0" w:after="0" w:line="300" w:lineRule="auto"/>
        <w:jc w:val="both"/>
        <w:rPr>
          <w:del w:id="10834" w:author="김은수" w:date="2026-09-30T15:44:00Z" w16du:dateUtc="2026-09-30T06:44:00Z"/>
          <w:sz w:val="20"/>
          <w:szCs w:val="20"/>
        </w:rPr>
        <w:pPrChange w:id="10835" w:author="김은수" w:date="2026-10-01T03:22:00Z">
          <w:pPr>
            <w:pStyle w:val="3"/>
            <w:numPr>
              <w:ilvl w:val="2"/>
              <w:numId w:val="39"/>
            </w:numPr>
            <w:ind w:left="1000" w:hanging="400"/>
          </w:pPr>
        </w:pPrChange>
      </w:pPr>
      <w:bookmarkStart w:id="10836" w:name="_Toc180573629"/>
      <w:del w:id="10837" w:author="김은수" w:date="2026-09-30T15:44:00Z" w16du:dateUtc="2026-09-30T06:44:00Z">
        <w:r>
          <w:rPr>
            <w:rFonts w:hint="eastAsia"/>
          </w:rPr>
          <w:delText>공유 메모리 접근</w:delText>
        </w:r>
        <w:r w:rsidR="002A707B">
          <w:rPr>
            <w:rFonts w:hint="eastAsia"/>
          </w:rPr>
          <w:delText xml:space="preserve"> 항목</w:delText>
        </w:r>
        <w:bookmarkEnd w:id="10836"/>
      </w:del>
    </w:p>
    <w:p w14:paraId="5445CC85" w14:textId="77777777" w:rsidR="008101A1" w:rsidRPr="00E00010" w:rsidRDefault="008101A1">
      <w:pPr>
        <w:pStyle w:val="4"/>
        <w:keepNext w:val="0"/>
        <w:keepLines w:val="0"/>
        <w:widowControl w:val="0"/>
        <w:numPr>
          <w:ilvl w:val="3"/>
          <w:numId w:val="39"/>
        </w:numPr>
        <w:snapToGrid/>
        <w:spacing w:before="0" w:after="0" w:line="300" w:lineRule="auto"/>
        <w:jc w:val="both"/>
        <w:rPr>
          <w:del w:id="10838" w:author="김은수" w:date="2026-09-30T15:44:00Z" w16du:dateUtc="2026-09-30T06:44:00Z"/>
          <w:sz w:val="20"/>
          <w:szCs w:val="20"/>
        </w:rPr>
        <w:pPrChange w:id="10839" w:author="김은수" w:date="2026-10-01T03:22:00Z">
          <w:pPr>
            <w:pStyle w:val="4"/>
            <w:numPr>
              <w:ilvl w:val="3"/>
              <w:numId w:val="39"/>
            </w:numPr>
            <w:ind w:left="1200" w:hanging="400"/>
          </w:pPr>
        </w:pPrChange>
      </w:pPr>
      <w:del w:id="10840" w:author="김은수" w:date="2026-09-30T15:44:00Z" w16du:dateUtc="2026-09-30T06:44:00Z">
        <w:r>
          <w:rPr>
            <w:rFonts w:hint="eastAsia"/>
          </w:rPr>
          <w:delText>하드웨어 상태 및 제어</w:delText>
        </w:r>
      </w:del>
    </w:p>
    <w:p w14:paraId="14C3E129" w14:textId="77777777" w:rsidR="008101A1" w:rsidRPr="00E00010" w:rsidRDefault="00DF4A77">
      <w:pPr>
        <w:pStyle w:val="5"/>
        <w:keepNext w:val="0"/>
        <w:keepLines w:val="0"/>
        <w:widowControl w:val="0"/>
        <w:numPr>
          <w:ilvl w:val="4"/>
          <w:numId w:val="39"/>
        </w:numPr>
        <w:snapToGrid/>
        <w:spacing w:before="0" w:after="0" w:line="300" w:lineRule="auto"/>
        <w:jc w:val="both"/>
        <w:rPr>
          <w:del w:id="10841" w:author="김은수" w:date="2026-09-30T15:44:00Z" w16du:dateUtc="2026-09-30T06:44:00Z"/>
          <w:sz w:val="20"/>
          <w:szCs w:val="20"/>
        </w:rPr>
        <w:pPrChange w:id="10842" w:author="김은수" w:date="2026-10-01T03:22:00Z">
          <w:pPr>
            <w:pStyle w:val="5"/>
            <w:numPr>
              <w:ilvl w:val="4"/>
              <w:numId w:val="39"/>
            </w:numPr>
            <w:spacing w:after="0"/>
            <w:ind w:left="1400" w:hanging="400"/>
          </w:pPr>
        </w:pPrChange>
      </w:pPr>
      <w:del w:id="10843" w:author="김은수" w:date="2026-09-30T15:44:00Z" w16du:dateUtc="2026-09-30T06:44:00Z">
        <w:r>
          <w:rPr>
            <w:rFonts w:hint="eastAsia"/>
          </w:rPr>
          <w:delText>SU</w:delText>
        </w:r>
        <w:r w:rsidR="00537A71">
          <w:delText>-ID-CM3-0</w:delText>
        </w:r>
        <w:r w:rsidR="00492DBC">
          <w:delText>30</w:delText>
        </w:r>
        <w:r w:rsidR="008101A1">
          <w:delText xml:space="preserve">, USB </w:delText>
        </w:r>
        <w:r w:rsidR="008101A1">
          <w:rPr>
            <w:rFonts w:hint="eastAsia"/>
          </w:rPr>
          <w:delText>커넥터 상태 읽기</w:delText>
        </w:r>
      </w:del>
    </w:p>
    <w:p w14:paraId="39A1A960" w14:textId="77777777" w:rsidR="008101A1" w:rsidRPr="00E00010" w:rsidRDefault="008101A1">
      <w:pPr>
        <w:spacing w:after="0" w:line="300" w:lineRule="auto"/>
        <w:rPr>
          <w:del w:id="10844" w:author="김은수" w:date="2026-09-30T15:44:00Z" w16du:dateUtc="2026-09-30T06:44:00Z"/>
          <w:szCs w:val="20"/>
        </w:rPr>
        <w:pPrChange w:id="10845" w:author="김은수" w:date="2026-10-01T03:22:00Z">
          <w:pPr>
            <w:spacing w:after="0"/>
            <w:ind w:leftChars="800" w:left="1600"/>
          </w:pPr>
        </w:pPrChange>
      </w:pPr>
      <w:del w:id="10846" w:author="김은수" w:date="2026-09-30T15:44:00Z" w16du:dateUtc="2026-09-30T06:44:00Z">
        <w:r>
          <w:rPr>
            <w:rFonts w:hint="eastAsia"/>
          </w:rPr>
          <w:delText xml:space="preserve">입력 파라미터 </w:delText>
        </w:r>
        <w:r>
          <w:delText xml:space="preserve">: </w:delText>
        </w:r>
        <w:r>
          <w:rPr>
            <w:rFonts w:hint="eastAsia"/>
          </w:rPr>
          <w:delText>없음</w:delText>
        </w:r>
      </w:del>
    </w:p>
    <w:p w14:paraId="09EBACA8" w14:textId="77777777" w:rsidR="008101A1" w:rsidRPr="00E00010" w:rsidRDefault="008101A1">
      <w:pPr>
        <w:spacing w:after="0" w:line="300" w:lineRule="auto"/>
        <w:rPr>
          <w:del w:id="10847" w:author="김은수" w:date="2026-09-30T15:44:00Z" w16du:dateUtc="2026-09-30T06:44:00Z"/>
          <w:szCs w:val="20"/>
        </w:rPr>
        <w:pPrChange w:id="10848" w:author="김은수" w:date="2026-10-01T03:22:00Z">
          <w:pPr>
            <w:spacing w:after="0"/>
            <w:ind w:leftChars="800" w:left="1600"/>
          </w:pPr>
        </w:pPrChange>
      </w:pPr>
      <w:del w:id="10849" w:author="김은수" w:date="2026-09-30T15:44:00Z" w16du:dateUtc="2026-09-30T06:44:00Z">
        <w:r>
          <w:rPr>
            <w:rFonts w:hint="eastAsia"/>
          </w:rPr>
          <w:delText xml:space="preserve">반환 파라미터 </w:delText>
        </w:r>
        <w:r>
          <w:delText xml:space="preserve">: </w:delText>
        </w:r>
      </w:del>
    </w:p>
    <w:p w14:paraId="314B6846" w14:textId="77777777" w:rsidR="008101A1" w:rsidRPr="00E00010" w:rsidRDefault="008101A1">
      <w:pPr>
        <w:spacing w:after="0" w:line="300" w:lineRule="auto"/>
        <w:rPr>
          <w:del w:id="10850" w:author="김은수" w:date="2026-09-30T15:44:00Z" w16du:dateUtc="2026-09-30T06:44:00Z"/>
          <w:szCs w:val="20"/>
        </w:rPr>
        <w:pPrChange w:id="10851" w:author="김은수" w:date="2026-10-01T03:22:00Z">
          <w:pPr>
            <w:spacing w:after="0"/>
            <w:ind w:leftChars="900" w:left="1800"/>
          </w:pPr>
        </w:pPrChange>
      </w:pPr>
      <w:del w:id="10852" w:author="김은수" w:date="2026-09-30T15:44:00Z" w16du:dateUtc="2026-09-30T06:44:00Z">
        <w:r>
          <w:rPr>
            <w:rFonts w:hint="eastAsia"/>
          </w:rPr>
          <w:delText>U</w:delText>
        </w:r>
        <w:r>
          <w:delText xml:space="preserve">SB </w:delText>
        </w:r>
        <w:r>
          <w:rPr>
            <w:rFonts w:hint="eastAsia"/>
          </w:rPr>
          <w:delText>커넥터 상태(충전 케이블 연결</w:delText>
        </w:r>
        <w:r>
          <w:delText xml:space="preserve"> </w:delText>
        </w:r>
        <w:r>
          <w:rPr>
            <w:rFonts w:hint="eastAsia"/>
          </w:rPr>
          <w:delText>상태,</w:delText>
        </w:r>
        <w:r>
          <w:delText xml:space="preserve"> </w:delText>
        </w:r>
        <w:r>
          <w:rPr>
            <w:rFonts w:hint="eastAsia"/>
          </w:rPr>
          <w:delText>휴대 보관함 연결 상태,</w:delText>
        </w:r>
        <w:r>
          <w:delText xml:space="preserve"> </w:delText>
        </w:r>
        <w:r>
          <w:rPr>
            <w:rFonts w:hint="eastAsia"/>
          </w:rPr>
          <w:delText>휴태보관함 커버 열림 상태)</w:delText>
        </w:r>
      </w:del>
    </w:p>
    <w:p w14:paraId="34EC0498" w14:textId="77777777" w:rsidR="008101A1" w:rsidRPr="00E00010" w:rsidRDefault="008101A1">
      <w:pPr>
        <w:spacing w:after="0" w:line="300" w:lineRule="auto"/>
        <w:rPr>
          <w:del w:id="10853" w:author="김은수" w:date="2026-09-30T15:44:00Z" w16du:dateUtc="2026-09-30T06:44:00Z"/>
          <w:szCs w:val="20"/>
        </w:rPr>
        <w:pPrChange w:id="10854" w:author="김은수" w:date="2026-10-01T03:22:00Z">
          <w:pPr>
            <w:spacing w:after="0"/>
            <w:ind w:leftChars="800" w:left="1600"/>
          </w:pPr>
        </w:pPrChange>
      </w:pPr>
      <w:del w:id="10855" w:author="김은수" w:date="2026-09-30T15:44:00Z" w16du:dateUtc="2026-09-30T06:44:00Z">
        <w:r>
          <w:rPr>
            <w:rFonts w:hint="eastAsia"/>
          </w:rPr>
          <w:delText xml:space="preserve">수정 파라미터 </w:delText>
        </w:r>
        <w:r>
          <w:delText xml:space="preserve">: </w:delText>
        </w:r>
        <w:r>
          <w:rPr>
            <w:rFonts w:hint="eastAsia"/>
          </w:rPr>
          <w:delText>없음</w:delText>
        </w:r>
      </w:del>
    </w:p>
    <w:p w14:paraId="5D7919C7" w14:textId="77777777" w:rsidR="008101A1" w:rsidRPr="00E00010" w:rsidRDefault="008101A1">
      <w:pPr>
        <w:spacing w:after="0" w:line="300" w:lineRule="auto"/>
        <w:rPr>
          <w:del w:id="10856" w:author="김은수" w:date="2026-09-30T15:44:00Z" w16du:dateUtc="2026-09-30T06:44:00Z"/>
          <w:szCs w:val="20"/>
        </w:rPr>
        <w:pPrChange w:id="10857" w:author="김은수" w:date="2026-10-01T03:22:00Z">
          <w:pPr>
            <w:spacing w:after="0"/>
            <w:ind w:leftChars="800" w:left="1600"/>
          </w:pPr>
        </w:pPrChange>
      </w:pPr>
      <w:del w:id="10858" w:author="김은수" w:date="2026-09-30T15:44:00Z" w16du:dateUtc="2026-09-30T06:44:00Z">
        <w:r>
          <w:rPr>
            <w:rFonts w:hint="eastAsia"/>
          </w:rPr>
          <w:delText xml:space="preserve">기능 및 동작 </w:delText>
        </w:r>
        <w:r>
          <w:delText>: C</w:delText>
        </w:r>
        <w:r>
          <w:rPr>
            <w:rFonts w:hint="eastAsia"/>
          </w:rPr>
          <w:delText>F</w:delText>
        </w:r>
        <w:r>
          <w:delText xml:space="preserve">X </w:delText>
        </w:r>
        <w:r>
          <w:rPr>
            <w:rFonts w:hint="eastAsia"/>
          </w:rPr>
          <w:delText xml:space="preserve">공유 메모리의 </w:delText>
        </w:r>
        <w:r>
          <w:delText xml:space="preserve">USB </w:delText>
        </w:r>
        <w:r>
          <w:rPr>
            <w:rFonts w:hint="eastAsia"/>
          </w:rPr>
          <w:delText>커넥터 상태 값을 반환한다.</w:delText>
        </w:r>
      </w:del>
    </w:p>
    <w:p w14:paraId="09DEC9FA" w14:textId="77777777" w:rsidR="008101A1" w:rsidRPr="00E00010" w:rsidRDefault="00DF4A77">
      <w:pPr>
        <w:pStyle w:val="5"/>
        <w:keepNext w:val="0"/>
        <w:keepLines w:val="0"/>
        <w:widowControl w:val="0"/>
        <w:numPr>
          <w:ilvl w:val="4"/>
          <w:numId w:val="39"/>
        </w:numPr>
        <w:snapToGrid/>
        <w:spacing w:before="0" w:after="0" w:line="300" w:lineRule="auto"/>
        <w:jc w:val="both"/>
        <w:rPr>
          <w:del w:id="10859" w:author="김은수" w:date="2026-09-30T15:44:00Z" w16du:dateUtc="2026-09-30T06:44:00Z"/>
          <w:sz w:val="20"/>
          <w:szCs w:val="20"/>
        </w:rPr>
        <w:pPrChange w:id="10860" w:author="김은수" w:date="2026-10-01T03:22:00Z">
          <w:pPr>
            <w:pStyle w:val="5"/>
            <w:numPr>
              <w:ilvl w:val="4"/>
              <w:numId w:val="39"/>
            </w:numPr>
            <w:spacing w:after="0"/>
            <w:ind w:left="1400" w:hanging="400"/>
          </w:pPr>
        </w:pPrChange>
      </w:pPr>
      <w:del w:id="10861" w:author="김은수" w:date="2026-09-30T15:44:00Z" w16du:dateUtc="2026-09-30T06:44:00Z">
        <w:r>
          <w:rPr>
            <w:rFonts w:hint="eastAsia"/>
          </w:rPr>
          <w:delText>SU</w:delText>
        </w:r>
        <w:r w:rsidR="00537A71">
          <w:delText>-ID-CM3-0</w:delText>
        </w:r>
        <w:r w:rsidR="00492DBC">
          <w:delText>31</w:delText>
        </w:r>
        <w:r w:rsidR="008101A1">
          <w:delText xml:space="preserve">, </w:delText>
        </w:r>
        <w:r w:rsidR="008101A1">
          <w:rPr>
            <w:rFonts w:hint="eastAsia"/>
          </w:rPr>
          <w:delText>파워버튼 상태 읽기</w:delText>
        </w:r>
      </w:del>
    </w:p>
    <w:p w14:paraId="42F737C3" w14:textId="77777777" w:rsidR="008101A1" w:rsidRPr="00E00010" w:rsidRDefault="008101A1">
      <w:pPr>
        <w:spacing w:after="0" w:line="300" w:lineRule="auto"/>
        <w:rPr>
          <w:del w:id="10862" w:author="김은수" w:date="2026-09-30T15:44:00Z" w16du:dateUtc="2026-09-30T06:44:00Z"/>
          <w:szCs w:val="20"/>
        </w:rPr>
        <w:pPrChange w:id="10863" w:author="김은수" w:date="2026-10-01T03:22:00Z">
          <w:pPr>
            <w:spacing w:after="0"/>
            <w:ind w:leftChars="800" w:left="1600"/>
          </w:pPr>
        </w:pPrChange>
      </w:pPr>
      <w:del w:id="10864" w:author="김은수" w:date="2026-09-30T15:44:00Z" w16du:dateUtc="2026-09-30T06:44:00Z">
        <w:r>
          <w:rPr>
            <w:rFonts w:hint="eastAsia"/>
          </w:rPr>
          <w:delText xml:space="preserve">입력 파라미터 </w:delText>
        </w:r>
        <w:r>
          <w:delText xml:space="preserve">: </w:delText>
        </w:r>
        <w:r>
          <w:rPr>
            <w:rFonts w:hint="eastAsia"/>
          </w:rPr>
          <w:delText>없음</w:delText>
        </w:r>
      </w:del>
    </w:p>
    <w:p w14:paraId="212319AB" w14:textId="77777777" w:rsidR="008101A1" w:rsidRPr="00E00010" w:rsidRDefault="008101A1">
      <w:pPr>
        <w:spacing w:after="0" w:line="300" w:lineRule="auto"/>
        <w:rPr>
          <w:del w:id="10865" w:author="김은수" w:date="2026-09-30T15:44:00Z" w16du:dateUtc="2026-09-30T06:44:00Z"/>
          <w:szCs w:val="20"/>
        </w:rPr>
        <w:pPrChange w:id="10866" w:author="김은수" w:date="2026-10-01T03:22:00Z">
          <w:pPr>
            <w:spacing w:after="0"/>
            <w:ind w:leftChars="800" w:left="1600"/>
          </w:pPr>
        </w:pPrChange>
      </w:pPr>
      <w:del w:id="10867" w:author="김은수" w:date="2026-09-30T15:44:00Z" w16du:dateUtc="2026-09-30T06:44:00Z">
        <w:r>
          <w:rPr>
            <w:rFonts w:hint="eastAsia"/>
          </w:rPr>
          <w:delText xml:space="preserve">반환 파라미터 </w:delText>
        </w:r>
        <w:r>
          <w:delText xml:space="preserve">: </w:delText>
        </w:r>
        <w:r>
          <w:rPr>
            <w:rFonts w:hint="eastAsia"/>
          </w:rPr>
          <w:delText>파워버튼</w:delText>
        </w:r>
        <w:r>
          <w:delText xml:space="preserve"> </w:delText>
        </w:r>
        <w:r>
          <w:rPr>
            <w:rFonts w:hint="eastAsia"/>
          </w:rPr>
          <w:delText>눌러 유/무 값</w:delText>
        </w:r>
      </w:del>
    </w:p>
    <w:p w14:paraId="5A9C8930" w14:textId="77777777" w:rsidR="008101A1" w:rsidRPr="00E00010" w:rsidRDefault="008101A1">
      <w:pPr>
        <w:spacing w:after="0" w:line="300" w:lineRule="auto"/>
        <w:rPr>
          <w:del w:id="10868" w:author="김은수" w:date="2026-09-30T15:44:00Z" w16du:dateUtc="2026-09-30T06:44:00Z"/>
          <w:szCs w:val="20"/>
        </w:rPr>
        <w:pPrChange w:id="10869" w:author="김은수" w:date="2026-10-01T03:22:00Z">
          <w:pPr>
            <w:spacing w:after="0"/>
            <w:ind w:leftChars="800" w:left="1600"/>
          </w:pPr>
        </w:pPrChange>
      </w:pPr>
      <w:del w:id="10870" w:author="김은수" w:date="2026-09-30T15:44:00Z" w16du:dateUtc="2026-09-30T06:44:00Z">
        <w:r>
          <w:rPr>
            <w:rFonts w:hint="eastAsia"/>
          </w:rPr>
          <w:delText xml:space="preserve">수정 파라미터 </w:delText>
        </w:r>
        <w:r>
          <w:delText xml:space="preserve">: </w:delText>
        </w:r>
        <w:r>
          <w:rPr>
            <w:rFonts w:hint="eastAsia"/>
          </w:rPr>
          <w:delText>없음</w:delText>
        </w:r>
      </w:del>
    </w:p>
    <w:p w14:paraId="4247EEFF" w14:textId="77777777" w:rsidR="008101A1" w:rsidRPr="00E00010" w:rsidRDefault="008101A1">
      <w:pPr>
        <w:spacing w:after="0" w:line="300" w:lineRule="auto"/>
        <w:rPr>
          <w:del w:id="10871" w:author="김은수" w:date="2026-09-30T15:44:00Z" w16du:dateUtc="2026-09-30T06:44:00Z"/>
          <w:szCs w:val="20"/>
        </w:rPr>
        <w:pPrChange w:id="10872" w:author="김은수" w:date="2026-10-01T03:22:00Z">
          <w:pPr>
            <w:spacing w:after="0"/>
            <w:ind w:leftChars="800" w:left="1600"/>
          </w:pPr>
        </w:pPrChange>
      </w:pPr>
      <w:del w:id="10873" w:author="김은수" w:date="2026-09-30T15:44:00Z" w16du:dateUtc="2026-09-30T06:44:00Z">
        <w:r>
          <w:rPr>
            <w:rFonts w:hint="eastAsia"/>
          </w:rPr>
          <w:delText xml:space="preserve">기능 및 동작 </w:delText>
        </w:r>
        <w:r>
          <w:delText xml:space="preserve">: </w:delText>
        </w:r>
      </w:del>
    </w:p>
    <w:p w14:paraId="5CA89071" w14:textId="77777777" w:rsidR="008101A1" w:rsidRPr="00E00010" w:rsidRDefault="008101A1">
      <w:pPr>
        <w:spacing w:after="0" w:line="300" w:lineRule="auto"/>
        <w:rPr>
          <w:del w:id="10874" w:author="김은수" w:date="2026-09-30T15:44:00Z" w16du:dateUtc="2026-09-30T06:44:00Z"/>
          <w:szCs w:val="20"/>
        </w:rPr>
        <w:pPrChange w:id="10875" w:author="김은수" w:date="2026-10-01T03:22:00Z">
          <w:pPr>
            <w:ind w:leftChars="900" w:left="1800"/>
          </w:pPr>
        </w:pPrChange>
      </w:pPr>
      <w:del w:id="10876" w:author="김은수" w:date="2026-09-30T15:44:00Z" w16du:dateUtc="2026-09-30T06:44:00Z">
        <w:r>
          <w:delText>C</w:delText>
        </w:r>
        <w:r>
          <w:rPr>
            <w:rFonts w:hint="eastAsia"/>
          </w:rPr>
          <w:delText>F</w:delText>
        </w:r>
        <w:r>
          <w:delText xml:space="preserve">X </w:delText>
        </w:r>
        <w:r>
          <w:rPr>
            <w:rFonts w:hint="eastAsia"/>
          </w:rPr>
          <w:delText>공유 메모리의 파워버튼(가속도 센서 입력)</w:delText>
        </w:r>
        <w:r>
          <w:delText xml:space="preserve"> </w:delText>
        </w:r>
        <w:r>
          <w:rPr>
            <w:rFonts w:hint="eastAsia"/>
          </w:rPr>
          <w:delText>값을 읽어 눌러짐 유/무 값을 반환한다.</w:delText>
        </w:r>
      </w:del>
    </w:p>
    <w:p w14:paraId="49BA16CB" w14:textId="77777777" w:rsidR="008101A1" w:rsidRPr="00E00010" w:rsidRDefault="00DF4A77">
      <w:pPr>
        <w:pStyle w:val="5"/>
        <w:keepNext w:val="0"/>
        <w:keepLines w:val="0"/>
        <w:widowControl w:val="0"/>
        <w:numPr>
          <w:ilvl w:val="4"/>
          <w:numId w:val="39"/>
        </w:numPr>
        <w:snapToGrid/>
        <w:spacing w:before="0" w:after="0" w:line="300" w:lineRule="auto"/>
        <w:jc w:val="both"/>
        <w:rPr>
          <w:del w:id="10877" w:author="김은수" w:date="2026-09-30T15:44:00Z" w16du:dateUtc="2026-09-30T06:44:00Z"/>
          <w:sz w:val="20"/>
          <w:szCs w:val="20"/>
        </w:rPr>
        <w:pPrChange w:id="10878" w:author="김은수" w:date="2026-10-01T03:22:00Z">
          <w:pPr>
            <w:pStyle w:val="5"/>
            <w:numPr>
              <w:ilvl w:val="4"/>
              <w:numId w:val="39"/>
            </w:numPr>
            <w:spacing w:after="0"/>
            <w:ind w:left="1400" w:hanging="400"/>
          </w:pPr>
        </w:pPrChange>
      </w:pPr>
      <w:del w:id="10879" w:author="김은수" w:date="2026-09-30T15:44:00Z" w16du:dateUtc="2026-09-30T06:44:00Z">
        <w:r>
          <w:rPr>
            <w:rFonts w:hint="eastAsia"/>
          </w:rPr>
          <w:delText>SU</w:delText>
        </w:r>
        <w:r w:rsidR="00537A71">
          <w:delText>-ID-CM3-0</w:delText>
        </w:r>
        <w:r w:rsidR="00492DBC">
          <w:delText>32</w:delText>
        </w:r>
        <w:r w:rsidR="008101A1">
          <w:delText xml:space="preserve">, </w:delText>
        </w:r>
        <w:r w:rsidR="008101A1">
          <w:rPr>
            <w:rFonts w:hint="eastAsia"/>
          </w:rPr>
          <w:delText>P</w:delText>
        </w:r>
        <w:r w:rsidR="008101A1">
          <w:delText>MIC On/Off</w:delText>
        </w:r>
      </w:del>
    </w:p>
    <w:p w14:paraId="03093820" w14:textId="77777777" w:rsidR="008101A1" w:rsidRPr="00E00010" w:rsidRDefault="008101A1">
      <w:pPr>
        <w:spacing w:after="0" w:line="300" w:lineRule="auto"/>
        <w:rPr>
          <w:del w:id="10880" w:author="김은수" w:date="2026-09-30T15:44:00Z" w16du:dateUtc="2026-09-30T06:44:00Z"/>
          <w:szCs w:val="20"/>
        </w:rPr>
        <w:pPrChange w:id="10881" w:author="김은수" w:date="2026-10-01T03:22:00Z">
          <w:pPr>
            <w:spacing w:after="0"/>
            <w:ind w:leftChars="800" w:left="1600"/>
          </w:pPr>
        </w:pPrChange>
      </w:pPr>
      <w:del w:id="10882" w:author="김은수" w:date="2026-09-30T15:44:00Z" w16du:dateUtc="2026-09-30T06:44:00Z">
        <w:r>
          <w:rPr>
            <w:rFonts w:hint="eastAsia"/>
          </w:rPr>
          <w:delText xml:space="preserve">입력 파라미터 </w:delText>
        </w:r>
        <w:r>
          <w:delText xml:space="preserve">: </w:delText>
        </w:r>
        <w:r>
          <w:rPr>
            <w:rFonts w:hint="eastAsia"/>
          </w:rPr>
          <w:delText>켬(t</w:delText>
        </w:r>
        <w:r>
          <w:delText xml:space="preserve">rue), </w:delText>
        </w:r>
        <w:r>
          <w:rPr>
            <w:rFonts w:hint="eastAsia"/>
          </w:rPr>
          <w:delText>끔(f</w:delText>
        </w:r>
        <w:r>
          <w:delText>alse)</w:delText>
        </w:r>
      </w:del>
    </w:p>
    <w:p w14:paraId="13BAD6F4" w14:textId="77777777" w:rsidR="008101A1" w:rsidRPr="00E00010" w:rsidRDefault="008101A1">
      <w:pPr>
        <w:spacing w:after="0" w:line="300" w:lineRule="auto"/>
        <w:rPr>
          <w:del w:id="10883" w:author="김은수" w:date="2026-09-30T15:44:00Z" w16du:dateUtc="2026-09-30T06:44:00Z"/>
          <w:szCs w:val="20"/>
        </w:rPr>
        <w:pPrChange w:id="10884" w:author="김은수" w:date="2026-10-01T03:22:00Z">
          <w:pPr>
            <w:spacing w:after="0"/>
            <w:ind w:leftChars="800" w:left="1600"/>
          </w:pPr>
        </w:pPrChange>
      </w:pPr>
      <w:del w:id="10885" w:author="김은수" w:date="2026-09-30T15:44:00Z" w16du:dateUtc="2026-09-30T06:44:00Z">
        <w:r>
          <w:rPr>
            <w:rFonts w:hint="eastAsia"/>
          </w:rPr>
          <w:delText xml:space="preserve">반환 파라미터 </w:delText>
        </w:r>
        <w:r>
          <w:delText xml:space="preserve">: </w:delText>
        </w:r>
        <w:r>
          <w:rPr>
            <w:rFonts w:hint="eastAsia"/>
          </w:rPr>
          <w:delText>없음</w:delText>
        </w:r>
      </w:del>
    </w:p>
    <w:p w14:paraId="01D51262" w14:textId="77777777" w:rsidR="008101A1" w:rsidRPr="00E00010" w:rsidRDefault="008101A1">
      <w:pPr>
        <w:spacing w:after="0" w:line="300" w:lineRule="auto"/>
        <w:rPr>
          <w:del w:id="10886" w:author="김은수" w:date="2026-09-30T15:44:00Z" w16du:dateUtc="2026-09-30T06:44:00Z"/>
          <w:szCs w:val="20"/>
        </w:rPr>
        <w:pPrChange w:id="10887" w:author="김은수" w:date="2026-10-01T03:22:00Z">
          <w:pPr>
            <w:spacing w:after="0"/>
            <w:ind w:leftChars="800" w:left="1600"/>
          </w:pPr>
        </w:pPrChange>
      </w:pPr>
      <w:del w:id="10888" w:author="김은수" w:date="2026-09-30T15:44:00Z" w16du:dateUtc="2026-09-30T06:44:00Z">
        <w:r>
          <w:rPr>
            <w:rFonts w:hint="eastAsia"/>
          </w:rPr>
          <w:delText xml:space="preserve">수정 파라미터 </w:delText>
        </w:r>
        <w:r>
          <w:delText xml:space="preserve">: </w:delText>
        </w:r>
        <w:r>
          <w:rPr>
            <w:rFonts w:hint="eastAsia"/>
          </w:rPr>
          <w:delText>없음</w:delText>
        </w:r>
      </w:del>
    </w:p>
    <w:p w14:paraId="662EE582" w14:textId="77777777" w:rsidR="008101A1" w:rsidRPr="00E00010" w:rsidRDefault="008101A1">
      <w:pPr>
        <w:spacing w:after="0" w:line="300" w:lineRule="auto"/>
        <w:rPr>
          <w:del w:id="10889" w:author="김은수" w:date="2026-09-30T15:44:00Z" w16du:dateUtc="2026-09-30T06:44:00Z"/>
          <w:szCs w:val="20"/>
        </w:rPr>
        <w:pPrChange w:id="10890" w:author="김은수" w:date="2026-10-01T03:22:00Z">
          <w:pPr>
            <w:spacing w:after="0"/>
            <w:ind w:leftChars="800" w:left="1600"/>
          </w:pPr>
        </w:pPrChange>
      </w:pPr>
      <w:del w:id="10891" w:author="김은수" w:date="2026-09-30T15:44:00Z" w16du:dateUtc="2026-09-30T06:44:00Z">
        <w:r>
          <w:rPr>
            <w:rFonts w:hint="eastAsia"/>
          </w:rPr>
          <w:delText xml:space="preserve">기능 및 동작 </w:delText>
        </w:r>
        <w:r>
          <w:delText xml:space="preserve">: </w:delText>
        </w:r>
      </w:del>
    </w:p>
    <w:p w14:paraId="30279701" w14:textId="77777777" w:rsidR="008101A1" w:rsidRPr="00E00010" w:rsidRDefault="008101A1">
      <w:pPr>
        <w:spacing w:after="0" w:line="300" w:lineRule="auto"/>
        <w:rPr>
          <w:del w:id="10892" w:author="김은수" w:date="2026-09-30T15:44:00Z" w16du:dateUtc="2026-09-30T06:44:00Z"/>
          <w:szCs w:val="20"/>
        </w:rPr>
        <w:pPrChange w:id="10893" w:author="김은수" w:date="2026-10-01T03:22:00Z">
          <w:pPr>
            <w:ind w:leftChars="900" w:left="1800"/>
          </w:pPr>
        </w:pPrChange>
      </w:pPr>
      <w:del w:id="10894" w:author="김은수" w:date="2026-09-30T15:44:00Z" w16du:dateUtc="2026-09-30T06:44:00Z">
        <w:r>
          <w:delText>C</w:delText>
        </w:r>
        <w:r>
          <w:rPr>
            <w:rFonts w:hint="eastAsia"/>
          </w:rPr>
          <w:delText>F</w:delText>
        </w:r>
        <w:r>
          <w:delText xml:space="preserve">X </w:delText>
        </w:r>
        <w:r>
          <w:rPr>
            <w:rFonts w:hint="eastAsia"/>
          </w:rPr>
          <w:delText>공유 메모리의 P</w:delText>
        </w:r>
        <w:r>
          <w:delText xml:space="preserve">MIC </w:delText>
        </w:r>
        <w:r>
          <w:rPr>
            <w:rFonts w:hint="eastAsia"/>
          </w:rPr>
          <w:delText>On/</w:delText>
        </w:r>
        <w:r>
          <w:delText xml:space="preserve">Off </w:delText>
        </w:r>
        <w:r>
          <w:rPr>
            <w:rFonts w:hint="eastAsia"/>
          </w:rPr>
          <w:delText>값을 변경한다.</w:delText>
        </w:r>
      </w:del>
    </w:p>
    <w:p w14:paraId="79D8C59F" w14:textId="77777777" w:rsidR="008101A1" w:rsidRPr="00E00010" w:rsidRDefault="008101A1">
      <w:pPr>
        <w:pStyle w:val="5"/>
        <w:keepNext w:val="0"/>
        <w:keepLines w:val="0"/>
        <w:widowControl w:val="0"/>
        <w:numPr>
          <w:ilvl w:val="4"/>
          <w:numId w:val="39"/>
        </w:numPr>
        <w:snapToGrid/>
        <w:spacing w:before="0" w:after="0" w:line="300" w:lineRule="auto"/>
        <w:jc w:val="both"/>
        <w:rPr>
          <w:del w:id="10895" w:author="김은수" w:date="2026-09-30T15:44:00Z" w16du:dateUtc="2026-09-30T06:44:00Z"/>
          <w:sz w:val="20"/>
          <w:szCs w:val="20"/>
        </w:rPr>
        <w:pPrChange w:id="10896" w:author="김은수" w:date="2026-10-01T03:22:00Z">
          <w:pPr>
            <w:pStyle w:val="5"/>
            <w:numPr>
              <w:ilvl w:val="4"/>
              <w:numId w:val="39"/>
            </w:numPr>
            <w:spacing w:after="0"/>
            <w:ind w:left="1400" w:hanging="400"/>
          </w:pPr>
        </w:pPrChange>
      </w:pPr>
      <w:del w:id="10897" w:author="김은수" w:date="2026-09-30T15:44:00Z" w16du:dateUtc="2026-09-30T06:44:00Z">
        <w:r>
          <w:delText xml:space="preserve"> </w:delText>
        </w:r>
        <w:r w:rsidR="00DF4A77">
          <w:rPr>
            <w:rFonts w:hint="eastAsia"/>
          </w:rPr>
          <w:delText>SU</w:delText>
        </w:r>
        <w:r w:rsidR="00537A71">
          <w:delText>-ID-CM3-0</w:delText>
        </w:r>
        <w:r w:rsidR="00492DBC">
          <w:delText>33</w:delText>
        </w:r>
        <w:r w:rsidR="00537A71">
          <w:rPr>
            <w:rFonts w:hint="eastAsia"/>
          </w:rPr>
          <w:delText>,</w:delText>
        </w:r>
        <w:r w:rsidR="00537A71">
          <w:delText xml:space="preserve"> </w:delText>
        </w:r>
        <w:r>
          <w:rPr>
            <w:rFonts w:hint="eastAsia"/>
          </w:rPr>
          <w:delText>저전력 모드 진입</w:delText>
        </w:r>
      </w:del>
    </w:p>
    <w:p w14:paraId="0C2250D0" w14:textId="77777777" w:rsidR="008101A1" w:rsidRPr="00E00010" w:rsidRDefault="008101A1">
      <w:pPr>
        <w:spacing w:after="0" w:line="300" w:lineRule="auto"/>
        <w:rPr>
          <w:del w:id="10898" w:author="김은수" w:date="2026-09-30T15:44:00Z" w16du:dateUtc="2026-09-30T06:44:00Z"/>
          <w:szCs w:val="20"/>
        </w:rPr>
        <w:pPrChange w:id="10899" w:author="김은수" w:date="2026-10-01T03:22:00Z">
          <w:pPr>
            <w:spacing w:after="0"/>
            <w:ind w:leftChars="800" w:left="1600"/>
          </w:pPr>
        </w:pPrChange>
      </w:pPr>
      <w:del w:id="10900" w:author="김은수" w:date="2026-09-30T15:44:00Z" w16du:dateUtc="2026-09-30T06:44:00Z">
        <w:r>
          <w:rPr>
            <w:rFonts w:hint="eastAsia"/>
          </w:rPr>
          <w:delText xml:space="preserve">입력 파라미터 </w:delText>
        </w:r>
        <w:r>
          <w:delText xml:space="preserve">: </w:delText>
        </w:r>
        <w:r>
          <w:rPr>
            <w:rFonts w:hint="eastAsia"/>
          </w:rPr>
          <w:delText>없음</w:delText>
        </w:r>
      </w:del>
    </w:p>
    <w:p w14:paraId="1B82EC58" w14:textId="77777777" w:rsidR="008101A1" w:rsidRPr="00E00010" w:rsidRDefault="008101A1">
      <w:pPr>
        <w:spacing w:after="0" w:line="300" w:lineRule="auto"/>
        <w:rPr>
          <w:del w:id="10901" w:author="김은수" w:date="2026-09-30T15:44:00Z" w16du:dateUtc="2026-09-30T06:44:00Z"/>
          <w:szCs w:val="20"/>
        </w:rPr>
        <w:pPrChange w:id="10902" w:author="김은수" w:date="2026-10-01T03:22:00Z">
          <w:pPr>
            <w:spacing w:after="0"/>
            <w:ind w:leftChars="800" w:left="1600"/>
          </w:pPr>
        </w:pPrChange>
      </w:pPr>
      <w:del w:id="10903" w:author="김은수" w:date="2026-09-30T15:44:00Z" w16du:dateUtc="2026-09-30T06:44:00Z">
        <w:r>
          <w:rPr>
            <w:rFonts w:hint="eastAsia"/>
          </w:rPr>
          <w:delText xml:space="preserve">반환 파라미터 </w:delText>
        </w:r>
        <w:r>
          <w:delText xml:space="preserve">: </w:delText>
        </w:r>
        <w:r>
          <w:rPr>
            <w:rFonts w:hint="eastAsia"/>
          </w:rPr>
          <w:delText>없음</w:delText>
        </w:r>
      </w:del>
    </w:p>
    <w:p w14:paraId="08B1A8F7" w14:textId="77777777" w:rsidR="008101A1" w:rsidRPr="00E00010" w:rsidRDefault="008101A1">
      <w:pPr>
        <w:spacing w:after="0" w:line="300" w:lineRule="auto"/>
        <w:rPr>
          <w:del w:id="10904" w:author="김은수" w:date="2026-09-30T15:44:00Z" w16du:dateUtc="2026-09-30T06:44:00Z"/>
          <w:szCs w:val="20"/>
        </w:rPr>
        <w:pPrChange w:id="10905" w:author="김은수" w:date="2026-10-01T03:22:00Z">
          <w:pPr>
            <w:spacing w:after="0"/>
            <w:ind w:leftChars="800" w:left="1600"/>
          </w:pPr>
        </w:pPrChange>
      </w:pPr>
      <w:del w:id="10906" w:author="김은수" w:date="2026-09-30T15:44:00Z" w16du:dateUtc="2026-09-30T06:44:00Z">
        <w:r>
          <w:rPr>
            <w:rFonts w:hint="eastAsia"/>
          </w:rPr>
          <w:delText xml:space="preserve">수정 파라미터 </w:delText>
        </w:r>
        <w:r>
          <w:delText xml:space="preserve">: </w:delText>
        </w:r>
        <w:r>
          <w:rPr>
            <w:rFonts w:hint="eastAsia"/>
          </w:rPr>
          <w:delText>없음</w:delText>
        </w:r>
      </w:del>
    </w:p>
    <w:p w14:paraId="22ABB9AA" w14:textId="77777777" w:rsidR="008101A1" w:rsidRPr="00E00010" w:rsidRDefault="008101A1">
      <w:pPr>
        <w:spacing w:after="0" w:line="300" w:lineRule="auto"/>
        <w:rPr>
          <w:del w:id="10907" w:author="김은수" w:date="2026-09-30T15:44:00Z" w16du:dateUtc="2026-09-30T06:44:00Z"/>
          <w:szCs w:val="20"/>
        </w:rPr>
        <w:pPrChange w:id="10908" w:author="김은수" w:date="2026-10-01T03:22:00Z">
          <w:pPr>
            <w:spacing w:after="0"/>
            <w:ind w:leftChars="800" w:left="1600"/>
          </w:pPr>
        </w:pPrChange>
      </w:pPr>
      <w:del w:id="10909" w:author="김은수" w:date="2026-09-30T15:44:00Z" w16du:dateUtc="2026-09-30T06:44:00Z">
        <w:r>
          <w:rPr>
            <w:rFonts w:hint="eastAsia"/>
          </w:rPr>
          <w:delText xml:space="preserve">기능 및 동작 </w:delText>
        </w:r>
        <w:r>
          <w:delText xml:space="preserve">: </w:delText>
        </w:r>
      </w:del>
    </w:p>
    <w:p w14:paraId="30FE6F7F" w14:textId="77777777" w:rsidR="008101A1" w:rsidRPr="00E00010" w:rsidRDefault="008101A1">
      <w:pPr>
        <w:spacing w:after="0" w:line="300" w:lineRule="auto"/>
        <w:rPr>
          <w:del w:id="10910" w:author="김은수" w:date="2026-09-30T15:44:00Z" w16du:dateUtc="2026-09-30T06:44:00Z"/>
          <w:szCs w:val="20"/>
        </w:rPr>
        <w:pPrChange w:id="10911" w:author="김은수" w:date="2026-10-01T03:22:00Z">
          <w:pPr>
            <w:spacing w:after="0"/>
            <w:ind w:leftChars="900" w:left="1800"/>
          </w:pPr>
        </w:pPrChange>
      </w:pPr>
      <w:del w:id="10912" w:author="김은수" w:date="2026-09-30T15:44:00Z" w16du:dateUtc="2026-09-30T06:44:00Z">
        <w:r>
          <w:rPr>
            <w:rFonts w:hint="eastAsia"/>
          </w:rPr>
          <w:delText>P</w:delText>
        </w:r>
        <w:r>
          <w:delText>MIC</w:delText>
        </w:r>
        <w:r>
          <w:rPr>
            <w:rFonts w:hint="eastAsia"/>
          </w:rPr>
          <w:delText>를 끈다.</w:delText>
        </w:r>
      </w:del>
    </w:p>
    <w:p w14:paraId="2C083294" w14:textId="77777777" w:rsidR="008101A1" w:rsidRPr="00E00010" w:rsidRDefault="008101A1">
      <w:pPr>
        <w:spacing w:after="0" w:line="300" w:lineRule="auto"/>
        <w:rPr>
          <w:del w:id="10913" w:author="김은수" w:date="2026-09-30T15:44:00Z" w16du:dateUtc="2026-09-30T06:44:00Z"/>
          <w:szCs w:val="20"/>
        </w:rPr>
        <w:pPrChange w:id="10914" w:author="김은수" w:date="2026-10-01T03:22:00Z">
          <w:pPr>
            <w:ind w:leftChars="900" w:left="1800"/>
          </w:pPr>
        </w:pPrChange>
      </w:pPr>
      <w:del w:id="10915" w:author="김은수" w:date="2026-09-30T15:44:00Z" w16du:dateUtc="2026-09-30T06:44:00Z">
        <w:r>
          <w:delText>C</w:delText>
        </w:r>
        <w:r>
          <w:rPr>
            <w:rFonts w:hint="eastAsia"/>
          </w:rPr>
          <w:delText>F</w:delText>
        </w:r>
        <w:r>
          <w:delText xml:space="preserve">X </w:delText>
        </w:r>
        <w:r>
          <w:rPr>
            <w:rFonts w:hint="eastAsia"/>
          </w:rPr>
          <w:delText>공유 메모리의 저전력 모드 진입 값을 변경한다.</w:delText>
        </w:r>
      </w:del>
    </w:p>
    <w:p w14:paraId="518930A1" w14:textId="77777777" w:rsidR="008101A1" w:rsidRPr="00E00010" w:rsidRDefault="00DF4A77">
      <w:pPr>
        <w:pStyle w:val="5"/>
        <w:keepNext w:val="0"/>
        <w:keepLines w:val="0"/>
        <w:widowControl w:val="0"/>
        <w:numPr>
          <w:ilvl w:val="4"/>
          <w:numId w:val="39"/>
        </w:numPr>
        <w:snapToGrid/>
        <w:spacing w:before="0" w:after="0" w:line="300" w:lineRule="auto"/>
        <w:jc w:val="both"/>
        <w:rPr>
          <w:del w:id="10916" w:author="김은수" w:date="2026-09-30T15:44:00Z" w16du:dateUtc="2026-09-30T06:44:00Z"/>
          <w:sz w:val="20"/>
          <w:szCs w:val="20"/>
        </w:rPr>
        <w:pPrChange w:id="10917" w:author="김은수" w:date="2026-10-01T03:22:00Z">
          <w:pPr>
            <w:pStyle w:val="5"/>
            <w:numPr>
              <w:ilvl w:val="4"/>
              <w:numId w:val="39"/>
            </w:numPr>
            <w:spacing w:after="0"/>
            <w:ind w:left="1400" w:hanging="400"/>
          </w:pPr>
        </w:pPrChange>
      </w:pPr>
      <w:del w:id="10918" w:author="김은수" w:date="2026-09-30T15:44:00Z" w16du:dateUtc="2026-09-30T06:44:00Z">
        <w:r>
          <w:rPr>
            <w:rFonts w:hint="eastAsia"/>
          </w:rPr>
          <w:delText>SU</w:delText>
        </w:r>
        <w:r w:rsidR="00537A71">
          <w:delText>-ID-CM3-0</w:delText>
        </w:r>
        <w:r w:rsidR="00492DBC">
          <w:delText>34</w:delText>
        </w:r>
        <w:r w:rsidR="008101A1">
          <w:delText xml:space="preserve">, </w:delText>
        </w:r>
        <w:r w:rsidR="008101A1">
          <w:rPr>
            <w:rFonts w:hint="eastAsia"/>
          </w:rPr>
          <w:delText>배터리 전압 교정 값 읽기</w:delText>
        </w:r>
      </w:del>
    </w:p>
    <w:p w14:paraId="171B7AAA" w14:textId="77777777" w:rsidR="008101A1" w:rsidRPr="00E00010" w:rsidRDefault="008101A1">
      <w:pPr>
        <w:spacing w:after="0" w:line="300" w:lineRule="auto"/>
        <w:rPr>
          <w:del w:id="10919" w:author="김은수" w:date="2026-09-30T15:44:00Z" w16du:dateUtc="2026-09-30T06:44:00Z"/>
          <w:szCs w:val="20"/>
        </w:rPr>
        <w:pPrChange w:id="10920" w:author="김은수" w:date="2026-10-01T03:22:00Z">
          <w:pPr>
            <w:spacing w:after="0"/>
            <w:ind w:leftChars="800" w:left="1600"/>
          </w:pPr>
        </w:pPrChange>
      </w:pPr>
      <w:del w:id="10921" w:author="김은수" w:date="2026-09-30T15:44:00Z" w16du:dateUtc="2026-09-30T06:44:00Z">
        <w:r>
          <w:rPr>
            <w:rFonts w:hint="eastAsia"/>
          </w:rPr>
          <w:delText xml:space="preserve">입력 파라미터 </w:delText>
        </w:r>
        <w:r>
          <w:delText xml:space="preserve">: </w:delText>
        </w:r>
        <w:r>
          <w:rPr>
            <w:rFonts w:hint="eastAsia"/>
          </w:rPr>
          <w:delText>없음</w:delText>
        </w:r>
      </w:del>
    </w:p>
    <w:p w14:paraId="143D8DFF" w14:textId="77777777" w:rsidR="008101A1" w:rsidRPr="00E00010" w:rsidRDefault="008101A1">
      <w:pPr>
        <w:spacing w:after="0" w:line="300" w:lineRule="auto"/>
        <w:rPr>
          <w:del w:id="10922" w:author="김은수" w:date="2026-09-30T15:44:00Z" w16du:dateUtc="2026-09-30T06:44:00Z"/>
          <w:szCs w:val="20"/>
        </w:rPr>
        <w:pPrChange w:id="10923" w:author="김은수" w:date="2026-10-01T03:22:00Z">
          <w:pPr>
            <w:spacing w:after="0"/>
            <w:ind w:leftChars="800" w:left="1600"/>
          </w:pPr>
        </w:pPrChange>
      </w:pPr>
      <w:del w:id="10924" w:author="김은수" w:date="2026-09-30T15:44:00Z" w16du:dateUtc="2026-09-30T06:44:00Z">
        <w:r>
          <w:rPr>
            <w:rFonts w:hint="eastAsia"/>
          </w:rPr>
          <w:delText xml:space="preserve">반환 파라미터 </w:delText>
        </w:r>
        <w:r>
          <w:delText xml:space="preserve">: </w:delText>
        </w:r>
        <w:r>
          <w:rPr>
            <w:rFonts w:hint="eastAsia"/>
          </w:rPr>
          <w:delText>배터리 전압 교정 값</w:delText>
        </w:r>
      </w:del>
    </w:p>
    <w:p w14:paraId="187D38FF" w14:textId="77777777" w:rsidR="008101A1" w:rsidRPr="00E00010" w:rsidRDefault="008101A1">
      <w:pPr>
        <w:spacing w:after="0" w:line="300" w:lineRule="auto"/>
        <w:rPr>
          <w:del w:id="10925" w:author="김은수" w:date="2026-09-30T15:44:00Z" w16du:dateUtc="2026-09-30T06:44:00Z"/>
          <w:szCs w:val="20"/>
        </w:rPr>
        <w:pPrChange w:id="10926" w:author="김은수" w:date="2026-10-01T03:22:00Z">
          <w:pPr>
            <w:spacing w:after="0"/>
            <w:ind w:leftChars="800" w:left="1600"/>
          </w:pPr>
        </w:pPrChange>
      </w:pPr>
      <w:del w:id="10927" w:author="김은수" w:date="2026-09-30T15:44:00Z" w16du:dateUtc="2026-09-30T06:44:00Z">
        <w:r>
          <w:rPr>
            <w:rFonts w:hint="eastAsia"/>
          </w:rPr>
          <w:delText xml:space="preserve">수정 파라미터 </w:delText>
        </w:r>
        <w:r>
          <w:delText xml:space="preserve">: </w:delText>
        </w:r>
        <w:r>
          <w:rPr>
            <w:rFonts w:hint="eastAsia"/>
          </w:rPr>
          <w:delText>없음</w:delText>
        </w:r>
      </w:del>
    </w:p>
    <w:p w14:paraId="17003B72" w14:textId="77777777" w:rsidR="008101A1" w:rsidRPr="00E00010" w:rsidRDefault="008101A1">
      <w:pPr>
        <w:spacing w:after="0" w:line="300" w:lineRule="auto"/>
        <w:rPr>
          <w:del w:id="10928" w:author="김은수" w:date="2026-09-30T15:44:00Z" w16du:dateUtc="2026-09-30T06:44:00Z"/>
          <w:szCs w:val="20"/>
        </w:rPr>
        <w:pPrChange w:id="10929" w:author="김은수" w:date="2026-10-01T03:22:00Z">
          <w:pPr>
            <w:spacing w:after="0"/>
            <w:ind w:leftChars="800" w:left="1600"/>
          </w:pPr>
        </w:pPrChange>
      </w:pPr>
      <w:del w:id="10930" w:author="김은수" w:date="2026-09-30T15:44:00Z" w16du:dateUtc="2026-09-30T06:44:00Z">
        <w:r>
          <w:rPr>
            <w:rFonts w:hint="eastAsia"/>
          </w:rPr>
          <w:delText xml:space="preserve">기능 및 동작 </w:delText>
        </w:r>
        <w:r>
          <w:delText xml:space="preserve">: </w:delText>
        </w:r>
      </w:del>
    </w:p>
    <w:p w14:paraId="7EF54FB7" w14:textId="77777777" w:rsidR="008101A1" w:rsidRPr="00E00010" w:rsidRDefault="008101A1">
      <w:pPr>
        <w:spacing w:after="0" w:line="300" w:lineRule="auto"/>
        <w:rPr>
          <w:del w:id="10931" w:author="김은수" w:date="2026-09-30T15:44:00Z" w16du:dateUtc="2026-09-30T06:44:00Z"/>
          <w:szCs w:val="20"/>
        </w:rPr>
        <w:pPrChange w:id="10932" w:author="김은수" w:date="2026-10-01T03:22:00Z">
          <w:pPr>
            <w:spacing w:after="0"/>
            <w:ind w:leftChars="900" w:left="1800"/>
          </w:pPr>
        </w:pPrChange>
      </w:pPr>
      <w:del w:id="10933" w:author="김은수" w:date="2026-09-30T15:44:00Z" w16du:dateUtc="2026-09-30T06:44:00Z">
        <w:r>
          <w:rPr>
            <w:rFonts w:hint="eastAsia"/>
          </w:rPr>
          <w:delText>P</w:delText>
        </w:r>
        <w:r>
          <w:delText>MIC</w:delText>
        </w:r>
        <w:r>
          <w:rPr>
            <w:rFonts w:hint="eastAsia"/>
          </w:rPr>
          <w:delText>를 끈다.</w:delText>
        </w:r>
      </w:del>
    </w:p>
    <w:p w14:paraId="24000E60" w14:textId="77777777" w:rsidR="008101A1" w:rsidRPr="00E00010" w:rsidRDefault="008101A1">
      <w:pPr>
        <w:spacing w:after="0" w:line="300" w:lineRule="auto"/>
        <w:rPr>
          <w:del w:id="10934" w:author="김은수" w:date="2026-09-30T15:44:00Z" w16du:dateUtc="2026-09-30T06:44:00Z"/>
          <w:szCs w:val="20"/>
        </w:rPr>
        <w:pPrChange w:id="10935" w:author="김은수" w:date="2026-10-01T03:22:00Z">
          <w:pPr>
            <w:ind w:leftChars="900" w:left="1800"/>
          </w:pPr>
        </w:pPrChange>
      </w:pPr>
      <w:del w:id="10936" w:author="김은수" w:date="2026-09-30T15:44:00Z" w16du:dateUtc="2026-09-30T06:44:00Z">
        <w:r>
          <w:delText>C</w:delText>
        </w:r>
        <w:r>
          <w:rPr>
            <w:rFonts w:hint="eastAsia"/>
          </w:rPr>
          <w:delText>F</w:delText>
        </w:r>
        <w:r>
          <w:delText xml:space="preserve">X </w:delText>
        </w:r>
        <w:r>
          <w:rPr>
            <w:rFonts w:hint="eastAsia"/>
          </w:rPr>
          <w:delText>공유 메모리의 배터리 전압 교정 값을 반환한다.</w:delText>
        </w:r>
      </w:del>
    </w:p>
    <w:p w14:paraId="31344C1F" w14:textId="77777777" w:rsidR="008101A1" w:rsidRPr="00E00010" w:rsidRDefault="00DF4A77">
      <w:pPr>
        <w:pStyle w:val="5"/>
        <w:keepNext w:val="0"/>
        <w:keepLines w:val="0"/>
        <w:widowControl w:val="0"/>
        <w:numPr>
          <w:ilvl w:val="4"/>
          <w:numId w:val="39"/>
        </w:numPr>
        <w:snapToGrid/>
        <w:spacing w:before="0" w:after="0" w:line="300" w:lineRule="auto"/>
        <w:jc w:val="both"/>
        <w:rPr>
          <w:del w:id="10937" w:author="김은수" w:date="2026-09-30T15:44:00Z" w16du:dateUtc="2026-09-30T06:44:00Z"/>
          <w:sz w:val="20"/>
          <w:szCs w:val="20"/>
        </w:rPr>
        <w:pPrChange w:id="10938" w:author="김은수" w:date="2026-10-01T03:22:00Z">
          <w:pPr>
            <w:pStyle w:val="5"/>
            <w:numPr>
              <w:ilvl w:val="4"/>
              <w:numId w:val="39"/>
            </w:numPr>
            <w:spacing w:after="0"/>
            <w:ind w:left="1400" w:hanging="400"/>
          </w:pPr>
        </w:pPrChange>
      </w:pPr>
      <w:del w:id="10939" w:author="김은수" w:date="2026-09-30T15:44:00Z" w16du:dateUtc="2026-09-30T06:44:00Z">
        <w:r>
          <w:rPr>
            <w:rFonts w:hint="eastAsia"/>
          </w:rPr>
          <w:delText>SU</w:delText>
        </w:r>
        <w:r w:rsidR="00537A71">
          <w:delText>-ID-CM3-0</w:delText>
        </w:r>
        <w:r w:rsidR="00492DBC">
          <w:delText>35</w:delText>
        </w:r>
        <w:r w:rsidR="008101A1">
          <w:delText xml:space="preserve">, </w:delText>
        </w:r>
        <w:r w:rsidR="008101A1">
          <w:rPr>
            <w:rFonts w:hint="eastAsia"/>
          </w:rPr>
          <w:delText>배터리 전압 값 읽기</w:delText>
        </w:r>
      </w:del>
    </w:p>
    <w:p w14:paraId="3E591389" w14:textId="77777777" w:rsidR="008101A1" w:rsidRPr="00E00010" w:rsidRDefault="008101A1">
      <w:pPr>
        <w:spacing w:after="0" w:line="300" w:lineRule="auto"/>
        <w:rPr>
          <w:del w:id="10940" w:author="김은수" w:date="2026-09-30T15:44:00Z" w16du:dateUtc="2026-09-30T06:44:00Z"/>
          <w:szCs w:val="20"/>
        </w:rPr>
        <w:pPrChange w:id="10941" w:author="김은수" w:date="2026-10-01T03:22:00Z">
          <w:pPr>
            <w:spacing w:after="0"/>
            <w:ind w:leftChars="800" w:left="1600"/>
          </w:pPr>
        </w:pPrChange>
      </w:pPr>
      <w:del w:id="10942" w:author="김은수" w:date="2026-09-30T15:44:00Z" w16du:dateUtc="2026-09-30T06:44:00Z">
        <w:r>
          <w:rPr>
            <w:rFonts w:hint="eastAsia"/>
          </w:rPr>
          <w:delText xml:space="preserve">입력 파라미터 </w:delText>
        </w:r>
        <w:r>
          <w:delText xml:space="preserve">: </w:delText>
        </w:r>
        <w:r>
          <w:rPr>
            <w:rFonts w:hint="eastAsia"/>
          </w:rPr>
          <w:delText>없음</w:delText>
        </w:r>
      </w:del>
    </w:p>
    <w:p w14:paraId="7A4F332D" w14:textId="77777777" w:rsidR="008101A1" w:rsidRPr="00E00010" w:rsidRDefault="008101A1">
      <w:pPr>
        <w:spacing w:after="0" w:line="300" w:lineRule="auto"/>
        <w:rPr>
          <w:del w:id="10943" w:author="김은수" w:date="2026-09-30T15:44:00Z" w16du:dateUtc="2026-09-30T06:44:00Z"/>
          <w:szCs w:val="20"/>
        </w:rPr>
        <w:pPrChange w:id="10944" w:author="김은수" w:date="2026-10-01T03:22:00Z">
          <w:pPr>
            <w:spacing w:after="0"/>
            <w:ind w:leftChars="800" w:left="1600"/>
          </w:pPr>
        </w:pPrChange>
      </w:pPr>
      <w:del w:id="10945" w:author="김은수" w:date="2026-09-30T15:44:00Z" w16du:dateUtc="2026-09-30T06:44:00Z">
        <w:r>
          <w:rPr>
            <w:rFonts w:hint="eastAsia"/>
          </w:rPr>
          <w:delText xml:space="preserve">반환 파라미터 </w:delText>
        </w:r>
        <w:r>
          <w:delText xml:space="preserve">: </w:delText>
        </w:r>
        <w:r>
          <w:rPr>
            <w:rFonts w:hint="eastAsia"/>
          </w:rPr>
          <w:delText>배터리 전압 값</w:delText>
        </w:r>
      </w:del>
    </w:p>
    <w:p w14:paraId="4B6B3F55" w14:textId="77777777" w:rsidR="008101A1" w:rsidRPr="00E00010" w:rsidRDefault="008101A1">
      <w:pPr>
        <w:spacing w:after="0" w:line="300" w:lineRule="auto"/>
        <w:rPr>
          <w:del w:id="10946" w:author="김은수" w:date="2026-09-30T15:44:00Z" w16du:dateUtc="2026-09-30T06:44:00Z"/>
          <w:szCs w:val="20"/>
        </w:rPr>
        <w:pPrChange w:id="10947" w:author="김은수" w:date="2026-10-01T03:22:00Z">
          <w:pPr>
            <w:spacing w:after="0"/>
            <w:ind w:leftChars="800" w:left="1600"/>
          </w:pPr>
        </w:pPrChange>
      </w:pPr>
      <w:del w:id="10948" w:author="김은수" w:date="2026-09-30T15:44:00Z" w16du:dateUtc="2026-09-30T06:44:00Z">
        <w:r>
          <w:rPr>
            <w:rFonts w:hint="eastAsia"/>
          </w:rPr>
          <w:delText xml:space="preserve">수정 파라미터 </w:delText>
        </w:r>
        <w:r>
          <w:delText xml:space="preserve">: </w:delText>
        </w:r>
        <w:r>
          <w:rPr>
            <w:rFonts w:hint="eastAsia"/>
          </w:rPr>
          <w:delText>없음</w:delText>
        </w:r>
      </w:del>
    </w:p>
    <w:p w14:paraId="6C696EA0" w14:textId="77777777" w:rsidR="008101A1" w:rsidRPr="00E00010" w:rsidRDefault="008101A1">
      <w:pPr>
        <w:spacing w:after="0" w:line="300" w:lineRule="auto"/>
        <w:rPr>
          <w:del w:id="10949" w:author="김은수" w:date="2026-09-30T15:44:00Z" w16du:dateUtc="2026-09-30T06:44:00Z"/>
          <w:szCs w:val="20"/>
        </w:rPr>
        <w:pPrChange w:id="10950" w:author="김은수" w:date="2026-10-01T03:22:00Z">
          <w:pPr>
            <w:spacing w:after="0"/>
            <w:ind w:leftChars="800" w:left="1600"/>
          </w:pPr>
        </w:pPrChange>
      </w:pPr>
      <w:del w:id="10951" w:author="김은수" w:date="2026-09-30T15:44:00Z" w16du:dateUtc="2026-09-30T06:44:00Z">
        <w:r>
          <w:rPr>
            <w:rFonts w:hint="eastAsia"/>
          </w:rPr>
          <w:delText xml:space="preserve">기능 및 동작 </w:delText>
        </w:r>
        <w:r>
          <w:delText xml:space="preserve">: </w:delText>
        </w:r>
      </w:del>
    </w:p>
    <w:p w14:paraId="23C5ECA8" w14:textId="77777777" w:rsidR="008101A1" w:rsidRPr="00E00010" w:rsidRDefault="008101A1">
      <w:pPr>
        <w:spacing w:after="0" w:line="300" w:lineRule="auto"/>
        <w:rPr>
          <w:del w:id="10952" w:author="김은수" w:date="2026-09-30T15:44:00Z" w16du:dateUtc="2026-09-30T06:44:00Z"/>
          <w:szCs w:val="20"/>
        </w:rPr>
        <w:pPrChange w:id="10953" w:author="김은수" w:date="2026-10-01T03:22:00Z">
          <w:pPr>
            <w:spacing w:after="0"/>
            <w:ind w:leftChars="900" w:left="1800"/>
          </w:pPr>
        </w:pPrChange>
      </w:pPr>
      <w:del w:id="10954" w:author="김은수" w:date="2026-09-30T15:44:00Z" w16du:dateUtc="2026-09-30T06:44:00Z">
        <w:r>
          <w:rPr>
            <w:rFonts w:hint="eastAsia"/>
          </w:rPr>
          <w:delText>P</w:delText>
        </w:r>
        <w:r>
          <w:delText>MIC</w:delText>
        </w:r>
        <w:r>
          <w:rPr>
            <w:rFonts w:hint="eastAsia"/>
          </w:rPr>
          <w:delText>를 끈다.</w:delText>
        </w:r>
      </w:del>
    </w:p>
    <w:p w14:paraId="7B14BEAC" w14:textId="77777777" w:rsidR="008101A1" w:rsidRPr="00E00010" w:rsidRDefault="008101A1">
      <w:pPr>
        <w:spacing w:after="0" w:line="300" w:lineRule="auto"/>
        <w:rPr>
          <w:del w:id="10955" w:author="김은수" w:date="2026-09-30T15:44:00Z" w16du:dateUtc="2026-09-30T06:44:00Z"/>
          <w:szCs w:val="20"/>
        </w:rPr>
        <w:pPrChange w:id="10956" w:author="김은수" w:date="2026-10-01T03:22:00Z">
          <w:pPr>
            <w:ind w:leftChars="900" w:left="1800"/>
          </w:pPr>
        </w:pPrChange>
      </w:pPr>
      <w:del w:id="10957" w:author="김은수" w:date="2026-09-30T15:44:00Z" w16du:dateUtc="2026-09-30T06:44:00Z">
        <w:r>
          <w:delText>C</w:delText>
        </w:r>
        <w:r>
          <w:rPr>
            <w:rFonts w:hint="eastAsia"/>
          </w:rPr>
          <w:delText>F</w:delText>
        </w:r>
        <w:r>
          <w:delText xml:space="preserve">X </w:delText>
        </w:r>
        <w:r>
          <w:rPr>
            <w:rFonts w:hint="eastAsia"/>
          </w:rPr>
          <w:delText>공유 메모리의 배터리 전압 값을 반환한다.</w:delText>
        </w:r>
      </w:del>
    </w:p>
    <w:p w14:paraId="65E3BDED" w14:textId="77777777" w:rsidR="008101A1" w:rsidRPr="00E00010" w:rsidRDefault="008101A1">
      <w:pPr>
        <w:spacing w:after="0" w:line="300" w:lineRule="auto"/>
        <w:rPr>
          <w:del w:id="10958" w:author="김은수" w:date="2026-09-30T15:44:00Z" w16du:dateUtc="2026-09-30T06:44:00Z"/>
          <w:szCs w:val="20"/>
        </w:rPr>
        <w:pPrChange w:id="10959" w:author="김은수" w:date="2026-10-01T03:22:00Z">
          <w:pPr>
            <w:spacing w:after="0" w:line="240" w:lineRule="auto"/>
          </w:pPr>
        </w:pPrChange>
      </w:pPr>
    </w:p>
    <w:p w14:paraId="6CFA073C" w14:textId="77777777" w:rsidR="00084C76" w:rsidRDefault="00084C76">
      <w:pPr>
        <w:pStyle w:val="TDC40"/>
        <w:keepNext/>
        <w:rPr>
          <w:ins w:id="10960" w:author="김은수" w:date="2026-10-01T12:05:00Z" w16du:dateUtc="2026-10-01T03:05:00Z"/>
        </w:rPr>
        <w:pPrChange w:id="10961" w:author="김은수" w:date="2026-10-01T03:22:00Z">
          <w:pPr>
            <w:pStyle w:val="TDC40"/>
          </w:pPr>
        </w:pPrChange>
      </w:pPr>
      <w:ins w:id="10962" w:author="김은수" w:date="2026-10-01T12:05:00Z" w16du:dateUtc="2026-10-01T03:05:00Z">
        <w:r>
          <w:t>신호처리 코어와 내부기 설정이 동일한 자극 파라미터를 사용하게 한다.</w:t>
        </w:r>
      </w:ins>
    </w:p>
    <w:p w14:paraId="4EF47657" w14:textId="77777777" w:rsidR="00084C76" w:rsidRDefault="00084C76">
      <w:pPr>
        <w:pStyle w:val="TDC42"/>
        <w:rPr>
          <w:ins w:id="10963" w:author="김은수" w:date="2026-10-01T12:05:00Z" w16du:dateUtc="2026-10-01T03:05:00Z"/>
        </w:rPr>
      </w:pPr>
      <w:ins w:id="10964" w:author="김은수" w:date="2026-10-01T12:05:00Z" w16du:dateUtc="2026-10-01T03:05:00Z">
        <w:r>
          <w:t xml:space="preserve">표 </w:t>
        </w:r>
        <w:r>
          <w:fldChar w:fldCharType="begin"/>
        </w:r>
        <w:r>
          <w:instrText>SEQ 표 \* ARABIC</w:instrText>
        </w:r>
        <w:r>
          <w:fldChar w:fldCharType="separate"/>
        </w:r>
        <w:r>
          <w:t>150</w:t>
        </w:r>
        <w:r>
          <w:fldChar w:fldCharType="end"/>
        </w:r>
        <w:r>
          <w:t>. 자극 파라미터 계산 결과 공유 / 유닛 설계 내용</w:t>
        </w:r>
      </w:ins>
    </w:p>
    <w:tbl>
      <w:tblPr>
        <w:tblStyle w:val="TDC41"/>
        <w:tblW w:w="8816" w:type="dxa"/>
        <w:tblLayout w:type="fixed"/>
        <w:tblLook w:val="04A0" w:firstRow="1" w:lastRow="0" w:firstColumn="1" w:lastColumn="0" w:noHBand="0" w:noVBand="1"/>
        <w:tblPrChange w:id="10965"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10966">
          <w:tblGrid>
            <w:gridCol w:w="360"/>
            <w:gridCol w:w="360"/>
            <w:gridCol w:w="584"/>
            <w:gridCol w:w="7512"/>
          </w:tblGrid>
        </w:tblGridChange>
      </w:tblGrid>
      <w:tr w:rsidR="00084C76" w14:paraId="7E4EB9E4" w14:textId="77777777" w:rsidTr="00E27D45">
        <w:trPr>
          <w:cnfStyle w:val="100000000000" w:firstRow="1" w:lastRow="0" w:firstColumn="0" w:lastColumn="0" w:oddVBand="0" w:evenVBand="0" w:oddHBand="0" w:evenHBand="0" w:firstRowFirstColumn="0" w:firstRowLastColumn="0" w:lastRowFirstColumn="0" w:lastRowLastColumn="0"/>
          <w:cantSplit/>
          <w:tblHeader/>
          <w:ins w:id="10967" w:author="김은수" w:date="2026-10-01T12:05:00Z"/>
          <w:trPrChange w:id="10968"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0969" w:author="김은수" w:date="2026-10-01T03:22:00Z">
              <w:tcPr>
                <w:tcW w:w="1304" w:type="dxa"/>
              </w:tcPr>
            </w:tcPrChange>
          </w:tcPr>
          <w:p w14:paraId="136CD707"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10970" w:author="김은수" w:date="2026-10-01T12:05:00Z" w16du:dateUtc="2026-10-01T03:05:00Z"/>
              </w:rPr>
            </w:pPr>
            <w:ins w:id="10971" w:author="김은수" w:date="2026-10-01T12:05:00Z" w16du:dateUtc="2026-10-01T03:05:00Z">
              <w:r>
                <w:t>항목</w:t>
              </w:r>
            </w:ins>
          </w:p>
        </w:tc>
        <w:tc>
          <w:tcPr>
            <w:tcW w:w="7512" w:type="dxa"/>
            <w:tcPrChange w:id="10972" w:author="김은수" w:date="2026-10-01T03:22:00Z">
              <w:tcPr>
                <w:tcW w:w="7512" w:type="dxa"/>
              </w:tcPr>
            </w:tcPrChange>
          </w:tcPr>
          <w:p w14:paraId="5181DED7"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10973" w:author="김은수" w:date="2026-10-01T12:05:00Z" w16du:dateUtc="2026-10-01T03:05:00Z"/>
              </w:rPr>
            </w:pPr>
            <w:ins w:id="10974" w:author="김은수" w:date="2026-10-01T12:05:00Z" w16du:dateUtc="2026-10-01T03:05:00Z">
              <w:r>
                <w:t>설계 내용</w:t>
              </w:r>
            </w:ins>
          </w:p>
        </w:tc>
      </w:tr>
      <w:tr w:rsidR="00084C76" w14:paraId="17A2089A" w14:textId="77777777" w:rsidTr="00E27D45">
        <w:trPr>
          <w:cantSplit/>
          <w:ins w:id="10975" w:author="김은수" w:date="2026-10-01T12:05:00Z"/>
          <w:trPrChange w:id="10976"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0977" w:author="김은수" w:date="2026-10-01T03:22:00Z">
              <w:tcPr>
                <w:tcW w:w="1304" w:type="dxa"/>
              </w:tcPr>
            </w:tcPrChange>
          </w:tcPr>
          <w:p w14:paraId="2D3E4D3A" w14:textId="77777777" w:rsidR="00084C76" w:rsidRDefault="00084C76">
            <w:pPr>
              <w:pStyle w:val="TDCe"/>
              <w:rPr>
                <w:ins w:id="10978" w:author="김은수" w:date="2026-10-01T12:05:00Z" w16du:dateUtc="2026-10-01T03:05:00Z"/>
              </w:rPr>
            </w:pPr>
            <w:ins w:id="10979" w:author="김은수" w:date="2026-10-01T12:05:00Z" w16du:dateUtc="2026-10-01T03:05:00Z">
              <w:r>
                <w:t>입력</w:t>
              </w:r>
            </w:ins>
          </w:p>
        </w:tc>
        <w:tc>
          <w:tcPr>
            <w:tcW w:w="7512" w:type="dxa"/>
            <w:tcPrChange w:id="10980" w:author="김은수" w:date="2026-10-01T03:22:00Z">
              <w:tcPr>
                <w:tcW w:w="7512" w:type="dxa"/>
              </w:tcPr>
            </w:tcPrChange>
          </w:tcPr>
          <w:p w14:paraId="4A25650A"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0981" w:author="김은수" w:date="2026-10-01T12:05:00Z" w16du:dateUtc="2026-10-01T03:05:00Z"/>
              </w:rPr>
            </w:pPr>
            <w:ins w:id="10982" w:author="김은수" w:date="2026-10-01T12:05:00Z" w16du:dateUtc="2026-10-01T03:05:00Z">
              <w:r>
                <w:t>현재 맵의 펄스폭/전략/대역 수/T/C</w:t>
              </w:r>
            </w:ins>
          </w:p>
        </w:tc>
      </w:tr>
      <w:tr w:rsidR="00084C76" w14:paraId="5FCD22E5" w14:textId="77777777" w:rsidTr="00E27D45">
        <w:trPr>
          <w:cantSplit/>
          <w:ins w:id="10983" w:author="김은수" w:date="2026-10-01T12:05:00Z"/>
          <w:trPrChange w:id="10984"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0985" w:author="김은수" w:date="2026-10-01T03:22:00Z">
              <w:tcPr>
                <w:tcW w:w="1304" w:type="dxa"/>
              </w:tcPr>
            </w:tcPrChange>
          </w:tcPr>
          <w:p w14:paraId="3E30B8DD" w14:textId="77777777" w:rsidR="00084C76" w:rsidRDefault="00084C76">
            <w:pPr>
              <w:pStyle w:val="TDCe"/>
              <w:rPr>
                <w:ins w:id="10986" w:author="김은수" w:date="2026-10-01T12:05:00Z" w16du:dateUtc="2026-10-01T03:05:00Z"/>
              </w:rPr>
            </w:pPr>
            <w:ins w:id="10987" w:author="김은수" w:date="2026-10-01T12:05:00Z" w16du:dateUtc="2026-10-01T03:05:00Z">
              <w:r>
                <w:lastRenderedPageBreak/>
                <w:t>출력</w:t>
              </w:r>
            </w:ins>
          </w:p>
        </w:tc>
        <w:tc>
          <w:tcPr>
            <w:tcW w:w="7512" w:type="dxa"/>
            <w:tcPrChange w:id="10988" w:author="김은수" w:date="2026-10-01T03:22:00Z">
              <w:tcPr>
                <w:tcW w:w="7512" w:type="dxa"/>
              </w:tcPr>
            </w:tcPrChange>
          </w:tcPr>
          <w:p w14:paraId="6E30C39C"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0989" w:author="김은수" w:date="2026-10-01T12:05:00Z" w16du:dateUtc="2026-10-01T03:05:00Z"/>
              </w:rPr>
            </w:pPr>
            <w:ins w:id="10990" w:author="김은수" w:date="2026-10-01T12:05:00Z" w16du:dateUtc="2026-10-01T03:05:00Z">
              <w:r>
                <w:t>CFX 공유 프레임 수/T/C 배열 및 계산 성공 여부</w:t>
              </w:r>
            </w:ins>
          </w:p>
        </w:tc>
      </w:tr>
      <w:tr w:rsidR="00084C76" w14:paraId="69450417" w14:textId="77777777" w:rsidTr="00E27D45">
        <w:trPr>
          <w:cantSplit/>
          <w:ins w:id="10991" w:author="김은수" w:date="2026-10-01T12:05:00Z"/>
          <w:trPrChange w:id="10992"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0993" w:author="김은수" w:date="2026-10-01T03:22:00Z">
              <w:tcPr>
                <w:tcW w:w="1304" w:type="dxa"/>
              </w:tcPr>
            </w:tcPrChange>
          </w:tcPr>
          <w:p w14:paraId="5BC08255" w14:textId="77777777" w:rsidR="00084C76" w:rsidRDefault="00084C76">
            <w:pPr>
              <w:pStyle w:val="TDCe"/>
              <w:rPr>
                <w:ins w:id="10994" w:author="김은수" w:date="2026-10-01T12:05:00Z" w16du:dateUtc="2026-10-01T03:05:00Z"/>
              </w:rPr>
            </w:pPr>
            <w:ins w:id="10995" w:author="김은수" w:date="2026-10-01T12:05:00Z" w16du:dateUtc="2026-10-01T03:05:00Z">
              <w:r>
                <w:t>처리</w:t>
              </w:r>
            </w:ins>
          </w:p>
        </w:tc>
        <w:tc>
          <w:tcPr>
            <w:tcW w:w="7512" w:type="dxa"/>
            <w:tcPrChange w:id="10996" w:author="김은수" w:date="2026-10-01T03:22:00Z">
              <w:tcPr>
                <w:tcW w:w="7512" w:type="dxa"/>
              </w:tcPr>
            </w:tcPrChange>
          </w:tcPr>
          <w:p w14:paraId="0354DA3D"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0997" w:author="김은수" w:date="2026-10-01T12:05:00Z" w16du:dateUtc="2026-10-01T03:05:00Z"/>
              </w:rPr>
            </w:pPr>
            <w:ins w:id="10998" w:author="김은수" w:date="2026-10-01T12:05:00Z" w16du:dateUtc="2026-10-01T03:05:00Z">
              <w:r>
                <w:t>계산 시작 시 PCM을 NOP 대기로 전환한다. 프레임과 DAC 파라미터를 계산하고 32개 T/C 값을 공유한다. NofM이며 대역 수가 16 이상이면 채널당 3프레임/1ms당 8채널을 적용한다. 범위 계산의 성공 여부를 반환한다.</w:t>
              </w:r>
            </w:ins>
          </w:p>
        </w:tc>
      </w:tr>
    </w:tbl>
    <w:p w14:paraId="17BACD76" w14:textId="77777777" w:rsidR="00084C76" w:rsidRDefault="00084C76">
      <w:pPr>
        <w:pStyle w:val="TDC40"/>
        <w:spacing w:after="0"/>
        <w:rPr>
          <w:ins w:id="10999" w:author="김은수" w:date="2026-10-01T12:05:00Z" w16du:dateUtc="2026-10-01T03:05:00Z"/>
        </w:rPr>
        <w:pPrChange w:id="11000" w:author="김은수" w:date="2026-10-01T03:22:00Z">
          <w:pPr>
            <w:pStyle w:val="TDC40"/>
          </w:pPr>
        </w:pPrChange>
      </w:pPr>
    </w:p>
    <w:p w14:paraId="7468EFF2" w14:textId="77777777" w:rsidR="00084C76" w:rsidRDefault="00084C76">
      <w:pPr>
        <w:pStyle w:val="TDC42"/>
        <w:rPr>
          <w:ins w:id="11001" w:author="김은수" w:date="2026-10-01T12:05:00Z" w16du:dateUtc="2026-10-01T03:05:00Z"/>
        </w:rPr>
      </w:pPr>
      <w:ins w:id="11002" w:author="김은수" w:date="2026-10-01T12:05:00Z" w16du:dateUtc="2026-10-01T03:05:00Z">
        <w:r>
          <w:t xml:space="preserve">표 </w:t>
        </w:r>
        <w:r>
          <w:fldChar w:fldCharType="begin"/>
        </w:r>
        <w:r>
          <w:instrText>SEQ 표 \* ARABIC</w:instrText>
        </w:r>
        <w:r>
          <w:fldChar w:fldCharType="separate"/>
        </w:r>
        <w:r>
          <w:t>151</w:t>
        </w:r>
        <w:r>
          <w:fldChar w:fldCharType="end"/>
        </w:r>
        <w:r>
          <w:t>. 자극 파라미터 계산 결과 공유 / 구현 조건</w:t>
        </w:r>
      </w:ins>
    </w:p>
    <w:tbl>
      <w:tblPr>
        <w:tblStyle w:val="TDC41"/>
        <w:tblW w:w="8816" w:type="dxa"/>
        <w:tblLayout w:type="fixed"/>
        <w:tblLook w:val="04A0" w:firstRow="1" w:lastRow="0" w:firstColumn="1" w:lastColumn="0" w:noHBand="0" w:noVBand="1"/>
        <w:tblPrChange w:id="11003"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11004">
          <w:tblGrid>
            <w:gridCol w:w="360"/>
            <w:gridCol w:w="360"/>
            <w:gridCol w:w="584"/>
            <w:gridCol w:w="7512"/>
          </w:tblGrid>
        </w:tblGridChange>
      </w:tblGrid>
      <w:tr w:rsidR="00084C76" w14:paraId="7C1B4C06" w14:textId="77777777" w:rsidTr="00E27D45">
        <w:trPr>
          <w:cnfStyle w:val="100000000000" w:firstRow="1" w:lastRow="0" w:firstColumn="0" w:lastColumn="0" w:oddVBand="0" w:evenVBand="0" w:oddHBand="0" w:evenHBand="0" w:firstRowFirstColumn="0" w:firstRowLastColumn="0" w:lastRowFirstColumn="0" w:lastRowLastColumn="0"/>
          <w:cantSplit/>
          <w:tblHeader/>
          <w:ins w:id="11005" w:author="김은수" w:date="2026-10-01T12:05:00Z"/>
          <w:trPrChange w:id="11006"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1007" w:author="김은수" w:date="2026-10-01T03:22:00Z">
              <w:tcPr>
                <w:tcW w:w="1304" w:type="dxa"/>
              </w:tcPr>
            </w:tcPrChange>
          </w:tcPr>
          <w:p w14:paraId="78CA0D13"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11008" w:author="김은수" w:date="2026-10-01T12:05:00Z" w16du:dateUtc="2026-10-01T03:05:00Z"/>
              </w:rPr>
            </w:pPr>
            <w:ins w:id="11009" w:author="김은수" w:date="2026-10-01T12:05:00Z" w16du:dateUtc="2026-10-01T03:05:00Z">
              <w:r>
                <w:t>구분</w:t>
              </w:r>
            </w:ins>
          </w:p>
        </w:tc>
        <w:tc>
          <w:tcPr>
            <w:tcW w:w="7512" w:type="dxa"/>
            <w:tcPrChange w:id="11010" w:author="김은수" w:date="2026-10-01T03:22:00Z">
              <w:tcPr>
                <w:tcW w:w="7512" w:type="dxa"/>
              </w:tcPr>
            </w:tcPrChange>
          </w:tcPr>
          <w:p w14:paraId="7A647CF9"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11011" w:author="김은수" w:date="2026-10-01T12:05:00Z" w16du:dateUtc="2026-10-01T03:05:00Z"/>
              </w:rPr>
            </w:pPr>
            <w:ins w:id="11012" w:author="김은수" w:date="2026-10-01T12:05:00Z" w16du:dateUtc="2026-10-01T03:05:00Z">
              <w:r>
                <w:t>구현 조건</w:t>
              </w:r>
            </w:ins>
          </w:p>
        </w:tc>
      </w:tr>
      <w:tr w:rsidR="00084C76" w14:paraId="0080CFA7" w14:textId="77777777" w:rsidTr="00E27D45">
        <w:trPr>
          <w:cantSplit/>
          <w:ins w:id="11013" w:author="김은수" w:date="2026-10-01T12:05:00Z"/>
          <w:trPrChange w:id="11014"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1015" w:author="김은수" w:date="2026-10-01T03:22:00Z">
              <w:tcPr>
                <w:tcW w:w="1304" w:type="dxa"/>
              </w:tcPr>
            </w:tcPrChange>
          </w:tcPr>
          <w:p w14:paraId="3E406DDA" w14:textId="77777777" w:rsidR="00084C76" w:rsidRDefault="00084C76">
            <w:pPr>
              <w:pStyle w:val="TDCe"/>
              <w:rPr>
                <w:ins w:id="11016" w:author="김은수" w:date="2026-10-01T12:05:00Z" w16du:dateUtc="2026-10-01T03:05:00Z"/>
              </w:rPr>
            </w:pPr>
            <w:ins w:id="11017" w:author="김은수" w:date="2026-10-01T12:05:00Z" w16du:dateUtc="2026-10-01T03:05:00Z">
              <w:r>
                <w:t>관련 함수</w:t>
              </w:r>
            </w:ins>
          </w:p>
        </w:tc>
        <w:tc>
          <w:tcPr>
            <w:tcW w:w="7512" w:type="dxa"/>
            <w:tcPrChange w:id="11018" w:author="김은수" w:date="2026-10-01T03:22:00Z">
              <w:tcPr>
                <w:tcW w:w="7512" w:type="dxa"/>
              </w:tcPr>
            </w:tcPrChange>
          </w:tcPr>
          <w:p w14:paraId="48C31EC9"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1019" w:author="김은수" w:date="2026-10-01T12:05:00Z" w16du:dateUtc="2026-10-01T03:05:00Z"/>
              </w:rPr>
            </w:pPr>
            <w:ins w:id="11020" w:author="김은수" w:date="2026-10-01T12:05:00Z" w16du:dateUtc="2026-10-01T03:05:00Z">
              <w:r>
                <w:t>calculationStimulParaN_cfxShare</w:t>
              </w:r>
            </w:ins>
          </w:p>
        </w:tc>
      </w:tr>
      <w:tr w:rsidR="00084C76" w14:paraId="689DE833" w14:textId="77777777" w:rsidTr="00E27D45">
        <w:trPr>
          <w:cantSplit/>
          <w:ins w:id="11021" w:author="김은수" w:date="2026-10-01T12:05:00Z"/>
          <w:trPrChange w:id="11022"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1023" w:author="김은수" w:date="2026-10-01T03:22:00Z">
              <w:tcPr>
                <w:tcW w:w="1304" w:type="dxa"/>
              </w:tcPr>
            </w:tcPrChange>
          </w:tcPr>
          <w:p w14:paraId="68AAE9D8" w14:textId="77777777" w:rsidR="00084C76" w:rsidRDefault="00084C76">
            <w:pPr>
              <w:pStyle w:val="TDCe"/>
              <w:rPr>
                <w:ins w:id="11024" w:author="김은수" w:date="2026-10-01T12:05:00Z" w16du:dateUtc="2026-10-01T03:05:00Z"/>
              </w:rPr>
            </w:pPr>
            <w:ins w:id="11025" w:author="김은수" w:date="2026-10-01T12:05:00Z" w16du:dateUtc="2026-10-01T03:05:00Z">
              <w:r>
                <w:t>동작 조건</w:t>
              </w:r>
            </w:ins>
          </w:p>
        </w:tc>
        <w:tc>
          <w:tcPr>
            <w:tcW w:w="7512" w:type="dxa"/>
            <w:tcPrChange w:id="11026" w:author="김은수" w:date="2026-10-01T03:22:00Z">
              <w:tcPr>
                <w:tcW w:w="7512" w:type="dxa"/>
              </w:tcPr>
            </w:tcPrChange>
          </w:tcPr>
          <w:p w14:paraId="7FD9FBCD"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1027" w:author="김은수" w:date="2026-10-01T12:05:00Z" w16du:dateUtc="2026-10-01T03:05:00Z"/>
              </w:rPr>
            </w:pPr>
            <w:ins w:id="11028" w:author="김은수" w:date="2026-10-01T12:05:00Z" w16du:dateUtc="2026-10-01T03:05:00Z">
              <w:r>
                <w:t>NofM 32대역에서 프레임 수=3, 전송 채널 수=8이다. T/C 배열은 변환 결과와 같고 범위 계산 반환값이 상위 처리에 전달되어야 한다.</w:t>
              </w:r>
            </w:ins>
          </w:p>
        </w:tc>
      </w:tr>
    </w:tbl>
    <w:p w14:paraId="0CE1C8C4" w14:textId="77777777" w:rsidR="00084C76" w:rsidRDefault="00084C76">
      <w:pPr>
        <w:pStyle w:val="TDC40"/>
        <w:spacing w:after="0"/>
        <w:rPr>
          <w:ins w:id="11029" w:author="김은수" w:date="2026-10-01T12:05:00Z" w16du:dateUtc="2026-10-01T03:05:00Z"/>
        </w:rPr>
        <w:pPrChange w:id="11030" w:author="김은수" w:date="2026-10-01T03:22:00Z">
          <w:pPr>
            <w:pStyle w:val="TDC40"/>
          </w:pPr>
        </w:pPrChange>
      </w:pPr>
    </w:p>
    <w:p w14:paraId="4CDFD1AE" w14:textId="77777777" w:rsidR="008101A1" w:rsidRPr="00E00010" w:rsidRDefault="008101A1">
      <w:pPr>
        <w:pStyle w:val="TDC4"/>
        <w:widowControl w:val="0"/>
        <w:numPr>
          <w:ilvl w:val="3"/>
          <w:numId w:val="39"/>
        </w:numPr>
        <w:rPr>
          <w:del w:id="11031" w:author="김은수" w:date="2026-09-30T15:44:00Z" w16du:dateUtc="2026-09-30T06:44:00Z"/>
        </w:rPr>
        <w:pPrChange w:id="11032" w:author="김은수" w:date="2026-10-01T01:11:00Z">
          <w:pPr>
            <w:pStyle w:val="4"/>
            <w:numPr>
              <w:ilvl w:val="3"/>
              <w:numId w:val="39"/>
            </w:numPr>
            <w:ind w:left="1200" w:hanging="400"/>
          </w:pPr>
        </w:pPrChange>
      </w:pPr>
      <w:del w:id="11033" w:author="김은수" w:date="2026-09-30T15:44:00Z" w16du:dateUtc="2026-09-30T06:44:00Z">
        <w:r>
          <w:rPr>
            <w:rFonts w:hint="eastAsia"/>
          </w:rPr>
          <w:delText>오디오</w:delText>
        </w:r>
      </w:del>
      <w:del w:id="11034" w:author="김은수" w:date="2026-10-01T11:11:00Z" w16du:dateUtc="2026-10-01T02:11:00Z">
        <w:r w:rsidR="00220104" w:rsidDel="001D1C2F">
          <w:rPr>
            <w:b w:val="0"/>
            <w:rPrChange w:id="11035" w:author="김은수" w:date="2026-09-30T15:44:00Z" w16du:dateUtc="2026-09-30T06:44:00Z">
              <w:rPr>
                <w:rFonts w:ascii="맑은 고딕" w:eastAsia="맑은 고딕" w:hAnsi="맑은 고딕" w:cs="맑은 고딕"/>
                <w:b/>
                <w:color w:val="000000"/>
                <w:sz w:val="22"/>
              </w:rPr>
            </w:rPrChange>
          </w:rPr>
          <w:delText xml:space="preserve"> 신호처리 </w:delText>
        </w:r>
      </w:del>
      <w:del w:id="11036" w:author="김은수" w:date="2026-09-30T15:44:00Z" w16du:dateUtc="2026-09-30T06:44:00Z">
        <w:r>
          <w:rPr>
            <w:rFonts w:hint="eastAsia"/>
          </w:rPr>
          <w:delText>관련</w:delText>
        </w:r>
      </w:del>
    </w:p>
    <w:p w14:paraId="417BEF2E" w14:textId="77777777" w:rsidR="008101A1" w:rsidRPr="00E00010" w:rsidRDefault="00DF4A77">
      <w:pPr>
        <w:pStyle w:val="5"/>
        <w:keepNext w:val="0"/>
        <w:keepLines w:val="0"/>
        <w:widowControl w:val="0"/>
        <w:numPr>
          <w:ilvl w:val="4"/>
          <w:numId w:val="39"/>
        </w:numPr>
        <w:snapToGrid/>
        <w:spacing w:before="0" w:after="0" w:line="300" w:lineRule="auto"/>
        <w:jc w:val="both"/>
        <w:rPr>
          <w:del w:id="11037" w:author="김은수" w:date="2026-09-30T15:44:00Z" w16du:dateUtc="2026-09-30T06:44:00Z"/>
          <w:sz w:val="20"/>
          <w:szCs w:val="20"/>
        </w:rPr>
        <w:pPrChange w:id="11038" w:author="김은수" w:date="2026-10-01T03:22:00Z">
          <w:pPr>
            <w:pStyle w:val="5"/>
            <w:numPr>
              <w:ilvl w:val="4"/>
              <w:numId w:val="39"/>
            </w:numPr>
            <w:spacing w:after="0"/>
            <w:ind w:left="1400" w:hanging="400"/>
          </w:pPr>
        </w:pPrChange>
      </w:pPr>
      <w:del w:id="11039" w:author="김은수" w:date="2026-09-30T15:44:00Z" w16du:dateUtc="2026-09-30T06:44:00Z">
        <w:r>
          <w:rPr>
            <w:rFonts w:hint="eastAsia"/>
          </w:rPr>
          <w:delText>SU</w:delText>
        </w:r>
        <w:r w:rsidR="00537A71">
          <w:delText>-ID-CM3-0</w:delText>
        </w:r>
        <w:r w:rsidR="00492DBC">
          <w:delText>36</w:delText>
        </w:r>
        <w:r w:rsidR="008101A1">
          <w:delText xml:space="preserve">, </w:delText>
        </w:r>
        <w:r w:rsidR="008101A1">
          <w:rPr>
            <w:rFonts w:hint="eastAsia"/>
          </w:rPr>
          <w:delText>P</w:delText>
        </w:r>
        <w:r w:rsidR="008101A1">
          <w:delText xml:space="preserve">CM </w:delText>
        </w:r>
        <w:r w:rsidR="008101A1">
          <w:rPr>
            <w:rFonts w:hint="eastAsia"/>
          </w:rPr>
          <w:delText>출력 모드 변경</w:delText>
        </w:r>
      </w:del>
    </w:p>
    <w:p w14:paraId="4A9391ED" w14:textId="77777777" w:rsidR="008101A1" w:rsidRPr="00E00010" w:rsidRDefault="008101A1">
      <w:pPr>
        <w:spacing w:after="0" w:line="300" w:lineRule="auto"/>
        <w:rPr>
          <w:del w:id="11040" w:author="김은수" w:date="2026-09-30T15:44:00Z" w16du:dateUtc="2026-09-30T06:44:00Z"/>
          <w:szCs w:val="20"/>
        </w:rPr>
        <w:pPrChange w:id="11041" w:author="김은수" w:date="2026-10-01T03:22:00Z">
          <w:pPr>
            <w:spacing w:after="0"/>
            <w:ind w:leftChars="800" w:left="1600"/>
          </w:pPr>
        </w:pPrChange>
      </w:pPr>
      <w:del w:id="11042" w:author="김은수" w:date="2026-09-30T15:44:00Z" w16du:dateUtc="2026-09-30T06:44:00Z">
        <w:r>
          <w:rPr>
            <w:rFonts w:hint="eastAsia"/>
          </w:rPr>
          <w:delText xml:space="preserve">입력 파라미터 </w:delText>
        </w:r>
        <w:r>
          <w:delText xml:space="preserve">: PCM </w:delText>
        </w:r>
        <w:r>
          <w:rPr>
            <w:rFonts w:hint="eastAsia"/>
          </w:rPr>
          <w:delText>m</w:delText>
        </w:r>
        <w:r>
          <w:delText>ode (</w:delText>
        </w:r>
        <w:r>
          <w:rPr>
            <w:rFonts w:hint="eastAsia"/>
          </w:rPr>
          <w:delText>N</w:delText>
        </w:r>
        <w:r>
          <w:delText>OP, backtel_NOP, SpecificCommand, LiveStimulation, Zero, Preamble)</w:delText>
        </w:r>
      </w:del>
    </w:p>
    <w:p w14:paraId="1A51FF40" w14:textId="77777777" w:rsidR="008101A1" w:rsidRPr="00E00010" w:rsidRDefault="008101A1">
      <w:pPr>
        <w:spacing w:after="0" w:line="300" w:lineRule="auto"/>
        <w:rPr>
          <w:del w:id="11043" w:author="김은수" w:date="2026-09-30T15:44:00Z" w16du:dateUtc="2026-09-30T06:44:00Z"/>
          <w:szCs w:val="20"/>
        </w:rPr>
        <w:pPrChange w:id="11044" w:author="김은수" w:date="2026-10-01T03:22:00Z">
          <w:pPr>
            <w:spacing w:after="0"/>
            <w:ind w:leftChars="800" w:left="1600"/>
          </w:pPr>
        </w:pPrChange>
      </w:pPr>
      <w:del w:id="11045" w:author="김은수" w:date="2026-09-30T15:44:00Z" w16du:dateUtc="2026-09-30T06:44:00Z">
        <w:r>
          <w:rPr>
            <w:rFonts w:hint="eastAsia"/>
          </w:rPr>
          <w:delText xml:space="preserve">반환 파라미터 </w:delText>
        </w:r>
        <w:r>
          <w:delText xml:space="preserve">: </w:delText>
        </w:r>
        <w:r>
          <w:rPr>
            <w:rFonts w:hint="eastAsia"/>
          </w:rPr>
          <w:delText>없음</w:delText>
        </w:r>
      </w:del>
    </w:p>
    <w:p w14:paraId="56B9FF08" w14:textId="77777777" w:rsidR="008101A1" w:rsidRPr="00E00010" w:rsidRDefault="008101A1">
      <w:pPr>
        <w:spacing w:after="0" w:line="300" w:lineRule="auto"/>
        <w:rPr>
          <w:del w:id="11046" w:author="김은수" w:date="2026-09-30T15:44:00Z" w16du:dateUtc="2026-09-30T06:44:00Z"/>
          <w:szCs w:val="20"/>
        </w:rPr>
        <w:pPrChange w:id="11047" w:author="김은수" w:date="2026-10-01T03:22:00Z">
          <w:pPr>
            <w:spacing w:after="0"/>
            <w:ind w:leftChars="800" w:left="1600"/>
          </w:pPr>
        </w:pPrChange>
      </w:pPr>
      <w:del w:id="11048" w:author="김은수" w:date="2026-09-30T15:44:00Z" w16du:dateUtc="2026-09-30T06:44:00Z">
        <w:r>
          <w:rPr>
            <w:rFonts w:hint="eastAsia"/>
          </w:rPr>
          <w:delText xml:space="preserve">수정 파라미터 </w:delText>
        </w:r>
        <w:r>
          <w:delText xml:space="preserve">: </w:delText>
        </w:r>
        <w:r>
          <w:rPr>
            <w:rFonts w:hint="eastAsia"/>
          </w:rPr>
          <w:delText>없음</w:delText>
        </w:r>
      </w:del>
    </w:p>
    <w:p w14:paraId="3879CC5E" w14:textId="77777777" w:rsidR="008101A1" w:rsidRPr="00E00010" w:rsidRDefault="008101A1">
      <w:pPr>
        <w:spacing w:after="0" w:line="300" w:lineRule="auto"/>
        <w:rPr>
          <w:del w:id="11049" w:author="김은수" w:date="2026-09-30T15:44:00Z" w16du:dateUtc="2026-09-30T06:44:00Z"/>
          <w:szCs w:val="20"/>
        </w:rPr>
        <w:pPrChange w:id="11050" w:author="김은수" w:date="2026-10-01T03:22:00Z">
          <w:pPr>
            <w:spacing w:after="0"/>
            <w:ind w:leftChars="800" w:left="1600"/>
          </w:pPr>
        </w:pPrChange>
      </w:pPr>
      <w:del w:id="11051" w:author="김은수" w:date="2026-09-30T15:44:00Z" w16du:dateUtc="2026-09-30T06:44:00Z">
        <w:r>
          <w:rPr>
            <w:rFonts w:hint="eastAsia"/>
          </w:rPr>
          <w:delText xml:space="preserve">기능 및 동작 </w:delText>
        </w:r>
        <w:r>
          <w:delText xml:space="preserve">: </w:delText>
        </w:r>
      </w:del>
    </w:p>
    <w:p w14:paraId="33A212A8" w14:textId="77777777" w:rsidR="008101A1" w:rsidRPr="00E00010" w:rsidRDefault="008101A1">
      <w:pPr>
        <w:spacing w:after="0" w:line="300" w:lineRule="auto"/>
        <w:rPr>
          <w:del w:id="11052" w:author="김은수" w:date="2026-09-30T15:44:00Z" w16du:dateUtc="2026-09-30T06:44:00Z"/>
          <w:szCs w:val="20"/>
        </w:rPr>
        <w:pPrChange w:id="11053" w:author="김은수" w:date="2026-10-01T03:22:00Z">
          <w:pPr>
            <w:ind w:leftChars="900" w:left="1800"/>
          </w:pPr>
        </w:pPrChange>
      </w:pPr>
      <w:del w:id="11054" w:author="김은수" w:date="2026-09-30T15:44:00Z" w16du:dateUtc="2026-09-30T06:44:00Z">
        <w:r>
          <w:delText>C</w:delText>
        </w:r>
        <w:r>
          <w:rPr>
            <w:rFonts w:hint="eastAsia"/>
          </w:rPr>
          <w:delText>F</w:delText>
        </w:r>
        <w:r>
          <w:delText xml:space="preserve">X </w:delText>
        </w:r>
        <w:r>
          <w:rPr>
            <w:rFonts w:hint="eastAsia"/>
          </w:rPr>
          <w:delText xml:space="preserve">공유 메모리의 </w:delText>
        </w:r>
        <w:r>
          <w:delText xml:space="preserve">PCM </w:delText>
        </w:r>
        <w:r>
          <w:rPr>
            <w:rFonts w:hint="eastAsia"/>
          </w:rPr>
          <w:delText>m</w:delText>
        </w:r>
        <w:r>
          <w:delText>ode</w:delText>
        </w:r>
        <w:r>
          <w:rPr>
            <w:rFonts w:hint="eastAsia"/>
          </w:rPr>
          <w:delText>를 변경한다.</w:delText>
        </w:r>
        <w:r>
          <w:delText xml:space="preserve">( </w:delText>
        </w:r>
        <w:r>
          <w:rPr>
            <w:rFonts w:hint="eastAsia"/>
          </w:rPr>
          <w:delText>C</w:delText>
        </w:r>
        <w:r>
          <w:delText>FX</w:delText>
        </w:r>
        <w:r>
          <w:rPr>
            <w:rFonts w:hint="eastAsia"/>
          </w:rPr>
          <w:delText>가 인터럽트에 의해 깨어날 때 적용된다.</w:delText>
        </w:r>
        <w:r>
          <w:delText>)</w:delText>
        </w:r>
      </w:del>
    </w:p>
    <w:p w14:paraId="6BB28F12" w14:textId="77777777" w:rsidR="008101A1" w:rsidRPr="00E00010" w:rsidRDefault="00DF4A77">
      <w:pPr>
        <w:pStyle w:val="5"/>
        <w:keepNext w:val="0"/>
        <w:keepLines w:val="0"/>
        <w:widowControl w:val="0"/>
        <w:numPr>
          <w:ilvl w:val="4"/>
          <w:numId w:val="39"/>
        </w:numPr>
        <w:snapToGrid/>
        <w:spacing w:before="0" w:after="0" w:line="300" w:lineRule="auto"/>
        <w:jc w:val="both"/>
        <w:rPr>
          <w:del w:id="11055" w:author="김은수" w:date="2026-09-30T15:44:00Z" w16du:dateUtc="2026-09-30T06:44:00Z"/>
          <w:sz w:val="20"/>
          <w:szCs w:val="20"/>
        </w:rPr>
        <w:pPrChange w:id="11056" w:author="김은수" w:date="2026-10-01T03:22:00Z">
          <w:pPr>
            <w:pStyle w:val="5"/>
            <w:numPr>
              <w:ilvl w:val="4"/>
              <w:numId w:val="39"/>
            </w:numPr>
            <w:spacing w:after="0"/>
            <w:ind w:left="1400" w:hanging="400"/>
          </w:pPr>
        </w:pPrChange>
      </w:pPr>
      <w:del w:id="11057" w:author="김은수" w:date="2026-09-30T15:44:00Z" w16du:dateUtc="2026-09-30T06:44:00Z">
        <w:r>
          <w:rPr>
            <w:rFonts w:hint="eastAsia"/>
          </w:rPr>
          <w:delText>SU</w:delText>
        </w:r>
        <w:r w:rsidR="00537A71">
          <w:delText>-ID-CM3-0</w:delText>
        </w:r>
        <w:r w:rsidR="00492DBC">
          <w:delText>37</w:delText>
        </w:r>
        <w:r w:rsidR="008101A1">
          <w:delText xml:space="preserve">, Next </w:delText>
        </w:r>
        <w:r w:rsidR="008101A1">
          <w:rPr>
            <w:rFonts w:hint="eastAsia"/>
          </w:rPr>
          <w:delText>P</w:delText>
        </w:r>
        <w:r w:rsidR="008101A1">
          <w:delText xml:space="preserve">CM </w:delText>
        </w:r>
        <w:r w:rsidR="008101A1">
          <w:rPr>
            <w:rFonts w:hint="eastAsia"/>
          </w:rPr>
          <w:delText>출력 모드 변경</w:delText>
        </w:r>
      </w:del>
    </w:p>
    <w:p w14:paraId="3C278FCA" w14:textId="77777777" w:rsidR="008101A1" w:rsidRPr="00E00010" w:rsidRDefault="008101A1">
      <w:pPr>
        <w:spacing w:after="0" w:line="300" w:lineRule="auto"/>
        <w:rPr>
          <w:del w:id="11058" w:author="김은수" w:date="2026-09-30T15:44:00Z" w16du:dateUtc="2026-09-30T06:44:00Z"/>
          <w:szCs w:val="20"/>
        </w:rPr>
        <w:pPrChange w:id="11059" w:author="김은수" w:date="2026-10-01T03:22:00Z">
          <w:pPr>
            <w:spacing w:after="0"/>
            <w:ind w:leftChars="800" w:left="1600"/>
          </w:pPr>
        </w:pPrChange>
      </w:pPr>
      <w:del w:id="11060" w:author="김은수" w:date="2026-09-30T15:44:00Z" w16du:dateUtc="2026-09-30T06:44:00Z">
        <w:r>
          <w:rPr>
            <w:rFonts w:hint="eastAsia"/>
          </w:rPr>
          <w:delText xml:space="preserve">입력 파라미터 </w:delText>
        </w:r>
        <w:r>
          <w:delText xml:space="preserve">: PCM </w:delText>
        </w:r>
        <w:r>
          <w:rPr>
            <w:rFonts w:hint="eastAsia"/>
          </w:rPr>
          <w:delText>m</w:delText>
        </w:r>
        <w:r>
          <w:delText>ode (</w:delText>
        </w:r>
        <w:r>
          <w:rPr>
            <w:rFonts w:hint="eastAsia"/>
          </w:rPr>
          <w:delText>N</w:delText>
        </w:r>
        <w:r>
          <w:delText>OP, backtel_NOP, SpecificCommand, LiveStimulation, Zero, Preamble)</w:delText>
        </w:r>
      </w:del>
    </w:p>
    <w:p w14:paraId="54C401BD" w14:textId="77777777" w:rsidR="008101A1" w:rsidRPr="00E00010" w:rsidRDefault="008101A1">
      <w:pPr>
        <w:spacing w:after="0" w:line="300" w:lineRule="auto"/>
        <w:rPr>
          <w:del w:id="11061" w:author="김은수" w:date="2026-09-30T15:44:00Z" w16du:dateUtc="2026-09-30T06:44:00Z"/>
          <w:szCs w:val="20"/>
        </w:rPr>
        <w:pPrChange w:id="11062" w:author="김은수" w:date="2026-10-01T03:22:00Z">
          <w:pPr>
            <w:spacing w:after="0"/>
            <w:ind w:leftChars="800" w:left="1600"/>
          </w:pPr>
        </w:pPrChange>
      </w:pPr>
      <w:del w:id="11063" w:author="김은수" w:date="2026-09-30T15:44:00Z" w16du:dateUtc="2026-09-30T06:44:00Z">
        <w:r>
          <w:rPr>
            <w:rFonts w:hint="eastAsia"/>
          </w:rPr>
          <w:delText xml:space="preserve">반환 파라미터 </w:delText>
        </w:r>
        <w:r>
          <w:delText xml:space="preserve">: </w:delText>
        </w:r>
        <w:r>
          <w:rPr>
            <w:rFonts w:hint="eastAsia"/>
          </w:rPr>
          <w:delText>없음</w:delText>
        </w:r>
      </w:del>
    </w:p>
    <w:p w14:paraId="7E8382D4" w14:textId="77777777" w:rsidR="008101A1" w:rsidRPr="00E00010" w:rsidRDefault="008101A1">
      <w:pPr>
        <w:spacing w:after="0" w:line="300" w:lineRule="auto"/>
        <w:rPr>
          <w:del w:id="11064" w:author="김은수" w:date="2026-09-30T15:44:00Z" w16du:dateUtc="2026-09-30T06:44:00Z"/>
          <w:szCs w:val="20"/>
        </w:rPr>
        <w:pPrChange w:id="11065" w:author="김은수" w:date="2026-10-01T03:22:00Z">
          <w:pPr>
            <w:spacing w:after="0"/>
            <w:ind w:leftChars="800" w:left="1600"/>
          </w:pPr>
        </w:pPrChange>
      </w:pPr>
      <w:del w:id="11066" w:author="김은수" w:date="2026-09-30T15:44:00Z" w16du:dateUtc="2026-09-30T06:44:00Z">
        <w:r>
          <w:rPr>
            <w:rFonts w:hint="eastAsia"/>
          </w:rPr>
          <w:delText xml:space="preserve">수정 파라미터 </w:delText>
        </w:r>
        <w:r>
          <w:delText xml:space="preserve">: </w:delText>
        </w:r>
        <w:r>
          <w:rPr>
            <w:rFonts w:hint="eastAsia"/>
          </w:rPr>
          <w:delText>없음</w:delText>
        </w:r>
      </w:del>
    </w:p>
    <w:p w14:paraId="163EF0AF" w14:textId="77777777" w:rsidR="008101A1" w:rsidRPr="00E00010" w:rsidRDefault="008101A1">
      <w:pPr>
        <w:spacing w:after="0" w:line="300" w:lineRule="auto"/>
        <w:rPr>
          <w:del w:id="11067" w:author="김은수" w:date="2026-09-30T15:44:00Z" w16du:dateUtc="2026-09-30T06:44:00Z"/>
          <w:szCs w:val="20"/>
        </w:rPr>
        <w:pPrChange w:id="11068" w:author="김은수" w:date="2026-10-01T03:22:00Z">
          <w:pPr>
            <w:spacing w:after="0"/>
            <w:ind w:leftChars="800" w:left="1600"/>
          </w:pPr>
        </w:pPrChange>
      </w:pPr>
      <w:del w:id="11069" w:author="김은수" w:date="2026-09-30T15:44:00Z" w16du:dateUtc="2026-09-30T06:44:00Z">
        <w:r>
          <w:rPr>
            <w:rFonts w:hint="eastAsia"/>
          </w:rPr>
          <w:delText xml:space="preserve">기능 및 동작 </w:delText>
        </w:r>
        <w:r>
          <w:delText xml:space="preserve">: </w:delText>
        </w:r>
      </w:del>
    </w:p>
    <w:p w14:paraId="07A4322F" w14:textId="77777777" w:rsidR="008101A1" w:rsidRPr="00E00010" w:rsidRDefault="008101A1">
      <w:pPr>
        <w:spacing w:after="0" w:line="300" w:lineRule="auto"/>
        <w:rPr>
          <w:del w:id="11070" w:author="김은수" w:date="2026-09-30T15:44:00Z" w16du:dateUtc="2026-09-30T06:44:00Z"/>
          <w:szCs w:val="20"/>
        </w:rPr>
        <w:pPrChange w:id="11071" w:author="김은수" w:date="2026-10-01T03:22:00Z">
          <w:pPr>
            <w:ind w:leftChars="900" w:left="1800"/>
          </w:pPr>
        </w:pPrChange>
      </w:pPr>
      <w:del w:id="11072" w:author="김은수" w:date="2026-09-30T15:44:00Z" w16du:dateUtc="2026-09-30T06:44:00Z">
        <w:r>
          <w:delText>C</w:delText>
        </w:r>
        <w:r>
          <w:rPr>
            <w:rFonts w:hint="eastAsia"/>
          </w:rPr>
          <w:delText>F</w:delText>
        </w:r>
        <w:r>
          <w:delText xml:space="preserve">X </w:delText>
        </w:r>
        <w:r>
          <w:rPr>
            <w:rFonts w:hint="eastAsia"/>
          </w:rPr>
          <w:delText xml:space="preserve">공유 메모리의 </w:delText>
        </w:r>
        <w:r>
          <w:delText xml:space="preserve">next PCM </w:delText>
        </w:r>
        <w:r>
          <w:rPr>
            <w:rFonts w:hint="eastAsia"/>
          </w:rPr>
          <w:delText>m</w:delText>
        </w:r>
        <w:r>
          <w:delText>ode</w:delText>
        </w:r>
        <w:r>
          <w:rPr>
            <w:rFonts w:hint="eastAsia"/>
          </w:rPr>
          <w:delText>를 변경한다.</w:delText>
        </w:r>
        <w:r>
          <w:delText xml:space="preserve">( </w:delText>
        </w:r>
        <w:r>
          <w:rPr>
            <w:rFonts w:hint="eastAsia"/>
          </w:rPr>
          <w:delText>C</w:delText>
        </w:r>
        <w:r>
          <w:delText>FX</w:delText>
        </w:r>
        <w:r>
          <w:rPr>
            <w:rFonts w:hint="eastAsia"/>
          </w:rPr>
          <w:delText xml:space="preserve">의 인터럽트 </w:delText>
        </w:r>
        <w:r>
          <w:delText>1</w:delText>
        </w:r>
        <w:r>
          <w:rPr>
            <w:rFonts w:hint="eastAsia"/>
          </w:rPr>
          <w:delText xml:space="preserve">주기 후에 </w:delText>
        </w:r>
        <w:r>
          <w:delText xml:space="preserve">PCM </w:delText>
        </w:r>
        <w:r>
          <w:rPr>
            <w:rFonts w:hint="eastAsia"/>
          </w:rPr>
          <w:delText xml:space="preserve">모드가 </w:delText>
        </w:r>
        <w:r>
          <w:delText>NOP</w:delText>
        </w:r>
        <w:r>
          <w:rPr>
            <w:rFonts w:hint="eastAsia"/>
          </w:rPr>
          <w:delText xml:space="preserve">이면 인터럽트 </w:delText>
        </w:r>
        <w:r>
          <w:delText>2</w:delText>
        </w:r>
        <w:r>
          <w:rPr>
            <w:rFonts w:hint="eastAsia"/>
          </w:rPr>
          <w:delText>주기에 실행된다.</w:delText>
        </w:r>
        <w:r>
          <w:delText>)</w:delText>
        </w:r>
      </w:del>
    </w:p>
    <w:p w14:paraId="4125E8ED" w14:textId="77777777" w:rsidR="008101A1" w:rsidRPr="00E00010" w:rsidRDefault="00DF4A77">
      <w:pPr>
        <w:pStyle w:val="5"/>
        <w:keepNext w:val="0"/>
        <w:keepLines w:val="0"/>
        <w:widowControl w:val="0"/>
        <w:numPr>
          <w:ilvl w:val="4"/>
          <w:numId w:val="39"/>
        </w:numPr>
        <w:snapToGrid/>
        <w:spacing w:before="0" w:after="0" w:line="300" w:lineRule="auto"/>
        <w:jc w:val="both"/>
        <w:rPr>
          <w:del w:id="11073" w:author="김은수" w:date="2026-09-30T15:44:00Z" w16du:dateUtc="2026-09-30T06:44:00Z"/>
          <w:sz w:val="20"/>
          <w:szCs w:val="20"/>
        </w:rPr>
        <w:pPrChange w:id="11074" w:author="김은수" w:date="2026-10-01T03:22:00Z">
          <w:pPr>
            <w:pStyle w:val="5"/>
            <w:numPr>
              <w:ilvl w:val="4"/>
              <w:numId w:val="39"/>
            </w:numPr>
            <w:spacing w:after="0"/>
            <w:ind w:left="1400" w:hanging="400"/>
          </w:pPr>
        </w:pPrChange>
      </w:pPr>
      <w:del w:id="11075" w:author="김은수" w:date="2026-09-30T15:44:00Z" w16du:dateUtc="2026-09-30T06:44:00Z">
        <w:r>
          <w:rPr>
            <w:rFonts w:hint="eastAsia"/>
          </w:rPr>
          <w:delText>SU</w:delText>
        </w:r>
        <w:r w:rsidR="00537A71">
          <w:delText>-ID-CM3-0</w:delText>
        </w:r>
        <w:r w:rsidR="00492DBC">
          <w:delText>38</w:delText>
        </w:r>
        <w:r w:rsidR="008101A1">
          <w:delText xml:space="preserve">, </w:delText>
        </w:r>
        <w:r w:rsidR="008101A1">
          <w:rPr>
            <w:rFonts w:hint="eastAsia"/>
          </w:rPr>
          <w:delText>P</w:delText>
        </w:r>
        <w:r w:rsidR="008101A1">
          <w:delText xml:space="preserve">CM </w:delText>
        </w:r>
        <w:r w:rsidR="008101A1">
          <w:rPr>
            <w:rFonts w:hint="eastAsia"/>
          </w:rPr>
          <w:delText>출력 버퍼 데이터 채우기</w:delText>
        </w:r>
      </w:del>
    </w:p>
    <w:p w14:paraId="66659A3F" w14:textId="77777777" w:rsidR="008101A1" w:rsidRPr="00E00010" w:rsidRDefault="008101A1">
      <w:pPr>
        <w:spacing w:after="0" w:line="300" w:lineRule="auto"/>
        <w:rPr>
          <w:del w:id="11076" w:author="김은수" w:date="2026-09-30T15:44:00Z" w16du:dateUtc="2026-09-30T06:44:00Z"/>
          <w:szCs w:val="20"/>
        </w:rPr>
        <w:pPrChange w:id="11077" w:author="김은수" w:date="2026-10-01T03:22:00Z">
          <w:pPr>
            <w:spacing w:after="0"/>
            <w:ind w:leftChars="800" w:left="1600"/>
          </w:pPr>
        </w:pPrChange>
      </w:pPr>
      <w:del w:id="11078" w:author="김은수" w:date="2026-09-30T15:44:00Z" w16du:dateUtc="2026-09-30T06:44:00Z">
        <w:r>
          <w:rPr>
            <w:rFonts w:hint="eastAsia"/>
          </w:rPr>
          <w:delText xml:space="preserve">입력 파라미터 </w:delText>
        </w:r>
        <w:r>
          <w:delText xml:space="preserve">: </w:delText>
        </w:r>
        <w:r>
          <w:rPr>
            <w:rFonts w:hint="eastAsia"/>
          </w:rPr>
          <w:delText>버퍼 인덱스,</w:delText>
        </w:r>
        <w:r>
          <w:delText xml:space="preserve"> </w:delText>
        </w:r>
        <w:r>
          <w:rPr>
            <w:rFonts w:hint="eastAsia"/>
          </w:rPr>
          <w:delText>데이터</w:delText>
        </w:r>
      </w:del>
    </w:p>
    <w:p w14:paraId="62DB4E08" w14:textId="77777777" w:rsidR="008101A1" w:rsidRPr="00E00010" w:rsidRDefault="008101A1">
      <w:pPr>
        <w:spacing w:after="0" w:line="300" w:lineRule="auto"/>
        <w:rPr>
          <w:del w:id="11079" w:author="김은수" w:date="2026-09-30T15:44:00Z" w16du:dateUtc="2026-09-30T06:44:00Z"/>
          <w:szCs w:val="20"/>
        </w:rPr>
        <w:pPrChange w:id="11080" w:author="김은수" w:date="2026-10-01T03:22:00Z">
          <w:pPr>
            <w:spacing w:after="0"/>
            <w:ind w:leftChars="800" w:left="1600"/>
          </w:pPr>
        </w:pPrChange>
      </w:pPr>
      <w:del w:id="11081" w:author="김은수" w:date="2026-09-30T15:44:00Z" w16du:dateUtc="2026-09-30T06:44:00Z">
        <w:r>
          <w:rPr>
            <w:rFonts w:hint="eastAsia"/>
          </w:rPr>
          <w:delText xml:space="preserve">반환 파라미터 </w:delText>
        </w:r>
        <w:r>
          <w:delText xml:space="preserve">: </w:delText>
        </w:r>
        <w:r>
          <w:rPr>
            <w:rFonts w:hint="eastAsia"/>
          </w:rPr>
          <w:delText>없음</w:delText>
        </w:r>
      </w:del>
    </w:p>
    <w:p w14:paraId="124D7F5F" w14:textId="77777777" w:rsidR="008101A1" w:rsidRPr="00E00010" w:rsidRDefault="008101A1">
      <w:pPr>
        <w:spacing w:after="0" w:line="300" w:lineRule="auto"/>
        <w:rPr>
          <w:del w:id="11082" w:author="김은수" w:date="2026-09-30T15:44:00Z" w16du:dateUtc="2026-09-30T06:44:00Z"/>
          <w:szCs w:val="20"/>
        </w:rPr>
        <w:pPrChange w:id="11083" w:author="김은수" w:date="2026-10-01T03:22:00Z">
          <w:pPr>
            <w:spacing w:after="0"/>
            <w:ind w:leftChars="800" w:left="1600"/>
          </w:pPr>
        </w:pPrChange>
      </w:pPr>
      <w:del w:id="11084" w:author="김은수" w:date="2026-09-30T15:44:00Z" w16du:dateUtc="2026-09-30T06:44:00Z">
        <w:r>
          <w:rPr>
            <w:rFonts w:hint="eastAsia"/>
          </w:rPr>
          <w:delText xml:space="preserve">수정 파라미터 </w:delText>
        </w:r>
        <w:r>
          <w:delText xml:space="preserve">: </w:delText>
        </w:r>
        <w:r>
          <w:rPr>
            <w:rFonts w:hint="eastAsia"/>
          </w:rPr>
          <w:delText>없음</w:delText>
        </w:r>
      </w:del>
    </w:p>
    <w:p w14:paraId="421C19A8" w14:textId="77777777" w:rsidR="008101A1" w:rsidRPr="00E00010" w:rsidRDefault="008101A1">
      <w:pPr>
        <w:spacing w:after="0" w:line="300" w:lineRule="auto"/>
        <w:rPr>
          <w:del w:id="11085" w:author="김은수" w:date="2026-09-30T15:44:00Z" w16du:dateUtc="2026-09-30T06:44:00Z"/>
          <w:szCs w:val="20"/>
        </w:rPr>
        <w:pPrChange w:id="11086" w:author="김은수" w:date="2026-10-01T03:22:00Z">
          <w:pPr>
            <w:spacing w:after="0"/>
            <w:ind w:leftChars="800" w:left="1600"/>
          </w:pPr>
        </w:pPrChange>
      </w:pPr>
      <w:del w:id="11087" w:author="김은수" w:date="2026-09-30T15:44:00Z" w16du:dateUtc="2026-09-30T06:44:00Z">
        <w:r>
          <w:rPr>
            <w:rFonts w:hint="eastAsia"/>
          </w:rPr>
          <w:delText xml:space="preserve">기능 및 동작 </w:delText>
        </w:r>
        <w:r>
          <w:delText xml:space="preserve">: </w:delText>
        </w:r>
      </w:del>
    </w:p>
    <w:p w14:paraId="4B111A12" w14:textId="77777777" w:rsidR="008101A1" w:rsidRPr="00E00010" w:rsidRDefault="008101A1">
      <w:pPr>
        <w:spacing w:after="0" w:line="300" w:lineRule="auto"/>
        <w:rPr>
          <w:del w:id="11088" w:author="김은수" w:date="2026-09-30T15:44:00Z" w16du:dateUtc="2026-09-30T06:44:00Z"/>
          <w:szCs w:val="20"/>
        </w:rPr>
        <w:pPrChange w:id="11089" w:author="김은수" w:date="2026-10-01T03:22:00Z">
          <w:pPr>
            <w:ind w:leftChars="900" w:left="1800"/>
          </w:pPr>
        </w:pPrChange>
      </w:pPr>
      <w:del w:id="11090" w:author="김은수" w:date="2026-09-30T15:44:00Z" w16du:dateUtc="2026-09-30T06:44:00Z">
        <w:r>
          <w:delText>C</w:delText>
        </w:r>
        <w:r>
          <w:rPr>
            <w:rFonts w:hint="eastAsia"/>
          </w:rPr>
          <w:delText>F</w:delText>
        </w:r>
        <w:r>
          <w:delText xml:space="preserve">X </w:delText>
        </w:r>
        <w:r>
          <w:rPr>
            <w:rFonts w:hint="eastAsia"/>
          </w:rPr>
          <w:delText xml:space="preserve">공유 메모리의 </w:delText>
        </w:r>
        <w:r>
          <w:delText xml:space="preserve">PCM </w:delText>
        </w:r>
        <w:r>
          <w:rPr>
            <w:rFonts w:hint="eastAsia"/>
          </w:rPr>
          <w:delText>s</w:delText>
        </w:r>
        <w:r>
          <w:delText>pecific Buffer</w:delText>
        </w:r>
        <w:r>
          <w:rPr>
            <w:rFonts w:hint="eastAsia"/>
          </w:rPr>
          <w:delText>를 입력 데이이터로 채운다.</w:delText>
        </w:r>
        <w:r>
          <w:delText xml:space="preserve">( CFX </w:delText>
        </w:r>
        <w:r>
          <w:rPr>
            <w:rFonts w:hint="eastAsia"/>
          </w:rPr>
          <w:delText xml:space="preserve">인터럽트 </w:delText>
        </w:r>
        <w:r>
          <w:delText>1</w:delText>
        </w:r>
        <w:r>
          <w:rPr>
            <w:rFonts w:hint="eastAsia"/>
          </w:rPr>
          <w:delText>주기 후의 P</w:delText>
        </w:r>
        <w:r>
          <w:delText>CM Mode</w:delText>
        </w:r>
        <w:r>
          <w:rPr>
            <w:rFonts w:hint="eastAsia"/>
          </w:rPr>
          <w:delText xml:space="preserve">가 </w:delText>
        </w:r>
        <w:r>
          <w:delText>Specific-Command</w:delText>
        </w:r>
        <w:r>
          <w:rPr>
            <w:rFonts w:hint="eastAsia"/>
          </w:rPr>
          <w:delText>일 경우에 P</w:delText>
        </w:r>
        <w:r>
          <w:delText>CM</w:delText>
        </w:r>
        <w:r>
          <w:rPr>
            <w:rFonts w:hint="eastAsia"/>
          </w:rPr>
          <w:delText>으로 출력된다.</w:delText>
        </w:r>
        <w:r>
          <w:delText>)</w:delText>
        </w:r>
      </w:del>
    </w:p>
    <w:p w14:paraId="6A220EC9" w14:textId="77777777" w:rsidR="008101A1" w:rsidRPr="00E00010" w:rsidRDefault="00DF4A77">
      <w:pPr>
        <w:pStyle w:val="5"/>
        <w:keepNext w:val="0"/>
        <w:keepLines w:val="0"/>
        <w:widowControl w:val="0"/>
        <w:numPr>
          <w:ilvl w:val="4"/>
          <w:numId w:val="39"/>
        </w:numPr>
        <w:snapToGrid/>
        <w:spacing w:before="0" w:after="0" w:line="300" w:lineRule="auto"/>
        <w:jc w:val="both"/>
        <w:rPr>
          <w:del w:id="11091" w:author="김은수" w:date="2026-09-30T15:44:00Z" w16du:dateUtc="2026-09-30T06:44:00Z"/>
          <w:sz w:val="20"/>
          <w:szCs w:val="20"/>
        </w:rPr>
        <w:pPrChange w:id="11092" w:author="김은수" w:date="2026-10-01T03:22:00Z">
          <w:pPr>
            <w:pStyle w:val="5"/>
            <w:numPr>
              <w:ilvl w:val="4"/>
              <w:numId w:val="39"/>
            </w:numPr>
            <w:spacing w:after="0"/>
            <w:ind w:left="1400" w:hanging="400"/>
          </w:pPr>
        </w:pPrChange>
      </w:pPr>
      <w:del w:id="11093" w:author="김은수" w:date="2026-09-30T15:44:00Z" w16du:dateUtc="2026-09-30T06:44:00Z">
        <w:r>
          <w:rPr>
            <w:rFonts w:hint="eastAsia"/>
          </w:rPr>
          <w:delText>SU</w:delText>
        </w:r>
        <w:r w:rsidR="00537A71">
          <w:delText>-ID-CM3-0</w:delText>
        </w:r>
        <w:r w:rsidR="00492DBC">
          <w:delText>39</w:delText>
        </w:r>
        <w:r w:rsidR="008101A1">
          <w:delText xml:space="preserve">, </w:delText>
        </w:r>
        <w:r w:rsidR="008101A1">
          <w:rPr>
            <w:rFonts w:hint="eastAsia"/>
          </w:rPr>
          <w:delText>P</w:delText>
        </w:r>
        <w:r w:rsidR="008101A1">
          <w:delText xml:space="preserve">CM </w:delText>
        </w:r>
        <w:r w:rsidR="008101A1">
          <w:rPr>
            <w:rFonts w:hint="eastAsia"/>
          </w:rPr>
          <w:delText>출력 모드 읽기</w:delText>
        </w:r>
      </w:del>
    </w:p>
    <w:p w14:paraId="379E2497" w14:textId="77777777" w:rsidR="008101A1" w:rsidRPr="00E00010" w:rsidRDefault="008101A1">
      <w:pPr>
        <w:spacing w:after="0" w:line="300" w:lineRule="auto"/>
        <w:rPr>
          <w:del w:id="11094" w:author="김은수" w:date="2026-09-30T15:44:00Z" w16du:dateUtc="2026-09-30T06:44:00Z"/>
          <w:szCs w:val="20"/>
        </w:rPr>
        <w:pPrChange w:id="11095" w:author="김은수" w:date="2026-10-01T03:22:00Z">
          <w:pPr>
            <w:spacing w:after="0"/>
            <w:ind w:leftChars="800" w:left="1600"/>
          </w:pPr>
        </w:pPrChange>
      </w:pPr>
      <w:del w:id="11096" w:author="김은수" w:date="2026-09-30T15:44:00Z" w16du:dateUtc="2026-09-30T06:44:00Z">
        <w:r>
          <w:rPr>
            <w:rFonts w:hint="eastAsia"/>
          </w:rPr>
          <w:delText xml:space="preserve">입력 파라미터 </w:delText>
        </w:r>
        <w:r>
          <w:delText xml:space="preserve">: </w:delText>
        </w:r>
        <w:r>
          <w:rPr>
            <w:rFonts w:hint="eastAsia"/>
          </w:rPr>
          <w:delText>없음</w:delText>
        </w:r>
      </w:del>
    </w:p>
    <w:p w14:paraId="48EE7A17" w14:textId="77777777" w:rsidR="008101A1" w:rsidRPr="00E00010" w:rsidRDefault="008101A1">
      <w:pPr>
        <w:spacing w:after="0" w:line="300" w:lineRule="auto"/>
        <w:rPr>
          <w:del w:id="11097" w:author="김은수" w:date="2026-09-30T15:44:00Z" w16du:dateUtc="2026-09-30T06:44:00Z"/>
          <w:szCs w:val="20"/>
        </w:rPr>
        <w:pPrChange w:id="11098" w:author="김은수" w:date="2026-10-01T03:22:00Z">
          <w:pPr>
            <w:spacing w:after="0"/>
            <w:ind w:leftChars="800" w:left="1600"/>
          </w:pPr>
        </w:pPrChange>
      </w:pPr>
      <w:del w:id="11099" w:author="김은수" w:date="2026-09-30T15:44:00Z" w16du:dateUtc="2026-09-30T06:44:00Z">
        <w:r>
          <w:rPr>
            <w:rFonts w:hint="eastAsia"/>
          </w:rPr>
          <w:delText xml:space="preserve">반환 파라미터 </w:delText>
        </w:r>
        <w:r>
          <w:delText xml:space="preserve">: </w:delText>
        </w:r>
        <w:r>
          <w:rPr>
            <w:rFonts w:hint="eastAsia"/>
          </w:rPr>
          <w:delText>C</w:delText>
        </w:r>
        <w:r>
          <w:delText>FX</w:delText>
        </w:r>
        <w:r>
          <w:rPr>
            <w:rFonts w:hint="eastAsia"/>
          </w:rPr>
          <w:delText xml:space="preserve">에서 출력되고 있는 </w:delText>
        </w:r>
        <w:r>
          <w:delText xml:space="preserve">PCM </w:delText>
        </w:r>
        <w:r>
          <w:rPr>
            <w:rFonts w:hint="eastAsia"/>
          </w:rPr>
          <w:delText>모드</w:delText>
        </w:r>
      </w:del>
    </w:p>
    <w:p w14:paraId="7FCE97E6" w14:textId="77777777" w:rsidR="008101A1" w:rsidRPr="00E00010" w:rsidRDefault="008101A1">
      <w:pPr>
        <w:spacing w:after="0" w:line="300" w:lineRule="auto"/>
        <w:rPr>
          <w:del w:id="11100" w:author="김은수" w:date="2026-09-30T15:44:00Z" w16du:dateUtc="2026-09-30T06:44:00Z"/>
          <w:szCs w:val="20"/>
        </w:rPr>
        <w:pPrChange w:id="11101" w:author="김은수" w:date="2026-10-01T03:22:00Z">
          <w:pPr>
            <w:spacing w:after="0"/>
            <w:ind w:leftChars="800" w:left="1600"/>
          </w:pPr>
        </w:pPrChange>
      </w:pPr>
      <w:del w:id="11102" w:author="김은수" w:date="2026-09-30T15:44:00Z" w16du:dateUtc="2026-09-30T06:44:00Z">
        <w:r>
          <w:rPr>
            <w:rFonts w:hint="eastAsia"/>
          </w:rPr>
          <w:delText xml:space="preserve">수정 파라미터 </w:delText>
        </w:r>
        <w:r>
          <w:delText xml:space="preserve">: </w:delText>
        </w:r>
        <w:r>
          <w:rPr>
            <w:rFonts w:hint="eastAsia"/>
          </w:rPr>
          <w:delText>없음</w:delText>
        </w:r>
      </w:del>
    </w:p>
    <w:p w14:paraId="33A640B3" w14:textId="77777777" w:rsidR="008101A1" w:rsidRPr="00E00010" w:rsidRDefault="008101A1">
      <w:pPr>
        <w:spacing w:after="0" w:line="300" w:lineRule="auto"/>
        <w:rPr>
          <w:del w:id="11103" w:author="김은수" w:date="2026-09-30T15:44:00Z" w16du:dateUtc="2026-09-30T06:44:00Z"/>
          <w:szCs w:val="20"/>
        </w:rPr>
        <w:pPrChange w:id="11104" w:author="김은수" w:date="2026-10-01T03:22:00Z">
          <w:pPr>
            <w:ind w:leftChars="800" w:left="1600"/>
          </w:pPr>
        </w:pPrChange>
      </w:pPr>
      <w:del w:id="11105" w:author="김은수" w:date="2026-09-30T15:44:00Z" w16du:dateUtc="2026-09-30T06:44:00Z">
        <w:r>
          <w:rPr>
            <w:rFonts w:hint="eastAsia"/>
          </w:rPr>
          <w:delText xml:space="preserve">기능 및 동작 </w:delText>
        </w:r>
        <w:r>
          <w:delText>: C</w:delText>
        </w:r>
        <w:r>
          <w:rPr>
            <w:rFonts w:hint="eastAsia"/>
          </w:rPr>
          <w:delText>F</w:delText>
        </w:r>
        <w:r>
          <w:delText xml:space="preserve">X </w:delText>
        </w:r>
        <w:r>
          <w:rPr>
            <w:rFonts w:hint="eastAsia"/>
          </w:rPr>
          <w:delText xml:space="preserve">공유 메모리의 </w:delText>
        </w:r>
        <w:r>
          <w:delText xml:space="preserve">PCM </w:delText>
        </w:r>
        <w:r>
          <w:rPr>
            <w:rFonts w:hint="eastAsia"/>
          </w:rPr>
          <w:delText>m</w:delText>
        </w:r>
        <w:r>
          <w:delText>ode</w:delText>
        </w:r>
        <w:r>
          <w:rPr>
            <w:rFonts w:hint="eastAsia"/>
          </w:rPr>
          <w:delText>값을 읽어 반환한다.</w:delText>
        </w:r>
      </w:del>
    </w:p>
    <w:p w14:paraId="0C0CED78" w14:textId="77777777" w:rsidR="008101A1" w:rsidRPr="00E00010" w:rsidRDefault="00DF4A77">
      <w:pPr>
        <w:pStyle w:val="TDC5"/>
        <w:widowControl w:val="0"/>
        <w:numPr>
          <w:ilvl w:val="4"/>
          <w:numId w:val="39"/>
        </w:numPr>
        <w:rPr>
          <w:del w:id="11106" w:author="김은수" w:date="2026-09-30T15:44:00Z" w16du:dateUtc="2026-09-30T06:44:00Z"/>
        </w:rPr>
        <w:pPrChange w:id="11107" w:author="김은수" w:date="2026-10-01T01:11:00Z">
          <w:pPr>
            <w:pStyle w:val="5"/>
            <w:numPr>
              <w:ilvl w:val="4"/>
              <w:numId w:val="39"/>
            </w:numPr>
            <w:spacing w:after="0"/>
            <w:ind w:left="1400" w:hanging="400"/>
          </w:pPr>
        </w:pPrChange>
      </w:pPr>
      <w:del w:id="11108" w:author="김은수" w:date="2026-09-30T15:44:00Z" w16du:dateUtc="2026-09-30T06:44:00Z">
        <w:r>
          <w:rPr>
            <w:rFonts w:hint="eastAsia"/>
          </w:rPr>
          <w:delText>SU</w:delText>
        </w:r>
        <w:r w:rsidR="00537A71">
          <w:delText>-ID-CM3-0</w:delText>
        </w:r>
        <w:r w:rsidR="00492DBC">
          <w:delText>40</w:delText>
        </w:r>
        <w:r w:rsidR="008101A1">
          <w:delText>,</w:delText>
        </w:r>
      </w:del>
      <w:del w:id="11109" w:author="김은수" w:date="2026-10-01T11:11:00Z" w16du:dateUtc="2026-10-01T02:11:00Z">
        <w:r w:rsidR="00220104" w:rsidDel="001D1C2F">
          <w:rPr>
            <w:b w:val="0"/>
            <w:rPrChange w:id="11110" w:author="김은수" w:date="2026-09-30T15:44:00Z" w16du:dateUtc="2026-09-30T06:44:00Z">
              <w:rPr>
                <w:rFonts w:ascii="맑은 고딕" w:eastAsia="맑은 고딕" w:hAnsi="맑은 고딕" w:cs="맑은 고딕"/>
                <w:b/>
                <w:bCs/>
                <w:color w:val="000000"/>
                <w:sz w:val="21"/>
                <w:szCs w:val="21"/>
              </w:rPr>
            </w:rPrChange>
          </w:rPr>
          <w:delText xml:space="preserve"> 내부기 </w:delText>
        </w:r>
      </w:del>
      <w:del w:id="11111" w:author="김은수" w:date="2026-09-30T15:44:00Z" w16du:dateUtc="2026-09-30T06:44:00Z">
        <w:r w:rsidR="008101A1">
          <w:rPr>
            <w:rFonts w:hint="eastAsia"/>
          </w:rPr>
          <w:delText>연결</w:delText>
        </w:r>
        <w:r w:rsidR="00492DBC">
          <w:rPr>
            <w:rFonts w:hint="eastAsia"/>
          </w:rPr>
          <w:delText xml:space="preserve"> 검사용</w:delText>
        </w:r>
        <w:r w:rsidR="008101A1">
          <w:delText xml:space="preserve"> </w:delText>
        </w:r>
        <w:r w:rsidR="008101A1">
          <w:rPr>
            <w:rFonts w:hint="eastAsia"/>
          </w:rPr>
          <w:delText>P</w:delText>
        </w:r>
        <w:r w:rsidR="008101A1">
          <w:delText xml:space="preserve">CM </w:delText>
        </w:r>
        <w:r w:rsidR="008101A1">
          <w:rPr>
            <w:rFonts w:hint="eastAsia"/>
          </w:rPr>
          <w:delText>출력 상태 읽기</w:delText>
        </w:r>
      </w:del>
    </w:p>
    <w:p w14:paraId="66FED149" w14:textId="77777777" w:rsidR="008101A1" w:rsidRPr="00E00010" w:rsidRDefault="008101A1">
      <w:pPr>
        <w:spacing w:after="0" w:line="300" w:lineRule="auto"/>
        <w:rPr>
          <w:del w:id="11112" w:author="김은수" w:date="2026-09-30T15:44:00Z" w16du:dateUtc="2026-09-30T06:44:00Z"/>
          <w:szCs w:val="20"/>
        </w:rPr>
        <w:pPrChange w:id="11113" w:author="김은수" w:date="2026-10-01T03:22:00Z">
          <w:pPr>
            <w:spacing w:after="0"/>
            <w:ind w:leftChars="800" w:left="1600"/>
          </w:pPr>
        </w:pPrChange>
      </w:pPr>
      <w:del w:id="11114" w:author="김은수" w:date="2026-09-30T15:44:00Z" w16du:dateUtc="2026-09-30T06:44:00Z">
        <w:r>
          <w:rPr>
            <w:rFonts w:hint="eastAsia"/>
          </w:rPr>
          <w:delText xml:space="preserve">입력 파라미터 </w:delText>
        </w:r>
        <w:r>
          <w:delText xml:space="preserve">: </w:delText>
        </w:r>
        <w:r>
          <w:rPr>
            <w:rFonts w:hint="eastAsia"/>
          </w:rPr>
          <w:delText>없음</w:delText>
        </w:r>
      </w:del>
    </w:p>
    <w:p w14:paraId="58AFBC4D" w14:textId="77777777" w:rsidR="008101A1" w:rsidRPr="00E00010" w:rsidRDefault="008101A1">
      <w:pPr>
        <w:spacing w:after="0" w:line="300" w:lineRule="auto"/>
        <w:rPr>
          <w:del w:id="11115" w:author="김은수" w:date="2026-09-30T15:44:00Z" w16du:dateUtc="2026-09-30T06:44:00Z"/>
          <w:szCs w:val="20"/>
        </w:rPr>
        <w:pPrChange w:id="11116" w:author="김은수" w:date="2026-10-01T03:22:00Z">
          <w:pPr>
            <w:spacing w:after="0"/>
            <w:ind w:leftChars="800" w:left="1600"/>
          </w:pPr>
        </w:pPrChange>
      </w:pPr>
      <w:del w:id="11117" w:author="김은수" w:date="2026-09-30T15:44:00Z" w16du:dateUtc="2026-09-30T06:44:00Z">
        <w:r>
          <w:rPr>
            <w:rFonts w:hint="eastAsia"/>
          </w:rPr>
          <w:delText xml:space="preserve">반환 파라미터 </w:delText>
        </w:r>
        <w:r>
          <w:delText xml:space="preserve">: </w:delText>
        </w:r>
      </w:del>
    </w:p>
    <w:p w14:paraId="68D7CD8E" w14:textId="77777777" w:rsidR="008101A1" w:rsidRPr="00E00010" w:rsidRDefault="008101A1">
      <w:pPr>
        <w:spacing w:after="0" w:line="300" w:lineRule="auto"/>
        <w:rPr>
          <w:del w:id="11118" w:author="김은수" w:date="2026-09-30T15:44:00Z" w16du:dateUtc="2026-09-30T06:44:00Z"/>
          <w:szCs w:val="20"/>
        </w:rPr>
        <w:pPrChange w:id="11119" w:author="김은수" w:date="2026-10-01T03:22:00Z">
          <w:pPr>
            <w:spacing w:after="0"/>
            <w:ind w:leftChars="900" w:left="1800"/>
          </w:pPr>
        </w:pPrChange>
      </w:pPr>
      <w:del w:id="11120" w:author="김은수" w:date="2026-09-30T15:44:00Z" w16du:dateUtc="2026-09-30T06:44:00Z">
        <w:r>
          <w:rPr>
            <w:rFonts w:hint="eastAsia"/>
          </w:rPr>
          <w:delText xml:space="preserve">연결체크용 </w:delText>
        </w:r>
        <w:r>
          <w:delText xml:space="preserve">PCM </w:delText>
        </w:r>
        <w:r>
          <w:rPr>
            <w:rFonts w:hint="eastAsia"/>
          </w:rPr>
          <w:delText>출력 상태(</w:delText>
        </w:r>
        <w:r>
          <w:delText xml:space="preserve"> disabledBacktel, </w:delText>
        </w:r>
        <w:r>
          <w:rPr>
            <w:rFonts w:hint="eastAsia"/>
          </w:rPr>
          <w:delText>e</w:delText>
        </w:r>
        <w:r>
          <w:delText>nabledBacktel, backtel_Fired)</w:delText>
        </w:r>
      </w:del>
    </w:p>
    <w:p w14:paraId="39F5BCE5" w14:textId="77777777" w:rsidR="008101A1" w:rsidRPr="00E00010" w:rsidRDefault="008101A1">
      <w:pPr>
        <w:spacing w:after="0" w:line="300" w:lineRule="auto"/>
        <w:rPr>
          <w:del w:id="11121" w:author="김은수" w:date="2026-09-30T15:44:00Z" w16du:dateUtc="2026-09-30T06:44:00Z"/>
          <w:szCs w:val="20"/>
        </w:rPr>
        <w:pPrChange w:id="11122" w:author="김은수" w:date="2026-10-01T03:22:00Z">
          <w:pPr>
            <w:spacing w:after="0"/>
            <w:ind w:leftChars="800" w:left="1600"/>
          </w:pPr>
        </w:pPrChange>
      </w:pPr>
      <w:del w:id="11123" w:author="김은수" w:date="2026-09-30T15:44:00Z" w16du:dateUtc="2026-09-30T06:44:00Z">
        <w:r>
          <w:rPr>
            <w:rFonts w:hint="eastAsia"/>
          </w:rPr>
          <w:delText xml:space="preserve">수정 파라미터 </w:delText>
        </w:r>
        <w:r>
          <w:delText xml:space="preserve">: </w:delText>
        </w:r>
        <w:r>
          <w:rPr>
            <w:rFonts w:hint="eastAsia"/>
          </w:rPr>
          <w:delText>없음</w:delText>
        </w:r>
      </w:del>
    </w:p>
    <w:p w14:paraId="235C5DC8" w14:textId="77777777" w:rsidR="008101A1" w:rsidRPr="00E00010" w:rsidRDefault="008101A1">
      <w:pPr>
        <w:spacing w:after="0" w:line="300" w:lineRule="auto"/>
        <w:rPr>
          <w:del w:id="11124" w:author="김은수" w:date="2026-09-30T15:44:00Z" w16du:dateUtc="2026-09-30T06:44:00Z"/>
          <w:szCs w:val="20"/>
        </w:rPr>
        <w:pPrChange w:id="11125" w:author="김은수" w:date="2026-10-01T03:22:00Z">
          <w:pPr>
            <w:spacing w:after="0"/>
            <w:ind w:leftChars="800" w:left="1600"/>
          </w:pPr>
        </w:pPrChange>
      </w:pPr>
      <w:del w:id="11126" w:author="김은수" w:date="2026-09-30T15:44:00Z" w16du:dateUtc="2026-09-30T06:44:00Z">
        <w:r>
          <w:rPr>
            <w:rFonts w:hint="eastAsia"/>
          </w:rPr>
          <w:delText xml:space="preserve">기능 및 동작 </w:delText>
        </w:r>
        <w:r>
          <w:delText xml:space="preserve">: </w:delText>
        </w:r>
      </w:del>
    </w:p>
    <w:p w14:paraId="29868B2A" w14:textId="77777777" w:rsidR="008101A1" w:rsidRPr="00E00010" w:rsidRDefault="008101A1">
      <w:pPr>
        <w:spacing w:after="0" w:line="300" w:lineRule="auto"/>
        <w:rPr>
          <w:del w:id="11127" w:author="김은수" w:date="2026-09-30T15:44:00Z" w16du:dateUtc="2026-09-30T06:44:00Z"/>
          <w:szCs w:val="20"/>
        </w:rPr>
        <w:pPrChange w:id="11128" w:author="김은수" w:date="2026-10-01T03:22:00Z">
          <w:pPr>
            <w:ind w:leftChars="900" w:left="1800"/>
          </w:pPr>
        </w:pPrChange>
      </w:pPr>
      <w:del w:id="11129" w:author="김은수" w:date="2026-09-30T15:44:00Z" w16du:dateUtc="2026-09-30T06:44:00Z">
        <w:r>
          <w:delText>C</w:delText>
        </w:r>
        <w:r>
          <w:rPr>
            <w:rFonts w:hint="eastAsia"/>
          </w:rPr>
          <w:delText>F</w:delText>
        </w:r>
        <w:r>
          <w:delText xml:space="preserve">X </w:delText>
        </w:r>
        <w:r>
          <w:rPr>
            <w:rFonts w:hint="eastAsia"/>
          </w:rPr>
          <w:delText xml:space="preserve">공유 메모리의 내부기 연결체크용 </w:delText>
        </w:r>
        <w:r>
          <w:delText xml:space="preserve">PCM </w:delText>
        </w:r>
        <w:r>
          <w:rPr>
            <w:rFonts w:hint="eastAsia"/>
          </w:rPr>
          <w:delText>출력 상태 값을 읽어 반환한다.</w:delText>
        </w:r>
      </w:del>
    </w:p>
    <w:p w14:paraId="29958501" w14:textId="77777777" w:rsidR="008101A1" w:rsidRPr="00E00010" w:rsidRDefault="00DF4A77">
      <w:pPr>
        <w:pStyle w:val="5"/>
        <w:keepNext w:val="0"/>
        <w:keepLines w:val="0"/>
        <w:widowControl w:val="0"/>
        <w:numPr>
          <w:ilvl w:val="4"/>
          <w:numId w:val="39"/>
        </w:numPr>
        <w:snapToGrid/>
        <w:spacing w:before="0" w:after="0" w:line="300" w:lineRule="auto"/>
        <w:jc w:val="both"/>
        <w:rPr>
          <w:del w:id="11130" w:author="김은수" w:date="2026-09-30T15:44:00Z" w16du:dateUtc="2026-09-30T06:44:00Z"/>
          <w:sz w:val="20"/>
          <w:szCs w:val="20"/>
        </w:rPr>
        <w:pPrChange w:id="11131" w:author="김은수" w:date="2026-10-01T03:22:00Z">
          <w:pPr>
            <w:pStyle w:val="5"/>
            <w:numPr>
              <w:ilvl w:val="4"/>
              <w:numId w:val="39"/>
            </w:numPr>
            <w:spacing w:after="0"/>
            <w:ind w:left="1400" w:hanging="400"/>
          </w:pPr>
        </w:pPrChange>
      </w:pPr>
      <w:del w:id="11132" w:author="김은수" w:date="2026-09-30T15:44:00Z" w16du:dateUtc="2026-09-30T06:44:00Z">
        <w:r>
          <w:rPr>
            <w:rFonts w:hint="eastAsia"/>
          </w:rPr>
          <w:delText>SU</w:delText>
        </w:r>
        <w:r w:rsidR="00537A71">
          <w:delText>-ID-CM3-0</w:delText>
        </w:r>
        <w:r w:rsidR="00492DBC">
          <w:delText>41</w:delText>
        </w:r>
        <w:r w:rsidR="008101A1">
          <w:delText xml:space="preserve">, </w:delText>
        </w:r>
        <w:r w:rsidR="008101A1">
          <w:rPr>
            <w:rFonts w:hint="eastAsia"/>
          </w:rPr>
          <w:delText xml:space="preserve">내부기 </w:delText>
        </w:r>
        <w:r w:rsidR="00492DBC">
          <w:rPr>
            <w:rFonts w:hint="eastAsia"/>
          </w:rPr>
          <w:delText xml:space="preserve">연결 검사요 </w:delText>
        </w:r>
        <w:r w:rsidR="008101A1">
          <w:rPr>
            <w:rFonts w:hint="eastAsia"/>
          </w:rPr>
          <w:delText>P</w:delText>
        </w:r>
        <w:r w:rsidR="008101A1">
          <w:delText xml:space="preserve">CM </w:delText>
        </w:r>
        <w:r w:rsidR="008101A1">
          <w:rPr>
            <w:rFonts w:hint="eastAsia"/>
          </w:rPr>
          <w:delText>출력 상태 지우기</w:delText>
        </w:r>
      </w:del>
    </w:p>
    <w:p w14:paraId="681C3A6C" w14:textId="77777777" w:rsidR="008101A1" w:rsidRPr="00E00010" w:rsidRDefault="008101A1">
      <w:pPr>
        <w:spacing w:after="0" w:line="300" w:lineRule="auto"/>
        <w:rPr>
          <w:del w:id="11133" w:author="김은수" w:date="2026-09-30T15:44:00Z" w16du:dateUtc="2026-09-30T06:44:00Z"/>
          <w:szCs w:val="20"/>
        </w:rPr>
        <w:pPrChange w:id="11134" w:author="김은수" w:date="2026-10-01T03:22:00Z">
          <w:pPr>
            <w:spacing w:after="0"/>
            <w:ind w:leftChars="800" w:left="1600"/>
          </w:pPr>
        </w:pPrChange>
      </w:pPr>
      <w:del w:id="11135" w:author="김은수" w:date="2026-09-30T15:44:00Z" w16du:dateUtc="2026-09-30T06:44:00Z">
        <w:r>
          <w:rPr>
            <w:rFonts w:hint="eastAsia"/>
          </w:rPr>
          <w:delText xml:space="preserve">입력 파라미터 </w:delText>
        </w:r>
        <w:r>
          <w:delText xml:space="preserve">: </w:delText>
        </w:r>
        <w:r>
          <w:rPr>
            <w:rFonts w:hint="eastAsia"/>
          </w:rPr>
          <w:delText>없음</w:delText>
        </w:r>
      </w:del>
    </w:p>
    <w:p w14:paraId="1DFA30E1" w14:textId="77777777" w:rsidR="008101A1" w:rsidRPr="00E00010" w:rsidRDefault="008101A1">
      <w:pPr>
        <w:spacing w:after="0" w:line="300" w:lineRule="auto"/>
        <w:rPr>
          <w:del w:id="11136" w:author="김은수" w:date="2026-09-30T15:44:00Z" w16du:dateUtc="2026-09-30T06:44:00Z"/>
          <w:szCs w:val="20"/>
        </w:rPr>
        <w:pPrChange w:id="11137" w:author="김은수" w:date="2026-10-01T03:22:00Z">
          <w:pPr>
            <w:spacing w:after="0"/>
            <w:ind w:leftChars="800" w:left="1600"/>
          </w:pPr>
        </w:pPrChange>
      </w:pPr>
      <w:del w:id="11138" w:author="김은수" w:date="2026-09-30T15:44:00Z" w16du:dateUtc="2026-09-30T06:44:00Z">
        <w:r>
          <w:rPr>
            <w:rFonts w:hint="eastAsia"/>
          </w:rPr>
          <w:delText xml:space="preserve">반환 파라미터 </w:delText>
        </w:r>
        <w:r>
          <w:delText xml:space="preserve">: </w:delText>
        </w:r>
        <w:r>
          <w:rPr>
            <w:rFonts w:hint="eastAsia"/>
          </w:rPr>
          <w:delText>없음</w:delText>
        </w:r>
      </w:del>
    </w:p>
    <w:p w14:paraId="2231F3F1" w14:textId="77777777" w:rsidR="008101A1" w:rsidRPr="00E00010" w:rsidRDefault="008101A1">
      <w:pPr>
        <w:spacing w:after="0" w:line="300" w:lineRule="auto"/>
        <w:rPr>
          <w:del w:id="11139" w:author="김은수" w:date="2026-09-30T15:44:00Z" w16du:dateUtc="2026-09-30T06:44:00Z"/>
          <w:szCs w:val="20"/>
        </w:rPr>
        <w:pPrChange w:id="11140" w:author="김은수" w:date="2026-10-01T03:22:00Z">
          <w:pPr>
            <w:spacing w:after="0"/>
            <w:ind w:leftChars="800" w:left="1600"/>
          </w:pPr>
        </w:pPrChange>
      </w:pPr>
      <w:del w:id="11141" w:author="김은수" w:date="2026-09-30T15:44:00Z" w16du:dateUtc="2026-09-30T06:44:00Z">
        <w:r>
          <w:rPr>
            <w:rFonts w:hint="eastAsia"/>
          </w:rPr>
          <w:delText xml:space="preserve">수정 파라미터 </w:delText>
        </w:r>
        <w:r>
          <w:delText xml:space="preserve">: </w:delText>
        </w:r>
        <w:r>
          <w:rPr>
            <w:rFonts w:hint="eastAsia"/>
          </w:rPr>
          <w:delText>없음</w:delText>
        </w:r>
      </w:del>
    </w:p>
    <w:p w14:paraId="716833F9" w14:textId="77777777" w:rsidR="008101A1" w:rsidRPr="00E00010" w:rsidRDefault="008101A1">
      <w:pPr>
        <w:spacing w:after="0" w:line="300" w:lineRule="auto"/>
        <w:rPr>
          <w:del w:id="11142" w:author="김은수" w:date="2026-09-30T15:44:00Z" w16du:dateUtc="2026-09-30T06:44:00Z"/>
          <w:szCs w:val="20"/>
        </w:rPr>
        <w:pPrChange w:id="11143" w:author="김은수" w:date="2026-10-01T03:22:00Z">
          <w:pPr>
            <w:spacing w:after="0"/>
            <w:ind w:leftChars="800" w:left="1600"/>
          </w:pPr>
        </w:pPrChange>
      </w:pPr>
      <w:del w:id="11144" w:author="김은수" w:date="2026-09-30T15:44:00Z" w16du:dateUtc="2026-09-30T06:44:00Z">
        <w:r>
          <w:rPr>
            <w:rFonts w:hint="eastAsia"/>
          </w:rPr>
          <w:delText xml:space="preserve">기능 및 동작 </w:delText>
        </w:r>
        <w:r>
          <w:delText xml:space="preserve">: </w:delText>
        </w:r>
      </w:del>
    </w:p>
    <w:p w14:paraId="459EC5FA" w14:textId="77777777" w:rsidR="008101A1" w:rsidRPr="00E00010" w:rsidRDefault="008101A1">
      <w:pPr>
        <w:spacing w:after="0" w:line="300" w:lineRule="auto"/>
        <w:rPr>
          <w:del w:id="11145" w:author="김은수" w:date="2026-09-30T15:44:00Z" w16du:dateUtc="2026-09-30T06:44:00Z"/>
          <w:szCs w:val="20"/>
        </w:rPr>
        <w:pPrChange w:id="11146" w:author="김은수" w:date="2026-10-01T03:22:00Z">
          <w:pPr>
            <w:ind w:leftChars="900" w:left="1800"/>
          </w:pPr>
        </w:pPrChange>
      </w:pPr>
      <w:del w:id="11147" w:author="김은수" w:date="2026-09-30T15:44:00Z" w16du:dateUtc="2026-09-30T06:44:00Z">
        <w:r>
          <w:delText>C</w:delText>
        </w:r>
        <w:r>
          <w:rPr>
            <w:rFonts w:hint="eastAsia"/>
          </w:rPr>
          <w:delText>F</w:delText>
        </w:r>
        <w:r>
          <w:delText xml:space="preserve">X </w:delText>
        </w:r>
        <w:r>
          <w:rPr>
            <w:rFonts w:hint="eastAsia"/>
          </w:rPr>
          <w:delText xml:space="preserve">공유 메모리의 내부기 연결체크용 </w:delText>
        </w:r>
        <w:r>
          <w:delText xml:space="preserve">PCM </w:delText>
        </w:r>
        <w:r>
          <w:rPr>
            <w:rFonts w:hint="eastAsia"/>
          </w:rPr>
          <w:delText>출력 상태 N</w:delText>
        </w:r>
        <w:r>
          <w:delText>A</w:delText>
        </w:r>
        <w:r>
          <w:rPr>
            <w:rFonts w:hint="eastAsia"/>
          </w:rPr>
          <w:delText>값으로 바꾼다.</w:delText>
        </w:r>
      </w:del>
    </w:p>
    <w:p w14:paraId="771DDEA9" w14:textId="77777777" w:rsidR="008101A1" w:rsidRPr="00E00010" w:rsidRDefault="00DF4A77">
      <w:pPr>
        <w:pStyle w:val="5"/>
        <w:keepNext w:val="0"/>
        <w:keepLines w:val="0"/>
        <w:widowControl w:val="0"/>
        <w:numPr>
          <w:ilvl w:val="4"/>
          <w:numId w:val="39"/>
        </w:numPr>
        <w:snapToGrid/>
        <w:spacing w:before="0" w:after="0" w:line="300" w:lineRule="auto"/>
        <w:jc w:val="both"/>
        <w:rPr>
          <w:del w:id="11148" w:author="김은수" w:date="2026-09-30T15:44:00Z" w16du:dateUtc="2026-09-30T06:44:00Z"/>
          <w:sz w:val="20"/>
          <w:szCs w:val="20"/>
        </w:rPr>
        <w:pPrChange w:id="11149" w:author="김은수" w:date="2026-10-01T03:22:00Z">
          <w:pPr>
            <w:pStyle w:val="5"/>
            <w:numPr>
              <w:ilvl w:val="4"/>
              <w:numId w:val="39"/>
            </w:numPr>
            <w:spacing w:after="0"/>
            <w:ind w:left="1400" w:hanging="400"/>
          </w:pPr>
        </w:pPrChange>
      </w:pPr>
      <w:del w:id="11150" w:author="김은수" w:date="2026-09-30T15:44:00Z" w16du:dateUtc="2026-09-30T06:44:00Z">
        <w:r>
          <w:rPr>
            <w:rFonts w:hint="eastAsia"/>
          </w:rPr>
          <w:delText>SU</w:delText>
        </w:r>
        <w:r w:rsidR="00537A71">
          <w:delText>-ID-CM3-0</w:delText>
        </w:r>
        <w:r w:rsidR="00492DBC">
          <w:delText>42</w:delText>
        </w:r>
        <w:r w:rsidR="008101A1">
          <w:delText xml:space="preserve">, </w:delText>
        </w:r>
        <w:r w:rsidR="008101A1">
          <w:rPr>
            <w:rFonts w:hint="eastAsia"/>
          </w:rPr>
          <w:delText>사용자 설정 값 로딩 여부 확인</w:delText>
        </w:r>
      </w:del>
    </w:p>
    <w:p w14:paraId="4FF3E73D" w14:textId="77777777" w:rsidR="008101A1" w:rsidRPr="00E00010" w:rsidRDefault="008101A1">
      <w:pPr>
        <w:spacing w:after="0" w:line="300" w:lineRule="auto"/>
        <w:rPr>
          <w:del w:id="11151" w:author="김은수" w:date="2026-09-30T15:44:00Z" w16du:dateUtc="2026-09-30T06:44:00Z"/>
          <w:szCs w:val="20"/>
        </w:rPr>
        <w:pPrChange w:id="11152" w:author="김은수" w:date="2026-10-01T03:22:00Z">
          <w:pPr>
            <w:spacing w:after="0"/>
            <w:ind w:leftChars="800" w:left="1600"/>
          </w:pPr>
        </w:pPrChange>
      </w:pPr>
      <w:del w:id="11153" w:author="김은수" w:date="2026-09-30T15:44:00Z" w16du:dateUtc="2026-09-30T06:44:00Z">
        <w:r>
          <w:rPr>
            <w:rFonts w:hint="eastAsia"/>
          </w:rPr>
          <w:delText xml:space="preserve">입력 파라미터 </w:delText>
        </w:r>
        <w:r>
          <w:delText xml:space="preserve">: </w:delText>
        </w:r>
        <w:r>
          <w:rPr>
            <w:rFonts w:hint="eastAsia"/>
          </w:rPr>
          <w:delText>없음</w:delText>
        </w:r>
      </w:del>
    </w:p>
    <w:p w14:paraId="5AFAF416" w14:textId="77777777" w:rsidR="008101A1" w:rsidRPr="00E00010" w:rsidRDefault="008101A1">
      <w:pPr>
        <w:spacing w:after="0" w:line="300" w:lineRule="auto"/>
        <w:rPr>
          <w:del w:id="11154" w:author="김은수" w:date="2026-09-30T15:44:00Z" w16du:dateUtc="2026-09-30T06:44:00Z"/>
          <w:szCs w:val="20"/>
        </w:rPr>
        <w:pPrChange w:id="11155" w:author="김은수" w:date="2026-10-01T03:22:00Z">
          <w:pPr>
            <w:spacing w:after="0"/>
            <w:ind w:leftChars="800" w:left="1600"/>
          </w:pPr>
        </w:pPrChange>
      </w:pPr>
      <w:del w:id="11156" w:author="김은수" w:date="2026-09-30T15:44:00Z" w16du:dateUtc="2026-09-30T06:44:00Z">
        <w:r>
          <w:rPr>
            <w:rFonts w:hint="eastAsia"/>
          </w:rPr>
          <w:delText xml:space="preserve">반환 파라미터 </w:delText>
        </w:r>
        <w:r>
          <w:delText xml:space="preserve">: </w:delText>
        </w:r>
        <w:r>
          <w:rPr>
            <w:rFonts w:hint="eastAsia"/>
          </w:rPr>
          <w:delText>로딩 유/무(</w:delText>
        </w:r>
        <w:r>
          <w:delText>true, false)</w:delText>
        </w:r>
      </w:del>
    </w:p>
    <w:p w14:paraId="6872E388" w14:textId="77777777" w:rsidR="008101A1" w:rsidRPr="00E00010" w:rsidRDefault="008101A1">
      <w:pPr>
        <w:spacing w:after="0" w:line="300" w:lineRule="auto"/>
        <w:rPr>
          <w:del w:id="11157" w:author="김은수" w:date="2026-09-30T15:44:00Z" w16du:dateUtc="2026-09-30T06:44:00Z"/>
          <w:szCs w:val="20"/>
        </w:rPr>
        <w:pPrChange w:id="11158" w:author="김은수" w:date="2026-10-01T03:22:00Z">
          <w:pPr>
            <w:spacing w:after="0"/>
            <w:ind w:leftChars="800" w:left="1600"/>
          </w:pPr>
        </w:pPrChange>
      </w:pPr>
      <w:del w:id="11159" w:author="김은수" w:date="2026-09-30T15:44:00Z" w16du:dateUtc="2026-09-30T06:44:00Z">
        <w:r>
          <w:rPr>
            <w:rFonts w:hint="eastAsia"/>
          </w:rPr>
          <w:delText xml:space="preserve">수정 파라미터 </w:delText>
        </w:r>
        <w:r>
          <w:delText xml:space="preserve">: </w:delText>
        </w:r>
        <w:r>
          <w:rPr>
            <w:rFonts w:hint="eastAsia"/>
          </w:rPr>
          <w:delText>없음</w:delText>
        </w:r>
      </w:del>
    </w:p>
    <w:p w14:paraId="1A8FB5B2" w14:textId="77777777" w:rsidR="008101A1" w:rsidRPr="00E00010" w:rsidRDefault="008101A1">
      <w:pPr>
        <w:spacing w:after="0" w:line="300" w:lineRule="auto"/>
        <w:rPr>
          <w:del w:id="11160" w:author="김은수" w:date="2026-09-30T15:44:00Z" w16du:dateUtc="2026-09-30T06:44:00Z"/>
          <w:szCs w:val="20"/>
        </w:rPr>
        <w:pPrChange w:id="11161" w:author="김은수" w:date="2026-10-01T03:22:00Z">
          <w:pPr>
            <w:spacing w:after="0"/>
            <w:ind w:leftChars="800" w:left="1600"/>
          </w:pPr>
        </w:pPrChange>
      </w:pPr>
      <w:del w:id="11162" w:author="김은수" w:date="2026-09-30T15:44:00Z" w16du:dateUtc="2026-09-30T06:44:00Z">
        <w:r>
          <w:rPr>
            <w:rFonts w:hint="eastAsia"/>
          </w:rPr>
          <w:delText xml:space="preserve">기능 및 동작 </w:delText>
        </w:r>
        <w:r>
          <w:delText xml:space="preserve">: </w:delText>
        </w:r>
      </w:del>
    </w:p>
    <w:p w14:paraId="163A269D" w14:textId="77777777" w:rsidR="008101A1" w:rsidRPr="00E00010" w:rsidRDefault="008101A1">
      <w:pPr>
        <w:spacing w:after="0" w:line="300" w:lineRule="auto"/>
        <w:rPr>
          <w:del w:id="11163" w:author="김은수" w:date="2026-09-30T15:44:00Z" w16du:dateUtc="2026-09-30T06:44:00Z"/>
          <w:szCs w:val="20"/>
        </w:rPr>
        <w:pPrChange w:id="11164" w:author="김은수" w:date="2026-10-01T03:22:00Z">
          <w:pPr>
            <w:ind w:leftChars="900" w:left="1800"/>
          </w:pPr>
        </w:pPrChange>
      </w:pPr>
      <w:del w:id="11165" w:author="김은수" w:date="2026-09-30T15:44:00Z" w16du:dateUtc="2026-09-30T06:44:00Z">
        <w:r>
          <w:rPr>
            <w:rFonts w:hint="eastAsia"/>
          </w:rPr>
          <w:delText>연결된 내부기에 해당하는 사용자 설정값이 E</w:delText>
        </w:r>
        <w:r>
          <w:delText>POMR</w:delText>
        </w:r>
        <w:r>
          <w:rPr>
            <w:rFonts w:hint="eastAsia"/>
          </w:rPr>
          <w:delText xml:space="preserve">에서 읽어졌는지 </w:delText>
        </w:r>
        <w:r>
          <w:delText xml:space="preserve">CFX </w:delText>
        </w:r>
        <w:r>
          <w:rPr>
            <w:rFonts w:hint="eastAsia"/>
          </w:rPr>
          <w:delText>공유메모리 값을 확인하고 로딩 유/무를 반환한다.</w:delText>
        </w:r>
      </w:del>
    </w:p>
    <w:p w14:paraId="4FE80A4F" w14:textId="77777777" w:rsidR="008101A1" w:rsidRPr="00E00010" w:rsidRDefault="00DF4A77">
      <w:pPr>
        <w:pStyle w:val="5"/>
        <w:keepNext w:val="0"/>
        <w:keepLines w:val="0"/>
        <w:widowControl w:val="0"/>
        <w:numPr>
          <w:ilvl w:val="4"/>
          <w:numId w:val="39"/>
        </w:numPr>
        <w:snapToGrid/>
        <w:spacing w:before="0" w:after="0" w:line="300" w:lineRule="auto"/>
        <w:jc w:val="both"/>
        <w:rPr>
          <w:del w:id="11166" w:author="김은수" w:date="2026-09-30T15:44:00Z" w16du:dateUtc="2026-09-30T06:44:00Z"/>
          <w:sz w:val="20"/>
          <w:szCs w:val="20"/>
        </w:rPr>
        <w:pPrChange w:id="11167" w:author="김은수" w:date="2026-10-01T03:22:00Z">
          <w:pPr>
            <w:pStyle w:val="5"/>
            <w:numPr>
              <w:ilvl w:val="4"/>
              <w:numId w:val="39"/>
            </w:numPr>
            <w:spacing w:after="0"/>
            <w:ind w:left="1400" w:hanging="400"/>
          </w:pPr>
        </w:pPrChange>
      </w:pPr>
      <w:del w:id="11168" w:author="김은수" w:date="2026-09-30T15:44:00Z" w16du:dateUtc="2026-09-30T06:44:00Z">
        <w:r>
          <w:rPr>
            <w:rFonts w:hint="eastAsia"/>
          </w:rPr>
          <w:delText>SU</w:delText>
        </w:r>
        <w:r w:rsidR="00537A71">
          <w:delText>-ID-CM3-0</w:delText>
        </w:r>
        <w:r w:rsidR="00492DBC">
          <w:delText>43</w:delText>
        </w:r>
        <w:r w:rsidR="008101A1">
          <w:delText xml:space="preserve">, </w:delText>
        </w:r>
        <w:r w:rsidR="008101A1">
          <w:rPr>
            <w:rFonts w:hint="eastAsia"/>
          </w:rPr>
          <w:delText>맵 변경 명령 전달</w:delText>
        </w:r>
      </w:del>
    </w:p>
    <w:p w14:paraId="13E05829" w14:textId="77777777" w:rsidR="008101A1" w:rsidRPr="00E00010" w:rsidRDefault="008101A1">
      <w:pPr>
        <w:spacing w:after="0" w:line="300" w:lineRule="auto"/>
        <w:rPr>
          <w:del w:id="11169" w:author="김은수" w:date="2026-09-30T15:44:00Z" w16du:dateUtc="2026-09-30T06:44:00Z"/>
          <w:szCs w:val="20"/>
        </w:rPr>
        <w:pPrChange w:id="11170" w:author="김은수" w:date="2026-10-01T03:22:00Z">
          <w:pPr>
            <w:spacing w:after="0"/>
            <w:ind w:leftChars="800" w:left="1600"/>
          </w:pPr>
        </w:pPrChange>
      </w:pPr>
      <w:del w:id="11171" w:author="김은수" w:date="2026-09-30T15:44:00Z" w16du:dateUtc="2026-09-30T06:44:00Z">
        <w:r>
          <w:rPr>
            <w:rFonts w:hint="eastAsia"/>
          </w:rPr>
          <w:delText xml:space="preserve">입력 파라미터 </w:delText>
        </w:r>
        <w:r>
          <w:delText xml:space="preserve">: </w:delText>
        </w:r>
        <w:r>
          <w:rPr>
            <w:rFonts w:hint="eastAsia"/>
          </w:rPr>
          <w:delText>없음</w:delText>
        </w:r>
      </w:del>
    </w:p>
    <w:p w14:paraId="20A2E01C" w14:textId="77777777" w:rsidR="008101A1" w:rsidRPr="00E00010" w:rsidRDefault="008101A1">
      <w:pPr>
        <w:spacing w:after="0" w:line="300" w:lineRule="auto"/>
        <w:rPr>
          <w:del w:id="11172" w:author="김은수" w:date="2026-09-30T15:44:00Z" w16du:dateUtc="2026-09-30T06:44:00Z"/>
          <w:szCs w:val="20"/>
        </w:rPr>
        <w:pPrChange w:id="11173" w:author="김은수" w:date="2026-10-01T03:22:00Z">
          <w:pPr>
            <w:spacing w:after="0"/>
            <w:ind w:leftChars="800" w:left="1600"/>
          </w:pPr>
        </w:pPrChange>
      </w:pPr>
      <w:del w:id="11174" w:author="김은수" w:date="2026-09-30T15:44:00Z" w16du:dateUtc="2026-09-30T06:44:00Z">
        <w:r>
          <w:rPr>
            <w:rFonts w:hint="eastAsia"/>
          </w:rPr>
          <w:delText xml:space="preserve">반환 파라미터 </w:delText>
        </w:r>
        <w:r>
          <w:delText xml:space="preserve">: </w:delText>
        </w:r>
        <w:r>
          <w:rPr>
            <w:rFonts w:hint="eastAsia"/>
          </w:rPr>
          <w:delText>없음</w:delText>
        </w:r>
      </w:del>
    </w:p>
    <w:p w14:paraId="237C4307" w14:textId="77777777" w:rsidR="008101A1" w:rsidRPr="00E00010" w:rsidRDefault="008101A1">
      <w:pPr>
        <w:spacing w:after="0" w:line="300" w:lineRule="auto"/>
        <w:rPr>
          <w:del w:id="11175" w:author="김은수" w:date="2026-09-30T15:44:00Z" w16du:dateUtc="2026-09-30T06:44:00Z"/>
          <w:szCs w:val="20"/>
        </w:rPr>
        <w:pPrChange w:id="11176" w:author="김은수" w:date="2026-10-01T03:22:00Z">
          <w:pPr>
            <w:spacing w:after="0"/>
            <w:ind w:leftChars="800" w:left="1600"/>
          </w:pPr>
        </w:pPrChange>
      </w:pPr>
      <w:del w:id="11177" w:author="김은수" w:date="2026-09-30T15:44:00Z" w16du:dateUtc="2026-09-30T06:44:00Z">
        <w:r>
          <w:rPr>
            <w:rFonts w:hint="eastAsia"/>
          </w:rPr>
          <w:delText xml:space="preserve">수정 파라미터 </w:delText>
        </w:r>
        <w:r>
          <w:delText xml:space="preserve">: </w:delText>
        </w:r>
        <w:r>
          <w:rPr>
            <w:rFonts w:hint="eastAsia"/>
          </w:rPr>
          <w:delText>없음</w:delText>
        </w:r>
      </w:del>
    </w:p>
    <w:p w14:paraId="71242780" w14:textId="77777777" w:rsidR="008101A1" w:rsidRPr="00E00010" w:rsidRDefault="008101A1">
      <w:pPr>
        <w:spacing w:after="0" w:line="300" w:lineRule="auto"/>
        <w:rPr>
          <w:del w:id="11178" w:author="김은수" w:date="2026-09-30T15:44:00Z" w16du:dateUtc="2026-09-30T06:44:00Z"/>
          <w:szCs w:val="20"/>
        </w:rPr>
        <w:pPrChange w:id="11179" w:author="김은수" w:date="2026-10-01T03:22:00Z">
          <w:pPr>
            <w:spacing w:after="0"/>
            <w:ind w:leftChars="800" w:left="1600"/>
          </w:pPr>
        </w:pPrChange>
      </w:pPr>
      <w:del w:id="11180" w:author="김은수" w:date="2026-09-30T15:44:00Z" w16du:dateUtc="2026-09-30T06:44:00Z">
        <w:r>
          <w:rPr>
            <w:rFonts w:hint="eastAsia"/>
          </w:rPr>
          <w:delText xml:space="preserve">기능 및 동작 </w:delText>
        </w:r>
        <w:r>
          <w:delText xml:space="preserve">: </w:delText>
        </w:r>
      </w:del>
    </w:p>
    <w:p w14:paraId="130C500A" w14:textId="77777777" w:rsidR="008101A1" w:rsidRPr="00E00010" w:rsidRDefault="008101A1">
      <w:pPr>
        <w:spacing w:after="0" w:line="300" w:lineRule="auto"/>
        <w:rPr>
          <w:del w:id="11181" w:author="김은수" w:date="2026-09-30T15:44:00Z" w16du:dateUtc="2026-09-30T06:44:00Z"/>
          <w:szCs w:val="20"/>
        </w:rPr>
        <w:pPrChange w:id="11182" w:author="김은수" w:date="2026-10-01T03:22:00Z">
          <w:pPr>
            <w:spacing w:after="0"/>
            <w:ind w:leftChars="900" w:left="1800"/>
          </w:pPr>
        </w:pPrChange>
      </w:pPr>
      <w:del w:id="11183" w:author="김은수" w:date="2026-09-30T15:44:00Z" w16du:dateUtc="2026-09-30T06:44:00Z">
        <w:r>
          <w:rPr>
            <w:rFonts w:hint="eastAsia"/>
          </w:rPr>
          <w:delText>공유 메모리에 맵 변경 명령을 전달한다.</w:delText>
        </w:r>
      </w:del>
    </w:p>
    <w:p w14:paraId="5A6750E5" w14:textId="77777777" w:rsidR="008101A1" w:rsidRPr="00E00010" w:rsidRDefault="008101A1">
      <w:pPr>
        <w:spacing w:after="0" w:line="300" w:lineRule="auto"/>
        <w:rPr>
          <w:del w:id="11184" w:author="김은수" w:date="2026-09-30T15:44:00Z" w16du:dateUtc="2026-09-30T06:44:00Z"/>
          <w:szCs w:val="20"/>
        </w:rPr>
        <w:pPrChange w:id="11185" w:author="김은수" w:date="2026-10-01T03:22:00Z">
          <w:pPr>
            <w:ind w:leftChars="900" w:left="1800"/>
          </w:pPr>
        </w:pPrChange>
      </w:pPr>
      <w:del w:id="11186" w:author="김은수" w:date="2026-09-30T15:44:00Z" w16du:dateUtc="2026-09-30T06:44:00Z">
        <w:r>
          <w:rPr>
            <w:rFonts w:hint="eastAsia"/>
          </w:rPr>
          <w:delText>공유 메모리의 맵 데이터 로딩 여부 플래그를 지운다.</w:delText>
        </w:r>
      </w:del>
    </w:p>
    <w:p w14:paraId="4897430C" w14:textId="77777777" w:rsidR="008101A1" w:rsidRPr="00E00010" w:rsidRDefault="00DF4A77">
      <w:pPr>
        <w:pStyle w:val="5"/>
        <w:keepNext w:val="0"/>
        <w:keepLines w:val="0"/>
        <w:widowControl w:val="0"/>
        <w:numPr>
          <w:ilvl w:val="4"/>
          <w:numId w:val="39"/>
        </w:numPr>
        <w:snapToGrid/>
        <w:spacing w:before="0" w:after="0" w:line="300" w:lineRule="auto"/>
        <w:jc w:val="both"/>
        <w:rPr>
          <w:del w:id="11187" w:author="김은수" w:date="2026-09-30T15:44:00Z" w16du:dateUtc="2026-09-30T06:44:00Z"/>
          <w:sz w:val="20"/>
          <w:szCs w:val="20"/>
        </w:rPr>
        <w:pPrChange w:id="11188" w:author="김은수" w:date="2026-10-01T03:22:00Z">
          <w:pPr>
            <w:pStyle w:val="5"/>
            <w:numPr>
              <w:ilvl w:val="4"/>
              <w:numId w:val="39"/>
            </w:numPr>
            <w:spacing w:after="0"/>
            <w:ind w:left="1400" w:hanging="400"/>
          </w:pPr>
        </w:pPrChange>
      </w:pPr>
      <w:del w:id="11189" w:author="김은수" w:date="2026-09-30T15:44:00Z" w16du:dateUtc="2026-09-30T06:44:00Z">
        <w:r>
          <w:rPr>
            <w:rFonts w:hint="eastAsia"/>
          </w:rPr>
          <w:delText>SU</w:delText>
        </w:r>
        <w:r w:rsidR="00537A71">
          <w:delText>-ID-CM3-0</w:delText>
        </w:r>
        <w:r w:rsidR="00492DBC">
          <w:delText>44</w:delText>
        </w:r>
        <w:r w:rsidR="008101A1">
          <w:delText xml:space="preserve">, </w:delText>
        </w:r>
        <w:r w:rsidR="008101A1">
          <w:rPr>
            <w:rFonts w:hint="eastAsia"/>
          </w:rPr>
          <w:delText>맵 데이터 로딩 여부 확인</w:delText>
        </w:r>
      </w:del>
    </w:p>
    <w:p w14:paraId="6DF405BD" w14:textId="77777777" w:rsidR="008101A1" w:rsidRPr="00E00010" w:rsidRDefault="008101A1">
      <w:pPr>
        <w:spacing w:after="0" w:line="300" w:lineRule="auto"/>
        <w:rPr>
          <w:del w:id="11190" w:author="김은수" w:date="2026-09-30T15:44:00Z" w16du:dateUtc="2026-09-30T06:44:00Z"/>
          <w:szCs w:val="20"/>
        </w:rPr>
        <w:pPrChange w:id="11191" w:author="김은수" w:date="2026-10-01T03:22:00Z">
          <w:pPr>
            <w:spacing w:after="0"/>
            <w:ind w:leftChars="800" w:left="1600"/>
          </w:pPr>
        </w:pPrChange>
      </w:pPr>
      <w:del w:id="11192" w:author="김은수" w:date="2026-09-30T15:44:00Z" w16du:dateUtc="2026-09-30T06:44:00Z">
        <w:r>
          <w:rPr>
            <w:rFonts w:hint="eastAsia"/>
          </w:rPr>
          <w:delText xml:space="preserve">입력 파라미터 </w:delText>
        </w:r>
        <w:r>
          <w:delText xml:space="preserve">: </w:delText>
        </w:r>
        <w:r>
          <w:rPr>
            <w:rFonts w:hint="eastAsia"/>
          </w:rPr>
          <w:delText>없음</w:delText>
        </w:r>
      </w:del>
    </w:p>
    <w:p w14:paraId="458D1075" w14:textId="77777777" w:rsidR="008101A1" w:rsidRPr="00E00010" w:rsidRDefault="008101A1">
      <w:pPr>
        <w:spacing w:after="0" w:line="300" w:lineRule="auto"/>
        <w:rPr>
          <w:del w:id="11193" w:author="김은수" w:date="2026-09-30T15:44:00Z" w16du:dateUtc="2026-09-30T06:44:00Z"/>
          <w:szCs w:val="20"/>
        </w:rPr>
        <w:pPrChange w:id="11194" w:author="김은수" w:date="2026-10-01T03:22:00Z">
          <w:pPr>
            <w:spacing w:after="0"/>
            <w:ind w:leftChars="800" w:left="1600"/>
          </w:pPr>
        </w:pPrChange>
      </w:pPr>
      <w:del w:id="11195" w:author="김은수" w:date="2026-09-30T15:44:00Z" w16du:dateUtc="2026-09-30T06:44:00Z">
        <w:r>
          <w:rPr>
            <w:rFonts w:hint="eastAsia"/>
          </w:rPr>
          <w:delText xml:space="preserve">반환 파라미터 </w:delText>
        </w:r>
        <w:r>
          <w:delText xml:space="preserve">: </w:delText>
        </w:r>
        <w:r>
          <w:rPr>
            <w:rFonts w:hint="eastAsia"/>
          </w:rPr>
          <w:delText>로딩 유/무(</w:delText>
        </w:r>
        <w:r>
          <w:delText>true, false)</w:delText>
        </w:r>
      </w:del>
    </w:p>
    <w:p w14:paraId="4FBD2874" w14:textId="77777777" w:rsidR="008101A1" w:rsidRPr="00E00010" w:rsidRDefault="008101A1">
      <w:pPr>
        <w:spacing w:after="0" w:line="300" w:lineRule="auto"/>
        <w:rPr>
          <w:del w:id="11196" w:author="김은수" w:date="2026-09-30T15:44:00Z" w16du:dateUtc="2026-09-30T06:44:00Z"/>
          <w:szCs w:val="20"/>
        </w:rPr>
        <w:pPrChange w:id="11197" w:author="김은수" w:date="2026-10-01T03:22:00Z">
          <w:pPr>
            <w:spacing w:after="0"/>
            <w:ind w:leftChars="800" w:left="1600"/>
          </w:pPr>
        </w:pPrChange>
      </w:pPr>
      <w:del w:id="11198" w:author="김은수" w:date="2026-09-30T15:44:00Z" w16du:dateUtc="2026-09-30T06:44:00Z">
        <w:r>
          <w:rPr>
            <w:rFonts w:hint="eastAsia"/>
          </w:rPr>
          <w:delText xml:space="preserve">수정 파라미터 </w:delText>
        </w:r>
        <w:r>
          <w:delText xml:space="preserve">: </w:delText>
        </w:r>
        <w:r>
          <w:rPr>
            <w:rFonts w:hint="eastAsia"/>
          </w:rPr>
          <w:delText>없음</w:delText>
        </w:r>
      </w:del>
    </w:p>
    <w:p w14:paraId="26C5BCB7" w14:textId="77777777" w:rsidR="008101A1" w:rsidRPr="00E00010" w:rsidRDefault="008101A1">
      <w:pPr>
        <w:spacing w:after="0" w:line="300" w:lineRule="auto"/>
        <w:rPr>
          <w:del w:id="11199" w:author="김은수" w:date="2026-09-30T15:44:00Z" w16du:dateUtc="2026-09-30T06:44:00Z"/>
          <w:szCs w:val="20"/>
        </w:rPr>
        <w:pPrChange w:id="11200" w:author="김은수" w:date="2026-10-01T03:22:00Z">
          <w:pPr>
            <w:spacing w:after="0"/>
            <w:ind w:leftChars="800" w:left="1600"/>
          </w:pPr>
        </w:pPrChange>
      </w:pPr>
      <w:del w:id="11201" w:author="김은수" w:date="2026-09-30T15:44:00Z" w16du:dateUtc="2026-09-30T06:44:00Z">
        <w:r>
          <w:rPr>
            <w:rFonts w:hint="eastAsia"/>
          </w:rPr>
          <w:delText xml:space="preserve">기능 및 동작 </w:delText>
        </w:r>
        <w:r>
          <w:delText xml:space="preserve">: </w:delText>
        </w:r>
      </w:del>
    </w:p>
    <w:p w14:paraId="0AE57267" w14:textId="77777777" w:rsidR="008101A1" w:rsidRPr="00E00010" w:rsidRDefault="008101A1">
      <w:pPr>
        <w:spacing w:after="0" w:line="300" w:lineRule="auto"/>
        <w:rPr>
          <w:del w:id="11202" w:author="김은수" w:date="2026-09-30T15:44:00Z" w16du:dateUtc="2026-09-30T06:44:00Z"/>
          <w:szCs w:val="20"/>
        </w:rPr>
        <w:pPrChange w:id="11203" w:author="김은수" w:date="2026-10-01T03:22:00Z">
          <w:pPr>
            <w:ind w:leftChars="900" w:left="1800"/>
          </w:pPr>
        </w:pPrChange>
      </w:pPr>
      <w:del w:id="11204" w:author="김은수" w:date="2026-09-30T15:44:00Z" w16du:dateUtc="2026-09-30T06:44:00Z">
        <w:r>
          <w:rPr>
            <w:rFonts w:hint="eastAsia"/>
          </w:rPr>
          <w:delText>연결된 내부기에 해당하는 사용자 설정값이 E</w:delText>
        </w:r>
        <w:r>
          <w:delText>POMR</w:delText>
        </w:r>
        <w:r>
          <w:rPr>
            <w:rFonts w:hint="eastAsia"/>
          </w:rPr>
          <w:delText xml:space="preserve">에서 읽어 들여졌는지 </w:delText>
        </w:r>
        <w:r>
          <w:delText xml:space="preserve">CFX </w:delText>
        </w:r>
        <w:r>
          <w:rPr>
            <w:rFonts w:hint="eastAsia"/>
          </w:rPr>
          <w:delText>공유메모리 값을 확인하고 로딩 유/무를 반환한다.</w:delText>
        </w:r>
      </w:del>
    </w:p>
    <w:p w14:paraId="1F629C8E" w14:textId="77777777" w:rsidR="008101A1" w:rsidRPr="00E00010" w:rsidRDefault="00DF4A77">
      <w:pPr>
        <w:pStyle w:val="5"/>
        <w:keepNext w:val="0"/>
        <w:keepLines w:val="0"/>
        <w:widowControl w:val="0"/>
        <w:numPr>
          <w:ilvl w:val="4"/>
          <w:numId w:val="39"/>
        </w:numPr>
        <w:snapToGrid/>
        <w:spacing w:before="0" w:after="0" w:line="300" w:lineRule="auto"/>
        <w:jc w:val="both"/>
        <w:rPr>
          <w:del w:id="11205" w:author="김은수" w:date="2026-09-30T15:44:00Z" w16du:dateUtc="2026-09-30T06:44:00Z"/>
          <w:sz w:val="20"/>
          <w:szCs w:val="20"/>
        </w:rPr>
        <w:pPrChange w:id="11206" w:author="김은수" w:date="2026-10-01T03:22:00Z">
          <w:pPr>
            <w:pStyle w:val="5"/>
            <w:numPr>
              <w:ilvl w:val="4"/>
              <w:numId w:val="39"/>
            </w:numPr>
            <w:spacing w:after="0"/>
            <w:ind w:left="1400" w:hanging="400"/>
          </w:pPr>
        </w:pPrChange>
      </w:pPr>
      <w:del w:id="11207" w:author="김은수" w:date="2026-09-30T15:44:00Z" w16du:dateUtc="2026-09-30T06:44:00Z">
        <w:r>
          <w:rPr>
            <w:rFonts w:hint="eastAsia"/>
          </w:rPr>
          <w:delText>SU</w:delText>
        </w:r>
        <w:r w:rsidR="00537A71">
          <w:delText>-ID-CM3-0</w:delText>
        </w:r>
        <w:r w:rsidR="00492DBC">
          <w:delText>45</w:delText>
        </w:r>
        <w:r w:rsidR="008101A1">
          <w:delText xml:space="preserve">, </w:delText>
        </w:r>
        <w:r w:rsidR="008101A1">
          <w:rPr>
            <w:rFonts w:hint="eastAsia"/>
          </w:rPr>
          <w:delText>현재 맵 데이터 주소 반환</w:delText>
        </w:r>
      </w:del>
    </w:p>
    <w:p w14:paraId="251CC3D6" w14:textId="77777777" w:rsidR="008101A1" w:rsidRPr="00E00010" w:rsidRDefault="008101A1">
      <w:pPr>
        <w:spacing w:after="0" w:line="300" w:lineRule="auto"/>
        <w:rPr>
          <w:del w:id="11208" w:author="김은수" w:date="2026-09-30T15:44:00Z" w16du:dateUtc="2026-09-30T06:44:00Z"/>
          <w:szCs w:val="20"/>
        </w:rPr>
        <w:pPrChange w:id="11209" w:author="김은수" w:date="2026-10-01T03:22:00Z">
          <w:pPr>
            <w:spacing w:after="0"/>
            <w:ind w:leftChars="800" w:left="1600"/>
          </w:pPr>
        </w:pPrChange>
      </w:pPr>
      <w:del w:id="11210" w:author="김은수" w:date="2026-09-30T15:44:00Z" w16du:dateUtc="2026-09-30T06:44:00Z">
        <w:r>
          <w:rPr>
            <w:rFonts w:hint="eastAsia"/>
          </w:rPr>
          <w:delText xml:space="preserve">입력 파라미터 </w:delText>
        </w:r>
        <w:r>
          <w:delText xml:space="preserve">: </w:delText>
        </w:r>
        <w:r>
          <w:rPr>
            <w:rFonts w:hint="eastAsia"/>
          </w:rPr>
          <w:delText>없음</w:delText>
        </w:r>
      </w:del>
    </w:p>
    <w:p w14:paraId="5B91B0D2" w14:textId="77777777" w:rsidR="008101A1" w:rsidRPr="00E00010" w:rsidRDefault="008101A1">
      <w:pPr>
        <w:spacing w:after="0" w:line="300" w:lineRule="auto"/>
        <w:rPr>
          <w:del w:id="11211" w:author="김은수" w:date="2026-09-30T15:44:00Z" w16du:dateUtc="2026-09-30T06:44:00Z"/>
          <w:szCs w:val="20"/>
        </w:rPr>
        <w:pPrChange w:id="11212" w:author="김은수" w:date="2026-10-01T03:22:00Z">
          <w:pPr>
            <w:spacing w:after="0"/>
            <w:ind w:leftChars="800" w:left="1600"/>
          </w:pPr>
        </w:pPrChange>
      </w:pPr>
      <w:del w:id="11213" w:author="김은수" w:date="2026-09-30T15:44:00Z" w16du:dateUtc="2026-09-30T06:44:00Z">
        <w:r>
          <w:rPr>
            <w:rFonts w:hint="eastAsia"/>
          </w:rPr>
          <w:delText xml:space="preserve">반환 파라미터 </w:delText>
        </w:r>
        <w:r>
          <w:delText xml:space="preserve">: </w:delText>
        </w:r>
        <w:r>
          <w:rPr>
            <w:rFonts w:hint="eastAsia"/>
          </w:rPr>
          <w:delText>맵 데이터 주소</w:delText>
        </w:r>
      </w:del>
    </w:p>
    <w:p w14:paraId="7F395E73" w14:textId="77777777" w:rsidR="008101A1" w:rsidRPr="00E00010" w:rsidRDefault="008101A1">
      <w:pPr>
        <w:spacing w:after="0" w:line="300" w:lineRule="auto"/>
        <w:rPr>
          <w:del w:id="11214" w:author="김은수" w:date="2026-09-30T15:44:00Z" w16du:dateUtc="2026-09-30T06:44:00Z"/>
          <w:szCs w:val="20"/>
        </w:rPr>
        <w:pPrChange w:id="11215" w:author="김은수" w:date="2026-10-01T03:22:00Z">
          <w:pPr>
            <w:spacing w:after="0"/>
            <w:ind w:leftChars="800" w:left="1600"/>
          </w:pPr>
        </w:pPrChange>
      </w:pPr>
      <w:del w:id="11216" w:author="김은수" w:date="2026-09-30T15:44:00Z" w16du:dateUtc="2026-09-30T06:44:00Z">
        <w:r>
          <w:rPr>
            <w:rFonts w:hint="eastAsia"/>
          </w:rPr>
          <w:delText xml:space="preserve">수정 파라미터 </w:delText>
        </w:r>
        <w:r>
          <w:delText xml:space="preserve">: </w:delText>
        </w:r>
        <w:r>
          <w:rPr>
            <w:rFonts w:hint="eastAsia"/>
          </w:rPr>
          <w:delText>없음</w:delText>
        </w:r>
      </w:del>
    </w:p>
    <w:p w14:paraId="56E94CC6" w14:textId="77777777" w:rsidR="008101A1" w:rsidRPr="00E00010" w:rsidRDefault="008101A1">
      <w:pPr>
        <w:spacing w:after="0" w:line="300" w:lineRule="auto"/>
        <w:rPr>
          <w:del w:id="11217" w:author="김은수" w:date="2026-09-30T15:44:00Z" w16du:dateUtc="2026-09-30T06:44:00Z"/>
          <w:szCs w:val="20"/>
        </w:rPr>
        <w:pPrChange w:id="11218" w:author="김은수" w:date="2026-10-01T03:22:00Z">
          <w:pPr>
            <w:spacing w:after="0"/>
            <w:ind w:leftChars="800" w:left="1600"/>
          </w:pPr>
        </w:pPrChange>
      </w:pPr>
      <w:del w:id="11219" w:author="김은수" w:date="2026-09-30T15:44:00Z" w16du:dateUtc="2026-09-30T06:44:00Z">
        <w:r>
          <w:rPr>
            <w:rFonts w:hint="eastAsia"/>
          </w:rPr>
          <w:delText xml:space="preserve">기능 및 동작 </w:delText>
        </w:r>
        <w:r>
          <w:delText xml:space="preserve">: </w:delText>
        </w:r>
      </w:del>
    </w:p>
    <w:p w14:paraId="4F333074" w14:textId="77777777" w:rsidR="008101A1" w:rsidRPr="00E00010" w:rsidRDefault="008101A1">
      <w:pPr>
        <w:spacing w:after="0" w:line="300" w:lineRule="auto"/>
        <w:rPr>
          <w:del w:id="11220" w:author="김은수" w:date="2026-09-30T15:44:00Z" w16du:dateUtc="2026-09-30T06:44:00Z"/>
          <w:szCs w:val="20"/>
        </w:rPr>
        <w:pPrChange w:id="11221" w:author="김은수" w:date="2026-10-01T03:22:00Z">
          <w:pPr>
            <w:ind w:leftChars="900" w:left="1800"/>
          </w:pPr>
        </w:pPrChange>
      </w:pPr>
      <w:del w:id="11222" w:author="김은수" w:date="2026-09-30T15:44:00Z" w16du:dateUtc="2026-09-30T06:44:00Z">
        <w:r>
          <w:rPr>
            <w:rFonts w:hint="eastAsia"/>
          </w:rPr>
          <w:delText xml:space="preserve">현재 연결된 내부기의 맵 번호에 해당하는 맵 데이터가 </w:delText>
        </w:r>
        <w:r>
          <w:delText>CFX</w:delText>
        </w:r>
        <w:r>
          <w:rPr>
            <w:rFonts w:hint="eastAsia"/>
          </w:rPr>
          <w:delText>의 공유 메모리에 로딩되어 있으며,</w:delText>
        </w:r>
        <w:r>
          <w:delText xml:space="preserve"> </w:delText>
        </w:r>
        <w:r>
          <w:rPr>
            <w:rFonts w:hint="eastAsia"/>
          </w:rPr>
          <w:delText>이 맵 데이터의 공유 메모리 주소 값을 반환한다.</w:delText>
        </w:r>
      </w:del>
    </w:p>
    <w:p w14:paraId="79D6BAE3" w14:textId="77777777" w:rsidR="008101A1" w:rsidRPr="00E00010" w:rsidRDefault="00DF4A77">
      <w:pPr>
        <w:pStyle w:val="TDC5"/>
        <w:widowControl w:val="0"/>
        <w:numPr>
          <w:ilvl w:val="4"/>
          <w:numId w:val="39"/>
        </w:numPr>
        <w:rPr>
          <w:del w:id="11223" w:author="김은수" w:date="2026-09-30T15:44:00Z" w16du:dateUtc="2026-09-30T06:44:00Z"/>
        </w:rPr>
        <w:pPrChange w:id="11224" w:author="김은수" w:date="2026-10-01T01:11:00Z">
          <w:pPr>
            <w:pStyle w:val="5"/>
            <w:numPr>
              <w:ilvl w:val="4"/>
              <w:numId w:val="39"/>
            </w:numPr>
            <w:spacing w:after="0"/>
            <w:ind w:left="1400" w:hanging="400"/>
          </w:pPr>
        </w:pPrChange>
      </w:pPr>
      <w:del w:id="11225" w:author="김은수" w:date="2026-09-30T15:44:00Z" w16du:dateUtc="2026-09-30T06:44:00Z">
        <w:r>
          <w:rPr>
            <w:rFonts w:hint="eastAsia"/>
          </w:rPr>
          <w:delText>SU</w:delText>
        </w:r>
        <w:r w:rsidR="00537A71">
          <w:delText>-ID-CM3-0</w:delText>
        </w:r>
        <w:r w:rsidR="00492DBC">
          <w:delText>46</w:delText>
        </w:r>
        <w:r w:rsidR="008101A1">
          <w:delText xml:space="preserve">, </w:delText>
        </w:r>
        <w:r w:rsidR="00F9020E">
          <w:rPr>
            <w:rFonts w:hint="eastAsia"/>
          </w:rPr>
          <w:delText>C</w:delText>
        </w:r>
        <w:r w:rsidR="00F9020E">
          <w:delText xml:space="preserve">M3 </w:delText>
        </w:r>
        <w:r w:rsidR="008101A1">
          <w:rPr>
            <w:rFonts w:hint="eastAsia"/>
          </w:rPr>
          <w:delText>계산된</w:delText>
        </w:r>
      </w:del>
      <w:del w:id="11226" w:author="김은수" w:date="2026-10-01T11:11:00Z" w16du:dateUtc="2026-10-01T02:11:00Z">
        <w:r w:rsidR="00220104" w:rsidDel="001D1C2F">
          <w:rPr>
            <w:b w:val="0"/>
            <w:rPrChange w:id="11227" w:author="김은수" w:date="2026-09-30T15:44:00Z" w16du:dateUtc="2026-09-30T06:44:00Z">
              <w:rPr>
                <w:rFonts w:ascii="맑은 고딕" w:eastAsia="맑은 고딕" w:hAnsi="맑은 고딕" w:cs="맑은 고딕"/>
                <w:b/>
                <w:bCs/>
                <w:color w:val="000000"/>
                <w:sz w:val="21"/>
                <w:szCs w:val="21"/>
              </w:rPr>
            </w:rPrChange>
          </w:rPr>
          <w:delText xml:space="preserve"> 자극 </w:delText>
        </w:r>
      </w:del>
      <w:del w:id="11228" w:author="김은수" w:date="2026-09-30T15:44:00Z" w16du:dateUtc="2026-09-30T06:44:00Z">
        <w:r w:rsidR="008101A1">
          <w:rPr>
            <w:rFonts w:hint="eastAsia"/>
          </w:rPr>
          <w:delText>파라미터 주소 반환</w:delText>
        </w:r>
      </w:del>
    </w:p>
    <w:p w14:paraId="3DCC941F" w14:textId="77777777" w:rsidR="008101A1" w:rsidRPr="00E00010" w:rsidRDefault="008101A1">
      <w:pPr>
        <w:spacing w:after="0" w:line="300" w:lineRule="auto"/>
        <w:rPr>
          <w:del w:id="11229" w:author="김은수" w:date="2026-09-30T15:44:00Z" w16du:dateUtc="2026-09-30T06:44:00Z"/>
          <w:szCs w:val="20"/>
        </w:rPr>
        <w:pPrChange w:id="11230" w:author="김은수" w:date="2026-10-01T03:22:00Z">
          <w:pPr>
            <w:spacing w:after="0"/>
            <w:ind w:leftChars="800" w:left="1600"/>
          </w:pPr>
        </w:pPrChange>
      </w:pPr>
      <w:del w:id="11231" w:author="김은수" w:date="2026-09-30T15:44:00Z" w16du:dateUtc="2026-09-30T06:44:00Z">
        <w:r>
          <w:rPr>
            <w:rFonts w:hint="eastAsia"/>
          </w:rPr>
          <w:delText xml:space="preserve">입력 파라미터 </w:delText>
        </w:r>
        <w:r>
          <w:delText xml:space="preserve">: </w:delText>
        </w:r>
        <w:r>
          <w:rPr>
            <w:rFonts w:hint="eastAsia"/>
          </w:rPr>
          <w:delText>없음</w:delText>
        </w:r>
      </w:del>
    </w:p>
    <w:p w14:paraId="6C5B3443" w14:textId="77777777" w:rsidR="008101A1" w:rsidRPr="00E00010" w:rsidRDefault="008101A1">
      <w:pPr>
        <w:spacing w:after="0" w:line="300" w:lineRule="auto"/>
        <w:rPr>
          <w:del w:id="11232" w:author="김은수" w:date="2026-09-30T15:44:00Z" w16du:dateUtc="2026-09-30T06:44:00Z"/>
          <w:szCs w:val="20"/>
        </w:rPr>
        <w:pPrChange w:id="11233" w:author="김은수" w:date="2026-10-01T03:22:00Z">
          <w:pPr>
            <w:spacing w:after="0"/>
            <w:ind w:leftChars="800" w:left="1600"/>
          </w:pPr>
        </w:pPrChange>
      </w:pPr>
      <w:del w:id="11234" w:author="김은수" w:date="2026-09-30T15:44:00Z" w16du:dateUtc="2026-09-30T06:44:00Z">
        <w:r>
          <w:rPr>
            <w:rFonts w:hint="eastAsia"/>
          </w:rPr>
          <w:delText xml:space="preserve">반환 파라미터 </w:delText>
        </w:r>
        <w:r>
          <w:delText xml:space="preserve">: </w:delText>
        </w:r>
        <w:r>
          <w:rPr>
            <w:rFonts w:hint="eastAsia"/>
          </w:rPr>
          <w:delText>자극 파라미터 주소 반환</w:delText>
        </w:r>
      </w:del>
    </w:p>
    <w:p w14:paraId="01F0E7BA" w14:textId="77777777" w:rsidR="008101A1" w:rsidRPr="00E00010" w:rsidRDefault="008101A1">
      <w:pPr>
        <w:spacing w:after="0" w:line="300" w:lineRule="auto"/>
        <w:rPr>
          <w:del w:id="11235" w:author="김은수" w:date="2026-09-30T15:44:00Z" w16du:dateUtc="2026-09-30T06:44:00Z"/>
          <w:szCs w:val="20"/>
        </w:rPr>
        <w:pPrChange w:id="11236" w:author="김은수" w:date="2026-10-01T03:22:00Z">
          <w:pPr>
            <w:spacing w:after="0"/>
            <w:ind w:leftChars="800" w:left="1600"/>
          </w:pPr>
        </w:pPrChange>
      </w:pPr>
      <w:del w:id="11237" w:author="김은수" w:date="2026-09-30T15:44:00Z" w16du:dateUtc="2026-09-30T06:44:00Z">
        <w:r>
          <w:rPr>
            <w:rFonts w:hint="eastAsia"/>
          </w:rPr>
          <w:delText xml:space="preserve">수정 파라미터 </w:delText>
        </w:r>
        <w:r>
          <w:delText xml:space="preserve">: </w:delText>
        </w:r>
        <w:r>
          <w:rPr>
            <w:rFonts w:hint="eastAsia"/>
          </w:rPr>
          <w:delText>없음</w:delText>
        </w:r>
      </w:del>
    </w:p>
    <w:p w14:paraId="11F687F1" w14:textId="77777777" w:rsidR="008101A1" w:rsidRPr="00E00010" w:rsidRDefault="008101A1">
      <w:pPr>
        <w:spacing w:after="0" w:line="300" w:lineRule="auto"/>
        <w:rPr>
          <w:del w:id="11238" w:author="김은수" w:date="2026-09-30T15:44:00Z" w16du:dateUtc="2026-09-30T06:44:00Z"/>
          <w:szCs w:val="20"/>
        </w:rPr>
        <w:pPrChange w:id="11239" w:author="김은수" w:date="2026-10-01T03:22:00Z">
          <w:pPr>
            <w:spacing w:after="0"/>
            <w:ind w:leftChars="800" w:left="1600"/>
          </w:pPr>
        </w:pPrChange>
      </w:pPr>
      <w:del w:id="11240" w:author="김은수" w:date="2026-09-30T15:44:00Z" w16du:dateUtc="2026-09-30T06:44:00Z">
        <w:r>
          <w:rPr>
            <w:rFonts w:hint="eastAsia"/>
          </w:rPr>
          <w:delText xml:space="preserve">기능 및 동작 </w:delText>
        </w:r>
        <w:r>
          <w:delText>:</w:delText>
        </w:r>
        <w:r>
          <w:rPr>
            <w:rFonts w:hint="eastAsia"/>
          </w:rPr>
          <w:delText xml:space="preserve"> </w:delText>
        </w:r>
      </w:del>
    </w:p>
    <w:p w14:paraId="39C9D2F7" w14:textId="77777777" w:rsidR="008101A1" w:rsidRPr="00E00010" w:rsidRDefault="008101A1">
      <w:pPr>
        <w:spacing w:after="0" w:line="300" w:lineRule="auto"/>
        <w:rPr>
          <w:del w:id="11241" w:author="김은수" w:date="2026-09-30T15:44:00Z" w16du:dateUtc="2026-09-30T06:44:00Z"/>
          <w:szCs w:val="20"/>
        </w:rPr>
        <w:pPrChange w:id="11242" w:author="김은수" w:date="2026-10-01T03:22:00Z">
          <w:pPr>
            <w:ind w:leftChars="900" w:left="1800"/>
          </w:pPr>
        </w:pPrChange>
      </w:pPr>
      <w:del w:id="11243" w:author="김은수" w:date="2026-09-30T15:44:00Z" w16du:dateUtc="2026-09-30T06:44:00Z">
        <w:r>
          <w:rPr>
            <w:rFonts w:hint="eastAsia"/>
          </w:rPr>
          <w:delText xml:space="preserve">현재 맵 데이터를 기반으로 자극 파라미터 일부가 </w:delText>
        </w:r>
        <w:r>
          <w:delText>CM3</w:delText>
        </w:r>
        <w:r>
          <w:rPr>
            <w:rFonts w:hint="eastAsia"/>
          </w:rPr>
          <w:delText>에서 계산되어 공유 메모리에 저장되어 있으며,</w:delText>
        </w:r>
        <w:r>
          <w:delText xml:space="preserve"> </w:delText>
        </w:r>
        <w:r>
          <w:rPr>
            <w:rFonts w:hint="eastAsia"/>
          </w:rPr>
          <w:delText>이 주소 값을 반환한다.</w:delText>
        </w:r>
      </w:del>
    </w:p>
    <w:p w14:paraId="0EAF10DF" w14:textId="77777777" w:rsidR="008101A1" w:rsidRPr="00E00010" w:rsidRDefault="00DF4A77">
      <w:pPr>
        <w:pStyle w:val="5"/>
        <w:keepNext w:val="0"/>
        <w:keepLines w:val="0"/>
        <w:widowControl w:val="0"/>
        <w:numPr>
          <w:ilvl w:val="4"/>
          <w:numId w:val="39"/>
        </w:numPr>
        <w:snapToGrid/>
        <w:spacing w:before="0" w:after="0" w:line="300" w:lineRule="auto"/>
        <w:jc w:val="both"/>
        <w:rPr>
          <w:del w:id="11244" w:author="김은수" w:date="2026-09-30T15:44:00Z" w16du:dateUtc="2026-09-30T06:44:00Z"/>
          <w:sz w:val="20"/>
          <w:szCs w:val="20"/>
        </w:rPr>
        <w:pPrChange w:id="11245" w:author="김은수" w:date="2026-10-01T03:22:00Z">
          <w:pPr>
            <w:pStyle w:val="5"/>
            <w:numPr>
              <w:ilvl w:val="4"/>
              <w:numId w:val="39"/>
            </w:numPr>
            <w:spacing w:after="0"/>
            <w:ind w:left="1400" w:hanging="400"/>
          </w:pPr>
        </w:pPrChange>
      </w:pPr>
      <w:del w:id="11246" w:author="김은수" w:date="2026-09-30T15:44:00Z" w16du:dateUtc="2026-09-30T06:44:00Z">
        <w:r>
          <w:rPr>
            <w:rFonts w:hint="eastAsia"/>
          </w:rPr>
          <w:delText>SU</w:delText>
        </w:r>
        <w:r w:rsidR="00537A71">
          <w:delText>-ID-CM3-0</w:delText>
        </w:r>
        <w:r w:rsidR="00492DBC">
          <w:delText>47</w:delText>
        </w:r>
        <w:r w:rsidR="008101A1">
          <w:delText xml:space="preserve">, </w:delText>
        </w:r>
        <w:r w:rsidR="008101A1">
          <w:rPr>
            <w:rFonts w:hint="eastAsia"/>
          </w:rPr>
          <w:delText xml:space="preserve">계산된 자극 알림 크기 </w:delText>
        </w:r>
        <w:r w:rsidR="00A65C5B">
          <w:rPr>
            <w:rFonts w:hint="eastAsia"/>
          </w:rPr>
          <w:delText>전달</w:delText>
        </w:r>
      </w:del>
    </w:p>
    <w:p w14:paraId="6D26E4E5" w14:textId="77777777" w:rsidR="008101A1" w:rsidRPr="00E00010" w:rsidRDefault="008101A1">
      <w:pPr>
        <w:spacing w:after="0" w:line="300" w:lineRule="auto"/>
        <w:rPr>
          <w:del w:id="11247" w:author="김은수" w:date="2026-09-30T15:44:00Z" w16du:dateUtc="2026-09-30T06:44:00Z"/>
          <w:szCs w:val="20"/>
        </w:rPr>
        <w:pPrChange w:id="11248" w:author="김은수" w:date="2026-10-01T03:22:00Z">
          <w:pPr>
            <w:spacing w:after="0"/>
            <w:ind w:leftChars="800" w:left="1600"/>
          </w:pPr>
        </w:pPrChange>
      </w:pPr>
      <w:del w:id="11249" w:author="김은수" w:date="2026-09-30T15:44:00Z" w16du:dateUtc="2026-09-30T06:44:00Z">
        <w:r>
          <w:rPr>
            <w:rFonts w:hint="eastAsia"/>
          </w:rPr>
          <w:delText xml:space="preserve">입력 파라미터 </w:delText>
        </w:r>
        <w:r>
          <w:delText xml:space="preserve">: </w:delText>
        </w:r>
        <w:r>
          <w:rPr>
            <w:rFonts w:hint="eastAsia"/>
          </w:rPr>
          <w:delText>없음</w:delText>
        </w:r>
      </w:del>
    </w:p>
    <w:p w14:paraId="082813A4" w14:textId="77777777" w:rsidR="008101A1" w:rsidRPr="00E00010" w:rsidRDefault="008101A1">
      <w:pPr>
        <w:spacing w:after="0" w:line="300" w:lineRule="auto"/>
        <w:rPr>
          <w:del w:id="11250" w:author="김은수" w:date="2026-09-30T15:44:00Z" w16du:dateUtc="2026-09-30T06:44:00Z"/>
          <w:szCs w:val="20"/>
        </w:rPr>
        <w:pPrChange w:id="11251" w:author="김은수" w:date="2026-10-01T03:22:00Z">
          <w:pPr>
            <w:spacing w:after="0"/>
            <w:ind w:leftChars="800" w:left="1600"/>
          </w:pPr>
        </w:pPrChange>
      </w:pPr>
      <w:del w:id="11252" w:author="김은수" w:date="2026-09-30T15:44:00Z" w16du:dateUtc="2026-09-30T06:44:00Z">
        <w:r>
          <w:rPr>
            <w:rFonts w:hint="eastAsia"/>
          </w:rPr>
          <w:delText xml:space="preserve">반환 파라미터 </w:delText>
        </w:r>
        <w:r>
          <w:delText xml:space="preserve">: </w:delText>
        </w:r>
        <w:r w:rsidR="00A65C5B">
          <w:rPr>
            <w:rFonts w:hint="eastAsia"/>
          </w:rPr>
          <w:delText>없음</w:delText>
        </w:r>
      </w:del>
    </w:p>
    <w:p w14:paraId="0486242B" w14:textId="77777777" w:rsidR="008101A1" w:rsidRPr="00E00010" w:rsidRDefault="008101A1">
      <w:pPr>
        <w:spacing w:after="0" w:line="300" w:lineRule="auto"/>
        <w:rPr>
          <w:del w:id="11253" w:author="김은수" w:date="2026-09-30T15:44:00Z" w16du:dateUtc="2026-09-30T06:44:00Z"/>
          <w:szCs w:val="20"/>
        </w:rPr>
        <w:pPrChange w:id="11254" w:author="김은수" w:date="2026-10-01T03:22:00Z">
          <w:pPr>
            <w:spacing w:after="0"/>
            <w:ind w:leftChars="800" w:left="1600"/>
          </w:pPr>
        </w:pPrChange>
      </w:pPr>
      <w:del w:id="11255" w:author="김은수" w:date="2026-09-30T15:44:00Z" w16du:dateUtc="2026-09-30T06:44:00Z">
        <w:r>
          <w:rPr>
            <w:rFonts w:hint="eastAsia"/>
          </w:rPr>
          <w:delText xml:space="preserve">수정 파라미터 </w:delText>
        </w:r>
        <w:r>
          <w:delText xml:space="preserve">: </w:delText>
        </w:r>
        <w:r>
          <w:rPr>
            <w:rFonts w:hint="eastAsia"/>
          </w:rPr>
          <w:delText>없음</w:delText>
        </w:r>
      </w:del>
    </w:p>
    <w:p w14:paraId="292631D5" w14:textId="77777777" w:rsidR="008101A1" w:rsidRPr="00E00010" w:rsidRDefault="008101A1">
      <w:pPr>
        <w:spacing w:after="0" w:line="300" w:lineRule="auto"/>
        <w:rPr>
          <w:del w:id="11256" w:author="김은수" w:date="2026-09-30T15:44:00Z" w16du:dateUtc="2026-09-30T06:44:00Z"/>
          <w:szCs w:val="20"/>
        </w:rPr>
        <w:pPrChange w:id="11257" w:author="김은수" w:date="2026-10-01T03:22:00Z">
          <w:pPr>
            <w:spacing w:after="0"/>
            <w:ind w:leftChars="800" w:left="1600"/>
          </w:pPr>
        </w:pPrChange>
      </w:pPr>
      <w:del w:id="11258" w:author="김은수" w:date="2026-09-30T15:44:00Z" w16du:dateUtc="2026-09-30T06:44:00Z">
        <w:r>
          <w:rPr>
            <w:rFonts w:hint="eastAsia"/>
          </w:rPr>
          <w:delText xml:space="preserve">기능 및 동작 </w:delText>
        </w:r>
        <w:r>
          <w:delText>:</w:delText>
        </w:r>
        <w:r>
          <w:rPr>
            <w:rFonts w:hint="eastAsia"/>
          </w:rPr>
          <w:delText xml:space="preserve"> </w:delText>
        </w:r>
      </w:del>
    </w:p>
    <w:p w14:paraId="3952724D" w14:textId="77777777" w:rsidR="008101A1" w:rsidRPr="00E00010" w:rsidRDefault="008101A1">
      <w:pPr>
        <w:spacing w:after="0" w:line="300" w:lineRule="auto"/>
        <w:rPr>
          <w:del w:id="11259" w:author="김은수" w:date="2026-09-30T15:44:00Z" w16du:dateUtc="2026-09-30T06:44:00Z"/>
          <w:szCs w:val="20"/>
        </w:rPr>
        <w:pPrChange w:id="11260" w:author="김은수" w:date="2026-10-01T03:22:00Z">
          <w:pPr>
            <w:ind w:leftChars="900" w:left="1800"/>
          </w:pPr>
        </w:pPrChange>
      </w:pPr>
      <w:del w:id="11261" w:author="김은수" w:date="2026-09-30T15:44:00Z" w16du:dateUtc="2026-09-30T06:44:00Z">
        <w:r>
          <w:rPr>
            <w:rFonts w:hint="eastAsia"/>
          </w:rPr>
          <w:delText xml:space="preserve">현재 맵 데이터를 기반으로 자극 알림 파라미터가 </w:delText>
        </w:r>
        <w:r>
          <w:delText>CM3</w:delText>
        </w:r>
        <w:r>
          <w:rPr>
            <w:rFonts w:hint="eastAsia"/>
          </w:rPr>
          <w:delText>에서 계산되어 공유 메모리에 저장</w:delText>
        </w:r>
        <w:r w:rsidR="00A65C5B">
          <w:rPr>
            <w:rFonts w:hint="eastAsia"/>
          </w:rPr>
          <w:delText>한다</w:delText>
        </w:r>
        <w:r>
          <w:rPr>
            <w:rFonts w:hint="eastAsia"/>
          </w:rPr>
          <w:delText>.</w:delText>
        </w:r>
      </w:del>
    </w:p>
    <w:p w14:paraId="2AF7B71C" w14:textId="77777777" w:rsidR="008101A1" w:rsidRPr="00E00010" w:rsidRDefault="00DF4A77">
      <w:pPr>
        <w:pStyle w:val="5"/>
        <w:keepNext w:val="0"/>
        <w:keepLines w:val="0"/>
        <w:widowControl w:val="0"/>
        <w:numPr>
          <w:ilvl w:val="4"/>
          <w:numId w:val="39"/>
        </w:numPr>
        <w:snapToGrid/>
        <w:spacing w:before="0" w:after="0" w:line="300" w:lineRule="auto"/>
        <w:jc w:val="both"/>
        <w:rPr>
          <w:del w:id="11262" w:author="김은수" w:date="2026-09-30T15:44:00Z" w16du:dateUtc="2026-09-30T06:44:00Z"/>
          <w:sz w:val="20"/>
          <w:szCs w:val="20"/>
        </w:rPr>
        <w:pPrChange w:id="11263" w:author="김은수" w:date="2026-10-01T03:22:00Z">
          <w:pPr>
            <w:pStyle w:val="5"/>
            <w:numPr>
              <w:ilvl w:val="4"/>
              <w:numId w:val="39"/>
            </w:numPr>
            <w:spacing w:after="0"/>
            <w:ind w:left="1400" w:hanging="400"/>
          </w:pPr>
        </w:pPrChange>
      </w:pPr>
      <w:del w:id="11264" w:author="김은수" w:date="2026-09-30T15:44:00Z" w16du:dateUtc="2026-09-30T06:44:00Z">
        <w:r>
          <w:rPr>
            <w:rFonts w:hint="eastAsia"/>
          </w:rPr>
          <w:delText>SU</w:delText>
        </w:r>
        <w:r w:rsidR="00537A71">
          <w:delText>-ID-CM3-0</w:delText>
        </w:r>
        <w:r w:rsidR="00492DBC">
          <w:delText>48</w:delText>
        </w:r>
        <w:r w:rsidR="008101A1">
          <w:delText xml:space="preserve">, </w:delText>
        </w:r>
        <w:r w:rsidR="008101A1">
          <w:rPr>
            <w:rFonts w:hint="eastAsia"/>
          </w:rPr>
          <w:delText xml:space="preserve">자극 알림 </w:delText>
        </w:r>
        <w:r w:rsidR="00F9020E">
          <w:rPr>
            <w:rFonts w:hint="eastAsia"/>
          </w:rPr>
          <w:delText xml:space="preserve">신호 </w:delText>
        </w:r>
        <w:r w:rsidR="008101A1">
          <w:rPr>
            <w:rFonts w:hint="eastAsia"/>
          </w:rPr>
          <w:delText>O</w:delText>
        </w:r>
        <w:r w:rsidR="008101A1">
          <w:delText>n/</w:delText>
        </w:r>
        <w:r w:rsidR="008101A1">
          <w:rPr>
            <w:rFonts w:hint="eastAsia"/>
          </w:rPr>
          <w:delText>Off</w:delText>
        </w:r>
        <w:r w:rsidR="008101A1">
          <w:delText xml:space="preserve"> </w:delText>
        </w:r>
        <w:r w:rsidR="00A65C5B">
          <w:rPr>
            <w:rFonts w:hint="eastAsia"/>
          </w:rPr>
          <w:delText xml:space="preserve"> 전달</w:delText>
        </w:r>
      </w:del>
    </w:p>
    <w:p w14:paraId="7C387D6B" w14:textId="77777777" w:rsidR="008101A1" w:rsidRPr="00E00010" w:rsidRDefault="008101A1">
      <w:pPr>
        <w:spacing w:after="0" w:line="300" w:lineRule="auto"/>
        <w:rPr>
          <w:del w:id="11265" w:author="김은수" w:date="2026-09-30T15:44:00Z" w16du:dateUtc="2026-09-30T06:44:00Z"/>
          <w:szCs w:val="20"/>
        </w:rPr>
        <w:pPrChange w:id="11266" w:author="김은수" w:date="2026-10-01T03:22:00Z">
          <w:pPr>
            <w:spacing w:after="0"/>
            <w:ind w:leftChars="800" w:left="1600"/>
          </w:pPr>
        </w:pPrChange>
      </w:pPr>
      <w:del w:id="11267" w:author="김은수" w:date="2026-09-30T15:44:00Z" w16du:dateUtc="2026-09-30T06:44:00Z">
        <w:r>
          <w:rPr>
            <w:rFonts w:hint="eastAsia"/>
          </w:rPr>
          <w:delText xml:space="preserve">입력 파라미터 </w:delText>
        </w:r>
        <w:r>
          <w:delText xml:space="preserve">: </w:delText>
        </w:r>
        <w:r>
          <w:rPr>
            <w:rFonts w:hint="eastAsia"/>
          </w:rPr>
          <w:delText>없음</w:delText>
        </w:r>
      </w:del>
    </w:p>
    <w:p w14:paraId="1E306051" w14:textId="77777777" w:rsidR="008101A1" w:rsidRPr="00E00010" w:rsidRDefault="008101A1">
      <w:pPr>
        <w:spacing w:after="0" w:line="300" w:lineRule="auto"/>
        <w:rPr>
          <w:del w:id="11268" w:author="김은수" w:date="2026-09-30T15:44:00Z" w16du:dateUtc="2026-09-30T06:44:00Z"/>
          <w:szCs w:val="20"/>
        </w:rPr>
        <w:pPrChange w:id="11269" w:author="김은수" w:date="2026-10-01T03:22:00Z">
          <w:pPr>
            <w:spacing w:after="0"/>
            <w:ind w:leftChars="800" w:left="1600"/>
          </w:pPr>
        </w:pPrChange>
      </w:pPr>
      <w:del w:id="11270" w:author="김은수" w:date="2026-09-30T15:44:00Z" w16du:dateUtc="2026-09-30T06:44:00Z">
        <w:r>
          <w:rPr>
            <w:rFonts w:hint="eastAsia"/>
          </w:rPr>
          <w:delText xml:space="preserve">반환 파라미터 </w:delText>
        </w:r>
        <w:r>
          <w:delText xml:space="preserve">: </w:delText>
        </w:r>
        <w:r w:rsidR="00A65C5B">
          <w:rPr>
            <w:rFonts w:hint="eastAsia"/>
          </w:rPr>
          <w:delText>없음</w:delText>
        </w:r>
      </w:del>
    </w:p>
    <w:p w14:paraId="40EBD360" w14:textId="77777777" w:rsidR="008101A1" w:rsidRPr="00E00010" w:rsidRDefault="008101A1">
      <w:pPr>
        <w:spacing w:after="0" w:line="300" w:lineRule="auto"/>
        <w:rPr>
          <w:del w:id="11271" w:author="김은수" w:date="2026-09-30T15:44:00Z" w16du:dateUtc="2026-09-30T06:44:00Z"/>
          <w:szCs w:val="20"/>
        </w:rPr>
        <w:pPrChange w:id="11272" w:author="김은수" w:date="2026-10-01T03:22:00Z">
          <w:pPr>
            <w:spacing w:after="0"/>
            <w:ind w:leftChars="800" w:left="1600"/>
          </w:pPr>
        </w:pPrChange>
      </w:pPr>
      <w:del w:id="11273" w:author="김은수" w:date="2026-09-30T15:44:00Z" w16du:dateUtc="2026-09-30T06:44:00Z">
        <w:r>
          <w:rPr>
            <w:rFonts w:hint="eastAsia"/>
          </w:rPr>
          <w:delText xml:space="preserve">수정 파라미터 </w:delText>
        </w:r>
        <w:r>
          <w:delText xml:space="preserve">: </w:delText>
        </w:r>
        <w:r>
          <w:rPr>
            <w:rFonts w:hint="eastAsia"/>
          </w:rPr>
          <w:delText>없음</w:delText>
        </w:r>
      </w:del>
    </w:p>
    <w:p w14:paraId="3218DC72" w14:textId="77777777" w:rsidR="008101A1" w:rsidRPr="00E00010" w:rsidRDefault="008101A1">
      <w:pPr>
        <w:spacing w:after="0" w:line="300" w:lineRule="auto"/>
        <w:rPr>
          <w:del w:id="11274" w:author="김은수" w:date="2026-09-30T15:44:00Z" w16du:dateUtc="2026-09-30T06:44:00Z"/>
          <w:szCs w:val="20"/>
        </w:rPr>
        <w:pPrChange w:id="11275" w:author="김은수" w:date="2026-10-01T03:22:00Z">
          <w:pPr>
            <w:spacing w:after="0"/>
            <w:ind w:leftChars="800" w:left="1600"/>
          </w:pPr>
        </w:pPrChange>
      </w:pPr>
      <w:del w:id="11276" w:author="김은수" w:date="2026-09-30T15:44:00Z" w16du:dateUtc="2026-09-30T06:44:00Z">
        <w:r>
          <w:rPr>
            <w:rFonts w:hint="eastAsia"/>
          </w:rPr>
          <w:delText xml:space="preserve">기능 및 동작 </w:delText>
        </w:r>
        <w:r>
          <w:delText>:</w:delText>
        </w:r>
        <w:r>
          <w:rPr>
            <w:rFonts w:hint="eastAsia"/>
          </w:rPr>
          <w:delText xml:space="preserve"> </w:delText>
        </w:r>
      </w:del>
    </w:p>
    <w:p w14:paraId="7ECDE1B2" w14:textId="77777777" w:rsidR="008101A1" w:rsidRPr="00E00010" w:rsidRDefault="008101A1">
      <w:pPr>
        <w:spacing w:after="0" w:line="300" w:lineRule="auto"/>
        <w:rPr>
          <w:del w:id="11277" w:author="김은수" w:date="2026-09-30T15:44:00Z" w16du:dateUtc="2026-09-30T06:44:00Z"/>
          <w:szCs w:val="20"/>
        </w:rPr>
        <w:pPrChange w:id="11278" w:author="김은수" w:date="2026-10-01T03:22:00Z">
          <w:pPr>
            <w:ind w:leftChars="900" w:left="1800"/>
          </w:pPr>
        </w:pPrChange>
      </w:pPr>
      <w:del w:id="11279" w:author="김은수" w:date="2026-09-30T15:44:00Z" w16du:dateUtc="2026-09-30T06:44:00Z">
        <w:r>
          <w:rPr>
            <w:rFonts w:hint="eastAsia"/>
          </w:rPr>
          <w:delText>C</w:delText>
        </w:r>
        <w:r>
          <w:delText>M3</w:delText>
        </w:r>
        <w:r>
          <w:rPr>
            <w:rFonts w:hint="eastAsia"/>
          </w:rPr>
          <w:delText xml:space="preserve">에서 자극 알림 출력 패턴을 생성하며 이 값을 공유 메모리에 </w:delText>
        </w:r>
        <w:r w:rsidR="00A65C5B">
          <w:rPr>
            <w:rFonts w:hint="eastAsia"/>
          </w:rPr>
          <w:delText>저장한다</w:delText>
        </w:r>
        <w:r>
          <w:delText xml:space="preserve">. </w:delText>
        </w:r>
      </w:del>
    </w:p>
    <w:p w14:paraId="3B58532A" w14:textId="77777777" w:rsidR="008101A1" w:rsidRPr="00E00010" w:rsidRDefault="00DF4A77">
      <w:pPr>
        <w:pStyle w:val="5"/>
        <w:keepNext w:val="0"/>
        <w:keepLines w:val="0"/>
        <w:widowControl w:val="0"/>
        <w:numPr>
          <w:ilvl w:val="4"/>
          <w:numId w:val="39"/>
        </w:numPr>
        <w:snapToGrid/>
        <w:spacing w:before="0" w:after="0" w:line="300" w:lineRule="auto"/>
        <w:jc w:val="both"/>
        <w:rPr>
          <w:del w:id="11280" w:author="김은수" w:date="2026-09-30T15:44:00Z" w16du:dateUtc="2026-09-30T06:44:00Z"/>
          <w:sz w:val="20"/>
          <w:szCs w:val="20"/>
        </w:rPr>
        <w:pPrChange w:id="11281" w:author="김은수" w:date="2026-10-01T03:22:00Z">
          <w:pPr>
            <w:pStyle w:val="5"/>
            <w:numPr>
              <w:ilvl w:val="4"/>
              <w:numId w:val="39"/>
            </w:numPr>
            <w:spacing w:after="0"/>
            <w:ind w:left="1400" w:hanging="400"/>
          </w:pPr>
        </w:pPrChange>
      </w:pPr>
      <w:del w:id="11282" w:author="김은수" w:date="2026-09-30T15:44:00Z" w16du:dateUtc="2026-09-30T06:44:00Z">
        <w:r>
          <w:rPr>
            <w:rFonts w:hint="eastAsia"/>
          </w:rPr>
          <w:delText>SU</w:delText>
        </w:r>
        <w:r w:rsidR="00537A71">
          <w:delText>-ID-CM3-0</w:delText>
        </w:r>
        <w:r w:rsidR="00492DBC">
          <w:delText>49</w:delText>
        </w:r>
        <w:r w:rsidR="008101A1">
          <w:delText xml:space="preserve">, CM3 </w:delText>
        </w:r>
        <w:r w:rsidR="008101A1">
          <w:rPr>
            <w:rFonts w:hint="eastAsia"/>
          </w:rPr>
          <w:delText>오디오 신호처리 파라미터 계산 완료 전달</w:delText>
        </w:r>
      </w:del>
    </w:p>
    <w:p w14:paraId="467B4282" w14:textId="77777777" w:rsidR="008101A1" w:rsidRPr="00E00010" w:rsidRDefault="008101A1">
      <w:pPr>
        <w:spacing w:after="0" w:line="300" w:lineRule="auto"/>
        <w:rPr>
          <w:del w:id="11283" w:author="김은수" w:date="2026-09-30T15:44:00Z" w16du:dateUtc="2026-09-30T06:44:00Z"/>
          <w:szCs w:val="20"/>
        </w:rPr>
        <w:pPrChange w:id="11284" w:author="김은수" w:date="2026-10-01T03:22:00Z">
          <w:pPr>
            <w:spacing w:after="0"/>
            <w:ind w:leftChars="800" w:left="1600"/>
          </w:pPr>
        </w:pPrChange>
      </w:pPr>
      <w:del w:id="11285" w:author="김은수" w:date="2026-09-30T15:44:00Z" w16du:dateUtc="2026-09-30T06:44:00Z">
        <w:r>
          <w:rPr>
            <w:rFonts w:hint="eastAsia"/>
          </w:rPr>
          <w:delText xml:space="preserve">입력 파라미터 </w:delText>
        </w:r>
        <w:r>
          <w:delText xml:space="preserve">: </w:delText>
        </w:r>
        <w:r>
          <w:rPr>
            <w:rFonts w:hint="eastAsia"/>
          </w:rPr>
          <w:delText>없음</w:delText>
        </w:r>
      </w:del>
    </w:p>
    <w:p w14:paraId="01B33D50" w14:textId="77777777" w:rsidR="008101A1" w:rsidRPr="00E00010" w:rsidRDefault="008101A1">
      <w:pPr>
        <w:spacing w:after="0" w:line="300" w:lineRule="auto"/>
        <w:rPr>
          <w:del w:id="11286" w:author="김은수" w:date="2026-09-30T15:44:00Z" w16du:dateUtc="2026-09-30T06:44:00Z"/>
          <w:szCs w:val="20"/>
        </w:rPr>
        <w:pPrChange w:id="11287" w:author="김은수" w:date="2026-10-01T03:22:00Z">
          <w:pPr>
            <w:spacing w:after="0"/>
            <w:ind w:leftChars="800" w:left="1600"/>
          </w:pPr>
        </w:pPrChange>
      </w:pPr>
      <w:del w:id="11288" w:author="김은수" w:date="2026-09-30T15:44:00Z" w16du:dateUtc="2026-09-30T06:44:00Z">
        <w:r>
          <w:rPr>
            <w:rFonts w:hint="eastAsia"/>
          </w:rPr>
          <w:delText xml:space="preserve">반환 파라미터 </w:delText>
        </w:r>
        <w:r>
          <w:delText xml:space="preserve">: </w:delText>
        </w:r>
        <w:r>
          <w:rPr>
            <w:rFonts w:hint="eastAsia"/>
          </w:rPr>
          <w:delText>없음</w:delText>
        </w:r>
      </w:del>
    </w:p>
    <w:p w14:paraId="5443CF7F" w14:textId="77777777" w:rsidR="008101A1" w:rsidRPr="00E00010" w:rsidRDefault="008101A1">
      <w:pPr>
        <w:spacing w:after="0" w:line="300" w:lineRule="auto"/>
        <w:rPr>
          <w:del w:id="11289" w:author="김은수" w:date="2026-09-30T15:44:00Z" w16du:dateUtc="2026-09-30T06:44:00Z"/>
          <w:szCs w:val="20"/>
        </w:rPr>
        <w:pPrChange w:id="11290" w:author="김은수" w:date="2026-10-01T03:22:00Z">
          <w:pPr>
            <w:spacing w:after="0"/>
            <w:ind w:leftChars="800" w:left="1600"/>
          </w:pPr>
        </w:pPrChange>
      </w:pPr>
      <w:del w:id="11291" w:author="김은수" w:date="2026-09-30T15:44:00Z" w16du:dateUtc="2026-09-30T06:44:00Z">
        <w:r>
          <w:rPr>
            <w:rFonts w:hint="eastAsia"/>
          </w:rPr>
          <w:delText xml:space="preserve">수정 파라미터 </w:delText>
        </w:r>
        <w:r>
          <w:delText xml:space="preserve">: </w:delText>
        </w:r>
        <w:r>
          <w:rPr>
            <w:rFonts w:hint="eastAsia"/>
          </w:rPr>
          <w:delText>없음</w:delText>
        </w:r>
      </w:del>
    </w:p>
    <w:p w14:paraId="487C2623" w14:textId="77777777" w:rsidR="008101A1" w:rsidRPr="00E00010" w:rsidRDefault="008101A1">
      <w:pPr>
        <w:spacing w:after="0" w:line="300" w:lineRule="auto"/>
        <w:rPr>
          <w:del w:id="11292" w:author="김은수" w:date="2026-09-30T15:44:00Z" w16du:dateUtc="2026-09-30T06:44:00Z"/>
          <w:szCs w:val="20"/>
        </w:rPr>
        <w:pPrChange w:id="11293" w:author="김은수" w:date="2026-10-01T03:22:00Z">
          <w:pPr>
            <w:spacing w:after="0"/>
            <w:ind w:leftChars="800" w:left="1600"/>
          </w:pPr>
        </w:pPrChange>
      </w:pPr>
      <w:del w:id="11294" w:author="김은수" w:date="2026-09-30T15:44:00Z" w16du:dateUtc="2026-09-30T06:44:00Z">
        <w:r>
          <w:rPr>
            <w:rFonts w:hint="eastAsia"/>
          </w:rPr>
          <w:delText xml:space="preserve">기능 및 동작 </w:delText>
        </w:r>
        <w:r>
          <w:delText>:</w:delText>
        </w:r>
        <w:r>
          <w:rPr>
            <w:rFonts w:hint="eastAsia"/>
          </w:rPr>
          <w:delText xml:space="preserve"> </w:delText>
        </w:r>
      </w:del>
    </w:p>
    <w:p w14:paraId="5DCFE5E1" w14:textId="77777777" w:rsidR="008101A1" w:rsidRPr="00E00010" w:rsidRDefault="008101A1">
      <w:pPr>
        <w:spacing w:after="0" w:line="300" w:lineRule="auto"/>
        <w:rPr>
          <w:del w:id="11295" w:author="김은수" w:date="2026-09-30T15:44:00Z" w16du:dateUtc="2026-09-30T06:44:00Z"/>
          <w:szCs w:val="20"/>
        </w:rPr>
        <w:pPrChange w:id="11296" w:author="김은수" w:date="2026-10-01T03:22:00Z">
          <w:pPr>
            <w:ind w:leftChars="900" w:left="1800"/>
          </w:pPr>
        </w:pPrChange>
      </w:pPr>
      <w:del w:id="11297" w:author="김은수" w:date="2026-09-30T15:44:00Z" w16du:dateUtc="2026-09-30T06:44:00Z">
        <w:r>
          <w:rPr>
            <w:rFonts w:hint="eastAsia"/>
          </w:rPr>
          <w:delText>C</w:delText>
        </w:r>
        <w:r>
          <w:delText>M3</w:delText>
        </w:r>
        <w:r>
          <w:rPr>
            <w:rFonts w:hint="eastAsia"/>
          </w:rPr>
          <w:delText xml:space="preserve">에서 오디오 신호처리에 필요한 파라미터들의 계산이 완료되었음을 </w:delText>
        </w:r>
        <w:r>
          <w:delText>CFX</w:delText>
        </w:r>
        <w:r>
          <w:rPr>
            <w:rFonts w:hint="eastAsia"/>
          </w:rPr>
          <w:delText xml:space="preserve">에 알려주기 위하여 공유 메모리의 해당 주소의 값을 </w:delText>
        </w:r>
        <w:r>
          <w:delText>1</w:delText>
        </w:r>
        <w:r>
          <w:rPr>
            <w:rFonts w:hint="eastAsia"/>
          </w:rPr>
          <w:delText>로 변경한다.</w:delText>
        </w:r>
      </w:del>
    </w:p>
    <w:p w14:paraId="0BB2C86D" w14:textId="77777777" w:rsidR="008101A1" w:rsidRPr="00E00010" w:rsidRDefault="00DF4A77">
      <w:pPr>
        <w:pStyle w:val="5"/>
        <w:keepNext w:val="0"/>
        <w:keepLines w:val="0"/>
        <w:widowControl w:val="0"/>
        <w:numPr>
          <w:ilvl w:val="4"/>
          <w:numId w:val="39"/>
        </w:numPr>
        <w:snapToGrid/>
        <w:spacing w:before="0" w:after="0" w:line="300" w:lineRule="auto"/>
        <w:jc w:val="both"/>
        <w:rPr>
          <w:del w:id="11298" w:author="김은수" w:date="2026-09-30T15:44:00Z" w16du:dateUtc="2026-09-30T06:44:00Z"/>
          <w:sz w:val="20"/>
          <w:szCs w:val="20"/>
        </w:rPr>
        <w:pPrChange w:id="11299" w:author="김은수" w:date="2026-10-01T03:22:00Z">
          <w:pPr>
            <w:pStyle w:val="5"/>
            <w:numPr>
              <w:ilvl w:val="4"/>
              <w:numId w:val="39"/>
            </w:numPr>
            <w:spacing w:after="0"/>
            <w:ind w:left="1400" w:hanging="400"/>
          </w:pPr>
        </w:pPrChange>
      </w:pPr>
      <w:del w:id="11300" w:author="김은수" w:date="2026-09-30T15:44:00Z" w16du:dateUtc="2026-09-30T06:44:00Z">
        <w:r>
          <w:rPr>
            <w:rFonts w:hint="eastAsia"/>
          </w:rPr>
          <w:delText>SU</w:delText>
        </w:r>
        <w:r w:rsidR="00537A71">
          <w:delText>-ID-CM3-0</w:delText>
        </w:r>
        <w:r w:rsidR="00492DBC">
          <w:delText>50</w:delText>
        </w:r>
        <w:r w:rsidR="008101A1">
          <w:delText xml:space="preserve">, </w:delText>
        </w:r>
        <w:r w:rsidR="008101A1">
          <w:rPr>
            <w:rFonts w:hint="eastAsia"/>
          </w:rPr>
          <w:delText>백텔 설정값 전달</w:delText>
        </w:r>
      </w:del>
    </w:p>
    <w:p w14:paraId="64BFAF59" w14:textId="77777777" w:rsidR="008101A1" w:rsidRPr="00E00010" w:rsidRDefault="008101A1">
      <w:pPr>
        <w:spacing w:after="0" w:line="300" w:lineRule="auto"/>
        <w:rPr>
          <w:del w:id="11301" w:author="김은수" w:date="2026-09-30T15:44:00Z" w16du:dateUtc="2026-09-30T06:44:00Z"/>
          <w:szCs w:val="20"/>
        </w:rPr>
        <w:pPrChange w:id="11302" w:author="김은수" w:date="2026-10-01T03:22:00Z">
          <w:pPr>
            <w:spacing w:after="0"/>
            <w:ind w:leftChars="800" w:left="1600"/>
          </w:pPr>
        </w:pPrChange>
      </w:pPr>
      <w:del w:id="11303" w:author="김은수" w:date="2026-09-30T15:44:00Z" w16du:dateUtc="2026-09-30T06:44:00Z">
        <w:r>
          <w:rPr>
            <w:rFonts w:hint="eastAsia"/>
          </w:rPr>
          <w:delText xml:space="preserve">입력 파라미터 </w:delText>
        </w:r>
        <w:r>
          <w:delText xml:space="preserve">: </w:delText>
        </w:r>
        <w:r>
          <w:rPr>
            <w:rFonts w:hint="eastAsia"/>
          </w:rPr>
          <w:delText>백텔 설정 값</w:delText>
        </w:r>
      </w:del>
    </w:p>
    <w:p w14:paraId="28B6DA8D" w14:textId="77777777" w:rsidR="008101A1" w:rsidRPr="00E00010" w:rsidRDefault="008101A1">
      <w:pPr>
        <w:spacing w:after="0" w:line="300" w:lineRule="auto"/>
        <w:rPr>
          <w:del w:id="11304" w:author="김은수" w:date="2026-09-30T15:44:00Z" w16du:dateUtc="2026-09-30T06:44:00Z"/>
          <w:szCs w:val="20"/>
        </w:rPr>
        <w:pPrChange w:id="11305" w:author="김은수" w:date="2026-10-01T03:22:00Z">
          <w:pPr>
            <w:spacing w:after="0"/>
            <w:ind w:leftChars="800" w:left="1600"/>
          </w:pPr>
        </w:pPrChange>
      </w:pPr>
      <w:del w:id="11306" w:author="김은수" w:date="2026-09-30T15:44:00Z" w16du:dateUtc="2026-09-30T06:44:00Z">
        <w:r>
          <w:rPr>
            <w:rFonts w:hint="eastAsia"/>
          </w:rPr>
          <w:delText xml:space="preserve">반환 파라미터 </w:delText>
        </w:r>
        <w:r>
          <w:delText xml:space="preserve">: </w:delText>
        </w:r>
        <w:r>
          <w:rPr>
            <w:rFonts w:hint="eastAsia"/>
          </w:rPr>
          <w:delText>없음</w:delText>
        </w:r>
      </w:del>
    </w:p>
    <w:p w14:paraId="09EB184F" w14:textId="77777777" w:rsidR="008101A1" w:rsidRPr="00E00010" w:rsidRDefault="008101A1">
      <w:pPr>
        <w:spacing w:after="0" w:line="300" w:lineRule="auto"/>
        <w:rPr>
          <w:del w:id="11307" w:author="김은수" w:date="2026-09-30T15:44:00Z" w16du:dateUtc="2026-09-30T06:44:00Z"/>
          <w:szCs w:val="20"/>
        </w:rPr>
        <w:pPrChange w:id="11308" w:author="김은수" w:date="2026-10-01T03:22:00Z">
          <w:pPr>
            <w:spacing w:after="0"/>
            <w:ind w:leftChars="800" w:left="1600"/>
          </w:pPr>
        </w:pPrChange>
      </w:pPr>
      <w:del w:id="11309" w:author="김은수" w:date="2026-09-30T15:44:00Z" w16du:dateUtc="2026-09-30T06:44:00Z">
        <w:r>
          <w:rPr>
            <w:rFonts w:hint="eastAsia"/>
          </w:rPr>
          <w:delText xml:space="preserve">수정 파라미터 </w:delText>
        </w:r>
        <w:r>
          <w:delText xml:space="preserve">: </w:delText>
        </w:r>
        <w:r>
          <w:rPr>
            <w:rFonts w:hint="eastAsia"/>
          </w:rPr>
          <w:delText>없음</w:delText>
        </w:r>
      </w:del>
    </w:p>
    <w:p w14:paraId="1B10544F" w14:textId="77777777" w:rsidR="008101A1" w:rsidRPr="00E00010" w:rsidRDefault="008101A1">
      <w:pPr>
        <w:spacing w:after="0" w:line="300" w:lineRule="auto"/>
        <w:rPr>
          <w:del w:id="11310" w:author="김은수" w:date="2026-09-30T15:44:00Z" w16du:dateUtc="2026-09-30T06:44:00Z"/>
          <w:szCs w:val="20"/>
        </w:rPr>
        <w:pPrChange w:id="11311" w:author="김은수" w:date="2026-10-01T03:22:00Z">
          <w:pPr>
            <w:spacing w:after="0"/>
            <w:ind w:leftChars="800" w:left="1600"/>
          </w:pPr>
        </w:pPrChange>
      </w:pPr>
      <w:del w:id="11312" w:author="김은수" w:date="2026-09-30T15:44:00Z" w16du:dateUtc="2026-09-30T06:44:00Z">
        <w:r>
          <w:rPr>
            <w:rFonts w:hint="eastAsia"/>
          </w:rPr>
          <w:delText xml:space="preserve">기능 및 동작 </w:delText>
        </w:r>
        <w:r>
          <w:delText>:</w:delText>
        </w:r>
        <w:r>
          <w:rPr>
            <w:rFonts w:hint="eastAsia"/>
          </w:rPr>
          <w:delText xml:space="preserve"> </w:delText>
        </w:r>
      </w:del>
    </w:p>
    <w:p w14:paraId="5C7F2AB9" w14:textId="77777777" w:rsidR="008101A1" w:rsidRPr="00E00010" w:rsidRDefault="008101A1">
      <w:pPr>
        <w:spacing w:after="0" w:line="300" w:lineRule="auto"/>
        <w:rPr>
          <w:del w:id="11313" w:author="김은수" w:date="2026-09-30T15:44:00Z" w16du:dateUtc="2026-09-30T06:44:00Z"/>
          <w:szCs w:val="20"/>
        </w:rPr>
        <w:pPrChange w:id="11314" w:author="김은수" w:date="2026-10-01T03:22:00Z">
          <w:pPr>
            <w:ind w:leftChars="900" w:left="1800"/>
          </w:pPr>
        </w:pPrChange>
      </w:pPr>
      <w:del w:id="11315" w:author="김은수" w:date="2026-09-30T15:44:00Z" w16du:dateUtc="2026-09-30T06:44:00Z">
        <w:r>
          <w:rPr>
            <w:rFonts w:hint="eastAsia"/>
          </w:rPr>
          <w:delText>공유 메모리에 백텔 설정 값을 전달한다.</w:delText>
        </w:r>
        <w:r>
          <w:delText xml:space="preserve"> </w:delText>
        </w:r>
        <w:r>
          <w:rPr>
            <w:rFonts w:hint="eastAsia"/>
          </w:rPr>
          <w:delText>이 값은 실시간 자극 출력 모드에서 내부기 연결 체크 P</w:delText>
        </w:r>
        <w:r>
          <w:delText>CM</w:delText>
        </w:r>
        <w:r>
          <w:rPr>
            <w:rFonts w:hint="eastAsia"/>
          </w:rPr>
          <w:delText>에 사용된다.</w:delText>
        </w:r>
      </w:del>
    </w:p>
    <w:p w14:paraId="1596D4C0" w14:textId="77777777" w:rsidR="008101A1" w:rsidRPr="00E00010" w:rsidRDefault="00DF4A77">
      <w:pPr>
        <w:pStyle w:val="5"/>
        <w:keepNext w:val="0"/>
        <w:keepLines w:val="0"/>
        <w:widowControl w:val="0"/>
        <w:numPr>
          <w:ilvl w:val="4"/>
          <w:numId w:val="39"/>
        </w:numPr>
        <w:snapToGrid/>
        <w:spacing w:before="0" w:after="0" w:line="300" w:lineRule="auto"/>
        <w:jc w:val="both"/>
        <w:rPr>
          <w:del w:id="11316" w:author="김은수" w:date="2026-09-30T15:44:00Z" w16du:dateUtc="2026-09-30T06:44:00Z"/>
          <w:sz w:val="20"/>
          <w:szCs w:val="20"/>
        </w:rPr>
        <w:pPrChange w:id="11317" w:author="김은수" w:date="2026-10-01T03:22:00Z">
          <w:pPr>
            <w:pStyle w:val="5"/>
            <w:numPr>
              <w:ilvl w:val="4"/>
              <w:numId w:val="39"/>
            </w:numPr>
            <w:spacing w:after="0"/>
            <w:ind w:left="1400" w:hanging="400"/>
          </w:pPr>
        </w:pPrChange>
      </w:pPr>
      <w:del w:id="11318" w:author="김은수" w:date="2026-09-30T15:44:00Z" w16du:dateUtc="2026-09-30T06:44:00Z">
        <w:r>
          <w:rPr>
            <w:rFonts w:hint="eastAsia"/>
          </w:rPr>
          <w:delText>SU</w:delText>
        </w:r>
        <w:r w:rsidR="00537A71">
          <w:delText>-ID-CM3-0</w:delText>
        </w:r>
        <w:r w:rsidR="00492DBC">
          <w:delText>51</w:delText>
        </w:r>
        <w:r w:rsidR="008101A1">
          <w:delText xml:space="preserve">, </w:delText>
        </w:r>
        <w:r w:rsidR="008101A1">
          <w:rPr>
            <w:rFonts w:hint="eastAsia"/>
          </w:rPr>
          <w:delText>현재 자극 출력 값 읽기</w:delText>
        </w:r>
      </w:del>
    </w:p>
    <w:p w14:paraId="566C7F8C" w14:textId="77777777" w:rsidR="008101A1" w:rsidRPr="00E00010" w:rsidRDefault="008101A1">
      <w:pPr>
        <w:spacing w:after="0" w:line="300" w:lineRule="auto"/>
        <w:rPr>
          <w:del w:id="11319" w:author="김은수" w:date="2026-09-30T15:44:00Z" w16du:dateUtc="2026-09-30T06:44:00Z"/>
          <w:szCs w:val="20"/>
        </w:rPr>
        <w:pPrChange w:id="11320" w:author="김은수" w:date="2026-10-01T03:22:00Z">
          <w:pPr>
            <w:spacing w:after="0"/>
            <w:ind w:leftChars="800" w:left="1600"/>
          </w:pPr>
        </w:pPrChange>
      </w:pPr>
      <w:del w:id="11321" w:author="김은수" w:date="2026-09-30T15:44:00Z" w16du:dateUtc="2026-09-30T06:44:00Z">
        <w:r>
          <w:rPr>
            <w:rFonts w:hint="eastAsia"/>
          </w:rPr>
          <w:delText xml:space="preserve">입력 파라미터 </w:delText>
        </w:r>
        <w:r>
          <w:delText xml:space="preserve">: </w:delText>
        </w:r>
        <w:r>
          <w:rPr>
            <w:rFonts w:hint="eastAsia"/>
          </w:rPr>
          <w:delText>없음</w:delText>
        </w:r>
      </w:del>
    </w:p>
    <w:p w14:paraId="1B6607BC" w14:textId="77777777" w:rsidR="008101A1" w:rsidRPr="00E00010" w:rsidRDefault="008101A1">
      <w:pPr>
        <w:spacing w:after="0" w:line="300" w:lineRule="auto"/>
        <w:rPr>
          <w:del w:id="11322" w:author="김은수" w:date="2026-09-30T15:44:00Z" w16du:dateUtc="2026-09-30T06:44:00Z"/>
          <w:szCs w:val="20"/>
        </w:rPr>
        <w:pPrChange w:id="11323" w:author="김은수" w:date="2026-10-01T03:22:00Z">
          <w:pPr>
            <w:spacing w:after="0"/>
            <w:ind w:leftChars="800" w:left="1600"/>
          </w:pPr>
        </w:pPrChange>
      </w:pPr>
      <w:del w:id="11324" w:author="김은수" w:date="2026-09-30T15:44:00Z" w16du:dateUtc="2026-09-30T06:44:00Z">
        <w:r>
          <w:rPr>
            <w:rFonts w:hint="eastAsia"/>
          </w:rPr>
          <w:delText xml:space="preserve">반환 파라미터 </w:delText>
        </w:r>
        <w:r>
          <w:delText xml:space="preserve">: </w:delText>
        </w:r>
        <w:r>
          <w:rPr>
            <w:rFonts w:hint="eastAsia"/>
          </w:rPr>
          <w:delText>현재 자극 출력 배열 주소</w:delText>
        </w:r>
      </w:del>
    </w:p>
    <w:p w14:paraId="34438406" w14:textId="77777777" w:rsidR="008101A1" w:rsidRPr="00E00010" w:rsidRDefault="008101A1">
      <w:pPr>
        <w:spacing w:after="0" w:line="300" w:lineRule="auto"/>
        <w:rPr>
          <w:del w:id="11325" w:author="김은수" w:date="2026-09-30T15:44:00Z" w16du:dateUtc="2026-09-30T06:44:00Z"/>
          <w:szCs w:val="20"/>
        </w:rPr>
        <w:pPrChange w:id="11326" w:author="김은수" w:date="2026-10-01T03:22:00Z">
          <w:pPr>
            <w:spacing w:after="0"/>
            <w:ind w:leftChars="800" w:left="1600"/>
          </w:pPr>
        </w:pPrChange>
      </w:pPr>
      <w:del w:id="11327" w:author="김은수" w:date="2026-09-30T15:44:00Z" w16du:dateUtc="2026-09-30T06:44:00Z">
        <w:r>
          <w:rPr>
            <w:rFonts w:hint="eastAsia"/>
          </w:rPr>
          <w:delText xml:space="preserve">수정 파라미터 </w:delText>
        </w:r>
        <w:r>
          <w:delText xml:space="preserve">: </w:delText>
        </w:r>
        <w:r>
          <w:rPr>
            <w:rFonts w:hint="eastAsia"/>
          </w:rPr>
          <w:delText>없음</w:delText>
        </w:r>
      </w:del>
    </w:p>
    <w:p w14:paraId="1D2CB405" w14:textId="77777777" w:rsidR="008101A1" w:rsidRPr="00E00010" w:rsidRDefault="008101A1">
      <w:pPr>
        <w:spacing w:after="0" w:line="300" w:lineRule="auto"/>
        <w:rPr>
          <w:del w:id="11328" w:author="김은수" w:date="2026-09-30T15:44:00Z" w16du:dateUtc="2026-09-30T06:44:00Z"/>
          <w:szCs w:val="20"/>
        </w:rPr>
        <w:pPrChange w:id="11329" w:author="김은수" w:date="2026-10-01T03:22:00Z">
          <w:pPr>
            <w:spacing w:after="0"/>
            <w:ind w:leftChars="800" w:left="1600"/>
          </w:pPr>
        </w:pPrChange>
      </w:pPr>
      <w:del w:id="11330" w:author="김은수" w:date="2026-09-30T15:44:00Z" w16du:dateUtc="2026-09-30T06:44:00Z">
        <w:r>
          <w:rPr>
            <w:rFonts w:hint="eastAsia"/>
          </w:rPr>
          <w:delText xml:space="preserve">기능 및 동작 </w:delText>
        </w:r>
        <w:r>
          <w:delText>:</w:delText>
        </w:r>
        <w:r>
          <w:rPr>
            <w:rFonts w:hint="eastAsia"/>
          </w:rPr>
          <w:delText xml:space="preserve"> </w:delText>
        </w:r>
      </w:del>
    </w:p>
    <w:p w14:paraId="5702F57D" w14:textId="77777777" w:rsidR="008101A1" w:rsidRPr="00E00010" w:rsidRDefault="008101A1">
      <w:pPr>
        <w:spacing w:after="0" w:line="300" w:lineRule="auto"/>
        <w:rPr>
          <w:del w:id="11331" w:author="김은수" w:date="2026-09-30T15:44:00Z" w16du:dateUtc="2026-09-30T06:44:00Z"/>
          <w:szCs w:val="20"/>
        </w:rPr>
        <w:pPrChange w:id="11332" w:author="김은수" w:date="2026-10-01T03:22:00Z">
          <w:pPr>
            <w:ind w:leftChars="900" w:left="1800"/>
          </w:pPr>
        </w:pPrChange>
      </w:pPr>
      <w:del w:id="11333" w:author="김은수" w:date="2026-09-30T15:44:00Z" w16du:dateUtc="2026-09-30T06:44:00Z">
        <w:r>
          <w:rPr>
            <w:rFonts w:hint="eastAsia"/>
          </w:rPr>
          <w:delText>공유 메모리의 현재 자극 출력 크기 값 배열의 주소를 반환한다.</w:delText>
        </w:r>
      </w:del>
    </w:p>
    <w:p w14:paraId="279095CD" w14:textId="77777777" w:rsidR="008101A1" w:rsidRPr="00E00010" w:rsidRDefault="00DF4A77">
      <w:pPr>
        <w:pStyle w:val="5"/>
        <w:keepNext w:val="0"/>
        <w:keepLines w:val="0"/>
        <w:widowControl w:val="0"/>
        <w:numPr>
          <w:ilvl w:val="4"/>
          <w:numId w:val="39"/>
        </w:numPr>
        <w:snapToGrid/>
        <w:spacing w:before="0" w:after="0" w:line="300" w:lineRule="auto"/>
        <w:jc w:val="both"/>
        <w:rPr>
          <w:del w:id="11334" w:author="김은수" w:date="2026-09-30T15:44:00Z" w16du:dateUtc="2026-09-30T06:44:00Z"/>
          <w:sz w:val="20"/>
          <w:szCs w:val="20"/>
        </w:rPr>
        <w:pPrChange w:id="11335" w:author="김은수" w:date="2026-10-01T03:22:00Z">
          <w:pPr>
            <w:pStyle w:val="5"/>
            <w:numPr>
              <w:ilvl w:val="4"/>
              <w:numId w:val="39"/>
            </w:numPr>
            <w:spacing w:after="0"/>
            <w:ind w:left="1400" w:hanging="400"/>
          </w:pPr>
        </w:pPrChange>
      </w:pPr>
      <w:del w:id="11336" w:author="김은수" w:date="2026-09-30T15:44:00Z" w16du:dateUtc="2026-09-30T06:44:00Z">
        <w:r>
          <w:rPr>
            <w:rFonts w:hint="eastAsia"/>
          </w:rPr>
          <w:delText>SU</w:delText>
        </w:r>
        <w:r w:rsidR="00537A71">
          <w:delText>-ID-CM3-0</w:delText>
        </w:r>
        <w:r w:rsidR="00492DBC">
          <w:delText>52</w:delText>
        </w:r>
        <w:r w:rsidR="008101A1">
          <w:delText xml:space="preserve">, </w:delText>
        </w:r>
        <w:r w:rsidR="008101A1">
          <w:rPr>
            <w:rFonts w:hint="eastAsia"/>
          </w:rPr>
          <w:delText>오디오 입력</w:delText>
        </w:r>
        <w:r w:rsidR="008101A1">
          <w:delText xml:space="preserve">(ADC) </w:delText>
        </w:r>
        <w:r w:rsidR="008101A1">
          <w:rPr>
            <w:rFonts w:hint="eastAsia"/>
          </w:rPr>
          <w:delText>최대값 읽기</w:delText>
        </w:r>
      </w:del>
    </w:p>
    <w:p w14:paraId="70CFA7B2" w14:textId="77777777" w:rsidR="008101A1" w:rsidRPr="00E00010" w:rsidRDefault="008101A1">
      <w:pPr>
        <w:spacing w:after="0" w:line="300" w:lineRule="auto"/>
        <w:rPr>
          <w:del w:id="11337" w:author="김은수" w:date="2026-09-30T15:44:00Z" w16du:dateUtc="2026-09-30T06:44:00Z"/>
          <w:szCs w:val="20"/>
        </w:rPr>
        <w:pPrChange w:id="11338" w:author="김은수" w:date="2026-10-01T03:22:00Z">
          <w:pPr>
            <w:spacing w:after="0"/>
            <w:ind w:leftChars="800" w:left="1600"/>
          </w:pPr>
        </w:pPrChange>
      </w:pPr>
      <w:del w:id="11339" w:author="김은수" w:date="2026-09-30T15:44:00Z" w16du:dateUtc="2026-09-30T06:44:00Z">
        <w:r>
          <w:rPr>
            <w:rFonts w:hint="eastAsia"/>
          </w:rPr>
          <w:delText xml:space="preserve">입력 파라미터 </w:delText>
        </w:r>
        <w:r>
          <w:delText xml:space="preserve">: </w:delText>
        </w:r>
        <w:r>
          <w:rPr>
            <w:rFonts w:hint="eastAsia"/>
          </w:rPr>
          <w:delText>없음</w:delText>
        </w:r>
      </w:del>
    </w:p>
    <w:p w14:paraId="696149C7" w14:textId="77777777" w:rsidR="008101A1" w:rsidRPr="00E00010" w:rsidRDefault="008101A1">
      <w:pPr>
        <w:spacing w:after="0" w:line="300" w:lineRule="auto"/>
        <w:rPr>
          <w:del w:id="11340" w:author="김은수" w:date="2026-09-30T15:44:00Z" w16du:dateUtc="2026-09-30T06:44:00Z"/>
          <w:szCs w:val="20"/>
        </w:rPr>
        <w:pPrChange w:id="11341" w:author="김은수" w:date="2026-10-01T03:22:00Z">
          <w:pPr>
            <w:spacing w:after="0"/>
            <w:ind w:leftChars="800" w:left="1600"/>
          </w:pPr>
        </w:pPrChange>
      </w:pPr>
      <w:del w:id="11342" w:author="김은수" w:date="2026-09-30T15:44:00Z" w16du:dateUtc="2026-09-30T06:44:00Z">
        <w:r>
          <w:rPr>
            <w:rFonts w:hint="eastAsia"/>
          </w:rPr>
          <w:delText xml:space="preserve">반환 파라미터 </w:delText>
        </w:r>
        <w:r>
          <w:delText xml:space="preserve">: </w:delText>
        </w:r>
        <w:r>
          <w:rPr>
            <w:rFonts w:hint="eastAsia"/>
          </w:rPr>
          <w:delText>오디오 입력 최대 값</w:delText>
        </w:r>
      </w:del>
    </w:p>
    <w:p w14:paraId="545849B5" w14:textId="77777777" w:rsidR="008101A1" w:rsidRPr="00E00010" w:rsidRDefault="008101A1">
      <w:pPr>
        <w:spacing w:after="0" w:line="300" w:lineRule="auto"/>
        <w:rPr>
          <w:del w:id="11343" w:author="김은수" w:date="2026-09-30T15:44:00Z" w16du:dateUtc="2026-09-30T06:44:00Z"/>
          <w:szCs w:val="20"/>
        </w:rPr>
        <w:pPrChange w:id="11344" w:author="김은수" w:date="2026-10-01T03:22:00Z">
          <w:pPr>
            <w:spacing w:after="0"/>
            <w:ind w:leftChars="800" w:left="1600"/>
          </w:pPr>
        </w:pPrChange>
      </w:pPr>
      <w:del w:id="11345" w:author="김은수" w:date="2026-09-30T15:44:00Z" w16du:dateUtc="2026-09-30T06:44:00Z">
        <w:r>
          <w:rPr>
            <w:rFonts w:hint="eastAsia"/>
          </w:rPr>
          <w:delText xml:space="preserve">수정 파라미터 </w:delText>
        </w:r>
        <w:r>
          <w:delText xml:space="preserve">: </w:delText>
        </w:r>
        <w:r>
          <w:rPr>
            <w:rFonts w:hint="eastAsia"/>
          </w:rPr>
          <w:delText>없음</w:delText>
        </w:r>
      </w:del>
    </w:p>
    <w:p w14:paraId="5A108C9A" w14:textId="77777777" w:rsidR="008101A1" w:rsidRPr="00E00010" w:rsidRDefault="008101A1">
      <w:pPr>
        <w:spacing w:after="0" w:line="300" w:lineRule="auto"/>
        <w:rPr>
          <w:del w:id="11346" w:author="김은수" w:date="2026-09-30T15:44:00Z" w16du:dateUtc="2026-09-30T06:44:00Z"/>
          <w:szCs w:val="20"/>
        </w:rPr>
        <w:pPrChange w:id="11347" w:author="김은수" w:date="2026-10-01T03:22:00Z">
          <w:pPr>
            <w:spacing w:after="0"/>
            <w:ind w:leftChars="800" w:left="1600"/>
          </w:pPr>
        </w:pPrChange>
      </w:pPr>
      <w:del w:id="11348" w:author="김은수" w:date="2026-09-30T15:44:00Z" w16du:dateUtc="2026-09-30T06:44:00Z">
        <w:r>
          <w:rPr>
            <w:rFonts w:hint="eastAsia"/>
          </w:rPr>
          <w:delText xml:space="preserve">기능 및 동작 </w:delText>
        </w:r>
        <w:r>
          <w:delText>:</w:delText>
        </w:r>
        <w:r>
          <w:rPr>
            <w:rFonts w:hint="eastAsia"/>
          </w:rPr>
          <w:delText xml:space="preserve"> </w:delText>
        </w:r>
      </w:del>
    </w:p>
    <w:p w14:paraId="47EEE6B5" w14:textId="77777777" w:rsidR="008101A1" w:rsidRPr="00E00010" w:rsidRDefault="008101A1">
      <w:pPr>
        <w:spacing w:after="0" w:line="300" w:lineRule="auto"/>
        <w:rPr>
          <w:del w:id="11349" w:author="김은수" w:date="2026-09-30T15:44:00Z" w16du:dateUtc="2026-09-30T06:44:00Z"/>
          <w:szCs w:val="20"/>
        </w:rPr>
        <w:pPrChange w:id="11350" w:author="김은수" w:date="2026-10-01T03:22:00Z">
          <w:pPr>
            <w:ind w:leftChars="900" w:left="1800"/>
          </w:pPr>
        </w:pPrChange>
      </w:pPr>
      <w:del w:id="11351" w:author="김은수" w:date="2026-09-30T15:44:00Z" w16du:dateUtc="2026-09-30T06:44:00Z">
        <w:r>
          <w:rPr>
            <w:rFonts w:hint="eastAsia"/>
          </w:rPr>
          <w:delText>공유 메모리의 오디오 입력 최대값을 읽어서 반환한다.</w:delText>
        </w:r>
      </w:del>
    </w:p>
    <w:p w14:paraId="331583C6" w14:textId="77777777" w:rsidR="008101A1" w:rsidRPr="00E00010" w:rsidRDefault="008101A1">
      <w:pPr>
        <w:pStyle w:val="4"/>
        <w:keepNext w:val="0"/>
        <w:keepLines w:val="0"/>
        <w:widowControl w:val="0"/>
        <w:numPr>
          <w:ilvl w:val="3"/>
          <w:numId w:val="39"/>
        </w:numPr>
        <w:snapToGrid/>
        <w:spacing w:before="0" w:after="0" w:line="300" w:lineRule="auto"/>
        <w:jc w:val="both"/>
        <w:rPr>
          <w:del w:id="11352" w:author="김은수" w:date="2026-09-30T15:44:00Z" w16du:dateUtc="2026-09-30T06:44:00Z"/>
          <w:sz w:val="20"/>
          <w:szCs w:val="20"/>
        </w:rPr>
        <w:pPrChange w:id="11353" w:author="김은수" w:date="2026-10-01T03:22:00Z">
          <w:pPr>
            <w:pStyle w:val="4"/>
            <w:numPr>
              <w:ilvl w:val="3"/>
              <w:numId w:val="39"/>
            </w:numPr>
            <w:ind w:left="1200" w:hanging="400"/>
          </w:pPr>
        </w:pPrChange>
      </w:pPr>
      <w:del w:id="11354" w:author="김은수" w:date="2026-09-30T15:44:00Z" w16du:dateUtc="2026-09-30T06:44:00Z">
        <w:r>
          <w:rPr>
            <w:rFonts w:hint="eastAsia"/>
          </w:rPr>
          <w:delText>내부기 정보 관련</w:delText>
        </w:r>
      </w:del>
    </w:p>
    <w:p w14:paraId="5B6D0A7C" w14:textId="77777777" w:rsidR="008101A1" w:rsidRPr="00E00010" w:rsidRDefault="00DF4A77">
      <w:pPr>
        <w:pStyle w:val="5"/>
        <w:keepNext w:val="0"/>
        <w:keepLines w:val="0"/>
        <w:widowControl w:val="0"/>
        <w:numPr>
          <w:ilvl w:val="4"/>
          <w:numId w:val="39"/>
        </w:numPr>
        <w:snapToGrid/>
        <w:spacing w:before="0" w:after="0" w:line="300" w:lineRule="auto"/>
        <w:jc w:val="both"/>
        <w:rPr>
          <w:del w:id="11355" w:author="김은수" w:date="2026-09-30T15:44:00Z" w16du:dateUtc="2026-09-30T06:44:00Z"/>
          <w:sz w:val="20"/>
          <w:szCs w:val="20"/>
        </w:rPr>
        <w:pPrChange w:id="11356" w:author="김은수" w:date="2026-10-01T03:22:00Z">
          <w:pPr>
            <w:pStyle w:val="5"/>
            <w:numPr>
              <w:ilvl w:val="4"/>
              <w:numId w:val="39"/>
            </w:numPr>
            <w:spacing w:after="0"/>
            <w:ind w:left="1400" w:hanging="400"/>
          </w:pPr>
        </w:pPrChange>
      </w:pPr>
      <w:del w:id="11357" w:author="김은수" w:date="2026-09-30T15:44:00Z" w16du:dateUtc="2026-09-30T06:44:00Z">
        <w:r>
          <w:rPr>
            <w:rFonts w:hint="eastAsia"/>
          </w:rPr>
          <w:delText>SU</w:delText>
        </w:r>
        <w:r w:rsidR="00537A71">
          <w:delText>-ID-CM3-0</w:delText>
        </w:r>
        <w:r w:rsidR="00C1414F">
          <w:delText>5</w:delText>
        </w:r>
        <w:r w:rsidR="00D2705F">
          <w:delText>3</w:delText>
        </w:r>
        <w:r w:rsidR="008101A1">
          <w:delText xml:space="preserve">, </w:delText>
        </w:r>
        <w:r w:rsidR="008101A1">
          <w:rPr>
            <w:rFonts w:hint="eastAsia"/>
          </w:rPr>
          <w:delText xml:space="preserve">내부기 </w:delText>
        </w:r>
        <w:r w:rsidR="008101A1">
          <w:delText xml:space="preserve">ID </w:delText>
        </w:r>
        <w:r w:rsidR="008101A1">
          <w:rPr>
            <w:rFonts w:hint="eastAsia"/>
          </w:rPr>
          <w:delText>읽기</w:delText>
        </w:r>
      </w:del>
    </w:p>
    <w:p w14:paraId="013822CC" w14:textId="77777777" w:rsidR="008101A1" w:rsidRPr="00E00010" w:rsidRDefault="008101A1">
      <w:pPr>
        <w:spacing w:after="0" w:line="300" w:lineRule="auto"/>
        <w:rPr>
          <w:del w:id="11358" w:author="김은수" w:date="2026-09-30T15:44:00Z" w16du:dateUtc="2026-09-30T06:44:00Z"/>
          <w:szCs w:val="20"/>
        </w:rPr>
        <w:pPrChange w:id="11359" w:author="김은수" w:date="2026-10-01T03:22:00Z">
          <w:pPr>
            <w:spacing w:after="0"/>
            <w:ind w:leftChars="800" w:left="1600"/>
          </w:pPr>
        </w:pPrChange>
      </w:pPr>
      <w:del w:id="11360" w:author="김은수" w:date="2026-09-30T15:44:00Z" w16du:dateUtc="2026-09-30T06:44:00Z">
        <w:r>
          <w:rPr>
            <w:rFonts w:hint="eastAsia"/>
          </w:rPr>
          <w:delText xml:space="preserve">입력 파라미터 </w:delText>
        </w:r>
        <w:r>
          <w:delText xml:space="preserve">: </w:delText>
        </w:r>
        <w:r>
          <w:rPr>
            <w:rFonts w:hint="eastAsia"/>
          </w:rPr>
          <w:delText>내부기 번호(</w:delText>
        </w:r>
        <w:r>
          <w:delText>1~4)</w:delText>
        </w:r>
      </w:del>
    </w:p>
    <w:p w14:paraId="619BA73A" w14:textId="77777777" w:rsidR="008101A1" w:rsidRPr="00E00010" w:rsidRDefault="008101A1">
      <w:pPr>
        <w:spacing w:after="0" w:line="300" w:lineRule="auto"/>
        <w:rPr>
          <w:del w:id="11361" w:author="김은수" w:date="2026-09-30T15:44:00Z" w16du:dateUtc="2026-09-30T06:44:00Z"/>
          <w:szCs w:val="20"/>
        </w:rPr>
        <w:pPrChange w:id="11362" w:author="김은수" w:date="2026-10-01T03:22:00Z">
          <w:pPr>
            <w:spacing w:after="0"/>
            <w:ind w:leftChars="800" w:left="1600"/>
          </w:pPr>
        </w:pPrChange>
      </w:pPr>
      <w:del w:id="11363" w:author="김은수" w:date="2026-09-30T15:44:00Z" w16du:dateUtc="2026-09-30T06:44:00Z">
        <w:r>
          <w:rPr>
            <w:rFonts w:hint="eastAsia"/>
          </w:rPr>
          <w:delText xml:space="preserve">반환 파라미터 </w:delText>
        </w:r>
        <w:r>
          <w:delText xml:space="preserve">: </w:delText>
        </w:r>
        <w:r>
          <w:rPr>
            <w:rFonts w:hint="eastAsia"/>
          </w:rPr>
          <w:delText xml:space="preserve">내부기 </w:delText>
        </w:r>
        <w:r>
          <w:delText>ID</w:delText>
        </w:r>
      </w:del>
    </w:p>
    <w:p w14:paraId="2B6B41FA" w14:textId="77777777" w:rsidR="008101A1" w:rsidRPr="00E00010" w:rsidRDefault="008101A1">
      <w:pPr>
        <w:spacing w:after="0" w:line="300" w:lineRule="auto"/>
        <w:rPr>
          <w:del w:id="11364" w:author="김은수" w:date="2026-09-30T15:44:00Z" w16du:dateUtc="2026-09-30T06:44:00Z"/>
          <w:szCs w:val="20"/>
        </w:rPr>
        <w:pPrChange w:id="11365" w:author="김은수" w:date="2026-10-01T03:22:00Z">
          <w:pPr>
            <w:spacing w:after="0"/>
            <w:ind w:leftChars="800" w:left="1600"/>
          </w:pPr>
        </w:pPrChange>
      </w:pPr>
      <w:del w:id="11366" w:author="김은수" w:date="2026-09-30T15:44:00Z" w16du:dateUtc="2026-09-30T06:44:00Z">
        <w:r>
          <w:rPr>
            <w:rFonts w:hint="eastAsia"/>
          </w:rPr>
          <w:delText xml:space="preserve">수정 파라미터 </w:delText>
        </w:r>
        <w:r>
          <w:delText xml:space="preserve">: </w:delText>
        </w:r>
        <w:r>
          <w:rPr>
            <w:rFonts w:hint="eastAsia"/>
          </w:rPr>
          <w:delText>없음</w:delText>
        </w:r>
      </w:del>
    </w:p>
    <w:p w14:paraId="4CCED3F5" w14:textId="77777777" w:rsidR="008101A1" w:rsidRPr="00E00010" w:rsidRDefault="008101A1">
      <w:pPr>
        <w:spacing w:after="0" w:line="300" w:lineRule="auto"/>
        <w:rPr>
          <w:del w:id="11367" w:author="김은수" w:date="2026-09-30T15:44:00Z" w16du:dateUtc="2026-09-30T06:44:00Z"/>
          <w:szCs w:val="20"/>
        </w:rPr>
        <w:pPrChange w:id="11368" w:author="김은수" w:date="2026-10-01T03:22:00Z">
          <w:pPr>
            <w:spacing w:after="0"/>
            <w:ind w:leftChars="800" w:left="1600"/>
          </w:pPr>
        </w:pPrChange>
      </w:pPr>
      <w:del w:id="11369" w:author="김은수" w:date="2026-09-30T15:44:00Z" w16du:dateUtc="2026-09-30T06:44:00Z">
        <w:r>
          <w:rPr>
            <w:rFonts w:hint="eastAsia"/>
          </w:rPr>
          <w:delText xml:space="preserve">기능 및 동작 </w:delText>
        </w:r>
        <w:r>
          <w:delText>:</w:delText>
        </w:r>
        <w:r>
          <w:rPr>
            <w:rFonts w:hint="eastAsia"/>
          </w:rPr>
          <w:delText xml:space="preserve"> </w:delText>
        </w:r>
      </w:del>
    </w:p>
    <w:p w14:paraId="35A64A6D" w14:textId="77777777" w:rsidR="008101A1" w:rsidRPr="00E00010" w:rsidRDefault="008101A1">
      <w:pPr>
        <w:spacing w:after="0" w:line="300" w:lineRule="auto"/>
        <w:rPr>
          <w:del w:id="11370" w:author="김은수" w:date="2026-09-30T15:44:00Z" w16du:dateUtc="2026-09-30T06:44:00Z"/>
          <w:szCs w:val="20"/>
        </w:rPr>
        <w:pPrChange w:id="11371" w:author="김은수" w:date="2026-10-01T03:22:00Z">
          <w:pPr>
            <w:ind w:leftChars="900" w:left="1800"/>
          </w:pPr>
        </w:pPrChange>
      </w:pPr>
      <w:del w:id="11372" w:author="김은수" w:date="2026-09-30T15:44:00Z" w16du:dateUtc="2026-09-30T06:44:00Z">
        <w:r>
          <w:rPr>
            <w:rFonts w:hint="eastAsia"/>
          </w:rPr>
          <w:delText xml:space="preserve">공유 메모리에서 내부기 번호에 해당하는 내부기 </w:delText>
        </w:r>
        <w:r>
          <w:delText>ID</w:delText>
        </w:r>
        <w:r>
          <w:rPr>
            <w:rFonts w:hint="eastAsia"/>
          </w:rPr>
          <w:delText>를 읽어서 반환한다.</w:delText>
        </w:r>
      </w:del>
    </w:p>
    <w:p w14:paraId="47820B11" w14:textId="77777777" w:rsidR="008101A1" w:rsidRPr="00E00010" w:rsidRDefault="00DF4A77">
      <w:pPr>
        <w:pStyle w:val="5"/>
        <w:keepNext w:val="0"/>
        <w:keepLines w:val="0"/>
        <w:widowControl w:val="0"/>
        <w:numPr>
          <w:ilvl w:val="4"/>
          <w:numId w:val="39"/>
        </w:numPr>
        <w:snapToGrid/>
        <w:spacing w:before="0" w:after="0" w:line="300" w:lineRule="auto"/>
        <w:jc w:val="both"/>
        <w:rPr>
          <w:del w:id="11373" w:author="김은수" w:date="2026-09-30T15:44:00Z" w16du:dateUtc="2026-09-30T06:44:00Z"/>
          <w:sz w:val="20"/>
          <w:szCs w:val="20"/>
        </w:rPr>
        <w:pPrChange w:id="11374" w:author="김은수" w:date="2026-10-01T03:22:00Z">
          <w:pPr>
            <w:pStyle w:val="5"/>
            <w:numPr>
              <w:ilvl w:val="4"/>
              <w:numId w:val="39"/>
            </w:numPr>
            <w:spacing w:after="0"/>
            <w:ind w:left="1400" w:hanging="400"/>
          </w:pPr>
        </w:pPrChange>
      </w:pPr>
      <w:del w:id="11375" w:author="김은수" w:date="2026-09-30T15:44:00Z" w16du:dateUtc="2026-09-30T06:44:00Z">
        <w:r>
          <w:rPr>
            <w:rFonts w:hint="eastAsia"/>
          </w:rPr>
          <w:delText>SU</w:delText>
        </w:r>
        <w:r w:rsidR="00537A71">
          <w:delText>-ID-CM3-0</w:delText>
        </w:r>
        <w:r w:rsidR="00C1414F">
          <w:delText>5</w:delText>
        </w:r>
        <w:r w:rsidR="00D2705F">
          <w:delText>4</w:delText>
        </w:r>
        <w:r w:rsidR="008101A1">
          <w:delText xml:space="preserve">, </w:delText>
        </w:r>
        <w:r w:rsidR="008101A1">
          <w:rPr>
            <w:rFonts w:hint="eastAsia"/>
          </w:rPr>
          <w:delText>연결된 내부기 리모콘용 접속 키 읽기</w:delText>
        </w:r>
      </w:del>
    </w:p>
    <w:p w14:paraId="62EF725A" w14:textId="77777777" w:rsidR="008101A1" w:rsidRPr="00E00010" w:rsidRDefault="008101A1">
      <w:pPr>
        <w:spacing w:after="0" w:line="300" w:lineRule="auto"/>
        <w:rPr>
          <w:del w:id="11376" w:author="김은수" w:date="2026-09-30T15:44:00Z" w16du:dateUtc="2026-09-30T06:44:00Z"/>
          <w:szCs w:val="20"/>
        </w:rPr>
        <w:pPrChange w:id="11377" w:author="김은수" w:date="2026-10-01T03:22:00Z">
          <w:pPr>
            <w:spacing w:after="0"/>
            <w:ind w:leftChars="800" w:left="1600"/>
          </w:pPr>
        </w:pPrChange>
      </w:pPr>
      <w:del w:id="11378" w:author="김은수" w:date="2026-09-30T15:44:00Z" w16du:dateUtc="2026-09-30T06:44:00Z">
        <w:r>
          <w:rPr>
            <w:rFonts w:hint="eastAsia"/>
          </w:rPr>
          <w:delText xml:space="preserve">입력 파라미터 </w:delText>
        </w:r>
        <w:r>
          <w:delText xml:space="preserve">: </w:delText>
        </w:r>
        <w:r>
          <w:rPr>
            <w:rFonts w:hint="eastAsia"/>
          </w:rPr>
          <w:delText>연결된 내부기 번호(</w:delText>
        </w:r>
        <w:r>
          <w:delText>1~4)</w:delText>
        </w:r>
      </w:del>
    </w:p>
    <w:p w14:paraId="1702C51C" w14:textId="77777777" w:rsidR="008101A1" w:rsidRPr="00E00010" w:rsidRDefault="008101A1">
      <w:pPr>
        <w:spacing w:after="0" w:line="300" w:lineRule="auto"/>
        <w:rPr>
          <w:del w:id="11379" w:author="김은수" w:date="2026-09-30T15:44:00Z" w16du:dateUtc="2026-09-30T06:44:00Z"/>
          <w:szCs w:val="20"/>
        </w:rPr>
        <w:pPrChange w:id="11380" w:author="김은수" w:date="2026-10-01T03:22:00Z">
          <w:pPr>
            <w:spacing w:after="0"/>
            <w:ind w:leftChars="800" w:left="1600"/>
          </w:pPr>
        </w:pPrChange>
      </w:pPr>
      <w:del w:id="11381" w:author="김은수" w:date="2026-09-30T15:44:00Z" w16du:dateUtc="2026-09-30T06:44:00Z">
        <w:r>
          <w:rPr>
            <w:rFonts w:hint="eastAsia"/>
          </w:rPr>
          <w:delText xml:space="preserve">반환 파라미터 </w:delText>
        </w:r>
        <w:r>
          <w:delText xml:space="preserve">: </w:delText>
        </w:r>
        <w:r>
          <w:rPr>
            <w:rFonts w:hint="eastAsia"/>
          </w:rPr>
          <w:delText>리모콘용 접속 키</w:delText>
        </w:r>
      </w:del>
    </w:p>
    <w:p w14:paraId="6050718D" w14:textId="77777777" w:rsidR="008101A1" w:rsidRPr="00E00010" w:rsidRDefault="008101A1">
      <w:pPr>
        <w:spacing w:after="0" w:line="300" w:lineRule="auto"/>
        <w:rPr>
          <w:del w:id="11382" w:author="김은수" w:date="2026-09-30T15:44:00Z" w16du:dateUtc="2026-09-30T06:44:00Z"/>
          <w:szCs w:val="20"/>
        </w:rPr>
        <w:pPrChange w:id="11383" w:author="김은수" w:date="2026-10-01T03:22:00Z">
          <w:pPr>
            <w:spacing w:after="0"/>
            <w:ind w:leftChars="800" w:left="1600"/>
          </w:pPr>
        </w:pPrChange>
      </w:pPr>
      <w:del w:id="11384" w:author="김은수" w:date="2026-09-30T15:44:00Z" w16du:dateUtc="2026-09-30T06:44:00Z">
        <w:r>
          <w:rPr>
            <w:rFonts w:hint="eastAsia"/>
          </w:rPr>
          <w:delText xml:space="preserve">수정 파라미터 </w:delText>
        </w:r>
        <w:r>
          <w:delText xml:space="preserve">: </w:delText>
        </w:r>
        <w:r>
          <w:rPr>
            <w:rFonts w:hint="eastAsia"/>
          </w:rPr>
          <w:delText>없음</w:delText>
        </w:r>
      </w:del>
    </w:p>
    <w:p w14:paraId="092118C6" w14:textId="77777777" w:rsidR="008101A1" w:rsidRPr="00E00010" w:rsidRDefault="008101A1">
      <w:pPr>
        <w:spacing w:after="0" w:line="300" w:lineRule="auto"/>
        <w:rPr>
          <w:del w:id="11385" w:author="김은수" w:date="2026-09-30T15:44:00Z" w16du:dateUtc="2026-09-30T06:44:00Z"/>
          <w:szCs w:val="20"/>
        </w:rPr>
        <w:pPrChange w:id="11386" w:author="김은수" w:date="2026-10-01T03:22:00Z">
          <w:pPr>
            <w:spacing w:after="0"/>
            <w:ind w:leftChars="800" w:left="1600"/>
          </w:pPr>
        </w:pPrChange>
      </w:pPr>
      <w:del w:id="11387" w:author="김은수" w:date="2026-09-30T15:44:00Z" w16du:dateUtc="2026-09-30T06:44:00Z">
        <w:r>
          <w:rPr>
            <w:rFonts w:hint="eastAsia"/>
          </w:rPr>
          <w:delText xml:space="preserve">기능 및 동작 </w:delText>
        </w:r>
        <w:r>
          <w:delText>:</w:delText>
        </w:r>
        <w:r>
          <w:rPr>
            <w:rFonts w:hint="eastAsia"/>
          </w:rPr>
          <w:delText xml:space="preserve"> </w:delText>
        </w:r>
      </w:del>
    </w:p>
    <w:p w14:paraId="55C022A5" w14:textId="77777777" w:rsidR="008101A1" w:rsidRPr="00E00010" w:rsidRDefault="008101A1">
      <w:pPr>
        <w:spacing w:after="0" w:line="300" w:lineRule="auto"/>
        <w:rPr>
          <w:del w:id="11388" w:author="김은수" w:date="2026-09-30T15:44:00Z" w16du:dateUtc="2026-09-30T06:44:00Z"/>
          <w:szCs w:val="20"/>
        </w:rPr>
        <w:pPrChange w:id="11389" w:author="김은수" w:date="2026-10-01T03:22:00Z">
          <w:pPr>
            <w:ind w:leftChars="900" w:left="1800"/>
          </w:pPr>
        </w:pPrChange>
      </w:pPr>
      <w:del w:id="11390" w:author="김은수" w:date="2026-09-30T15:44:00Z" w16du:dateUtc="2026-09-30T06:44:00Z">
        <w:r>
          <w:rPr>
            <w:rFonts w:hint="eastAsia"/>
          </w:rPr>
          <w:delText>공유 메모리에서 연결된 내부기의 리모콘 접속 키를 읽어서 반환한다.</w:delText>
        </w:r>
      </w:del>
    </w:p>
    <w:p w14:paraId="46FDEF0E" w14:textId="77777777" w:rsidR="008101A1" w:rsidRPr="00E00010" w:rsidRDefault="00DF4A77">
      <w:pPr>
        <w:pStyle w:val="5"/>
        <w:keepNext w:val="0"/>
        <w:keepLines w:val="0"/>
        <w:widowControl w:val="0"/>
        <w:numPr>
          <w:ilvl w:val="4"/>
          <w:numId w:val="39"/>
        </w:numPr>
        <w:snapToGrid/>
        <w:spacing w:before="0" w:after="0" w:line="300" w:lineRule="auto"/>
        <w:jc w:val="both"/>
        <w:rPr>
          <w:del w:id="11391" w:author="김은수" w:date="2026-09-30T15:44:00Z" w16du:dateUtc="2026-09-30T06:44:00Z"/>
          <w:sz w:val="20"/>
          <w:szCs w:val="20"/>
        </w:rPr>
        <w:pPrChange w:id="11392" w:author="김은수" w:date="2026-10-01T03:22:00Z">
          <w:pPr>
            <w:pStyle w:val="5"/>
            <w:numPr>
              <w:ilvl w:val="4"/>
              <w:numId w:val="39"/>
            </w:numPr>
            <w:spacing w:after="0"/>
            <w:ind w:left="1400" w:hanging="400"/>
          </w:pPr>
        </w:pPrChange>
      </w:pPr>
      <w:del w:id="11393" w:author="김은수" w:date="2026-09-30T15:44:00Z" w16du:dateUtc="2026-09-30T06:44:00Z">
        <w:r>
          <w:rPr>
            <w:rFonts w:hint="eastAsia"/>
          </w:rPr>
          <w:delText>SU</w:delText>
        </w:r>
        <w:r w:rsidR="00537A71">
          <w:delText>-ID-CM3-0</w:delText>
        </w:r>
        <w:r w:rsidR="00C1414F">
          <w:delText>5</w:delText>
        </w:r>
        <w:r w:rsidR="00D2705F">
          <w:delText>5</w:delText>
        </w:r>
        <w:r w:rsidR="008101A1">
          <w:delText xml:space="preserve">, </w:delText>
        </w:r>
        <w:r w:rsidR="008101A1">
          <w:rPr>
            <w:rFonts w:hint="eastAsia"/>
          </w:rPr>
          <w:delText>연결된 내부기 번호 전달</w:delText>
        </w:r>
      </w:del>
    </w:p>
    <w:p w14:paraId="16C8C122" w14:textId="77777777" w:rsidR="008101A1" w:rsidRPr="00E00010" w:rsidRDefault="008101A1">
      <w:pPr>
        <w:spacing w:after="0" w:line="300" w:lineRule="auto"/>
        <w:rPr>
          <w:del w:id="11394" w:author="김은수" w:date="2026-09-30T15:44:00Z" w16du:dateUtc="2026-09-30T06:44:00Z"/>
          <w:szCs w:val="20"/>
        </w:rPr>
        <w:pPrChange w:id="11395" w:author="김은수" w:date="2026-10-01T03:22:00Z">
          <w:pPr>
            <w:spacing w:after="0"/>
            <w:ind w:leftChars="800" w:left="1600"/>
          </w:pPr>
        </w:pPrChange>
      </w:pPr>
      <w:del w:id="11396" w:author="김은수" w:date="2026-09-30T15:44:00Z" w16du:dateUtc="2026-09-30T06:44:00Z">
        <w:r>
          <w:rPr>
            <w:rFonts w:hint="eastAsia"/>
          </w:rPr>
          <w:delText xml:space="preserve">입력 파라미터 </w:delText>
        </w:r>
        <w:r>
          <w:delText xml:space="preserve">: </w:delText>
        </w:r>
        <w:r>
          <w:rPr>
            <w:rFonts w:hint="eastAsia"/>
          </w:rPr>
          <w:delText>연결된 내부기 번호(</w:delText>
        </w:r>
        <w:r>
          <w:delText>1~4)</w:delText>
        </w:r>
      </w:del>
    </w:p>
    <w:p w14:paraId="2EA5EF0C" w14:textId="77777777" w:rsidR="008101A1" w:rsidRPr="00E00010" w:rsidRDefault="008101A1">
      <w:pPr>
        <w:spacing w:after="0" w:line="300" w:lineRule="auto"/>
        <w:rPr>
          <w:del w:id="11397" w:author="김은수" w:date="2026-09-30T15:44:00Z" w16du:dateUtc="2026-09-30T06:44:00Z"/>
          <w:szCs w:val="20"/>
        </w:rPr>
        <w:pPrChange w:id="11398" w:author="김은수" w:date="2026-10-01T03:22:00Z">
          <w:pPr>
            <w:spacing w:after="0"/>
            <w:ind w:leftChars="800" w:left="1600"/>
          </w:pPr>
        </w:pPrChange>
      </w:pPr>
      <w:del w:id="11399" w:author="김은수" w:date="2026-09-30T15:44:00Z" w16du:dateUtc="2026-09-30T06:44:00Z">
        <w:r>
          <w:rPr>
            <w:rFonts w:hint="eastAsia"/>
          </w:rPr>
          <w:delText xml:space="preserve">반환 파라미터 </w:delText>
        </w:r>
        <w:r>
          <w:delText xml:space="preserve">: </w:delText>
        </w:r>
        <w:r>
          <w:rPr>
            <w:rFonts w:hint="eastAsia"/>
          </w:rPr>
          <w:delText>없음</w:delText>
        </w:r>
      </w:del>
    </w:p>
    <w:p w14:paraId="2ED073F4" w14:textId="77777777" w:rsidR="008101A1" w:rsidRPr="00E00010" w:rsidRDefault="008101A1">
      <w:pPr>
        <w:spacing w:after="0" w:line="300" w:lineRule="auto"/>
        <w:rPr>
          <w:del w:id="11400" w:author="김은수" w:date="2026-09-30T15:44:00Z" w16du:dateUtc="2026-09-30T06:44:00Z"/>
          <w:szCs w:val="20"/>
        </w:rPr>
        <w:pPrChange w:id="11401" w:author="김은수" w:date="2026-10-01T03:22:00Z">
          <w:pPr>
            <w:spacing w:after="0"/>
            <w:ind w:leftChars="800" w:left="1600"/>
          </w:pPr>
        </w:pPrChange>
      </w:pPr>
      <w:del w:id="11402" w:author="김은수" w:date="2026-09-30T15:44:00Z" w16du:dateUtc="2026-09-30T06:44:00Z">
        <w:r>
          <w:rPr>
            <w:rFonts w:hint="eastAsia"/>
          </w:rPr>
          <w:delText xml:space="preserve">수정 파라미터 </w:delText>
        </w:r>
        <w:r>
          <w:delText xml:space="preserve">: </w:delText>
        </w:r>
        <w:r>
          <w:rPr>
            <w:rFonts w:hint="eastAsia"/>
          </w:rPr>
          <w:delText>없음</w:delText>
        </w:r>
      </w:del>
    </w:p>
    <w:p w14:paraId="0DFD3441" w14:textId="77777777" w:rsidR="008101A1" w:rsidRPr="00E00010" w:rsidRDefault="008101A1">
      <w:pPr>
        <w:spacing w:after="0" w:line="300" w:lineRule="auto"/>
        <w:rPr>
          <w:del w:id="11403" w:author="김은수" w:date="2026-09-30T15:44:00Z" w16du:dateUtc="2026-09-30T06:44:00Z"/>
          <w:szCs w:val="20"/>
        </w:rPr>
        <w:pPrChange w:id="11404" w:author="김은수" w:date="2026-10-01T03:22:00Z">
          <w:pPr>
            <w:spacing w:after="0"/>
            <w:ind w:leftChars="800" w:left="1600"/>
          </w:pPr>
        </w:pPrChange>
      </w:pPr>
      <w:del w:id="11405" w:author="김은수" w:date="2026-09-30T15:44:00Z" w16du:dateUtc="2026-09-30T06:44:00Z">
        <w:r>
          <w:rPr>
            <w:rFonts w:hint="eastAsia"/>
          </w:rPr>
          <w:delText xml:space="preserve">기능 및 동작 </w:delText>
        </w:r>
        <w:r>
          <w:delText>:</w:delText>
        </w:r>
        <w:r>
          <w:rPr>
            <w:rFonts w:hint="eastAsia"/>
          </w:rPr>
          <w:delText xml:space="preserve"> </w:delText>
        </w:r>
      </w:del>
    </w:p>
    <w:p w14:paraId="45CA6892" w14:textId="77777777" w:rsidR="008101A1" w:rsidRPr="00E00010" w:rsidRDefault="008101A1">
      <w:pPr>
        <w:spacing w:after="0" w:line="300" w:lineRule="auto"/>
        <w:rPr>
          <w:del w:id="11406" w:author="김은수" w:date="2026-09-30T15:44:00Z" w16du:dateUtc="2026-09-30T06:44:00Z"/>
          <w:szCs w:val="20"/>
        </w:rPr>
        <w:pPrChange w:id="11407" w:author="김은수" w:date="2026-10-01T03:22:00Z">
          <w:pPr>
            <w:ind w:leftChars="900" w:left="1800"/>
          </w:pPr>
        </w:pPrChange>
      </w:pPr>
      <w:del w:id="11408" w:author="김은수" w:date="2026-09-30T15:44:00Z" w16du:dateUtc="2026-09-30T06:44:00Z">
        <w:r>
          <w:rPr>
            <w:rFonts w:hint="eastAsia"/>
          </w:rPr>
          <w:delText>공유 메모리의 연결된 내부기 번호 값을 변경한다.</w:delText>
        </w:r>
      </w:del>
    </w:p>
    <w:p w14:paraId="011A8368" w14:textId="77777777" w:rsidR="00852F49" w:rsidRPr="00E00010" w:rsidRDefault="00DF4A77">
      <w:pPr>
        <w:pStyle w:val="5"/>
        <w:keepNext w:val="0"/>
        <w:keepLines w:val="0"/>
        <w:widowControl w:val="0"/>
        <w:numPr>
          <w:ilvl w:val="4"/>
          <w:numId w:val="39"/>
        </w:numPr>
        <w:snapToGrid/>
        <w:spacing w:before="0" w:after="0" w:line="300" w:lineRule="auto"/>
        <w:jc w:val="both"/>
        <w:rPr>
          <w:del w:id="11409" w:author="김은수" w:date="2026-09-30T15:44:00Z" w16du:dateUtc="2026-09-30T06:44:00Z"/>
          <w:sz w:val="20"/>
          <w:szCs w:val="20"/>
        </w:rPr>
        <w:pPrChange w:id="11410" w:author="김은수" w:date="2026-10-01T03:22:00Z">
          <w:pPr>
            <w:pStyle w:val="5"/>
            <w:numPr>
              <w:ilvl w:val="4"/>
              <w:numId w:val="39"/>
            </w:numPr>
            <w:spacing w:after="0"/>
            <w:ind w:left="1400" w:hanging="400"/>
          </w:pPr>
        </w:pPrChange>
      </w:pPr>
      <w:del w:id="11411" w:author="김은수" w:date="2026-09-30T15:44:00Z" w16du:dateUtc="2026-09-30T06:44:00Z">
        <w:r>
          <w:rPr>
            <w:rFonts w:hint="eastAsia"/>
          </w:rPr>
          <w:delText>SU</w:delText>
        </w:r>
        <w:r w:rsidR="00852F49">
          <w:delText>-ID-CM3-</w:delText>
        </w:r>
        <w:r w:rsidR="005A7D97">
          <w:delText>056</w:delText>
        </w:r>
        <w:r w:rsidR="00852F49">
          <w:delText xml:space="preserve">, </w:delText>
        </w:r>
        <w:r w:rsidR="00852F49">
          <w:rPr>
            <w:rFonts w:hint="eastAsia"/>
          </w:rPr>
          <w:delText xml:space="preserve">연결된 내부기 </w:delText>
        </w:r>
        <w:r w:rsidR="005A7D97">
          <w:rPr>
            <w:rFonts w:hint="eastAsia"/>
          </w:rPr>
          <w:delText xml:space="preserve">번호 </w:delText>
        </w:r>
        <w:r w:rsidR="00852F49">
          <w:rPr>
            <w:rFonts w:hint="eastAsia"/>
          </w:rPr>
          <w:delText>읽기</w:delText>
        </w:r>
      </w:del>
    </w:p>
    <w:p w14:paraId="712FE281" w14:textId="77777777" w:rsidR="00852F49" w:rsidRPr="00E00010" w:rsidRDefault="00852F49">
      <w:pPr>
        <w:spacing w:after="0" w:line="300" w:lineRule="auto"/>
        <w:rPr>
          <w:del w:id="11412" w:author="김은수" w:date="2026-09-30T15:44:00Z" w16du:dateUtc="2026-09-30T06:44:00Z"/>
          <w:szCs w:val="20"/>
        </w:rPr>
        <w:pPrChange w:id="11413" w:author="김은수" w:date="2026-10-01T03:22:00Z">
          <w:pPr>
            <w:spacing w:after="0"/>
            <w:ind w:leftChars="800" w:left="1600"/>
          </w:pPr>
        </w:pPrChange>
      </w:pPr>
      <w:del w:id="11414" w:author="김은수" w:date="2026-09-30T15:44:00Z" w16du:dateUtc="2026-09-30T06:44:00Z">
        <w:r>
          <w:rPr>
            <w:rFonts w:hint="eastAsia"/>
          </w:rPr>
          <w:delText xml:space="preserve">입력 파라미터 </w:delText>
        </w:r>
        <w:r>
          <w:delText xml:space="preserve">: </w:delText>
        </w:r>
        <w:r>
          <w:rPr>
            <w:rFonts w:hint="eastAsia"/>
          </w:rPr>
          <w:delText xml:space="preserve">없음 </w:delText>
        </w:r>
      </w:del>
    </w:p>
    <w:p w14:paraId="551151C5" w14:textId="77777777" w:rsidR="00852F49" w:rsidRPr="00E00010" w:rsidRDefault="00852F49">
      <w:pPr>
        <w:spacing w:after="0" w:line="300" w:lineRule="auto"/>
        <w:rPr>
          <w:del w:id="11415" w:author="김은수" w:date="2026-09-30T15:44:00Z" w16du:dateUtc="2026-09-30T06:44:00Z"/>
          <w:szCs w:val="20"/>
        </w:rPr>
        <w:pPrChange w:id="11416" w:author="김은수" w:date="2026-10-01T03:22:00Z">
          <w:pPr>
            <w:spacing w:after="0"/>
            <w:ind w:leftChars="800" w:left="1600"/>
          </w:pPr>
        </w:pPrChange>
      </w:pPr>
      <w:del w:id="11417" w:author="김은수" w:date="2026-09-30T15:44:00Z" w16du:dateUtc="2026-09-30T06:44:00Z">
        <w:r>
          <w:rPr>
            <w:rFonts w:hint="eastAsia"/>
          </w:rPr>
          <w:delText xml:space="preserve">반환 파라미터 </w:delText>
        </w:r>
        <w:r>
          <w:delText xml:space="preserve">: </w:delText>
        </w:r>
        <w:r>
          <w:rPr>
            <w:rFonts w:hint="eastAsia"/>
          </w:rPr>
          <w:delText>연결된 내부기 번호(</w:delText>
        </w:r>
        <w:r>
          <w:delText>1~4)</w:delText>
        </w:r>
      </w:del>
    </w:p>
    <w:p w14:paraId="147ACEF5" w14:textId="77777777" w:rsidR="00852F49" w:rsidRPr="00E00010" w:rsidRDefault="00852F49">
      <w:pPr>
        <w:spacing w:after="0" w:line="300" w:lineRule="auto"/>
        <w:rPr>
          <w:del w:id="11418" w:author="김은수" w:date="2026-09-30T15:44:00Z" w16du:dateUtc="2026-09-30T06:44:00Z"/>
          <w:szCs w:val="20"/>
        </w:rPr>
        <w:pPrChange w:id="11419" w:author="김은수" w:date="2026-10-01T03:22:00Z">
          <w:pPr>
            <w:spacing w:after="0"/>
            <w:ind w:leftChars="800" w:left="1600"/>
          </w:pPr>
        </w:pPrChange>
      </w:pPr>
      <w:del w:id="11420" w:author="김은수" w:date="2026-09-30T15:44:00Z" w16du:dateUtc="2026-09-30T06:44:00Z">
        <w:r>
          <w:rPr>
            <w:rFonts w:hint="eastAsia"/>
          </w:rPr>
          <w:delText xml:space="preserve">수정 파라미터 </w:delText>
        </w:r>
        <w:r>
          <w:delText xml:space="preserve">: </w:delText>
        </w:r>
        <w:r>
          <w:rPr>
            <w:rFonts w:hint="eastAsia"/>
          </w:rPr>
          <w:delText>없음</w:delText>
        </w:r>
      </w:del>
    </w:p>
    <w:p w14:paraId="46623F0E" w14:textId="77777777" w:rsidR="00852F49" w:rsidRPr="00E00010" w:rsidRDefault="00852F49">
      <w:pPr>
        <w:spacing w:after="0" w:line="300" w:lineRule="auto"/>
        <w:rPr>
          <w:del w:id="11421" w:author="김은수" w:date="2026-09-30T15:44:00Z" w16du:dateUtc="2026-09-30T06:44:00Z"/>
          <w:szCs w:val="20"/>
        </w:rPr>
        <w:pPrChange w:id="11422" w:author="김은수" w:date="2026-10-01T03:22:00Z">
          <w:pPr>
            <w:spacing w:after="0"/>
            <w:ind w:leftChars="800" w:left="1600"/>
          </w:pPr>
        </w:pPrChange>
      </w:pPr>
      <w:del w:id="11423" w:author="김은수" w:date="2026-09-30T15:44:00Z" w16du:dateUtc="2026-09-30T06:44:00Z">
        <w:r>
          <w:rPr>
            <w:rFonts w:hint="eastAsia"/>
          </w:rPr>
          <w:delText xml:space="preserve">기능 및 동작 </w:delText>
        </w:r>
        <w:r>
          <w:delText>:</w:delText>
        </w:r>
        <w:r>
          <w:rPr>
            <w:rFonts w:hint="eastAsia"/>
          </w:rPr>
          <w:delText xml:space="preserve"> </w:delText>
        </w:r>
      </w:del>
    </w:p>
    <w:p w14:paraId="4219E2D0" w14:textId="77777777" w:rsidR="00852F49" w:rsidRPr="00E00010" w:rsidRDefault="00852F49">
      <w:pPr>
        <w:spacing w:after="0" w:line="300" w:lineRule="auto"/>
        <w:rPr>
          <w:del w:id="11424" w:author="김은수" w:date="2026-09-30T15:44:00Z" w16du:dateUtc="2026-09-30T06:44:00Z"/>
          <w:szCs w:val="20"/>
        </w:rPr>
        <w:pPrChange w:id="11425" w:author="김은수" w:date="2026-10-01T03:22:00Z">
          <w:pPr>
            <w:ind w:leftChars="900" w:left="1800"/>
          </w:pPr>
        </w:pPrChange>
      </w:pPr>
      <w:del w:id="11426" w:author="김은수" w:date="2026-09-30T15:44:00Z" w16du:dateUtc="2026-09-30T06:44:00Z">
        <w:r>
          <w:rPr>
            <w:rFonts w:hint="eastAsia"/>
          </w:rPr>
          <w:delText>공유 메모리의 연결된 내부기 번호 값을 반환한다.</w:delText>
        </w:r>
      </w:del>
    </w:p>
    <w:p w14:paraId="761F2086" w14:textId="77777777" w:rsidR="008101A1" w:rsidRPr="00E00010" w:rsidRDefault="00DF4A77">
      <w:pPr>
        <w:pStyle w:val="5"/>
        <w:keepNext w:val="0"/>
        <w:keepLines w:val="0"/>
        <w:widowControl w:val="0"/>
        <w:numPr>
          <w:ilvl w:val="4"/>
          <w:numId w:val="39"/>
        </w:numPr>
        <w:snapToGrid/>
        <w:spacing w:before="0" w:after="0" w:line="300" w:lineRule="auto"/>
        <w:jc w:val="both"/>
        <w:rPr>
          <w:del w:id="11427" w:author="김은수" w:date="2026-09-30T15:44:00Z" w16du:dateUtc="2026-09-30T06:44:00Z"/>
          <w:sz w:val="20"/>
          <w:szCs w:val="20"/>
        </w:rPr>
        <w:pPrChange w:id="11428" w:author="김은수" w:date="2026-10-01T03:22:00Z">
          <w:pPr>
            <w:pStyle w:val="5"/>
            <w:numPr>
              <w:ilvl w:val="4"/>
              <w:numId w:val="39"/>
            </w:numPr>
            <w:spacing w:after="0"/>
            <w:ind w:left="1400" w:hanging="400"/>
          </w:pPr>
        </w:pPrChange>
      </w:pPr>
      <w:del w:id="11429" w:author="김은수" w:date="2026-09-30T15:44:00Z" w16du:dateUtc="2026-09-30T06:44:00Z">
        <w:r>
          <w:rPr>
            <w:rFonts w:hint="eastAsia"/>
          </w:rPr>
          <w:delText>SU</w:delText>
        </w:r>
        <w:r w:rsidR="00537A71">
          <w:delText>-ID-CM3-</w:delText>
        </w:r>
        <w:r w:rsidR="005A7D97">
          <w:delText>057</w:delText>
        </w:r>
        <w:r w:rsidR="008101A1">
          <w:delText xml:space="preserve">, </w:delText>
        </w:r>
        <w:r w:rsidR="008101A1">
          <w:rPr>
            <w:rFonts w:hint="eastAsia"/>
          </w:rPr>
          <w:delText>연결된 내부기 사용자 이름 읽기</w:delText>
        </w:r>
      </w:del>
    </w:p>
    <w:p w14:paraId="232FA227" w14:textId="77777777" w:rsidR="008101A1" w:rsidRPr="00E00010" w:rsidRDefault="008101A1">
      <w:pPr>
        <w:spacing w:after="0" w:line="300" w:lineRule="auto"/>
        <w:rPr>
          <w:del w:id="11430" w:author="김은수" w:date="2026-09-30T15:44:00Z" w16du:dateUtc="2026-09-30T06:44:00Z"/>
          <w:szCs w:val="20"/>
        </w:rPr>
        <w:pPrChange w:id="11431" w:author="김은수" w:date="2026-10-01T03:22:00Z">
          <w:pPr>
            <w:spacing w:after="0"/>
            <w:ind w:leftChars="800" w:left="1600"/>
          </w:pPr>
        </w:pPrChange>
      </w:pPr>
      <w:del w:id="11432" w:author="김은수" w:date="2026-09-30T15:44:00Z" w16du:dateUtc="2026-09-30T06:44:00Z">
        <w:r>
          <w:rPr>
            <w:rFonts w:hint="eastAsia"/>
          </w:rPr>
          <w:delText xml:space="preserve">입력 파라미터 </w:delText>
        </w:r>
        <w:r>
          <w:delText xml:space="preserve">: </w:delText>
        </w:r>
        <w:r>
          <w:rPr>
            <w:rFonts w:hint="eastAsia"/>
          </w:rPr>
          <w:delText>연결된 내부기 번호(</w:delText>
        </w:r>
        <w:r>
          <w:delText>1~4)</w:delText>
        </w:r>
      </w:del>
    </w:p>
    <w:p w14:paraId="756C742D" w14:textId="77777777" w:rsidR="008101A1" w:rsidRPr="00E00010" w:rsidRDefault="008101A1">
      <w:pPr>
        <w:spacing w:after="0" w:line="300" w:lineRule="auto"/>
        <w:rPr>
          <w:del w:id="11433" w:author="김은수" w:date="2026-09-30T15:44:00Z" w16du:dateUtc="2026-09-30T06:44:00Z"/>
          <w:szCs w:val="20"/>
        </w:rPr>
        <w:pPrChange w:id="11434" w:author="김은수" w:date="2026-10-01T03:22:00Z">
          <w:pPr>
            <w:spacing w:after="0"/>
            <w:ind w:leftChars="800" w:left="1600"/>
          </w:pPr>
        </w:pPrChange>
      </w:pPr>
      <w:del w:id="11435" w:author="김은수" w:date="2026-09-30T15:44:00Z" w16du:dateUtc="2026-09-30T06:44:00Z">
        <w:r>
          <w:rPr>
            <w:rFonts w:hint="eastAsia"/>
          </w:rPr>
          <w:delText xml:space="preserve">반환 파라미터 </w:delText>
        </w:r>
        <w:r>
          <w:delText xml:space="preserve">: </w:delText>
        </w:r>
        <w:r>
          <w:rPr>
            <w:rFonts w:hint="eastAsia"/>
          </w:rPr>
          <w:delText>연결된 내부기 사용자 이름 주소</w:delText>
        </w:r>
      </w:del>
    </w:p>
    <w:p w14:paraId="5CB1E386" w14:textId="77777777" w:rsidR="008101A1" w:rsidRPr="00E00010" w:rsidRDefault="008101A1">
      <w:pPr>
        <w:spacing w:after="0" w:line="300" w:lineRule="auto"/>
        <w:rPr>
          <w:del w:id="11436" w:author="김은수" w:date="2026-09-30T15:44:00Z" w16du:dateUtc="2026-09-30T06:44:00Z"/>
          <w:szCs w:val="20"/>
        </w:rPr>
        <w:pPrChange w:id="11437" w:author="김은수" w:date="2026-10-01T03:22:00Z">
          <w:pPr>
            <w:spacing w:after="0"/>
            <w:ind w:leftChars="800" w:left="1600"/>
          </w:pPr>
        </w:pPrChange>
      </w:pPr>
      <w:del w:id="11438" w:author="김은수" w:date="2026-09-30T15:44:00Z" w16du:dateUtc="2026-09-30T06:44:00Z">
        <w:r>
          <w:rPr>
            <w:rFonts w:hint="eastAsia"/>
          </w:rPr>
          <w:delText xml:space="preserve">수정 파라미터 </w:delText>
        </w:r>
        <w:r>
          <w:delText xml:space="preserve">: </w:delText>
        </w:r>
        <w:r>
          <w:rPr>
            <w:rFonts w:hint="eastAsia"/>
          </w:rPr>
          <w:delText>없음</w:delText>
        </w:r>
      </w:del>
    </w:p>
    <w:p w14:paraId="2F726B37" w14:textId="77777777" w:rsidR="008101A1" w:rsidRPr="00E00010" w:rsidRDefault="008101A1">
      <w:pPr>
        <w:spacing w:after="0" w:line="300" w:lineRule="auto"/>
        <w:rPr>
          <w:del w:id="11439" w:author="김은수" w:date="2026-09-30T15:44:00Z" w16du:dateUtc="2026-09-30T06:44:00Z"/>
          <w:szCs w:val="20"/>
        </w:rPr>
        <w:pPrChange w:id="11440" w:author="김은수" w:date="2026-10-01T03:22:00Z">
          <w:pPr>
            <w:spacing w:after="0"/>
            <w:ind w:leftChars="800" w:left="1600"/>
          </w:pPr>
        </w:pPrChange>
      </w:pPr>
      <w:del w:id="11441" w:author="김은수" w:date="2026-09-30T15:44:00Z" w16du:dateUtc="2026-09-30T06:44:00Z">
        <w:r>
          <w:rPr>
            <w:rFonts w:hint="eastAsia"/>
          </w:rPr>
          <w:delText xml:space="preserve">기능 및 동작 </w:delText>
        </w:r>
        <w:r>
          <w:delText>:</w:delText>
        </w:r>
        <w:r>
          <w:rPr>
            <w:rFonts w:hint="eastAsia"/>
          </w:rPr>
          <w:delText xml:space="preserve"> </w:delText>
        </w:r>
      </w:del>
    </w:p>
    <w:p w14:paraId="5387E729" w14:textId="77777777" w:rsidR="008101A1" w:rsidRPr="00E00010" w:rsidRDefault="008101A1">
      <w:pPr>
        <w:spacing w:after="0" w:line="300" w:lineRule="auto"/>
        <w:rPr>
          <w:del w:id="11442" w:author="김은수" w:date="2026-09-30T15:44:00Z" w16du:dateUtc="2026-09-30T06:44:00Z"/>
          <w:szCs w:val="20"/>
        </w:rPr>
        <w:pPrChange w:id="11443" w:author="김은수" w:date="2026-10-01T03:22:00Z">
          <w:pPr>
            <w:ind w:leftChars="900" w:left="1800"/>
          </w:pPr>
        </w:pPrChange>
      </w:pPr>
      <w:del w:id="11444" w:author="김은수" w:date="2026-09-30T15:44:00Z" w16du:dateUtc="2026-09-30T06:44:00Z">
        <w:r>
          <w:rPr>
            <w:rFonts w:hint="eastAsia"/>
          </w:rPr>
          <w:delText>공유 메모리의 연결된 내부기 번호에 해당하는 사용자 이름 주소를 반환한다.</w:delText>
        </w:r>
      </w:del>
    </w:p>
    <w:p w14:paraId="1FBBE2FE" w14:textId="77777777" w:rsidR="008101A1" w:rsidRPr="00E00010" w:rsidRDefault="008101A1">
      <w:pPr>
        <w:spacing w:after="0" w:line="300" w:lineRule="auto"/>
        <w:rPr>
          <w:del w:id="11445" w:author="김은수" w:date="2026-09-30T15:44:00Z" w16du:dateUtc="2026-09-30T06:44:00Z"/>
          <w:szCs w:val="20"/>
        </w:rPr>
        <w:pPrChange w:id="11446" w:author="김은수" w:date="2026-10-01T03:22:00Z">
          <w:pPr>
            <w:spacing w:after="0" w:line="240" w:lineRule="auto"/>
          </w:pPr>
        </w:pPrChange>
      </w:pPr>
    </w:p>
    <w:p w14:paraId="05FFEE9D" w14:textId="77777777" w:rsidR="008101A1" w:rsidRPr="00E00010" w:rsidRDefault="00DF4A77">
      <w:pPr>
        <w:pStyle w:val="5"/>
        <w:keepNext w:val="0"/>
        <w:keepLines w:val="0"/>
        <w:widowControl w:val="0"/>
        <w:numPr>
          <w:ilvl w:val="4"/>
          <w:numId w:val="39"/>
        </w:numPr>
        <w:snapToGrid/>
        <w:spacing w:before="0" w:after="0" w:line="300" w:lineRule="auto"/>
        <w:jc w:val="both"/>
        <w:rPr>
          <w:del w:id="11447" w:author="김은수" w:date="2026-09-30T15:44:00Z" w16du:dateUtc="2026-09-30T06:44:00Z"/>
          <w:sz w:val="20"/>
          <w:szCs w:val="20"/>
        </w:rPr>
        <w:pPrChange w:id="11448" w:author="김은수" w:date="2026-10-01T03:22:00Z">
          <w:pPr>
            <w:pStyle w:val="5"/>
            <w:numPr>
              <w:ilvl w:val="4"/>
              <w:numId w:val="39"/>
            </w:numPr>
            <w:spacing w:after="0"/>
            <w:ind w:left="1400" w:hanging="400"/>
          </w:pPr>
        </w:pPrChange>
      </w:pPr>
      <w:del w:id="11449" w:author="김은수" w:date="2026-09-30T15:44:00Z" w16du:dateUtc="2026-09-30T06:44:00Z">
        <w:r>
          <w:rPr>
            <w:rFonts w:hint="eastAsia"/>
          </w:rPr>
          <w:delText>SU</w:delText>
        </w:r>
        <w:r w:rsidR="00537A71">
          <w:delText>-ID-CM3-0</w:delText>
        </w:r>
        <w:r w:rsidR="00C1414F">
          <w:delText>5</w:delText>
        </w:r>
        <w:r w:rsidR="00D2705F">
          <w:delText>8</w:delText>
        </w:r>
        <w:r w:rsidR="008101A1">
          <w:delText xml:space="preserve">, </w:delText>
        </w:r>
        <w:r w:rsidR="008101A1">
          <w:rPr>
            <w:rFonts w:hint="eastAsia"/>
          </w:rPr>
          <w:delText>연결된 내부기 수술 위치 읽기</w:delText>
        </w:r>
      </w:del>
    </w:p>
    <w:p w14:paraId="4671A353" w14:textId="77777777" w:rsidR="008101A1" w:rsidRPr="00E00010" w:rsidRDefault="008101A1">
      <w:pPr>
        <w:spacing w:after="0" w:line="300" w:lineRule="auto"/>
        <w:rPr>
          <w:del w:id="11450" w:author="김은수" w:date="2026-09-30T15:44:00Z" w16du:dateUtc="2026-09-30T06:44:00Z"/>
          <w:szCs w:val="20"/>
        </w:rPr>
        <w:pPrChange w:id="11451" w:author="김은수" w:date="2026-10-01T03:22:00Z">
          <w:pPr>
            <w:spacing w:after="0"/>
            <w:ind w:leftChars="800" w:left="1600"/>
          </w:pPr>
        </w:pPrChange>
      </w:pPr>
      <w:del w:id="11452" w:author="김은수" w:date="2026-09-30T15:44:00Z" w16du:dateUtc="2026-09-30T06:44:00Z">
        <w:r>
          <w:rPr>
            <w:rFonts w:hint="eastAsia"/>
          </w:rPr>
          <w:delText xml:space="preserve">입력 파라미터 </w:delText>
        </w:r>
        <w:r>
          <w:delText xml:space="preserve">: </w:delText>
        </w:r>
        <w:r>
          <w:rPr>
            <w:rFonts w:hint="eastAsia"/>
          </w:rPr>
          <w:delText>연결된 내부기 번호(</w:delText>
        </w:r>
        <w:r>
          <w:delText>1~4)</w:delText>
        </w:r>
      </w:del>
    </w:p>
    <w:p w14:paraId="10937A07" w14:textId="77777777" w:rsidR="008101A1" w:rsidRPr="00E00010" w:rsidRDefault="008101A1">
      <w:pPr>
        <w:spacing w:after="0" w:line="300" w:lineRule="auto"/>
        <w:rPr>
          <w:del w:id="11453" w:author="김은수" w:date="2026-09-30T15:44:00Z" w16du:dateUtc="2026-09-30T06:44:00Z"/>
          <w:szCs w:val="20"/>
        </w:rPr>
        <w:pPrChange w:id="11454" w:author="김은수" w:date="2026-10-01T03:22:00Z">
          <w:pPr>
            <w:spacing w:after="0"/>
            <w:ind w:leftChars="800" w:left="1600"/>
          </w:pPr>
        </w:pPrChange>
      </w:pPr>
      <w:del w:id="11455" w:author="김은수" w:date="2026-09-30T15:44:00Z" w16du:dateUtc="2026-09-30T06:44:00Z">
        <w:r>
          <w:rPr>
            <w:rFonts w:hint="eastAsia"/>
          </w:rPr>
          <w:delText xml:space="preserve">반환 파라미터 </w:delText>
        </w:r>
        <w:r>
          <w:delText xml:space="preserve">: </w:delText>
        </w:r>
        <w:r>
          <w:rPr>
            <w:rFonts w:hint="eastAsia"/>
          </w:rPr>
          <w:delText>수술 위치(좌</w:delText>
        </w:r>
        <w:r>
          <w:delText xml:space="preserve">:1, </w:delText>
        </w:r>
        <w:r>
          <w:rPr>
            <w:rFonts w:hint="eastAsia"/>
          </w:rPr>
          <w:delText>우:</w:delText>
        </w:r>
        <w:r>
          <w:delText>2)</w:delText>
        </w:r>
      </w:del>
    </w:p>
    <w:p w14:paraId="04BD0DFA" w14:textId="77777777" w:rsidR="008101A1" w:rsidRPr="00E00010" w:rsidRDefault="008101A1">
      <w:pPr>
        <w:spacing w:after="0" w:line="300" w:lineRule="auto"/>
        <w:rPr>
          <w:del w:id="11456" w:author="김은수" w:date="2026-09-30T15:44:00Z" w16du:dateUtc="2026-09-30T06:44:00Z"/>
          <w:szCs w:val="20"/>
        </w:rPr>
        <w:pPrChange w:id="11457" w:author="김은수" w:date="2026-10-01T03:22:00Z">
          <w:pPr>
            <w:spacing w:after="0"/>
            <w:ind w:leftChars="800" w:left="1600"/>
          </w:pPr>
        </w:pPrChange>
      </w:pPr>
      <w:del w:id="11458" w:author="김은수" w:date="2026-09-30T15:44:00Z" w16du:dateUtc="2026-09-30T06:44:00Z">
        <w:r>
          <w:rPr>
            <w:rFonts w:hint="eastAsia"/>
          </w:rPr>
          <w:delText xml:space="preserve">수정 파라미터 </w:delText>
        </w:r>
        <w:r>
          <w:delText xml:space="preserve">: </w:delText>
        </w:r>
        <w:r>
          <w:rPr>
            <w:rFonts w:hint="eastAsia"/>
          </w:rPr>
          <w:delText>없음</w:delText>
        </w:r>
      </w:del>
    </w:p>
    <w:p w14:paraId="63CDE278" w14:textId="77777777" w:rsidR="008101A1" w:rsidRPr="00E00010" w:rsidRDefault="008101A1">
      <w:pPr>
        <w:spacing w:after="0" w:line="300" w:lineRule="auto"/>
        <w:rPr>
          <w:del w:id="11459" w:author="김은수" w:date="2026-09-30T15:44:00Z" w16du:dateUtc="2026-09-30T06:44:00Z"/>
          <w:szCs w:val="20"/>
        </w:rPr>
        <w:pPrChange w:id="11460" w:author="김은수" w:date="2026-10-01T03:22:00Z">
          <w:pPr>
            <w:spacing w:after="0"/>
            <w:ind w:leftChars="800" w:left="1600"/>
          </w:pPr>
        </w:pPrChange>
      </w:pPr>
      <w:del w:id="11461" w:author="김은수" w:date="2026-09-30T15:44:00Z" w16du:dateUtc="2026-09-30T06:44:00Z">
        <w:r>
          <w:rPr>
            <w:rFonts w:hint="eastAsia"/>
          </w:rPr>
          <w:delText xml:space="preserve">기능 및 동작 </w:delText>
        </w:r>
        <w:r>
          <w:delText>:</w:delText>
        </w:r>
        <w:r>
          <w:rPr>
            <w:rFonts w:hint="eastAsia"/>
          </w:rPr>
          <w:delText xml:space="preserve"> </w:delText>
        </w:r>
      </w:del>
    </w:p>
    <w:p w14:paraId="6C760DB4" w14:textId="77777777" w:rsidR="008101A1" w:rsidRPr="00E00010" w:rsidRDefault="008101A1">
      <w:pPr>
        <w:spacing w:after="0" w:line="300" w:lineRule="auto"/>
        <w:rPr>
          <w:del w:id="11462" w:author="김은수" w:date="2026-09-30T15:44:00Z" w16du:dateUtc="2026-09-30T06:44:00Z"/>
          <w:szCs w:val="20"/>
        </w:rPr>
        <w:pPrChange w:id="11463" w:author="김은수" w:date="2026-10-01T03:22:00Z">
          <w:pPr>
            <w:ind w:leftChars="900" w:left="1800"/>
          </w:pPr>
        </w:pPrChange>
      </w:pPr>
      <w:del w:id="11464" w:author="김은수" w:date="2026-09-30T15:44:00Z" w16du:dateUtc="2026-09-30T06:44:00Z">
        <w:r>
          <w:rPr>
            <w:rFonts w:hint="eastAsia"/>
          </w:rPr>
          <w:delText>공유 메모리에서 연결된 내부기의 수술 위치 정보를 읽어서 반환한다.</w:delText>
        </w:r>
      </w:del>
    </w:p>
    <w:p w14:paraId="07F892C1" w14:textId="77777777" w:rsidR="008101A1" w:rsidRPr="00E00010" w:rsidRDefault="00DF4A77">
      <w:pPr>
        <w:pStyle w:val="5"/>
        <w:keepNext w:val="0"/>
        <w:keepLines w:val="0"/>
        <w:widowControl w:val="0"/>
        <w:numPr>
          <w:ilvl w:val="4"/>
          <w:numId w:val="39"/>
        </w:numPr>
        <w:snapToGrid/>
        <w:spacing w:before="0" w:after="0" w:line="300" w:lineRule="auto"/>
        <w:jc w:val="both"/>
        <w:rPr>
          <w:del w:id="11465" w:author="김은수" w:date="2026-09-30T15:44:00Z" w16du:dateUtc="2026-09-30T06:44:00Z"/>
          <w:sz w:val="20"/>
          <w:szCs w:val="20"/>
        </w:rPr>
        <w:pPrChange w:id="11466" w:author="김은수" w:date="2026-10-01T03:22:00Z">
          <w:pPr>
            <w:pStyle w:val="5"/>
            <w:numPr>
              <w:ilvl w:val="4"/>
              <w:numId w:val="39"/>
            </w:numPr>
            <w:spacing w:after="0"/>
            <w:ind w:left="1400" w:hanging="400"/>
          </w:pPr>
        </w:pPrChange>
      </w:pPr>
      <w:del w:id="11467" w:author="김은수" w:date="2026-09-30T15:44:00Z" w16du:dateUtc="2026-09-30T06:44:00Z">
        <w:r>
          <w:rPr>
            <w:rFonts w:hint="eastAsia"/>
          </w:rPr>
          <w:delText>SU</w:delText>
        </w:r>
        <w:r w:rsidR="00537A71">
          <w:delText>-ID-CM3-0</w:delText>
        </w:r>
        <w:r w:rsidR="00D2705F">
          <w:delText>59</w:delText>
        </w:r>
        <w:r w:rsidR="008101A1">
          <w:delText xml:space="preserve">, </w:delText>
        </w:r>
        <w:r w:rsidR="008101A1">
          <w:rPr>
            <w:rFonts w:hint="eastAsia"/>
          </w:rPr>
          <w:delText>연결된 내부기의 사용가능한 맵 개수 읽기</w:delText>
        </w:r>
      </w:del>
    </w:p>
    <w:p w14:paraId="66229A00" w14:textId="77777777" w:rsidR="008101A1" w:rsidRPr="00E00010" w:rsidRDefault="008101A1">
      <w:pPr>
        <w:spacing w:after="0" w:line="300" w:lineRule="auto"/>
        <w:rPr>
          <w:del w:id="11468" w:author="김은수" w:date="2026-09-30T15:44:00Z" w16du:dateUtc="2026-09-30T06:44:00Z"/>
          <w:szCs w:val="20"/>
        </w:rPr>
        <w:pPrChange w:id="11469" w:author="김은수" w:date="2026-10-01T03:22:00Z">
          <w:pPr>
            <w:spacing w:after="0"/>
            <w:ind w:leftChars="800" w:left="1600"/>
          </w:pPr>
        </w:pPrChange>
      </w:pPr>
      <w:del w:id="11470" w:author="김은수" w:date="2026-09-30T15:44:00Z" w16du:dateUtc="2026-09-30T06:44:00Z">
        <w:r>
          <w:rPr>
            <w:rFonts w:hint="eastAsia"/>
          </w:rPr>
          <w:delText xml:space="preserve">입력 파라미터 </w:delText>
        </w:r>
        <w:r>
          <w:delText xml:space="preserve">: </w:delText>
        </w:r>
        <w:r>
          <w:rPr>
            <w:rFonts w:hint="eastAsia"/>
          </w:rPr>
          <w:delText>없음</w:delText>
        </w:r>
      </w:del>
    </w:p>
    <w:p w14:paraId="587AF26D" w14:textId="77777777" w:rsidR="008101A1" w:rsidRPr="00E00010" w:rsidRDefault="008101A1">
      <w:pPr>
        <w:spacing w:after="0" w:line="300" w:lineRule="auto"/>
        <w:rPr>
          <w:del w:id="11471" w:author="김은수" w:date="2026-09-30T15:44:00Z" w16du:dateUtc="2026-09-30T06:44:00Z"/>
          <w:szCs w:val="20"/>
        </w:rPr>
        <w:pPrChange w:id="11472" w:author="김은수" w:date="2026-10-01T03:22:00Z">
          <w:pPr>
            <w:spacing w:after="0"/>
            <w:ind w:leftChars="800" w:left="1600"/>
          </w:pPr>
        </w:pPrChange>
      </w:pPr>
      <w:del w:id="11473" w:author="김은수" w:date="2026-09-30T15:44:00Z" w16du:dateUtc="2026-09-30T06:44:00Z">
        <w:r>
          <w:rPr>
            <w:rFonts w:hint="eastAsia"/>
          </w:rPr>
          <w:delText xml:space="preserve">반환 파라미터 </w:delText>
        </w:r>
        <w:r>
          <w:delText xml:space="preserve">: </w:delText>
        </w:r>
        <w:r>
          <w:rPr>
            <w:rFonts w:hint="eastAsia"/>
          </w:rPr>
          <w:delText>사용 가능한 맵 개수</w:delText>
        </w:r>
      </w:del>
    </w:p>
    <w:p w14:paraId="7FB3262C" w14:textId="77777777" w:rsidR="008101A1" w:rsidRPr="00E00010" w:rsidRDefault="008101A1">
      <w:pPr>
        <w:spacing w:after="0" w:line="300" w:lineRule="auto"/>
        <w:rPr>
          <w:del w:id="11474" w:author="김은수" w:date="2026-09-30T15:44:00Z" w16du:dateUtc="2026-09-30T06:44:00Z"/>
          <w:szCs w:val="20"/>
        </w:rPr>
        <w:pPrChange w:id="11475" w:author="김은수" w:date="2026-10-01T03:22:00Z">
          <w:pPr>
            <w:spacing w:after="0"/>
            <w:ind w:leftChars="800" w:left="1600"/>
          </w:pPr>
        </w:pPrChange>
      </w:pPr>
      <w:del w:id="11476" w:author="김은수" w:date="2026-09-30T15:44:00Z" w16du:dateUtc="2026-09-30T06:44:00Z">
        <w:r>
          <w:rPr>
            <w:rFonts w:hint="eastAsia"/>
          </w:rPr>
          <w:delText xml:space="preserve">수정 파라미터 </w:delText>
        </w:r>
        <w:r>
          <w:delText xml:space="preserve">: </w:delText>
        </w:r>
        <w:r>
          <w:rPr>
            <w:rFonts w:hint="eastAsia"/>
          </w:rPr>
          <w:delText>없음</w:delText>
        </w:r>
      </w:del>
    </w:p>
    <w:p w14:paraId="16CC5960" w14:textId="77777777" w:rsidR="008101A1" w:rsidRPr="00E00010" w:rsidRDefault="008101A1">
      <w:pPr>
        <w:spacing w:after="0" w:line="300" w:lineRule="auto"/>
        <w:rPr>
          <w:del w:id="11477" w:author="김은수" w:date="2026-09-30T15:44:00Z" w16du:dateUtc="2026-09-30T06:44:00Z"/>
          <w:szCs w:val="20"/>
        </w:rPr>
        <w:pPrChange w:id="11478" w:author="김은수" w:date="2026-10-01T03:22:00Z">
          <w:pPr>
            <w:spacing w:after="0"/>
            <w:ind w:leftChars="800" w:left="1600"/>
          </w:pPr>
        </w:pPrChange>
      </w:pPr>
      <w:del w:id="11479" w:author="김은수" w:date="2026-09-30T15:44:00Z" w16du:dateUtc="2026-09-30T06:44:00Z">
        <w:r>
          <w:rPr>
            <w:rFonts w:hint="eastAsia"/>
          </w:rPr>
          <w:delText xml:space="preserve">기능 및 동작 </w:delText>
        </w:r>
        <w:r>
          <w:delText>:</w:delText>
        </w:r>
        <w:r>
          <w:rPr>
            <w:rFonts w:hint="eastAsia"/>
          </w:rPr>
          <w:delText xml:space="preserve"> </w:delText>
        </w:r>
      </w:del>
    </w:p>
    <w:p w14:paraId="388D873A" w14:textId="77777777" w:rsidR="008101A1" w:rsidRPr="00E00010" w:rsidRDefault="008101A1">
      <w:pPr>
        <w:spacing w:after="0" w:line="300" w:lineRule="auto"/>
        <w:rPr>
          <w:del w:id="11480" w:author="김은수" w:date="2026-09-30T15:44:00Z" w16du:dateUtc="2026-09-30T06:44:00Z"/>
          <w:szCs w:val="20"/>
        </w:rPr>
        <w:pPrChange w:id="11481" w:author="김은수" w:date="2026-10-01T03:22:00Z">
          <w:pPr>
            <w:ind w:leftChars="900" w:left="1800"/>
          </w:pPr>
        </w:pPrChange>
      </w:pPr>
      <w:del w:id="11482" w:author="김은수" w:date="2026-09-30T15:44:00Z" w16du:dateUtc="2026-09-30T06:44:00Z">
        <w:r>
          <w:rPr>
            <w:rFonts w:hint="eastAsia"/>
          </w:rPr>
          <w:delText>공유 메모리에서 연결된 내부기의 사용가능한 맵 개수를 읽어서 반환한다.</w:delText>
        </w:r>
      </w:del>
    </w:p>
    <w:p w14:paraId="28897D42" w14:textId="77777777" w:rsidR="008101A1" w:rsidRPr="00E00010" w:rsidRDefault="00DF4A77">
      <w:pPr>
        <w:pStyle w:val="5"/>
        <w:keepNext w:val="0"/>
        <w:keepLines w:val="0"/>
        <w:widowControl w:val="0"/>
        <w:numPr>
          <w:ilvl w:val="4"/>
          <w:numId w:val="39"/>
        </w:numPr>
        <w:snapToGrid/>
        <w:spacing w:before="0" w:after="0" w:line="300" w:lineRule="auto"/>
        <w:jc w:val="both"/>
        <w:rPr>
          <w:del w:id="11483" w:author="김은수" w:date="2026-09-30T15:44:00Z" w16du:dateUtc="2026-09-30T06:44:00Z"/>
          <w:sz w:val="20"/>
          <w:szCs w:val="20"/>
        </w:rPr>
        <w:pPrChange w:id="11484" w:author="김은수" w:date="2026-10-01T03:22:00Z">
          <w:pPr>
            <w:pStyle w:val="5"/>
            <w:numPr>
              <w:ilvl w:val="4"/>
              <w:numId w:val="39"/>
            </w:numPr>
            <w:spacing w:after="0"/>
            <w:ind w:left="1400" w:hanging="400"/>
          </w:pPr>
        </w:pPrChange>
      </w:pPr>
      <w:del w:id="11485" w:author="김은수" w:date="2026-09-30T15:44:00Z" w16du:dateUtc="2026-09-30T06:44:00Z">
        <w:r>
          <w:rPr>
            <w:rFonts w:hint="eastAsia"/>
          </w:rPr>
          <w:delText>SU</w:delText>
        </w:r>
        <w:r w:rsidR="00537A71">
          <w:delText>-ID-CM3-0</w:delText>
        </w:r>
        <w:r w:rsidR="00D2705F">
          <w:delText>6</w:delText>
        </w:r>
        <w:r w:rsidR="00971A1B">
          <w:delText>0</w:delText>
        </w:r>
        <w:r w:rsidR="008101A1">
          <w:delText xml:space="preserve">, </w:delText>
        </w:r>
        <w:r w:rsidR="008101A1">
          <w:rPr>
            <w:rFonts w:hint="eastAsia"/>
          </w:rPr>
          <w:delText>연결된 내부기의 사용가능한 맵 인덱스 읽기</w:delText>
        </w:r>
      </w:del>
    </w:p>
    <w:p w14:paraId="3D9727DD" w14:textId="77777777" w:rsidR="008101A1" w:rsidRPr="00E00010" w:rsidRDefault="008101A1">
      <w:pPr>
        <w:spacing w:after="0" w:line="300" w:lineRule="auto"/>
        <w:rPr>
          <w:del w:id="11486" w:author="김은수" w:date="2026-09-30T15:44:00Z" w16du:dateUtc="2026-09-30T06:44:00Z"/>
          <w:szCs w:val="20"/>
        </w:rPr>
        <w:pPrChange w:id="11487" w:author="김은수" w:date="2026-10-01T03:22:00Z">
          <w:pPr>
            <w:spacing w:after="0"/>
            <w:ind w:leftChars="800" w:left="1600"/>
          </w:pPr>
        </w:pPrChange>
      </w:pPr>
      <w:del w:id="11488" w:author="김은수" w:date="2026-09-30T15:44:00Z" w16du:dateUtc="2026-09-30T06:44:00Z">
        <w:r>
          <w:rPr>
            <w:rFonts w:hint="eastAsia"/>
          </w:rPr>
          <w:delText xml:space="preserve">입력 파라미터 </w:delText>
        </w:r>
        <w:r>
          <w:delText xml:space="preserve">: </w:delText>
        </w:r>
        <w:r>
          <w:rPr>
            <w:rFonts w:hint="eastAsia"/>
          </w:rPr>
          <w:delText>없음</w:delText>
        </w:r>
      </w:del>
    </w:p>
    <w:p w14:paraId="6AE12FC9" w14:textId="77777777" w:rsidR="008101A1" w:rsidRPr="00E00010" w:rsidRDefault="008101A1">
      <w:pPr>
        <w:spacing w:after="0" w:line="300" w:lineRule="auto"/>
        <w:rPr>
          <w:del w:id="11489" w:author="김은수" w:date="2026-09-30T15:44:00Z" w16du:dateUtc="2026-09-30T06:44:00Z"/>
          <w:szCs w:val="20"/>
        </w:rPr>
        <w:pPrChange w:id="11490" w:author="김은수" w:date="2026-10-01T03:22:00Z">
          <w:pPr>
            <w:spacing w:after="0"/>
            <w:ind w:leftChars="800" w:left="1600"/>
          </w:pPr>
        </w:pPrChange>
      </w:pPr>
      <w:del w:id="11491" w:author="김은수" w:date="2026-09-30T15:44:00Z" w16du:dateUtc="2026-09-30T06:44:00Z">
        <w:r>
          <w:rPr>
            <w:rFonts w:hint="eastAsia"/>
          </w:rPr>
          <w:delText xml:space="preserve">반환 파라미터 </w:delText>
        </w:r>
        <w:r>
          <w:delText xml:space="preserve">: </w:delText>
        </w:r>
        <w:r>
          <w:rPr>
            <w:rFonts w:hint="eastAsia"/>
          </w:rPr>
          <w:delText xml:space="preserve">사용 가능한 맵 인덱스 주소 </w:delText>
        </w:r>
      </w:del>
    </w:p>
    <w:p w14:paraId="5BF31E70" w14:textId="77777777" w:rsidR="008101A1" w:rsidRPr="00E00010" w:rsidRDefault="008101A1">
      <w:pPr>
        <w:spacing w:after="0" w:line="300" w:lineRule="auto"/>
        <w:rPr>
          <w:del w:id="11492" w:author="김은수" w:date="2026-09-30T15:44:00Z" w16du:dateUtc="2026-09-30T06:44:00Z"/>
          <w:szCs w:val="20"/>
        </w:rPr>
        <w:pPrChange w:id="11493" w:author="김은수" w:date="2026-10-01T03:22:00Z">
          <w:pPr>
            <w:spacing w:after="0"/>
            <w:ind w:leftChars="800" w:left="1600"/>
          </w:pPr>
        </w:pPrChange>
      </w:pPr>
      <w:del w:id="11494" w:author="김은수" w:date="2026-09-30T15:44:00Z" w16du:dateUtc="2026-09-30T06:44:00Z">
        <w:r>
          <w:rPr>
            <w:rFonts w:hint="eastAsia"/>
          </w:rPr>
          <w:delText xml:space="preserve">수정 파라미터 </w:delText>
        </w:r>
        <w:r>
          <w:delText xml:space="preserve">: </w:delText>
        </w:r>
        <w:r>
          <w:rPr>
            <w:rFonts w:hint="eastAsia"/>
          </w:rPr>
          <w:delText>없음</w:delText>
        </w:r>
      </w:del>
    </w:p>
    <w:p w14:paraId="18E3A899" w14:textId="77777777" w:rsidR="008101A1" w:rsidRPr="00E00010" w:rsidRDefault="008101A1">
      <w:pPr>
        <w:spacing w:after="0" w:line="300" w:lineRule="auto"/>
        <w:rPr>
          <w:del w:id="11495" w:author="김은수" w:date="2026-09-30T15:44:00Z" w16du:dateUtc="2026-09-30T06:44:00Z"/>
          <w:szCs w:val="20"/>
        </w:rPr>
        <w:pPrChange w:id="11496" w:author="김은수" w:date="2026-10-01T03:22:00Z">
          <w:pPr>
            <w:spacing w:after="0"/>
            <w:ind w:leftChars="800" w:left="1600"/>
          </w:pPr>
        </w:pPrChange>
      </w:pPr>
      <w:del w:id="11497" w:author="김은수" w:date="2026-09-30T15:44:00Z" w16du:dateUtc="2026-09-30T06:44:00Z">
        <w:r>
          <w:rPr>
            <w:rFonts w:hint="eastAsia"/>
          </w:rPr>
          <w:delText xml:space="preserve">기능 및 동작 </w:delText>
        </w:r>
        <w:r>
          <w:delText>:</w:delText>
        </w:r>
        <w:r>
          <w:rPr>
            <w:rFonts w:hint="eastAsia"/>
          </w:rPr>
          <w:delText xml:space="preserve"> </w:delText>
        </w:r>
      </w:del>
    </w:p>
    <w:p w14:paraId="70C7BD5C" w14:textId="77777777" w:rsidR="008101A1" w:rsidRPr="00E00010" w:rsidRDefault="008101A1">
      <w:pPr>
        <w:spacing w:after="0" w:line="300" w:lineRule="auto"/>
        <w:rPr>
          <w:del w:id="11498" w:author="김은수" w:date="2026-09-30T15:44:00Z" w16du:dateUtc="2026-09-30T06:44:00Z"/>
          <w:szCs w:val="20"/>
        </w:rPr>
        <w:pPrChange w:id="11499" w:author="김은수" w:date="2026-10-01T03:22:00Z">
          <w:pPr>
            <w:ind w:leftChars="900" w:left="1800"/>
          </w:pPr>
        </w:pPrChange>
      </w:pPr>
      <w:del w:id="11500" w:author="김은수" w:date="2026-09-30T15:44:00Z" w16du:dateUtc="2026-09-30T06:44:00Z">
        <w:r>
          <w:rPr>
            <w:rFonts w:hint="eastAsia"/>
          </w:rPr>
          <w:delText>공유 메모리에서 연결된 내부기의 사용가능한 인덱스 주소를 반환한다.</w:delText>
        </w:r>
      </w:del>
    </w:p>
    <w:p w14:paraId="39B87313" w14:textId="77777777" w:rsidR="008101A1" w:rsidRPr="00E00010" w:rsidRDefault="00DF4A77">
      <w:pPr>
        <w:pStyle w:val="5"/>
        <w:keepNext w:val="0"/>
        <w:keepLines w:val="0"/>
        <w:widowControl w:val="0"/>
        <w:numPr>
          <w:ilvl w:val="4"/>
          <w:numId w:val="39"/>
        </w:numPr>
        <w:snapToGrid/>
        <w:spacing w:before="0" w:after="0" w:line="300" w:lineRule="auto"/>
        <w:jc w:val="both"/>
        <w:rPr>
          <w:del w:id="11501" w:author="김은수" w:date="2026-09-30T15:44:00Z" w16du:dateUtc="2026-09-30T06:44:00Z"/>
          <w:sz w:val="20"/>
          <w:szCs w:val="20"/>
        </w:rPr>
        <w:pPrChange w:id="11502" w:author="김은수" w:date="2026-10-01T03:22:00Z">
          <w:pPr>
            <w:pStyle w:val="5"/>
            <w:numPr>
              <w:ilvl w:val="4"/>
              <w:numId w:val="39"/>
            </w:numPr>
            <w:spacing w:after="0"/>
            <w:ind w:left="1400" w:hanging="400"/>
          </w:pPr>
        </w:pPrChange>
      </w:pPr>
      <w:del w:id="11503" w:author="김은수" w:date="2026-09-30T15:44:00Z" w16du:dateUtc="2026-09-30T06:44:00Z">
        <w:r>
          <w:rPr>
            <w:rFonts w:hint="eastAsia"/>
          </w:rPr>
          <w:delText>SU</w:delText>
        </w:r>
        <w:r w:rsidR="00537A71">
          <w:delText>-ID-CM3-0</w:delText>
        </w:r>
        <w:r w:rsidR="00D2705F">
          <w:delText>6</w:delText>
        </w:r>
        <w:r w:rsidR="00971A1B">
          <w:delText>1</w:delText>
        </w:r>
        <w:r w:rsidR="008101A1">
          <w:delText xml:space="preserve">, </w:delText>
        </w:r>
        <w:r w:rsidR="008101A1">
          <w:rPr>
            <w:rFonts w:hint="eastAsia"/>
          </w:rPr>
          <w:delText>연결된 내부기의 맵 스탬프 읽기</w:delText>
        </w:r>
      </w:del>
    </w:p>
    <w:p w14:paraId="74237518" w14:textId="77777777" w:rsidR="008101A1" w:rsidRPr="00E00010" w:rsidRDefault="008101A1">
      <w:pPr>
        <w:spacing w:after="0" w:line="300" w:lineRule="auto"/>
        <w:rPr>
          <w:del w:id="11504" w:author="김은수" w:date="2026-09-30T15:44:00Z" w16du:dateUtc="2026-09-30T06:44:00Z"/>
          <w:szCs w:val="20"/>
        </w:rPr>
        <w:pPrChange w:id="11505" w:author="김은수" w:date="2026-10-01T03:22:00Z">
          <w:pPr>
            <w:spacing w:after="0"/>
            <w:ind w:leftChars="800" w:left="1600"/>
          </w:pPr>
        </w:pPrChange>
      </w:pPr>
      <w:del w:id="11506" w:author="김은수" w:date="2026-09-30T15:44:00Z" w16du:dateUtc="2026-09-30T06:44:00Z">
        <w:r>
          <w:rPr>
            <w:rFonts w:hint="eastAsia"/>
          </w:rPr>
          <w:delText xml:space="preserve">입력 파라미터 </w:delText>
        </w:r>
        <w:r>
          <w:delText xml:space="preserve">: </w:delText>
        </w:r>
        <w:r>
          <w:rPr>
            <w:rFonts w:hint="eastAsia"/>
          </w:rPr>
          <w:delText>없음</w:delText>
        </w:r>
      </w:del>
    </w:p>
    <w:p w14:paraId="0F5007B7" w14:textId="77777777" w:rsidR="008101A1" w:rsidRPr="00E00010" w:rsidRDefault="008101A1">
      <w:pPr>
        <w:spacing w:after="0" w:line="300" w:lineRule="auto"/>
        <w:rPr>
          <w:del w:id="11507" w:author="김은수" w:date="2026-09-30T15:44:00Z" w16du:dateUtc="2026-09-30T06:44:00Z"/>
          <w:szCs w:val="20"/>
        </w:rPr>
        <w:pPrChange w:id="11508" w:author="김은수" w:date="2026-10-01T03:22:00Z">
          <w:pPr>
            <w:spacing w:after="0"/>
            <w:ind w:leftChars="800" w:left="1600"/>
          </w:pPr>
        </w:pPrChange>
      </w:pPr>
      <w:del w:id="11509" w:author="김은수" w:date="2026-09-30T15:44:00Z" w16du:dateUtc="2026-09-30T06:44:00Z">
        <w:r>
          <w:rPr>
            <w:rFonts w:hint="eastAsia"/>
          </w:rPr>
          <w:delText xml:space="preserve">반환 파라미터 </w:delText>
        </w:r>
        <w:r>
          <w:delText xml:space="preserve">: </w:delText>
        </w:r>
        <w:r>
          <w:rPr>
            <w:rFonts w:hint="eastAsia"/>
          </w:rPr>
          <w:delText xml:space="preserve">연결된 내부기의 맵 스탬프 주소 </w:delText>
        </w:r>
      </w:del>
    </w:p>
    <w:p w14:paraId="0C44C3D6" w14:textId="77777777" w:rsidR="008101A1" w:rsidRPr="00E00010" w:rsidRDefault="008101A1">
      <w:pPr>
        <w:spacing w:after="0" w:line="300" w:lineRule="auto"/>
        <w:rPr>
          <w:del w:id="11510" w:author="김은수" w:date="2026-09-30T15:44:00Z" w16du:dateUtc="2026-09-30T06:44:00Z"/>
          <w:szCs w:val="20"/>
        </w:rPr>
        <w:pPrChange w:id="11511" w:author="김은수" w:date="2026-10-01T03:22:00Z">
          <w:pPr>
            <w:spacing w:after="0"/>
            <w:ind w:leftChars="800" w:left="1600"/>
          </w:pPr>
        </w:pPrChange>
      </w:pPr>
      <w:del w:id="11512" w:author="김은수" w:date="2026-09-30T15:44:00Z" w16du:dateUtc="2026-09-30T06:44:00Z">
        <w:r>
          <w:rPr>
            <w:rFonts w:hint="eastAsia"/>
          </w:rPr>
          <w:delText xml:space="preserve">수정 파라미터 </w:delText>
        </w:r>
        <w:r>
          <w:delText xml:space="preserve">: </w:delText>
        </w:r>
        <w:r>
          <w:rPr>
            <w:rFonts w:hint="eastAsia"/>
          </w:rPr>
          <w:delText>없음</w:delText>
        </w:r>
      </w:del>
    </w:p>
    <w:p w14:paraId="45199FBD" w14:textId="77777777" w:rsidR="008101A1" w:rsidRPr="00E00010" w:rsidRDefault="008101A1">
      <w:pPr>
        <w:spacing w:after="0" w:line="300" w:lineRule="auto"/>
        <w:rPr>
          <w:del w:id="11513" w:author="김은수" w:date="2026-09-30T15:44:00Z" w16du:dateUtc="2026-09-30T06:44:00Z"/>
          <w:szCs w:val="20"/>
        </w:rPr>
        <w:pPrChange w:id="11514" w:author="김은수" w:date="2026-10-01T03:22:00Z">
          <w:pPr>
            <w:spacing w:after="0"/>
            <w:ind w:leftChars="800" w:left="1600"/>
          </w:pPr>
        </w:pPrChange>
      </w:pPr>
      <w:del w:id="11515" w:author="김은수" w:date="2026-09-30T15:44:00Z" w16du:dateUtc="2026-09-30T06:44:00Z">
        <w:r>
          <w:rPr>
            <w:rFonts w:hint="eastAsia"/>
          </w:rPr>
          <w:delText xml:space="preserve">기능 및 동작 </w:delText>
        </w:r>
        <w:r>
          <w:delText>:</w:delText>
        </w:r>
        <w:r>
          <w:rPr>
            <w:rFonts w:hint="eastAsia"/>
          </w:rPr>
          <w:delText xml:space="preserve"> </w:delText>
        </w:r>
      </w:del>
    </w:p>
    <w:p w14:paraId="0311FBF1" w14:textId="77777777" w:rsidR="008101A1" w:rsidRPr="00E00010" w:rsidRDefault="008101A1">
      <w:pPr>
        <w:spacing w:after="0" w:line="300" w:lineRule="auto"/>
        <w:rPr>
          <w:del w:id="11516" w:author="김은수" w:date="2026-09-30T15:44:00Z" w16du:dateUtc="2026-09-30T06:44:00Z"/>
          <w:szCs w:val="20"/>
        </w:rPr>
        <w:pPrChange w:id="11517" w:author="김은수" w:date="2026-10-01T03:22:00Z">
          <w:pPr>
            <w:ind w:leftChars="900" w:left="1800"/>
          </w:pPr>
        </w:pPrChange>
      </w:pPr>
      <w:del w:id="11518" w:author="김은수" w:date="2026-09-30T15:44:00Z" w16du:dateUtc="2026-09-30T06:44:00Z">
        <w:r>
          <w:rPr>
            <w:rFonts w:hint="eastAsia"/>
          </w:rPr>
          <w:delText>공유 메모리에서 연결된 내부기 맵 스탬프 주소를 반환한다.</w:delText>
        </w:r>
      </w:del>
    </w:p>
    <w:p w14:paraId="63FAFDB4" w14:textId="77777777" w:rsidR="008101A1" w:rsidRPr="00E00010" w:rsidRDefault="00DF4A77">
      <w:pPr>
        <w:pStyle w:val="5"/>
        <w:keepNext w:val="0"/>
        <w:keepLines w:val="0"/>
        <w:widowControl w:val="0"/>
        <w:numPr>
          <w:ilvl w:val="4"/>
          <w:numId w:val="39"/>
        </w:numPr>
        <w:snapToGrid/>
        <w:spacing w:before="0" w:after="0" w:line="300" w:lineRule="auto"/>
        <w:jc w:val="both"/>
        <w:rPr>
          <w:del w:id="11519" w:author="김은수" w:date="2026-09-30T15:44:00Z" w16du:dateUtc="2026-09-30T06:44:00Z"/>
          <w:sz w:val="20"/>
          <w:szCs w:val="20"/>
        </w:rPr>
        <w:pPrChange w:id="11520" w:author="김은수" w:date="2026-10-01T03:22:00Z">
          <w:pPr>
            <w:pStyle w:val="5"/>
            <w:numPr>
              <w:ilvl w:val="4"/>
              <w:numId w:val="39"/>
            </w:numPr>
            <w:spacing w:after="0"/>
            <w:ind w:left="1400" w:hanging="400"/>
          </w:pPr>
        </w:pPrChange>
      </w:pPr>
      <w:del w:id="11521" w:author="김은수" w:date="2026-09-30T15:44:00Z" w16du:dateUtc="2026-09-30T06:44:00Z">
        <w:r>
          <w:rPr>
            <w:rFonts w:hint="eastAsia"/>
          </w:rPr>
          <w:delText>SU</w:delText>
        </w:r>
        <w:r w:rsidR="00537A71">
          <w:delText>-ID-CM3-0</w:delText>
        </w:r>
        <w:r w:rsidR="00C1414F">
          <w:delText>6</w:delText>
        </w:r>
        <w:r w:rsidR="00971A1B">
          <w:delText>2</w:delText>
        </w:r>
        <w:r w:rsidR="008101A1">
          <w:delText xml:space="preserve">, </w:delText>
        </w:r>
        <w:r w:rsidR="008101A1">
          <w:rPr>
            <w:rFonts w:hint="eastAsia"/>
          </w:rPr>
          <w:delText>연결된 내부기 맵 생성일자 읽기</w:delText>
        </w:r>
      </w:del>
    </w:p>
    <w:p w14:paraId="2EE3C23A" w14:textId="77777777" w:rsidR="008101A1" w:rsidRPr="00E00010" w:rsidRDefault="008101A1">
      <w:pPr>
        <w:spacing w:after="0" w:line="300" w:lineRule="auto"/>
        <w:rPr>
          <w:del w:id="11522" w:author="김은수" w:date="2026-09-30T15:44:00Z" w16du:dateUtc="2026-09-30T06:44:00Z"/>
          <w:szCs w:val="20"/>
        </w:rPr>
        <w:pPrChange w:id="11523" w:author="김은수" w:date="2026-10-01T03:22:00Z">
          <w:pPr>
            <w:spacing w:after="0"/>
            <w:ind w:leftChars="800" w:left="1600"/>
          </w:pPr>
        </w:pPrChange>
      </w:pPr>
      <w:del w:id="11524" w:author="김은수" w:date="2026-09-30T15:44:00Z" w16du:dateUtc="2026-09-30T06:44:00Z">
        <w:r>
          <w:rPr>
            <w:rFonts w:hint="eastAsia"/>
          </w:rPr>
          <w:delText xml:space="preserve">입력 파라미터 </w:delText>
        </w:r>
        <w:r>
          <w:delText xml:space="preserve">: </w:delText>
        </w:r>
        <w:r>
          <w:rPr>
            <w:rFonts w:hint="eastAsia"/>
          </w:rPr>
          <w:delText>맵 번호(</w:delText>
        </w:r>
        <w:r>
          <w:delText>1~4)</w:delText>
        </w:r>
      </w:del>
    </w:p>
    <w:p w14:paraId="729F01C2" w14:textId="77777777" w:rsidR="008101A1" w:rsidRPr="00E00010" w:rsidRDefault="008101A1">
      <w:pPr>
        <w:spacing w:after="0" w:line="300" w:lineRule="auto"/>
        <w:rPr>
          <w:del w:id="11525" w:author="김은수" w:date="2026-09-30T15:44:00Z" w16du:dateUtc="2026-09-30T06:44:00Z"/>
          <w:szCs w:val="20"/>
        </w:rPr>
        <w:pPrChange w:id="11526" w:author="김은수" w:date="2026-10-01T03:22:00Z">
          <w:pPr>
            <w:spacing w:after="0"/>
            <w:ind w:leftChars="800" w:left="1600"/>
          </w:pPr>
        </w:pPrChange>
      </w:pPr>
      <w:del w:id="11527" w:author="김은수" w:date="2026-09-30T15:44:00Z" w16du:dateUtc="2026-09-30T06:44:00Z">
        <w:r>
          <w:rPr>
            <w:rFonts w:hint="eastAsia"/>
          </w:rPr>
          <w:delText xml:space="preserve">반환 파라미터 </w:delText>
        </w:r>
        <w:r>
          <w:delText xml:space="preserve">: </w:delText>
        </w:r>
        <w:r>
          <w:rPr>
            <w:rFonts w:hint="eastAsia"/>
          </w:rPr>
          <w:delText xml:space="preserve">연결된 내부기의 맵 생성일자 주소 </w:delText>
        </w:r>
      </w:del>
    </w:p>
    <w:p w14:paraId="591375BF" w14:textId="77777777" w:rsidR="008101A1" w:rsidRPr="00E00010" w:rsidRDefault="008101A1">
      <w:pPr>
        <w:spacing w:after="0" w:line="300" w:lineRule="auto"/>
        <w:rPr>
          <w:del w:id="11528" w:author="김은수" w:date="2026-09-30T15:44:00Z" w16du:dateUtc="2026-09-30T06:44:00Z"/>
          <w:szCs w:val="20"/>
        </w:rPr>
        <w:pPrChange w:id="11529" w:author="김은수" w:date="2026-10-01T03:22:00Z">
          <w:pPr>
            <w:spacing w:after="0"/>
            <w:ind w:leftChars="800" w:left="1600"/>
          </w:pPr>
        </w:pPrChange>
      </w:pPr>
      <w:del w:id="11530" w:author="김은수" w:date="2026-09-30T15:44:00Z" w16du:dateUtc="2026-09-30T06:44:00Z">
        <w:r>
          <w:rPr>
            <w:rFonts w:hint="eastAsia"/>
          </w:rPr>
          <w:delText xml:space="preserve">수정 파라미터 </w:delText>
        </w:r>
        <w:r>
          <w:delText xml:space="preserve">: </w:delText>
        </w:r>
        <w:r>
          <w:rPr>
            <w:rFonts w:hint="eastAsia"/>
          </w:rPr>
          <w:delText>없음</w:delText>
        </w:r>
      </w:del>
    </w:p>
    <w:p w14:paraId="5A990D68" w14:textId="77777777" w:rsidR="008101A1" w:rsidRPr="00E00010" w:rsidRDefault="008101A1">
      <w:pPr>
        <w:spacing w:after="0" w:line="300" w:lineRule="auto"/>
        <w:rPr>
          <w:del w:id="11531" w:author="김은수" w:date="2026-09-30T15:44:00Z" w16du:dateUtc="2026-09-30T06:44:00Z"/>
          <w:szCs w:val="20"/>
        </w:rPr>
        <w:pPrChange w:id="11532" w:author="김은수" w:date="2026-10-01T03:22:00Z">
          <w:pPr>
            <w:spacing w:after="0"/>
            <w:ind w:leftChars="800" w:left="1600"/>
          </w:pPr>
        </w:pPrChange>
      </w:pPr>
      <w:del w:id="11533" w:author="김은수" w:date="2026-09-30T15:44:00Z" w16du:dateUtc="2026-09-30T06:44:00Z">
        <w:r>
          <w:rPr>
            <w:rFonts w:hint="eastAsia"/>
          </w:rPr>
          <w:delText xml:space="preserve">기능 및 동작 </w:delText>
        </w:r>
        <w:r>
          <w:delText>:</w:delText>
        </w:r>
        <w:r>
          <w:rPr>
            <w:rFonts w:hint="eastAsia"/>
          </w:rPr>
          <w:delText xml:space="preserve"> </w:delText>
        </w:r>
      </w:del>
    </w:p>
    <w:p w14:paraId="3CA433A3" w14:textId="77777777" w:rsidR="008101A1" w:rsidRPr="00E00010" w:rsidRDefault="008101A1">
      <w:pPr>
        <w:spacing w:after="0" w:line="300" w:lineRule="auto"/>
        <w:rPr>
          <w:del w:id="11534" w:author="김은수" w:date="2026-09-30T15:44:00Z" w16du:dateUtc="2026-09-30T06:44:00Z"/>
          <w:szCs w:val="20"/>
        </w:rPr>
        <w:pPrChange w:id="11535" w:author="김은수" w:date="2026-10-01T03:22:00Z">
          <w:pPr>
            <w:ind w:leftChars="900" w:left="1800"/>
          </w:pPr>
        </w:pPrChange>
      </w:pPr>
      <w:del w:id="11536" w:author="김은수" w:date="2026-09-30T15:44:00Z" w16du:dateUtc="2026-09-30T06:44:00Z">
        <w:r>
          <w:rPr>
            <w:rFonts w:hint="eastAsia"/>
          </w:rPr>
          <w:delText>공유 메모리에서 연결된 내부기의 정보 중 선택된 맵의 생성일자 주소를 반환한다.</w:delText>
        </w:r>
      </w:del>
    </w:p>
    <w:p w14:paraId="025DBA6D" w14:textId="77777777" w:rsidR="008101A1" w:rsidRPr="00E00010" w:rsidRDefault="008101A1">
      <w:pPr>
        <w:spacing w:after="0" w:line="300" w:lineRule="auto"/>
        <w:rPr>
          <w:del w:id="11537" w:author="김은수" w:date="2026-09-30T15:44:00Z" w16du:dateUtc="2026-09-30T06:44:00Z"/>
          <w:szCs w:val="20"/>
        </w:rPr>
        <w:pPrChange w:id="11538" w:author="김은수" w:date="2026-10-01T03:22:00Z">
          <w:pPr>
            <w:spacing w:after="0" w:line="240" w:lineRule="auto"/>
            <w:ind w:leftChars="900" w:left="1800"/>
          </w:pPr>
        </w:pPrChange>
      </w:pPr>
    </w:p>
    <w:p w14:paraId="60C5A2A4" w14:textId="77777777" w:rsidR="008101A1" w:rsidRPr="00E00010" w:rsidRDefault="008101A1">
      <w:pPr>
        <w:pStyle w:val="4"/>
        <w:keepNext w:val="0"/>
        <w:keepLines w:val="0"/>
        <w:widowControl w:val="0"/>
        <w:numPr>
          <w:ilvl w:val="3"/>
          <w:numId w:val="39"/>
        </w:numPr>
        <w:snapToGrid/>
        <w:spacing w:before="0" w:after="0" w:line="300" w:lineRule="auto"/>
        <w:jc w:val="both"/>
        <w:rPr>
          <w:del w:id="11539" w:author="김은수" w:date="2026-09-30T15:44:00Z" w16du:dateUtc="2026-09-30T06:44:00Z"/>
          <w:sz w:val="20"/>
          <w:szCs w:val="20"/>
        </w:rPr>
        <w:pPrChange w:id="11540" w:author="김은수" w:date="2026-10-01T03:22:00Z">
          <w:pPr>
            <w:pStyle w:val="4"/>
            <w:numPr>
              <w:ilvl w:val="3"/>
              <w:numId w:val="39"/>
            </w:numPr>
            <w:ind w:left="1200" w:hanging="400"/>
          </w:pPr>
        </w:pPrChange>
      </w:pPr>
      <w:del w:id="11541" w:author="김은수" w:date="2026-09-30T15:44:00Z" w16du:dateUtc="2026-09-30T06:44:00Z">
        <w:r>
          <w:rPr>
            <w:rFonts w:hint="eastAsia"/>
          </w:rPr>
          <w:delText>사용자 설정 값 관련</w:delText>
        </w:r>
      </w:del>
    </w:p>
    <w:p w14:paraId="18FD4C84" w14:textId="77777777" w:rsidR="008101A1" w:rsidRPr="00E00010" w:rsidRDefault="00DF4A77">
      <w:pPr>
        <w:pStyle w:val="5"/>
        <w:keepNext w:val="0"/>
        <w:keepLines w:val="0"/>
        <w:widowControl w:val="0"/>
        <w:numPr>
          <w:ilvl w:val="4"/>
          <w:numId w:val="39"/>
        </w:numPr>
        <w:snapToGrid/>
        <w:spacing w:before="0" w:after="0" w:line="300" w:lineRule="auto"/>
        <w:jc w:val="both"/>
        <w:rPr>
          <w:del w:id="11542" w:author="김은수" w:date="2026-09-30T15:44:00Z" w16du:dateUtc="2026-09-30T06:44:00Z"/>
          <w:sz w:val="20"/>
          <w:szCs w:val="20"/>
        </w:rPr>
        <w:pPrChange w:id="11543" w:author="김은수" w:date="2026-10-01T03:22:00Z">
          <w:pPr>
            <w:pStyle w:val="5"/>
            <w:numPr>
              <w:ilvl w:val="4"/>
              <w:numId w:val="39"/>
            </w:numPr>
            <w:spacing w:after="0"/>
            <w:ind w:left="1400" w:hanging="400"/>
          </w:pPr>
        </w:pPrChange>
      </w:pPr>
      <w:del w:id="11544" w:author="김은수" w:date="2026-09-30T15:44:00Z" w16du:dateUtc="2026-09-30T06:44:00Z">
        <w:r>
          <w:rPr>
            <w:rFonts w:hint="eastAsia"/>
          </w:rPr>
          <w:delText>SU</w:delText>
        </w:r>
        <w:r w:rsidR="00537A71">
          <w:delText>-ID-CM3-0</w:delText>
        </w:r>
        <w:r w:rsidR="00C1414F">
          <w:delText>6</w:delText>
        </w:r>
        <w:r w:rsidR="00971A1B">
          <w:delText>3</w:delText>
        </w:r>
        <w:r w:rsidR="008101A1">
          <w:delText xml:space="preserve">, </w:delText>
        </w:r>
        <w:r w:rsidR="008101A1">
          <w:rPr>
            <w:rFonts w:hint="eastAsia"/>
          </w:rPr>
          <w:delText>맵 번호 변경</w:delText>
        </w:r>
      </w:del>
    </w:p>
    <w:p w14:paraId="486D33C0" w14:textId="77777777" w:rsidR="008101A1" w:rsidRPr="00E00010" w:rsidRDefault="008101A1">
      <w:pPr>
        <w:spacing w:after="0" w:line="300" w:lineRule="auto"/>
        <w:rPr>
          <w:del w:id="11545" w:author="김은수" w:date="2026-09-30T15:44:00Z" w16du:dateUtc="2026-09-30T06:44:00Z"/>
          <w:szCs w:val="20"/>
        </w:rPr>
        <w:pPrChange w:id="11546" w:author="김은수" w:date="2026-10-01T03:22:00Z">
          <w:pPr>
            <w:spacing w:after="0"/>
            <w:ind w:leftChars="800" w:left="1600"/>
          </w:pPr>
        </w:pPrChange>
      </w:pPr>
      <w:del w:id="11547" w:author="김은수" w:date="2026-09-30T15:44:00Z" w16du:dateUtc="2026-09-30T06:44:00Z">
        <w:r>
          <w:rPr>
            <w:rFonts w:hint="eastAsia"/>
          </w:rPr>
          <w:delText xml:space="preserve">입력 파라미터 </w:delText>
        </w:r>
        <w:r>
          <w:delText xml:space="preserve">: </w:delText>
        </w:r>
        <w:r>
          <w:rPr>
            <w:rFonts w:hint="eastAsia"/>
          </w:rPr>
          <w:delText>맵 번호(</w:delText>
        </w:r>
        <w:r>
          <w:delText>1~4)</w:delText>
        </w:r>
      </w:del>
    </w:p>
    <w:p w14:paraId="206737C0" w14:textId="77777777" w:rsidR="008101A1" w:rsidRPr="00E00010" w:rsidRDefault="008101A1">
      <w:pPr>
        <w:spacing w:after="0" w:line="300" w:lineRule="auto"/>
        <w:rPr>
          <w:del w:id="11548" w:author="김은수" w:date="2026-09-30T15:44:00Z" w16du:dateUtc="2026-09-30T06:44:00Z"/>
          <w:szCs w:val="20"/>
        </w:rPr>
        <w:pPrChange w:id="11549" w:author="김은수" w:date="2026-10-01T03:22:00Z">
          <w:pPr>
            <w:spacing w:after="0"/>
            <w:ind w:leftChars="800" w:left="1600"/>
          </w:pPr>
        </w:pPrChange>
      </w:pPr>
      <w:del w:id="11550" w:author="김은수" w:date="2026-09-30T15:44:00Z" w16du:dateUtc="2026-09-30T06:44:00Z">
        <w:r>
          <w:rPr>
            <w:rFonts w:hint="eastAsia"/>
          </w:rPr>
          <w:delText xml:space="preserve">반환 파라미터 </w:delText>
        </w:r>
        <w:r>
          <w:delText xml:space="preserve">: </w:delText>
        </w:r>
        <w:r>
          <w:rPr>
            <w:rFonts w:hint="eastAsia"/>
          </w:rPr>
          <w:delText xml:space="preserve">없음  </w:delText>
        </w:r>
      </w:del>
    </w:p>
    <w:p w14:paraId="32D282EA" w14:textId="77777777" w:rsidR="008101A1" w:rsidRPr="00E00010" w:rsidRDefault="008101A1">
      <w:pPr>
        <w:spacing w:after="0" w:line="300" w:lineRule="auto"/>
        <w:rPr>
          <w:del w:id="11551" w:author="김은수" w:date="2026-09-30T15:44:00Z" w16du:dateUtc="2026-09-30T06:44:00Z"/>
          <w:szCs w:val="20"/>
        </w:rPr>
        <w:pPrChange w:id="11552" w:author="김은수" w:date="2026-10-01T03:22:00Z">
          <w:pPr>
            <w:spacing w:after="0"/>
            <w:ind w:leftChars="800" w:left="1600"/>
          </w:pPr>
        </w:pPrChange>
      </w:pPr>
      <w:del w:id="11553" w:author="김은수" w:date="2026-09-30T15:44:00Z" w16du:dateUtc="2026-09-30T06:44:00Z">
        <w:r>
          <w:rPr>
            <w:rFonts w:hint="eastAsia"/>
          </w:rPr>
          <w:delText xml:space="preserve">수정 파라미터 </w:delText>
        </w:r>
        <w:r>
          <w:delText xml:space="preserve">: </w:delText>
        </w:r>
        <w:r>
          <w:rPr>
            <w:rFonts w:hint="eastAsia"/>
          </w:rPr>
          <w:delText>없음</w:delText>
        </w:r>
      </w:del>
    </w:p>
    <w:p w14:paraId="50F50D65" w14:textId="77777777" w:rsidR="008101A1" w:rsidRPr="00E00010" w:rsidRDefault="008101A1">
      <w:pPr>
        <w:spacing w:after="0" w:line="300" w:lineRule="auto"/>
        <w:rPr>
          <w:del w:id="11554" w:author="김은수" w:date="2026-09-30T15:44:00Z" w16du:dateUtc="2026-09-30T06:44:00Z"/>
          <w:szCs w:val="20"/>
        </w:rPr>
        <w:pPrChange w:id="11555" w:author="김은수" w:date="2026-10-01T03:22:00Z">
          <w:pPr>
            <w:spacing w:after="0"/>
            <w:ind w:leftChars="800" w:left="1600"/>
          </w:pPr>
        </w:pPrChange>
      </w:pPr>
      <w:del w:id="11556" w:author="김은수" w:date="2026-09-30T15:44:00Z" w16du:dateUtc="2026-09-30T06:44:00Z">
        <w:r>
          <w:rPr>
            <w:rFonts w:hint="eastAsia"/>
          </w:rPr>
          <w:delText xml:space="preserve">기능 및 동작 </w:delText>
        </w:r>
        <w:r>
          <w:delText>:</w:delText>
        </w:r>
        <w:r>
          <w:rPr>
            <w:rFonts w:hint="eastAsia"/>
          </w:rPr>
          <w:delText xml:space="preserve"> </w:delText>
        </w:r>
      </w:del>
    </w:p>
    <w:p w14:paraId="640FB2FB" w14:textId="77777777" w:rsidR="008101A1" w:rsidRPr="00E00010" w:rsidRDefault="008101A1">
      <w:pPr>
        <w:spacing w:after="0" w:line="300" w:lineRule="auto"/>
        <w:rPr>
          <w:del w:id="11557" w:author="김은수" w:date="2026-09-30T15:44:00Z" w16du:dateUtc="2026-09-30T06:44:00Z"/>
          <w:szCs w:val="20"/>
        </w:rPr>
        <w:pPrChange w:id="11558" w:author="김은수" w:date="2026-10-01T03:22:00Z">
          <w:pPr>
            <w:spacing w:after="0"/>
            <w:ind w:leftChars="900" w:left="1800"/>
          </w:pPr>
        </w:pPrChange>
      </w:pPr>
      <w:del w:id="11559" w:author="김은수" w:date="2026-09-30T15:44:00Z" w16du:dateUtc="2026-09-30T06:44:00Z">
        <w:r>
          <w:rPr>
            <w:rFonts w:hint="eastAsia"/>
          </w:rPr>
          <w:delText>공유 메모리의 사용자 설정 값의 맵 번호를 변경한다.</w:delText>
        </w:r>
      </w:del>
    </w:p>
    <w:p w14:paraId="4952387A" w14:textId="77777777" w:rsidR="008101A1" w:rsidRPr="00E00010" w:rsidRDefault="008101A1">
      <w:pPr>
        <w:spacing w:after="0" w:line="300" w:lineRule="auto"/>
        <w:rPr>
          <w:del w:id="11560" w:author="김은수" w:date="2026-09-30T15:44:00Z" w16du:dateUtc="2026-09-30T06:44:00Z"/>
          <w:szCs w:val="20"/>
        </w:rPr>
        <w:pPrChange w:id="11561" w:author="김은수" w:date="2026-10-01T03:22:00Z">
          <w:pPr>
            <w:spacing w:after="0"/>
            <w:ind w:leftChars="900" w:left="1800"/>
          </w:pPr>
        </w:pPrChange>
      </w:pPr>
      <w:del w:id="11562" w:author="김은수" w:date="2026-09-30T15:44:00Z" w16du:dateUtc="2026-09-30T06:44:00Z">
        <w:r>
          <w:rPr>
            <w:rFonts w:hint="eastAsia"/>
          </w:rPr>
          <w:delText>맵 변경 명령 전달 함수를 실행한다.</w:delText>
        </w:r>
      </w:del>
    </w:p>
    <w:p w14:paraId="724D6C5F" w14:textId="77777777" w:rsidR="008101A1" w:rsidRPr="00E00010" w:rsidRDefault="008101A1">
      <w:pPr>
        <w:spacing w:after="0" w:line="300" w:lineRule="auto"/>
        <w:rPr>
          <w:del w:id="11563" w:author="김은수" w:date="2026-09-30T15:44:00Z" w16du:dateUtc="2026-09-30T06:44:00Z"/>
          <w:szCs w:val="20"/>
        </w:rPr>
        <w:pPrChange w:id="11564" w:author="김은수" w:date="2026-10-01T03:22:00Z">
          <w:pPr>
            <w:ind w:leftChars="900" w:left="1800"/>
          </w:pPr>
        </w:pPrChange>
      </w:pPr>
      <w:del w:id="11565" w:author="김은수" w:date="2026-09-30T15:44:00Z" w16du:dateUtc="2026-09-30T06:44:00Z">
        <w:r>
          <w:rPr>
            <w:rFonts w:hint="eastAsia"/>
          </w:rPr>
          <w:delText>C</w:delText>
        </w:r>
        <w:r>
          <w:delText>M3</w:delText>
        </w:r>
        <w:r>
          <w:rPr>
            <w:rFonts w:hint="eastAsia"/>
          </w:rPr>
          <w:delText>에서 새로운 맵에</w:delText>
        </w:r>
        <w:r>
          <w:delText xml:space="preserve"> </w:delText>
        </w:r>
        <w:r>
          <w:rPr>
            <w:rFonts w:hint="eastAsia"/>
          </w:rPr>
          <w:delText>대하여 자극 파라미터 계산을 하도록 플래그를 설정한다.</w:delText>
        </w:r>
      </w:del>
    </w:p>
    <w:p w14:paraId="1F43605D" w14:textId="77777777" w:rsidR="008101A1" w:rsidRPr="00E00010" w:rsidRDefault="00DF4A77">
      <w:pPr>
        <w:pStyle w:val="5"/>
        <w:keepNext w:val="0"/>
        <w:keepLines w:val="0"/>
        <w:widowControl w:val="0"/>
        <w:numPr>
          <w:ilvl w:val="4"/>
          <w:numId w:val="39"/>
        </w:numPr>
        <w:snapToGrid/>
        <w:spacing w:before="0" w:after="0" w:line="300" w:lineRule="auto"/>
        <w:jc w:val="both"/>
        <w:rPr>
          <w:del w:id="11566" w:author="김은수" w:date="2026-09-30T15:44:00Z" w16du:dateUtc="2026-09-30T06:44:00Z"/>
          <w:sz w:val="20"/>
          <w:szCs w:val="20"/>
        </w:rPr>
        <w:pPrChange w:id="11567" w:author="김은수" w:date="2026-10-01T03:22:00Z">
          <w:pPr>
            <w:pStyle w:val="5"/>
            <w:numPr>
              <w:ilvl w:val="4"/>
              <w:numId w:val="39"/>
            </w:numPr>
            <w:spacing w:after="0"/>
            <w:ind w:left="1400" w:hanging="400"/>
          </w:pPr>
        </w:pPrChange>
      </w:pPr>
      <w:del w:id="11568" w:author="김은수" w:date="2026-09-30T15:44:00Z" w16du:dateUtc="2026-09-30T06:44:00Z">
        <w:r>
          <w:rPr>
            <w:rFonts w:hint="eastAsia"/>
          </w:rPr>
          <w:delText>SU</w:delText>
        </w:r>
        <w:r w:rsidR="00537A71">
          <w:delText>-ID-CM3-0</w:delText>
        </w:r>
        <w:r w:rsidR="00C1414F">
          <w:delText>6</w:delText>
        </w:r>
        <w:r w:rsidR="00971A1B">
          <w:delText>4</w:delText>
        </w:r>
        <w:r w:rsidR="008101A1">
          <w:delText xml:space="preserve">, </w:delText>
        </w:r>
        <w:r w:rsidR="008101A1">
          <w:rPr>
            <w:rFonts w:hint="eastAsia"/>
          </w:rPr>
          <w:delText>맵 번호 읽기</w:delText>
        </w:r>
      </w:del>
    </w:p>
    <w:p w14:paraId="76D4A054" w14:textId="77777777" w:rsidR="008101A1" w:rsidRPr="00E00010" w:rsidRDefault="008101A1">
      <w:pPr>
        <w:spacing w:after="0" w:line="300" w:lineRule="auto"/>
        <w:rPr>
          <w:del w:id="11569" w:author="김은수" w:date="2026-09-30T15:44:00Z" w16du:dateUtc="2026-09-30T06:44:00Z"/>
          <w:szCs w:val="20"/>
        </w:rPr>
        <w:pPrChange w:id="11570" w:author="김은수" w:date="2026-10-01T03:22:00Z">
          <w:pPr>
            <w:spacing w:after="0"/>
            <w:ind w:leftChars="800" w:left="1600"/>
          </w:pPr>
        </w:pPrChange>
      </w:pPr>
      <w:del w:id="11571" w:author="김은수" w:date="2026-09-30T15:44:00Z" w16du:dateUtc="2026-09-30T06:44:00Z">
        <w:r>
          <w:rPr>
            <w:rFonts w:hint="eastAsia"/>
          </w:rPr>
          <w:delText xml:space="preserve">입력 파라미터 </w:delText>
        </w:r>
        <w:r>
          <w:delText xml:space="preserve">: </w:delText>
        </w:r>
        <w:r>
          <w:rPr>
            <w:rFonts w:hint="eastAsia"/>
          </w:rPr>
          <w:delText>없음</w:delText>
        </w:r>
      </w:del>
    </w:p>
    <w:p w14:paraId="5617C0D5" w14:textId="77777777" w:rsidR="008101A1" w:rsidRPr="00E00010" w:rsidRDefault="008101A1">
      <w:pPr>
        <w:spacing w:after="0" w:line="300" w:lineRule="auto"/>
        <w:rPr>
          <w:del w:id="11572" w:author="김은수" w:date="2026-09-30T15:44:00Z" w16du:dateUtc="2026-09-30T06:44:00Z"/>
          <w:szCs w:val="20"/>
        </w:rPr>
        <w:pPrChange w:id="11573" w:author="김은수" w:date="2026-10-01T03:22:00Z">
          <w:pPr>
            <w:spacing w:after="0"/>
            <w:ind w:leftChars="800" w:left="1600"/>
          </w:pPr>
        </w:pPrChange>
      </w:pPr>
      <w:del w:id="11574" w:author="김은수" w:date="2026-09-30T15:44:00Z" w16du:dateUtc="2026-09-30T06:44:00Z">
        <w:r>
          <w:rPr>
            <w:rFonts w:hint="eastAsia"/>
          </w:rPr>
          <w:delText xml:space="preserve">반환 파라미터 </w:delText>
        </w:r>
        <w:r>
          <w:delText xml:space="preserve">: </w:delText>
        </w:r>
        <w:r>
          <w:rPr>
            <w:rFonts w:hint="eastAsia"/>
          </w:rPr>
          <w:delText>맵 번호(</w:delText>
        </w:r>
        <w:r>
          <w:delText>1~4)</w:delText>
        </w:r>
        <w:r>
          <w:rPr>
            <w:rFonts w:hint="eastAsia"/>
          </w:rPr>
          <w:delText xml:space="preserve">  </w:delText>
        </w:r>
      </w:del>
    </w:p>
    <w:p w14:paraId="684D9134" w14:textId="77777777" w:rsidR="008101A1" w:rsidRPr="00E00010" w:rsidRDefault="008101A1">
      <w:pPr>
        <w:spacing w:after="0" w:line="300" w:lineRule="auto"/>
        <w:rPr>
          <w:del w:id="11575" w:author="김은수" w:date="2026-09-30T15:44:00Z" w16du:dateUtc="2026-09-30T06:44:00Z"/>
          <w:szCs w:val="20"/>
        </w:rPr>
        <w:pPrChange w:id="11576" w:author="김은수" w:date="2026-10-01T03:22:00Z">
          <w:pPr>
            <w:spacing w:after="0"/>
            <w:ind w:leftChars="800" w:left="1600"/>
          </w:pPr>
        </w:pPrChange>
      </w:pPr>
      <w:del w:id="11577" w:author="김은수" w:date="2026-09-30T15:44:00Z" w16du:dateUtc="2026-09-30T06:44:00Z">
        <w:r>
          <w:rPr>
            <w:rFonts w:hint="eastAsia"/>
          </w:rPr>
          <w:delText xml:space="preserve">수정 파라미터 </w:delText>
        </w:r>
        <w:r>
          <w:delText xml:space="preserve">: </w:delText>
        </w:r>
        <w:r>
          <w:rPr>
            <w:rFonts w:hint="eastAsia"/>
          </w:rPr>
          <w:delText>없음</w:delText>
        </w:r>
      </w:del>
    </w:p>
    <w:p w14:paraId="02C87254" w14:textId="77777777" w:rsidR="008101A1" w:rsidRPr="00E00010" w:rsidRDefault="008101A1">
      <w:pPr>
        <w:spacing w:after="0" w:line="300" w:lineRule="auto"/>
        <w:rPr>
          <w:del w:id="11578" w:author="김은수" w:date="2026-09-30T15:44:00Z" w16du:dateUtc="2026-09-30T06:44:00Z"/>
          <w:szCs w:val="20"/>
        </w:rPr>
        <w:pPrChange w:id="11579" w:author="김은수" w:date="2026-10-01T03:22:00Z">
          <w:pPr>
            <w:spacing w:after="0"/>
            <w:ind w:leftChars="800" w:left="1600"/>
          </w:pPr>
        </w:pPrChange>
      </w:pPr>
      <w:del w:id="11580" w:author="김은수" w:date="2026-09-30T15:44:00Z" w16du:dateUtc="2026-09-30T06:44:00Z">
        <w:r>
          <w:rPr>
            <w:rFonts w:hint="eastAsia"/>
          </w:rPr>
          <w:delText xml:space="preserve">기능 및 동작 </w:delText>
        </w:r>
        <w:r>
          <w:delText>:</w:delText>
        </w:r>
        <w:r>
          <w:rPr>
            <w:rFonts w:hint="eastAsia"/>
          </w:rPr>
          <w:delText xml:space="preserve"> </w:delText>
        </w:r>
      </w:del>
    </w:p>
    <w:p w14:paraId="5ED6AC59" w14:textId="77777777" w:rsidR="008101A1" w:rsidRPr="00E00010" w:rsidRDefault="008101A1">
      <w:pPr>
        <w:spacing w:after="0" w:line="300" w:lineRule="auto"/>
        <w:rPr>
          <w:del w:id="11581" w:author="김은수" w:date="2026-09-30T15:44:00Z" w16du:dateUtc="2026-09-30T06:44:00Z"/>
          <w:szCs w:val="20"/>
        </w:rPr>
        <w:pPrChange w:id="11582" w:author="김은수" w:date="2026-10-01T03:22:00Z">
          <w:pPr>
            <w:ind w:leftChars="900" w:left="1800"/>
          </w:pPr>
        </w:pPrChange>
      </w:pPr>
      <w:del w:id="11583" w:author="김은수" w:date="2026-09-30T15:44:00Z" w16du:dateUtc="2026-09-30T06:44:00Z">
        <w:r>
          <w:rPr>
            <w:rFonts w:hint="eastAsia"/>
          </w:rPr>
          <w:delText>공유 메모리의 사용자 설정 값의 맵 번호를 읽어 반환한다.</w:delText>
        </w:r>
      </w:del>
    </w:p>
    <w:p w14:paraId="6C9EB623" w14:textId="77777777" w:rsidR="008101A1" w:rsidRPr="00E00010" w:rsidRDefault="00DF4A77">
      <w:pPr>
        <w:pStyle w:val="5"/>
        <w:keepNext w:val="0"/>
        <w:keepLines w:val="0"/>
        <w:widowControl w:val="0"/>
        <w:numPr>
          <w:ilvl w:val="4"/>
          <w:numId w:val="39"/>
        </w:numPr>
        <w:snapToGrid/>
        <w:spacing w:before="0" w:after="0" w:line="300" w:lineRule="auto"/>
        <w:jc w:val="both"/>
        <w:rPr>
          <w:del w:id="11584" w:author="김은수" w:date="2026-09-30T15:44:00Z" w16du:dateUtc="2026-09-30T06:44:00Z"/>
          <w:sz w:val="20"/>
          <w:szCs w:val="20"/>
        </w:rPr>
        <w:pPrChange w:id="11585" w:author="김은수" w:date="2026-10-01T03:22:00Z">
          <w:pPr>
            <w:pStyle w:val="5"/>
            <w:numPr>
              <w:ilvl w:val="4"/>
              <w:numId w:val="39"/>
            </w:numPr>
            <w:spacing w:after="0"/>
            <w:ind w:left="1400" w:hanging="400"/>
          </w:pPr>
        </w:pPrChange>
      </w:pPr>
      <w:del w:id="11586" w:author="김은수" w:date="2026-09-30T15:44:00Z" w16du:dateUtc="2026-09-30T06:44:00Z">
        <w:r>
          <w:rPr>
            <w:rFonts w:hint="eastAsia"/>
          </w:rPr>
          <w:delText>SU</w:delText>
        </w:r>
        <w:r w:rsidR="00537A71">
          <w:delText>-ID-CM3-0</w:delText>
        </w:r>
        <w:r w:rsidR="00C1414F">
          <w:delText>6</w:delText>
        </w:r>
        <w:r w:rsidR="00971A1B">
          <w:delText>5</w:delText>
        </w:r>
        <w:r w:rsidR="008101A1">
          <w:delText xml:space="preserve">, </w:delText>
        </w:r>
        <w:r w:rsidR="008101A1">
          <w:rPr>
            <w:rFonts w:hint="eastAsia"/>
          </w:rPr>
          <w:delText>자극 볼륨 변경</w:delText>
        </w:r>
      </w:del>
    </w:p>
    <w:p w14:paraId="1FBE4B76" w14:textId="77777777" w:rsidR="008101A1" w:rsidRPr="00E00010" w:rsidRDefault="008101A1">
      <w:pPr>
        <w:spacing w:after="0" w:line="300" w:lineRule="auto"/>
        <w:rPr>
          <w:del w:id="11587" w:author="김은수" w:date="2026-09-30T15:44:00Z" w16du:dateUtc="2026-09-30T06:44:00Z"/>
          <w:szCs w:val="20"/>
        </w:rPr>
        <w:pPrChange w:id="11588" w:author="김은수" w:date="2026-10-01T03:22:00Z">
          <w:pPr>
            <w:spacing w:after="0"/>
            <w:ind w:leftChars="800" w:left="1600"/>
          </w:pPr>
        </w:pPrChange>
      </w:pPr>
      <w:del w:id="11589" w:author="김은수" w:date="2026-09-30T15:44:00Z" w16du:dateUtc="2026-09-30T06:44:00Z">
        <w:r>
          <w:rPr>
            <w:rFonts w:hint="eastAsia"/>
          </w:rPr>
          <w:delText xml:space="preserve">입력 파라미터 </w:delText>
        </w:r>
        <w:r>
          <w:delText xml:space="preserve">: </w:delText>
        </w:r>
        <w:r>
          <w:rPr>
            <w:rFonts w:hint="eastAsia"/>
          </w:rPr>
          <w:delText>자극 볼륨</w:delText>
        </w:r>
      </w:del>
    </w:p>
    <w:p w14:paraId="6261B353" w14:textId="77777777" w:rsidR="008101A1" w:rsidRPr="00E00010" w:rsidRDefault="008101A1">
      <w:pPr>
        <w:spacing w:after="0" w:line="300" w:lineRule="auto"/>
        <w:rPr>
          <w:del w:id="11590" w:author="김은수" w:date="2026-09-30T15:44:00Z" w16du:dateUtc="2026-09-30T06:44:00Z"/>
          <w:szCs w:val="20"/>
        </w:rPr>
        <w:pPrChange w:id="11591" w:author="김은수" w:date="2026-10-01T03:22:00Z">
          <w:pPr>
            <w:spacing w:after="0"/>
            <w:ind w:leftChars="800" w:left="1600"/>
          </w:pPr>
        </w:pPrChange>
      </w:pPr>
      <w:del w:id="11592" w:author="김은수" w:date="2026-09-30T15:44:00Z" w16du:dateUtc="2026-09-30T06:44:00Z">
        <w:r>
          <w:rPr>
            <w:rFonts w:hint="eastAsia"/>
          </w:rPr>
          <w:delText xml:space="preserve">반환 파라미터 </w:delText>
        </w:r>
        <w:r>
          <w:delText xml:space="preserve">: </w:delText>
        </w:r>
        <w:r>
          <w:rPr>
            <w:rFonts w:hint="eastAsia"/>
          </w:rPr>
          <w:delText xml:space="preserve">없음  </w:delText>
        </w:r>
      </w:del>
    </w:p>
    <w:p w14:paraId="59295F9A" w14:textId="77777777" w:rsidR="008101A1" w:rsidRPr="00E00010" w:rsidRDefault="008101A1">
      <w:pPr>
        <w:spacing w:after="0" w:line="300" w:lineRule="auto"/>
        <w:rPr>
          <w:del w:id="11593" w:author="김은수" w:date="2026-09-30T15:44:00Z" w16du:dateUtc="2026-09-30T06:44:00Z"/>
          <w:szCs w:val="20"/>
        </w:rPr>
        <w:pPrChange w:id="11594" w:author="김은수" w:date="2026-10-01T03:22:00Z">
          <w:pPr>
            <w:spacing w:after="0"/>
            <w:ind w:leftChars="800" w:left="1600"/>
          </w:pPr>
        </w:pPrChange>
      </w:pPr>
      <w:del w:id="11595" w:author="김은수" w:date="2026-09-30T15:44:00Z" w16du:dateUtc="2026-09-30T06:44:00Z">
        <w:r>
          <w:rPr>
            <w:rFonts w:hint="eastAsia"/>
          </w:rPr>
          <w:delText xml:space="preserve">수정 파라미터 </w:delText>
        </w:r>
        <w:r>
          <w:delText xml:space="preserve">: </w:delText>
        </w:r>
        <w:r>
          <w:rPr>
            <w:rFonts w:hint="eastAsia"/>
          </w:rPr>
          <w:delText>없음</w:delText>
        </w:r>
      </w:del>
    </w:p>
    <w:p w14:paraId="234578BB" w14:textId="77777777" w:rsidR="008101A1" w:rsidRPr="00E00010" w:rsidRDefault="008101A1">
      <w:pPr>
        <w:spacing w:after="0" w:line="300" w:lineRule="auto"/>
        <w:rPr>
          <w:del w:id="11596" w:author="김은수" w:date="2026-09-30T15:44:00Z" w16du:dateUtc="2026-09-30T06:44:00Z"/>
          <w:szCs w:val="20"/>
        </w:rPr>
        <w:pPrChange w:id="11597" w:author="김은수" w:date="2026-10-01T03:22:00Z">
          <w:pPr>
            <w:spacing w:after="0"/>
            <w:ind w:leftChars="800" w:left="1600"/>
          </w:pPr>
        </w:pPrChange>
      </w:pPr>
      <w:del w:id="11598" w:author="김은수" w:date="2026-09-30T15:44:00Z" w16du:dateUtc="2026-09-30T06:44:00Z">
        <w:r>
          <w:rPr>
            <w:rFonts w:hint="eastAsia"/>
          </w:rPr>
          <w:delText xml:space="preserve">기능 및 동작 </w:delText>
        </w:r>
        <w:r>
          <w:delText>:</w:delText>
        </w:r>
        <w:r>
          <w:rPr>
            <w:rFonts w:hint="eastAsia"/>
          </w:rPr>
          <w:delText xml:space="preserve"> </w:delText>
        </w:r>
      </w:del>
    </w:p>
    <w:p w14:paraId="3B3552FC" w14:textId="77777777" w:rsidR="008101A1" w:rsidRPr="00E00010" w:rsidRDefault="008101A1">
      <w:pPr>
        <w:spacing w:after="0" w:line="300" w:lineRule="auto"/>
        <w:rPr>
          <w:del w:id="11599" w:author="김은수" w:date="2026-09-30T15:44:00Z" w16du:dateUtc="2026-09-30T06:44:00Z"/>
          <w:szCs w:val="20"/>
        </w:rPr>
        <w:pPrChange w:id="11600" w:author="김은수" w:date="2026-10-01T03:22:00Z">
          <w:pPr>
            <w:ind w:leftChars="900" w:left="1800"/>
          </w:pPr>
        </w:pPrChange>
      </w:pPr>
      <w:del w:id="11601" w:author="김은수" w:date="2026-09-30T15:44:00Z" w16du:dateUtc="2026-09-30T06:44:00Z">
        <w:r>
          <w:rPr>
            <w:rFonts w:hint="eastAsia"/>
          </w:rPr>
          <w:delText>공유 메모리의 사용자 설정 값의 자극 볼륨 값을 변경한다.</w:delText>
        </w:r>
      </w:del>
    </w:p>
    <w:p w14:paraId="07BD581B" w14:textId="77777777" w:rsidR="008101A1" w:rsidRPr="00E00010" w:rsidRDefault="00DF4A77">
      <w:pPr>
        <w:pStyle w:val="5"/>
        <w:keepNext w:val="0"/>
        <w:keepLines w:val="0"/>
        <w:widowControl w:val="0"/>
        <w:numPr>
          <w:ilvl w:val="4"/>
          <w:numId w:val="39"/>
        </w:numPr>
        <w:snapToGrid/>
        <w:spacing w:before="0" w:after="0" w:line="300" w:lineRule="auto"/>
        <w:jc w:val="both"/>
        <w:rPr>
          <w:del w:id="11602" w:author="김은수" w:date="2026-09-30T15:44:00Z" w16du:dateUtc="2026-09-30T06:44:00Z"/>
          <w:sz w:val="20"/>
          <w:szCs w:val="20"/>
        </w:rPr>
        <w:pPrChange w:id="11603" w:author="김은수" w:date="2026-10-01T03:22:00Z">
          <w:pPr>
            <w:pStyle w:val="5"/>
            <w:numPr>
              <w:ilvl w:val="4"/>
              <w:numId w:val="39"/>
            </w:numPr>
            <w:spacing w:after="0"/>
            <w:ind w:left="1400" w:hanging="400"/>
          </w:pPr>
        </w:pPrChange>
      </w:pPr>
      <w:del w:id="11604" w:author="김은수" w:date="2026-09-30T15:44:00Z" w16du:dateUtc="2026-09-30T06:44:00Z">
        <w:r>
          <w:rPr>
            <w:rFonts w:hint="eastAsia"/>
          </w:rPr>
          <w:delText>SU</w:delText>
        </w:r>
        <w:r w:rsidR="00537A71">
          <w:delText>-ID-CM3-0</w:delText>
        </w:r>
        <w:r w:rsidR="00C1414F">
          <w:delText>6</w:delText>
        </w:r>
        <w:r w:rsidR="00971A1B">
          <w:delText>6</w:delText>
        </w:r>
        <w:r w:rsidR="008101A1">
          <w:delText xml:space="preserve">, </w:delText>
        </w:r>
        <w:r w:rsidR="008101A1">
          <w:rPr>
            <w:rFonts w:hint="eastAsia"/>
          </w:rPr>
          <w:delText>자극 볼륨 읽기</w:delText>
        </w:r>
      </w:del>
    </w:p>
    <w:p w14:paraId="05E9AD06" w14:textId="77777777" w:rsidR="008101A1" w:rsidRPr="00E00010" w:rsidRDefault="008101A1">
      <w:pPr>
        <w:spacing w:after="0" w:line="300" w:lineRule="auto"/>
        <w:rPr>
          <w:del w:id="11605" w:author="김은수" w:date="2026-09-30T15:44:00Z" w16du:dateUtc="2026-09-30T06:44:00Z"/>
          <w:szCs w:val="20"/>
        </w:rPr>
        <w:pPrChange w:id="11606" w:author="김은수" w:date="2026-10-01T03:22:00Z">
          <w:pPr>
            <w:spacing w:after="0"/>
            <w:ind w:leftChars="800" w:left="1600"/>
          </w:pPr>
        </w:pPrChange>
      </w:pPr>
      <w:del w:id="11607" w:author="김은수" w:date="2026-09-30T15:44:00Z" w16du:dateUtc="2026-09-30T06:44:00Z">
        <w:r>
          <w:rPr>
            <w:rFonts w:hint="eastAsia"/>
          </w:rPr>
          <w:delText xml:space="preserve">입력 파라미터 </w:delText>
        </w:r>
        <w:r>
          <w:delText xml:space="preserve">: </w:delText>
        </w:r>
        <w:r>
          <w:rPr>
            <w:rFonts w:hint="eastAsia"/>
          </w:rPr>
          <w:delText>없음</w:delText>
        </w:r>
      </w:del>
    </w:p>
    <w:p w14:paraId="709F6EE8" w14:textId="77777777" w:rsidR="008101A1" w:rsidRPr="00E00010" w:rsidRDefault="008101A1">
      <w:pPr>
        <w:spacing w:after="0" w:line="300" w:lineRule="auto"/>
        <w:rPr>
          <w:del w:id="11608" w:author="김은수" w:date="2026-09-30T15:44:00Z" w16du:dateUtc="2026-09-30T06:44:00Z"/>
          <w:szCs w:val="20"/>
        </w:rPr>
        <w:pPrChange w:id="11609" w:author="김은수" w:date="2026-10-01T03:22:00Z">
          <w:pPr>
            <w:spacing w:after="0"/>
            <w:ind w:leftChars="800" w:left="1600"/>
          </w:pPr>
        </w:pPrChange>
      </w:pPr>
      <w:del w:id="11610" w:author="김은수" w:date="2026-09-30T15:44:00Z" w16du:dateUtc="2026-09-30T06:44:00Z">
        <w:r>
          <w:rPr>
            <w:rFonts w:hint="eastAsia"/>
          </w:rPr>
          <w:delText xml:space="preserve">반환 파라미터 </w:delText>
        </w:r>
        <w:r>
          <w:delText xml:space="preserve">: </w:delText>
        </w:r>
        <w:r>
          <w:rPr>
            <w:rFonts w:hint="eastAsia"/>
          </w:rPr>
          <w:delText>자극 볼륨</w:delText>
        </w:r>
      </w:del>
    </w:p>
    <w:p w14:paraId="2F6EAF2C" w14:textId="77777777" w:rsidR="008101A1" w:rsidRPr="00E00010" w:rsidRDefault="008101A1">
      <w:pPr>
        <w:spacing w:after="0" w:line="300" w:lineRule="auto"/>
        <w:rPr>
          <w:del w:id="11611" w:author="김은수" w:date="2026-09-30T15:44:00Z" w16du:dateUtc="2026-09-30T06:44:00Z"/>
          <w:szCs w:val="20"/>
        </w:rPr>
        <w:pPrChange w:id="11612" w:author="김은수" w:date="2026-10-01T03:22:00Z">
          <w:pPr>
            <w:spacing w:after="0"/>
            <w:ind w:leftChars="800" w:left="1600"/>
          </w:pPr>
        </w:pPrChange>
      </w:pPr>
      <w:del w:id="11613" w:author="김은수" w:date="2026-09-30T15:44:00Z" w16du:dateUtc="2026-09-30T06:44:00Z">
        <w:r>
          <w:rPr>
            <w:rFonts w:hint="eastAsia"/>
          </w:rPr>
          <w:delText xml:space="preserve">수정 파라미터 </w:delText>
        </w:r>
        <w:r>
          <w:delText xml:space="preserve">: </w:delText>
        </w:r>
        <w:r>
          <w:rPr>
            <w:rFonts w:hint="eastAsia"/>
          </w:rPr>
          <w:delText>없음</w:delText>
        </w:r>
      </w:del>
    </w:p>
    <w:p w14:paraId="4442EC3F" w14:textId="77777777" w:rsidR="008101A1" w:rsidRPr="00E00010" w:rsidRDefault="008101A1">
      <w:pPr>
        <w:spacing w:after="0" w:line="300" w:lineRule="auto"/>
        <w:rPr>
          <w:del w:id="11614" w:author="김은수" w:date="2026-09-30T15:44:00Z" w16du:dateUtc="2026-09-30T06:44:00Z"/>
          <w:szCs w:val="20"/>
        </w:rPr>
        <w:pPrChange w:id="11615" w:author="김은수" w:date="2026-10-01T03:22:00Z">
          <w:pPr>
            <w:spacing w:after="0"/>
            <w:ind w:leftChars="800" w:left="1600"/>
          </w:pPr>
        </w:pPrChange>
      </w:pPr>
      <w:del w:id="11616" w:author="김은수" w:date="2026-09-30T15:44:00Z" w16du:dateUtc="2026-09-30T06:44:00Z">
        <w:r>
          <w:rPr>
            <w:rFonts w:hint="eastAsia"/>
          </w:rPr>
          <w:delText xml:space="preserve">기능 및 동작 </w:delText>
        </w:r>
        <w:r>
          <w:delText>:</w:delText>
        </w:r>
        <w:r>
          <w:rPr>
            <w:rFonts w:hint="eastAsia"/>
          </w:rPr>
          <w:delText xml:space="preserve"> </w:delText>
        </w:r>
      </w:del>
    </w:p>
    <w:p w14:paraId="566E0EBE" w14:textId="77777777" w:rsidR="008101A1" w:rsidRPr="00E00010" w:rsidRDefault="008101A1">
      <w:pPr>
        <w:spacing w:after="0" w:line="300" w:lineRule="auto"/>
        <w:rPr>
          <w:del w:id="11617" w:author="김은수" w:date="2026-09-30T15:44:00Z" w16du:dateUtc="2026-09-30T06:44:00Z"/>
          <w:szCs w:val="20"/>
        </w:rPr>
        <w:pPrChange w:id="11618" w:author="김은수" w:date="2026-10-01T03:22:00Z">
          <w:pPr>
            <w:ind w:leftChars="900" w:left="1800"/>
          </w:pPr>
        </w:pPrChange>
      </w:pPr>
      <w:del w:id="11619" w:author="김은수" w:date="2026-09-30T15:44:00Z" w16du:dateUtc="2026-09-30T06:44:00Z">
        <w:r>
          <w:rPr>
            <w:rFonts w:hint="eastAsia"/>
          </w:rPr>
          <w:delText>공유 메모리의 사용자 설정 값의 자극 볼륨 값을 읽어 반환한다.</w:delText>
        </w:r>
      </w:del>
    </w:p>
    <w:p w14:paraId="57387167" w14:textId="77777777" w:rsidR="008101A1" w:rsidRPr="00E00010" w:rsidRDefault="00DF4A77">
      <w:pPr>
        <w:pStyle w:val="5"/>
        <w:keepNext w:val="0"/>
        <w:keepLines w:val="0"/>
        <w:widowControl w:val="0"/>
        <w:numPr>
          <w:ilvl w:val="4"/>
          <w:numId w:val="39"/>
        </w:numPr>
        <w:snapToGrid/>
        <w:spacing w:before="0" w:after="0" w:line="300" w:lineRule="auto"/>
        <w:jc w:val="both"/>
        <w:rPr>
          <w:del w:id="11620" w:author="김은수" w:date="2026-09-30T15:44:00Z" w16du:dateUtc="2026-09-30T06:44:00Z"/>
          <w:sz w:val="20"/>
          <w:szCs w:val="20"/>
        </w:rPr>
        <w:pPrChange w:id="11621" w:author="김은수" w:date="2026-10-01T03:22:00Z">
          <w:pPr>
            <w:pStyle w:val="5"/>
            <w:numPr>
              <w:ilvl w:val="4"/>
              <w:numId w:val="39"/>
            </w:numPr>
            <w:spacing w:after="0"/>
            <w:ind w:left="1400" w:hanging="400"/>
          </w:pPr>
        </w:pPrChange>
      </w:pPr>
      <w:del w:id="11622" w:author="김은수" w:date="2026-09-30T15:44:00Z" w16du:dateUtc="2026-09-30T06:44:00Z">
        <w:r>
          <w:rPr>
            <w:rFonts w:hint="eastAsia"/>
          </w:rPr>
          <w:delText>SU</w:delText>
        </w:r>
        <w:r w:rsidR="00537A71">
          <w:delText>-ID-CM3-0</w:delText>
        </w:r>
        <w:r w:rsidR="002837E3">
          <w:delText>6</w:delText>
        </w:r>
        <w:r w:rsidR="00971A1B">
          <w:delText>7</w:delText>
        </w:r>
        <w:r w:rsidR="008101A1">
          <w:delText xml:space="preserve">, </w:delText>
        </w:r>
        <w:r w:rsidR="008101A1">
          <w:rPr>
            <w:rFonts w:hint="eastAsia"/>
          </w:rPr>
          <w:delText>오디오 볼륨 변경</w:delText>
        </w:r>
      </w:del>
    </w:p>
    <w:p w14:paraId="2B636937" w14:textId="77777777" w:rsidR="008101A1" w:rsidRPr="00E00010" w:rsidRDefault="008101A1">
      <w:pPr>
        <w:spacing w:after="0" w:line="300" w:lineRule="auto"/>
        <w:rPr>
          <w:del w:id="11623" w:author="김은수" w:date="2026-09-30T15:44:00Z" w16du:dateUtc="2026-09-30T06:44:00Z"/>
          <w:szCs w:val="20"/>
        </w:rPr>
        <w:pPrChange w:id="11624" w:author="김은수" w:date="2026-10-01T03:22:00Z">
          <w:pPr>
            <w:spacing w:after="0"/>
            <w:ind w:leftChars="800" w:left="1600"/>
          </w:pPr>
        </w:pPrChange>
      </w:pPr>
      <w:del w:id="11625" w:author="김은수" w:date="2026-09-30T15:44:00Z" w16du:dateUtc="2026-09-30T06:44:00Z">
        <w:r>
          <w:rPr>
            <w:rFonts w:hint="eastAsia"/>
          </w:rPr>
          <w:delText xml:space="preserve">입력 파라미터 </w:delText>
        </w:r>
        <w:r>
          <w:delText xml:space="preserve">: </w:delText>
        </w:r>
        <w:r>
          <w:rPr>
            <w:rFonts w:hint="eastAsia"/>
          </w:rPr>
          <w:delText>오디오 볼륨</w:delText>
        </w:r>
      </w:del>
    </w:p>
    <w:p w14:paraId="1FC832EE" w14:textId="77777777" w:rsidR="008101A1" w:rsidRPr="00E00010" w:rsidRDefault="008101A1">
      <w:pPr>
        <w:spacing w:after="0" w:line="300" w:lineRule="auto"/>
        <w:rPr>
          <w:del w:id="11626" w:author="김은수" w:date="2026-09-30T15:44:00Z" w16du:dateUtc="2026-09-30T06:44:00Z"/>
          <w:szCs w:val="20"/>
        </w:rPr>
        <w:pPrChange w:id="11627" w:author="김은수" w:date="2026-10-01T03:22:00Z">
          <w:pPr>
            <w:spacing w:after="0"/>
            <w:ind w:leftChars="800" w:left="1600"/>
          </w:pPr>
        </w:pPrChange>
      </w:pPr>
      <w:del w:id="11628" w:author="김은수" w:date="2026-09-30T15:44:00Z" w16du:dateUtc="2026-09-30T06:44:00Z">
        <w:r>
          <w:rPr>
            <w:rFonts w:hint="eastAsia"/>
          </w:rPr>
          <w:delText xml:space="preserve">반환 파라미터 </w:delText>
        </w:r>
        <w:r>
          <w:delText xml:space="preserve">: </w:delText>
        </w:r>
        <w:r>
          <w:rPr>
            <w:rFonts w:hint="eastAsia"/>
          </w:rPr>
          <w:delText>없음</w:delText>
        </w:r>
      </w:del>
    </w:p>
    <w:p w14:paraId="5E56A708" w14:textId="77777777" w:rsidR="008101A1" w:rsidRPr="00E00010" w:rsidRDefault="008101A1">
      <w:pPr>
        <w:spacing w:after="0" w:line="300" w:lineRule="auto"/>
        <w:rPr>
          <w:del w:id="11629" w:author="김은수" w:date="2026-09-30T15:44:00Z" w16du:dateUtc="2026-09-30T06:44:00Z"/>
          <w:szCs w:val="20"/>
        </w:rPr>
        <w:pPrChange w:id="11630" w:author="김은수" w:date="2026-10-01T03:22:00Z">
          <w:pPr>
            <w:spacing w:after="0"/>
            <w:ind w:leftChars="800" w:left="1600"/>
          </w:pPr>
        </w:pPrChange>
      </w:pPr>
      <w:del w:id="11631" w:author="김은수" w:date="2026-09-30T15:44:00Z" w16du:dateUtc="2026-09-30T06:44:00Z">
        <w:r>
          <w:rPr>
            <w:rFonts w:hint="eastAsia"/>
          </w:rPr>
          <w:delText xml:space="preserve">수정 파라미터 </w:delText>
        </w:r>
        <w:r>
          <w:delText xml:space="preserve">: </w:delText>
        </w:r>
        <w:r>
          <w:rPr>
            <w:rFonts w:hint="eastAsia"/>
          </w:rPr>
          <w:delText>없음</w:delText>
        </w:r>
      </w:del>
    </w:p>
    <w:p w14:paraId="3D52BE31" w14:textId="77777777" w:rsidR="008101A1" w:rsidRPr="00E00010" w:rsidRDefault="008101A1">
      <w:pPr>
        <w:spacing w:after="0" w:line="300" w:lineRule="auto"/>
        <w:rPr>
          <w:del w:id="11632" w:author="김은수" w:date="2026-09-30T15:44:00Z" w16du:dateUtc="2026-09-30T06:44:00Z"/>
          <w:szCs w:val="20"/>
        </w:rPr>
        <w:pPrChange w:id="11633" w:author="김은수" w:date="2026-10-01T03:22:00Z">
          <w:pPr>
            <w:spacing w:after="0"/>
            <w:ind w:leftChars="800" w:left="1600"/>
          </w:pPr>
        </w:pPrChange>
      </w:pPr>
      <w:del w:id="11634" w:author="김은수" w:date="2026-09-30T15:44:00Z" w16du:dateUtc="2026-09-30T06:44:00Z">
        <w:r>
          <w:rPr>
            <w:rFonts w:hint="eastAsia"/>
          </w:rPr>
          <w:delText xml:space="preserve">기능 및 동작 </w:delText>
        </w:r>
        <w:r>
          <w:delText>:</w:delText>
        </w:r>
        <w:r>
          <w:rPr>
            <w:rFonts w:hint="eastAsia"/>
          </w:rPr>
          <w:delText xml:space="preserve"> </w:delText>
        </w:r>
      </w:del>
    </w:p>
    <w:p w14:paraId="2A5720F0" w14:textId="77777777" w:rsidR="008101A1" w:rsidRPr="00E00010" w:rsidRDefault="008101A1">
      <w:pPr>
        <w:spacing w:after="0" w:line="300" w:lineRule="auto"/>
        <w:rPr>
          <w:del w:id="11635" w:author="김은수" w:date="2026-09-30T15:44:00Z" w16du:dateUtc="2026-09-30T06:44:00Z"/>
          <w:szCs w:val="20"/>
        </w:rPr>
        <w:pPrChange w:id="11636" w:author="김은수" w:date="2026-10-01T03:22:00Z">
          <w:pPr>
            <w:ind w:leftChars="900" w:left="1800"/>
          </w:pPr>
        </w:pPrChange>
      </w:pPr>
      <w:del w:id="11637" w:author="김은수" w:date="2026-09-30T15:44:00Z" w16du:dateUtc="2026-09-30T06:44:00Z">
        <w:r>
          <w:rPr>
            <w:rFonts w:hint="eastAsia"/>
          </w:rPr>
          <w:delText>공유 메모리의 사용자 설정 값의 오디오 볼륨 값을 변경한다.</w:delText>
        </w:r>
      </w:del>
    </w:p>
    <w:p w14:paraId="6B97676F" w14:textId="77777777" w:rsidR="008101A1" w:rsidRPr="00E00010" w:rsidRDefault="00DF4A77">
      <w:pPr>
        <w:pStyle w:val="5"/>
        <w:keepNext w:val="0"/>
        <w:keepLines w:val="0"/>
        <w:widowControl w:val="0"/>
        <w:numPr>
          <w:ilvl w:val="4"/>
          <w:numId w:val="39"/>
        </w:numPr>
        <w:snapToGrid/>
        <w:spacing w:before="0" w:after="0" w:line="300" w:lineRule="auto"/>
        <w:jc w:val="both"/>
        <w:rPr>
          <w:del w:id="11638" w:author="김은수" w:date="2026-09-30T15:44:00Z" w16du:dateUtc="2026-09-30T06:44:00Z"/>
          <w:sz w:val="20"/>
          <w:szCs w:val="20"/>
        </w:rPr>
        <w:pPrChange w:id="11639" w:author="김은수" w:date="2026-10-01T03:22:00Z">
          <w:pPr>
            <w:pStyle w:val="5"/>
            <w:numPr>
              <w:ilvl w:val="4"/>
              <w:numId w:val="39"/>
            </w:numPr>
            <w:spacing w:after="0"/>
            <w:ind w:left="1400" w:hanging="400"/>
          </w:pPr>
        </w:pPrChange>
      </w:pPr>
      <w:del w:id="11640" w:author="김은수" w:date="2026-09-30T15:44:00Z" w16du:dateUtc="2026-09-30T06:44:00Z">
        <w:r>
          <w:rPr>
            <w:rFonts w:hint="eastAsia"/>
          </w:rPr>
          <w:delText>SU</w:delText>
        </w:r>
        <w:r w:rsidR="00537A71">
          <w:delText>-ID-CM3-0</w:delText>
        </w:r>
        <w:r w:rsidR="002837E3">
          <w:delText>6</w:delText>
        </w:r>
        <w:r w:rsidR="00971A1B">
          <w:delText>8</w:delText>
        </w:r>
        <w:r w:rsidR="008101A1">
          <w:delText xml:space="preserve">, </w:delText>
        </w:r>
        <w:r w:rsidR="008101A1">
          <w:rPr>
            <w:rFonts w:hint="eastAsia"/>
          </w:rPr>
          <w:delText>오디오 볼륨 읽기</w:delText>
        </w:r>
      </w:del>
    </w:p>
    <w:p w14:paraId="2A67FBC5" w14:textId="77777777" w:rsidR="008101A1" w:rsidRPr="00E00010" w:rsidRDefault="008101A1">
      <w:pPr>
        <w:spacing w:after="0" w:line="300" w:lineRule="auto"/>
        <w:rPr>
          <w:del w:id="11641" w:author="김은수" w:date="2026-09-30T15:44:00Z" w16du:dateUtc="2026-09-30T06:44:00Z"/>
          <w:szCs w:val="20"/>
        </w:rPr>
        <w:pPrChange w:id="11642" w:author="김은수" w:date="2026-10-01T03:22:00Z">
          <w:pPr>
            <w:spacing w:after="0"/>
            <w:ind w:leftChars="800" w:left="1600"/>
          </w:pPr>
        </w:pPrChange>
      </w:pPr>
      <w:del w:id="11643" w:author="김은수" w:date="2026-09-30T15:44:00Z" w16du:dateUtc="2026-09-30T06:44:00Z">
        <w:r>
          <w:rPr>
            <w:rFonts w:hint="eastAsia"/>
          </w:rPr>
          <w:delText xml:space="preserve">입력 파라미터 </w:delText>
        </w:r>
        <w:r>
          <w:delText xml:space="preserve">: </w:delText>
        </w:r>
        <w:r>
          <w:rPr>
            <w:rFonts w:hint="eastAsia"/>
          </w:rPr>
          <w:delText>없음</w:delText>
        </w:r>
      </w:del>
    </w:p>
    <w:p w14:paraId="72328483" w14:textId="77777777" w:rsidR="008101A1" w:rsidRPr="00E00010" w:rsidRDefault="008101A1">
      <w:pPr>
        <w:spacing w:after="0" w:line="300" w:lineRule="auto"/>
        <w:rPr>
          <w:del w:id="11644" w:author="김은수" w:date="2026-09-30T15:44:00Z" w16du:dateUtc="2026-09-30T06:44:00Z"/>
          <w:szCs w:val="20"/>
        </w:rPr>
        <w:pPrChange w:id="11645" w:author="김은수" w:date="2026-10-01T03:22:00Z">
          <w:pPr>
            <w:spacing w:after="0"/>
            <w:ind w:leftChars="800" w:left="1600"/>
          </w:pPr>
        </w:pPrChange>
      </w:pPr>
      <w:del w:id="11646" w:author="김은수" w:date="2026-09-30T15:44:00Z" w16du:dateUtc="2026-09-30T06:44:00Z">
        <w:r>
          <w:rPr>
            <w:rFonts w:hint="eastAsia"/>
          </w:rPr>
          <w:delText xml:space="preserve">반환 파라미터 </w:delText>
        </w:r>
        <w:r>
          <w:delText xml:space="preserve">: </w:delText>
        </w:r>
        <w:r>
          <w:rPr>
            <w:rFonts w:hint="eastAsia"/>
          </w:rPr>
          <w:delText>오디오 볼륨</w:delText>
        </w:r>
      </w:del>
    </w:p>
    <w:p w14:paraId="17128E87" w14:textId="77777777" w:rsidR="008101A1" w:rsidRPr="00E00010" w:rsidRDefault="008101A1">
      <w:pPr>
        <w:spacing w:after="0" w:line="300" w:lineRule="auto"/>
        <w:rPr>
          <w:del w:id="11647" w:author="김은수" w:date="2026-09-30T15:44:00Z" w16du:dateUtc="2026-09-30T06:44:00Z"/>
          <w:szCs w:val="20"/>
        </w:rPr>
        <w:pPrChange w:id="11648" w:author="김은수" w:date="2026-10-01T03:22:00Z">
          <w:pPr>
            <w:spacing w:after="0"/>
            <w:ind w:leftChars="800" w:left="1600"/>
          </w:pPr>
        </w:pPrChange>
      </w:pPr>
      <w:del w:id="11649" w:author="김은수" w:date="2026-09-30T15:44:00Z" w16du:dateUtc="2026-09-30T06:44:00Z">
        <w:r>
          <w:rPr>
            <w:rFonts w:hint="eastAsia"/>
          </w:rPr>
          <w:delText xml:space="preserve">수정 파라미터 </w:delText>
        </w:r>
        <w:r>
          <w:delText xml:space="preserve">: </w:delText>
        </w:r>
        <w:r>
          <w:rPr>
            <w:rFonts w:hint="eastAsia"/>
          </w:rPr>
          <w:delText>없음</w:delText>
        </w:r>
      </w:del>
    </w:p>
    <w:p w14:paraId="3DF28B1D" w14:textId="77777777" w:rsidR="008101A1" w:rsidRPr="00E00010" w:rsidRDefault="008101A1">
      <w:pPr>
        <w:spacing w:after="0" w:line="300" w:lineRule="auto"/>
        <w:rPr>
          <w:del w:id="11650" w:author="김은수" w:date="2026-09-30T15:44:00Z" w16du:dateUtc="2026-09-30T06:44:00Z"/>
          <w:szCs w:val="20"/>
        </w:rPr>
        <w:pPrChange w:id="11651" w:author="김은수" w:date="2026-10-01T03:22:00Z">
          <w:pPr>
            <w:spacing w:after="0"/>
            <w:ind w:leftChars="800" w:left="1600"/>
          </w:pPr>
        </w:pPrChange>
      </w:pPr>
      <w:del w:id="11652" w:author="김은수" w:date="2026-09-30T15:44:00Z" w16du:dateUtc="2026-09-30T06:44:00Z">
        <w:r>
          <w:rPr>
            <w:rFonts w:hint="eastAsia"/>
          </w:rPr>
          <w:delText xml:space="preserve">기능 및 동작 </w:delText>
        </w:r>
        <w:r>
          <w:delText>:</w:delText>
        </w:r>
        <w:r>
          <w:rPr>
            <w:rFonts w:hint="eastAsia"/>
          </w:rPr>
          <w:delText xml:space="preserve"> </w:delText>
        </w:r>
      </w:del>
    </w:p>
    <w:p w14:paraId="1CCFA89C" w14:textId="77777777" w:rsidR="008101A1" w:rsidRPr="00E00010" w:rsidRDefault="008101A1">
      <w:pPr>
        <w:spacing w:after="0" w:line="300" w:lineRule="auto"/>
        <w:rPr>
          <w:del w:id="11653" w:author="김은수" w:date="2026-09-30T15:44:00Z" w16du:dateUtc="2026-09-30T06:44:00Z"/>
          <w:szCs w:val="20"/>
        </w:rPr>
        <w:pPrChange w:id="11654" w:author="김은수" w:date="2026-10-01T03:22:00Z">
          <w:pPr>
            <w:ind w:leftChars="900" w:left="1800"/>
          </w:pPr>
        </w:pPrChange>
      </w:pPr>
      <w:del w:id="11655" w:author="김은수" w:date="2026-09-30T15:44:00Z" w16du:dateUtc="2026-09-30T06:44:00Z">
        <w:r>
          <w:rPr>
            <w:rFonts w:hint="eastAsia"/>
          </w:rPr>
          <w:delText>공유 메모리의 사용자 설정 값의 오디오 볼륨 값을 읽어 반환한다.</w:delText>
        </w:r>
      </w:del>
    </w:p>
    <w:p w14:paraId="658430AD" w14:textId="77777777" w:rsidR="008101A1" w:rsidRPr="00E00010" w:rsidRDefault="00DF4A77">
      <w:pPr>
        <w:pStyle w:val="5"/>
        <w:keepNext w:val="0"/>
        <w:keepLines w:val="0"/>
        <w:widowControl w:val="0"/>
        <w:numPr>
          <w:ilvl w:val="4"/>
          <w:numId w:val="39"/>
        </w:numPr>
        <w:snapToGrid/>
        <w:spacing w:before="0" w:after="0" w:line="300" w:lineRule="auto"/>
        <w:jc w:val="both"/>
        <w:rPr>
          <w:del w:id="11656" w:author="김은수" w:date="2026-09-30T15:44:00Z" w16du:dateUtc="2026-09-30T06:44:00Z"/>
          <w:sz w:val="20"/>
          <w:szCs w:val="20"/>
        </w:rPr>
        <w:pPrChange w:id="11657" w:author="김은수" w:date="2026-10-01T03:22:00Z">
          <w:pPr>
            <w:pStyle w:val="5"/>
            <w:numPr>
              <w:ilvl w:val="4"/>
              <w:numId w:val="39"/>
            </w:numPr>
            <w:spacing w:after="0"/>
            <w:ind w:left="1400" w:hanging="400"/>
          </w:pPr>
        </w:pPrChange>
      </w:pPr>
      <w:del w:id="11658" w:author="김은수" w:date="2026-09-30T15:44:00Z" w16du:dateUtc="2026-09-30T06:44:00Z">
        <w:r>
          <w:rPr>
            <w:rFonts w:hint="eastAsia"/>
          </w:rPr>
          <w:delText>SU</w:delText>
        </w:r>
        <w:r w:rsidR="00537A71">
          <w:delText>-ID-CM3-0</w:delText>
        </w:r>
        <w:r w:rsidR="00971A1B">
          <w:delText>69</w:delText>
        </w:r>
        <w:r w:rsidR="008101A1">
          <w:delText xml:space="preserve">, </w:delText>
        </w:r>
        <w:r w:rsidR="008101A1">
          <w:rPr>
            <w:rFonts w:hint="eastAsia"/>
          </w:rPr>
          <w:delText>L</w:delText>
        </w:r>
        <w:r w:rsidR="008101A1">
          <w:delText xml:space="preserve">ED </w:delText>
        </w:r>
        <w:r w:rsidR="008101A1">
          <w:rPr>
            <w:rFonts w:hint="eastAsia"/>
          </w:rPr>
          <w:delText>알림 설정 변경</w:delText>
        </w:r>
      </w:del>
    </w:p>
    <w:p w14:paraId="1B4C4C0B" w14:textId="77777777" w:rsidR="008101A1" w:rsidRPr="00E00010" w:rsidRDefault="008101A1">
      <w:pPr>
        <w:spacing w:after="0" w:line="300" w:lineRule="auto"/>
        <w:rPr>
          <w:del w:id="11659" w:author="김은수" w:date="2026-09-30T15:44:00Z" w16du:dateUtc="2026-09-30T06:44:00Z"/>
          <w:szCs w:val="20"/>
        </w:rPr>
        <w:pPrChange w:id="11660" w:author="김은수" w:date="2026-10-01T03:22:00Z">
          <w:pPr>
            <w:spacing w:after="0"/>
            <w:ind w:leftChars="800" w:left="1600"/>
          </w:pPr>
        </w:pPrChange>
      </w:pPr>
      <w:del w:id="11661" w:author="김은수" w:date="2026-09-30T15:44:00Z" w16du:dateUtc="2026-09-30T06:44:00Z">
        <w:r>
          <w:rPr>
            <w:rFonts w:hint="eastAsia"/>
          </w:rPr>
          <w:delText xml:space="preserve">입력 파라미터 </w:delText>
        </w:r>
        <w:r>
          <w:delText xml:space="preserve">: </w:delText>
        </w:r>
        <w:r>
          <w:rPr>
            <w:rFonts w:hint="eastAsia"/>
          </w:rPr>
          <w:delText>L</w:delText>
        </w:r>
        <w:r>
          <w:delText xml:space="preserve">ED </w:delText>
        </w:r>
        <w:r>
          <w:rPr>
            <w:rFonts w:hint="eastAsia"/>
          </w:rPr>
          <w:delText>알림 설정(</w:delText>
        </w:r>
        <w:r>
          <w:delText>On: 1, Off :2)</w:delText>
        </w:r>
      </w:del>
    </w:p>
    <w:p w14:paraId="590E0AC0" w14:textId="77777777" w:rsidR="008101A1" w:rsidRPr="00E00010" w:rsidRDefault="008101A1">
      <w:pPr>
        <w:spacing w:after="0" w:line="300" w:lineRule="auto"/>
        <w:rPr>
          <w:del w:id="11662" w:author="김은수" w:date="2026-09-30T15:44:00Z" w16du:dateUtc="2026-09-30T06:44:00Z"/>
          <w:szCs w:val="20"/>
        </w:rPr>
        <w:pPrChange w:id="11663" w:author="김은수" w:date="2026-10-01T03:22:00Z">
          <w:pPr>
            <w:spacing w:after="0"/>
            <w:ind w:leftChars="800" w:left="1600"/>
          </w:pPr>
        </w:pPrChange>
      </w:pPr>
      <w:del w:id="11664" w:author="김은수" w:date="2026-09-30T15:44:00Z" w16du:dateUtc="2026-09-30T06:44:00Z">
        <w:r>
          <w:rPr>
            <w:rFonts w:hint="eastAsia"/>
          </w:rPr>
          <w:delText xml:space="preserve">반환 파라미터 </w:delText>
        </w:r>
        <w:r>
          <w:delText xml:space="preserve">: </w:delText>
        </w:r>
        <w:r>
          <w:rPr>
            <w:rFonts w:hint="eastAsia"/>
          </w:rPr>
          <w:delText>없음</w:delText>
        </w:r>
      </w:del>
    </w:p>
    <w:p w14:paraId="0ABF4FE7" w14:textId="77777777" w:rsidR="008101A1" w:rsidRPr="00E00010" w:rsidRDefault="008101A1">
      <w:pPr>
        <w:spacing w:after="0" w:line="300" w:lineRule="auto"/>
        <w:rPr>
          <w:del w:id="11665" w:author="김은수" w:date="2026-09-30T15:44:00Z" w16du:dateUtc="2026-09-30T06:44:00Z"/>
          <w:szCs w:val="20"/>
        </w:rPr>
        <w:pPrChange w:id="11666" w:author="김은수" w:date="2026-10-01T03:22:00Z">
          <w:pPr>
            <w:spacing w:after="0"/>
            <w:ind w:leftChars="800" w:left="1600"/>
          </w:pPr>
        </w:pPrChange>
      </w:pPr>
      <w:del w:id="11667" w:author="김은수" w:date="2026-09-30T15:44:00Z" w16du:dateUtc="2026-09-30T06:44:00Z">
        <w:r>
          <w:rPr>
            <w:rFonts w:hint="eastAsia"/>
          </w:rPr>
          <w:delText xml:space="preserve">수정 파라미터 </w:delText>
        </w:r>
        <w:r>
          <w:delText xml:space="preserve">: </w:delText>
        </w:r>
        <w:r>
          <w:rPr>
            <w:rFonts w:hint="eastAsia"/>
          </w:rPr>
          <w:delText>없음</w:delText>
        </w:r>
      </w:del>
    </w:p>
    <w:p w14:paraId="686916D3" w14:textId="77777777" w:rsidR="008101A1" w:rsidRPr="00E00010" w:rsidRDefault="008101A1">
      <w:pPr>
        <w:spacing w:after="0" w:line="300" w:lineRule="auto"/>
        <w:rPr>
          <w:del w:id="11668" w:author="김은수" w:date="2026-09-30T15:44:00Z" w16du:dateUtc="2026-09-30T06:44:00Z"/>
          <w:szCs w:val="20"/>
        </w:rPr>
        <w:pPrChange w:id="11669" w:author="김은수" w:date="2026-10-01T03:22:00Z">
          <w:pPr>
            <w:spacing w:after="0"/>
            <w:ind w:leftChars="800" w:left="1600"/>
          </w:pPr>
        </w:pPrChange>
      </w:pPr>
      <w:del w:id="11670" w:author="김은수" w:date="2026-09-30T15:44:00Z" w16du:dateUtc="2026-09-30T06:44:00Z">
        <w:r>
          <w:rPr>
            <w:rFonts w:hint="eastAsia"/>
          </w:rPr>
          <w:delText xml:space="preserve">기능 및 동작 </w:delText>
        </w:r>
        <w:r>
          <w:delText>:</w:delText>
        </w:r>
        <w:r>
          <w:rPr>
            <w:rFonts w:hint="eastAsia"/>
          </w:rPr>
          <w:delText xml:space="preserve"> </w:delText>
        </w:r>
      </w:del>
    </w:p>
    <w:p w14:paraId="229D888D" w14:textId="77777777" w:rsidR="008101A1" w:rsidRPr="00E00010" w:rsidRDefault="008101A1">
      <w:pPr>
        <w:spacing w:after="0" w:line="300" w:lineRule="auto"/>
        <w:rPr>
          <w:del w:id="11671" w:author="김은수" w:date="2026-09-30T15:44:00Z" w16du:dateUtc="2026-09-30T06:44:00Z"/>
          <w:szCs w:val="20"/>
        </w:rPr>
        <w:pPrChange w:id="11672" w:author="김은수" w:date="2026-10-01T03:22:00Z">
          <w:pPr>
            <w:ind w:leftChars="900" w:left="1800"/>
          </w:pPr>
        </w:pPrChange>
      </w:pPr>
      <w:del w:id="11673" w:author="김은수" w:date="2026-09-30T15:44:00Z" w16du:dateUtc="2026-09-30T06:44:00Z">
        <w:r>
          <w:rPr>
            <w:rFonts w:hint="eastAsia"/>
          </w:rPr>
          <w:delText xml:space="preserve">공유 메모리의 사용자 설정 값의 </w:delText>
        </w:r>
        <w:r>
          <w:delText xml:space="preserve">LED </w:delText>
        </w:r>
        <w:r>
          <w:rPr>
            <w:rFonts w:hint="eastAsia"/>
          </w:rPr>
          <w:delText>알림 설정 값을 변경한다.</w:delText>
        </w:r>
      </w:del>
    </w:p>
    <w:p w14:paraId="108C5248" w14:textId="77777777" w:rsidR="008101A1" w:rsidRPr="00E00010" w:rsidRDefault="00DF4A77">
      <w:pPr>
        <w:pStyle w:val="5"/>
        <w:keepNext w:val="0"/>
        <w:keepLines w:val="0"/>
        <w:widowControl w:val="0"/>
        <w:numPr>
          <w:ilvl w:val="4"/>
          <w:numId w:val="39"/>
        </w:numPr>
        <w:snapToGrid/>
        <w:spacing w:before="0" w:after="0" w:line="300" w:lineRule="auto"/>
        <w:jc w:val="both"/>
        <w:rPr>
          <w:del w:id="11674" w:author="김은수" w:date="2026-09-30T15:44:00Z" w16du:dateUtc="2026-09-30T06:44:00Z"/>
          <w:sz w:val="20"/>
          <w:szCs w:val="20"/>
        </w:rPr>
        <w:pPrChange w:id="11675" w:author="김은수" w:date="2026-10-01T03:22:00Z">
          <w:pPr>
            <w:pStyle w:val="5"/>
            <w:numPr>
              <w:ilvl w:val="4"/>
              <w:numId w:val="39"/>
            </w:numPr>
            <w:spacing w:after="0"/>
            <w:ind w:left="1400" w:hanging="400"/>
          </w:pPr>
        </w:pPrChange>
      </w:pPr>
      <w:del w:id="11676" w:author="김은수" w:date="2026-09-30T15:44:00Z" w16du:dateUtc="2026-09-30T06:44:00Z">
        <w:r>
          <w:rPr>
            <w:rFonts w:hint="eastAsia"/>
          </w:rPr>
          <w:delText>SU</w:delText>
        </w:r>
        <w:r w:rsidR="00537A71">
          <w:delText>-ID-CM3-0</w:delText>
        </w:r>
        <w:r w:rsidR="00D2705F">
          <w:delText>7</w:delText>
        </w:r>
        <w:r w:rsidR="00971A1B">
          <w:delText>0</w:delText>
        </w:r>
        <w:r w:rsidR="008101A1">
          <w:delText xml:space="preserve">, </w:delText>
        </w:r>
        <w:r w:rsidR="008101A1">
          <w:rPr>
            <w:rFonts w:hint="eastAsia"/>
          </w:rPr>
          <w:delText>L</w:delText>
        </w:r>
        <w:r w:rsidR="008101A1">
          <w:delText xml:space="preserve">ED </w:delText>
        </w:r>
        <w:r w:rsidR="008101A1">
          <w:rPr>
            <w:rFonts w:hint="eastAsia"/>
          </w:rPr>
          <w:delText>알림 설정 읽기</w:delText>
        </w:r>
      </w:del>
    </w:p>
    <w:p w14:paraId="723D4B73" w14:textId="77777777" w:rsidR="008101A1" w:rsidRPr="00E00010" w:rsidRDefault="008101A1">
      <w:pPr>
        <w:spacing w:after="0" w:line="300" w:lineRule="auto"/>
        <w:rPr>
          <w:del w:id="11677" w:author="김은수" w:date="2026-09-30T15:44:00Z" w16du:dateUtc="2026-09-30T06:44:00Z"/>
          <w:szCs w:val="20"/>
        </w:rPr>
        <w:pPrChange w:id="11678" w:author="김은수" w:date="2026-10-01T03:22:00Z">
          <w:pPr>
            <w:spacing w:after="0"/>
            <w:ind w:leftChars="800" w:left="1600"/>
          </w:pPr>
        </w:pPrChange>
      </w:pPr>
      <w:del w:id="11679" w:author="김은수" w:date="2026-09-30T15:44:00Z" w16du:dateUtc="2026-09-30T06:44:00Z">
        <w:r>
          <w:rPr>
            <w:rFonts w:hint="eastAsia"/>
          </w:rPr>
          <w:delText xml:space="preserve">입력 파라미터 </w:delText>
        </w:r>
        <w:r>
          <w:delText xml:space="preserve">: </w:delText>
        </w:r>
        <w:r>
          <w:rPr>
            <w:rFonts w:hint="eastAsia"/>
          </w:rPr>
          <w:delText>없음</w:delText>
        </w:r>
      </w:del>
    </w:p>
    <w:p w14:paraId="34847CEE" w14:textId="77777777" w:rsidR="008101A1" w:rsidRPr="00E00010" w:rsidRDefault="008101A1">
      <w:pPr>
        <w:spacing w:after="0" w:line="300" w:lineRule="auto"/>
        <w:rPr>
          <w:del w:id="11680" w:author="김은수" w:date="2026-09-30T15:44:00Z" w16du:dateUtc="2026-09-30T06:44:00Z"/>
          <w:szCs w:val="20"/>
        </w:rPr>
        <w:pPrChange w:id="11681" w:author="김은수" w:date="2026-10-01T03:22:00Z">
          <w:pPr>
            <w:spacing w:after="0"/>
            <w:ind w:leftChars="800" w:left="1600"/>
          </w:pPr>
        </w:pPrChange>
      </w:pPr>
      <w:del w:id="11682" w:author="김은수" w:date="2026-09-30T15:44:00Z" w16du:dateUtc="2026-09-30T06:44:00Z">
        <w:r>
          <w:rPr>
            <w:rFonts w:hint="eastAsia"/>
          </w:rPr>
          <w:delText xml:space="preserve">반환 파라미터 </w:delText>
        </w:r>
        <w:r>
          <w:delText xml:space="preserve">: </w:delText>
        </w:r>
        <w:r>
          <w:rPr>
            <w:rFonts w:hint="eastAsia"/>
          </w:rPr>
          <w:delText>L</w:delText>
        </w:r>
        <w:r>
          <w:delText xml:space="preserve">ED </w:delText>
        </w:r>
        <w:r>
          <w:rPr>
            <w:rFonts w:hint="eastAsia"/>
          </w:rPr>
          <w:delText>알림 설정(</w:delText>
        </w:r>
        <w:r>
          <w:delText>On: 1, Off :2)</w:delText>
        </w:r>
      </w:del>
    </w:p>
    <w:p w14:paraId="59B97D91" w14:textId="77777777" w:rsidR="008101A1" w:rsidRPr="00E00010" w:rsidRDefault="008101A1">
      <w:pPr>
        <w:spacing w:after="0" w:line="300" w:lineRule="auto"/>
        <w:rPr>
          <w:del w:id="11683" w:author="김은수" w:date="2026-09-30T15:44:00Z" w16du:dateUtc="2026-09-30T06:44:00Z"/>
          <w:szCs w:val="20"/>
        </w:rPr>
        <w:pPrChange w:id="11684" w:author="김은수" w:date="2026-10-01T03:22:00Z">
          <w:pPr>
            <w:spacing w:after="0"/>
            <w:ind w:leftChars="800" w:left="1600"/>
          </w:pPr>
        </w:pPrChange>
      </w:pPr>
      <w:del w:id="11685" w:author="김은수" w:date="2026-09-30T15:44:00Z" w16du:dateUtc="2026-09-30T06:44:00Z">
        <w:r>
          <w:rPr>
            <w:rFonts w:hint="eastAsia"/>
          </w:rPr>
          <w:delText xml:space="preserve">수정 파라미터 </w:delText>
        </w:r>
        <w:r>
          <w:delText xml:space="preserve">: </w:delText>
        </w:r>
        <w:r>
          <w:rPr>
            <w:rFonts w:hint="eastAsia"/>
          </w:rPr>
          <w:delText>없음</w:delText>
        </w:r>
      </w:del>
    </w:p>
    <w:p w14:paraId="3C130BFA" w14:textId="77777777" w:rsidR="008101A1" w:rsidRPr="00E00010" w:rsidRDefault="008101A1">
      <w:pPr>
        <w:spacing w:after="0" w:line="300" w:lineRule="auto"/>
        <w:rPr>
          <w:del w:id="11686" w:author="김은수" w:date="2026-09-30T15:44:00Z" w16du:dateUtc="2026-09-30T06:44:00Z"/>
          <w:szCs w:val="20"/>
        </w:rPr>
        <w:pPrChange w:id="11687" w:author="김은수" w:date="2026-10-01T03:22:00Z">
          <w:pPr>
            <w:spacing w:after="0"/>
            <w:ind w:leftChars="800" w:left="1600"/>
          </w:pPr>
        </w:pPrChange>
      </w:pPr>
      <w:del w:id="11688" w:author="김은수" w:date="2026-09-30T15:44:00Z" w16du:dateUtc="2026-09-30T06:44:00Z">
        <w:r>
          <w:rPr>
            <w:rFonts w:hint="eastAsia"/>
          </w:rPr>
          <w:delText xml:space="preserve">기능 및 동작 </w:delText>
        </w:r>
        <w:r>
          <w:delText>:</w:delText>
        </w:r>
        <w:r>
          <w:rPr>
            <w:rFonts w:hint="eastAsia"/>
          </w:rPr>
          <w:delText xml:space="preserve"> </w:delText>
        </w:r>
      </w:del>
    </w:p>
    <w:p w14:paraId="41BF49AA" w14:textId="77777777" w:rsidR="008101A1" w:rsidRPr="00E00010" w:rsidRDefault="008101A1">
      <w:pPr>
        <w:spacing w:after="0" w:line="300" w:lineRule="auto"/>
        <w:rPr>
          <w:del w:id="11689" w:author="김은수" w:date="2026-09-30T15:44:00Z" w16du:dateUtc="2026-09-30T06:44:00Z"/>
          <w:szCs w:val="20"/>
        </w:rPr>
        <w:pPrChange w:id="11690" w:author="김은수" w:date="2026-10-01T03:22:00Z">
          <w:pPr>
            <w:ind w:leftChars="900" w:left="1800"/>
          </w:pPr>
        </w:pPrChange>
      </w:pPr>
      <w:del w:id="11691" w:author="김은수" w:date="2026-09-30T15:44:00Z" w16du:dateUtc="2026-09-30T06:44:00Z">
        <w:r>
          <w:rPr>
            <w:rFonts w:hint="eastAsia"/>
          </w:rPr>
          <w:delText xml:space="preserve">공유 메모리의 사용자 설정 값의 </w:delText>
        </w:r>
        <w:r>
          <w:delText xml:space="preserve">LED </w:delText>
        </w:r>
        <w:r>
          <w:rPr>
            <w:rFonts w:hint="eastAsia"/>
          </w:rPr>
          <w:delText>알림 설정 값을 읽어 반환한다.</w:delText>
        </w:r>
      </w:del>
    </w:p>
    <w:p w14:paraId="6279E269" w14:textId="77777777" w:rsidR="008101A1" w:rsidRPr="00E00010" w:rsidRDefault="00DF4A77">
      <w:pPr>
        <w:pStyle w:val="5"/>
        <w:keepNext w:val="0"/>
        <w:keepLines w:val="0"/>
        <w:widowControl w:val="0"/>
        <w:numPr>
          <w:ilvl w:val="4"/>
          <w:numId w:val="39"/>
        </w:numPr>
        <w:snapToGrid/>
        <w:spacing w:before="0" w:after="0" w:line="300" w:lineRule="auto"/>
        <w:jc w:val="both"/>
        <w:rPr>
          <w:del w:id="11692" w:author="김은수" w:date="2026-09-30T15:44:00Z" w16du:dateUtc="2026-09-30T06:44:00Z"/>
          <w:sz w:val="20"/>
          <w:szCs w:val="20"/>
        </w:rPr>
        <w:pPrChange w:id="11693" w:author="김은수" w:date="2026-10-01T03:22:00Z">
          <w:pPr>
            <w:pStyle w:val="5"/>
            <w:numPr>
              <w:ilvl w:val="4"/>
              <w:numId w:val="39"/>
            </w:numPr>
            <w:spacing w:after="0"/>
            <w:ind w:left="1400" w:hanging="400"/>
          </w:pPr>
        </w:pPrChange>
      </w:pPr>
      <w:del w:id="11694" w:author="김은수" w:date="2026-09-30T15:44:00Z" w16du:dateUtc="2026-09-30T06:44:00Z">
        <w:r>
          <w:rPr>
            <w:rFonts w:hint="eastAsia"/>
          </w:rPr>
          <w:delText>SU</w:delText>
        </w:r>
        <w:r w:rsidR="00537A71">
          <w:delText>-ID-CM3-0</w:delText>
        </w:r>
        <w:r w:rsidR="00D2705F">
          <w:delText>7</w:delText>
        </w:r>
        <w:r w:rsidR="00971A1B">
          <w:delText>1</w:delText>
        </w:r>
        <w:r w:rsidR="008101A1">
          <w:delText xml:space="preserve">, </w:delText>
        </w:r>
        <w:r w:rsidR="008101A1">
          <w:rPr>
            <w:rFonts w:hint="eastAsia"/>
          </w:rPr>
          <w:delText>자극 알림 설정 변경</w:delText>
        </w:r>
      </w:del>
    </w:p>
    <w:p w14:paraId="78EFC64F" w14:textId="77777777" w:rsidR="008101A1" w:rsidRPr="00E00010" w:rsidRDefault="008101A1">
      <w:pPr>
        <w:spacing w:after="0" w:line="300" w:lineRule="auto"/>
        <w:rPr>
          <w:del w:id="11695" w:author="김은수" w:date="2026-09-30T15:44:00Z" w16du:dateUtc="2026-09-30T06:44:00Z"/>
          <w:szCs w:val="20"/>
        </w:rPr>
        <w:pPrChange w:id="11696" w:author="김은수" w:date="2026-10-01T03:22:00Z">
          <w:pPr>
            <w:spacing w:after="0"/>
            <w:ind w:leftChars="800" w:left="1600"/>
          </w:pPr>
        </w:pPrChange>
      </w:pPr>
      <w:del w:id="11697" w:author="김은수" w:date="2026-09-30T15:44:00Z" w16du:dateUtc="2026-09-30T06:44:00Z">
        <w:r>
          <w:rPr>
            <w:rFonts w:hint="eastAsia"/>
          </w:rPr>
          <w:delText xml:space="preserve">입력 파라미터 </w:delText>
        </w:r>
        <w:r>
          <w:delText xml:space="preserve">: </w:delText>
        </w:r>
        <w:r>
          <w:rPr>
            <w:rFonts w:hint="eastAsia"/>
          </w:rPr>
          <w:delText>자극 알림 설정(</w:delText>
        </w:r>
        <w:r>
          <w:delText>On: 1, Off :2)</w:delText>
        </w:r>
      </w:del>
    </w:p>
    <w:p w14:paraId="2197C1AF" w14:textId="77777777" w:rsidR="008101A1" w:rsidRPr="00E00010" w:rsidRDefault="008101A1">
      <w:pPr>
        <w:spacing w:after="0" w:line="300" w:lineRule="auto"/>
        <w:rPr>
          <w:del w:id="11698" w:author="김은수" w:date="2026-09-30T15:44:00Z" w16du:dateUtc="2026-09-30T06:44:00Z"/>
          <w:szCs w:val="20"/>
        </w:rPr>
        <w:pPrChange w:id="11699" w:author="김은수" w:date="2026-10-01T03:22:00Z">
          <w:pPr>
            <w:spacing w:after="0"/>
            <w:ind w:leftChars="800" w:left="1600"/>
          </w:pPr>
        </w:pPrChange>
      </w:pPr>
      <w:del w:id="11700" w:author="김은수" w:date="2026-09-30T15:44:00Z" w16du:dateUtc="2026-09-30T06:44:00Z">
        <w:r>
          <w:rPr>
            <w:rFonts w:hint="eastAsia"/>
          </w:rPr>
          <w:delText xml:space="preserve">반환 파라미터 </w:delText>
        </w:r>
        <w:r>
          <w:delText xml:space="preserve">: </w:delText>
        </w:r>
        <w:r>
          <w:rPr>
            <w:rFonts w:hint="eastAsia"/>
          </w:rPr>
          <w:delText>없음</w:delText>
        </w:r>
      </w:del>
    </w:p>
    <w:p w14:paraId="55EE0926" w14:textId="77777777" w:rsidR="008101A1" w:rsidRPr="00E00010" w:rsidRDefault="008101A1">
      <w:pPr>
        <w:spacing w:after="0" w:line="300" w:lineRule="auto"/>
        <w:rPr>
          <w:del w:id="11701" w:author="김은수" w:date="2026-09-30T15:44:00Z" w16du:dateUtc="2026-09-30T06:44:00Z"/>
          <w:szCs w:val="20"/>
        </w:rPr>
        <w:pPrChange w:id="11702" w:author="김은수" w:date="2026-10-01T03:22:00Z">
          <w:pPr>
            <w:spacing w:after="0"/>
            <w:ind w:leftChars="800" w:left="1600"/>
          </w:pPr>
        </w:pPrChange>
      </w:pPr>
      <w:del w:id="11703" w:author="김은수" w:date="2026-09-30T15:44:00Z" w16du:dateUtc="2026-09-30T06:44:00Z">
        <w:r>
          <w:rPr>
            <w:rFonts w:hint="eastAsia"/>
          </w:rPr>
          <w:delText xml:space="preserve">수정 파라미터 </w:delText>
        </w:r>
        <w:r>
          <w:delText xml:space="preserve">: </w:delText>
        </w:r>
        <w:r>
          <w:rPr>
            <w:rFonts w:hint="eastAsia"/>
          </w:rPr>
          <w:delText>없음</w:delText>
        </w:r>
      </w:del>
    </w:p>
    <w:p w14:paraId="27E1E7F3" w14:textId="77777777" w:rsidR="008101A1" w:rsidRPr="00E00010" w:rsidRDefault="008101A1">
      <w:pPr>
        <w:spacing w:after="0" w:line="300" w:lineRule="auto"/>
        <w:rPr>
          <w:del w:id="11704" w:author="김은수" w:date="2026-09-30T15:44:00Z" w16du:dateUtc="2026-09-30T06:44:00Z"/>
          <w:szCs w:val="20"/>
        </w:rPr>
        <w:pPrChange w:id="11705" w:author="김은수" w:date="2026-10-01T03:22:00Z">
          <w:pPr>
            <w:spacing w:after="0"/>
            <w:ind w:leftChars="800" w:left="1600"/>
          </w:pPr>
        </w:pPrChange>
      </w:pPr>
      <w:del w:id="11706" w:author="김은수" w:date="2026-09-30T15:44:00Z" w16du:dateUtc="2026-09-30T06:44:00Z">
        <w:r>
          <w:rPr>
            <w:rFonts w:hint="eastAsia"/>
          </w:rPr>
          <w:delText xml:space="preserve">기능 및 동작 </w:delText>
        </w:r>
        <w:r>
          <w:delText>:</w:delText>
        </w:r>
        <w:r>
          <w:rPr>
            <w:rFonts w:hint="eastAsia"/>
          </w:rPr>
          <w:delText xml:space="preserve"> </w:delText>
        </w:r>
      </w:del>
    </w:p>
    <w:p w14:paraId="208C1365" w14:textId="77777777" w:rsidR="008101A1" w:rsidRPr="00E00010" w:rsidRDefault="008101A1">
      <w:pPr>
        <w:spacing w:after="0" w:line="300" w:lineRule="auto"/>
        <w:rPr>
          <w:del w:id="11707" w:author="김은수" w:date="2026-09-30T15:44:00Z" w16du:dateUtc="2026-09-30T06:44:00Z"/>
          <w:szCs w:val="20"/>
        </w:rPr>
        <w:pPrChange w:id="11708" w:author="김은수" w:date="2026-10-01T03:22:00Z">
          <w:pPr>
            <w:ind w:leftChars="900" w:left="1800"/>
          </w:pPr>
        </w:pPrChange>
      </w:pPr>
      <w:del w:id="11709" w:author="김은수" w:date="2026-09-30T15:44:00Z" w16du:dateUtc="2026-09-30T06:44:00Z">
        <w:r>
          <w:rPr>
            <w:rFonts w:hint="eastAsia"/>
          </w:rPr>
          <w:delText>공유 메모리의 사용자 설정 값의 자극 알림 설정 값을 변경한다.</w:delText>
        </w:r>
      </w:del>
    </w:p>
    <w:p w14:paraId="38D0D36C" w14:textId="77777777" w:rsidR="008101A1" w:rsidRPr="00E00010" w:rsidRDefault="00DF4A77">
      <w:pPr>
        <w:pStyle w:val="5"/>
        <w:keepNext w:val="0"/>
        <w:keepLines w:val="0"/>
        <w:widowControl w:val="0"/>
        <w:numPr>
          <w:ilvl w:val="4"/>
          <w:numId w:val="39"/>
        </w:numPr>
        <w:snapToGrid/>
        <w:spacing w:before="0" w:after="0" w:line="300" w:lineRule="auto"/>
        <w:jc w:val="both"/>
        <w:rPr>
          <w:del w:id="11710" w:author="김은수" w:date="2026-09-30T15:44:00Z" w16du:dateUtc="2026-09-30T06:44:00Z"/>
          <w:sz w:val="20"/>
          <w:szCs w:val="20"/>
        </w:rPr>
        <w:pPrChange w:id="11711" w:author="김은수" w:date="2026-10-01T03:22:00Z">
          <w:pPr>
            <w:pStyle w:val="5"/>
            <w:numPr>
              <w:ilvl w:val="4"/>
              <w:numId w:val="39"/>
            </w:numPr>
            <w:spacing w:after="0"/>
            <w:ind w:left="1400" w:hanging="400"/>
          </w:pPr>
        </w:pPrChange>
      </w:pPr>
      <w:del w:id="11712" w:author="김은수" w:date="2026-09-30T15:44:00Z" w16du:dateUtc="2026-09-30T06:44:00Z">
        <w:r>
          <w:rPr>
            <w:rFonts w:hint="eastAsia"/>
          </w:rPr>
          <w:delText>SU</w:delText>
        </w:r>
        <w:r w:rsidR="00537A71">
          <w:delText>-ID-CM3-0</w:delText>
        </w:r>
        <w:r w:rsidR="00D2705F">
          <w:delText>7</w:delText>
        </w:r>
        <w:r w:rsidR="00971A1B">
          <w:delText>2</w:delText>
        </w:r>
        <w:r w:rsidR="008101A1">
          <w:delText xml:space="preserve">, </w:delText>
        </w:r>
        <w:r w:rsidR="008101A1">
          <w:rPr>
            <w:rFonts w:hint="eastAsia"/>
          </w:rPr>
          <w:delText>자극 알림 설정 읽기</w:delText>
        </w:r>
      </w:del>
    </w:p>
    <w:p w14:paraId="3E4BA5E2" w14:textId="77777777" w:rsidR="008101A1" w:rsidRPr="00E00010" w:rsidRDefault="008101A1">
      <w:pPr>
        <w:spacing w:after="0" w:line="300" w:lineRule="auto"/>
        <w:rPr>
          <w:del w:id="11713" w:author="김은수" w:date="2026-09-30T15:44:00Z" w16du:dateUtc="2026-09-30T06:44:00Z"/>
          <w:szCs w:val="20"/>
        </w:rPr>
        <w:pPrChange w:id="11714" w:author="김은수" w:date="2026-10-01T03:22:00Z">
          <w:pPr>
            <w:spacing w:after="0"/>
            <w:ind w:leftChars="800" w:left="1600"/>
          </w:pPr>
        </w:pPrChange>
      </w:pPr>
      <w:del w:id="11715" w:author="김은수" w:date="2026-09-30T15:44:00Z" w16du:dateUtc="2026-09-30T06:44:00Z">
        <w:r>
          <w:rPr>
            <w:rFonts w:hint="eastAsia"/>
          </w:rPr>
          <w:delText xml:space="preserve">입력 파라미터 </w:delText>
        </w:r>
        <w:r>
          <w:delText xml:space="preserve">: </w:delText>
        </w:r>
        <w:r>
          <w:rPr>
            <w:rFonts w:hint="eastAsia"/>
          </w:rPr>
          <w:delText>없음</w:delText>
        </w:r>
      </w:del>
    </w:p>
    <w:p w14:paraId="7727AC29" w14:textId="77777777" w:rsidR="008101A1" w:rsidRPr="00E00010" w:rsidRDefault="008101A1">
      <w:pPr>
        <w:spacing w:after="0" w:line="300" w:lineRule="auto"/>
        <w:rPr>
          <w:del w:id="11716" w:author="김은수" w:date="2026-09-30T15:44:00Z" w16du:dateUtc="2026-09-30T06:44:00Z"/>
          <w:szCs w:val="20"/>
        </w:rPr>
        <w:pPrChange w:id="11717" w:author="김은수" w:date="2026-10-01T03:22:00Z">
          <w:pPr>
            <w:spacing w:after="0"/>
            <w:ind w:leftChars="800" w:left="1600"/>
          </w:pPr>
        </w:pPrChange>
      </w:pPr>
      <w:del w:id="11718" w:author="김은수" w:date="2026-09-30T15:44:00Z" w16du:dateUtc="2026-09-30T06:44:00Z">
        <w:r>
          <w:rPr>
            <w:rFonts w:hint="eastAsia"/>
          </w:rPr>
          <w:delText xml:space="preserve">반환 파라미터 </w:delText>
        </w:r>
        <w:r>
          <w:delText xml:space="preserve">: </w:delText>
        </w:r>
        <w:r>
          <w:rPr>
            <w:rFonts w:hint="eastAsia"/>
          </w:rPr>
          <w:delText>자극 알림 설정(</w:delText>
        </w:r>
        <w:r>
          <w:delText>On: 1, Off :2)</w:delText>
        </w:r>
      </w:del>
    </w:p>
    <w:p w14:paraId="480491A9" w14:textId="77777777" w:rsidR="008101A1" w:rsidRPr="00E00010" w:rsidRDefault="008101A1">
      <w:pPr>
        <w:spacing w:after="0" w:line="300" w:lineRule="auto"/>
        <w:rPr>
          <w:del w:id="11719" w:author="김은수" w:date="2026-09-30T15:44:00Z" w16du:dateUtc="2026-09-30T06:44:00Z"/>
          <w:szCs w:val="20"/>
        </w:rPr>
        <w:pPrChange w:id="11720" w:author="김은수" w:date="2026-10-01T03:22:00Z">
          <w:pPr>
            <w:spacing w:after="0"/>
            <w:ind w:leftChars="800" w:left="1600"/>
          </w:pPr>
        </w:pPrChange>
      </w:pPr>
      <w:del w:id="11721" w:author="김은수" w:date="2026-09-30T15:44:00Z" w16du:dateUtc="2026-09-30T06:44:00Z">
        <w:r>
          <w:rPr>
            <w:rFonts w:hint="eastAsia"/>
          </w:rPr>
          <w:delText xml:space="preserve">수정 파라미터 </w:delText>
        </w:r>
        <w:r>
          <w:delText xml:space="preserve">: </w:delText>
        </w:r>
        <w:r>
          <w:rPr>
            <w:rFonts w:hint="eastAsia"/>
          </w:rPr>
          <w:delText>없음</w:delText>
        </w:r>
      </w:del>
    </w:p>
    <w:p w14:paraId="7254E878" w14:textId="77777777" w:rsidR="008101A1" w:rsidRPr="00E00010" w:rsidRDefault="008101A1">
      <w:pPr>
        <w:spacing w:after="0" w:line="300" w:lineRule="auto"/>
        <w:rPr>
          <w:del w:id="11722" w:author="김은수" w:date="2026-09-30T15:44:00Z" w16du:dateUtc="2026-09-30T06:44:00Z"/>
          <w:szCs w:val="20"/>
        </w:rPr>
        <w:pPrChange w:id="11723" w:author="김은수" w:date="2026-10-01T03:22:00Z">
          <w:pPr>
            <w:spacing w:after="0"/>
            <w:ind w:leftChars="800" w:left="1600"/>
          </w:pPr>
        </w:pPrChange>
      </w:pPr>
      <w:del w:id="11724" w:author="김은수" w:date="2026-09-30T15:44:00Z" w16du:dateUtc="2026-09-30T06:44:00Z">
        <w:r>
          <w:rPr>
            <w:rFonts w:hint="eastAsia"/>
          </w:rPr>
          <w:delText xml:space="preserve">기능 및 동작 </w:delText>
        </w:r>
        <w:r>
          <w:delText>:</w:delText>
        </w:r>
        <w:r>
          <w:rPr>
            <w:rFonts w:hint="eastAsia"/>
          </w:rPr>
          <w:delText xml:space="preserve"> </w:delText>
        </w:r>
      </w:del>
    </w:p>
    <w:p w14:paraId="3E6728E6" w14:textId="77777777" w:rsidR="008101A1" w:rsidRPr="00E00010" w:rsidRDefault="008101A1">
      <w:pPr>
        <w:spacing w:after="0" w:line="300" w:lineRule="auto"/>
        <w:rPr>
          <w:del w:id="11725" w:author="김은수" w:date="2026-09-30T15:44:00Z" w16du:dateUtc="2026-09-30T06:44:00Z"/>
          <w:szCs w:val="20"/>
        </w:rPr>
        <w:pPrChange w:id="11726" w:author="김은수" w:date="2026-10-01T03:22:00Z">
          <w:pPr>
            <w:ind w:leftChars="900" w:left="1800"/>
          </w:pPr>
        </w:pPrChange>
      </w:pPr>
      <w:del w:id="11727" w:author="김은수" w:date="2026-09-30T15:44:00Z" w16du:dateUtc="2026-09-30T06:44:00Z">
        <w:r>
          <w:rPr>
            <w:rFonts w:hint="eastAsia"/>
          </w:rPr>
          <w:delText>공유 메모리의 사용자 설정 값의 자극 알림 설정 값을 읽어 반환한다.</w:delText>
        </w:r>
      </w:del>
    </w:p>
    <w:p w14:paraId="1698C936" w14:textId="77777777" w:rsidR="005D3724" w:rsidRPr="00E00010" w:rsidRDefault="005D3724">
      <w:pPr>
        <w:spacing w:after="0" w:line="300" w:lineRule="auto"/>
        <w:rPr>
          <w:del w:id="11728" w:author="김은수" w:date="2026-09-30T15:44:00Z" w16du:dateUtc="2026-09-30T06:44:00Z"/>
          <w:szCs w:val="20"/>
        </w:rPr>
        <w:pPrChange w:id="11729" w:author="김은수" w:date="2026-10-01T03:22:00Z">
          <w:pPr>
            <w:spacing w:after="0" w:line="240" w:lineRule="auto"/>
            <w:ind w:leftChars="900" w:left="1800"/>
          </w:pPr>
        </w:pPrChange>
      </w:pPr>
    </w:p>
    <w:p w14:paraId="7E6BE54B" w14:textId="77777777" w:rsidR="00E26E37" w:rsidRPr="00E00010" w:rsidRDefault="00B57D6D">
      <w:pPr>
        <w:pStyle w:val="3"/>
        <w:keepNext w:val="0"/>
        <w:keepLines w:val="0"/>
        <w:widowControl w:val="0"/>
        <w:numPr>
          <w:ilvl w:val="2"/>
          <w:numId w:val="39"/>
        </w:numPr>
        <w:snapToGrid/>
        <w:spacing w:before="0" w:after="0" w:line="300" w:lineRule="auto"/>
        <w:jc w:val="both"/>
        <w:rPr>
          <w:del w:id="11730" w:author="김은수" w:date="2026-09-30T15:44:00Z" w16du:dateUtc="2026-09-30T06:44:00Z"/>
          <w:sz w:val="20"/>
          <w:szCs w:val="20"/>
        </w:rPr>
        <w:pPrChange w:id="11731" w:author="김은수" w:date="2026-10-01T03:22:00Z">
          <w:pPr>
            <w:pStyle w:val="3"/>
            <w:numPr>
              <w:ilvl w:val="2"/>
              <w:numId w:val="39"/>
            </w:numPr>
            <w:ind w:left="1000" w:hanging="400"/>
          </w:pPr>
        </w:pPrChange>
      </w:pPr>
      <w:bookmarkStart w:id="11732" w:name="_Toc180573630"/>
      <w:del w:id="11733" w:author="김은수" w:date="2026-09-30T15:44:00Z" w16du:dateUtc="2026-09-30T06:44:00Z">
        <w:r>
          <w:rPr>
            <w:rFonts w:hint="eastAsia"/>
          </w:rPr>
          <w:delText xml:space="preserve">보조장치 </w:delText>
        </w:r>
        <w:r w:rsidR="00E26E37">
          <w:rPr>
            <w:rFonts w:hint="eastAsia"/>
          </w:rPr>
          <w:delText>제어</w:delText>
        </w:r>
        <w:bookmarkEnd w:id="11732"/>
      </w:del>
    </w:p>
    <w:p w14:paraId="0C4875CB" w14:textId="77777777" w:rsidR="002A707B" w:rsidRPr="00E00010" w:rsidRDefault="002A707B">
      <w:pPr>
        <w:pStyle w:val="4"/>
        <w:keepNext w:val="0"/>
        <w:keepLines w:val="0"/>
        <w:widowControl w:val="0"/>
        <w:numPr>
          <w:ilvl w:val="3"/>
          <w:numId w:val="39"/>
        </w:numPr>
        <w:snapToGrid/>
        <w:spacing w:before="0" w:after="0" w:line="300" w:lineRule="auto"/>
        <w:jc w:val="both"/>
        <w:rPr>
          <w:del w:id="11734" w:author="김은수" w:date="2026-09-30T15:44:00Z" w16du:dateUtc="2026-09-30T06:44:00Z"/>
          <w:sz w:val="20"/>
          <w:szCs w:val="20"/>
        </w:rPr>
        <w:pPrChange w:id="11735" w:author="김은수" w:date="2026-10-01T03:22:00Z">
          <w:pPr>
            <w:pStyle w:val="4"/>
            <w:numPr>
              <w:ilvl w:val="3"/>
              <w:numId w:val="39"/>
            </w:numPr>
            <w:spacing w:after="0"/>
            <w:ind w:left="1200" w:hanging="400"/>
          </w:pPr>
        </w:pPrChange>
      </w:pPr>
      <w:del w:id="11736" w:author="김은수" w:date="2026-09-30T15:44:00Z" w16du:dateUtc="2026-09-30T06:44:00Z">
        <w:r>
          <w:rPr>
            <w:rFonts w:hint="eastAsia"/>
          </w:rPr>
          <w:delText>I</w:delText>
        </w:r>
        <w:r>
          <w:delText xml:space="preserve">2C </w:delText>
        </w:r>
        <w:r>
          <w:rPr>
            <w:rFonts w:hint="eastAsia"/>
          </w:rPr>
          <w:delText>드라이버 상태 및 제어</w:delText>
        </w:r>
      </w:del>
    </w:p>
    <w:p w14:paraId="52DBB6D9" w14:textId="77777777" w:rsidR="002A707B" w:rsidRPr="00E00010" w:rsidRDefault="00DF4A77">
      <w:pPr>
        <w:pStyle w:val="5"/>
        <w:keepNext w:val="0"/>
        <w:keepLines w:val="0"/>
        <w:widowControl w:val="0"/>
        <w:numPr>
          <w:ilvl w:val="4"/>
          <w:numId w:val="39"/>
        </w:numPr>
        <w:snapToGrid/>
        <w:spacing w:before="0" w:after="0" w:line="300" w:lineRule="auto"/>
        <w:jc w:val="both"/>
        <w:rPr>
          <w:del w:id="11737" w:author="김은수" w:date="2026-09-30T15:44:00Z" w16du:dateUtc="2026-09-30T06:44:00Z"/>
          <w:sz w:val="20"/>
          <w:szCs w:val="20"/>
        </w:rPr>
        <w:pPrChange w:id="11738" w:author="김은수" w:date="2026-10-01T03:22:00Z">
          <w:pPr>
            <w:pStyle w:val="5"/>
            <w:numPr>
              <w:ilvl w:val="4"/>
              <w:numId w:val="39"/>
            </w:numPr>
            <w:spacing w:after="0"/>
            <w:ind w:left="1400" w:hanging="400"/>
          </w:pPr>
        </w:pPrChange>
      </w:pPr>
      <w:del w:id="11739" w:author="김은수" w:date="2026-09-30T15:44:00Z" w16du:dateUtc="2026-09-30T06:44:00Z">
        <w:r>
          <w:rPr>
            <w:rFonts w:hint="eastAsia"/>
          </w:rPr>
          <w:delText>SU</w:delText>
        </w:r>
        <w:r w:rsidR="00537A71">
          <w:delText>-ID-CM3-0</w:delText>
        </w:r>
        <w:r w:rsidR="002837E3">
          <w:delText>7</w:delText>
        </w:r>
        <w:r w:rsidR="00971A1B">
          <w:delText>3</w:delText>
        </w:r>
        <w:r w:rsidR="002A707B">
          <w:delText xml:space="preserve">, I2C </w:delText>
        </w:r>
        <w:r w:rsidR="002A707B">
          <w:rPr>
            <w:rFonts w:hint="eastAsia"/>
          </w:rPr>
          <w:delText xml:space="preserve">데이터 쓰기 </w:delText>
        </w:r>
        <w:r w:rsidR="00332214">
          <w:rPr>
            <w:rFonts w:hint="eastAsia"/>
          </w:rPr>
          <w:delText xml:space="preserve">시작 </w:delText>
        </w:r>
        <w:r w:rsidR="00816FC8">
          <w:rPr>
            <w:rFonts w:hint="eastAsia"/>
          </w:rPr>
          <w:delText>유닛</w:delText>
        </w:r>
      </w:del>
    </w:p>
    <w:p w14:paraId="52029552" w14:textId="77777777" w:rsidR="002A707B" w:rsidRPr="00E00010" w:rsidRDefault="002A707B">
      <w:pPr>
        <w:spacing w:after="0" w:line="300" w:lineRule="auto"/>
        <w:rPr>
          <w:del w:id="11740" w:author="김은수" w:date="2026-09-30T15:44:00Z" w16du:dateUtc="2026-09-30T06:44:00Z"/>
          <w:szCs w:val="20"/>
        </w:rPr>
        <w:pPrChange w:id="11741" w:author="김은수" w:date="2026-10-01T03:22:00Z">
          <w:pPr>
            <w:spacing w:after="0"/>
            <w:ind w:leftChars="800" w:left="1600"/>
          </w:pPr>
        </w:pPrChange>
      </w:pPr>
      <w:del w:id="11742" w:author="김은수" w:date="2026-09-30T15:44:00Z" w16du:dateUtc="2026-09-30T06:44:00Z">
        <w:r>
          <w:rPr>
            <w:rFonts w:hint="eastAsia"/>
          </w:rPr>
          <w:delText xml:space="preserve">입력 파라미터 </w:delText>
        </w:r>
        <w:r>
          <w:delText xml:space="preserve">: </w:delText>
        </w:r>
        <w:r>
          <w:rPr>
            <w:rFonts w:hint="eastAsia"/>
          </w:rPr>
          <w:delText>슬레이브 장치 주소,</w:delText>
        </w:r>
        <w:r>
          <w:delText xml:space="preserve"> </w:delText>
        </w:r>
        <w:r>
          <w:rPr>
            <w:rFonts w:hint="eastAsia"/>
          </w:rPr>
          <w:delText>송신 데이터 주소,</w:delText>
        </w:r>
        <w:r>
          <w:delText xml:space="preserve"> </w:delText>
        </w:r>
        <w:r>
          <w:rPr>
            <w:rFonts w:hint="eastAsia"/>
          </w:rPr>
          <w:delText>송신 데이터 개수</w:delText>
        </w:r>
      </w:del>
    </w:p>
    <w:p w14:paraId="4827599C" w14:textId="77777777" w:rsidR="002A707B" w:rsidRPr="00E00010" w:rsidRDefault="002A707B">
      <w:pPr>
        <w:spacing w:after="0" w:line="300" w:lineRule="auto"/>
        <w:rPr>
          <w:del w:id="11743" w:author="김은수" w:date="2026-09-30T15:44:00Z" w16du:dateUtc="2026-09-30T06:44:00Z"/>
          <w:szCs w:val="20"/>
        </w:rPr>
        <w:pPrChange w:id="11744" w:author="김은수" w:date="2026-10-01T03:22:00Z">
          <w:pPr>
            <w:spacing w:after="0"/>
            <w:ind w:leftChars="800" w:left="1600"/>
          </w:pPr>
        </w:pPrChange>
      </w:pPr>
      <w:del w:id="11745" w:author="김은수" w:date="2026-09-30T15:44:00Z" w16du:dateUtc="2026-09-30T06:44:00Z">
        <w:r>
          <w:rPr>
            <w:rFonts w:hint="eastAsia"/>
          </w:rPr>
          <w:delText xml:space="preserve">반환 파라미터 </w:delText>
        </w:r>
        <w:r>
          <w:delText xml:space="preserve">: </w:delText>
        </w:r>
        <w:r w:rsidR="00332214">
          <w:rPr>
            <w:rFonts w:hint="eastAsia"/>
          </w:rPr>
          <w:delText xml:space="preserve">없음 </w:delText>
        </w:r>
      </w:del>
    </w:p>
    <w:p w14:paraId="28A581F3" w14:textId="77777777" w:rsidR="002A707B" w:rsidRPr="00E00010" w:rsidRDefault="002A707B">
      <w:pPr>
        <w:spacing w:after="0" w:line="300" w:lineRule="auto"/>
        <w:rPr>
          <w:del w:id="11746" w:author="김은수" w:date="2026-09-30T15:44:00Z" w16du:dateUtc="2026-09-30T06:44:00Z"/>
          <w:szCs w:val="20"/>
        </w:rPr>
        <w:pPrChange w:id="11747" w:author="김은수" w:date="2026-10-01T03:22:00Z">
          <w:pPr>
            <w:spacing w:after="0"/>
            <w:ind w:leftChars="800" w:left="1600"/>
          </w:pPr>
        </w:pPrChange>
      </w:pPr>
      <w:del w:id="11748" w:author="김은수" w:date="2026-09-30T15:44:00Z" w16du:dateUtc="2026-09-30T06:44:00Z">
        <w:r>
          <w:rPr>
            <w:rFonts w:hint="eastAsia"/>
          </w:rPr>
          <w:delText xml:space="preserve">수정 파라미터 </w:delText>
        </w:r>
        <w:r>
          <w:delText xml:space="preserve">: </w:delText>
        </w:r>
        <w:r w:rsidR="003A2DB0">
          <w:rPr>
            <w:rFonts w:hint="eastAsia"/>
          </w:rPr>
          <w:delText>I</w:delText>
        </w:r>
        <w:r w:rsidR="003A2DB0">
          <w:delText xml:space="preserve">2C </w:delText>
        </w:r>
        <w:r w:rsidR="003A2DB0">
          <w:rPr>
            <w:rFonts w:hint="eastAsia"/>
          </w:rPr>
          <w:delText>드라이버 상태</w:delText>
        </w:r>
      </w:del>
    </w:p>
    <w:p w14:paraId="70771DAB" w14:textId="77777777" w:rsidR="002A707B" w:rsidRPr="00E00010" w:rsidRDefault="002A707B">
      <w:pPr>
        <w:spacing w:after="0" w:line="300" w:lineRule="auto"/>
        <w:rPr>
          <w:del w:id="11749" w:author="김은수" w:date="2026-09-30T15:44:00Z" w16du:dateUtc="2026-09-30T06:44:00Z"/>
          <w:szCs w:val="20"/>
        </w:rPr>
        <w:pPrChange w:id="11750" w:author="김은수" w:date="2026-10-01T03:22:00Z">
          <w:pPr>
            <w:spacing w:after="0"/>
            <w:ind w:leftChars="800" w:left="1600"/>
          </w:pPr>
        </w:pPrChange>
      </w:pPr>
      <w:del w:id="11751" w:author="김은수" w:date="2026-09-30T15:44:00Z" w16du:dateUtc="2026-09-30T06:44:00Z">
        <w:r>
          <w:rPr>
            <w:rFonts w:hint="eastAsia"/>
          </w:rPr>
          <w:delText xml:space="preserve">기능 및 동작 </w:delText>
        </w:r>
        <w:r>
          <w:delText>:</w:delText>
        </w:r>
        <w:r>
          <w:rPr>
            <w:rFonts w:hint="eastAsia"/>
          </w:rPr>
          <w:delText xml:space="preserve"> </w:delText>
        </w:r>
      </w:del>
    </w:p>
    <w:p w14:paraId="24BA1385" w14:textId="77777777" w:rsidR="00697371" w:rsidRPr="00E00010" w:rsidDel="001D1C2F" w:rsidRDefault="002A707B">
      <w:pPr>
        <w:pStyle w:val="TDC50"/>
        <w:spacing w:after="0"/>
        <w:rPr>
          <w:del w:id="11752" w:author="김은수" w:date="2026-10-01T11:11:00Z" w16du:dateUtc="2026-10-01T02:11:00Z"/>
        </w:rPr>
        <w:pPrChange w:id="11753" w:author="김은수" w:date="2026-09-30T15:44:00Z" w16du:dateUtc="2026-09-30T06:44:00Z">
          <w:pPr>
            <w:pStyle w:val="a8"/>
            <w:numPr>
              <w:numId w:val="22"/>
            </w:numPr>
            <w:spacing w:after="0"/>
            <w:ind w:leftChars="0" w:left="1960" w:hanging="360"/>
          </w:pPr>
        </w:pPrChange>
      </w:pPr>
      <w:bookmarkStart w:id="11754" w:name="_Hlk141710067"/>
      <w:del w:id="11755" w:author="김은수" w:date="2026-09-30T15:44:00Z" w16du:dateUtc="2026-09-30T06:44:00Z">
        <w:r>
          <w:delText xml:space="preserve">I2C </w:delText>
        </w:r>
        <w:r w:rsidR="00C843DF">
          <w:rPr>
            <w:rFonts w:hint="eastAsia"/>
          </w:rPr>
          <w:delText>인터페이스의 데이터 송신이 가능한지 확인하고 슬레이브 장치에 데이터를 송신</w:delText>
        </w:r>
        <w:r w:rsidR="00332214">
          <w:rPr>
            <w:rFonts w:hint="eastAsia"/>
          </w:rPr>
          <w:delText>을 시작</w:delText>
        </w:r>
      </w:del>
      <w:del w:id="11756" w:author="김은수" w:date="2026-10-01T11:11:00Z" w16du:dateUtc="2026-10-01T02:11:00Z">
        <w:r w:rsidR="00220104" w:rsidRPr="00E00010" w:rsidDel="001D1C2F">
          <w:delText xml:space="preserve"> 한다.</w:delText>
        </w:r>
      </w:del>
    </w:p>
    <w:p w14:paraId="118BAC76" w14:textId="77777777" w:rsidR="00C843DF" w:rsidRPr="00E00010" w:rsidRDefault="00332214">
      <w:pPr>
        <w:pStyle w:val="a8"/>
        <w:numPr>
          <w:ilvl w:val="0"/>
          <w:numId w:val="22"/>
        </w:numPr>
        <w:spacing w:after="0" w:line="300" w:lineRule="auto"/>
        <w:ind w:left="1160"/>
        <w:rPr>
          <w:del w:id="11757" w:author="김은수" w:date="2026-09-30T15:44:00Z" w16du:dateUtc="2026-09-30T06:44:00Z"/>
          <w:szCs w:val="20"/>
        </w:rPr>
        <w:pPrChange w:id="11758" w:author="김은수" w:date="2026-10-01T03:22:00Z">
          <w:pPr>
            <w:pStyle w:val="a8"/>
            <w:numPr>
              <w:numId w:val="22"/>
            </w:numPr>
            <w:ind w:leftChars="0" w:left="1960" w:hanging="360"/>
          </w:pPr>
        </w:pPrChange>
      </w:pPr>
      <w:del w:id="11759" w:author="김은수" w:date="2026-09-30T15:44:00Z" w16du:dateUtc="2026-09-30T06:44:00Z">
        <w:r>
          <w:rPr>
            <w:rFonts w:hint="eastAsia"/>
          </w:rPr>
          <w:delText>송신과정은 I</w:delText>
        </w:r>
        <w:r>
          <w:delText xml:space="preserve">2C </w:delText>
        </w:r>
        <w:r>
          <w:rPr>
            <w:rFonts w:hint="eastAsia"/>
          </w:rPr>
          <w:delText>인터럽트 서비스루틴에서 관할한다.</w:delText>
        </w:r>
      </w:del>
    </w:p>
    <w:bookmarkEnd w:id="11754"/>
    <w:p w14:paraId="3663E7DC" w14:textId="77777777" w:rsidR="002A707B" w:rsidRPr="00E00010" w:rsidRDefault="00DF4A77">
      <w:pPr>
        <w:pStyle w:val="5"/>
        <w:keepNext w:val="0"/>
        <w:keepLines w:val="0"/>
        <w:widowControl w:val="0"/>
        <w:numPr>
          <w:ilvl w:val="4"/>
          <w:numId w:val="39"/>
        </w:numPr>
        <w:snapToGrid/>
        <w:spacing w:before="0" w:after="0" w:line="300" w:lineRule="auto"/>
        <w:jc w:val="both"/>
        <w:rPr>
          <w:del w:id="11760" w:author="김은수" w:date="2026-09-30T15:44:00Z" w16du:dateUtc="2026-09-30T06:44:00Z"/>
          <w:sz w:val="20"/>
          <w:szCs w:val="20"/>
        </w:rPr>
        <w:pPrChange w:id="11761" w:author="김은수" w:date="2026-10-01T03:22:00Z">
          <w:pPr>
            <w:pStyle w:val="5"/>
            <w:numPr>
              <w:ilvl w:val="4"/>
              <w:numId w:val="39"/>
            </w:numPr>
            <w:spacing w:after="0"/>
            <w:ind w:left="1400" w:hanging="400"/>
          </w:pPr>
        </w:pPrChange>
      </w:pPr>
      <w:del w:id="11762" w:author="김은수" w:date="2026-09-30T15:44:00Z" w16du:dateUtc="2026-09-30T06:44:00Z">
        <w:r>
          <w:rPr>
            <w:rFonts w:hint="eastAsia"/>
          </w:rPr>
          <w:delText>SU</w:delText>
        </w:r>
        <w:r w:rsidR="00537A71">
          <w:delText>-ID-CM3-0</w:delText>
        </w:r>
        <w:r w:rsidR="002837E3">
          <w:delText>7</w:delText>
        </w:r>
        <w:r w:rsidR="00971A1B">
          <w:delText>4</w:delText>
        </w:r>
        <w:r w:rsidR="002A707B">
          <w:delText xml:space="preserve">, I2C </w:delText>
        </w:r>
        <w:r w:rsidR="002A707B">
          <w:rPr>
            <w:rFonts w:hint="eastAsia"/>
          </w:rPr>
          <w:delText xml:space="preserve">데이터 읽기 </w:delText>
        </w:r>
        <w:r w:rsidR="00816FC8">
          <w:rPr>
            <w:rFonts w:hint="eastAsia"/>
          </w:rPr>
          <w:delText>유닛</w:delText>
        </w:r>
      </w:del>
    </w:p>
    <w:p w14:paraId="31C2B738" w14:textId="77777777" w:rsidR="002A707B" w:rsidRPr="00E00010" w:rsidRDefault="002A707B">
      <w:pPr>
        <w:spacing w:after="0" w:line="300" w:lineRule="auto"/>
        <w:rPr>
          <w:del w:id="11763" w:author="김은수" w:date="2026-09-30T15:44:00Z" w16du:dateUtc="2026-09-30T06:44:00Z"/>
          <w:szCs w:val="20"/>
        </w:rPr>
        <w:pPrChange w:id="11764" w:author="김은수" w:date="2026-10-01T03:22:00Z">
          <w:pPr>
            <w:spacing w:after="0"/>
            <w:ind w:leftChars="800" w:left="1600"/>
          </w:pPr>
        </w:pPrChange>
      </w:pPr>
      <w:del w:id="11765" w:author="김은수" w:date="2026-09-30T15:44:00Z" w16du:dateUtc="2026-09-30T06:44:00Z">
        <w:r>
          <w:rPr>
            <w:rFonts w:hint="eastAsia"/>
          </w:rPr>
          <w:delText xml:space="preserve">입력 파라미터 </w:delText>
        </w:r>
        <w:r>
          <w:delText xml:space="preserve">: </w:delText>
        </w:r>
        <w:r>
          <w:rPr>
            <w:rFonts w:hint="eastAsia"/>
          </w:rPr>
          <w:delText>슬레이브 장치 주소,</w:delText>
        </w:r>
        <w:r>
          <w:delText xml:space="preserve"> </w:delText>
        </w:r>
        <w:r>
          <w:rPr>
            <w:rFonts w:hint="eastAsia"/>
          </w:rPr>
          <w:delText>수신 데이터 주소,</w:delText>
        </w:r>
        <w:r>
          <w:delText xml:space="preserve"> </w:delText>
        </w:r>
        <w:r>
          <w:rPr>
            <w:rFonts w:hint="eastAsia"/>
          </w:rPr>
          <w:delText>수신 데이터 개수</w:delText>
        </w:r>
      </w:del>
    </w:p>
    <w:p w14:paraId="15FBA016" w14:textId="77777777" w:rsidR="002A707B" w:rsidRPr="00E00010" w:rsidRDefault="002A707B">
      <w:pPr>
        <w:spacing w:after="0" w:line="300" w:lineRule="auto"/>
        <w:rPr>
          <w:del w:id="11766" w:author="김은수" w:date="2026-09-30T15:44:00Z" w16du:dateUtc="2026-09-30T06:44:00Z"/>
          <w:szCs w:val="20"/>
        </w:rPr>
        <w:pPrChange w:id="11767" w:author="김은수" w:date="2026-10-01T03:22:00Z">
          <w:pPr>
            <w:spacing w:after="0"/>
            <w:ind w:leftChars="800" w:left="1600"/>
          </w:pPr>
        </w:pPrChange>
      </w:pPr>
      <w:del w:id="11768" w:author="김은수" w:date="2026-09-30T15:44:00Z" w16du:dateUtc="2026-09-30T06:44:00Z">
        <w:r>
          <w:rPr>
            <w:rFonts w:hint="eastAsia"/>
          </w:rPr>
          <w:delText xml:space="preserve">반환 파라미터 </w:delText>
        </w:r>
        <w:r>
          <w:delText xml:space="preserve">: </w:delText>
        </w:r>
        <w:r w:rsidR="00332214">
          <w:rPr>
            <w:rFonts w:hint="eastAsia"/>
          </w:rPr>
          <w:delText>없음</w:delText>
        </w:r>
      </w:del>
    </w:p>
    <w:p w14:paraId="71391D11" w14:textId="77777777" w:rsidR="002A707B" w:rsidRPr="00E00010" w:rsidRDefault="002A707B">
      <w:pPr>
        <w:spacing w:after="0" w:line="300" w:lineRule="auto"/>
        <w:rPr>
          <w:del w:id="11769" w:author="김은수" w:date="2026-09-30T15:44:00Z" w16du:dateUtc="2026-09-30T06:44:00Z"/>
          <w:szCs w:val="20"/>
        </w:rPr>
        <w:pPrChange w:id="11770" w:author="김은수" w:date="2026-10-01T03:22:00Z">
          <w:pPr>
            <w:spacing w:after="0"/>
            <w:ind w:leftChars="800" w:left="1600"/>
          </w:pPr>
        </w:pPrChange>
      </w:pPr>
      <w:del w:id="11771" w:author="김은수" w:date="2026-09-30T15:44:00Z" w16du:dateUtc="2026-09-30T06:44:00Z">
        <w:r>
          <w:rPr>
            <w:rFonts w:hint="eastAsia"/>
          </w:rPr>
          <w:delText xml:space="preserve">수정 파라미터 </w:delText>
        </w:r>
        <w:r>
          <w:delText xml:space="preserve">: </w:delText>
        </w:r>
        <w:r w:rsidR="003A2DB0">
          <w:rPr>
            <w:rFonts w:hint="eastAsia"/>
          </w:rPr>
          <w:delText>I</w:delText>
        </w:r>
        <w:r w:rsidR="003A2DB0">
          <w:delText xml:space="preserve">2C </w:delText>
        </w:r>
        <w:r w:rsidR="003A2DB0">
          <w:rPr>
            <w:rFonts w:hint="eastAsia"/>
          </w:rPr>
          <w:delText>드라이버 상태</w:delText>
        </w:r>
      </w:del>
    </w:p>
    <w:p w14:paraId="371D1468" w14:textId="77777777" w:rsidR="002A707B" w:rsidRPr="00E00010" w:rsidRDefault="002A707B">
      <w:pPr>
        <w:spacing w:after="0" w:line="300" w:lineRule="auto"/>
        <w:rPr>
          <w:del w:id="11772" w:author="김은수" w:date="2026-09-30T15:44:00Z" w16du:dateUtc="2026-09-30T06:44:00Z"/>
          <w:szCs w:val="20"/>
        </w:rPr>
        <w:pPrChange w:id="11773" w:author="김은수" w:date="2026-10-01T03:22:00Z">
          <w:pPr>
            <w:spacing w:after="0"/>
            <w:ind w:leftChars="800" w:left="1600"/>
          </w:pPr>
        </w:pPrChange>
      </w:pPr>
      <w:del w:id="11774" w:author="김은수" w:date="2026-09-30T15:44:00Z" w16du:dateUtc="2026-09-30T06:44:00Z">
        <w:r>
          <w:rPr>
            <w:rFonts w:hint="eastAsia"/>
          </w:rPr>
          <w:delText xml:space="preserve">기능 및 동작 </w:delText>
        </w:r>
        <w:r>
          <w:delText>:</w:delText>
        </w:r>
        <w:r>
          <w:rPr>
            <w:rFonts w:hint="eastAsia"/>
          </w:rPr>
          <w:delText xml:space="preserve"> </w:delText>
        </w:r>
      </w:del>
    </w:p>
    <w:p w14:paraId="71A49DBD" w14:textId="77777777" w:rsidR="00C843DF" w:rsidRPr="00E00010" w:rsidRDefault="00C843DF">
      <w:pPr>
        <w:pStyle w:val="a8"/>
        <w:numPr>
          <w:ilvl w:val="0"/>
          <w:numId w:val="22"/>
        </w:numPr>
        <w:spacing w:after="0" w:line="300" w:lineRule="auto"/>
        <w:ind w:left="1160"/>
        <w:rPr>
          <w:del w:id="11775" w:author="김은수" w:date="2026-09-30T15:44:00Z" w16du:dateUtc="2026-09-30T06:44:00Z"/>
          <w:szCs w:val="20"/>
        </w:rPr>
        <w:pPrChange w:id="11776" w:author="김은수" w:date="2026-10-01T03:22:00Z">
          <w:pPr>
            <w:pStyle w:val="a8"/>
            <w:numPr>
              <w:numId w:val="22"/>
            </w:numPr>
            <w:spacing w:after="0"/>
            <w:ind w:leftChars="0" w:left="1960" w:hanging="360"/>
          </w:pPr>
        </w:pPrChange>
      </w:pPr>
      <w:del w:id="11777" w:author="김은수" w:date="2026-09-30T15:44:00Z" w16du:dateUtc="2026-09-30T06:44:00Z">
        <w:r>
          <w:delText xml:space="preserve">I2C </w:delText>
        </w:r>
        <w:r>
          <w:rPr>
            <w:rFonts w:hint="eastAsia"/>
          </w:rPr>
          <w:delText xml:space="preserve">인터페이스의 </w:delText>
        </w:r>
        <w:r w:rsidR="00332214">
          <w:rPr>
            <w:rFonts w:hint="eastAsia"/>
          </w:rPr>
          <w:delText>데</w:delText>
        </w:r>
        <w:r>
          <w:rPr>
            <w:rFonts w:hint="eastAsia"/>
          </w:rPr>
          <w:delText>이터 수신이 가능한지 확인하고,</w:delText>
        </w:r>
        <w:r>
          <w:delText xml:space="preserve"> </w:delText>
        </w:r>
        <w:r>
          <w:rPr>
            <w:rFonts w:hint="eastAsia"/>
          </w:rPr>
          <w:delText>슬레이브 장치에서 데이터를 읽어 들인다.</w:delText>
        </w:r>
      </w:del>
    </w:p>
    <w:p w14:paraId="53445232" w14:textId="77777777" w:rsidR="00C843DF" w:rsidRPr="00E00010" w:rsidRDefault="00332214">
      <w:pPr>
        <w:pStyle w:val="a8"/>
        <w:numPr>
          <w:ilvl w:val="0"/>
          <w:numId w:val="22"/>
        </w:numPr>
        <w:spacing w:after="0" w:line="300" w:lineRule="auto"/>
        <w:ind w:left="1160"/>
        <w:rPr>
          <w:del w:id="11778" w:author="김은수" w:date="2026-09-30T15:44:00Z" w16du:dateUtc="2026-09-30T06:44:00Z"/>
          <w:szCs w:val="20"/>
        </w:rPr>
        <w:pPrChange w:id="11779" w:author="김은수" w:date="2026-10-01T03:22:00Z">
          <w:pPr>
            <w:pStyle w:val="a8"/>
            <w:numPr>
              <w:numId w:val="22"/>
            </w:numPr>
            <w:ind w:leftChars="0" w:left="1960" w:hanging="360"/>
          </w:pPr>
        </w:pPrChange>
      </w:pPr>
      <w:del w:id="11780" w:author="김은수" w:date="2026-09-30T15:44:00Z" w16du:dateUtc="2026-09-30T06:44:00Z">
        <w:r>
          <w:rPr>
            <w:rFonts w:hint="eastAsia"/>
          </w:rPr>
          <w:delText>송신과정은 I</w:delText>
        </w:r>
        <w:r>
          <w:delText xml:space="preserve">2C </w:delText>
        </w:r>
        <w:r>
          <w:rPr>
            <w:rFonts w:hint="eastAsia"/>
          </w:rPr>
          <w:delText>인터럽트 서비스 루틴에서 관할한다.</w:delText>
        </w:r>
      </w:del>
    </w:p>
    <w:p w14:paraId="7F122FC9" w14:textId="77777777" w:rsidR="002A707B" w:rsidRPr="00E00010" w:rsidRDefault="00DF4A77">
      <w:pPr>
        <w:pStyle w:val="5"/>
        <w:keepNext w:val="0"/>
        <w:keepLines w:val="0"/>
        <w:widowControl w:val="0"/>
        <w:numPr>
          <w:ilvl w:val="4"/>
          <w:numId w:val="39"/>
        </w:numPr>
        <w:snapToGrid/>
        <w:spacing w:before="0" w:after="0" w:line="300" w:lineRule="auto"/>
        <w:jc w:val="both"/>
        <w:rPr>
          <w:del w:id="11781" w:author="김은수" w:date="2026-09-30T15:44:00Z" w16du:dateUtc="2026-09-30T06:44:00Z"/>
          <w:sz w:val="20"/>
          <w:szCs w:val="20"/>
        </w:rPr>
        <w:pPrChange w:id="11782" w:author="김은수" w:date="2026-10-01T03:22:00Z">
          <w:pPr>
            <w:pStyle w:val="5"/>
            <w:numPr>
              <w:ilvl w:val="4"/>
              <w:numId w:val="39"/>
            </w:numPr>
            <w:spacing w:after="0"/>
            <w:ind w:left="1400" w:hanging="400"/>
          </w:pPr>
        </w:pPrChange>
      </w:pPr>
      <w:del w:id="11783" w:author="김은수" w:date="2026-09-30T15:44:00Z" w16du:dateUtc="2026-09-30T06:44:00Z">
        <w:r>
          <w:rPr>
            <w:rFonts w:hint="eastAsia"/>
          </w:rPr>
          <w:delText>SU</w:delText>
        </w:r>
        <w:r w:rsidR="00537A71">
          <w:delText>-ID-CM3-0</w:delText>
        </w:r>
        <w:r w:rsidR="002837E3">
          <w:delText>7</w:delText>
        </w:r>
        <w:r w:rsidR="00971A1B">
          <w:delText>5</w:delText>
        </w:r>
        <w:r w:rsidR="002A707B">
          <w:delText xml:space="preserve">, I2C </w:delText>
        </w:r>
        <w:r w:rsidR="002A707B">
          <w:rPr>
            <w:rFonts w:hint="eastAsia"/>
          </w:rPr>
          <w:delText>드라이버 상태 읽기</w:delText>
        </w:r>
        <w:r w:rsidR="00816FC8">
          <w:rPr>
            <w:rFonts w:hint="eastAsia"/>
          </w:rPr>
          <w:delText xml:space="preserve"> 유닛</w:delText>
        </w:r>
      </w:del>
    </w:p>
    <w:p w14:paraId="77C03A3C" w14:textId="77777777" w:rsidR="002A707B" w:rsidRPr="00E00010" w:rsidRDefault="002A707B">
      <w:pPr>
        <w:spacing w:after="0" w:line="300" w:lineRule="auto"/>
        <w:rPr>
          <w:del w:id="11784" w:author="김은수" w:date="2026-09-30T15:44:00Z" w16du:dateUtc="2026-09-30T06:44:00Z"/>
          <w:szCs w:val="20"/>
        </w:rPr>
        <w:pPrChange w:id="11785" w:author="김은수" w:date="2026-10-01T03:22:00Z">
          <w:pPr>
            <w:spacing w:after="0"/>
            <w:ind w:leftChars="800" w:left="1600"/>
          </w:pPr>
        </w:pPrChange>
      </w:pPr>
      <w:del w:id="11786" w:author="김은수" w:date="2026-09-30T15:44:00Z" w16du:dateUtc="2026-09-30T06:44:00Z">
        <w:r>
          <w:rPr>
            <w:rFonts w:hint="eastAsia"/>
          </w:rPr>
          <w:delText xml:space="preserve">입력 파라미터 </w:delText>
        </w:r>
        <w:r>
          <w:delText xml:space="preserve">: </w:delText>
        </w:r>
        <w:r>
          <w:rPr>
            <w:rFonts w:hint="eastAsia"/>
          </w:rPr>
          <w:delText>없음</w:delText>
        </w:r>
      </w:del>
    </w:p>
    <w:p w14:paraId="248718B1" w14:textId="77777777" w:rsidR="002A707B" w:rsidRPr="00E00010" w:rsidRDefault="002A707B">
      <w:pPr>
        <w:spacing w:after="0" w:line="300" w:lineRule="auto"/>
        <w:rPr>
          <w:del w:id="11787" w:author="김은수" w:date="2026-09-30T15:44:00Z" w16du:dateUtc="2026-09-30T06:44:00Z"/>
          <w:szCs w:val="20"/>
        </w:rPr>
        <w:pPrChange w:id="11788" w:author="김은수" w:date="2026-10-01T03:22:00Z">
          <w:pPr>
            <w:spacing w:after="0"/>
            <w:ind w:leftChars="800" w:left="1600"/>
          </w:pPr>
        </w:pPrChange>
      </w:pPr>
      <w:del w:id="11789" w:author="김은수" w:date="2026-09-30T15:44:00Z" w16du:dateUtc="2026-09-30T06:44:00Z">
        <w:r>
          <w:rPr>
            <w:rFonts w:hint="eastAsia"/>
          </w:rPr>
          <w:delText xml:space="preserve">반환 파라미터 </w:delText>
        </w:r>
        <w:r>
          <w:delText xml:space="preserve">: </w:delText>
        </w:r>
        <w:r>
          <w:rPr>
            <w:rFonts w:hint="eastAsia"/>
          </w:rPr>
          <w:delText>I</w:delText>
        </w:r>
        <w:r>
          <w:delText xml:space="preserve">2C </w:delText>
        </w:r>
        <w:r>
          <w:rPr>
            <w:rFonts w:hint="eastAsia"/>
          </w:rPr>
          <w:delText>드라이버 상태</w:delText>
        </w:r>
      </w:del>
    </w:p>
    <w:p w14:paraId="6DCB12BE" w14:textId="77777777" w:rsidR="002A707B" w:rsidRPr="00E00010" w:rsidRDefault="002A707B">
      <w:pPr>
        <w:spacing w:after="0" w:line="300" w:lineRule="auto"/>
        <w:rPr>
          <w:del w:id="11790" w:author="김은수" w:date="2026-09-30T15:44:00Z" w16du:dateUtc="2026-09-30T06:44:00Z"/>
          <w:szCs w:val="20"/>
        </w:rPr>
        <w:pPrChange w:id="11791" w:author="김은수" w:date="2026-10-01T03:22:00Z">
          <w:pPr>
            <w:spacing w:after="0"/>
            <w:ind w:leftChars="800" w:left="1600"/>
          </w:pPr>
        </w:pPrChange>
      </w:pPr>
      <w:del w:id="11792" w:author="김은수" w:date="2026-09-30T15:44:00Z" w16du:dateUtc="2026-09-30T06:44:00Z">
        <w:r>
          <w:rPr>
            <w:rFonts w:hint="eastAsia"/>
          </w:rPr>
          <w:delText xml:space="preserve">수정 파라미터 </w:delText>
        </w:r>
        <w:r>
          <w:delText xml:space="preserve">: </w:delText>
        </w:r>
        <w:r>
          <w:rPr>
            <w:rFonts w:hint="eastAsia"/>
          </w:rPr>
          <w:delText>없음</w:delText>
        </w:r>
      </w:del>
    </w:p>
    <w:p w14:paraId="229AF810" w14:textId="77777777" w:rsidR="002A707B" w:rsidRPr="00E00010" w:rsidRDefault="002A707B">
      <w:pPr>
        <w:spacing w:after="0" w:line="300" w:lineRule="auto"/>
        <w:rPr>
          <w:del w:id="11793" w:author="김은수" w:date="2026-09-30T15:44:00Z" w16du:dateUtc="2026-09-30T06:44:00Z"/>
          <w:szCs w:val="20"/>
        </w:rPr>
        <w:pPrChange w:id="11794" w:author="김은수" w:date="2026-10-01T03:22:00Z">
          <w:pPr>
            <w:spacing w:after="0"/>
            <w:ind w:leftChars="800" w:left="1600"/>
          </w:pPr>
        </w:pPrChange>
      </w:pPr>
      <w:del w:id="11795" w:author="김은수" w:date="2026-09-30T15:44:00Z" w16du:dateUtc="2026-09-30T06:44:00Z">
        <w:r>
          <w:rPr>
            <w:rFonts w:hint="eastAsia"/>
          </w:rPr>
          <w:delText xml:space="preserve">기능 및 동작 </w:delText>
        </w:r>
        <w:r>
          <w:delText>:</w:delText>
        </w:r>
        <w:r>
          <w:rPr>
            <w:rFonts w:hint="eastAsia"/>
          </w:rPr>
          <w:delText xml:space="preserve"> </w:delText>
        </w:r>
      </w:del>
    </w:p>
    <w:p w14:paraId="2E2B4D2A" w14:textId="77777777" w:rsidR="002A707B" w:rsidRPr="00E00010" w:rsidRDefault="002A707B">
      <w:pPr>
        <w:spacing w:after="0" w:line="300" w:lineRule="auto"/>
        <w:rPr>
          <w:del w:id="11796" w:author="김은수" w:date="2026-09-30T15:44:00Z" w16du:dateUtc="2026-09-30T06:44:00Z"/>
          <w:szCs w:val="20"/>
        </w:rPr>
        <w:pPrChange w:id="11797" w:author="김은수" w:date="2026-10-01T03:22:00Z">
          <w:pPr>
            <w:ind w:leftChars="900" w:left="1800"/>
          </w:pPr>
        </w:pPrChange>
      </w:pPr>
      <w:del w:id="11798" w:author="김은수" w:date="2026-09-30T15:44:00Z" w16du:dateUtc="2026-09-30T06:44:00Z">
        <w:r>
          <w:delText xml:space="preserve">I2C </w:delText>
        </w:r>
        <w:r>
          <w:rPr>
            <w:rFonts w:hint="eastAsia"/>
          </w:rPr>
          <w:delText>드라이버의 상태 값을 읽어 반환한다.</w:delText>
        </w:r>
      </w:del>
    </w:p>
    <w:p w14:paraId="4E3C0572" w14:textId="77777777" w:rsidR="002A707B" w:rsidRPr="00E00010" w:rsidRDefault="002A707B">
      <w:pPr>
        <w:pStyle w:val="4"/>
        <w:keepNext w:val="0"/>
        <w:keepLines w:val="0"/>
        <w:widowControl w:val="0"/>
        <w:numPr>
          <w:ilvl w:val="3"/>
          <w:numId w:val="39"/>
        </w:numPr>
        <w:snapToGrid/>
        <w:spacing w:before="0" w:after="0" w:line="300" w:lineRule="auto"/>
        <w:jc w:val="both"/>
        <w:rPr>
          <w:del w:id="11799" w:author="김은수" w:date="2026-09-30T15:44:00Z" w16du:dateUtc="2026-09-30T06:44:00Z"/>
          <w:sz w:val="20"/>
          <w:szCs w:val="20"/>
        </w:rPr>
        <w:pPrChange w:id="11800" w:author="김은수" w:date="2026-10-01T03:22:00Z">
          <w:pPr>
            <w:pStyle w:val="4"/>
            <w:numPr>
              <w:ilvl w:val="3"/>
              <w:numId w:val="39"/>
            </w:numPr>
            <w:spacing w:after="0"/>
            <w:ind w:left="1200" w:hanging="400"/>
          </w:pPr>
        </w:pPrChange>
      </w:pPr>
      <w:del w:id="11801" w:author="김은수" w:date="2026-09-30T15:44:00Z" w16du:dateUtc="2026-09-30T06:44:00Z">
        <w:r>
          <w:delText xml:space="preserve">SPI </w:delText>
        </w:r>
        <w:r>
          <w:rPr>
            <w:rFonts w:hint="eastAsia"/>
          </w:rPr>
          <w:delText>드라이브 상태 및 제어</w:delText>
        </w:r>
      </w:del>
    </w:p>
    <w:p w14:paraId="6FA9C14D" w14:textId="77777777" w:rsidR="002A707B" w:rsidRPr="00E00010" w:rsidRDefault="002A707B">
      <w:pPr>
        <w:spacing w:after="0" w:line="300" w:lineRule="auto"/>
        <w:rPr>
          <w:del w:id="11802" w:author="김은수" w:date="2026-09-30T15:44:00Z" w16du:dateUtc="2026-09-30T06:44:00Z"/>
          <w:szCs w:val="20"/>
        </w:rPr>
        <w:pPrChange w:id="11803" w:author="김은수" w:date="2026-10-01T03:22:00Z">
          <w:pPr>
            <w:ind w:leftChars="600" w:left="1200"/>
          </w:pPr>
        </w:pPrChange>
      </w:pPr>
      <w:del w:id="11804" w:author="김은수" w:date="2026-09-30T15:44:00Z" w16du:dateUtc="2026-09-30T06:44:00Z">
        <w:r>
          <w:delText>CM3</w:delText>
        </w:r>
        <w:r>
          <w:rPr>
            <w:rFonts w:hint="eastAsia"/>
          </w:rPr>
          <w:delText xml:space="preserve">의 </w:delText>
        </w:r>
        <w:r>
          <w:delText>SPI</w:delText>
        </w:r>
        <w:r>
          <w:rPr>
            <w:rFonts w:hint="eastAsia"/>
          </w:rPr>
          <w:delText>는 슬래이브 장치로 동작하며 따라서 장치의 동작 제어는 마스터 장치에서 주관하게 된다.</w:delText>
        </w:r>
        <w:r>
          <w:delText xml:space="preserve"> </w:delText>
        </w:r>
        <w:r>
          <w:rPr>
            <w:rFonts w:hint="eastAsia"/>
          </w:rPr>
          <w:delText xml:space="preserve">다만 슬레이브 장치에서 마스터에 송신할 데이터가 있을 경우에는 </w:delText>
        </w:r>
        <w:r>
          <w:delText>GPIO</w:delText>
        </w:r>
        <w:r>
          <w:rPr>
            <w:rFonts w:hint="eastAsia"/>
          </w:rPr>
          <w:delText>를 통해서 마스터에</w:delText>
        </w:r>
        <w:r>
          <w:delText xml:space="preserve"> </w:delText>
        </w:r>
        <w:r>
          <w:rPr>
            <w:rFonts w:hint="eastAsia"/>
          </w:rPr>
          <w:delText>데이터가 준비되었음을 알려준다.</w:delText>
        </w:r>
      </w:del>
    </w:p>
    <w:p w14:paraId="5E698D79" w14:textId="77777777" w:rsidR="002A707B" w:rsidRPr="00E00010" w:rsidRDefault="00DF4A77">
      <w:pPr>
        <w:pStyle w:val="5"/>
        <w:keepNext w:val="0"/>
        <w:keepLines w:val="0"/>
        <w:widowControl w:val="0"/>
        <w:numPr>
          <w:ilvl w:val="4"/>
          <w:numId w:val="39"/>
        </w:numPr>
        <w:snapToGrid/>
        <w:spacing w:before="0" w:after="0" w:line="300" w:lineRule="auto"/>
        <w:jc w:val="both"/>
        <w:rPr>
          <w:del w:id="11805" w:author="김은수" w:date="2026-09-30T15:44:00Z" w16du:dateUtc="2026-09-30T06:44:00Z"/>
          <w:sz w:val="20"/>
          <w:szCs w:val="20"/>
        </w:rPr>
        <w:pPrChange w:id="11806" w:author="김은수" w:date="2026-10-01T03:22:00Z">
          <w:pPr>
            <w:pStyle w:val="5"/>
            <w:numPr>
              <w:ilvl w:val="4"/>
              <w:numId w:val="39"/>
            </w:numPr>
            <w:spacing w:after="0"/>
            <w:ind w:left="1400" w:hanging="400"/>
          </w:pPr>
        </w:pPrChange>
      </w:pPr>
      <w:del w:id="11807" w:author="김은수" w:date="2026-09-30T15:44:00Z" w16du:dateUtc="2026-09-30T06:44:00Z">
        <w:r>
          <w:rPr>
            <w:rFonts w:hint="eastAsia"/>
          </w:rPr>
          <w:delText>SU</w:delText>
        </w:r>
        <w:r w:rsidR="00537A71">
          <w:delText>-ID-CM3-0</w:delText>
        </w:r>
        <w:r w:rsidR="002837E3">
          <w:delText>7</w:delText>
        </w:r>
        <w:r w:rsidR="00E33104">
          <w:delText>6</w:delText>
        </w:r>
        <w:r w:rsidR="002A707B">
          <w:delText xml:space="preserve">, </w:delText>
        </w:r>
        <w:r w:rsidR="002A707B">
          <w:rPr>
            <w:rFonts w:hint="eastAsia"/>
          </w:rPr>
          <w:delText>SPI 송신 데이터</w:delText>
        </w:r>
        <w:r w:rsidR="002A707B">
          <w:delText xml:space="preserve"> </w:delText>
        </w:r>
        <w:r w:rsidR="002A707B">
          <w:rPr>
            <w:rFonts w:hint="eastAsia"/>
          </w:rPr>
          <w:delText>쓰기</w:delText>
        </w:r>
        <w:r w:rsidR="00816FC8">
          <w:rPr>
            <w:rFonts w:hint="eastAsia"/>
          </w:rPr>
          <w:delText xml:space="preserve"> 유닛</w:delText>
        </w:r>
      </w:del>
    </w:p>
    <w:p w14:paraId="12654762" w14:textId="77777777" w:rsidR="002A707B" w:rsidRPr="00E00010" w:rsidRDefault="002A707B">
      <w:pPr>
        <w:spacing w:after="0" w:line="300" w:lineRule="auto"/>
        <w:rPr>
          <w:del w:id="11808" w:author="김은수" w:date="2026-09-30T15:44:00Z" w16du:dateUtc="2026-09-30T06:44:00Z"/>
          <w:szCs w:val="20"/>
        </w:rPr>
        <w:pPrChange w:id="11809" w:author="김은수" w:date="2026-10-01T03:22:00Z">
          <w:pPr>
            <w:spacing w:after="0"/>
            <w:ind w:leftChars="800" w:left="1600"/>
          </w:pPr>
        </w:pPrChange>
      </w:pPr>
      <w:del w:id="11810" w:author="김은수" w:date="2026-09-30T15:44:00Z" w16du:dateUtc="2026-09-30T06:44:00Z">
        <w:r>
          <w:rPr>
            <w:rFonts w:hint="eastAsia"/>
          </w:rPr>
          <w:delText xml:space="preserve">입력 파라미터 </w:delText>
        </w:r>
        <w:r>
          <w:delText xml:space="preserve">: </w:delText>
        </w:r>
        <w:r>
          <w:rPr>
            <w:rFonts w:hint="eastAsia"/>
          </w:rPr>
          <w:delText>입력 데이터 주소,</w:delText>
        </w:r>
        <w:r>
          <w:delText xml:space="preserve"> </w:delText>
        </w:r>
        <w:r>
          <w:rPr>
            <w:rFonts w:hint="eastAsia"/>
          </w:rPr>
          <w:delText>데이터 개수</w:delText>
        </w:r>
      </w:del>
    </w:p>
    <w:p w14:paraId="527027B5" w14:textId="77777777" w:rsidR="002A707B" w:rsidRPr="00E00010" w:rsidRDefault="002A707B">
      <w:pPr>
        <w:spacing w:after="0" w:line="300" w:lineRule="auto"/>
        <w:rPr>
          <w:del w:id="11811" w:author="김은수" w:date="2026-09-30T15:44:00Z" w16du:dateUtc="2026-09-30T06:44:00Z"/>
          <w:szCs w:val="20"/>
        </w:rPr>
        <w:pPrChange w:id="11812" w:author="김은수" w:date="2026-10-01T03:22:00Z">
          <w:pPr>
            <w:spacing w:after="0"/>
            <w:ind w:leftChars="800" w:left="1600"/>
          </w:pPr>
        </w:pPrChange>
      </w:pPr>
      <w:del w:id="11813" w:author="김은수" w:date="2026-09-30T15:44:00Z" w16du:dateUtc="2026-09-30T06:44:00Z">
        <w:r>
          <w:rPr>
            <w:rFonts w:hint="eastAsia"/>
          </w:rPr>
          <w:delText xml:space="preserve">반환 파라미터 </w:delText>
        </w:r>
        <w:r>
          <w:delText xml:space="preserve">: </w:delText>
        </w:r>
        <w:r>
          <w:rPr>
            <w:rFonts w:hint="eastAsia"/>
          </w:rPr>
          <w:delText>없음</w:delText>
        </w:r>
      </w:del>
    </w:p>
    <w:p w14:paraId="33B031EE" w14:textId="77777777" w:rsidR="002A707B" w:rsidRPr="00E00010" w:rsidRDefault="002A707B">
      <w:pPr>
        <w:spacing w:after="0" w:line="300" w:lineRule="auto"/>
        <w:rPr>
          <w:del w:id="11814" w:author="김은수" w:date="2026-09-30T15:44:00Z" w16du:dateUtc="2026-09-30T06:44:00Z"/>
          <w:szCs w:val="20"/>
        </w:rPr>
        <w:pPrChange w:id="11815" w:author="김은수" w:date="2026-10-01T03:22:00Z">
          <w:pPr>
            <w:spacing w:after="0"/>
            <w:ind w:leftChars="800" w:left="1600"/>
          </w:pPr>
        </w:pPrChange>
      </w:pPr>
      <w:del w:id="11816" w:author="김은수" w:date="2026-09-30T15:44:00Z" w16du:dateUtc="2026-09-30T06:44:00Z">
        <w:r>
          <w:rPr>
            <w:rFonts w:hint="eastAsia"/>
          </w:rPr>
          <w:delText xml:space="preserve">수정 파라미터 </w:delText>
        </w:r>
        <w:r>
          <w:delText xml:space="preserve">: </w:delText>
        </w:r>
        <w:r>
          <w:rPr>
            <w:rFonts w:hint="eastAsia"/>
          </w:rPr>
          <w:delText>S</w:delText>
        </w:r>
        <w:r>
          <w:delText>PI_Tx_buff</w:delText>
        </w:r>
      </w:del>
    </w:p>
    <w:p w14:paraId="097855E0" w14:textId="77777777" w:rsidR="002A707B" w:rsidRPr="00E00010" w:rsidRDefault="002A707B">
      <w:pPr>
        <w:spacing w:after="0" w:line="300" w:lineRule="auto"/>
        <w:rPr>
          <w:del w:id="11817" w:author="김은수" w:date="2026-09-30T15:44:00Z" w16du:dateUtc="2026-09-30T06:44:00Z"/>
          <w:szCs w:val="20"/>
        </w:rPr>
        <w:pPrChange w:id="11818" w:author="김은수" w:date="2026-10-01T03:22:00Z">
          <w:pPr>
            <w:spacing w:after="0"/>
            <w:ind w:leftChars="800" w:left="1600"/>
          </w:pPr>
        </w:pPrChange>
      </w:pPr>
      <w:del w:id="11819" w:author="김은수" w:date="2026-09-30T15:44:00Z" w16du:dateUtc="2026-09-30T06:44:00Z">
        <w:r>
          <w:rPr>
            <w:rFonts w:hint="eastAsia"/>
          </w:rPr>
          <w:delText xml:space="preserve">기능 및 동작 </w:delText>
        </w:r>
        <w:r>
          <w:delText>:</w:delText>
        </w:r>
        <w:r>
          <w:rPr>
            <w:rFonts w:hint="eastAsia"/>
          </w:rPr>
          <w:delText xml:space="preserve"> </w:delText>
        </w:r>
      </w:del>
    </w:p>
    <w:p w14:paraId="688320C1" w14:textId="77777777" w:rsidR="002A707B" w:rsidRPr="00E00010" w:rsidRDefault="002A707B">
      <w:pPr>
        <w:pStyle w:val="a8"/>
        <w:numPr>
          <w:ilvl w:val="0"/>
          <w:numId w:val="22"/>
        </w:numPr>
        <w:spacing w:after="0" w:line="300" w:lineRule="auto"/>
        <w:ind w:left="1160"/>
        <w:rPr>
          <w:del w:id="11820" w:author="김은수" w:date="2026-09-30T15:44:00Z" w16du:dateUtc="2026-09-30T06:44:00Z"/>
          <w:szCs w:val="20"/>
        </w:rPr>
        <w:pPrChange w:id="11821" w:author="김은수" w:date="2026-10-01T03:22:00Z">
          <w:pPr>
            <w:pStyle w:val="a8"/>
            <w:numPr>
              <w:numId w:val="22"/>
            </w:numPr>
            <w:spacing w:after="0"/>
            <w:ind w:leftChars="0" w:left="1960" w:hanging="360"/>
          </w:pPr>
        </w:pPrChange>
      </w:pPr>
      <w:del w:id="11822" w:author="김은수" w:date="2026-09-30T15:44:00Z" w16du:dateUtc="2026-09-30T06:44:00Z">
        <w:r>
          <w:delText xml:space="preserve">SPI </w:delText>
        </w:r>
        <w:r>
          <w:rPr>
            <w:rFonts w:hint="eastAsia"/>
          </w:rPr>
          <w:delText>데이터 송신이 가능할 때 가지 대기한 후,</w:delText>
        </w:r>
        <w:r>
          <w:delText xml:space="preserve"> SPI_Tx_buff</w:delText>
        </w:r>
        <w:r>
          <w:rPr>
            <w:rFonts w:hint="eastAsia"/>
          </w:rPr>
          <w:delText>에 입력 데이터를 복사한다.</w:delText>
        </w:r>
      </w:del>
    </w:p>
    <w:p w14:paraId="098C76AA" w14:textId="77777777" w:rsidR="002A707B" w:rsidRPr="00E00010" w:rsidRDefault="00C571E7">
      <w:pPr>
        <w:pStyle w:val="a8"/>
        <w:numPr>
          <w:ilvl w:val="0"/>
          <w:numId w:val="22"/>
        </w:numPr>
        <w:spacing w:after="0" w:line="300" w:lineRule="auto"/>
        <w:ind w:left="1160"/>
        <w:rPr>
          <w:del w:id="11823" w:author="김은수" w:date="2026-09-30T15:44:00Z" w16du:dateUtc="2026-09-30T06:44:00Z"/>
          <w:szCs w:val="20"/>
        </w:rPr>
        <w:pPrChange w:id="11824" w:author="김은수" w:date="2026-10-01T03:22:00Z">
          <w:pPr>
            <w:pStyle w:val="a8"/>
            <w:numPr>
              <w:numId w:val="22"/>
            </w:numPr>
            <w:ind w:leftChars="0" w:left="1960" w:hanging="360"/>
          </w:pPr>
        </w:pPrChange>
      </w:pPr>
      <w:del w:id="11825" w:author="김은수" w:date="2026-09-30T15:44:00Z" w16du:dateUtc="2026-09-30T06:44:00Z">
        <w:r>
          <w:rPr>
            <w:rFonts w:hint="eastAsia"/>
          </w:rPr>
          <w:delText>S</w:delText>
        </w:r>
        <w:r>
          <w:delText xml:space="preserve">PI 송신 </w:delText>
        </w:r>
        <w:r>
          <w:rPr>
            <w:rFonts w:hint="eastAsia"/>
          </w:rPr>
          <w:delText>데이터 준비 알림 유닛을 실행한다.</w:delText>
        </w:r>
      </w:del>
    </w:p>
    <w:p w14:paraId="6CB11678" w14:textId="77777777" w:rsidR="002A707B" w:rsidRPr="00E00010" w:rsidRDefault="00DF4A77">
      <w:pPr>
        <w:pStyle w:val="5"/>
        <w:keepNext w:val="0"/>
        <w:keepLines w:val="0"/>
        <w:widowControl w:val="0"/>
        <w:numPr>
          <w:ilvl w:val="4"/>
          <w:numId w:val="39"/>
        </w:numPr>
        <w:snapToGrid/>
        <w:spacing w:before="0" w:after="0" w:line="300" w:lineRule="auto"/>
        <w:jc w:val="both"/>
        <w:rPr>
          <w:del w:id="11826" w:author="김은수" w:date="2026-09-30T15:44:00Z" w16du:dateUtc="2026-09-30T06:44:00Z"/>
          <w:sz w:val="20"/>
          <w:szCs w:val="20"/>
        </w:rPr>
        <w:pPrChange w:id="11827" w:author="김은수" w:date="2026-10-01T03:22:00Z">
          <w:pPr>
            <w:pStyle w:val="5"/>
            <w:numPr>
              <w:ilvl w:val="4"/>
              <w:numId w:val="39"/>
            </w:numPr>
            <w:spacing w:after="0"/>
            <w:ind w:left="1400" w:hanging="400"/>
          </w:pPr>
        </w:pPrChange>
      </w:pPr>
      <w:del w:id="11828" w:author="김은수" w:date="2026-09-30T15:44:00Z" w16du:dateUtc="2026-09-30T06:44:00Z">
        <w:r>
          <w:rPr>
            <w:rFonts w:hint="eastAsia"/>
          </w:rPr>
          <w:delText>SU</w:delText>
        </w:r>
        <w:r w:rsidR="00537A71">
          <w:delText>-ID-CM3-0</w:delText>
        </w:r>
        <w:r w:rsidR="00971A1B">
          <w:delText>7</w:delText>
        </w:r>
        <w:r w:rsidR="00E33104">
          <w:delText>7</w:delText>
        </w:r>
        <w:r w:rsidR="002A707B">
          <w:delText xml:space="preserve">, </w:delText>
        </w:r>
        <w:r w:rsidR="006C1707">
          <w:rPr>
            <w:rFonts w:hint="eastAsia"/>
          </w:rPr>
          <w:delText>S</w:delText>
        </w:r>
        <w:r w:rsidR="006C1707">
          <w:delText xml:space="preserve">PI </w:delText>
        </w:r>
        <w:r w:rsidR="006C1707">
          <w:rPr>
            <w:rFonts w:hint="eastAsia"/>
          </w:rPr>
          <w:delText xml:space="preserve">송신 데이터 </w:delText>
        </w:r>
        <w:r w:rsidR="00574536">
          <w:rPr>
            <w:rFonts w:hint="eastAsia"/>
          </w:rPr>
          <w:delText>준비 알림</w:delText>
        </w:r>
        <w:r w:rsidR="00C571E7">
          <w:rPr>
            <w:rFonts w:hint="eastAsia"/>
          </w:rPr>
          <w:delText xml:space="preserve"> 유닛</w:delText>
        </w:r>
      </w:del>
    </w:p>
    <w:p w14:paraId="60B7FB11" w14:textId="77777777" w:rsidR="002A707B" w:rsidRPr="00E00010" w:rsidRDefault="002A707B">
      <w:pPr>
        <w:spacing w:after="0" w:line="300" w:lineRule="auto"/>
        <w:rPr>
          <w:del w:id="11829" w:author="김은수" w:date="2026-09-30T15:44:00Z" w16du:dateUtc="2026-09-30T06:44:00Z"/>
          <w:szCs w:val="20"/>
        </w:rPr>
        <w:pPrChange w:id="11830" w:author="김은수" w:date="2026-10-01T03:22:00Z">
          <w:pPr>
            <w:spacing w:after="0"/>
            <w:ind w:leftChars="800" w:left="1600"/>
          </w:pPr>
        </w:pPrChange>
      </w:pPr>
      <w:del w:id="11831" w:author="김은수" w:date="2026-09-30T15:44:00Z" w16du:dateUtc="2026-09-30T06:44:00Z">
        <w:r>
          <w:rPr>
            <w:rFonts w:hint="eastAsia"/>
          </w:rPr>
          <w:delText xml:space="preserve">입력 파라미터 </w:delText>
        </w:r>
        <w:r>
          <w:delText xml:space="preserve">: </w:delText>
        </w:r>
        <w:r>
          <w:rPr>
            <w:rFonts w:hint="eastAsia"/>
          </w:rPr>
          <w:delText>없음</w:delText>
        </w:r>
      </w:del>
    </w:p>
    <w:p w14:paraId="0D27B696" w14:textId="77777777" w:rsidR="002A707B" w:rsidRPr="00E00010" w:rsidRDefault="002A707B">
      <w:pPr>
        <w:spacing w:after="0" w:line="300" w:lineRule="auto"/>
        <w:rPr>
          <w:del w:id="11832" w:author="김은수" w:date="2026-09-30T15:44:00Z" w16du:dateUtc="2026-09-30T06:44:00Z"/>
          <w:szCs w:val="20"/>
        </w:rPr>
        <w:pPrChange w:id="11833" w:author="김은수" w:date="2026-10-01T03:22:00Z">
          <w:pPr>
            <w:spacing w:after="0"/>
            <w:ind w:leftChars="800" w:left="1600"/>
          </w:pPr>
        </w:pPrChange>
      </w:pPr>
      <w:del w:id="11834" w:author="김은수" w:date="2026-09-30T15:44:00Z" w16du:dateUtc="2026-09-30T06:44:00Z">
        <w:r>
          <w:rPr>
            <w:rFonts w:hint="eastAsia"/>
          </w:rPr>
          <w:delText xml:space="preserve">반환 파라미터 </w:delText>
        </w:r>
        <w:r>
          <w:delText xml:space="preserve">: </w:delText>
        </w:r>
        <w:r>
          <w:rPr>
            <w:rFonts w:hint="eastAsia"/>
          </w:rPr>
          <w:delText>없음</w:delText>
        </w:r>
      </w:del>
    </w:p>
    <w:p w14:paraId="47945230" w14:textId="77777777" w:rsidR="002A707B" w:rsidRPr="00E00010" w:rsidRDefault="002A707B">
      <w:pPr>
        <w:spacing w:after="0" w:line="300" w:lineRule="auto"/>
        <w:rPr>
          <w:del w:id="11835" w:author="김은수" w:date="2026-09-30T15:44:00Z" w16du:dateUtc="2026-09-30T06:44:00Z"/>
          <w:szCs w:val="20"/>
        </w:rPr>
        <w:pPrChange w:id="11836" w:author="김은수" w:date="2026-10-01T03:22:00Z">
          <w:pPr>
            <w:spacing w:after="0"/>
            <w:ind w:leftChars="800" w:left="1600"/>
          </w:pPr>
        </w:pPrChange>
      </w:pPr>
      <w:del w:id="11837" w:author="김은수" w:date="2026-09-30T15:44:00Z" w16du:dateUtc="2026-09-30T06:44:00Z">
        <w:r>
          <w:rPr>
            <w:rFonts w:hint="eastAsia"/>
          </w:rPr>
          <w:delText xml:space="preserve">수정 파라미터 </w:delText>
        </w:r>
        <w:r>
          <w:delText xml:space="preserve">: </w:delText>
        </w:r>
        <w:r w:rsidR="00C571E7">
          <w:delText xml:space="preserve">SPI_Tx_buff_empty </w:delText>
        </w:r>
        <w:r w:rsidR="00C571E7">
          <w:rPr>
            <w:rFonts w:hint="eastAsia"/>
          </w:rPr>
          <w:delText>F</w:delText>
        </w:r>
        <w:r w:rsidR="00C571E7">
          <w:delText>lag</w:delText>
        </w:r>
      </w:del>
    </w:p>
    <w:p w14:paraId="2021D009" w14:textId="77777777" w:rsidR="002A707B" w:rsidRPr="00E00010" w:rsidRDefault="002A707B">
      <w:pPr>
        <w:spacing w:after="0" w:line="300" w:lineRule="auto"/>
        <w:rPr>
          <w:del w:id="11838" w:author="김은수" w:date="2026-09-30T15:44:00Z" w16du:dateUtc="2026-09-30T06:44:00Z"/>
          <w:szCs w:val="20"/>
        </w:rPr>
        <w:pPrChange w:id="11839" w:author="김은수" w:date="2026-10-01T03:22:00Z">
          <w:pPr>
            <w:spacing w:after="0"/>
            <w:ind w:leftChars="800" w:left="1600"/>
          </w:pPr>
        </w:pPrChange>
      </w:pPr>
      <w:del w:id="11840" w:author="김은수" w:date="2026-09-30T15:44:00Z" w16du:dateUtc="2026-09-30T06:44:00Z">
        <w:r>
          <w:rPr>
            <w:rFonts w:hint="eastAsia"/>
          </w:rPr>
          <w:delText xml:space="preserve">기능 및 동작 </w:delText>
        </w:r>
        <w:r>
          <w:delText>:</w:delText>
        </w:r>
        <w:r>
          <w:rPr>
            <w:rFonts w:hint="eastAsia"/>
          </w:rPr>
          <w:delText xml:space="preserve"> </w:delText>
        </w:r>
      </w:del>
    </w:p>
    <w:p w14:paraId="4C369F84" w14:textId="77777777" w:rsidR="002A707B" w:rsidRPr="00E00010" w:rsidRDefault="002A707B">
      <w:pPr>
        <w:pStyle w:val="a8"/>
        <w:numPr>
          <w:ilvl w:val="0"/>
          <w:numId w:val="22"/>
        </w:numPr>
        <w:spacing w:after="0" w:line="300" w:lineRule="auto"/>
        <w:ind w:left="1160"/>
        <w:rPr>
          <w:del w:id="11841" w:author="김은수" w:date="2026-09-30T15:44:00Z" w16du:dateUtc="2026-09-30T06:44:00Z"/>
          <w:szCs w:val="20"/>
        </w:rPr>
        <w:pPrChange w:id="11842" w:author="김은수" w:date="2026-10-01T03:22:00Z">
          <w:pPr>
            <w:pStyle w:val="a8"/>
            <w:numPr>
              <w:numId w:val="22"/>
            </w:numPr>
            <w:spacing w:after="0"/>
            <w:ind w:leftChars="0" w:left="1960" w:hanging="360"/>
          </w:pPr>
        </w:pPrChange>
      </w:pPr>
      <w:del w:id="11843" w:author="김은수" w:date="2026-09-30T15:44:00Z" w16du:dateUtc="2026-09-30T06:44:00Z">
        <w:r>
          <w:rPr>
            <w:rFonts w:hint="eastAsia"/>
          </w:rPr>
          <w:delText xml:space="preserve">마스터 장치와 약속된 </w:delText>
        </w:r>
        <w:r>
          <w:delText>GPIO</w:delText>
        </w:r>
        <w:r>
          <w:rPr>
            <w:rFonts w:hint="eastAsia"/>
          </w:rPr>
          <w:delText xml:space="preserve"> 핀을 </w:delText>
        </w:r>
        <w:r>
          <w:delText>High</w:delText>
        </w:r>
        <w:r>
          <w:rPr>
            <w:rFonts w:hint="eastAsia"/>
          </w:rPr>
          <w:delText>로 변경하여</w:delText>
        </w:r>
        <w:r w:rsidR="00C571E7">
          <w:delText xml:space="preserve">, </w:delText>
        </w:r>
        <w:r w:rsidR="00C571E7">
          <w:rPr>
            <w:rFonts w:hint="eastAsia"/>
          </w:rPr>
          <w:delText>마스트에서 데이터를 읽도록 알려준다.</w:delText>
        </w:r>
      </w:del>
    </w:p>
    <w:p w14:paraId="66927845" w14:textId="77777777" w:rsidR="00E75BFE" w:rsidRPr="00E00010" w:rsidRDefault="00E75BFE">
      <w:pPr>
        <w:pStyle w:val="a8"/>
        <w:numPr>
          <w:ilvl w:val="0"/>
          <w:numId w:val="22"/>
        </w:numPr>
        <w:spacing w:after="0" w:line="300" w:lineRule="auto"/>
        <w:ind w:left="1160"/>
        <w:rPr>
          <w:del w:id="11844" w:author="김은수" w:date="2026-09-30T15:44:00Z" w16du:dateUtc="2026-09-30T06:44:00Z"/>
          <w:szCs w:val="20"/>
        </w:rPr>
        <w:pPrChange w:id="11845" w:author="김은수" w:date="2026-10-01T03:22:00Z">
          <w:pPr>
            <w:pStyle w:val="a8"/>
            <w:numPr>
              <w:numId w:val="22"/>
            </w:numPr>
            <w:ind w:leftChars="0" w:left="1960" w:hanging="360"/>
          </w:pPr>
        </w:pPrChange>
      </w:pPr>
      <w:del w:id="11846" w:author="김은수" w:date="2026-09-30T15:44:00Z" w16du:dateUtc="2026-09-30T06:44:00Z">
        <w:r>
          <w:delText xml:space="preserve">SPI_Tx_buff_empty </w:delText>
        </w:r>
        <w:r>
          <w:rPr>
            <w:rFonts w:hint="eastAsia"/>
          </w:rPr>
          <w:delText>F</w:delText>
        </w:r>
        <w:r>
          <w:delText>lag</w:delText>
        </w:r>
        <w:r>
          <w:rPr>
            <w:rFonts w:hint="eastAsia"/>
          </w:rPr>
          <w:delText xml:space="preserve">를 </w:delText>
        </w:r>
        <w:r>
          <w:delText>False</w:delText>
        </w:r>
        <w:r>
          <w:rPr>
            <w:rFonts w:hint="eastAsia"/>
          </w:rPr>
          <w:delText>로 변경한다.</w:delText>
        </w:r>
      </w:del>
    </w:p>
    <w:p w14:paraId="1C1CEFCC" w14:textId="77777777" w:rsidR="00C571E7" w:rsidRPr="00E00010" w:rsidRDefault="00DF4A77">
      <w:pPr>
        <w:pStyle w:val="5"/>
        <w:keepNext w:val="0"/>
        <w:keepLines w:val="0"/>
        <w:widowControl w:val="0"/>
        <w:numPr>
          <w:ilvl w:val="4"/>
          <w:numId w:val="39"/>
        </w:numPr>
        <w:snapToGrid/>
        <w:spacing w:before="0" w:after="0" w:line="300" w:lineRule="auto"/>
        <w:jc w:val="both"/>
        <w:rPr>
          <w:del w:id="11847" w:author="김은수" w:date="2026-09-30T15:44:00Z" w16du:dateUtc="2026-09-30T06:44:00Z"/>
          <w:sz w:val="20"/>
          <w:szCs w:val="20"/>
        </w:rPr>
        <w:pPrChange w:id="11848" w:author="김은수" w:date="2026-10-01T03:22:00Z">
          <w:pPr>
            <w:pStyle w:val="5"/>
            <w:numPr>
              <w:ilvl w:val="4"/>
              <w:numId w:val="39"/>
            </w:numPr>
            <w:spacing w:after="0"/>
            <w:ind w:left="1400" w:hanging="400"/>
          </w:pPr>
        </w:pPrChange>
      </w:pPr>
      <w:del w:id="11849" w:author="김은수" w:date="2026-09-30T15:44:00Z" w16du:dateUtc="2026-09-30T06:44:00Z">
        <w:r>
          <w:rPr>
            <w:rFonts w:hint="eastAsia"/>
          </w:rPr>
          <w:delText>SU</w:delText>
        </w:r>
        <w:r w:rsidR="00C571E7">
          <w:delText>-ID-CM3-07</w:delText>
        </w:r>
        <w:r w:rsidR="00E33104">
          <w:delText>8</w:delText>
        </w:r>
        <w:r w:rsidR="00C571E7">
          <w:delText xml:space="preserve">, </w:delText>
        </w:r>
        <w:r w:rsidR="00C571E7">
          <w:rPr>
            <w:rFonts w:hint="eastAsia"/>
          </w:rPr>
          <w:delText>S</w:delText>
        </w:r>
        <w:r w:rsidR="00C571E7">
          <w:delText xml:space="preserve">PI </w:delText>
        </w:r>
        <w:r w:rsidR="00C571E7">
          <w:rPr>
            <w:rFonts w:hint="eastAsia"/>
          </w:rPr>
          <w:delText>송신 완료 알림 유닛</w:delText>
        </w:r>
      </w:del>
    </w:p>
    <w:p w14:paraId="1D281AD6" w14:textId="77777777" w:rsidR="00C571E7" w:rsidRPr="00E00010" w:rsidRDefault="00C571E7">
      <w:pPr>
        <w:spacing w:after="0" w:line="300" w:lineRule="auto"/>
        <w:rPr>
          <w:del w:id="11850" w:author="김은수" w:date="2026-09-30T15:44:00Z" w16du:dateUtc="2026-09-30T06:44:00Z"/>
          <w:szCs w:val="20"/>
        </w:rPr>
        <w:pPrChange w:id="11851" w:author="김은수" w:date="2026-10-01T03:22:00Z">
          <w:pPr>
            <w:spacing w:after="0"/>
            <w:ind w:leftChars="800" w:left="1600"/>
          </w:pPr>
        </w:pPrChange>
      </w:pPr>
      <w:del w:id="11852" w:author="김은수" w:date="2026-09-30T15:44:00Z" w16du:dateUtc="2026-09-30T06:44:00Z">
        <w:r>
          <w:rPr>
            <w:rFonts w:hint="eastAsia"/>
          </w:rPr>
          <w:delText xml:space="preserve">입력 파라미터 </w:delText>
        </w:r>
        <w:r>
          <w:delText xml:space="preserve">: </w:delText>
        </w:r>
        <w:r>
          <w:rPr>
            <w:rFonts w:hint="eastAsia"/>
          </w:rPr>
          <w:delText>없음</w:delText>
        </w:r>
      </w:del>
    </w:p>
    <w:p w14:paraId="269A4049" w14:textId="77777777" w:rsidR="00C571E7" w:rsidRPr="00E00010" w:rsidRDefault="00C571E7">
      <w:pPr>
        <w:spacing w:after="0" w:line="300" w:lineRule="auto"/>
        <w:rPr>
          <w:del w:id="11853" w:author="김은수" w:date="2026-09-30T15:44:00Z" w16du:dateUtc="2026-09-30T06:44:00Z"/>
          <w:szCs w:val="20"/>
        </w:rPr>
        <w:pPrChange w:id="11854" w:author="김은수" w:date="2026-10-01T03:22:00Z">
          <w:pPr>
            <w:spacing w:after="0"/>
            <w:ind w:leftChars="800" w:left="1600"/>
          </w:pPr>
        </w:pPrChange>
      </w:pPr>
      <w:del w:id="11855" w:author="김은수" w:date="2026-09-30T15:44:00Z" w16du:dateUtc="2026-09-30T06:44:00Z">
        <w:r>
          <w:rPr>
            <w:rFonts w:hint="eastAsia"/>
          </w:rPr>
          <w:delText xml:space="preserve">반환 파라미터 </w:delText>
        </w:r>
        <w:r>
          <w:delText xml:space="preserve">: </w:delText>
        </w:r>
        <w:r>
          <w:rPr>
            <w:rFonts w:hint="eastAsia"/>
          </w:rPr>
          <w:delText>없음</w:delText>
        </w:r>
      </w:del>
    </w:p>
    <w:p w14:paraId="06A1015F" w14:textId="77777777" w:rsidR="00C571E7" w:rsidRPr="00E00010" w:rsidRDefault="00C571E7">
      <w:pPr>
        <w:spacing w:after="0" w:line="300" w:lineRule="auto"/>
        <w:rPr>
          <w:del w:id="11856" w:author="김은수" w:date="2026-09-30T15:44:00Z" w16du:dateUtc="2026-09-30T06:44:00Z"/>
          <w:szCs w:val="20"/>
        </w:rPr>
        <w:pPrChange w:id="11857" w:author="김은수" w:date="2026-10-01T03:22:00Z">
          <w:pPr>
            <w:spacing w:after="0"/>
            <w:ind w:leftChars="800" w:left="1600"/>
          </w:pPr>
        </w:pPrChange>
      </w:pPr>
      <w:del w:id="11858" w:author="김은수" w:date="2026-09-30T15:44:00Z" w16du:dateUtc="2026-09-30T06:44:00Z">
        <w:r>
          <w:rPr>
            <w:rFonts w:hint="eastAsia"/>
          </w:rPr>
          <w:delText xml:space="preserve">수정 파라미터 </w:delText>
        </w:r>
        <w:r>
          <w:delText xml:space="preserve">: SPI_Tx_buff_empty </w:delText>
        </w:r>
        <w:r>
          <w:rPr>
            <w:rFonts w:hint="eastAsia"/>
          </w:rPr>
          <w:delText>F</w:delText>
        </w:r>
        <w:r>
          <w:delText>lag</w:delText>
        </w:r>
      </w:del>
    </w:p>
    <w:p w14:paraId="69BE4C9C" w14:textId="77777777" w:rsidR="00C571E7" w:rsidRPr="00E00010" w:rsidRDefault="00C571E7">
      <w:pPr>
        <w:spacing w:after="0" w:line="300" w:lineRule="auto"/>
        <w:rPr>
          <w:del w:id="11859" w:author="김은수" w:date="2026-09-30T15:44:00Z" w16du:dateUtc="2026-09-30T06:44:00Z"/>
          <w:szCs w:val="20"/>
        </w:rPr>
        <w:pPrChange w:id="11860" w:author="김은수" w:date="2026-10-01T03:22:00Z">
          <w:pPr>
            <w:spacing w:after="0"/>
            <w:ind w:leftChars="800" w:left="1600"/>
          </w:pPr>
        </w:pPrChange>
      </w:pPr>
      <w:del w:id="11861" w:author="김은수" w:date="2026-09-30T15:44:00Z" w16du:dateUtc="2026-09-30T06:44:00Z">
        <w:r>
          <w:rPr>
            <w:rFonts w:hint="eastAsia"/>
          </w:rPr>
          <w:delText xml:space="preserve">기능 및 동작 </w:delText>
        </w:r>
        <w:r>
          <w:delText>:</w:delText>
        </w:r>
        <w:r>
          <w:rPr>
            <w:rFonts w:hint="eastAsia"/>
          </w:rPr>
          <w:delText xml:space="preserve"> </w:delText>
        </w:r>
      </w:del>
    </w:p>
    <w:p w14:paraId="448DF83B" w14:textId="77777777" w:rsidR="00C571E7" w:rsidRPr="00E00010" w:rsidRDefault="00C571E7">
      <w:pPr>
        <w:pStyle w:val="a8"/>
        <w:numPr>
          <w:ilvl w:val="0"/>
          <w:numId w:val="22"/>
        </w:numPr>
        <w:spacing w:after="0" w:line="300" w:lineRule="auto"/>
        <w:ind w:left="1160"/>
        <w:rPr>
          <w:del w:id="11862" w:author="김은수" w:date="2026-09-30T15:44:00Z" w16du:dateUtc="2026-09-30T06:44:00Z"/>
          <w:szCs w:val="20"/>
        </w:rPr>
        <w:pPrChange w:id="11863" w:author="김은수" w:date="2026-10-01T03:22:00Z">
          <w:pPr>
            <w:pStyle w:val="a8"/>
            <w:numPr>
              <w:numId w:val="22"/>
            </w:numPr>
            <w:spacing w:after="0"/>
            <w:ind w:leftChars="0" w:left="1960" w:hanging="360"/>
          </w:pPr>
        </w:pPrChange>
      </w:pPr>
      <w:del w:id="11864" w:author="김은수" w:date="2026-09-30T15:44:00Z" w16du:dateUtc="2026-09-30T06:44:00Z">
        <w:r>
          <w:rPr>
            <w:rFonts w:hint="eastAsia"/>
          </w:rPr>
          <w:delText xml:space="preserve">마스터 장치와 약속된 </w:delText>
        </w:r>
        <w:r>
          <w:delText>GPIO</w:delText>
        </w:r>
        <w:r>
          <w:rPr>
            <w:rFonts w:hint="eastAsia"/>
          </w:rPr>
          <w:delText xml:space="preserve"> 핀을 L</w:delText>
        </w:r>
        <w:r>
          <w:delText>ow</w:delText>
        </w:r>
        <w:r>
          <w:rPr>
            <w:rFonts w:hint="eastAsia"/>
          </w:rPr>
          <w:delText>로 변경하여,</w:delText>
        </w:r>
        <w:r>
          <w:delText xml:space="preserve"> </w:delText>
        </w:r>
        <w:r>
          <w:rPr>
            <w:rFonts w:hint="eastAsia"/>
          </w:rPr>
          <w:delText>마스터에서 읽어갈 데이터가 없음을 알려준다.</w:delText>
        </w:r>
      </w:del>
    </w:p>
    <w:p w14:paraId="1578B711" w14:textId="77777777" w:rsidR="00C571E7" w:rsidRPr="00E00010" w:rsidRDefault="00C571E7">
      <w:pPr>
        <w:pStyle w:val="a8"/>
        <w:numPr>
          <w:ilvl w:val="0"/>
          <w:numId w:val="22"/>
        </w:numPr>
        <w:spacing w:after="0" w:line="300" w:lineRule="auto"/>
        <w:ind w:left="1160"/>
        <w:rPr>
          <w:del w:id="11865" w:author="김은수" w:date="2026-09-30T15:44:00Z" w16du:dateUtc="2026-09-30T06:44:00Z"/>
          <w:szCs w:val="20"/>
        </w:rPr>
        <w:pPrChange w:id="11866" w:author="김은수" w:date="2026-10-01T03:22:00Z">
          <w:pPr>
            <w:pStyle w:val="a8"/>
            <w:numPr>
              <w:numId w:val="22"/>
            </w:numPr>
            <w:ind w:leftChars="0" w:left="1960" w:hanging="360"/>
          </w:pPr>
        </w:pPrChange>
      </w:pPr>
      <w:del w:id="11867" w:author="김은수" w:date="2026-09-30T15:44:00Z" w16du:dateUtc="2026-09-30T06:44:00Z">
        <w:r>
          <w:delText xml:space="preserve">SPI_Tx_buff_empty </w:delText>
        </w:r>
        <w:r>
          <w:rPr>
            <w:rFonts w:hint="eastAsia"/>
          </w:rPr>
          <w:delText>F</w:delText>
        </w:r>
        <w:r>
          <w:delText>lag</w:delText>
        </w:r>
        <w:r>
          <w:rPr>
            <w:rFonts w:hint="eastAsia"/>
          </w:rPr>
          <w:delText>를 T</w:delText>
        </w:r>
        <w:r>
          <w:delText>rue</w:delText>
        </w:r>
        <w:r>
          <w:rPr>
            <w:rFonts w:hint="eastAsia"/>
          </w:rPr>
          <w:delText>로 변경한다.</w:delText>
        </w:r>
      </w:del>
    </w:p>
    <w:p w14:paraId="5313D387" w14:textId="77777777" w:rsidR="00E26E37" w:rsidRPr="00E00010" w:rsidRDefault="00E26E37">
      <w:pPr>
        <w:spacing w:after="0" w:line="300" w:lineRule="auto"/>
        <w:rPr>
          <w:del w:id="11868" w:author="김은수" w:date="2026-09-30T15:44:00Z" w16du:dateUtc="2026-09-30T06:44:00Z"/>
          <w:szCs w:val="20"/>
        </w:rPr>
        <w:pPrChange w:id="11869" w:author="김은수" w:date="2026-10-01T03:22:00Z">
          <w:pPr>
            <w:spacing w:after="0" w:line="240" w:lineRule="auto"/>
          </w:pPr>
        </w:pPrChange>
      </w:pPr>
    </w:p>
    <w:p w14:paraId="3AA6BF67" w14:textId="77777777" w:rsidR="00697371" w:rsidDel="001D1C2F" w:rsidRDefault="00220104">
      <w:pPr>
        <w:pStyle w:val="TDC2"/>
        <w:pageBreakBefore/>
        <w:rPr>
          <w:del w:id="11870" w:author="김은수" w:date="2026-10-01T11:11:00Z" w16du:dateUtc="2026-10-01T02:11:00Z"/>
          <w:moveFrom w:id="11871" w:author="김은수" w:date="2026-09-30T15:44:00Z" w16du:dateUtc="2026-09-30T06:44:00Z"/>
          <w:rPrChange w:id="11872" w:author="김은수" w:date="2026-10-01T01:11:00Z">
            <w:rPr>
              <w:del w:id="11873" w:author="김은수" w:date="2026-10-01T11:11:00Z" w16du:dateUtc="2026-10-01T02:11:00Z"/>
              <w:moveFrom w:id="11874" w:author="김은수" w:date="2026-09-30T15:44:00Z" w16du:dateUtc="2026-09-30T06:44:00Z"/>
            </w:rPr>
          </w:rPrChange>
        </w:rPr>
        <w:pPrChange w:id="11875" w:author="김은수" w:date="2026-09-30T15:44:00Z" w16du:dateUtc="2026-09-30T06:44:00Z">
          <w:pPr>
            <w:pStyle w:val="2"/>
            <w:numPr>
              <w:ilvl w:val="1"/>
              <w:numId w:val="39"/>
            </w:numPr>
            <w:ind w:left="840" w:hanging="600"/>
          </w:pPr>
        </w:pPrChange>
      </w:pPr>
      <w:bookmarkStart w:id="11876" w:name="_Toc180573631"/>
      <w:moveFromRangeStart w:id="11877" w:author="김은수" w:date="2026-09-30T15:44:00Z" w:name="move241675509"/>
      <w:moveFrom w:id="11878" w:author="김은수" w:date="2026-09-30T15:44:00Z" w16du:dateUtc="2026-09-30T06:44:00Z">
        <w:del w:id="11879" w:author="김은수" w:date="2026-10-01T11:11:00Z" w16du:dateUtc="2026-10-01T02:11:00Z">
          <w:r w:rsidDel="001D1C2F">
            <w:delText>Signal Processing Module</w:delText>
          </w:r>
          <w:bookmarkEnd w:id="11876"/>
        </w:del>
      </w:moveFrom>
    </w:p>
    <w:p w14:paraId="2A09B8B2" w14:textId="77777777" w:rsidR="00C712F0" w:rsidRPr="00E00010" w:rsidRDefault="00C712F0">
      <w:pPr>
        <w:pStyle w:val="3"/>
        <w:keepNext w:val="0"/>
        <w:spacing w:before="0" w:after="0" w:line="300" w:lineRule="auto"/>
        <w:rPr>
          <w:del w:id="11880" w:author="김은수" w:date="2026-09-30T15:44:00Z" w16du:dateUtc="2026-09-30T06:44:00Z"/>
          <w:sz w:val="20"/>
          <w:szCs w:val="20"/>
        </w:rPr>
        <w:pPrChange w:id="11881" w:author="김은수" w:date="2026-10-01T03:22:00Z">
          <w:pPr>
            <w:pStyle w:val="3"/>
            <w:ind w:left="1000" w:hanging="400"/>
          </w:pPr>
        </w:pPrChange>
      </w:pPr>
      <w:bookmarkStart w:id="11882" w:name="_Toc180573632"/>
      <w:moveFromRangeEnd w:id="11877"/>
      <w:del w:id="11883" w:author="김은수" w:date="2026-09-30T15:44:00Z" w16du:dateUtc="2026-09-30T06:44:00Z">
        <w:r>
          <w:rPr>
            <w:rFonts w:hint="eastAsia"/>
          </w:rPr>
          <w:delText>5</w:delText>
        </w:r>
        <w:r>
          <w:delText>.</w:delText>
        </w:r>
        <w:r w:rsidR="005D3724">
          <w:delText>2</w:delText>
        </w:r>
        <w:r>
          <w:delText xml:space="preserve">.1. </w:delText>
        </w:r>
        <w:r>
          <w:rPr>
            <w:rFonts w:hint="eastAsia"/>
          </w:rPr>
          <w:delText>신호처리 계수 계산</w:delText>
        </w:r>
        <w:bookmarkEnd w:id="11882"/>
        <w:r>
          <w:rPr>
            <w:rFonts w:hint="eastAsia"/>
          </w:rPr>
          <w:delText xml:space="preserve"> </w:delText>
        </w:r>
      </w:del>
    </w:p>
    <w:p w14:paraId="51FF5C2E" w14:textId="77777777" w:rsidR="00697371" w:rsidRPr="00E00010" w:rsidRDefault="002837E3">
      <w:pPr>
        <w:pStyle w:val="TDC43"/>
        <w:rPr>
          <w:ins w:id="11884" w:author="김은수" w:date="2026-09-30T15:44:00Z" w16du:dateUtc="2026-09-30T06:44:00Z"/>
        </w:rPr>
        <w:pPrChange w:id="11885" w:author="김은수" w:date="2026-10-01T01:11:00Z">
          <w:pPr>
            <w:keepLines/>
            <w:widowControl/>
            <w:snapToGrid w:val="0"/>
            <w:spacing w:after="180" w:line="300" w:lineRule="auto"/>
            <w:ind w:left="1245"/>
            <w:jc w:val="left"/>
          </w:pPr>
        </w:pPrChange>
      </w:pPr>
      <w:del w:id="11886" w:author="김은수" w:date="2026-09-30T15:44:00Z" w16du:dateUtc="2026-09-30T06:44:00Z">
        <w:r>
          <w:delText>5.</w:delText>
        </w:r>
        <w:r w:rsidR="005D3724">
          <w:delText>2</w:delText>
        </w:r>
        <w:r>
          <w:delText>.1.1</w:delText>
        </w:r>
      </w:del>
      <w:ins w:id="11887" w:author="김은수" w:date="2026-09-30T15:44:00Z" w16du:dateUtc="2026-09-30T06:44:00Z">
        <w:r w:rsidR="00220104">
          <w:rPr>
            <w:b/>
            <w:bCs/>
            <w:rPrChange w:id="11888" w:author="김은수" w:date="2026-10-01T01:11:00Z">
              <w:rPr>
                <w:b/>
                <w:bCs/>
                <w:sz w:val="22"/>
              </w:rPr>
            </w:rPrChange>
          </w:rPr>
          <w:t>흐름 참고 : NofM에 사용할 맵은 대역 수가 16 이상이어야 한다. 이 유닛은 계산 결과와 성공 여부를 반환하고, 호출자는 결과를 확인한 뒤 계산 완료 상태를 CFX에 알린다.</w:t>
        </w:r>
      </w:ins>
    </w:p>
    <w:p w14:paraId="4C80308B" w14:textId="77777777" w:rsidR="00BA1805" w:rsidRPr="00E00010" w:rsidRDefault="00BA1805">
      <w:pPr>
        <w:pStyle w:val="TDC44"/>
        <w:pageBreakBefore/>
        <w:rPr>
          <w:ins w:id="11889" w:author="김은수" w:date="2026-09-30T15:44:00Z" w16du:dateUtc="2026-09-30T06:44:00Z"/>
        </w:rPr>
        <w:pPrChange w:id="11890" w:author="김은수" w:date="2026-10-01T01:11:00Z">
          <w:pPr>
            <w:keepNext/>
            <w:keepLines/>
            <w:pageBreakBefore/>
            <w:widowControl/>
            <w:snapToGrid w:val="0"/>
            <w:spacing w:after="100" w:line="240" w:lineRule="auto"/>
            <w:jc w:val="center"/>
          </w:pPr>
        </w:pPrChange>
      </w:pPr>
      <w:ins w:id="11891" w:author="김은수" w:date="2026-09-30T15:44:00Z" w16du:dateUtc="2026-09-30T06:44:00Z">
        <w:r w:rsidRPr="00E00010">
          <w:rPr>
            <w:noProof/>
          </w:rPr>
          <w:lastRenderedPageBreak/>
          <w:drawing>
            <wp:inline distT="0" distB="0" distL="0" distR="0" wp14:anchorId="3E4EBC4E" wp14:editId="0010EAF7">
              <wp:extent cx="4320000" cy="4171500"/>
              <wp:effectExtent l="0" t="0" r="0" b="0"/>
              <wp:docPr id="1019" name="Flow CM3-029" descr="SU-ID-CM3-029 자극 파라미터 계산 결과 공유 설계 순서도">
                <a:extLst xmlns:a="http://schemas.openxmlformats.org/drawingml/2006/main">
                  <a:ext uri="{FF2B5EF4-FFF2-40B4-BE49-F238E27FC236}">
                    <a16:creationId xmlns:a16="http://schemas.microsoft.com/office/drawing/2014/main" id="{E8B69799-F488-0C76-6806-D41022ABA04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그림 256" descr="스크린샷, 어둠, 블랙, 밤이(가) 표시된 사진&#10;&#10;자동 생성된 설명">
                        <a:extLst>
                          <a:ext uri="{FF2B5EF4-FFF2-40B4-BE49-F238E27FC236}">
                            <a16:creationId xmlns:a16="http://schemas.microsoft.com/office/drawing/2014/main" id="{E8B69799-F488-0C76-6806-D41022ABA043}"/>
                          </a:ext>
                        </a:extLst>
                      </pic:cNvPr>
                      <pic:cNvPicPr>
                        <a:picLocks noChangeAspect="1"/>
                      </pic:cNvPicPr>
                    </pic:nvPicPr>
                    <pic:blipFill>
                      <a:blip r:embed="rId57"/>
                      <a:stretch>
                        <a:fillRect/>
                      </a:stretch>
                    </pic:blipFill>
                    <pic:spPr>
                      <a:xfrm>
                        <a:off x="0" y="0"/>
                        <a:ext cx="4320000" cy="4171500"/>
                      </a:xfrm>
                      <a:prstGeom prst="rect">
                        <a:avLst/>
                      </a:prstGeom>
                    </pic:spPr>
                  </pic:pic>
                </a:graphicData>
              </a:graphic>
            </wp:inline>
          </w:drawing>
        </w:r>
      </w:ins>
    </w:p>
    <w:p w14:paraId="6CD32A8C" w14:textId="77777777" w:rsidR="00C712F0" w:rsidRPr="00E00010" w:rsidRDefault="00220104">
      <w:pPr>
        <w:pStyle w:val="TDC4"/>
        <w:rPr>
          <w:del w:id="11892" w:author="김은수" w:date="2026-09-30T15:44:00Z" w16du:dateUtc="2026-09-30T06:44:00Z"/>
        </w:rPr>
        <w:pPrChange w:id="11893" w:author="김은수" w:date="2026-10-01T01:11:00Z">
          <w:pPr>
            <w:pStyle w:val="4"/>
            <w:numPr>
              <w:ilvl w:val="3"/>
              <w:numId w:val="7"/>
            </w:numPr>
            <w:tabs>
              <w:tab w:val="num" w:pos="1134"/>
            </w:tabs>
            <w:spacing w:after="0"/>
            <w:ind w:left="1240" w:hanging="440"/>
          </w:pPr>
        </w:pPrChange>
      </w:pPr>
      <w:ins w:id="11894" w:author="김은수" w:date="2026-09-30T15:44:00Z" w16du:dateUtc="2026-09-30T06:44:00Z">
        <w:r>
          <w:rPr>
            <w:b w:val="0"/>
            <w:rPrChange w:id="11895" w:author="김은수" w:date="2026-10-01T01:11:00Z">
              <w:rPr>
                <w:rFonts w:ascii="맑은 고딕" w:eastAsia="맑은 고딕" w:hAnsi="맑은 고딕" w:cs="맑은 고딕"/>
                <w:b/>
                <w:color w:val="000000"/>
                <w:sz w:val="22"/>
                <w:szCs w:val="20"/>
              </w:rPr>
            </w:rPrChange>
          </w:rPr>
          <w:t>그림 27</w:t>
        </w:r>
      </w:ins>
      <w:r>
        <w:rPr>
          <w:b w:val="0"/>
          <w:rPrChange w:id="11896" w:author="김은수" w:date="2026-09-30T15:44:00Z" w16du:dateUtc="2026-09-30T06:44:00Z">
            <w:rPr>
              <w:rFonts w:ascii="맑은 고딕" w:eastAsia="맑은 고딕" w:hAnsi="맑은 고딕" w:cs="맑은 고딕"/>
              <w:b/>
              <w:color w:val="000000"/>
              <w:sz w:val="22"/>
            </w:rPr>
          </w:rPrChange>
        </w:rPr>
        <w:t>. SU-ID-CM3-</w:t>
      </w:r>
      <w:del w:id="11897" w:author="김은수" w:date="2026-09-30T15:44:00Z" w16du:dateUtc="2026-09-30T06:44:00Z">
        <w:r w:rsidR="00537A71">
          <w:delText>0</w:delText>
        </w:r>
        <w:r w:rsidR="00E33104">
          <w:delText>79</w:delText>
        </w:r>
        <w:r w:rsidR="00537A71">
          <w:delText>,</w:delText>
        </w:r>
      </w:del>
      <w:ins w:id="11898" w:author="김은수" w:date="2026-09-30T15:44:00Z" w16du:dateUtc="2026-09-30T06:44:00Z">
        <w:r>
          <w:rPr>
            <w:b w:val="0"/>
            <w:rPrChange w:id="11899" w:author="김은수" w:date="2026-10-01T01:11:00Z">
              <w:rPr>
                <w:rFonts w:ascii="맑은 고딕" w:eastAsia="맑은 고딕" w:hAnsi="맑은 고딕" w:cs="맑은 고딕"/>
                <w:b/>
                <w:color w:val="000000"/>
                <w:sz w:val="22"/>
                <w:szCs w:val="20"/>
              </w:rPr>
            </w:rPrChange>
          </w:rPr>
          <w:t>029</w:t>
        </w:r>
      </w:ins>
      <w:r>
        <w:rPr>
          <w:b w:val="0"/>
          <w:rPrChange w:id="11900" w:author="김은수" w:date="2026-09-30T15:44:00Z" w16du:dateUtc="2026-09-30T06:44:00Z">
            <w:rPr>
              <w:rFonts w:ascii="맑은 고딕" w:eastAsia="맑은 고딕" w:hAnsi="맑은 고딕" w:cs="맑은 고딕"/>
              <w:b/>
              <w:color w:val="000000"/>
              <w:sz w:val="22"/>
            </w:rPr>
          </w:rPrChange>
        </w:rPr>
        <w:t xml:space="preserve"> 자극 </w:t>
      </w:r>
      <w:del w:id="11901" w:author="김은수" w:date="2026-09-30T15:44:00Z" w16du:dateUtc="2026-09-30T06:44:00Z">
        <w:r w:rsidR="00585AEF">
          <w:delText xml:space="preserve">DAC </w:delText>
        </w:r>
        <w:r w:rsidR="00585AEF">
          <w:rPr>
            <w:rFonts w:hint="eastAsia"/>
          </w:rPr>
          <w:delText xml:space="preserve">선택 및 </w:delText>
        </w:r>
        <w:r w:rsidR="00585AEF">
          <w:delText xml:space="preserve">C ,T </w:delText>
        </w:r>
        <w:r w:rsidR="00585AEF">
          <w:rPr>
            <w:rFonts w:hint="eastAsia"/>
          </w:rPr>
          <w:delText xml:space="preserve">레벨 계산 </w:delText>
        </w:r>
      </w:del>
    </w:p>
    <w:p w14:paraId="7C1425D5" w14:textId="77777777" w:rsidR="00697371" w:rsidRDefault="00C712F0">
      <w:pPr>
        <w:pStyle w:val="TDC40"/>
        <w:pPrChange w:id="11902" w:author="김은수" w:date="2026-09-30T15:44:00Z" w16du:dateUtc="2026-09-30T06:44:00Z">
          <w:pPr>
            <w:pStyle w:val="a8"/>
            <w:spacing w:after="0"/>
            <w:ind w:leftChars="0" w:left="1418"/>
          </w:pPr>
        </w:pPrChange>
      </w:pPr>
      <w:del w:id="11903" w:author="김은수" w:date="2026-09-30T15:44:00Z" w16du:dateUtc="2026-09-30T06:44:00Z">
        <w:r>
          <w:rPr>
            <w:rFonts w:hint="eastAsia"/>
          </w:rPr>
          <w:delText xml:space="preserve">입력 </w:delText>
        </w:r>
      </w:del>
      <w:r w:rsidR="00220104" w:rsidRPr="00E00010">
        <w:t xml:space="preserve">파라미터 </w:t>
      </w:r>
      <w:del w:id="11904" w:author="김은수" w:date="2026-09-30T15:44:00Z" w16du:dateUtc="2026-09-30T06:44:00Z">
        <w:r>
          <w:delText xml:space="preserve">: </w:delText>
        </w:r>
      </w:del>
      <w:ins w:id="11905" w:author="김은수" w:date="2026-09-30T15:44:00Z" w16du:dateUtc="2026-09-30T06:44:00Z">
        <w:r w:rsidR="00220104" w:rsidRPr="00E00010">
          <w:t>계산 결과 공유 순서도</w:t>
        </w:r>
      </w:ins>
    </w:p>
    <w:p w14:paraId="2BFC48A7" w14:textId="77777777" w:rsidR="00C712F0" w:rsidRPr="00E00010" w:rsidRDefault="00C712F0">
      <w:pPr>
        <w:pStyle w:val="a8"/>
        <w:spacing w:after="0" w:line="300" w:lineRule="auto"/>
        <w:rPr>
          <w:del w:id="11906" w:author="김은수" w:date="2026-09-30T15:44:00Z" w16du:dateUtc="2026-09-30T06:44:00Z"/>
          <w:szCs w:val="20"/>
        </w:rPr>
        <w:pPrChange w:id="11907" w:author="김은수" w:date="2026-10-01T03:22:00Z">
          <w:pPr>
            <w:pStyle w:val="a8"/>
            <w:spacing w:after="0"/>
            <w:ind w:leftChars="909" w:left="1818"/>
          </w:pPr>
        </w:pPrChange>
      </w:pPr>
      <w:del w:id="11908" w:author="김은수" w:date="2026-09-30T15:44:00Z" w16du:dateUtc="2026-09-30T06:44:00Z">
        <w:r>
          <w:delText xml:space="preserve">C </w:delText>
        </w:r>
        <w:r>
          <w:rPr>
            <w:rFonts w:hint="eastAsia"/>
          </w:rPr>
          <w:delText>자극 전류 배열 주소,</w:delText>
        </w:r>
        <w:r>
          <w:delText xml:space="preserve"> </w:delText>
        </w:r>
        <w:r>
          <w:rPr>
            <w:rFonts w:hint="eastAsia"/>
          </w:rPr>
          <w:delText>T</w:delText>
        </w:r>
        <w:r>
          <w:delText xml:space="preserve"> </w:delText>
        </w:r>
        <w:r>
          <w:rPr>
            <w:rFonts w:hint="eastAsia"/>
          </w:rPr>
          <w:delText>자극 전류 배열 주소,</w:delText>
        </w:r>
        <w:r>
          <w:delText xml:space="preserve"> </w:delText>
        </w:r>
        <w:r>
          <w:rPr>
            <w:rFonts w:hint="eastAsia"/>
          </w:rPr>
          <w:delText>사용가능한 채널 수,</w:delText>
        </w:r>
        <w:r>
          <w:delText xml:space="preserve"> </w:delText>
        </w:r>
        <w:r>
          <w:rPr>
            <w:rFonts w:hint="eastAsia"/>
          </w:rPr>
          <w:delText>C</w:delText>
        </w:r>
        <w:r>
          <w:delText xml:space="preserve"> </w:delText>
        </w:r>
        <w:r>
          <w:rPr>
            <w:rFonts w:hint="eastAsia"/>
          </w:rPr>
          <w:delText>L</w:delText>
        </w:r>
        <w:r>
          <w:delText xml:space="preserve">evel </w:delText>
        </w:r>
        <w:r>
          <w:rPr>
            <w:rFonts w:hint="eastAsia"/>
          </w:rPr>
          <w:delText>배열 주소,</w:delText>
        </w:r>
        <w:r>
          <w:delText xml:space="preserve"> </w:delText>
        </w:r>
        <w:r>
          <w:rPr>
            <w:rFonts w:hint="eastAsia"/>
          </w:rPr>
          <w:delText>T</w:delText>
        </w:r>
        <w:r>
          <w:delText xml:space="preserve"> </w:delText>
        </w:r>
        <w:r>
          <w:rPr>
            <w:rFonts w:hint="eastAsia"/>
          </w:rPr>
          <w:delText>L</w:delText>
        </w:r>
        <w:r>
          <w:delText xml:space="preserve">evel </w:delText>
        </w:r>
        <w:r>
          <w:rPr>
            <w:rFonts w:hint="eastAsia"/>
          </w:rPr>
          <w:delText>배열 주소</w:delText>
        </w:r>
        <w:bookmarkStart w:id="11909" w:name="_Toc241675572"/>
        <w:bookmarkEnd w:id="11909"/>
      </w:del>
    </w:p>
    <w:p w14:paraId="087BF448" w14:textId="77777777" w:rsidR="00C712F0" w:rsidRPr="00E00010" w:rsidRDefault="00C712F0">
      <w:pPr>
        <w:pStyle w:val="a8"/>
        <w:spacing w:after="0" w:line="300" w:lineRule="auto"/>
        <w:rPr>
          <w:del w:id="11910" w:author="김은수" w:date="2026-09-30T15:44:00Z" w16du:dateUtc="2026-09-30T06:44:00Z"/>
          <w:szCs w:val="20"/>
        </w:rPr>
        <w:pPrChange w:id="11911" w:author="김은수" w:date="2026-10-01T03:22:00Z">
          <w:pPr>
            <w:pStyle w:val="a8"/>
            <w:spacing w:after="0"/>
            <w:ind w:leftChars="0" w:left="1418"/>
          </w:pPr>
        </w:pPrChange>
      </w:pPr>
      <w:del w:id="11912" w:author="김은수" w:date="2026-09-30T15:44:00Z" w16du:dateUtc="2026-09-30T06:44:00Z">
        <w:r>
          <w:rPr>
            <w:rFonts w:hint="eastAsia"/>
          </w:rPr>
          <w:delText xml:space="preserve">반환 파라미터 </w:delText>
        </w:r>
        <w:r>
          <w:delText>:</w:delText>
        </w:r>
        <w:bookmarkStart w:id="11913" w:name="_Toc241675573"/>
        <w:bookmarkEnd w:id="11913"/>
      </w:del>
    </w:p>
    <w:p w14:paraId="165717D2" w14:textId="77777777" w:rsidR="00C712F0" w:rsidRPr="00E00010" w:rsidRDefault="00C712F0">
      <w:pPr>
        <w:pStyle w:val="a8"/>
        <w:spacing w:after="0" w:line="300" w:lineRule="auto"/>
        <w:rPr>
          <w:del w:id="11914" w:author="김은수" w:date="2026-09-30T15:44:00Z" w16du:dateUtc="2026-09-30T06:44:00Z"/>
          <w:szCs w:val="20"/>
        </w:rPr>
        <w:pPrChange w:id="11915" w:author="김은수" w:date="2026-10-01T03:22:00Z">
          <w:pPr>
            <w:pStyle w:val="a8"/>
            <w:spacing w:after="0"/>
            <w:ind w:leftChars="0" w:left="1418"/>
          </w:pPr>
        </w:pPrChange>
      </w:pPr>
      <w:del w:id="11916" w:author="김은수" w:date="2026-09-30T15:44:00Z" w16du:dateUtc="2026-09-30T06:44:00Z">
        <w:r>
          <w:rPr>
            <w:rFonts w:hint="eastAsia"/>
          </w:rPr>
          <w:delText xml:space="preserve">수정 파라미터 </w:delText>
        </w:r>
        <w:r>
          <w:delText xml:space="preserve">: </w:delText>
        </w:r>
        <w:r>
          <w:rPr>
            <w:rFonts w:hint="eastAsia"/>
          </w:rPr>
          <w:delText>내부기 자극 설정 파라미터(O</w:delText>
        </w:r>
        <w:r>
          <w:delText xml:space="preserve">ffset DAC, </w:delText>
        </w:r>
        <w:r>
          <w:rPr>
            <w:rFonts w:hint="eastAsia"/>
          </w:rPr>
          <w:delText>O</w:delText>
        </w:r>
        <w:r>
          <w:delText>ffset DAC Level)</w:delText>
        </w:r>
        <w:bookmarkStart w:id="11917" w:name="_Toc241675574"/>
        <w:bookmarkEnd w:id="11917"/>
      </w:del>
    </w:p>
    <w:p w14:paraId="26398678" w14:textId="77777777" w:rsidR="00C712F0" w:rsidRPr="00E00010" w:rsidRDefault="00C712F0">
      <w:pPr>
        <w:pStyle w:val="a8"/>
        <w:spacing w:after="0" w:line="300" w:lineRule="auto"/>
        <w:rPr>
          <w:del w:id="11918" w:author="김은수" w:date="2026-09-30T15:44:00Z" w16du:dateUtc="2026-09-30T06:44:00Z"/>
          <w:szCs w:val="20"/>
        </w:rPr>
        <w:pPrChange w:id="11919" w:author="김은수" w:date="2026-10-01T03:22:00Z">
          <w:pPr>
            <w:pStyle w:val="a8"/>
            <w:spacing w:after="0"/>
            <w:ind w:leftChars="0" w:left="1418"/>
          </w:pPr>
        </w:pPrChange>
      </w:pPr>
      <w:del w:id="11920" w:author="김은수" w:date="2026-09-30T15:44:00Z" w16du:dateUtc="2026-09-30T06:44:00Z">
        <w:r>
          <w:rPr>
            <w:rFonts w:hint="eastAsia"/>
          </w:rPr>
          <w:delText xml:space="preserve">기능 및 동작 </w:delText>
        </w:r>
        <w:r>
          <w:delText>:</w:delText>
        </w:r>
        <w:bookmarkStart w:id="11921" w:name="_Toc241675575"/>
        <w:bookmarkEnd w:id="11921"/>
      </w:del>
    </w:p>
    <w:p w14:paraId="07E85F65" w14:textId="77777777" w:rsidR="00C712F0" w:rsidRPr="00E00010" w:rsidRDefault="00C712F0">
      <w:pPr>
        <w:spacing w:after="0" w:line="300" w:lineRule="auto"/>
        <w:rPr>
          <w:del w:id="11922" w:author="김은수" w:date="2026-09-30T15:44:00Z" w16du:dateUtc="2026-09-30T06:44:00Z"/>
          <w:szCs w:val="20"/>
        </w:rPr>
        <w:pPrChange w:id="11923" w:author="김은수" w:date="2026-10-01T03:22:00Z">
          <w:pPr>
            <w:ind w:leftChars="825" w:left="1650"/>
          </w:pPr>
        </w:pPrChange>
      </w:pPr>
      <w:del w:id="11924" w:author="김은수" w:date="2026-09-30T15:44:00Z" w16du:dateUtc="2026-09-30T06:44:00Z">
        <w:r>
          <w:rPr>
            <w:rFonts w:hint="eastAsia"/>
          </w:rPr>
          <w:delText>인공와우 내부장치의 자극칩</w:delText>
        </w:r>
        <w:r>
          <w:delText>은 2</w:delText>
        </w:r>
        <w:r>
          <w:rPr>
            <w:rFonts w:hint="eastAsia"/>
          </w:rPr>
          <w:delText xml:space="preserve">개의 </w:delText>
        </w:r>
        <w:r>
          <w:delText xml:space="preserve">Offset </w:delText>
        </w:r>
        <w:r>
          <w:rPr>
            <w:rFonts w:hint="eastAsia"/>
          </w:rPr>
          <w:delText>D</w:delText>
        </w:r>
        <w:r>
          <w:delText>A</w:delText>
        </w:r>
        <w:r>
          <w:rPr>
            <w:rFonts w:hint="eastAsia"/>
          </w:rPr>
          <w:delText xml:space="preserve">C과 </w:delText>
        </w:r>
        <w:r>
          <w:delText>4</w:delText>
        </w:r>
        <w:r>
          <w:rPr>
            <w:rFonts w:hint="eastAsia"/>
          </w:rPr>
          <w:delText xml:space="preserve">개의 </w:delText>
        </w:r>
        <w:r>
          <w:delText>stimulation DAC</w:delText>
        </w:r>
        <w:r>
          <w:rPr>
            <w:rFonts w:hint="eastAsia"/>
          </w:rPr>
          <w:delText xml:space="preserve">을 가지고 있으며 사용자의 자극 전류 반응 범위에 따라 </w:delText>
        </w:r>
        <w:r>
          <w:delText>DAC</w:delText>
        </w:r>
        <w:r>
          <w:rPr>
            <w:rFonts w:hint="eastAsia"/>
          </w:rPr>
          <w:delText xml:space="preserve">을 선택하여 </w:delText>
        </w:r>
        <w:r>
          <w:delText>C/T</w:delText>
        </w:r>
        <w:r>
          <w:rPr>
            <w:rFonts w:hint="eastAsia"/>
          </w:rPr>
          <w:delText>레벨을</w:delText>
        </w:r>
        <w:r>
          <w:delText xml:space="preserve"> </w:delText>
        </w:r>
        <w:r>
          <w:rPr>
            <w:rFonts w:hint="eastAsia"/>
          </w:rPr>
          <w:delText xml:space="preserve">계산하고 이를 </w:delText>
        </w:r>
        <w:r>
          <w:delText>CFX</w:delText>
        </w:r>
        <w:r>
          <w:rPr>
            <w:rFonts w:hint="eastAsia"/>
          </w:rPr>
          <w:delText>에서 사용한다.</w:delText>
        </w:r>
        <w:bookmarkStart w:id="11925" w:name="_Toc241675576"/>
        <w:bookmarkEnd w:id="11925"/>
      </w:del>
    </w:p>
    <w:p w14:paraId="78A06933" w14:textId="77777777" w:rsidR="00C712F0" w:rsidRPr="00E00010" w:rsidRDefault="00C712F0">
      <w:pPr>
        <w:spacing w:after="0" w:line="300" w:lineRule="auto"/>
        <w:rPr>
          <w:del w:id="11926" w:author="김은수" w:date="2026-09-30T15:44:00Z" w16du:dateUtc="2026-09-30T06:44:00Z"/>
          <w:szCs w:val="20"/>
        </w:rPr>
        <w:pPrChange w:id="11927" w:author="김은수" w:date="2026-10-01T03:22:00Z">
          <w:pPr>
            <w:ind w:leftChars="825" w:left="1650"/>
          </w:pPr>
        </w:pPrChange>
      </w:pPr>
      <w:del w:id="11928" w:author="김은수" w:date="2026-09-30T15:44:00Z" w16du:dateUtc="2026-09-30T06:44:00Z">
        <w:r>
          <w:delText xml:space="preserve">Offset </w:delText>
        </w:r>
        <w:r>
          <w:rPr>
            <w:rFonts w:hint="eastAsia"/>
          </w:rPr>
          <w:delText>D</w:delText>
        </w:r>
        <w:r>
          <w:delText>AC</w:delText>
        </w:r>
        <w:r>
          <w:rPr>
            <w:rFonts w:hint="eastAsia"/>
          </w:rPr>
          <w:delText>과 S</w:delText>
        </w:r>
        <w:r>
          <w:delText>timulation DAC</w:delText>
        </w:r>
        <w:r>
          <w:rPr>
            <w:rFonts w:hint="eastAsia"/>
          </w:rPr>
          <w:delText>의 선택은 아래 그림과 같이 진행된다.</w:delText>
        </w:r>
        <w:bookmarkStart w:id="11929" w:name="_Toc241675577"/>
        <w:bookmarkEnd w:id="11929"/>
      </w:del>
    </w:p>
    <w:p w14:paraId="3CF0BC9E" w14:textId="77777777" w:rsidR="00C712F0" w:rsidRPr="00E00010" w:rsidRDefault="00AE3C99">
      <w:pPr>
        <w:rPr>
          <w:del w:id="11930" w:author="김은수" w:date="2026-09-30T15:44:00Z" w16du:dateUtc="2026-09-30T06:44:00Z"/>
          <w:szCs w:val="20"/>
        </w:rPr>
        <w:pPrChange w:id="11931" w:author="김은수" w:date="2026-10-01T03:22:00Z">
          <w:pPr>
            <w:spacing w:after="0" w:line="240" w:lineRule="auto"/>
            <w:ind w:leftChars="325" w:left="650"/>
          </w:pPr>
        </w:pPrChange>
      </w:pPr>
      <w:del w:id="11932" w:author="김은수" w:date="2026-09-30T15:44:00Z" w16du:dateUtc="2026-09-30T06:44:00Z">
        <w:r w:rsidRPr="00AE3C99">
          <w:rPr>
            <w:noProof/>
          </w:rPr>
          <w:drawing>
            <wp:inline distT="0" distB="0" distL="0" distR="0" wp14:anchorId="06691765" wp14:editId="5312F69C">
              <wp:extent cx="5791692" cy="3054490"/>
              <wp:effectExtent l="0" t="0" r="0" b="0"/>
              <wp:docPr id="154" name="그림 153" descr="스크린샷, 라인, 디자인이(가) 표시된 사진&#10;&#10;자동 생성된 설명">
                <a:extLst xmlns:a="http://schemas.openxmlformats.org/drawingml/2006/main">
                  <a:ext uri="{FF2B5EF4-FFF2-40B4-BE49-F238E27FC236}">
                    <a16:creationId xmlns:a16="http://schemas.microsoft.com/office/drawing/2014/main" id="{E20029D0-983A-C5F8-53FC-C74290B05D0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그림 153" descr="스크린샷, 라인, 디자인이(가) 표시된 사진&#10;&#10;자동 생성된 설명">
                        <a:extLst>
                          <a:ext uri="{FF2B5EF4-FFF2-40B4-BE49-F238E27FC236}">
                            <a16:creationId xmlns:a16="http://schemas.microsoft.com/office/drawing/2014/main" id="{E20029D0-983A-C5F8-53FC-C74290B05D02}"/>
                          </a:ext>
                        </a:extLst>
                      </pic:cNvPr>
                      <pic:cNvPicPr>
                        <a:picLocks noChangeAspect="1"/>
                      </pic:cNvPicPr>
                    </pic:nvPicPr>
                    <pic:blipFill>
                      <a:blip r:embed="rId58"/>
                      <a:stretch>
                        <a:fillRect/>
                      </a:stretch>
                    </pic:blipFill>
                    <pic:spPr>
                      <a:xfrm>
                        <a:off x="0" y="0"/>
                        <a:ext cx="5796864" cy="3057218"/>
                      </a:xfrm>
                      <a:prstGeom prst="rect">
                        <a:avLst/>
                      </a:prstGeom>
                    </pic:spPr>
                  </pic:pic>
                </a:graphicData>
              </a:graphic>
            </wp:inline>
          </w:drawing>
        </w:r>
        <w:bookmarkStart w:id="11933" w:name="_Toc241675578"/>
        <w:bookmarkEnd w:id="11933"/>
      </w:del>
    </w:p>
    <w:p w14:paraId="7A80D33C" w14:textId="77777777" w:rsidR="005D3724" w:rsidRPr="00E00010" w:rsidRDefault="005D3724">
      <w:pPr>
        <w:spacing w:after="0" w:line="300" w:lineRule="auto"/>
        <w:rPr>
          <w:del w:id="11934" w:author="김은수" w:date="2026-09-30T15:44:00Z" w16du:dateUtc="2026-09-30T06:44:00Z"/>
          <w:szCs w:val="20"/>
        </w:rPr>
        <w:pPrChange w:id="11935" w:author="김은수" w:date="2026-10-01T03:22:00Z">
          <w:pPr>
            <w:spacing w:after="0" w:line="240" w:lineRule="auto"/>
            <w:ind w:leftChars="525" w:left="1050"/>
          </w:pPr>
        </w:pPrChange>
      </w:pPr>
      <w:bookmarkStart w:id="11936" w:name="_Toc241675579"/>
      <w:bookmarkEnd w:id="11936"/>
    </w:p>
    <w:p w14:paraId="3B349CD5" w14:textId="77777777" w:rsidR="00697371" w:rsidRDefault="00220104">
      <w:pPr>
        <w:pStyle w:val="TDC2"/>
        <w:pageBreakBefore/>
        <w:pPrChange w:id="11937" w:author="김은수" w:date="2026-09-30T15:44:00Z" w16du:dateUtc="2026-09-30T06:44:00Z">
          <w:pPr>
            <w:pStyle w:val="2"/>
            <w:numPr>
              <w:ilvl w:val="1"/>
              <w:numId w:val="39"/>
            </w:numPr>
            <w:ind w:left="840" w:hanging="600"/>
          </w:pPr>
        </w:pPrChange>
      </w:pPr>
      <w:bookmarkStart w:id="11938" w:name="_Toc180573633"/>
      <w:bookmarkStart w:id="11939" w:name="_Toc241675580"/>
      <w:r>
        <w:lastRenderedPageBreak/>
        <w:t>Internal Stimulation Device Execution Module</w:t>
      </w:r>
      <w:bookmarkEnd w:id="11938"/>
      <w:bookmarkEnd w:id="11939"/>
    </w:p>
    <w:p w14:paraId="6C7170EA" w14:textId="77777777" w:rsidR="00EE5D9F" w:rsidRPr="000C178F" w:rsidRDefault="00EE5D9F">
      <w:pPr>
        <w:pStyle w:val="3"/>
        <w:keepNext w:val="0"/>
        <w:keepLines w:val="0"/>
        <w:widowControl w:val="0"/>
        <w:numPr>
          <w:ilvl w:val="2"/>
          <w:numId w:val="39"/>
        </w:numPr>
        <w:snapToGrid/>
        <w:spacing w:before="0" w:after="0" w:line="300" w:lineRule="auto"/>
        <w:jc w:val="both"/>
        <w:rPr>
          <w:del w:id="11940" w:author="김은수" w:date="2026-09-30T15:44:00Z" w16du:dateUtc="2026-09-30T06:44:00Z"/>
          <w:sz w:val="20"/>
          <w:szCs w:val="20"/>
          <w:rPrChange w:id="11941" w:author="김은수" w:date="2026-10-01T03:22:00Z">
            <w:rPr>
              <w:del w:id="11942" w:author="김은수" w:date="2026-09-30T15:44:00Z" w16du:dateUtc="2026-09-30T06:44:00Z"/>
            </w:rPr>
          </w:rPrChange>
        </w:rPr>
        <w:pPrChange w:id="11943" w:author="김은수" w:date="2026-10-01T03:22:00Z">
          <w:pPr>
            <w:pStyle w:val="3"/>
            <w:numPr>
              <w:ilvl w:val="2"/>
              <w:numId w:val="39"/>
            </w:numPr>
            <w:spacing w:after="0"/>
            <w:ind w:left="1000" w:hanging="400"/>
          </w:pPr>
        </w:pPrChange>
      </w:pPr>
      <w:bookmarkStart w:id="11944" w:name="_Toc180573634"/>
      <w:del w:id="11945" w:author="김은수" w:date="2026-09-30T15:44:00Z" w16du:dateUtc="2026-09-30T06:44:00Z">
        <w:r>
          <w:rPr>
            <w:rFonts w:hint="eastAsia"/>
          </w:rPr>
          <w:delText>내부기 인터페이스 관련</w:delText>
        </w:r>
        <w:bookmarkEnd w:id="11944"/>
        <w:r>
          <w:rPr>
            <w:rFonts w:hint="eastAsia"/>
          </w:rPr>
          <w:delText xml:space="preserve"> </w:delText>
        </w:r>
        <w:bookmarkStart w:id="11946" w:name="_Toc241675581"/>
        <w:bookmarkEnd w:id="11946"/>
      </w:del>
    </w:p>
    <w:p w14:paraId="5705C388" w14:textId="77777777" w:rsidR="00EE5D9F" w:rsidRDefault="00EE5D9F">
      <w:pPr>
        <w:pStyle w:val="4"/>
        <w:keepNext w:val="0"/>
        <w:keepLines w:val="0"/>
        <w:widowControl w:val="0"/>
        <w:numPr>
          <w:ilvl w:val="3"/>
          <w:numId w:val="39"/>
        </w:numPr>
        <w:snapToGrid/>
        <w:spacing w:before="0" w:after="0" w:line="300" w:lineRule="auto"/>
        <w:jc w:val="both"/>
        <w:rPr>
          <w:del w:id="11947" w:author="김은수" w:date="2026-09-30T15:44:00Z" w16du:dateUtc="2026-09-30T06:44:00Z"/>
          <w:sz w:val="20"/>
          <w:szCs w:val="20"/>
          <w:rPrChange w:id="11948" w:author="김은수" w:date="2026-10-01T03:22:00Z">
            <w:rPr>
              <w:del w:id="11949" w:author="김은수" w:date="2026-09-30T15:44:00Z" w16du:dateUtc="2026-09-30T06:44:00Z"/>
            </w:rPr>
          </w:rPrChange>
        </w:rPr>
        <w:pPrChange w:id="11950" w:author="김은수" w:date="2026-10-01T03:22:00Z">
          <w:pPr>
            <w:pStyle w:val="4"/>
            <w:numPr>
              <w:ilvl w:val="3"/>
              <w:numId w:val="39"/>
            </w:numPr>
            <w:spacing w:after="0"/>
            <w:ind w:left="1200" w:hanging="400"/>
          </w:pPr>
        </w:pPrChange>
      </w:pPr>
      <w:del w:id="11951" w:author="김은수" w:date="2026-09-30T15:44:00Z" w16du:dateUtc="2026-09-30T06:44:00Z">
        <w:r>
          <w:rPr>
            <w:rFonts w:hint="eastAsia"/>
          </w:rPr>
          <w:delText>I</w:delText>
        </w:r>
        <w:r>
          <w:delText xml:space="preserve">2C </w:delText>
        </w:r>
        <w:r>
          <w:rPr>
            <w:rFonts w:hint="eastAsia"/>
          </w:rPr>
          <w:delText>상태 사용 상태 관련</w:delText>
        </w:r>
        <w:bookmarkStart w:id="11952" w:name="_Toc241675582"/>
        <w:bookmarkEnd w:id="11952"/>
      </w:del>
    </w:p>
    <w:p w14:paraId="132B226F" w14:textId="77777777" w:rsidR="00EE5D9F" w:rsidRPr="000C178F" w:rsidRDefault="00DF4A77">
      <w:pPr>
        <w:pStyle w:val="5"/>
        <w:keepNext w:val="0"/>
        <w:keepLines w:val="0"/>
        <w:widowControl w:val="0"/>
        <w:numPr>
          <w:ilvl w:val="4"/>
          <w:numId w:val="39"/>
        </w:numPr>
        <w:snapToGrid/>
        <w:spacing w:before="0" w:after="0" w:line="300" w:lineRule="auto"/>
        <w:jc w:val="both"/>
        <w:rPr>
          <w:del w:id="11953" w:author="김은수" w:date="2026-09-30T15:44:00Z" w16du:dateUtc="2026-09-30T06:44:00Z"/>
          <w:sz w:val="20"/>
          <w:szCs w:val="20"/>
          <w:rPrChange w:id="11954" w:author="김은수" w:date="2026-10-01T03:22:00Z">
            <w:rPr>
              <w:del w:id="11955" w:author="김은수" w:date="2026-09-30T15:44:00Z" w16du:dateUtc="2026-09-30T06:44:00Z"/>
            </w:rPr>
          </w:rPrChange>
        </w:rPr>
        <w:pPrChange w:id="11956" w:author="김은수" w:date="2026-10-01T03:22:00Z">
          <w:pPr>
            <w:pStyle w:val="5"/>
            <w:numPr>
              <w:ilvl w:val="4"/>
              <w:numId w:val="39"/>
            </w:numPr>
            <w:spacing w:after="0"/>
            <w:ind w:left="1400" w:hanging="400"/>
          </w:pPr>
        </w:pPrChange>
      </w:pPr>
      <w:del w:id="11957" w:author="김은수" w:date="2026-09-30T15:44:00Z" w16du:dateUtc="2026-09-30T06:44:00Z">
        <w:r>
          <w:rPr>
            <w:rFonts w:hint="eastAsia"/>
          </w:rPr>
          <w:delText>SU</w:delText>
        </w:r>
        <w:r w:rsidR="00537A71">
          <w:delText>-ID-CM3-0</w:delText>
        </w:r>
        <w:r w:rsidR="00E33104">
          <w:delText>80</w:delText>
        </w:r>
        <w:r w:rsidR="00EE5D9F">
          <w:delText xml:space="preserve">, I2C </w:delText>
        </w:r>
        <w:r w:rsidR="00EE5D9F">
          <w:rPr>
            <w:rFonts w:hint="eastAsia"/>
          </w:rPr>
          <w:delText>사용 가능 업데이트</w:delText>
        </w:r>
        <w:r w:rsidR="00816FC8">
          <w:rPr>
            <w:rFonts w:hint="eastAsia"/>
          </w:rPr>
          <w:delText xml:space="preserve"> 유닛</w:delText>
        </w:r>
        <w:bookmarkStart w:id="11958" w:name="_Toc241675583"/>
        <w:bookmarkEnd w:id="11958"/>
      </w:del>
    </w:p>
    <w:p w14:paraId="78D4B09F" w14:textId="77777777" w:rsidR="00EE5D9F" w:rsidRPr="00E00010" w:rsidRDefault="00EE5D9F">
      <w:pPr>
        <w:spacing w:after="0" w:line="300" w:lineRule="auto"/>
        <w:rPr>
          <w:del w:id="11959" w:author="김은수" w:date="2026-09-30T15:44:00Z" w16du:dateUtc="2026-09-30T06:44:00Z"/>
          <w:szCs w:val="20"/>
        </w:rPr>
        <w:pPrChange w:id="11960" w:author="김은수" w:date="2026-10-01T03:22:00Z">
          <w:pPr>
            <w:spacing w:after="0"/>
            <w:ind w:leftChars="813" w:left="1626"/>
          </w:pPr>
        </w:pPrChange>
      </w:pPr>
      <w:del w:id="11961" w:author="김은수" w:date="2026-09-30T15:44:00Z" w16du:dateUtc="2026-09-30T06:44:00Z">
        <w:r>
          <w:rPr>
            <w:rFonts w:hint="eastAsia"/>
          </w:rPr>
          <w:delText xml:space="preserve">입력 파라미터 </w:delText>
        </w:r>
        <w:r>
          <w:delText xml:space="preserve">: </w:delText>
        </w:r>
        <w:r>
          <w:rPr>
            <w:rFonts w:hint="eastAsia"/>
          </w:rPr>
          <w:delText>없음</w:delText>
        </w:r>
        <w:bookmarkStart w:id="11962" w:name="_Toc241675584"/>
        <w:bookmarkEnd w:id="11962"/>
      </w:del>
    </w:p>
    <w:p w14:paraId="1288BBBA" w14:textId="77777777" w:rsidR="00EE5D9F" w:rsidRPr="00E00010" w:rsidRDefault="00EE5D9F">
      <w:pPr>
        <w:spacing w:after="0" w:line="300" w:lineRule="auto"/>
        <w:rPr>
          <w:del w:id="11963" w:author="김은수" w:date="2026-09-30T15:44:00Z" w16du:dateUtc="2026-09-30T06:44:00Z"/>
          <w:szCs w:val="20"/>
        </w:rPr>
        <w:pPrChange w:id="11964" w:author="김은수" w:date="2026-10-01T03:22:00Z">
          <w:pPr>
            <w:spacing w:after="0"/>
            <w:ind w:leftChars="813" w:left="1626"/>
          </w:pPr>
        </w:pPrChange>
      </w:pPr>
      <w:del w:id="11965" w:author="김은수" w:date="2026-09-30T15:44:00Z" w16du:dateUtc="2026-09-30T06:44:00Z">
        <w:r>
          <w:rPr>
            <w:rFonts w:hint="eastAsia"/>
          </w:rPr>
          <w:delText xml:space="preserve">반환 파라미터 </w:delText>
        </w:r>
        <w:r>
          <w:delText xml:space="preserve">: </w:delText>
        </w:r>
        <w:r>
          <w:rPr>
            <w:rFonts w:hint="eastAsia"/>
          </w:rPr>
          <w:delText>없음</w:delText>
        </w:r>
        <w:bookmarkStart w:id="11966" w:name="_Toc241675585"/>
        <w:bookmarkEnd w:id="11966"/>
      </w:del>
    </w:p>
    <w:p w14:paraId="22967AB5" w14:textId="77777777" w:rsidR="00EE5D9F" w:rsidRPr="00E00010" w:rsidRDefault="00EE5D9F">
      <w:pPr>
        <w:spacing w:after="0" w:line="300" w:lineRule="auto"/>
        <w:rPr>
          <w:del w:id="11967" w:author="김은수" w:date="2026-09-30T15:44:00Z" w16du:dateUtc="2026-09-30T06:44:00Z"/>
          <w:szCs w:val="20"/>
        </w:rPr>
        <w:pPrChange w:id="11968" w:author="김은수" w:date="2026-10-01T03:22:00Z">
          <w:pPr>
            <w:spacing w:after="0"/>
            <w:ind w:leftChars="813" w:left="1626"/>
          </w:pPr>
        </w:pPrChange>
      </w:pPr>
      <w:del w:id="11969" w:author="김은수" w:date="2026-09-30T15:44:00Z" w16du:dateUtc="2026-09-30T06:44:00Z">
        <w:r>
          <w:rPr>
            <w:rFonts w:hint="eastAsia"/>
          </w:rPr>
          <w:delText xml:space="preserve">수정 파라미터 </w:delText>
        </w:r>
        <w:r>
          <w:delText xml:space="preserve">:  I2C </w:delText>
        </w:r>
        <w:r>
          <w:rPr>
            <w:rFonts w:hint="eastAsia"/>
          </w:rPr>
          <w:delText>사용 가능 플래그</w:delText>
        </w:r>
        <w:bookmarkStart w:id="11970" w:name="_Toc241675586"/>
        <w:bookmarkEnd w:id="11970"/>
      </w:del>
    </w:p>
    <w:p w14:paraId="01EE24B6" w14:textId="77777777" w:rsidR="00EE5D9F" w:rsidRPr="00E00010" w:rsidRDefault="00EE5D9F">
      <w:pPr>
        <w:spacing w:after="0" w:line="300" w:lineRule="auto"/>
        <w:rPr>
          <w:del w:id="11971" w:author="김은수" w:date="2026-09-30T15:44:00Z" w16du:dateUtc="2026-09-30T06:44:00Z"/>
          <w:szCs w:val="20"/>
        </w:rPr>
        <w:pPrChange w:id="11972" w:author="김은수" w:date="2026-10-01T03:22:00Z">
          <w:pPr>
            <w:spacing w:after="0"/>
            <w:ind w:leftChars="813" w:left="1626"/>
          </w:pPr>
        </w:pPrChange>
      </w:pPr>
      <w:del w:id="11973" w:author="김은수" w:date="2026-09-30T15:44:00Z" w16du:dateUtc="2026-09-30T06:44:00Z">
        <w:r>
          <w:rPr>
            <w:rFonts w:hint="eastAsia"/>
          </w:rPr>
          <w:delText xml:space="preserve">기능 및 동작 </w:delText>
        </w:r>
        <w:r>
          <w:delText xml:space="preserve">:  </w:delText>
        </w:r>
        <w:bookmarkStart w:id="11974" w:name="_Toc241675587"/>
        <w:bookmarkEnd w:id="11974"/>
      </w:del>
    </w:p>
    <w:p w14:paraId="2802FB03" w14:textId="77777777" w:rsidR="00EE5D9F" w:rsidRPr="00E00010" w:rsidRDefault="00EE5D9F">
      <w:pPr>
        <w:spacing w:after="0" w:line="300" w:lineRule="auto"/>
        <w:rPr>
          <w:del w:id="11975" w:author="김은수" w:date="2026-09-30T15:44:00Z" w16du:dateUtc="2026-09-30T06:44:00Z"/>
          <w:szCs w:val="20"/>
        </w:rPr>
        <w:pPrChange w:id="11976" w:author="김은수" w:date="2026-10-01T03:22:00Z">
          <w:pPr>
            <w:spacing w:after="0"/>
            <w:ind w:leftChars="913" w:left="1826"/>
          </w:pPr>
        </w:pPrChange>
      </w:pPr>
      <w:del w:id="11977" w:author="김은수" w:date="2026-09-30T15:44:00Z" w16du:dateUtc="2026-09-30T06:44:00Z">
        <w:r>
          <w:rPr>
            <w:rFonts w:hint="eastAsia"/>
          </w:rPr>
          <w:delText xml:space="preserve">내부 자극 장치 실행 모듈 외의 모듈과 </w:delText>
        </w:r>
        <w:r>
          <w:delText xml:space="preserve">I2C </w:delText>
        </w:r>
        <w:r>
          <w:rPr>
            <w:rFonts w:hint="eastAsia"/>
          </w:rPr>
          <w:delText>인터페이스 사용이 시간이 중복되지 않게 사용할 수 있도록,</w:delText>
        </w:r>
        <w:r>
          <w:delText xml:space="preserve"> </w:delText>
        </w:r>
        <w:r>
          <w:rPr>
            <w:rFonts w:hint="eastAsia"/>
          </w:rPr>
          <w:delText xml:space="preserve">내부 자극 장치 실행 모듈에서 </w:delText>
        </w:r>
        <w:r>
          <w:delText xml:space="preserve">I2C </w:delText>
        </w:r>
        <w:r>
          <w:rPr>
            <w:rFonts w:hint="eastAsia"/>
          </w:rPr>
          <w:delText>사용 가능</w:delText>
        </w:r>
        <w:r>
          <w:delText xml:space="preserve"> </w:delText>
        </w:r>
        <w:r>
          <w:rPr>
            <w:rFonts w:hint="eastAsia"/>
          </w:rPr>
          <w:delText>플래그를 활성화한다.</w:delText>
        </w:r>
        <w:bookmarkStart w:id="11978" w:name="_Toc241675588"/>
        <w:bookmarkEnd w:id="11978"/>
      </w:del>
    </w:p>
    <w:p w14:paraId="156471F8" w14:textId="77777777" w:rsidR="00EE5D9F" w:rsidRPr="000C178F" w:rsidRDefault="00DF4A77">
      <w:pPr>
        <w:pStyle w:val="5"/>
        <w:keepNext w:val="0"/>
        <w:keepLines w:val="0"/>
        <w:widowControl w:val="0"/>
        <w:numPr>
          <w:ilvl w:val="4"/>
          <w:numId w:val="39"/>
        </w:numPr>
        <w:snapToGrid/>
        <w:spacing w:before="0" w:after="0" w:line="300" w:lineRule="auto"/>
        <w:jc w:val="both"/>
        <w:rPr>
          <w:del w:id="11979" w:author="김은수" w:date="2026-09-30T15:44:00Z" w16du:dateUtc="2026-09-30T06:44:00Z"/>
          <w:sz w:val="20"/>
          <w:szCs w:val="20"/>
          <w:rPrChange w:id="11980" w:author="김은수" w:date="2026-10-01T03:22:00Z">
            <w:rPr>
              <w:del w:id="11981" w:author="김은수" w:date="2026-09-30T15:44:00Z" w16du:dateUtc="2026-09-30T06:44:00Z"/>
            </w:rPr>
          </w:rPrChange>
        </w:rPr>
        <w:pPrChange w:id="11982" w:author="김은수" w:date="2026-10-01T03:22:00Z">
          <w:pPr>
            <w:pStyle w:val="5"/>
            <w:numPr>
              <w:ilvl w:val="4"/>
              <w:numId w:val="39"/>
            </w:numPr>
            <w:spacing w:after="0"/>
            <w:ind w:left="1400" w:hanging="400"/>
          </w:pPr>
        </w:pPrChange>
      </w:pPr>
      <w:del w:id="11983" w:author="김은수" w:date="2026-09-30T15:44:00Z" w16du:dateUtc="2026-09-30T06:44:00Z">
        <w:r>
          <w:rPr>
            <w:rFonts w:hint="eastAsia"/>
          </w:rPr>
          <w:delText>SU</w:delText>
        </w:r>
        <w:r w:rsidR="00537A71">
          <w:delText>-ID-CM3-0</w:delText>
        </w:r>
        <w:r w:rsidR="002837E3">
          <w:delText>8</w:delText>
        </w:r>
        <w:r w:rsidR="00E33104">
          <w:delText>1</w:delText>
        </w:r>
        <w:r w:rsidR="00EE5D9F">
          <w:delText xml:space="preserve">, I2C </w:delText>
        </w:r>
        <w:r w:rsidR="00EE5D9F">
          <w:rPr>
            <w:rFonts w:hint="eastAsia"/>
          </w:rPr>
          <w:delText>사용 불가능 업데이트</w:delText>
        </w:r>
        <w:r w:rsidR="00816FC8">
          <w:rPr>
            <w:rFonts w:hint="eastAsia"/>
          </w:rPr>
          <w:delText xml:space="preserve"> 유닛</w:delText>
        </w:r>
        <w:bookmarkStart w:id="11984" w:name="_Toc241675589"/>
        <w:bookmarkEnd w:id="11984"/>
      </w:del>
    </w:p>
    <w:p w14:paraId="4974F356" w14:textId="77777777" w:rsidR="00EE5D9F" w:rsidRPr="00E00010" w:rsidRDefault="00EE5D9F">
      <w:pPr>
        <w:spacing w:after="0" w:line="300" w:lineRule="auto"/>
        <w:rPr>
          <w:del w:id="11985" w:author="김은수" w:date="2026-09-30T15:44:00Z" w16du:dateUtc="2026-09-30T06:44:00Z"/>
          <w:szCs w:val="20"/>
        </w:rPr>
        <w:pPrChange w:id="11986" w:author="김은수" w:date="2026-10-01T03:22:00Z">
          <w:pPr>
            <w:spacing w:after="0"/>
            <w:ind w:leftChars="813" w:left="1626"/>
          </w:pPr>
        </w:pPrChange>
      </w:pPr>
      <w:del w:id="11987" w:author="김은수" w:date="2026-09-30T15:44:00Z" w16du:dateUtc="2026-09-30T06:44:00Z">
        <w:r>
          <w:rPr>
            <w:rFonts w:hint="eastAsia"/>
          </w:rPr>
          <w:delText xml:space="preserve">입력 파라미터 </w:delText>
        </w:r>
        <w:r>
          <w:delText xml:space="preserve">: </w:delText>
        </w:r>
        <w:r>
          <w:rPr>
            <w:rFonts w:hint="eastAsia"/>
          </w:rPr>
          <w:delText>없음</w:delText>
        </w:r>
        <w:bookmarkStart w:id="11988" w:name="_Toc241675590"/>
        <w:bookmarkEnd w:id="11988"/>
      </w:del>
    </w:p>
    <w:p w14:paraId="26A80595" w14:textId="77777777" w:rsidR="00EE5D9F" w:rsidRPr="00E00010" w:rsidRDefault="00EE5D9F">
      <w:pPr>
        <w:spacing w:after="0" w:line="300" w:lineRule="auto"/>
        <w:rPr>
          <w:del w:id="11989" w:author="김은수" w:date="2026-09-30T15:44:00Z" w16du:dateUtc="2026-09-30T06:44:00Z"/>
          <w:szCs w:val="20"/>
        </w:rPr>
        <w:pPrChange w:id="11990" w:author="김은수" w:date="2026-10-01T03:22:00Z">
          <w:pPr>
            <w:spacing w:after="0"/>
            <w:ind w:leftChars="813" w:left="1626"/>
          </w:pPr>
        </w:pPrChange>
      </w:pPr>
      <w:del w:id="11991" w:author="김은수" w:date="2026-09-30T15:44:00Z" w16du:dateUtc="2026-09-30T06:44:00Z">
        <w:r>
          <w:rPr>
            <w:rFonts w:hint="eastAsia"/>
          </w:rPr>
          <w:delText xml:space="preserve">반환 파라미터 </w:delText>
        </w:r>
        <w:r>
          <w:delText xml:space="preserve">: </w:delText>
        </w:r>
        <w:r>
          <w:rPr>
            <w:rFonts w:hint="eastAsia"/>
          </w:rPr>
          <w:delText>없음</w:delText>
        </w:r>
        <w:bookmarkStart w:id="11992" w:name="_Toc241675591"/>
        <w:bookmarkEnd w:id="11992"/>
      </w:del>
    </w:p>
    <w:p w14:paraId="16EAE8B8" w14:textId="77777777" w:rsidR="00EE5D9F" w:rsidRPr="00E00010" w:rsidRDefault="00EE5D9F">
      <w:pPr>
        <w:spacing w:after="0" w:line="300" w:lineRule="auto"/>
        <w:rPr>
          <w:del w:id="11993" w:author="김은수" w:date="2026-09-30T15:44:00Z" w16du:dateUtc="2026-09-30T06:44:00Z"/>
          <w:szCs w:val="20"/>
        </w:rPr>
        <w:pPrChange w:id="11994" w:author="김은수" w:date="2026-10-01T03:22:00Z">
          <w:pPr>
            <w:spacing w:after="0"/>
            <w:ind w:leftChars="813" w:left="1626"/>
          </w:pPr>
        </w:pPrChange>
      </w:pPr>
      <w:del w:id="11995" w:author="김은수" w:date="2026-09-30T15:44:00Z" w16du:dateUtc="2026-09-30T06:44:00Z">
        <w:r>
          <w:rPr>
            <w:rFonts w:hint="eastAsia"/>
          </w:rPr>
          <w:delText xml:space="preserve">수정 파라미터 </w:delText>
        </w:r>
        <w:r>
          <w:delText xml:space="preserve">:  I2C </w:delText>
        </w:r>
        <w:r>
          <w:rPr>
            <w:rFonts w:hint="eastAsia"/>
          </w:rPr>
          <w:delText>사용 가능 플래그</w:delText>
        </w:r>
        <w:bookmarkStart w:id="11996" w:name="_Toc241675592"/>
        <w:bookmarkEnd w:id="11996"/>
      </w:del>
    </w:p>
    <w:p w14:paraId="4CEE882D" w14:textId="77777777" w:rsidR="00EE5D9F" w:rsidRPr="00E00010" w:rsidRDefault="00EE5D9F">
      <w:pPr>
        <w:spacing w:after="0" w:line="300" w:lineRule="auto"/>
        <w:rPr>
          <w:del w:id="11997" w:author="김은수" w:date="2026-09-30T15:44:00Z" w16du:dateUtc="2026-09-30T06:44:00Z"/>
          <w:szCs w:val="20"/>
        </w:rPr>
        <w:pPrChange w:id="11998" w:author="김은수" w:date="2026-10-01T03:22:00Z">
          <w:pPr>
            <w:spacing w:after="0"/>
            <w:ind w:leftChars="813" w:left="1626"/>
          </w:pPr>
        </w:pPrChange>
      </w:pPr>
      <w:del w:id="11999" w:author="김은수" w:date="2026-09-30T15:44:00Z" w16du:dateUtc="2026-09-30T06:44:00Z">
        <w:r>
          <w:rPr>
            <w:rFonts w:hint="eastAsia"/>
          </w:rPr>
          <w:delText xml:space="preserve">기능 및 동작 </w:delText>
        </w:r>
        <w:r>
          <w:delText xml:space="preserve">:  </w:delText>
        </w:r>
        <w:bookmarkStart w:id="12000" w:name="_Toc241675593"/>
        <w:bookmarkEnd w:id="12000"/>
      </w:del>
    </w:p>
    <w:p w14:paraId="75EAFC10" w14:textId="77777777" w:rsidR="00EE5D9F" w:rsidRPr="00E00010" w:rsidRDefault="00EE5D9F">
      <w:pPr>
        <w:spacing w:after="0" w:line="300" w:lineRule="auto"/>
        <w:rPr>
          <w:del w:id="12001" w:author="김은수" w:date="2026-09-30T15:44:00Z" w16du:dateUtc="2026-09-30T06:44:00Z"/>
          <w:szCs w:val="20"/>
        </w:rPr>
        <w:pPrChange w:id="12002" w:author="김은수" w:date="2026-10-01T03:22:00Z">
          <w:pPr>
            <w:ind w:leftChars="913" w:left="1826"/>
          </w:pPr>
        </w:pPrChange>
      </w:pPr>
      <w:del w:id="12003" w:author="김은수" w:date="2026-09-30T15:44:00Z" w16du:dateUtc="2026-09-30T06:44:00Z">
        <w:r>
          <w:rPr>
            <w:rFonts w:hint="eastAsia"/>
          </w:rPr>
          <w:delText xml:space="preserve">내부 자극 장치 실행 모듈 외의 모듈과 </w:delText>
        </w:r>
        <w:r>
          <w:delText xml:space="preserve">I2C </w:delText>
        </w:r>
        <w:r>
          <w:rPr>
            <w:rFonts w:hint="eastAsia"/>
          </w:rPr>
          <w:delText>인터페이스 사용이 시간이 중복되지 않게 사용할 수 있도록,</w:delText>
        </w:r>
        <w:r>
          <w:delText xml:space="preserve"> </w:delText>
        </w:r>
        <w:r>
          <w:rPr>
            <w:rFonts w:hint="eastAsia"/>
          </w:rPr>
          <w:delText xml:space="preserve">내부 자극 장치 실행 모듈에서 </w:delText>
        </w:r>
        <w:r>
          <w:delText xml:space="preserve">I2C </w:delText>
        </w:r>
        <w:r>
          <w:rPr>
            <w:rFonts w:hint="eastAsia"/>
          </w:rPr>
          <w:delText>사용 가능</w:delText>
        </w:r>
        <w:r>
          <w:delText xml:space="preserve"> </w:delText>
        </w:r>
        <w:r>
          <w:rPr>
            <w:rFonts w:hint="eastAsia"/>
          </w:rPr>
          <w:delText>플래그를 비활성화한다.</w:delText>
        </w:r>
        <w:bookmarkStart w:id="12004" w:name="_Toc241675594"/>
        <w:bookmarkEnd w:id="12004"/>
      </w:del>
    </w:p>
    <w:p w14:paraId="52D4EA39" w14:textId="77777777" w:rsidR="00EE5D9F" w:rsidRPr="000C178F" w:rsidRDefault="00DF4A77">
      <w:pPr>
        <w:pStyle w:val="5"/>
        <w:keepNext w:val="0"/>
        <w:keepLines w:val="0"/>
        <w:widowControl w:val="0"/>
        <w:numPr>
          <w:ilvl w:val="4"/>
          <w:numId w:val="39"/>
        </w:numPr>
        <w:snapToGrid/>
        <w:spacing w:before="0" w:after="0" w:line="300" w:lineRule="auto"/>
        <w:jc w:val="both"/>
        <w:rPr>
          <w:del w:id="12005" w:author="김은수" w:date="2026-09-30T15:44:00Z" w16du:dateUtc="2026-09-30T06:44:00Z"/>
          <w:sz w:val="20"/>
          <w:szCs w:val="20"/>
          <w:rPrChange w:id="12006" w:author="김은수" w:date="2026-10-01T03:22:00Z">
            <w:rPr>
              <w:del w:id="12007" w:author="김은수" w:date="2026-09-30T15:44:00Z" w16du:dateUtc="2026-09-30T06:44:00Z"/>
            </w:rPr>
          </w:rPrChange>
        </w:rPr>
        <w:pPrChange w:id="12008" w:author="김은수" w:date="2026-10-01T03:22:00Z">
          <w:pPr>
            <w:pStyle w:val="5"/>
            <w:numPr>
              <w:ilvl w:val="4"/>
              <w:numId w:val="39"/>
            </w:numPr>
            <w:spacing w:after="0"/>
            <w:ind w:left="1400" w:hanging="400"/>
          </w:pPr>
        </w:pPrChange>
      </w:pPr>
      <w:del w:id="12009" w:author="김은수" w:date="2026-09-30T15:44:00Z" w16du:dateUtc="2026-09-30T06:44:00Z">
        <w:r>
          <w:rPr>
            <w:rFonts w:hint="eastAsia"/>
          </w:rPr>
          <w:delText>SU</w:delText>
        </w:r>
        <w:r w:rsidR="00537A71">
          <w:delText>-ID-CM3-0</w:delText>
        </w:r>
        <w:r w:rsidR="002837E3">
          <w:delText>8</w:delText>
        </w:r>
        <w:r w:rsidR="00E33104">
          <w:delText>2</w:delText>
        </w:r>
        <w:r w:rsidR="00EE5D9F">
          <w:delText xml:space="preserve">, I2C </w:delText>
        </w:r>
        <w:r w:rsidR="00EE5D9F">
          <w:rPr>
            <w:rFonts w:hint="eastAsia"/>
          </w:rPr>
          <w:delText>사용 가능 상태 읽음</w:delText>
        </w:r>
        <w:r w:rsidR="00816FC8">
          <w:rPr>
            <w:rFonts w:hint="eastAsia"/>
          </w:rPr>
          <w:delText xml:space="preserve"> 유닛</w:delText>
        </w:r>
        <w:bookmarkStart w:id="12010" w:name="_Toc241675595"/>
        <w:bookmarkEnd w:id="12010"/>
      </w:del>
    </w:p>
    <w:p w14:paraId="4D2A62A6" w14:textId="77777777" w:rsidR="00EE5D9F" w:rsidRPr="00E00010" w:rsidRDefault="00EE5D9F">
      <w:pPr>
        <w:spacing w:after="0" w:line="300" w:lineRule="auto"/>
        <w:rPr>
          <w:del w:id="12011" w:author="김은수" w:date="2026-09-30T15:44:00Z" w16du:dateUtc="2026-09-30T06:44:00Z"/>
          <w:szCs w:val="20"/>
        </w:rPr>
        <w:pPrChange w:id="12012" w:author="김은수" w:date="2026-10-01T03:22:00Z">
          <w:pPr>
            <w:spacing w:after="0"/>
            <w:ind w:leftChars="813" w:left="1626"/>
          </w:pPr>
        </w:pPrChange>
      </w:pPr>
      <w:del w:id="12013" w:author="김은수" w:date="2026-09-30T15:44:00Z" w16du:dateUtc="2026-09-30T06:44:00Z">
        <w:r>
          <w:rPr>
            <w:rFonts w:hint="eastAsia"/>
          </w:rPr>
          <w:delText xml:space="preserve">입력 파라미터 </w:delText>
        </w:r>
        <w:r>
          <w:delText xml:space="preserve">: </w:delText>
        </w:r>
        <w:r>
          <w:rPr>
            <w:rFonts w:hint="eastAsia"/>
          </w:rPr>
          <w:delText>없음</w:delText>
        </w:r>
        <w:bookmarkStart w:id="12014" w:name="_Toc241675596"/>
        <w:bookmarkEnd w:id="12014"/>
      </w:del>
    </w:p>
    <w:p w14:paraId="6E176141" w14:textId="77777777" w:rsidR="00EE5D9F" w:rsidRPr="00E00010" w:rsidRDefault="00EE5D9F">
      <w:pPr>
        <w:spacing w:after="0" w:line="300" w:lineRule="auto"/>
        <w:rPr>
          <w:del w:id="12015" w:author="김은수" w:date="2026-09-30T15:44:00Z" w16du:dateUtc="2026-09-30T06:44:00Z"/>
          <w:szCs w:val="20"/>
        </w:rPr>
        <w:pPrChange w:id="12016" w:author="김은수" w:date="2026-10-01T03:22:00Z">
          <w:pPr>
            <w:spacing w:after="0"/>
            <w:ind w:leftChars="813" w:left="1626"/>
          </w:pPr>
        </w:pPrChange>
      </w:pPr>
      <w:del w:id="12017" w:author="김은수" w:date="2026-09-30T15:44:00Z" w16du:dateUtc="2026-09-30T06:44:00Z">
        <w:r>
          <w:rPr>
            <w:rFonts w:hint="eastAsia"/>
          </w:rPr>
          <w:delText xml:space="preserve">반환 파라미터 </w:delText>
        </w:r>
        <w:r>
          <w:delText xml:space="preserve">: </w:delText>
        </w:r>
        <w:r>
          <w:rPr>
            <w:rFonts w:hint="eastAsia"/>
          </w:rPr>
          <w:delText>사용 가능 유(</w:delText>
        </w:r>
        <w:r>
          <w:delText>true)/</w:delText>
        </w:r>
        <w:r>
          <w:rPr>
            <w:rFonts w:hint="eastAsia"/>
          </w:rPr>
          <w:delText>무(</w:delText>
        </w:r>
        <w:r>
          <w:delText>false)</w:delText>
        </w:r>
        <w:bookmarkStart w:id="12018" w:name="_Toc241675597"/>
        <w:bookmarkEnd w:id="12018"/>
      </w:del>
    </w:p>
    <w:p w14:paraId="11FAEA7C" w14:textId="77777777" w:rsidR="00EE5D9F" w:rsidRPr="00E00010" w:rsidRDefault="00EE5D9F">
      <w:pPr>
        <w:spacing w:after="0" w:line="300" w:lineRule="auto"/>
        <w:rPr>
          <w:del w:id="12019" w:author="김은수" w:date="2026-09-30T15:44:00Z" w16du:dateUtc="2026-09-30T06:44:00Z"/>
          <w:szCs w:val="20"/>
        </w:rPr>
        <w:pPrChange w:id="12020" w:author="김은수" w:date="2026-10-01T03:22:00Z">
          <w:pPr>
            <w:spacing w:after="0"/>
            <w:ind w:leftChars="813" w:left="1626"/>
          </w:pPr>
        </w:pPrChange>
      </w:pPr>
      <w:del w:id="12021" w:author="김은수" w:date="2026-09-30T15:44:00Z" w16du:dateUtc="2026-09-30T06:44:00Z">
        <w:r>
          <w:rPr>
            <w:rFonts w:hint="eastAsia"/>
          </w:rPr>
          <w:delText xml:space="preserve">수정 파라미터 </w:delText>
        </w:r>
        <w:r>
          <w:delText xml:space="preserve">:  </w:delText>
        </w:r>
        <w:r>
          <w:rPr>
            <w:rFonts w:hint="eastAsia"/>
          </w:rPr>
          <w:delText>없음</w:delText>
        </w:r>
        <w:bookmarkStart w:id="12022" w:name="_Toc241675598"/>
        <w:bookmarkEnd w:id="12022"/>
      </w:del>
    </w:p>
    <w:p w14:paraId="620251DD" w14:textId="77777777" w:rsidR="00EE5D9F" w:rsidRPr="00E00010" w:rsidRDefault="00EE5D9F">
      <w:pPr>
        <w:spacing w:after="0" w:line="300" w:lineRule="auto"/>
        <w:rPr>
          <w:del w:id="12023" w:author="김은수" w:date="2026-09-30T15:44:00Z" w16du:dateUtc="2026-09-30T06:44:00Z"/>
          <w:szCs w:val="20"/>
        </w:rPr>
        <w:pPrChange w:id="12024" w:author="김은수" w:date="2026-10-01T03:22:00Z">
          <w:pPr>
            <w:spacing w:after="0"/>
            <w:ind w:leftChars="813" w:left="1626"/>
          </w:pPr>
        </w:pPrChange>
      </w:pPr>
      <w:del w:id="12025" w:author="김은수" w:date="2026-09-30T15:44:00Z" w16du:dateUtc="2026-09-30T06:44:00Z">
        <w:r>
          <w:rPr>
            <w:rFonts w:hint="eastAsia"/>
          </w:rPr>
          <w:delText xml:space="preserve">기능 및 동작 </w:delText>
        </w:r>
        <w:r>
          <w:delText xml:space="preserve">:  </w:delText>
        </w:r>
        <w:bookmarkStart w:id="12026" w:name="_Toc241675599"/>
        <w:bookmarkEnd w:id="12026"/>
      </w:del>
    </w:p>
    <w:p w14:paraId="0E0B7BAE" w14:textId="77777777" w:rsidR="00EE5D9F" w:rsidRPr="00E00010" w:rsidRDefault="00EE5D9F">
      <w:pPr>
        <w:spacing w:after="0" w:line="300" w:lineRule="auto"/>
        <w:rPr>
          <w:del w:id="12027" w:author="김은수" w:date="2026-09-30T15:44:00Z" w16du:dateUtc="2026-09-30T06:44:00Z"/>
          <w:szCs w:val="20"/>
        </w:rPr>
        <w:pPrChange w:id="12028" w:author="김은수" w:date="2026-10-01T03:22:00Z">
          <w:pPr>
            <w:ind w:leftChars="913" w:left="1826"/>
          </w:pPr>
        </w:pPrChange>
      </w:pPr>
      <w:del w:id="12029" w:author="김은수" w:date="2026-09-30T15:44:00Z" w16du:dateUtc="2026-09-30T06:44:00Z">
        <w:r>
          <w:delText xml:space="preserve">I2C </w:delText>
        </w:r>
        <w:r>
          <w:rPr>
            <w:rFonts w:hint="eastAsia"/>
          </w:rPr>
          <w:delText>사용 가능</w:delText>
        </w:r>
        <w:r>
          <w:delText xml:space="preserve"> </w:delText>
        </w:r>
        <w:r>
          <w:rPr>
            <w:rFonts w:hint="eastAsia"/>
          </w:rPr>
          <w:delText>플래그를 읽어,</w:delText>
        </w:r>
        <w:r>
          <w:delText xml:space="preserve"> </w:delText>
        </w:r>
        <w:r>
          <w:rPr>
            <w:rFonts w:hint="eastAsia"/>
          </w:rPr>
          <w:delText>사용 가능 유무를 반환한다.</w:delText>
        </w:r>
        <w:bookmarkStart w:id="12030" w:name="_Toc241675600"/>
        <w:bookmarkEnd w:id="12030"/>
      </w:del>
    </w:p>
    <w:p w14:paraId="6994875E" w14:textId="77777777" w:rsidR="005D3724" w:rsidRPr="00E00010" w:rsidRDefault="005D3724">
      <w:pPr>
        <w:spacing w:after="0" w:line="300" w:lineRule="auto"/>
        <w:rPr>
          <w:del w:id="12031" w:author="김은수" w:date="2026-09-30T15:44:00Z" w16du:dateUtc="2026-09-30T06:44:00Z"/>
          <w:szCs w:val="20"/>
        </w:rPr>
        <w:pPrChange w:id="12032" w:author="김은수" w:date="2026-10-01T03:22:00Z">
          <w:pPr>
            <w:spacing w:after="0" w:line="240" w:lineRule="auto"/>
            <w:ind w:leftChars="913" w:left="1826"/>
          </w:pPr>
        </w:pPrChange>
      </w:pPr>
      <w:bookmarkStart w:id="12033" w:name="_Toc241675601"/>
      <w:bookmarkEnd w:id="12033"/>
    </w:p>
    <w:p w14:paraId="021A1418" w14:textId="77777777" w:rsidR="00EE5D9F" w:rsidRDefault="00EE5D9F">
      <w:pPr>
        <w:pStyle w:val="4"/>
        <w:keepNext w:val="0"/>
        <w:keepLines w:val="0"/>
        <w:widowControl w:val="0"/>
        <w:numPr>
          <w:ilvl w:val="3"/>
          <w:numId w:val="39"/>
        </w:numPr>
        <w:snapToGrid/>
        <w:spacing w:before="0" w:after="0" w:line="300" w:lineRule="auto"/>
        <w:jc w:val="both"/>
        <w:rPr>
          <w:del w:id="12034" w:author="김은수" w:date="2026-09-30T15:44:00Z" w16du:dateUtc="2026-09-30T06:44:00Z"/>
          <w:sz w:val="20"/>
          <w:szCs w:val="20"/>
          <w:rPrChange w:id="12035" w:author="김은수" w:date="2026-10-01T03:22:00Z">
            <w:rPr>
              <w:del w:id="12036" w:author="김은수" w:date="2026-09-30T15:44:00Z" w16du:dateUtc="2026-09-30T06:44:00Z"/>
            </w:rPr>
          </w:rPrChange>
        </w:rPr>
        <w:pPrChange w:id="12037" w:author="김은수" w:date="2026-10-01T03:22:00Z">
          <w:pPr>
            <w:pStyle w:val="4"/>
            <w:numPr>
              <w:ilvl w:val="3"/>
              <w:numId w:val="39"/>
            </w:numPr>
            <w:ind w:left="1200" w:hanging="400"/>
          </w:pPr>
        </w:pPrChange>
      </w:pPr>
      <w:del w:id="12038" w:author="김은수" w:date="2026-09-30T15:44:00Z" w16du:dateUtc="2026-09-30T06:44:00Z">
        <w:r>
          <w:rPr>
            <w:rFonts w:hint="eastAsia"/>
          </w:rPr>
          <w:delText>P</w:delText>
        </w:r>
        <w:r>
          <w:delText xml:space="preserve">MIC </w:delText>
        </w:r>
        <w:r>
          <w:rPr>
            <w:rFonts w:hint="eastAsia"/>
          </w:rPr>
          <w:delText>제어 관련</w:delText>
        </w:r>
        <w:bookmarkStart w:id="12039" w:name="_Toc241675602"/>
        <w:bookmarkEnd w:id="12039"/>
      </w:del>
    </w:p>
    <w:p w14:paraId="3D818242" w14:textId="77777777" w:rsidR="00EE5D9F" w:rsidRDefault="00DF4A77">
      <w:pPr>
        <w:pStyle w:val="5"/>
        <w:keepNext w:val="0"/>
        <w:keepLines w:val="0"/>
        <w:widowControl w:val="0"/>
        <w:numPr>
          <w:ilvl w:val="4"/>
          <w:numId w:val="39"/>
        </w:numPr>
        <w:snapToGrid/>
        <w:spacing w:before="0" w:after="0" w:line="300" w:lineRule="auto"/>
        <w:jc w:val="both"/>
        <w:rPr>
          <w:del w:id="12040" w:author="김은수" w:date="2026-09-30T15:44:00Z" w16du:dateUtc="2026-09-30T06:44:00Z"/>
          <w:sz w:val="20"/>
          <w:szCs w:val="20"/>
          <w:rPrChange w:id="12041" w:author="김은수" w:date="2026-10-01T03:22:00Z">
            <w:rPr>
              <w:del w:id="12042" w:author="김은수" w:date="2026-09-30T15:44:00Z" w16du:dateUtc="2026-09-30T06:44:00Z"/>
            </w:rPr>
          </w:rPrChange>
        </w:rPr>
        <w:pPrChange w:id="12043" w:author="김은수" w:date="2026-10-01T03:22:00Z">
          <w:pPr>
            <w:pStyle w:val="5"/>
            <w:numPr>
              <w:ilvl w:val="4"/>
              <w:numId w:val="39"/>
            </w:numPr>
            <w:spacing w:after="0"/>
            <w:ind w:left="1400" w:hanging="400"/>
          </w:pPr>
        </w:pPrChange>
      </w:pPr>
      <w:del w:id="12044" w:author="김은수" w:date="2026-09-30T15:44:00Z" w16du:dateUtc="2026-09-30T06:44:00Z">
        <w:r>
          <w:rPr>
            <w:rFonts w:hint="eastAsia"/>
          </w:rPr>
          <w:delText>SU</w:delText>
        </w:r>
        <w:r w:rsidR="00537A71">
          <w:delText>-ID-CM3-0</w:delText>
        </w:r>
        <w:r w:rsidR="002837E3">
          <w:delText>8</w:delText>
        </w:r>
        <w:r w:rsidR="00E33104">
          <w:delText>3</w:delText>
        </w:r>
        <w:r w:rsidR="00EE5D9F">
          <w:delText xml:space="preserve">, </w:delText>
        </w:r>
        <w:r w:rsidR="00EE5D9F">
          <w:rPr>
            <w:rFonts w:hint="eastAsia"/>
          </w:rPr>
          <w:delText>P</w:delText>
        </w:r>
        <w:r w:rsidR="00EE5D9F">
          <w:delText xml:space="preserve">MIC </w:delText>
        </w:r>
        <w:r w:rsidR="00EE5D9F">
          <w:rPr>
            <w:rFonts w:hint="eastAsia"/>
          </w:rPr>
          <w:delText>r</w:delText>
        </w:r>
        <w:r w:rsidR="00EE5D9F">
          <w:delText xml:space="preserve">egister </w:delText>
        </w:r>
        <w:r w:rsidR="00EE5D9F">
          <w:rPr>
            <w:rFonts w:hint="eastAsia"/>
          </w:rPr>
          <w:delText>쓰기</w:delText>
        </w:r>
        <w:r w:rsidR="00816FC8">
          <w:rPr>
            <w:rFonts w:hint="eastAsia"/>
          </w:rPr>
          <w:delText xml:space="preserve"> 유닛</w:delText>
        </w:r>
        <w:bookmarkStart w:id="12045" w:name="_Toc241675603"/>
        <w:bookmarkEnd w:id="12045"/>
      </w:del>
    </w:p>
    <w:p w14:paraId="2C6EF7E5" w14:textId="77777777" w:rsidR="00EE5D9F" w:rsidRPr="00E00010" w:rsidRDefault="00EE5D9F">
      <w:pPr>
        <w:spacing w:after="0" w:line="300" w:lineRule="auto"/>
        <w:rPr>
          <w:del w:id="12046" w:author="김은수" w:date="2026-09-30T15:44:00Z" w16du:dateUtc="2026-09-30T06:44:00Z"/>
          <w:szCs w:val="20"/>
        </w:rPr>
        <w:pPrChange w:id="12047" w:author="김은수" w:date="2026-10-01T03:22:00Z">
          <w:pPr>
            <w:spacing w:after="0"/>
            <w:ind w:leftChars="813" w:left="1626"/>
          </w:pPr>
        </w:pPrChange>
      </w:pPr>
      <w:bookmarkStart w:id="12048" w:name="_Hlk139270951"/>
      <w:del w:id="12049" w:author="김은수" w:date="2026-09-30T15:44:00Z" w16du:dateUtc="2026-09-30T06:44:00Z">
        <w:r>
          <w:rPr>
            <w:rFonts w:hint="eastAsia"/>
          </w:rPr>
          <w:delText xml:space="preserve">입력 파라미터 </w:delText>
        </w:r>
        <w:r>
          <w:delText xml:space="preserve">: </w:delText>
        </w:r>
        <w:r>
          <w:rPr>
            <w:rFonts w:hint="eastAsia"/>
          </w:rPr>
          <w:delText>P</w:delText>
        </w:r>
        <w:r>
          <w:delText>MIC</w:delText>
        </w:r>
        <w:r>
          <w:rPr>
            <w:rFonts w:hint="eastAsia"/>
          </w:rPr>
          <w:delText>의 r</w:delText>
        </w:r>
        <w:r>
          <w:delText xml:space="preserve">egister </w:delText>
        </w:r>
        <w:r>
          <w:rPr>
            <w:rFonts w:hint="eastAsia"/>
          </w:rPr>
          <w:delText>주소,</w:delText>
        </w:r>
        <w:r>
          <w:delText xml:space="preserve"> </w:delText>
        </w:r>
        <w:r>
          <w:rPr>
            <w:rFonts w:hint="eastAsia"/>
          </w:rPr>
          <w:delText>데이터 값</w:delText>
        </w:r>
        <w:bookmarkStart w:id="12050" w:name="_Toc241675604"/>
        <w:bookmarkEnd w:id="12050"/>
      </w:del>
    </w:p>
    <w:p w14:paraId="3828D579" w14:textId="77777777" w:rsidR="00EE5D9F" w:rsidRPr="00E00010" w:rsidRDefault="00EE5D9F">
      <w:pPr>
        <w:spacing w:after="0" w:line="300" w:lineRule="auto"/>
        <w:rPr>
          <w:del w:id="12051" w:author="김은수" w:date="2026-09-30T15:44:00Z" w16du:dateUtc="2026-09-30T06:44:00Z"/>
          <w:szCs w:val="20"/>
        </w:rPr>
        <w:pPrChange w:id="12052" w:author="김은수" w:date="2026-10-01T03:22:00Z">
          <w:pPr>
            <w:spacing w:after="0"/>
            <w:ind w:leftChars="813" w:left="1626"/>
          </w:pPr>
        </w:pPrChange>
      </w:pPr>
      <w:del w:id="12053" w:author="김은수" w:date="2026-09-30T15:44:00Z" w16du:dateUtc="2026-09-30T06:44:00Z">
        <w:r>
          <w:rPr>
            <w:rFonts w:hint="eastAsia"/>
          </w:rPr>
          <w:delText xml:space="preserve">반환 파라미터 </w:delText>
        </w:r>
        <w:r>
          <w:delText xml:space="preserve">: </w:delText>
        </w:r>
        <w:r>
          <w:rPr>
            <w:rFonts w:hint="eastAsia"/>
          </w:rPr>
          <w:delText>성공 여부</w:delText>
        </w:r>
        <w:bookmarkStart w:id="12054" w:name="_Toc241675605"/>
        <w:bookmarkEnd w:id="12054"/>
      </w:del>
    </w:p>
    <w:p w14:paraId="11924F2A" w14:textId="77777777" w:rsidR="00EE5D9F" w:rsidRPr="00E00010" w:rsidRDefault="00EE5D9F">
      <w:pPr>
        <w:spacing w:after="0" w:line="300" w:lineRule="auto"/>
        <w:rPr>
          <w:del w:id="12055" w:author="김은수" w:date="2026-09-30T15:44:00Z" w16du:dateUtc="2026-09-30T06:44:00Z"/>
          <w:szCs w:val="20"/>
        </w:rPr>
        <w:pPrChange w:id="12056" w:author="김은수" w:date="2026-10-01T03:22:00Z">
          <w:pPr>
            <w:spacing w:after="0"/>
            <w:ind w:leftChars="813" w:left="1626"/>
          </w:pPr>
        </w:pPrChange>
      </w:pPr>
      <w:del w:id="12057" w:author="김은수" w:date="2026-09-30T15:44:00Z" w16du:dateUtc="2026-09-30T06:44:00Z">
        <w:r>
          <w:rPr>
            <w:rFonts w:hint="eastAsia"/>
          </w:rPr>
          <w:delText xml:space="preserve">수정 파라미터 </w:delText>
        </w:r>
        <w:r>
          <w:delText xml:space="preserve">: </w:delText>
        </w:r>
        <w:r>
          <w:rPr>
            <w:rFonts w:hint="eastAsia"/>
          </w:rPr>
          <w:delText>없음</w:delText>
        </w:r>
        <w:bookmarkStart w:id="12058" w:name="_Toc241675606"/>
        <w:bookmarkEnd w:id="12058"/>
      </w:del>
    </w:p>
    <w:p w14:paraId="34F3A752" w14:textId="77777777" w:rsidR="00EE5D9F" w:rsidRPr="00E00010" w:rsidRDefault="00EE5D9F">
      <w:pPr>
        <w:spacing w:after="0" w:line="300" w:lineRule="auto"/>
        <w:rPr>
          <w:del w:id="12059" w:author="김은수" w:date="2026-09-30T15:44:00Z" w16du:dateUtc="2026-09-30T06:44:00Z"/>
          <w:szCs w:val="20"/>
        </w:rPr>
        <w:pPrChange w:id="12060" w:author="김은수" w:date="2026-10-01T03:22:00Z">
          <w:pPr>
            <w:spacing w:after="0"/>
            <w:ind w:leftChars="813" w:left="1626"/>
          </w:pPr>
        </w:pPrChange>
      </w:pPr>
      <w:del w:id="12061" w:author="김은수" w:date="2026-09-30T15:44:00Z" w16du:dateUtc="2026-09-30T06:44:00Z">
        <w:r>
          <w:rPr>
            <w:rFonts w:hint="eastAsia"/>
          </w:rPr>
          <w:delText xml:space="preserve">기능 및 동작 </w:delText>
        </w:r>
        <w:r>
          <w:delText xml:space="preserve">:  </w:delText>
        </w:r>
        <w:bookmarkStart w:id="12062" w:name="_Toc241675607"/>
        <w:bookmarkEnd w:id="12062"/>
      </w:del>
    </w:p>
    <w:bookmarkEnd w:id="12048"/>
    <w:p w14:paraId="0266BCF3" w14:textId="77777777" w:rsidR="00EE5D9F" w:rsidRPr="00E00010" w:rsidRDefault="00EE5D9F">
      <w:pPr>
        <w:spacing w:after="0" w:line="300" w:lineRule="auto"/>
        <w:rPr>
          <w:del w:id="12063" w:author="김은수" w:date="2026-09-30T15:44:00Z" w16du:dateUtc="2026-09-30T06:44:00Z"/>
          <w:szCs w:val="20"/>
        </w:rPr>
        <w:pPrChange w:id="12064" w:author="김은수" w:date="2026-10-01T03:22:00Z">
          <w:pPr>
            <w:spacing w:after="0"/>
            <w:ind w:leftChars="913" w:left="1826"/>
          </w:pPr>
        </w:pPrChange>
      </w:pPr>
      <w:del w:id="12065" w:author="김은수" w:date="2026-09-30T15:44:00Z" w16du:dateUtc="2026-09-30T06:44:00Z">
        <w:r>
          <w:delText>PMIC register</w:delText>
        </w:r>
        <w:r>
          <w:rPr>
            <w:rFonts w:hint="eastAsia"/>
          </w:rPr>
          <w:delText>에 데이터를 기록한다.</w:delText>
        </w:r>
        <w:bookmarkStart w:id="12066" w:name="_Toc241675608"/>
        <w:bookmarkEnd w:id="12066"/>
      </w:del>
    </w:p>
    <w:p w14:paraId="3A6B66AF" w14:textId="77777777" w:rsidR="00EE5D9F" w:rsidRPr="00E00010" w:rsidRDefault="00EE5D9F">
      <w:pPr>
        <w:spacing w:after="0" w:line="300" w:lineRule="auto"/>
        <w:rPr>
          <w:del w:id="12067" w:author="김은수" w:date="2026-09-30T15:44:00Z" w16du:dateUtc="2026-09-30T06:44:00Z"/>
          <w:szCs w:val="20"/>
        </w:rPr>
        <w:pPrChange w:id="12068" w:author="김은수" w:date="2026-10-01T03:22:00Z">
          <w:pPr>
            <w:spacing w:after="0"/>
            <w:ind w:leftChars="913" w:left="1826"/>
          </w:pPr>
        </w:pPrChange>
      </w:pPr>
      <w:del w:id="12069" w:author="김은수" w:date="2026-09-30T15:44:00Z" w16du:dateUtc="2026-09-30T06:44:00Z">
        <w:r>
          <w:rPr>
            <w:rFonts w:hint="eastAsia"/>
          </w:rPr>
          <w:delText>I</w:delText>
        </w:r>
        <w:r>
          <w:delText xml:space="preserve">2C </w:delText>
        </w:r>
        <w:r>
          <w:rPr>
            <w:rFonts w:hint="eastAsia"/>
          </w:rPr>
          <w:delText>쓰기 시작 유닛을 실행한 후,</w:delText>
        </w:r>
        <w:r>
          <w:delText xml:space="preserve"> I2C </w:delText>
        </w:r>
        <w:r>
          <w:rPr>
            <w:rFonts w:hint="eastAsia"/>
          </w:rPr>
          <w:delText xml:space="preserve">상태 읽기 유닛으로 </w:delText>
        </w:r>
        <w:r>
          <w:delText>“</w:delText>
        </w:r>
        <w:r>
          <w:rPr>
            <w:rFonts w:hint="eastAsia"/>
          </w:rPr>
          <w:delText>쓰기 완료</w:delText>
        </w:r>
        <w:r>
          <w:delText>”</w:delText>
        </w:r>
        <w:r>
          <w:rPr>
            <w:rFonts w:hint="eastAsia"/>
          </w:rPr>
          <w:delText xml:space="preserve"> 또는 </w:delText>
        </w:r>
        <w:r>
          <w:delText>“</w:delText>
        </w:r>
        <w:r>
          <w:rPr>
            <w:rFonts w:hint="eastAsia"/>
          </w:rPr>
          <w:delText>에러</w:delText>
        </w:r>
        <w:r>
          <w:delText xml:space="preserve">” </w:delText>
        </w:r>
        <w:r>
          <w:rPr>
            <w:rFonts w:hint="eastAsia"/>
          </w:rPr>
          <w:delText>상태로 변환될 때까지 대기한다.</w:delText>
        </w:r>
        <w:bookmarkStart w:id="12070" w:name="_Toc241675609"/>
        <w:bookmarkEnd w:id="12070"/>
      </w:del>
    </w:p>
    <w:p w14:paraId="454F0817" w14:textId="77777777" w:rsidR="00EE5D9F" w:rsidRPr="00E00010" w:rsidRDefault="00EE5D9F">
      <w:pPr>
        <w:spacing w:after="0" w:line="300" w:lineRule="auto"/>
        <w:rPr>
          <w:del w:id="12071" w:author="김은수" w:date="2026-09-30T15:44:00Z" w16du:dateUtc="2026-09-30T06:44:00Z"/>
          <w:szCs w:val="20"/>
        </w:rPr>
        <w:pPrChange w:id="12072" w:author="김은수" w:date="2026-10-01T03:22:00Z">
          <w:pPr>
            <w:ind w:leftChars="913" w:left="1826"/>
          </w:pPr>
        </w:pPrChange>
      </w:pPr>
      <w:del w:id="12073" w:author="김은수" w:date="2026-09-30T15:44:00Z" w16du:dateUtc="2026-09-30T06:44:00Z">
        <w:r>
          <w:delText>“</w:delText>
        </w:r>
        <w:r>
          <w:rPr>
            <w:rFonts w:hint="eastAsia"/>
          </w:rPr>
          <w:delText>쓰기 완료</w:delText>
        </w:r>
        <w:r>
          <w:delText>”</w:delText>
        </w:r>
        <w:r>
          <w:rPr>
            <w:rFonts w:hint="eastAsia"/>
          </w:rPr>
          <w:delText xml:space="preserve"> 이면 t</w:delText>
        </w:r>
        <w:r>
          <w:delText>rue, “</w:delText>
        </w:r>
        <w:r>
          <w:rPr>
            <w:rFonts w:hint="eastAsia"/>
          </w:rPr>
          <w:delText>에러</w:delText>
        </w:r>
        <w:r>
          <w:delText>”이면 false</w:delText>
        </w:r>
        <w:r>
          <w:rPr>
            <w:rFonts w:hint="eastAsia"/>
          </w:rPr>
          <w:delText>를 반환한다.</w:delText>
        </w:r>
        <w:bookmarkStart w:id="12074" w:name="_Toc241675610"/>
        <w:bookmarkEnd w:id="12074"/>
      </w:del>
    </w:p>
    <w:p w14:paraId="03F633E6" w14:textId="77777777" w:rsidR="00EE5D9F" w:rsidRDefault="00DF4A77">
      <w:pPr>
        <w:pStyle w:val="5"/>
        <w:keepNext w:val="0"/>
        <w:keepLines w:val="0"/>
        <w:widowControl w:val="0"/>
        <w:numPr>
          <w:ilvl w:val="4"/>
          <w:numId w:val="39"/>
        </w:numPr>
        <w:snapToGrid/>
        <w:spacing w:before="0" w:after="0" w:line="300" w:lineRule="auto"/>
        <w:jc w:val="both"/>
        <w:rPr>
          <w:del w:id="12075" w:author="김은수" w:date="2026-09-30T15:44:00Z" w16du:dateUtc="2026-09-30T06:44:00Z"/>
          <w:sz w:val="20"/>
          <w:szCs w:val="20"/>
          <w:rPrChange w:id="12076" w:author="김은수" w:date="2026-10-01T03:22:00Z">
            <w:rPr>
              <w:del w:id="12077" w:author="김은수" w:date="2026-09-30T15:44:00Z" w16du:dateUtc="2026-09-30T06:44:00Z"/>
            </w:rPr>
          </w:rPrChange>
        </w:rPr>
        <w:pPrChange w:id="12078" w:author="김은수" w:date="2026-10-01T03:22:00Z">
          <w:pPr>
            <w:pStyle w:val="5"/>
            <w:numPr>
              <w:ilvl w:val="4"/>
              <w:numId w:val="39"/>
            </w:numPr>
            <w:spacing w:after="0"/>
            <w:ind w:left="1400" w:hanging="400"/>
          </w:pPr>
        </w:pPrChange>
      </w:pPr>
      <w:del w:id="12079" w:author="김은수" w:date="2026-09-30T15:44:00Z" w16du:dateUtc="2026-09-30T06:44:00Z">
        <w:r>
          <w:rPr>
            <w:rFonts w:hint="eastAsia"/>
          </w:rPr>
          <w:delText>SU</w:delText>
        </w:r>
        <w:r w:rsidR="00537A71">
          <w:delText>-ID-CM3-0</w:delText>
        </w:r>
        <w:r w:rsidR="002837E3">
          <w:delText>8</w:delText>
        </w:r>
        <w:r w:rsidR="00E33104">
          <w:delText>4</w:delText>
        </w:r>
        <w:r w:rsidR="00EE5D9F">
          <w:delText xml:space="preserve">, </w:delText>
        </w:r>
        <w:r w:rsidR="00EE5D9F">
          <w:rPr>
            <w:rFonts w:hint="eastAsia"/>
          </w:rPr>
          <w:delText>P</w:delText>
        </w:r>
        <w:r w:rsidR="00EE5D9F">
          <w:delText xml:space="preserve">MIC </w:delText>
        </w:r>
        <w:r w:rsidR="00EE5D9F">
          <w:rPr>
            <w:rFonts w:hint="eastAsia"/>
          </w:rPr>
          <w:delText>r</w:delText>
        </w:r>
        <w:r w:rsidR="00EE5D9F">
          <w:delText xml:space="preserve">egister </w:delText>
        </w:r>
        <w:r w:rsidR="00EE5D9F">
          <w:rPr>
            <w:rFonts w:hint="eastAsia"/>
          </w:rPr>
          <w:delText>읽기</w:delText>
        </w:r>
        <w:r w:rsidR="00816FC8">
          <w:rPr>
            <w:rFonts w:hint="eastAsia"/>
          </w:rPr>
          <w:delText xml:space="preserve"> 유닛</w:delText>
        </w:r>
        <w:bookmarkStart w:id="12080" w:name="_Toc241675611"/>
        <w:bookmarkEnd w:id="12080"/>
      </w:del>
    </w:p>
    <w:p w14:paraId="1731B45B" w14:textId="77777777" w:rsidR="00EE5D9F" w:rsidRPr="00E00010" w:rsidRDefault="00EE5D9F">
      <w:pPr>
        <w:spacing w:after="0" w:line="300" w:lineRule="auto"/>
        <w:rPr>
          <w:del w:id="12081" w:author="김은수" w:date="2026-09-30T15:44:00Z" w16du:dateUtc="2026-09-30T06:44:00Z"/>
          <w:szCs w:val="20"/>
        </w:rPr>
        <w:pPrChange w:id="12082" w:author="김은수" w:date="2026-10-01T03:22:00Z">
          <w:pPr>
            <w:spacing w:after="0"/>
            <w:ind w:leftChars="813" w:left="1626"/>
          </w:pPr>
        </w:pPrChange>
      </w:pPr>
      <w:del w:id="12083" w:author="김은수" w:date="2026-09-30T15:44:00Z" w16du:dateUtc="2026-09-30T06:44:00Z">
        <w:r>
          <w:rPr>
            <w:rFonts w:hint="eastAsia"/>
          </w:rPr>
          <w:delText xml:space="preserve">입력 파라미터 </w:delText>
        </w:r>
        <w:r>
          <w:delText xml:space="preserve">: </w:delText>
        </w:r>
        <w:r>
          <w:rPr>
            <w:rFonts w:hint="eastAsia"/>
          </w:rPr>
          <w:delText>P</w:delText>
        </w:r>
        <w:r>
          <w:delText>MIC</w:delText>
        </w:r>
        <w:r>
          <w:rPr>
            <w:rFonts w:hint="eastAsia"/>
          </w:rPr>
          <w:delText>의 r</w:delText>
        </w:r>
        <w:r>
          <w:delText xml:space="preserve">egister </w:delText>
        </w:r>
        <w:r>
          <w:rPr>
            <w:rFonts w:hint="eastAsia"/>
          </w:rPr>
          <w:delText>주소,</w:delText>
        </w:r>
        <w:r>
          <w:delText xml:space="preserve"> </w:delText>
        </w:r>
        <w:r>
          <w:rPr>
            <w:rFonts w:hint="eastAsia"/>
          </w:rPr>
          <w:delText>데이터 수신용 변수 포인터</w:delText>
        </w:r>
        <w:bookmarkStart w:id="12084" w:name="_Toc241675612"/>
        <w:bookmarkEnd w:id="12084"/>
      </w:del>
    </w:p>
    <w:p w14:paraId="68E0CA91" w14:textId="77777777" w:rsidR="00EE5D9F" w:rsidRPr="00E00010" w:rsidRDefault="00EE5D9F">
      <w:pPr>
        <w:spacing w:after="0" w:line="300" w:lineRule="auto"/>
        <w:rPr>
          <w:del w:id="12085" w:author="김은수" w:date="2026-09-30T15:44:00Z" w16du:dateUtc="2026-09-30T06:44:00Z"/>
          <w:szCs w:val="20"/>
        </w:rPr>
        <w:pPrChange w:id="12086" w:author="김은수" w:date="2026-10-01T03:22:00Z">
          <w:pPr>
            <w:spacing w:after="0"/>
            <w:ind w:leftChars="813" w:left="1626"/>
          </w:pPr>
        </w:pPrChange>
      </w:pPr>
      <w:del w:id="12087" w:author="김은수" w:date="2026-09-30T15:44:00Z" w16du:dateUtc="2026-09-30T06:44:00Z">
        <w:r>
          <w:rPr>
            <w:rFonts w:hint="eastAsia"/>
          </w:rPr>
          <w:delText xml:space="preserve">반환 파라미터 </w:delText>
        </w:r>
        <w:r>
          <w:delText xml:space="preserve">: </w:delText>
        </w:r>
        <w:r>
          <w:rPr>
            <w:rFonts w:hint="eastAsia"/>
          </w:rPr>
          <w:delText>성공 여부</w:delText>
        </w:r>
        <w:bookmarkStart w:id="12088" w:name="_Toc241675613"/>
        <w:bookmarkEnd w:id="12088"/>
      </w:del>
    </w:p>
    <w:p w14:paraId="12C80FC5" w14:textId="77777777" w:rsidR="00EE5D9F" w:rsidRPr="00E00010" w:rsidRDefault="00EE5D9F">
      <w:pPr>
        <w:spacing w:after="0" w:line="300" w:lineRule="auto"/>
        <w:rPr>
          <w:del w:id="12089" w:author="김은수" w:date="2026-09-30T15:44:00Z" w16du:dateUtc="2026-09-30T06:44:00Z"/>
          <w:szCs w:val="20"/>
        </w:rPr>
        <w:pPrChange w:id="12090" w:author="김은수" w:date="2026-10-01T03:22:00Z">
          <w:pPr>
            <w:spacing w:after="0"/>
            <w:ind w:leftChars="813" w:left="1626"/>
          </w:pPr>
        </w:pPrChange>
      </w:pPr>
      <w:del w:id="12091" w:author="김은수" w:date="2026-09-30T15:44:00Z" w16du:dateUtc="2026-09-30T06:44:00Z">
        <w:r>
          <w:rPr>
            <w:rFonts w:hint="eastAsia"/>
          </w:rPr>
          <w:delText xml:space="preserve">수정 파라미터 </w:delText>
        </w:r>
        <w:r>
          <w:delText xml:space="preserve">: </w:delText>
        </w:r>
        <w:r>
          <w:rPr>
            <w:rFonts w:hint="eastAsia"/>
          </w:rPr>
          <w:delText>없음</w:delText>
        </w:r>
        <w:bookmarkStart w:id="12092" w:name="_Toc241675614"/>
        <w:bookmarkEnd w:id="12092"/>
      </w:del>
    </w:p>
    <w:p w14:paraId="2011AC0B" w14:textId="77777777" w:rsidR="00EE5D9F" w:rsidRPr="00E00010" w:rsidRDefault="00EE5D9F">
      <w:pPr>
        <w:spacing w:after="0" w:line="300" w:lineRule="auto"/>
        <w:rPr>
          <w:del w:id="12093" w:author="김은수" w:date="2026-09-30T15:44:00Z" w16du:dateUtc="2026-09-30T06:44:00Z"/>
          <w:szCs w:val="20"/>
        </w:rPr>
        <w:pPrChange w:id="12094" w:author="김은수" w:date="2026-10-01T03:22:00Z">
          <w:pPr>
            <w:spacing w:after="0"/>
            <w:ind w:leftChars="813" w:left="1626"/>
          </w:pPr>
        </w:pPrChange>
      </w:pPr>
      <w:del w:id="12095" w:author="김은수" w:date="2026-09-30T15:44:00Z" w16du:dateUtc="2026-09-30T06:44:00Z">
        <w:r>
          <w:rPr>
            <w:rFonts w:hint="eastAsia"/>
          </w:rPr>
          <w:delText xml:space="preserve">기능 및 동작 </w:delText>
        </w:r>
        <w:r>
          <w:delText xml:space="preserve">:  </w:delText>
        </w:r>
        <w:bookmarkStart w:id="12096" w:name="_Toc241675615"/>
        <w:bookmarkEnd w:id="12096"/>
      </w:del>
    </w:p>
    <w:p w14:paraId="6101F3AB" w14:textId="77777777" w:rsidR="00EE5D9F" w:rsidRPr="00E00010" w:rsidRDefault="00EE5D9F">
      <w:pPr>
        <w:spacing w:after="0" w:line="300" w:lineRule="auto"/>
        <w:rPr>
          <w:del w:id="12097" w:author="김은수" w:date="2026-09-30T15:44:00Z" w16du:dateUtc="2026-09-30T06:44:00Z"/>
          <w:szCs w:val="20"/>
        </w:rPr>
        <w:pPrChange w:id="12098" w:author="김은수" w:date="2026-10-01T03:22:00Z">
          <w:pPr>
            <w:spacing w:after="0"/>
            <w:ind w:leftChars="913" w:left="1826"/>
          </w:pPr>
        </w:pPrChange>
      </w:pPr>
      <w:del w:id="12099" w:author="김은수" w:date="2026-09-30T15:44:00Z" w16du:dateUtc="2026-09-30T06:44:00Z">
        <w:r>
          <w:delText>PMIC register</w:delText>
        </w:r>
        <w:r>
          <w:rPr>
            <w:rFonts w:hint="eastAsia"/>
          </w:rPr>
          <w:delText>의 값을</w:delText>
        </w:r>
        <w:r>
          <w:delText xml:space="preserve"> </w:delText>
        </w:r>
        <w:r>
          <w:rPr>
            <w:rFonts w:hint="eastAsia"/>
          </w:rPr>
          <w:delText>읽어서</w:delText>
        </w:r>
        <w:r>
          <w:delText xml:space="preserve">, </w:delText>
        </w:r>
        <w:r>
          <w:rPr>
            <w:rFonts w:hint="eastAsia"/>
          </w:rPr>
          <w:delText>데이터 수신용 변수에 저장한다.</w:delText>
        </w:r>
        <w:bookmarkStart w:id="12100" w:name="_Toc241675616"/>
        <w:bookmarkEnd w:id="12100"/>
      </w:del>
    </w:p>
    <w:p w14:paraId="22EDC083" w14:textId="77777777" w:rsidR="00EE5D9F" w:rsidRPr="00E00010" w:rsidRDefault="00EE5D9F">
      <w:pPr>
        <w:spacing w:after="0" w:line="300" w:lineRule="auto"/>
        <w:rPr>
          <w:del w:id="12101" w:author="김은수" w:date="2026-09-30T15:44:00Z" w16du:dateUtc="2026-09-30T06:44:00Z"/>
          <w:szCs w:val="20"/>
        </w:rPr>
        <w:pPrChange w:id="12102" w:author="김은수" w:date="2026-10-01T03:22:00Z">
          <w:pPr>
            <w:spacing w:after="0"/>
            <w:ind w:leftChars="913" w:left="1826"/>
          </w:pPr>
        </w:pPrChange>
      </w:pPr>
      <w:del w:id="12103" w:author="김은수" w:date="2026-09-30T15:44:00Z" w16du:dateUtc="2026-09-30T06:44:00Z">
        <w:r>
          <w:rPr>
            <w:rFonts w:hint="eastAsia"/>
          </w:rPr>
          <w:delText>I</w:delText>
        </w:r>
        <w:r>
          <w:delText xml:space="preserve">2C </w:delText>
        </w:r>
        <w:r>
          <w:rPr>
            <w:rFonts w:hint="eastAsia"/>
          </w:rPr>
          <w:delText>읽기 시작 유닛을 실행한 후,</w:delText>
        </w:r>
        <w:r>
          <w:delText xml:space="preserve"> I2C </w:delText>
        </w:r>
        <w:r>
          <w:rPr>
            <w:rFonts w:hint="eastAsia"/>
          </w:rPr>
          <w:delText xml:space="preserve">상태 읽기 유닛으로 </w:delText>
        </w:r>
        <w:r>
          <w:delText>“</w:delText>
        </w:r>
        <w:r>
          <w:rPr>
            <w:rFonts w:hint="eastAsia"/>
          </w:rPr>
          <w:delText>읽기 완료</w:delText>
        </w:r>
        <w:r>
          <w:delText>”</w:delText>
        </w:r>
        <w:r>
          <w:rPr>
            <w:rFonts w:hint="eastAsia"/>
          </w:rPr>
          <w:delText xml:space="preserve"> 또는 </w:delText>
        </w:r>
        <w:r>
          <w:delText>“</w:delText>
        </w:r>
        <w:r>
          <w:rPr>
            <w:rFonts w:hint="eastAsia"/>
          </w:rPr>
          <w:delText>에러</w:delText>
        </w:r>
        <w:r>
          <w:delText xml:space="preserve">” </w:delText>
        </w:r>
        <w:r>
          <w:rPr>
            <w:rFonts w:hint="eastAsia"/>
          </w:rPr>
          <w:delText>상태로 변환될 때까지 대기한다.</w:delText>
        </w:r>
        <w:r>
          <w:delText>.</w:delText>
        </w:r>
        <w:bookmarkStart w:id="12104" w:name="_Toc241675617"/>
        <w:bookmarkEnd w:id="12104"/>
      </w:del>
    </w:p>
    <w:p w14:paraId="15FF2FD1" w14:textId="77777777" w:rsidR="00EE5D9F" w:rsidRPr="00E00010" w:rsidRDefault="00EE5D9F">
      <w:pPr>
        <w:spacing w:after="0" w:line="300" w:lineRule="auto"/>
        <w:rPr>
          <w:del w:id="12105" w:author="김은수" w:date="2026-09-30T15:44:00Z" w16du:dateUtc="2026-09-30T06:44:00Z"/>
          <w:szCs w:val="20"/>
        </w:rPr>
        <w:pPrChange w:id="12106" w:author="김은수" w:date="2026-10-01T03:22:00Z">
          <w:pPr>
            <w:ind w:leftChars="913" w:left="1826"/>
          </w:pPr>
        </w:pPrChange>
      </w:pPr>
      <w:del w:id="12107" w:author="김은수" w:date="2026-09-30T15:44:00Z" w16du:dateUtc="2026-09-30T06:44:00Z">
        <w:r>
          <w:delText>“</w:delText>
        </w:r>
        <w:r>
          <w:rPr>
            <w:rFonts w:hint="eastAsia"/>
          </w:rPr>
          <w:delText>읽기 완료</w:delText>
        </w:r>
        <w:r>
          <w:delText>”</w:delText>
        </w:r>
        <w:r>
          <w:rPr>
            <w:rFonts w:hint="eastAsia"/>
          </w:rPr>
          <w:delText xml:space="preserve"> 이면 t</w:delText>
        </w:r>
        <w:r>
          <w:delText>rue, “</w:delText>
        </w:r>
        <w:r>
          <w:rPr>
            <w:rFonts w:hint="eastAsia"/>
          </w:rPr>
          <w:delText>에러</w:delText>
        </w:r>
        <w:r>
          <w:delText>”이면 false</w:delText>
        </w:r>
        <w:r>
          <w:rPr>
            <w:rFonts w:hint="eastAsia"/>
          </w:rPr>
          <w:delText>를 반환한다.</w:delText>
        </w:r>
        <w:bookmarkStart w:id="12108" w:name="_Toc241675618"/>
        <w:bookmarkEnd w:id="12108"/>
      </w:del>
    </w:p>
    <w:p w14:paraId="79DA30AD" w14:textId="77777777" w:rsidR="005D3724" w:rsidRPr="00E00010" w:rsidRDefault="005D3724">
      <w:pPr>
        <w:spacing w:after="0" w:line="300" w:lineRule="auto"/>
        <w:rPr>
          <w:del w:id="12109" w:author="김은수" w:date="2026-09-30T15:44:00Z" w16du:dateUtc="2026-09-30T06:44:00Z"/>
          <w:szCs w:val="20"/>
        </w:rPr>
        <w:pPrChange w:id="12110" w:author="김은수" w:date="2026-10-01T03:22:00Z">
          <w:pPr>
            <w:spacing w:after="0" w:line="240" w:lineRule="auto"/>
            <w:ind w:leftChars="913" w:left="1826"/>
          </w:pPr>
        </w:pPrChange>
      </w:pPr>
      <w:bookmarkStart w:id="12111" w:name="_Toc241675619"/>
      <w:bookmarkEnd w:id="12111"/>
    </w:p>
    <w:p w14:paraId="428A4F30" w14:textId="77777777" w:rsidR="00EE5D9F" w:rsidRDefault="00EE5D9F">
      <w:pPr>
        <w:pStyle w:val="4"/>
        <w:keepNext w:val="0"/>
        <w:keepLines w:val="0"/>
        <w:widowControl w:val="0"/>
        <w:numPr>
          <w:ilvl w:val="3"/>
          <w:numId w:val="39"/>
        </w:numPr>
        <w:snapToGrid/>
        <w:spacing w:before="0" w:after="0" w:line="300" w:lineRule="auto"/>
        <w:jc w:val="both"/>
        <w:rPr>
          <w:del w:id="12112" w:author="김은수" w:date="2026-09-30T15:44:00Z" w16du:dateUtc="2026-09-30T06:44:00Z"/>
          <w:sz w:val="20"/>
          <w:szCs w:val="20"/>
          <w:rPrChange w:id="12113" w:author="김은수" w:date="2026-10-01T03:22:00Z">
            <w:rPr>
              <w:del w:id="12114" w:author="김은수" w:date="2026-09-30T15:44:00Z" w16du:dateUtc="2026-09-30T06:44:00Z"/>
            </w:rPr>
          </w:rPrChange>
        </w:rPr>
        <w:pPrChange w:id="12115" w:author="김은수" w:date="2026-10-01T03:22:00Z">
          <w:pPr>
            <w:pStyle w:val="4"/>
            <w:numPr>
              <w:ilvl w:val="3"/>
              <w:numId w:val="39"/>
            </w:numPr>
            <w:ind w:left="1200" w:hanging="400"/>
          </w:pPr>
        </w:pPrChange>
      </w:pPr>
      <w:del w:id="12116" w:author="김은수" w:date="2026-09-30T15:44:00Z" w16du:dateUtc="2026-09-30T06:44:00Z">
        <w:r>
          <w:delText xml:space="preserve">FPGA </w:delText>
        </w:r>
        <w:r>
          <w:rPr>
            <w:rFonts w:hint="eastAsia"/>
          </w:rPr>
          <w:delText>관련</w:delText>
        </w:r>
        <w:bookmarkStart w:id="12117" w:name="_Toc241675620"/>
        <w:bookmarkEnd w:id="12117"/>
      </w:del>
    </w:p>
    <w:p w14:paraId="4F0CC578" w14:textId="77777777" w:rsidR="00EE5D9F" w:rsidRDefault="00DF4A77">
      <w:pPr>
        <w:pStyle w:val="5"/>
        <w:keepNext w:val="0"/>
        <w:keepLines w:val="0"/>
        <w:widowControl w:val="0"/>
        <w:numPr>
          <w:ilvl w:val="4"/>
          <w:numId w:val="39"/>
        </w:numPr>
        <w:snapToGrid/>
        <w:spacing w:before="0" w:after="0" w:line="300" w:lineRule="auto"/>
        <w:jc w:val="both"/>
        <w:rPr>
          <w:del w:id="12118" w:author="김은수" w:date="2026-09-30T15:44:00Z" w16du:dateUtc="2026-09-30T06:44:00Z"/>
          <w:sz w:val="20"/>
          <w:szCs w:val="20"/>
          <w:rPrChange w:id="12119" w:author="김은수" w:date="2026-10-01T03:22:00Z">
            <w:rPr>
              <w:del w:id="12120" w:author="김은수" w:date="2026-09-30T15:44:00Z" w16du:dateUtc="2026-09-30T06:44:00Z"/>
            </w:rPr>
          </w:rPrChange>
        </w:rPr>
        <w:pPrChange w:id="12121" w:author="김은수" w:date="2026-10-01T03:22:00Z">
          <w:pPr>
            <w:pStyle w:val="5"/>
            <w:numPr>
              <w:ilvl w:val="4"/>
              <w:numId w:val="39"/>
            </w:numPr>
            <w:spacing w:after="0"/>
            <w:ind w:left="1400" w:hanging="400"/>
          </w:pPr>
        </w:pPrChange>
      </w:pPr>
      <w:del w:id="12122" w:author="김은수" w:date="2026-09-30T15:44:00Z" w16du:dateUtc="2026-09-30T06:44:00Z">
        <w:r>
          <w:rPr>
            <w:rFonts w:hint="eastAsia"/>
          </w:rPr>
          <w:delText>SU</w:delText>
        </w:r>
        <w:r w:rsidR="00537A71">
          <w:delText>-ID-CM3-0</w:delText>
        </w:r>
        <w:r w:rsidR="00E33104">
          <w:delText>85</w:delText>
        </w:r>
        <w:r w:rsidR="00EE5D9F">
          <w:delText xml:space="preserve">, FPGA </w:delText>
        </w:r>
        <w:r w:rsidR="00EE5D9F">
          <w:rPr>
            <w:rFonts w:hint="eastAsia"/>
          </w:rPr>
          <w:delText>r</w:delText>
        </w:r>
        <w:r w:rsidR="00EE5D9F">
          <w:delText xml:space="preserve">egister </w:delText>
        </w:r>
        <w:r w:rsidR="00EE5D9F">
          <w:rPr>
            <w:rFonts w:hint="eastAsia"/>
          </w:rPr>
          <w:delText>쓰기</w:delText>
        </w:r>
        <w:r w:rsidR="00816FC8">
          <w:rPr>
            <w:rFonts w:hint="eastAsia"/>
          </w:rPr>
          <w:delText xml:space="preserve"> 유닛</w:delText>
        </w:r>
        <w:bookmarkStart w:id="12123" w:name="_Toc241675621"/>
        <w:bookmarkEnd w:id="12123"/>
      </w:del>
    </w:p>
    <w:p w14:paraId="38006F0D" w14:textId="77777777" w:rsidR="00EE5D9F" w:rsidRPr="00E00010" w:rsidRDefault="00EE5D9F">
      <w:pPr>
        <w:spacing w:after="0" w:line="300" w:lineRule="auto"/>
        <w:rPr>
          <w:del w:id="12124" w:author="김은수" w:date="2026-09-30T15:44:00Z" w16du:dateUtc="2026-09-30T06:44:00Z"/>
          <w:szCs w:val="20"/>
        </w:rPr>
        <w:pPrChange w:id="12125" w:author="김은수" w:date="2026-10-01T03:22:00Z">
          <w:pPr>
            <w:spacing w:after="0"/>
            <w:ind w:leftChars="813" w:left="1626"/>
          </w:pPr>
        </w:pPrChange>
      </w:pPr>
      <w:del w:id="12126" w:author="김은수" w:date="2026-09-30T15:44:00Z" w16du:dateUtc="2026-09-30T06:44:00Z">
        <w:r>
          <w:rPr>
            <w:rFonts w:hint="eastAsia"/>
          </w:rPr>
          <w:delText xml:space="preserve">입력 파라미터 </w:delText>
        </w:r>
        <w:r>
          <w:delText>: FPGA</w:delText>
        </w:r>
        <w:r>
          <w:rPr>
            <w:rFonts w:hint="eastAsia"/>
          </w:rPr>
          <w:delText>의 r</w:delText>
        </w:r>
        <w:r>
          <w:delText xml:space="preserve">egister </w:delText>
        </w:r>
        <w:r>
          <w:rPr>
            <w:rFonts w:hint="eastAsia"/>
          </w:rPr>
          <w:delText>주소,</w:delText>
        </w:r>
        <w:r>
          <w:delText xml:space="preserve"> </w:delText>
        </w:r>
        <w:r>
          <w:rPr>
            <w:rFonts w:hint="eastAsia"/>
          </w:rPr>
          <w:delText>데이터 값</w:delText>
        </w:r>
        <w:r w:rsidR="00816FC8">
          <w:rPr>
            <w:rFonts w:hint="eastAsia"/>
          </w:rPr>
          <w:delText xml:space="preserve"> </w:delText>
        </w:r>
        <w:bookmarkStart w:id="12127" w:name="_Toc241675622"/>
        <w:bookmarkEnd w:id="12127"/>
      </w:del>
    </w:p>
    <w:p w14:paraId="03B11321" w14:textId="77777777" w:rsidR="00EE5D9F" w:rsidRPr="00E00010" w:rsidRDefault="00EE5D9F">
      <w:pPr>
        <w:spacing w:after="0" w:line="300" w:lineRule="auto"/>
        <w:rPr>
          <w:del w:id="12128" w:author="김은수" w:date="2026-09-30T15:44:00Z" w16du:dateUtc="2026-09-30T06:44:00Z"/>
          <w:szCs w:val="20"/>
        </w:rPr>
        <w:pPrChange w:id="12129" w:author="김은수" w:date="2026-10-01T03:22:00Z">
          <w:pPr>
            <w:spacing w:after="0"/>
            <w:ind w:leftChars="813" w:left="1626"/>
          </w:pPr>
        </w:pPrChange>
      </w:pPr>
      <w:del w:id="12130" w:author="김은수" w:date="2026-09-30T15:44:00Z" w16du:dateUtc="2026-09-30T06:44:00Z">
        <w:r>
          <w:rPr>
            <w:rFonts w:hint="eastAsia"/>
          </w:rPr>
          <w:delText xml:space="preserve">반환 파라미터 </w:delText>
        </w:r>
        <w:r>
          <w:delText xml:space="preserve">: </w:delText>
        </w:r>
        <w:r>
          <w:rPr>
            <w:rFonts w:hint="eastAsia"/>
          </w:rPr>
          <w:delText>성공 여부</w:delText>
        </w:r>
        <w:bookmarkStart w:id="12131" w:name="_Toc241675623"/>
        <w:bookmarkEnd w:id="12131"/>
      </w:del>
    </w:p>
    <w:p w14:paraId="3B377E74" w14:textId="77777777" w:rsidR="00EE5D9F" w:rsidRPr="00E00010" w:rsidRDefault="00EE5D9F">
      <w:pPr>
        <w:spacing w:after="0" w:line="300" w:lineRule="auto"/>
        <w:rPr>
          <w:del w:id="12132" w:author="김은수" w:date="2026-09-30T15:44:00Z" w16du:dateUtc="2026-09-30T06:44:00Z"/>
          <w:szCs w:val="20"/>
        </w:rPr>
        <w:pPrChange w:id="12133" w:author="김은수" w:date="2026-10-01T03:22:00Z">
          <w:pPr>
            <w:spacing w:after="0"/>
            <w:ind w:leftChars="813" w:left="1626"/>
          </w:pPr>
        </w:pPrChange>
      </w:pPr>
      <w:del w:id="12134" w:author="김은수" w:date="2026-09-30T15:44:00Z" w16du:dateUtc="2026-09-30T06:44:00Z">
        <w:r>
          <w:rPr>
            <w:rFonts w:hint="eastAsia"/>
          </w:rPr>
          <w:delText xml:space="preserve">수정 파라미터 </w:delText>
        </w:r>
        <w:r>
          <w:delText xml:space="preserve">: </w:delText>
        </w:r>
        <w:r>
          <w:rPr>
            <w:rFonts w:hint="eastAsia"/>
          </w:rPr>
          <w:delText>없음</w:delText>
        </w:r>
        <w:bookmarkStart w:id="12135" w:name="_Toc241675624"/>
        <w:bookmarkEnd w:id="12135"/>
      </w:del>
    </w:p>
    <w:p w14:paraId="5AFAFB16" w14:textId="77777777" w:rsidR="00EE5D9F" w:rsidRPr="00E00010" w:rsidRDefault="00EE5D9F">
      <w:pPr>
        <w:spacing w:after="0" w:line="300" w:lineRule="auto"/>
        <w:rPr>
          <w:del w:id="12136" w:author="김은수" w:date="2026-09-30T15:44:00Z" w16du:dateUtc="2026-09-30T06:44:00Z"/>
          <w:szCs w:val="20"/>
        </w:rPr>
        <w:pPrChange w:id="12137" w:author="김은수" w:date="2026-10-01T03:22:00Z">
          <w:pPr>
            <w:spacing w:after="0"/>
            <w:ind w:leftChars="813" w:left="1626"/>
          </w:pPr>
        </w:pPrChange>
      </w:pPr>
      <w:del w:id="12138" w:author="김은수" w:date="2026-09-30T15:44:00Z" w16du:dateUtc="2026-09-30T06:44:00Z">
        <w:r>
          <w:rPr>
            <w:rFonts w:hint="eastAsia"/>
          </w:rPr>
          <w:delText xml:space="preserve">기능 및 동작 </w:delText>
        </w:r>
        <w:r>
          <w:delText xml:space="preserve">:  </w:delText>
        </w:r>
        <w:bookmarkStart w:id="12139" w:name="_Toc241675625"/>
        <w:bookmarkEnd w:id="12139"/>
      </w:del>
    </w:p>
    <w:p w14:paraId="697F57C0" w14:textId="77777777" w:rsidR="00EE5D9F" w:rsidRPr="00E00010" w:rsidRDefault="00EE5D9F">
      <w:pPr>
        <w:spacing w:after="0" w:line="300" w:lineRule="auto"/>
        <w:rPr>
          <w:del w:id="12140" w:author="김은수" w:date="2026-09-30T15:44:00Z" w16du:dateUtc="2026-09-30T06:44:00Z"/>
          <w:szCs w:val="20"/>
        </w:rPr>
        <w:pPrChange w:id="12141" w:author="김은수" w:date="2026-10-01T03:22:00Z">
          <w:pPr>
            <w:spacing w:after="0"/>
            <w:ind w:leftChars="913" w:left="1826"/>
          </w:pPr>
        </w:pPrChange>
      </w:pPr>
      <w:del w:id="12142" w:author="김은수" w:date="2026-09-30T15:44:00Z" w16du:dateUtc="2026-09-30T06:44:00Z">
        <w:r>
          <w:delText>FPGA register</w:delText>
        </w:r>
        <w:r>
          <w:rPr>
            <w:rFonts w:hint="eastAsia"/>
          </w:rPr>
          <w:delText>에 데이터를 기록한다.</w:delText>
        </w:r>
        <w:bookmarkStart w:id="12143" w:name="_Toc241675626"/>
        <w:bookmarkEnd w:id="12143"/>
      </w:del>
    </w:p>
    <w:p w14:paraId="55565C02" w14:textId="77777777" w:rsidR="00EE5D9F" w:rsidRPr="00E00010" w:rsidRDefault="00EE5D9F">
      <w:pPr>
        <w:spacing w:after="0" w:line="300" w:lineRule="auto"/>
        <w:rPr>
          <w:del w:id="12144" w:author="김은수" w:date="2026-09-30T15:44:00Z" w16du:dateUtc="2026-09-30T06:44:00Z"/>
          <w:szCs w:val="20"/>
        </w:rPr>
        <w:pPrChange w:id="12145" w:author="김은수" w:date="2026-10-01T03:22:00Z">
          <w:pPr>
            <w:spacing w:after="0"/>
            <w:ind w:leftChars="913" w:left="1826"/>
          </w:pPr>
        </w:pPrChange>
      </w:pPr>
      <w:del w:id="12146" w:author="김은수" w:date="2026-09-30T15:44:00Z" w16du:dateUtc="2026-09-30T06:44:00Z">
        <w:r>
          <w:rPr>
            <w:rFonts w:hint="eastAsia"/>
          </w:rPr>
          <w:delText>I</w:delText>
        </w:r>
        <w:r>
          <w:delText xml:space="preserve">2C </w:delText>
        </w:r>
        <w:r>
          <w:rPr>
            <w:rFonts w:hint="eastAsia"/>
          </w:rPr>
          <w:delText>쓰기 시작 유닛을 실행한 후,</w:delText>
        </w:r>
        <w:r>
          <w:delText xml:space="preserve"> I2C </w:delText>
        </w:r>
        <w:r>
          <w:rPr>
            <w:rFonts w:hint="eastAsia"/>
          </w:rPr>
          <w:delText xml:space="preserve">상태 읽기 유닛으로 </w:delText>
        </w:r>
        <w:r>
          <w:delText>“</w:delText>
        </w:r>
        <w:r>
          <w:rPr>
            <w:rFonts w:hint="eastAsia"/>
          </w:rPr>
          <w:delText>쓰기 완료</w:delText>
        </w:r>
        <w:r>
          <w:delText>”</w:delText>
        </w:r>
        <w:r>
          <w:rPr>
            <w:rFonts w:hint="eastAsia"/>
          </w:rPr>
          <w:delText xml:space="preserve"> 또는 </w:delText>
        </w:r>
        <w:r>
          <w:delText>“</w:delText>
        </w:r>
        <w:r>
          <w:rPr>
            <w:rFonts w:hint="eastAsia"/>
          </w:rPr>
          <w:delText>에러</w:delText>
        </w:r>
        <w:r>
          <w:delText xml:space="preserve">” </w:delText>
        </w:r>
        <w:r>
          <w:rPr>
            <w:rFonts w:hint="eastAsia"/>
          </w:rPr>
          <w:delText>상태로 변환될 때까지 대기한다.</w:delText>
        </w:r>
        <w:r>
          <w:delText>.</w:delText>
        </w:r>
        <w:bookmarkStart w:id="12147" w:name="_Toc241675627"/>
        <w:bookmarkEnd w:id="12147"/>
      </w:del>
    </w:p>
    <w:p w14:paraId="6D148AD8" w14:textId="77777777" w:rsidR="00EE5D9F" w:rsidRPr="00E00010" w:rsidRDefault="00EE5D9F">
      <w:pPr>
        <w:spacing w:after="0" w:line="300" w:lineRule="auto"/>
        <w:rPr>
          <w:del w:id="12148" w:author="김은수" w:date="2026-09-30T15:44:00Z" w16du:dateUtc="2026-09-30T06:44:00Z"/>
          <w:szCs w:val="20"/>
        </w:rPr>
        <w:pPrChange w:id="12149" w:author="김은수" w:date="2026-10-01T03:22:00Z">
          <w:pPr>
            <w:ind w:leftChars="913" w:left="1826"/>
          </w:pPr>
        </w:pPrChange>
      </w:pPr>
      <w:del w:id="12150" w:author="김은수" w:date="2026-09-30T15:44:00Z" w16du:dateUtc="2026-09-30T06:44:00Z">
        <w:r>
          <w:delText>“</w:delText>
        </w:r>
        <w:r>
          <w:rPr>
            <w:rFonts w:hint="eastAsia"/>
          </w:rPr>
          <w:delText>쓰기 완료</w:delText>
        </w:r>
        <w:r>
          <w:delText>”</w:delText>
        </w:r>
        <w:r>
          <w:rPr>
            <w:rFonts w:hint="eastAsia"/>
          </w:rPr>
          <w:delText xml:space="preserve"> 이면 t</w:delText>
        </w:r>
        <w:r>
          <w:delText>rue, “</w:delText>
        </w:r>
        <w:r>
          <w:rPr>
            <w:rFonts w:hint="eastAsia"/>
          </w:rPr>
          <w:delText>에러</w:delText>
        </w:r>
        <w:r>
          <w:delText>”이면 false</w:delText>
        </w:r>
        <w:r>
          <w:rPr>
            <w:rFonts w:hint="eastAsia"/>
          </w:rPr>
          <w:delText>를 반환한다.</w:delText>
        </w:r>
        <w:bookmarkStart w:id="12151" w:name="_Toc241675628"/>
        <w:bookmarkEnd w:id="12151"/>
      </w:del>
    </w:p>
    <w:p w14:paraId="481F83AB" w14:textId="77777777" w:rsidR="00EE5D9F" w:rsidRDefault="00DF4A77">
      <w:pPr>
        <w:pStyle w:val="5"/>
        <w:keepNext w:val="0"/>
        <w:keepLines w:val="0"/>
        <w:widowControl w:val="0"/>
        <w:numPr>
          <w:ilvl w:val="4"/>
          <w:numId w:val="39"/>
        </w:numPr>
        <w:snapToGrid/>
        <w:spacing w:before="0" w:after="0" w:line="300" w:lineRule="auto"/>
        <w:jc w:val="both"/>
        <w:rPr>
          <w:del w:id="12152" w:author="김은수" w:date="2026-09-30T15:44:00Z" w16du:dateUtc="2026-09-30T06:44:00Z"/>
          <w:sz w:val="20"/>
          <w:szCs w:val="20"/>
          <w:rPrChange w:id="12153" w:author="김은수" w:date="2026-10-01T03:22:00Z">
            <w:rPr>
              <w:del w:id="12154" w:author="김은수" w:date="2026-09-30T15:44:00Z" w16du:dateUtc="2026-09-30T06:44:00Z"/>
            </w:rPr>
          </w:rPrChange>
        </w:rPr>
        <w:pPrChange w:id="12155" w:author="김은수" w:date="2026-10-01T03:22:00Z">
          <w:pPr>
            <w:pStyle w:val="5"/>
            <w:numPr>
              <w:ilvl w:val="4"/>
              <w:numId w:val="39"/>
            </w:numPr>
            <w:spacing w:after="0"/>
            <w:ind w:left="1400" w:hanging="400"/>
          </w:pPr>
        </w:pPrChange>
      </w:pPr>
      <w:del w:id="12156" w:author="김은수" w:date="2026-09-30T15:44:00Z" w16du:dateUtc="2026-09-30T06:44:00Z">
        <w:r>
          <w:rPr>
            <w:rFonts w:hint="eastAsia"/>
          </w:rPr>
          <w:delText>SU</w:delText>
        </w:r>
        <w:r w:rsidR="00537A71">
          <w:delText>-ID-CM3-0</w:delText>
        </w:r>
        <w:r w:rsidR="00E33104">
          <w:delText>86</w:delText>
        </w:r>
        <w:r w:rsidR="00EE5D9F">
          <w:delText xml:space="preserve">, FPGA </w:delText>
        </w:r>
        <w:r w:rsidR="00EE5D9F">
          <w:rPr>
            <w:rFonts w:hint="eastAsia"/>
          </w:rPr>
          <w:delText>r</w:delText>
        </w:r>
        <w:r w:rsidR="00EE5D9F">
          <w:delText xml:space="preserve">egister </w:delText>
        </w:r>
        <w:r w:rsidR="00EE5D9F">
          <w:rPr>
            <w:rFonts w:hint="eastAsia"/>
          </w:rPr>
          <w:delText>읽기</w:delText>
        </w:r>
        <w:r w:rsidR="00816FC8">
          <w:rPr>
            <w:rFonts w:hint="eastAsia"/>
          </w:rPr>
          <w:delText xml:space="preserve"> 유닛</w:delText>
        </w:r>
        <w:bookmarkStart w:id="12157" w:name="_Toc241675629"/>
        <w:bookmarkEnd w:id="12157"/>
      </w:del>
    </w:p>
    <w:p w14:paraId="7C0B130E" w14:textId="77777777" w:rsidR="00EE5D9F" w:rsidRPr="00E00010" w:rsidRDefault="00EE5D9F">
      <w:pPr>
        <w:spacing w:after="0" w:line="300" w:lineRule="auto"/>
        <w:rPr>
          <w:del w:id="12158" w:author="김은수" w:date="2026-09-30T15:44:00Z" w16du:dateUtc="2026-09-30T06:44:00Z"/>
          <w:szCs w:val="20"/>
        </w:rPr>
        <w:pPrChange w:id="12159" w:author="김은수" w:date="2026-10-01T03:22:00Z">
          <w:pPr>
            <w:spacing w:after="0"/>
            <w:ind w:leftChars="813" w:left="1626"/>
          </w:pPr>
        </w:pPrChange>
      </w:pPr>
      <w:del w:id="12160" w:author="김은수" w:date="2026-09-30T15:44:00Z" w16du:dateUtc="2026-09-30T06:44:00Z">
        <w:r>
          <w:rPr>
            <w:rFonts w:hint="eastAsia"/>
          </w:rPr>
          <w:delText xml:space="preserve">입력 파라미터 </w:delText>
        </w:r>
        <w:r>
          <w:delText>: FPGA</w:delText>
        </w:r>
        <w:r>
          <w:rPr>
            <w:rFonts w:hint="eastAsia"/>
          </w:rPr>
          <w:delText>의 r</w:delText>
        </w:r>
        <w:r>
          <w:delText xml:space="preserve">egister </w:delText>
        </w:r>
        <w:r>
          <w:rPr>
            <w:rFonts w:hint="eastAsia"/>
          </w:rPr>
          <w:delText>주소,</w:delText>
        </w:r>
        <w:r>
          <w:delText xml:space="preserve"> </w:delText>
        </w:r>
        <w:r>
          <w:rPr>
            <w:rFonts w:hint="eastAsia"/>
          </w:rPr>
          <w:delText>데이터 수신용 변수 포인터</w:delText>
        </w:r>
        <w:bookmarkStart w:id="12161" w:name="_Toc241675630"/>
        <w:bookmarkEnd w:id="12161"/>
      </w:del>
    </w:p>
    <w:p w14:paraId="4FE6FB6B" w14:textId="77777777" w:rsidR="00EE5D9F" w:rsidRPr="00E00010" w:rsidRDefault="00EE5D9F">
      <w:pPr>
        <w:spacing w:after="0" w:line="300" w:lineRule="auto"/>
        <w:rPr>
          <w:del w:id="12162" w:author="김은수" w:date="2026-09-30T15:44:00Z" w16du:dateUtc="2026-09-30T06:44:00Z"/>
          <w:szCs w:val="20"/>
        </w:rPr>
        <w:pPrChange w:id="12163" w:author="김은수" w:date="2026-10-01T03:22:00Z">
          <w:pPr>
            <w:spacing w:after="0"/>
            <w:ind w:leftChars="813" w:left="1626"/>
          </w:pPr>
        </w:pPrChange>
      </w:pPr>
      <w:del w:id="12164" w:author="김은수" w:date="2026-09-30T15:44:00Z" w16du:dateUtc="2026-09-30T06:44:00Z">
        <w:r>
          <w:rPr>
            <w:rFonts w:hint="eastAsia"/>
          </w:rPr>
          <w:delText xml:space="preserve">반환 파라미터 </w:delText>
        </w:r>
        <w:r>
          <w:delText xml:space="preserve">: </w:delText>
        </w:r>
        <w:r>
          <w:rPr>
            <w:rFonts w:hint="eastAsia"/>
          </w:rPr>
          <w:delText>성공 여부</w:delText>
        </w:r>
        <w:bookmarkStart w:id="12165" w:name="_Toc241675631"/>
        <w:bookmarkEnd w:id="12165"/>
      </w:del>
    </w:p>
    <w:p w14:paraId="6B48111C" w14:textId="77777777" w:rsidR="00EE5D9F" w:rsidRPr="00E00010" w:rsidRDefault="00EE5D9F">
      <w:pPr>
        <w:spacing w:after="0" w:line="300" w:lineRule="auto"/>
        <w:rPr>
          <w:del w:id="12166" w:author="김은수" w:date="2026-09-30T15:44:00Z" w16du:dateUtc="2026-09-30T06:44:00Z"/>
          <w:szCs w:val="20"/>
        </w:rPr>
        <w:pPrChange w:id="12167" w:author="김은수" w:date="2026-10-01T03:22:00Z">
          <w:pPr>
            <w:spacing w:after="0"/>
            <w:ind w:leftChars="813" w:left="1626"/>
          </w:pPr>
        </w:pPrChange>
      </w:pPr>
      <w:del w:id="12168" w:author="김은수" w:date="2026-09-30T15:44:00Z" w16du:dateUtc="2026-09-30T06:44:00Z">
        <w:r>
          <w:rPr>
            <w:rFonts w:hint="eastAsia"/>
          </w:rPr>
          <w:delText xml:space="preserve">수정 파라미터 </w:delText>
        </w:r>
        <w:r>
          <w:delText xml:space="preserve">: </w:delText>
        </w:r>
        <w:r>
          <w:rPr>
            <w:rFonts w:hint="eastAsia"/>
          </w:rPr>
          <w:delText>없음</w:delText>
        </w:r>
        <w:bookmarkStart w:id="12169" w:name="_Toc241675632"/>
        <w:bookmarkEnd w:id="12169"/>
      </w:del>
    </w:p>
    <w:p w14:paraId="46C545D3" w14:textId="77777777" w:rsidR="00EE5D9F" w:rsidRPr="00E00010" w:rsidRDefault="00EE5D9F">
      <w:pPr>
        <w:spacing w:after="0" w:line="300" w:lineRule="auto"/>
        <w:rPr>
          <w:del w:id="12170" w:author="김은수" w:date="2026-09-30T15:44:00Z" w16du:dateUtc="2026-09-30T06:44:00Z"/>
          <w:szCs w:val="20"/>
        </w:rPr>
        <w:pPrChange w:id="12171" w:author="김은수" w:date="2026-10-01T03:22:00Z">
          <w:pPr>
            <w:spacing w:after="0"/>
            <w:ind w:leftChars="813" w:left="1626"/>
          </w:pPr>
        </w:pPrChange>
      </w:pPr>
      <w:del w:id="12172" w:author="김은수" w:date="2026-09-30T15:44:00Z" w16du:dateUtc="2026-09-30T06:44:00Z">
        <w:r>
          <w:rPr>
            <w:rFonts w:hint="eastAsia"/>
          </w:rPr>
          <w:delText xml:space="preserve">기능 및 동작 </w:delText>
        </w:r>
        <w:r>
          <w:delText xml:space="preserve">:  </w:delText>
        </w:r>
        <w:bookmarkStart w:id="12173" w:name="_Toc241675633"/>
        <w:bookmarkEnd w:id="12173"/>
      </w:del>
    </w:p>
    <w:p w14:paraId="191483CD" w14:textId="77777777" w:rsidR="00EE5D9F" w:rsidRPr="00E00010" w:rsidRDefault="00EE5D9F">
      <w:pPr>
        <w:spacing w:after="0" w:line="300" w:lineRule="auto"/>
        <w:rPr>
          <w:del w:id="12174" w:author="김은수" w:date="2026-09-30T15:44:00Z" w16du:dateUtc="2026-09-30T06:44:00Z"/>
          <w:szCs w:val="20"/>
        </w:rPr>
        <w:pPrChange w:id="12175" w:author="김은수" w:date="2026-10-01T03:22:00Z">
          <w:pPr>
            <w:spacing w:after="0"/>
            <w:ind w:leftChars="913" w:left="1826"/>
          </w:pPr>
        </w:pPrChange>
      </w:pPr>
      <w:del w:id="12176" w:author="김은수" w:date="2026-09-30T15:44:00Z" w16du:dateUtc="2026-09-30T06:44:00Z">
        <w:r>
          <w:rPr>
            <w:rFonts w:hint="eastAsia"/>
          </w:rPr>
          <w:delText>F</w:delText>
        </w:r>
        <w:r>
          <w:delText>PGA register</w:delText>
        </w:r>
        <w:r>
          <w:rPr>
            <w:rFonts w:hint="eastAsia"/>
          </w:rPr>
          <w:delText>의 값을</w:delText>
        </w:r>
        <w:r>
          <w:delText xml:space="preserve"> </w:delText>
        </w:r>
        <w:r>
          <w:rPr>
            <w:rFonts w:hint="eastAsia"/>
          </w:rPr>
          <w:delText>읽어서</w:delText>
        </w:r>
        <w:r>
          <w:delText xml:space="preserve">, </w:delText>
        </w:r>
        <w:r>
          <w:rPr>
            <w:rFonts w:hint="eastAsia"/>
          </w:rPr>
          <w:delText>데이터 수신용 변수에 저장한다.</w:delText>
        </w:r>
        <w:bookmarkStart w:id="12177" w:name="_Toc241675634"/>
        <w:bookmarkEnd w:id="12177"/>
      </w:del>
    </w:p>
    <w:p w14:paraId="43110246" w14:textId="77777777" w:rsidR="00EE5D9F" w:rsidRPr="00E00010" w:rsidRDefault="00EE5D9F">
      <w:pPr>
        <w:spacing w:after="0" w:line="300" w:lineRule="auto"/>
        <w:rPr>
          <w:del w:id="12178" w:author="김은수" w:date="2026-09-30T15:44:00Z" w16du:dateUtc="2026-09-30T06:44:00Z"/>
          <w:szCs w:val="20"/>
        </w:rPr>
        <w:pPrChange w:id="12179" w:author="김은수" w:date="2026-10-01T03:22:00Z">
          <w:pPr>
            <w:spacing w:after="0"/>
            <w:ind w:leftChars="913" w:left="1826"/>
          </w:pPr>
        </w:pPrChange>
      </w:pPr>
      <w:del w:id="12180" w:author="김은수" w:date="2026-09-30T15:44:00Z" w16du:dateUtc="2026-09-30T06:44:00Z">
        <w:r>
          <w:rPr>
            <w:rFonts w:hint="eastAsia"/>
          </w:rPr>
          <w:delText>I</w:delText>
        </w:r>
        <w:r>
          <w:delText xml:space="preserve">2C </w:delText>
        </w:r>
        <w:r>
          <w:rPr>
            <w:rFonts w:hint="eastAsia"/>
          </w:rPr>
          <w:delText>읽기 시작 유닛을 실행한 후,</w:delText>
        </w:r>
        <w:r>
          <w:delText xml:space="preserve"> I2C </w:delText>
        </w:r>
        <w:r>
          <w:rPr>
            <w:rFonts w:hint="eastAsia"/>
          </w:rPr>
          <w:delText xml:space="preserve">상태 읽기 유닛으로 </w:delText>
        </w:r>
        <w:r>
          <w:delText>“</w:delText>
        </w:r>
        <w:r>
          <w:rPr>
            <w:rFonts w:hint="eastAsia"/>
          </w:rPr>
          <w:delText>읽기 완료</w:delText>
        </w:r>
        <w:r>
          <w:delText>”</w:delText>
        </w:r>
        <w:r>
          <w:rPr>
            <w:rFonts w:hint="eastAsia"/>
          </w:rPr>
          <w:delText xml:space="preserve"> 또는 </w:delText>
        </w:r>
        <w:r>
          <w:delText>“</w:delText>
        </w:r>
        <w:r>
          <w:rPr>
            <w:rFonts w:hint="eastAsia"/>
          </w:rPr>
          <w:delText>에러</w:delText>
        </w:r>
        <w:r>
          <w:delText xml:space="preserve">” </w:delText>
        </w:r>
        <w:r>
          <w:rPr>
            <w:rFonts w:hint="eastAsia"/>
          </w:rPr>
          <w:delText>상태로 변환될 때까지 대기한다.</w:delText>
        </w:r>
        <w:r>
          <w:delText>.</w:delText>
        </w:r>
        <w:bookmarkStart w:id="12181" w:name="_Toc241675635"/>
        <w:bookmarkEnd w:id="12181"/>
      </w:del>
    </w:p>
    <w:p w14:paraId="7E91171C" w14:textId="77777777" w:rsidR="00EE5D9F" w:rsidRPr="00E00010" w:rsidRDefault="00EE5D9F">
      <w:pPr>
        <w:spacing w:after="0" w:line="300" w:lineRule="auto"/>
        <w:rPr>
          <w:del w:id="12182" w:author="김은수" w:date="2026-09-30T15:44:00Z" w16du:dateUtc="2026-09-30T06:44:00Z"/>
          <w:szCs w:val="20"/>
        </w:rPr>
        <w:pPrChange w:id="12183" w:author="김은수" w:date="2026-10-01T03:22:00Z">
          <w:pPr>
            <w:ind w:leftChars="913" w:left="1826"/>
          </w:pPr>
        </w:pPrChange>
      </w:pPr>
      <w:del w:id="12184" w:author="김은수" w:date="2026-09-30T15:44:00Z" w16du:dateUtc="2026-09-30T06:44:00Z">
        <w:r>
          <w:delText>“</w:delText>
        </w:r>
        <w:r>
          <w:rPr>
            <w:rFonts w:hint="eastAsia"/>
          </w:rPr>
          <w:delText>읽기 완료</w:delText>
        </w:r>
        <w:r>
          <w:delText>”</w:delText>
        </w:r>
        <w:r>
          <w:rPr>
            <w:rFonts w:hint="eastAsia"/>
          </w:rPr>
          <w:delText xml:space="preserve"> 이면 t</w:delText>
        </w:r>
        <w:r>
          <w:delText>rue, “</w:delText>
        </w:r>
        <w:r>
          <w:rPr>
            <w:rFonts w:hint="eastAsia"/>
          </w:rPr>
          <w:delText>에러</w:delText>
        </w:r>
        <w:r>
          <w:delText>”이면 false</w:delText>
        </w:r>
        <w:r>
          <w:rPr>
            <w:rFonts w:hint="eastAsia"/>
          </w:rPr>
          <w:delText>를 반환한다.</w:delText>
        </w:r>
        <w:bookmarkStart w:id="12185" w:name="_Toc241675636"/>
        <w:bookmarkEnd w:id="12185"/>
      </w:del>
    </w:p>
    <w:p w14:paraId="1F308BA7" w14:textId="77777777" w:rsidR="00EE5D9F" w:rsidRDefault="00DF4A77">
      <w:pPr>
        <w:pStyle w:val="5"/>
        <w:keepNext w:val="0"/>
        <w:keepLines w:val="0"/>
        <w:widowControl w:val="0"/>
        <w:numPr>
          <w:ilvl w:val="4"/>
          <w:numId w:val="39"/>
        </w:numPr>
        <w:snapToGrid/>
        <w:spacing w:before="0" w:after="0" w:line="300" w:lineRule="auto"/>
        <w:jc w:val="both"/>
        <w:rPr>
          <w:del w:id="12186" w:author="김은수" w:date="2026-09-30T15:44:00Z" w16du:dateUtc="2026-09-30T06:44:00Z"/>
          <w:sz w:val="20"/>
          <w:szCs w:val="20"/>
          <w:rPrChange w:id="12187" w:author="김은수" w:date="2026-10-01T03:22:00Z">
            <w:rPr>
              <w:del w:id="12188" w:author="김은수" w:date="2026-09-30T15:44:00Z" w16du:dateUtc="2026-09-30T06:44:00Z"/>
            </w:rPr>
          </w:rPrChange>
        </w:rPr>
        <w:pPrChange w:id="12189" w:author="김은수" w:date="2026-10-01T03:22:00Z">
          <w:pPr>
            <w:pStyle w:val="5"/>
            <w:numPr>
              <w:ilvl w:val="4"/>
              <w:numId w:val="39"/>
            </w:numPr>
            <w:spacing w:after="0"/>
            <w:ind w:left="1400" w:hanging="400"/>
          </w:pPr>
        </w:pPrChange>
      </w:pPr>
      <w:del w:id="12190" w:author="김은수" w:date="2026-09-30T15:44:00Z" w16du:dateUtc="2026-09-30T06:44:00Z">
        <w:r>
          <w:rPr>
            <w:rFonts w:hint="eastAsia"/>
          </w:rPr>
          <w:delText>SU</w:delText>
        </w:r>
        <w:r w:rsidR="00537A71">
          <w:delText>-ID-CM3-0</w:delText>
        </w:r>
        <w:r w:rsidR="002837E3">
          <w:delText>8</w:delText>
        </w:r>
        <w:r w:rsidR="00E33104">
          <w:delText>7</w:delText>
        </w:r>
        <w:r w:rsidR="00537A71">
          <w:delText xml:space="preserve">, </w:delText>
        </w:r>
        <w:r w:rsidR="00EE5D9F">
          <w:delText xml:space="preserve">FPGA </w:delText>
        </w:r>
        <w:r w:rsidR="00EE5D9F">
          <w:rPr>
            <w:rFonts w:hint="eastAsia"/>
          </w:rPr>
          <w:delText>F</w:delText>
        </w:r>
        <w:r w:rsidR="00EE5D9F">
          <w:delText xml:space="preserve">IFO </w:delText>
        </w:r>
        <w:r w:rsidR="00EE5D9F">
          <w:rPr>
            <w:rFonts w:hint="eastAsia"/>
          </w:rPr>
          <w:delText>읽기</w:delText>
        </w:r>
        <w:r w:rsidR="00816FC8">
          <w:rPr>
            <w:rFonts w:hint="eastAsia"/>
          </w:rPr>
          <w:delText xml:space="preserve"> 유닛</w:delText>
        </w:r>
        <w:bookmarkStart w:id="12191" w:name="_Toc241675637"/>
        <w:bookmarkEnd w:id="12191"/>
      </w:del>
    </w:p>
    <w:p w14:paraId="246A5086" w14:textId="77777777" w:rsidR="00EE5D9F" w:rsidRPr="00E00010" w:rsidRDefault="00EE5D9F">
      <w:pPr>
        <w:spacing w:after="0" w:line="300" w:lineRule="auto"/>
        <w:rPr>
          <w:del w:id="12192" w:author="김은수" w:date="2026-09-30T15:44:00Z" w16du:dateUtc="2026-09-30T06:44:00Z"/>
          <w:szCs w:val="20"/>
        </w:rPr>
        <w:pPrChange w:id="12193" w:author="김은수" w:date="2026-10-01T03:22:00Z">
          <w:pPr>
            <w:spacing w:after="0"/>
            <w:ind w:leftChars="813" w:left="1626"/>
          </w:pPr>
        </w:pPrChange>
      </w:pPr>
      <w:del w:id="12194" w:author="김은수" w:date="2026-09-30T15:44:00Z" w16du:dateUtc="2026-09-30T06:44:00Z">
        <w:r>
          <w:rPr>
            <w:rFonts w:hint="eastAsia"/>
          </w:rPr>
          <w:delText xml:space="preserve">입력 파라미터 </w:delText>
        </w:r>
        <w:r>
          <w:delText>: FPGA</w:delText>
        </w:r>
        <w:r>
          <w:rPr>
            <w:rFonts w:hint="eastAsia"/>
          </w:rPr>
          <w:delText xml:space="preserve">의 </w:delText>
        </w:r>
        <w:r>
          <w:delText xml:space="preserve">FIFO </w:delText>
        </w:r>
        <w:r>
          <w:rPr>
            <w:rFonts w:hint="eastAsia"/>
          </w:rPr>
          <w:delText>주소,</w:delText>
        </w:r>
        <w:r>
          <w:delText xml:space="preserve"> </w:delText>
        </w:r>
        <w:r>
          <w:rPr>
            <w:rFonts w:hint="eastAsia"/>
          </w:rPr>
          <w:delText>데이터 수신용 변수 포인터,</w:delText>
        </w:r>
        <w:r>
          <w:delText xml:space="preserve"> </w:delText>
        </w:r>
        <w:r>
          <w:rPr>
            <w:rFonts w:hint="eastAsia"/>
          </w:rPr>
          <w:delText>읽을 데이터 개수</w:delText>
        </w:r>
        <w:bookmarkStart w:id="12195" w:name="_Toc241675638"/>
        <w:bookmarkEnd w:id="12195"/>
      </w:del>
    </w:p>
    <w:p w14:paraId="1D9FE9C4" w14:textId="77777777" w:rsidR="00EE5D9F" w:rsidRPr="00E00010" w:rsidRDefault="00EE5D9F">
      <w:pPr>
        <w:spacing w:after="0" w:line="300" w:lineRule="auto"/>
        <w:rPr>
          <w:del w:id="12196" w:author="김은수" w:date="2026-09-30T15:44:00Z" w16du:dateUtc="2026-09-30T06:44:00Z"/>
          <w:szCs w:val="20"/>
        </w:rPr>
        <w:pPrChange w:id="12197" w:author="김은수" w:date="2026-10-01T03:22:00Z">
          <w:pPr>
            <w:spacing w:after="0"/>
            <w:ind w:leftChars="813" w:left="1626"/>
          </w:pPr>
        </w:pPrChange>
      </w:pPr>
      <w:del w:id="12198" w:author="김은수" w:date="2026-09-30T15:44:00Z" w16du:dateUtc="2026-09-30T06:44:00Z">
        <w:r>
          <w:rPr>
            <w:rFonts w:hint="eastAsia"/>
          </w:rPr>
          <w:delText xml:space="preserve">반환 파라미터 </w:delText>
        </w:r>
        <w:r>
          <w:delText xml:space="preserve">: </w:delText>
        </w:r>
        <w:r>
          <w:rPr>
            <w:rFonts w:hint="eastAsia"/>
          </w:rPr>
          <w:delText>성공 여부</w:delText>
        </w:r>
        <w:bookmarkStart w:id="12199" w:name="_Toc241675639"/>
        <w:bookmarkEnd w:id="12199"/>
      </w:del>
    </w:p>
    <w:p w14:paraId="1AD7C9D0" w14:textId="77777777" w:rsidR="00EE5D9F" w:rsidRPr="00E00010" w:rsidRDefault="00EE5D9F">
      <w:pPr>
        <w:spacing w:after="0" w:line="300" w:lineRule="auto"/>
        <w:rPr>
          <w:del w:id="12200" w:author="김은수" w:date="2026-09-30T15:44:00Z" w16du:dateUtc="2026-09-30T06:44:00Z"/>
          <w:szCs w:val="20"/>
        </w:rPr>
        <w:pPrChange w:id="12201" w:author="김은수" w:date="2026-10-01T03:22:00Z">
          <w:pPr>
            <w:spacing w:after="0"/>
            <w:ind w:leftChars="813" w:left="1626"/>
          </w:pPr>
        </w:pPrChange>
      </w:pPr>
      <w:del w:id="12202" w:author="김은수" w:date="2026-09-30T15:44:00Z" w16du:dateUtc="2026-09-30T06:44:00Z">
        <w:r>
          <w:rPr>
            <w:rFonts w:hint="eastAsia"/>
          </w:rPr>
          <w:delText xml:space="preserve">수정 파라미터 </w:delText>
        </w:r>
        <w:r>
          <w:delText xml:space="preserve">: </w:delText>
        </w:r>
        <w:r>
          <w:rPr>
            <w:rFonts w:hint="eastAsia"/>
          </w:rPr>
          <w:delText>없음</w:delText>
        </w:r>
        <w:bookmarkStart w:id="12203" w:name="_Toc241675640"/>
        <w:bookmarkEnd w:id="12203"/>
      </w:del>
    </w:p>
    <w:p w14:paraId="63660096" w14:textId="77777777" w:rsidR="00EE5D9F" w:rsidRPr="00E00010" w:rsidRDefault="00EE5D9F">
      <w:pPr>
        <w:spacing w:after="0" w:line="300" w:lineRule="auto"/>
        <w:rPr>
          <w:del w:id="12204" w:author="김은수" w:date="2026-09-30T15:44:00Z" w16du:dateUtc="2026-09-30T06:44:00Z"/>
          <w:szCs w:val="20"/>
        </w:rPr>
        <w:pPrChange w:id="12205" w:author="김은수" w:date="2026-10-01T03:22:00Z">
          <w:pPr>
            <w:spacing w:after="0"/>
            <w:ind w:leftChars="813" w:left="1626"/>
          </w:pPr>
        </w:pPrChange>
      </w:pPr>
      <w:del w:id="12206" w:author="김은수" w:date="2026-09-30T15:44:00Z" w16du:dateUtc="2026-09-30T06:44:00Z">
        <w:r>
          <w:rPr>
            <w:rFonts w:hint="eastAsia"/>
          </w:rPr>
          <w:delText xml:space="preserve">기능 및 동작 </w:delText>
        </w:r>
        <w:r>
          <w:delText xml:space="preserve">:  </w:delText>
        </w:r>
        <w:bookmarkStart w:id="12207" w:name="_Toc241675641"/>
        <w:bookmarkEnd w:id="12207"/>
      </w:del>
    </w:p>
    <w:p w14:paraId="5B315408" w14:textId="77777777" w:rsidR="00EE5D9F" w:rsidRPr="00E00010" w:rsidRDefault="00EE5D9F">
      <w:pPr>
        <w:spacing w:after="0" w:line="300" w:lineRule="auto"/>
        <w:rPr>
          <w:del w:id="12208" w:author="김은수" w:date="2026-09-30T15:44:00Z" w16du:dateUtc="2026-09-30T06:44:00Z"/>
          <w:szCs w:val="20"/>
        </w:rPr>
        <w:pPrChange w:id="12209" w:author="김은수" w:date="2026-10-01T03:22:00Z">
          <w:pPr>
            <w:spacing w:after="0"/>
            <w:ind w:leftChars="913" w:left="1826"/>
          </w:pPr>
        </w:pPrChange>
      </w:pPr>
      <w:del w:id="12210" w:author="김은수" w:date="2026-09-30T15:44:00Z" w16du:dateUtc="2026-09-30T06:44:00Z">
        <w:r>
          <w:rPr>
            <w:rFonts w:hint="eastAsia"/>
          </w:rPr>
          <w:delText xml:space="preserve">입력 파라미터의 개수 만큼 </w:delText>
        </w:r>
        <w:r>
          <w:delText>FPGA FIFO</w:delText>
        </w:r>
        <w:r>
          <w:rPr>
            <w:rFonts w:hint="eastAsia"/>
          </w:rPr>
          <w:delText>에서 데이터를 읽어서 데이터 수신용 변수에 저장한다.</w:delText>
        </w:r>
        <w:bookmarkStart w:id="12211" w:name="_Toc241675642"/>
        <w:bookmarkEnd w:id="12211"/>
      </w:del>
    </w:p>
    <w:p w14:paraId="0E719312" w14:textId="77777777" w:rsidR="00EE5D9F" w:rsidRPr="00E00010" w:rsidRDefault="00EE5D9F">
      <w:pPr>
        <w:spacing w:after="0" w:line="300" w:lineRule="auto"/>
        <w:rPr>
          <w:del w:id="12212" w:author="김은수" w:date="2026-09-30T15:44:00Z" w16du:dateUtc="2026-09-30T06:44:00Z"/>
          <w:szCs w:val="20"/>
        </w:rPr>
        <w:pPrChange w:id="12213" w:author="김은수" w:date="2026-10-01T03:22:00Z">
          <w:pPr>
            <w:spacing w:after="0"/>
            <w:ind w:leftChars="913" w:left="1826"/>
          </w:pPr>
        </w:pPrChange>
      </w:pPr>
      <w:del w:id="12214" w:author="김은수" w:date="2026-09-30T15:44:00Z" w16du:dateUtc="2026-09-30T06:44:00Z">
        <w:r>
          <w:rPr>
            <w:rFonts w:hint="eastAsia"/>
          </w:rPr>
          <w:delText>I</w:delText>
        </w:r>
        <w:r>
          <w:delText xml:space="preserve">2C </w:delText>
        </w:r>
        <w:r>
          <w:rPr>
            <w:rFonts w:hint="eastAsia"/>
          </w:rPr>
          <w:delText>읽기 시작 유닛을 실행한 후,</w:delText>
        </w:r>
        <w:r>
          <w:delText xml:space="preserve"> I2C </w:delText>
        </w:r>
        <w:r>
          <w:rPr>
            <w:rFonts w:hint="eastAsia"/>
          </w:rPr>
          <w:delText xml:space="preserve">상태 읽기 유닛으로 </w:delText>
        </w:r>
        <w:r>
          <w:delText>“</w:delText>
        </w:r>
        <w:r>
          <w:rPr>
            <w:rFonts w:hint="eastAsia"/>
          </w:rPr>
          <w:delText>읽기 완료</w:delText>
        </w:r>
        <w:r>
          <w:delText>”</w:delText>
        </w:r>
        <w:r>
          <w:rPr>
            <w:rFonts w:hint="eastAsia"/>
          </w:rPr>
          <w:delText xml:space="preserve"> 또는 </w:delText>
        </w:r>
        <w:r>
          <w:delText>“</w:delText>
        </w:r>
        <w:r>
          <w:rPr>
            <w:rFonts w:hint="eastAsia"/>
          </w:rPr>
          <w:delText>에러</w:delText>
        </w:r>
        <w:r>
          <w:delText xml:space="preserve">” </w:delText>
        </w:r>
        <w:r>
          <w:rPr>
            <w:rFonts w:hint="eastAsia"/>
          </w:rPr>
          <w:delText>상태로 변환될 때까지 대기한다.</w:delText>
        </w:r>
        <w:r>
          <w:delText>.</w:delText>
        </w:r>
        <w:bookmarkStart w:id="12215" w:name="_Toc241675643"/>
        <w:bookmarkEnd w:id="12215"/>
      </w:del>
    </w:p>
    <w:p w14:paraId="3623DD0D" w14:textId="77777777" w:rsidR="00EE5D9F" w:rsidRPr="00E00010" w:rsidRDefault="00EE5D9F">
      <w:pPr>
        <w:spacing w:after="0" w:line="300" w:lineRule="auto"/>
        <w:rPr>
          <w:del w:id="12216" w:author="김은수" w:date="2026-09-30T15:44:00Z" w16du:dateUtc="2026-09-30T06:44:00Z"/>
          <w:szCs w:val="20"/>
        </w:rPr>
        <w:pPrChange w:id="12217" w:author="김은수" w:date="2026-10-01T03:22:00Z">
          <w:pPr>
            <w:ind w:leftChars="913" w:left="1826"/>
          </w:pPr>
        </w:pPrChange>
      </w:pPr>
      <w:del w:id="12218" w:author="김은수" w:date="2026-09-30T15:44:00Z" w16du:dateUtc="2026-09-30T06:44:00Z">
        <w:r>
          <w:delText>“</w:delText>
        </w:r>
        <w:r>
          <w:rPr>
            <w:rFonts w:hint="eastAsia"/>
          </w:rPr>
          <w:delText>읽기 완료</w:delText>
        </w:r>
        <w:r>
          <w:delText>”</w:delText>
        </w:r>
        <w:r>
          <w:rPr>
            <w:rFonts w:hint="eastAsia"/>
          </w:rPr>
          <w:delText xml:space="preserve"> 이면 t</w:delText>
        </w:r>
        <w:r>
          <w:delText>rue, “</w:delText>
        </w:r>
        <w:r>
          <w:rPr>
            <w:rFonts w:hint="eastAsia"/>
          </w:rPr>
          <w:delText>에러</w:delText>
        </w:r>
        <w:r>
          <w:delText>”이면 false</w:delText>
        </w:r>
        <w:r>
          <w:rPr>
            <w:rFonts w:hint="eastAsia"/>
          </w:rPr>
          <w:delText>를 반환한다.</w:delText>
        </w:r>
        <w:bookmarkStart w:id="12219" w:name="_Toc241675644"/>
        <w:bookmarkEnd w:id="12219"/>
      </w:del>
    </w:p>
    <w:p w14:paraId="18E40874" w14:textId="77777777" w:rsidR="00EE5D9F" w:rsidRDefault="00EE5D9F">
      <w:pPr>
        <w:pStyle w:val="3"/>
        <w:keepNext w:val="0"/>
        <w:keepLines w:val="0"/>
        <w:widowControl w:val="0"/>
        <w:numPr>
          <w:ilvl w:val="2"/>
          <w:numId w:val="39"/>
        </w:numPr>
        <w:snapToGrid/>
        <w:spacing w:before="0" w:after="0" w:line="300" w:lineRule="auto"/>
        <w:jc w:val="both"/>
        <w:rPr>
          <w:del w:id="12220" w:author="김은수" w:date="2026-09-30T15:44:00Z" w16du:dateUtc="2026-09-30T06:44:00Z"/>
          <w:sz w:val="20"/>
          <w:szCs w:val="20"/>
          <w:rPrChange w:id="12221" w:author="김은수" w:date="2026-10-01T03:22:00Z">
            <w:rPr>
              <w:del w:id="12222" w:author="김은수" w:date="2026-09-30T15:44:00Z" w16du:dateUtc="2026-09-30T06:44:00Z"/>
            </w:rPr>
          </w:rPrChange>
        </w:rPr>
        <w:pPrChange w:id="12223" w:author="김은수" w:date="2026-10-01T03:22:00Z">
          <w:pPr>
            <w:pStyle w:val="3"/>
            <w:numPr>
              <w:ilvl w:val="2"/>
              <w:numId w:val="39"/>
            </w:numPr>
            <w:ind w:left="1000" w:hanging="400"/>
          </w:pPr>
        </w:pPrChange>
      </w:pPr>
      <w:bookmarkStart w:id="12224" w:name="_Toc180573635"/>
      <w:del w:id="12225" w:author="김은수" w:date="2026-09-30T15:44:00Z" w16du:dateUtc="2026-09-30T06:44:00Z">
        <w:r>
          <w:rPr>
            <w:rFonts w:hint="eastAsia"/>
          </w:rPr>
          <w:delText>내부기 실행</w:delText>
        </w:r>
        <w:r>
          <w:delText xml:space="preserve"> </w:delText>
        </w:r>
        <w:r>
          <w:rPr>
            <w:rFonts w:hint="eastAsia"/>
          </w:rPr>
          <w:delText>제어 관련</w:delText>
        </w:r>
        <w:bookmarkEnd w:id="12224"/>
        <w:r>
          <w:rPr>
            <w:rFonts w:hint="eastAsia"/>
          </w:rPr>
          <w:delText xml:space="preserve"> </w:delText>
        </w:r>
        <w:bookmarkStart w:id="12226" w:name="_Toc241675645"/>
        <w:bookmarkEnd w:id="12226"/>
      </w:del>
    </w:p>
    <w:p w14:paraId="7F24FD9D" w14:textId="77777777" w:rsidR="00697371" w:rsidRDefault="00220104">
      <w:pPr>
        <w:pStyle w:val="TDC3"/>
        <w:pPrChange w:id="12227" w:author="김은수" w:date="2026-09-30T15:44:00Z" w16du:dateUtc="2026-09-30T06:44:00Z">
          <w:pPr>
            <w:pStyle w:val="5"/>
            <w:numPr>
              <w:ilvl w:val="4"/>
              <w:numId w:val="39"/>
            </w:numPr>
            <w:spacing w:after="0"/>
            <w:ind w:left="1400" w:hanging="400"/>
          </w:pPr>
        </w:pPrChange>
      </w:pPr>
      <w:bookmarkStart w:id="12228" w:name="_Toc241675646"/>
      <w:r>
        <w:t xml:space="preserve">SI-ID-CM3-003, </w:t>
      </w:r>
      <w:del w:id="12229" w:author="김은수" w:date="2026-09-30T15:44:00Z" w16du:dateUtc="2026-09-30T06:44:00Z">
        <w:r w:rsidR="00EE5D9F">
          <w:rPr>
            <w:rFonts w:hint="eastAsia"/>
          </w:rPr>
          <w:delText>내부기</w:delText>
        </w:r>
      </w:del>
      <w:ins w:id="12230" w:author="김은수" w:date="2026-09-30T15:44:00Z" w16du:dateUtc="2026-09-30T06:44:00Z">
        <w:r>
          <w:t>내부 자극 장치</w:t>
        </w:r>
      </w:ins>
      <w:r>
        <w:t xml:space="preserve"> 실행 </w:t>
      </w:r>
      <w:del w:id="12231" w:author="김은수" w:date="2026-09-30T15:44:00Z" w16du:dateUtc="2026-09-30T06:44:00Z">
        <w:r w:rsidR="002837E3">
          <w:rPr>
            <w:rFonts w:hint="eastAsia"/>
          </w:rPr>
          <w:delText>제어</w:delText>
        </w:r>
        <w:r w:rsidR="00EE5D9F">
          <w:rPr>
            <w:rFonts w:hint="eastAsia"/>
          </w:rPr>
          <w:delText xml:space="preserve"> </w:delText>
        </w:r>
        <w:r w:rsidR="000812BC">
          <w:rPr>
            <w:rFonts w:hint="eastAsia"/>
          </w:rPr>
          <w:delText>항목</w:delText>
        </w:r>
      </w:del>
      <w:ins w:id="12232" w:author="김은수" w:date="2026-09-30T15:44:00Z" w16du:dateUtc="2026-09-30T06:44:00Z">
        <w:r>
          <w:t>모듈</w:t>
        </w:r>
      </w:ins>
      <w:bookmarkEnd w:id="12228"/>
    </w:p>
    <w:p w14:paraId="49226812" w14:textId="77777777" w:rsidR="00EE5D9F" w:rsidRPr="00E00010" w:rsidRDefault="00EE5D9F">
      <w:pPr>
        <w:pStyle w:val="TDC30"/>
        <w:rPr>
          <w:del w:id="12233" w:author="김은수" w:date="2026-09-30T15:44:00Z" w16du:dateUtc="2026-09-30T06:44:00Z"/>
        </w:rPr>
        <w:pPrChange w:id="12234" w:author="김은수" w:date="2026-10-01T01:11:00Z">
          <w:pPr>
            <w:spacing w:after="0"/>
            <w:ind w:leftChars="800" w:left="1600"/>
          </w:pPr>
        </w:pPrChange>
      </w:pPr>
      <w:del w:id="12235" w:author="김은수" w:date="2026-09-30T15:44:00Z" w16du:dateUtc="2026-09-30T06:44:00Z">
        <w:r>
          <w:rPr>
            <w:rFonts w:hint="eastAsia"/>
          </w:rPr>
          <w:delText xml:space="preserve">입력 파라미터 </w:delText>
        </w:r>
        <w:r>
          <w:delText>:</w:delText>
        </w:r>
      </w:del>
      <w:ins w:id="12236" w:author="김은수" w:date="2026-09-30T15:44:00Z" w16du:dateUtc="2026-09-30T06:44:00Z">
        <w:r w:rsidR="00220104">
          <w:t>SU-ID-CM3-030,</w:t>
        </w:r>
      </w:ins>
      <w:r w:rsidR="00220104">
        <w:t xml:space="preserve"> 내부기 </w:t>
      </w:r>
      <w:del w:id="12237" w:author="김은수" w:date="2026-09-30T15:44:00Z" w16du:dateUtc="2026-09-30T06:44:00Z">
        <w:r>
          <w:rPr>
            <w:rFonts w:hint="eastAsia"/>
          </w:rPr>
          <w:delText>O</w:delText>
        </w:r>
        <w:r>
          <w:delText xml:space="preserve">n/Off </w:delText>
        </w:r>
        <w:r>
          <w:rPr>
            <w:rFonts w:hint="eastAsia"/>
          </w:rPr>
          <w:delText>명령,</w:delText>
        </w:r>
        <w:r>
          <w:delText xml:space="preserve"> </w:delText>
        </w:r>
        <w:r>
          <w:rPr>
            <w:rFonts w:hint="eastAsia"/>
          </w:rPr>
          <w:delText>매핑연결 유/무,</w:delText>
        </w:r>
        <w:r>
          <w:delText xml:space="preserve"> </w:delText>
        </w:r>
        <w:r>
          <w:rPr>
            <w:rFonts w:hint="eastAsia"/>
          </w:rPr>
          <w:delText>내부기 제어 명령</w:delText>
        </w:r>
      </w:del>
    </w:p>
    <w:p w14:paraId="47FF5414" w14:textId="77777777" w:rsidR="00697371" w:rsidRPr="00E00010" w:rsidRDefault="00EE5D9F">
      <w:pPr>
        <w:pStyle w:val="TDC4"/>
        <w:rPr>
          <w:ins w:id="12238" w:author="김은수" w:date="2026-09-30T15:44:00Z" w16du:dateUtc="2026-09-30T06:44:00Z"/>
        </w:rPr>
        <w:pPrChange w:id="12239" w:author="김은수" w:date="2026-10-01T01:11:00Z">
          <w:pPr>
            <w:pStyle w:val="4"/>
            <w:numPr>
              <w:ilvl w:val="3"/>
              <w:numId w:val="7"/>
            </w:numPr>
            <w:tabs>
              <w:tab w:val="num" w:pos="1134"/>
            </w:tabs>
            <w:ind w:left="1200" w:hanging="400"/>
          </w:pPr>
        </w:pPrChange>
      </w:pPr>
      <w:del w:id="12240" w:author="김은수" w:date="2026-09-30T15:44:00Z" w16du:dateUtc="2026-09-30T06:44:00Z">
        <w:r>
          <w:rPr>
            <w:rFonts w:hint="eastAsia"/>
          </w:rPr>
          <w:delText xml:space="preserve">반환 파라미터 </w:delText>
        </w:r>
        <w:r>
          <w:delText xml:space="preserve">: </w:delText>
        </w:r>
        <w:r>
          <w:rPr>
            <w:rFonts w:hint="eastAsia"/>
          </w:rPr>
          <w:delText>내부기</w:delText>
        </w:r>
      </w:del>
      <w:ins w:id="12241" w:author="김은수" w:date="2026-09-30T15:44:00Z" w16du:dateUtc="2026-09-30T06:44:00Z">
        <w:r w:rsidR="00220104">
          <w:t>실행</w:t>
        </w:r>
      </w:ins>
      <w:r w:rsidR="00220104">
        <w:t xml:space="preserve"> 상태</w:t>
      </w:r>
      <w:del w:id="12242" w:author="김은수" w:date="2026-09-30T15:44:00Z" w16du:dateUtc="2026-09-30T06:44:00Z">
        <w:r>
          <w:delText>(</w:delText>
        </w:r>
        <w:r>
          <w:rPr>
            <w:rFonts w:hint="eastAsia"/>
          </w:rPr>
          <w:delText>제어 상태</w:delText>
        </w:r>
      </w:del>
      <w:ins w:id="12243" w:author="김은수" w:date="2026-09-30T15:44:00Z" w16du:dateUtc="2026-09-30T06:44:00Z">
        <w:r w:rsidR="00220104">
          <w:t xml:space="preserve"> 관리</w:t>
        </w:r>
      </w:ins>
    </w:p>
    <w:p w14:paraId="29495F6E" w14:textId="77777777" w:rsidR="00084C76" w:rsidRDefault="00084C76">
      <w:pPr>
        <w:pStyle w:val="TDC40"/>
        <w:keepNext/>
        <w:rPr>
          <w:ins w:id="12244" w:author="김은수" w:date="2026-10-01T12:05:00Z" w16du:dateUtc="2026-10-01T03:05:00Z"/>
        </w:rPr>
        <w:pPrChange w:id="12245" w:author="김은수" w:date="2026-10-01T03:22:00Z">
          <w:pPr>
            <w:pStyle w:val="TDC40"/>
          </w:pPr>
        </w:pPrChange>
      </w:pPr>
      <w:ins w:id="12246" w:author="김은수" w:date="2026-10-01T12:05:00Z" w16du:dateUtc="2026-10-01T03:05:00Z">
        <w:r>
          <w:t>초기화, 연결 검사, 자극 준비와 실행을 정해진 순서로 진행한다.</w:t>
        </w:r>
      </w:ins>
    </w:p>
    <w:p w14:paraId="7EDEC278" w14:textId="77777777" w:rsidR="00084C76" w:rsidRDefault="00084C76">
      <w:pPr>
        <w:pStyle w:val="TDC42"/>
        <w:rPr>
          <w:ins w:id="12247" w:author="김은수" w:date="2026-10-01T12:05:00Z" w16du:dateUtc="2026-10-01T03:05:00Z"/>
        </w:rPr>
      </w:pPr>
      <w:ins w:id="12248" w:author="김은수" w:date="2026-10-01T12:05:00Z" w16du:dateUtc="2026-10-01T03:05:00Z">
        <w:r>
          <w:t xml:space="preserve">표 </w:t>
        </w:r>
        <w:r>
          <w:fldChar w:fldCharType="begin"/>
        </w:r>
        <w:r>
          <w:instrText>SEQ 표 \* ARABIC</w:instrText>
        </w:r>
        <w:r>
          <w:fldChar w:fldCharType="separate"/>
        </w:r>
        <w:r>
          <w:t>152</w:t>
        </w:r>
        <w:r>
          <w:fldChar w:fldCharType="end"/>
        </w:r>
        <w:r>
          <w:t>. 내부기 실행 상태 관리 / 유닛 설계 내용</w:t>
        </w:r>
      </w:ins>
    </w:p>
    <w:tbl>
      <w:tblPr>
        <w:tblStyle w:val="TDC41"/>
        <w:tblW w:w="8816" w:type="dxa"/>
        <w:tblLayout w:type="fixed"/>
        <w:tblLook w:val="04A0" w:firstRow="1" w:lastRow="0" w:firstColumn="1" w:lastColumn="0" w:noHBand="0" w:noVBand="1"/>
        <w:tblPrChange w:id="12249"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12250">
          <w:tblGrid>
            <w:gridCol w:w="360"/>
            <w:gridCol w:w="360"/>
            <w:gridCol w:w="584"/>
            <w:gridCol w:w="7512"/>
          </w:tblGrid>
        </w:tblGridChange>
      </w:tblGrid>
      <w:tr w:rsidR="00084C76" w14:paraId="6009432E" w14:textId="77777777" w:rsidTr="00D044A3">
        <w:trPr>
          <w:cnfStyle w:val="100000000000" w:firstRow="1" w:lastRow="0" w:firstColumn="0" w:lastColumn="0" w:oddVBand="0" w:evenVBand="0" w:oddHBand="0" w:evenHBand="0" w:firstRowFirstColumn="0" w:firstRowLastColumn="0" w:lastRowFirstColumn="0" w:lastRowLastColumn="0"/>
          <w:cantSplit/>
          <w:tblHeader/>
          <w:ins w:id="12251" w:author="김은수" w:date="2026-10-01T12:05:00Z"/>
          <w:trPrChange w:id="12252"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2253" w:author="김은수" w:date="2026-10-01T03:22:00Z">
              <w:tcPr>
                <w:tcW w:w="1304" w:type="dxa"/>
              </w:tcPr>
            </w:tcPrChange>
          </w:tcPr>
          <w:p w14:paraId="42D768AF"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12254" w:author="김은수" w:date="2026-10-01T12:05:00Z" w16du:dateUtc="2026-10-01T03:05:00Z"/>
              </w:rPr>
            </w:pPr>
            <w:ins w:id="12255" w:author="김은수" w:date="2026-10-01T12:05:00Z" w16du:dateUtc="2026-10-01T03:05:00Z">
              <w:r>
                <w:t>항목</w:t>
              </w:r>
            </w:ins>
          </w:p>
        </w:tc>
        <w:tc>
          <w:tcPr>
            <w:tcW w:w="7512" w:type="dxa"/>
            <w:tcPrChange w:id="12256" w:author="김은수" w:date="2026-10-01T03:22:00Z">
              <w:tcPr>
                <w:tcW w:w="7512" w:type="dxa"/>
              </w:tcPr>
            </w:tcPrChange>
          </w:tcPr>
          <w:p w14:paraId="5CD7DB69"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12257" w:author="김은수" w:date="2026-10-01T12:05:00Z" w16du:dateUtc="2026-10-01T03:05:00Z"/>
              </w:rPr>
            </w:pPr>
            <w:ins w:id="12258" w:author="김은수" w:date="2026-10-01T12:05:00Z" w16du:dateUtc="2026-10-01T03:05:00Z">
              <w:r>
                <w:t>설계 내용</w:t>
              </w:r>
            </w:ins>
          </w:p>
        </w:tc>
      </w:tr>
      <w:tr w:rsidR="00084C76" w14:paraId="5816163C" w14:textId="77777777" w:rsidTr="00D044A3">
        <w:trPr>
          <w:cantSplit/>
          <w:ins w:id="12259" w:author="김은수" w:date="2026-10-01T12:05:00Z"/>
          <w:trPrChange w:id="12260"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2261" w:author="김은수" w:date="2026-10-01T03:22:00Z">
              <w:tcPr>
                <w:tcW w:w="1304" w:type="dxa"/>
              </w:tcPr>
            </w:tcPrChange>
          </w:tcPr>
          <w:p w14:paraId="5E631519" w14:textId="77777777" w:rsidR="00084C76" w:rsidRDefault="00084C76">
            <w:pPr>
              <w:pStyle w:val="TDCe"/>
              <w:rPr>
                <w:ins w:id="12262" w:author="김은수" w:date="2026-10-01T12:05:00Z" w16du:dateUtc="2026-10-01T03:05:00Z"/>
              </w:rPr>
            </w:pPr>
            <w:ins w:id="12263" w:author="김은수" w:date="2026-10-01T12:05:00Z" w16du:dateUtc="2026-10-01T03:05:00Z">
              <w:r>
                <w:t>입력</w:t>
              </w:r>
            </w:ins>
          </w:p>
        </w:tc>
        <w:tc>
          <w:tcPr>
            <w:tcW w:w="7512" w:type="dxa"/>
            <w:tcPrChange w:id="12264" w:author="김은수" w:date="2026-10-01T03:22:00Z">
              <w:tcPr>
                <w:tcW w:w="7512" w:type="dxa"/>
              </w:tcPr>
            </w:tcPrChange>
          </w:tcPr>
          <w:p w14:paraId="1A2D54AC"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2265" w:author="김은수" w:date="2026-10-01T12:05:00Z" w16du:dateUtc="2026-10-01T03:05:00Z"/>
              </w:rPr>
            </w:pPr>
            <w:ins w:id="12266" w:author="김은수" w:date="2026-10-01T12:05:00Z" w16du:dateUtc="2026-10-01T03:05:00Z">
              <w:r>
                <w:t>현재 상태, 상태 전환 요청, 연결/자극 진행 정보</w:t>
              </w:r>
            </w:ins>
          </w:p>
        </w:tc>
      </w:tr>
      <w:tr w:rsidR="00084C76" w14:paraId="435AE31A" w14:textId="77777777" w:rsidTr="00D044A3">
        <w:trPr>
          <w:cantSplit/>
          <w:ins w:id="12267" w:author="김은수" w:date="2026-10-01T12:05:00Z"/>
          <w:trPrChange w:id="12268"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2269" w:author="김은수" w:date="2026-10-01T03:22:00Z">
              <w:tcPr>
                <w:tcW w:w="1304" w:type="dxa"/>
              </w:tcPr>
            </w:tcPrChange>
          </w:tcPr>
          <w:p w14:paraId="625FEE23" w14:textId="77777777" w:rsidR="00084C76" w:rsidRDefault="00084C76">
            <w:pPr>
              <w:pStyle w:val="TDCe"/>
              <w:rPr>
                <w:ins w:id="12270" w:author="김은수" w:date="2026-10-01T12:05:00Z" w16du:dateUtc="2026-10-01T03:05:00Z"/>
              </w:rPr>
            </w:pPr>
            <w:ins w:id="12271" w:author="김은수" w:date="2026-10-01T12:05:00Z" w16du:dateUtc="2026-10-01T03:05:00Z">
              <w:r>
                <w:t>출력</w:t>
              </w:r>
            </w:ins>
          </w:p>
        </w:tc>
        <w:tc>
          <w:tcPr>
            <w:tcW w:w="7512" w:type="dxa"/>
            <w:tcPrChange w:id="12272" w:author="김은수" w:date="2026-10-01T03:22:00Z">
              <w:tcPr>
                <w:tcW w:w="7512" w:type="dxa"/>
              </w:tcPr>
            </w:tcPrChange>
          </w:tcPr>
          <w:p w14:paraId="153F959A"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2273" w:author="김은수" w:date="2026-10-01T12:05:00Z" w16du:dateUtc="2026-10-01T03:05:00Z"/>
              </w:rPr>
            </w:pPr>
            <w:ins w:id="12274" w:author="김은수" w:date="2026-10-01T12:05:00Z" w16du:dateUtc="2026-10-01T03:05:00Z">
              <w:r>
                <w:t>다음 상태와 상태 변경 플래그</w:t>
              </w:r>
            </w:ins>
          </w:p>
        </w:tc>
      </w:tr>
      <w:tr w:rsidR="00084C76" w14:paraId="6361E750" w14:textId="77777777" w:rsidTr="00D044A3">
        <w:trPr>
          <w:cantSplit/>
          <w:ins w:id="12275" w:author="김은수" w:date="2026-10-01T12:05:00Z"/>
          <w:trPrChange w:id="12276"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2277" w:author="김은수" w:date="2026-10-01T03:22:00Z">
              <w:tcPr>
                <w:tcW w:w="1304" w:type="dxa"/>
              </w:tcPr>
            </w:tcPrChange>
          </w:tcPr>
          <w:p w14:paraId="10C73217" w14:textId="77777777" w:rsidR="00084C76" w:rsidRDefault="00084C76">
            <w:pPr>
              <w:pStyle w:val="TDCe"/>
              <w:rPr>
                <w:ins w:id="12278" w:author="김은수" w:date="2026-10-01T12:05:00Z" w16du:dateUtc="2026-10-01T03:05:00Z"/>
              </w:rPr>
            </w:pPr>
            <w:ins w:id="12279" w:author="김은수" w:date="2026-10-01T12:05:00Z" w16du:dateUtc="2026-10-01T03:05:00Z">
              <w:r>
                <w:t>처리</w:t>
              </w:r>
            </w:ins>
          </w:p>
        </w:tc>
        <w:tc>
          <w:tcPr>
            <w:tcW w:w="7512" w:type="dxa"/>
            <w:tcPrChange w:id="12280" w:author="김은수" w:date="2026-10-01T03:22:00Z">
              <w:tcPr>
                <w:tcW w:w="7512" w:type="dxa"/>
              </w:tcPr>
            </w:tcPrChange>
          </w:tcPr>
          <w:p w14:paraId="44D9676F"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2281" w:author="김은수" w:date="2026-10-01T12:05:00Z" w16du:dateUtc="2026-10-01T03:05:00Z"/>
              </w:rPr>
            </w:pPr>
            <w:ins w:id="12282" w:author="김은수" w:date="2026-10-01T12:05:00Z" w16du:dateUtc="2026-10-01T03:05:00Z">
              <w:r>
                <w:t>상태에 해당하는 처리 함수를 실행하고 전환 시 변경 플래그를 기록한다. 처리 완료 후 플래그를 정리하여 같은 초기화가 중복 실행되지 않게 한다.</w:t>
              </w:r>
            </w:ins>
          </w:p>
        </w:tc>
      </w:tr>
    </w:tbl>
    <w:p w14:paraId="3DF3C7AC" w14:textId="77777777" w:rsidR="00084C76" w:rsidRDefault="00084C76">
      <w:pPr>
        <w:pStyle w:val="TDC40"/>
        <w:spacing w:after="0"/>
        <w:rPr>
          <w:ins w:id="12283" w:author="김은수" w:date="2026-10-01T12:05:00Z" w16du:dateUtc="2026-10-01T03:05:00Z"/>
        </w:rPr>
        <w:pPrChange w:id="12284" w:author="김은수" w:date="2026-10-01T03:22:00Z">
          <w:pPr>
            <w:pStyle w:val="TDC40"/>
          </w:pPr>
        </w:pPrChange>
      </w:pPr>
    </w:p>
    <w:p w14:paraId="4C3FE2A2" w14:textId="77777777" w:rsidR="00084C76" w:rsidRDefault="00084C76">
      <w:pPr>
        <w:pStyle w:val="TDC42"/>
        <w:rPr>
          <w:ins w:id="12285" w:author="김은수" w:date="2026-10-01T12:05:00Z" w16du:dateUtc="2026-10-01T03:05:00Z"/>
        </w:rPr>
      </w:pPr>
      <w:ins w:id="12286" w:author="김은수" w:date="2026-10-01T12:05:00Z" w16du:dateUtc="2026-10-01T03:05:00Z">
        <w:r>
          <w:t xml:space="preserve">표 </w:t>
        </w:r>
        <w:r>
          <w:fldChar w:fldCharType="begin"/>
        </w:r>
        <w:r>
          <w:instrText>SEQ 표 \* ARABIC</w:instrText>
        </w:r>
        <w:r>
          <w:fldChar w:fldCharType="separate"/>
        </w:r>
        <w:r>
          <w:t>153</w:t>
        </w:r>
        <w:r>
          <w:fldChar w:fldCharType="end"/>
        </w:r>
        <w:r>
          <w:t>. 내부기 실행 상태 관리 / 구현 조건</w:t>
        </w:r>
      </w:ins>
    </w:p>
    <w:tbl>
      <w:tblPr>
        <w:tblStyle w:val="TDC41"/>
        <w:tblW w:w="8816" w:type="dxa"/>
        <w:tblLayout w:type="fixed"/>
        <w:tblLook w:val="04A0" w:firstRow="1" w:lastRow="0" w:firstColumn="1" w:lastColumn="0" w:noHBand="0" w:noVBand="1"/>
        <w:tblPrChange w:id="12287"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12288">
          <w:tblGrid>
            <w:gridCol w:w="360"/>
            <w:gridCol w:w="360"/>
            <w:gridCol w:w="584"/>
            <w:gridCol w:w="7512"/>
          </w:tblGrid>
        </w:tblGridChange>
      </w:tblGrid>
      <w:tr w:rsidR="00084C76" w14:paraId="1E1A54B4" w14:textId="77777777" w:rsidTr="00D044A3">
        <w:trPr>
          <w:cnfStyle w:val="100000000000" w:firstRow="1" w:lastRow="0" w:firstColumn="0" w:lastColumn="0" w:oddVBand="0" w:evenVBand="0" w:oddHBand="0" w:evenHBand="0" w:firstRowFirstColumn="0" w:firstRowLastColumn="0" w:lastRowFirstColumn="0" w:lastRowLastColumn="0"/>
          <w:cantSplit/>
          <w:tblHeader/>
          <w:ins w:id="12289" w:author="김은수" w:date="2026-10-01T12:05:00Z"/>
          <w:trPrChange w:id="12290"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2291" w:author="김은수" w:date="2026-10-01T03:22:00Z">
              <w:tcPr>
                <w:tcW w:w="1304" w:type="dxa"/>
              </w:tcPr>
            </w:tcPrChange>
          </w:tcPr>
          <w:p w14:paraId="49E62FD3"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12292" w:author="김은수" w:date="2026-10-01T12:05:00Z" w16du:dateUtc="2026-10-01T03:05:00Z"/>
              </w:rPr>
            </w:pPr>
            <w:ins w:id="12293" w:author="김은수" w:date="2026-10-01T12:05:00Z" w16du:dateUtc="2026-10-01T03:05:00Z">
              <w:r>
                <w:t>구분</w:t>
              </w:r>
            </w:ins>
          </w:p>
        </w:tc>
        <w:tc>
          <w:tcPr>
            <w:tcW w:w="7512" w:type="dxa"/>
            <w:tcPrChange w:id="12294" w:author="김은수" w:date="2026-10-01T03:22:00Z">
              <w:tcPr>
                <w:tcW w:w="7512" w:type="dxa"/>
              </w:tcPr>
            </w:tcPrChange>
          </w:tcPr>
          <w:p w14:paraId="1EC59CBA"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12295" w:author="김은수" w:date="2026-10-01T12:05:00Z" w16du:dateUtc="2026-10-01T03:05:00Z"/>
              </w:rPr>
            </w:pPr>
            <w:ins w:id="12296" w:author="김은수" w:date="2026-10-01T12:05:00Z" w16du:dateUtc="2026-10-01T03:05:00Z">
              <w:r>
                <w:t>구현 조건</w:t>
              </w:r>
            </w:ins>
          </w:p>
        </w:tc>
      </w:tr>
      <w:tr w:rsidR="00084C76" w14:paraId="2DFC6196" w14:textId="77777777" w:rsidTr="00D044A3">
        <w:trPr>
          <w:cantSplit/>
          <w:ins w:id="12297" w:author="김은수" w:date="2026-10-01T12:05:00Z"/>
          <w:trPrChange w:id="12298"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2299" w:author="김은수" w:date="2026-10-01T03:22:00Z">
              <w:tcPr>
                <w:tcW w:w="1304" w:type="dxa"/>
              </w:tcPr>
            </w:tcPrChange>
          </w:tcPr>
          <w:p w14:paraId="73303BA7" w14:textId="77777777" w:rsidR="00084C76" w:rsidRDefault="00084C76">
            <w:pPr>
              <w:pStyle w:val="TDCe"/>
              <w:rPr>
                <w:ins w:id="12300" w:author="김은수" w:date="2026-10-01T12:05:00Z" w16du:dateUtc="2026-10-01T03:05:00Z"/>
              </w:rPr>
            </w:pPr>
            <w:ins w:id="12301" w:author="김은수" w:date="2026-10-01T12:05:00Z" w16du:dateUtc="2026-10-01T03:05:00Z">
              <w:r>
                <w:t>관련 함수</w:t>
              </w:r>
            </w:ins>
          </w:p>
        </w:tc>
        <w:tc>
          <w:tcPr>
            <w:tcW w:w="7512" w:type="dxa"/>
            <w:tcPrChange w:id="12302" w:author="김은수" w:date="2026-10-01T03:22:00Z">
              <w:tcPr>
                <w:tcW w:w="7512" w:type="dxa"/>
              </w:tcPr>
            </w:tcPrChange>
          </w:tcPr>
          <w:p w14:paraId="1C6D73B3" w14:textId="77777777" w:rsidR="00084C76" w:rsidRPr="00E00010" w:rsidRDefault="00084C76">
            <w:pPr>
              <w:pStyle w:val="TDCf"/>
              <w:cnfStyle w:val="000000000000" w:firstRow="0" w:lastRow="0" w:firstColumn="0" w:lastColumn="0" w:oddVBand="0" w:evenVBand="0" w:oddHBand="0" w:evenHBand="0" w:firstRowFirstColumn="0" w:firstRowLastColumn="0" w:lastRowFirstColumn="0" w:lastRowLastColumn="0"/>
              <w:rPr>
                <w:ins w:id="12303" w:author="김은수" w:date="2026-10-01T12:05:00Z" w16du:dateUtc="2026-10-01T03:05:00Z"/>
                <w:lang w:val="en-US"/>
                <w:rPrChange w:id="12304" w:author="김은수" w:date="2026-10-01T13:46:00Z" w16du:dateUtc="2026-10-01T04:46:00Z">
                  <w:rPr>
                    <w:ins w:id="12305" w:author="김은수" w:date="2026-10-01T12:05:00Z" w16du:dateUtc="2026-10-01T03:05:00Z"/>
                  </w:rPr>
                </w:rPrChange>
              </w:rPr>
            </w:pPr>
            <w:ins w:id="12306" w:author="김은수" w:date="2026-10-01T12:05:00Z" w16du:dateUtc="2026-10-01T03:05:00Z">
              <w:r w:rsidRPr="00E00010">
                <w:rPr>
                  <w:lang w:val="en-US"/>
                  <w:rPrChange w:id="12307" w:author="김은수" w:date="2026-10-01T13:46:00Z" w16du:dateUtc="2026-10-01T04:46:00Z">
                    <w:rPr/>
                  </w:rPrChange>
                </w:rPr>
                <w:t>isd_interface, change_isd_state, clearIsdControlStateChagedFlag, snd_isd_interface_get_state</w:t>
              </w:r>
            </w:ins>
          </w:p>
        </w:tc>
      </w:tr>
      <w:tr w:rsidR="00084C76" w14:paraId="39DE7D76" w14:textId="77777777" w:rsidTr="00D044A3">
        <w:trPr>
          <w:cantSplit/>
          <w:ins w:id="12308" w:author="김은수" w:date="2026-10-01T12:05:00Z"/>
          <w:trPrChange w:id="12309"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2310" w:author="김은수" w:date="2026-10-01T03:22:00Z">
              <w:tcPr>
                <w:tcW w:w="1304" w:type="dxa"/>
              </w:tcPr>
            </w:tcPrChange>
          </w:tcPr>
          <w:p w14:paraId="46387CE0" w14:textId="77777777" w:rsidR="00084C76" w:rsidRDefault="00084C76">
            <w:pPr>
              <w:pStyle w:val="TDCe"/>
              <w:rPr>
                <w:ins w:id="12311" w:author="김은수" w:date="2026-10-01T12:05:00Z" w16du:dateUtc="2026-10-01T03:05:00Z"/>
              </w:rPr>
            </w:pPr>
            <w:ins w:id="12312" w:author="김은수" w:date="2026-10-01T12:05:00Z" w16du:dateUtc="2026-10-01T03:05:00Z">
              <w:r>
                <w:t>동작 조건</w:t>
              </w:r>
            </w:ins>
          </w:p>
        </w:tc>
        <w:tc>
          <w:tcPr>
            <w:tcW w:w="7512" w:type="dxa"/>
            <w:tcPrChange w:id="12313" w:author="김은수" w:date="2026-10-01T03:22:00Z">
              <w:tcPr>
                <w:tcW w:w="7512" w:type="dxa"/>
              </w:tcPr>
            </w:tcPrChange>
          </w:tcPr>
          <w:p w14:paraId="001B7EDC"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2314" w:author="김은수" w:date="2026-10-01T12:05:00Z" w16du:dateUtc="2026-10-01T03:05:00Z"/>
              </w:rPr>
            </w:pPr>
            <w:ins w:id="12315" w:author="김은수" w:date="2026-10-01T12:05:00Z" w16du:dateUtc="2026-10-01T03:05:00Z">
              <w:r>
                <w:t>요청한 상태가 조회되고 새 상태 진입 처리 및 완료 후 플래그 해제가 구분되어야 한다.</w:t>
              </w:r>
            </w:ins>
          </w:p>
        </w:tc>
      </w:tr>
    </w:tbl>
    <w:p w14:paraId="277FF2E9" w14:textId="77777777" w:rsidR="00084C76" w:rsidRDefault="00084C76">
      <w:pPr>
        <w:pStyle w:val="TDC40"/>
        <w:spacing w:after="0"/>
        <w:rPr>
          <w:ins w:id="12316" w:author="김은수" w:date="2026-10-01T12:05:00Z" w16du:dateUtc="2026-10-01T03:05:00Z"/>
        </w:rPr>
        <w:pPrChange w:id="12317" w:author="김은수" w:date="2026-10-01T03:22:00Z">
          <w:pPr>
            <w:pStyle w:val="TDC40"/>
          </w:pPr>
        </w:pPrChange>
      </w:pPr>
    </w:p>
    <w:p w14:paraId="72968ABD" w14:textId="77777777" w:rsidR="00EE5D9F" w:rsidRPr="00E00010" w:rsidRDefault="00220104">
      <w:pPr>
        <w:pStyle w:val="TDC40"/>
        <w:spacing w:after="0"/>
        <w:rPr>
          <w:del w:id="12318" w:author="김은수" w:date="2026-09-30T15:44:00Z" w16du:dateUtc="2026-09-30T06:44:00Z"/>
        </w:rPr>
        <w:pPrChange w:id="12319" w:author="김은수" w:date="2026-10-01T01:11:00Z">
          <w:pPr>
            <w:spacing w:after="0"/>
            <w:ind w:leftChars="800" w:left="1600"/>
          </w:pPr>
        </w:pPrChange>
      </w:pPr>
      <w:del w:id="12320" w:author="김은수" w:date="2026-10-01T11:11:00Z" w16du:dateUtc="2026-10-01T02:11:00Z">
        <w:r w:rsidRPr="00E00010" w:rsidDel="001D1C2F">
          <w:delText xml:space="preserve">, 연결 </w:delText>
        </w:r>
      </w:del>
      <w:del w:id="12321" w:author="김은수" w:date="2026-09-30T15:44:00Z" w16du:dateUtc="2026-09-30T06:44:00Z">
        <w:r w:rsidR="00EE5D9F">
          <w:rPr>
            <w:rFonts w:hint="eastAsia"/>
          </w:rPr>
          <w:delText>상태)</w:delText>
        </w:r>
      </w:del>
    </w:p>
    <w:p w14:paraId="14557A69" w14:textId="77777777" w:rsidR="00EE5D9F" w:rsidRPr="00E00010" w:rsidRDefault="00EE5D9F">
      <w:pPr>
        <w:spacing w:after="0" w:line="300" w:lineRule="auto"/>
        <w:rPr>
          <w:del w:id="12322" w:author="김은수" w:date="2026-09-30T15:44:00Z" w16du:dateUtc="2026-09-30T06:44:00Z"/>
          <w:szCs w:val="20"/>
        </w:rPr>
        <w:pPrChange w:id="12323" w:author="김은수" w:date="2026-10-01T03:22:00Z">
          <w:pPr>
            <w:spacing w:after="0"/>
            <w:ind w:leftChars="800" w:left="1600"/>
          </w:pPr>
        </w:pPrChange>
      </w:pPr>
      <w:del w:id="12324" w:author="김은수" w:date="2026-09-30T15:44:00Z" w16du:dateUtc="2026-09-30T06:44:00Z">
        <w:r>
          <w:rPr>
            <w:rFonts w:hint="eastAsia"/>
          </w:rPr>
          <w:delText xml:space="preserve">수정 파라미터 </w:delText>
        </w:r>
        <w:r>
          <w:delText xml:space="preserve">: </w:delText>
        </w:r>
        <w:r>
          <w:rPr>
            <w:rFonts w:hint="eastAsia"/>
          </w:rPr>
          <w:delText>없음</w:delText>
        </w:r>
      </w:del>
    </w:p>
    <w:p w14:paraId="2E45CA77" w14:textId="77777777" w:rsidR="00697371" w:rsidRPr="00E00010" w:rsidDel="001D1C2F" w:rsidRDefault="00EE5D9F">
      <w:pPr>
        <w:pStyle w:val="TDC40"/>
        <w:spacing w:after="0"/>
        <w:rPr>
          <w:del w:id="12325" w:author="김은수" w:date="2026-10-01T11:11:00Z" w16du:dateUtc="2026-10-01T02:11:00Z"/>
        </w:rPr>
        <w:pPrChange w:id="12326" w:author="김은수" w:date="2026-09-30T15:44:00Z" w16du:dateUtc="2026-09-30T06:44:00Z">
          <w:pPr>
            <w:spacing w:after="0"/>
            <w:ind w:leftChars="800" w:left="1600"/>
          </w:pPr>
        </w:pPrChange>
      </w:pPr>
      <w:del w:id="12327" w:author="김은수" w:date="2026-09-30T15:44:00Z" w16du:dateUtc="2026-09-30T06:44:00Z">
        <w:r w:rsidRPr="00CD2DF0">
          <w:rPr>
            <w:rFonts w:hint="eastAsia"/>
          </w:rPr>
          <w:delText>기능</w:delText>
        </w:r>
        <w:r w:rsidRPr="00CD2DF0">
          <w:delText xml:space="preserve"> 및 동작</w:delText>
        </w:r>
        <w:r>
          <w:rPr>
            <w:rFonts w:hint="eastAsia"/>
          </w:rPr>
          <w:delText xml:space="preserve"> </w:delText>
        </w:r>
        <w:r>
          <w:delText xml:space="preserve">: </w:delText>
        </w:r>
        <w:r w:rsidRPr="00CD2DF0">
          <w:delText xml:space="preserve"> </w:delText>
        </w:r>
        <w:r>
          <w:rPr>
            <w:rFonts w:hint="eastAsia"/>
          </w:rPr>
          <w:delText xml:space="preserve">아래 그림과 같이 내부기 </w:delText>
        </w:r>
      </w:del>
      <w:del w:id="12328" w:author="김은수" w:date="2026-10-01T11:11:00Z" w16du:dateUtc="2026-10-01T02:11:00Z">
        <w:r w:rsidR="00220104" w:rsidRPr="00E00010" w:rsidDel="001D1C2F">
          <w:delText xml:space="preserve">실행을 </w:delText>
        </w:r>
      </w:del>
      <w:del w:id="12329" w:author="김은수" w:date="2026-09-30T15:44:00Z" w16du:dateUtc="2026-09-30T06:44:00Z">
        <w:r>
          <w:rPr>
            <w:rFonts w:hint="eastAsia"/>
          </w:rPr>
          <w:delText>제어한다</w:delText>
        </w:r>
      </w:del>
      <w:del w:id="12330" w:author="김은수" w:date="2026-10-01T11:11:00Z" w16du:dateUtc="2026-10-01T02:11:00Z">
        <w:r w:rsidR="00220104" w:rsidRPr="00E00010" w:rsidDel="001D1C2F">
          <w:delText>.</w:delText>
        </w:r>
      </w:del>
    </w:p>
    <w:p w14:paraId="4674F32C" w14:textId="77777777" w:rsidR="00EE5D9F" w:rsidRPr="00E00010" w:rsidRDefault="009C01E4">
      <w:pPr>
        <w:rPr>
          <w:del w:id="12331" w:author="김은수" w:date="2026-09-30T15:44:00Z" w16du:dateUtc="2026-09-30T06:44:00Z"/>
          <w:szCs w:val="20"/>
        </w:rPr>
        <w:pPrChange w:id="12332" w:author="김은수" w:date="2026-10-01T03:22:00Z">
          <w:pPr>
            <w:spacing w:after="0" w:line="240" w:lineRule="auto"/>
            <w:ind w:leftChars="500" w:left="1000"/>
          </w:pPr>
        </w:pPrChange>
      </w:pPr>
      <w:del w:id="12333" w:author="김은수" w:date="2026-09-30T15:44:00Z" w16du:dateUtc="2026-09-30T06:44:00Z">
        <w:r w:rsidRPr="009C01E4">
          <w:rPr>
            <w:noProof/>
          </w:rPr>
          <w:drawing>
            <wp:inline distT="0" distB="0" distL="0" distR="0" wp14:anchorId="7C6B49D0" wp14:editId="641B8A26">
              <wp:extent cx="5633859" cy="4875702"/>
              <wp:effectExtent l="0" t="0" r="5080" b="1270"/>
              <wp:docPr id="170" name="그림 169" descr="스크린샷, 텍스트, 그래픽, 디자인이(가) 표시된 사진&#10;&#10;자동 생성된 설명">
                <a:extLst xmlns:a="http://schemas.openxmlformats.org/drawingml/2006/main">
                  <a:ext uri="{FF2B5EF4-FFF2-40B4-BE49-F238E27FC236}">
                    <a16:creationId xmlns:a16="http://schemas.microsoft.com/office/drawing/2014/main" id="{2BC7B187-958E-C600-60DD-5D9AF9FCF48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그림 169" descr="스크린샷, 텍스트, 그래픽, 디자인이(가) 표시된 사진&#10;&#10;자동 생성된 설명">
                        <a:extLst>
                          <a:ext uri="{FF2B5EF4-FFF2-40B4-BE49-F238E27FC236}">
                            <a16:creationId xmlns:a16="http://schemas.microsoft.com/office/drawing/2014/main" id="{2BC7B187-958E-C600-60DD-5D9AF9FCF48B}"/>
                          </a:ext>
                        </a:extLst>
                      </pic:cNvPr>
                      <pic:cNvPicPr>
                        <a:picLocks noChangeAspect="1"/>
                      </pic:cNvPicPr>
                    </pic:nvPicPr>
                    <pic:blipFill>
                      <a:blip r:embed="rId59"/>
                      <a:stretch>
                        <a:fillRect/>
                      </a:stretch>
                    </pic:blipFill>
                    <pic:spPr>
                      <a:xfrm>
                        <a:off x="0" y="0"/>
                        <a:ext cx="5635897" cy="4877466"/>
                      </a:xfrm>
                      <a:prstGeom prst="rect">
                        <a:avLst/>
                      </a:prstGeom>
                    </pic:spPr>
                  </pic:pic>
                </a:graphicData>
              </a:graphic>
            </wp:inline>
          </w:drawing>
        </w:r>
      </w:del>
    </w:p>
    <w:p w14:paraId="0FA1C4D1" w14:textId="77777777" w:rsidR="00697371" w:rsidRPr="00E00010" w:rsidDel="001D1C2F" w:rsidRDefault="00DF4A77">
      <w:pPr>
        <w:pStyle w:val="TDC40"/>
        <w:spacing w:after="0"/>
        <w:rPr>
          <w:del w:id="12334" w:author="김은수" w:date="2026-10-01T11:11:00Z" w16du:dateUtc="2026-10-01T02:11:00Z"/>
        </w:rPr>
        <w:pPrChange w:id="12335" w:author="김은수" w:date="2026-09-30T15:44:00Z" w16du:dateUtc="2026-09-30T06:44:00Z">
          <w:pPr>
            <w:pStyle w:val="5"/>
            <w:numPr>
              <w:ilvl w:val="4"/>
              <w:numId w:val="39"/>
            </w:numPr>
            <w:spacing w:after="0"/>
            <w:ind w:left="1400" w:hanging="400"/>
          </w:pPr>
        </w:pPrChange>
      </w:pPr>
      <w:del w:id="12336" w:author="김은수" w:date="2026-09-30T15:44:00Z" w16du:dateUtc="2026-09-30T06:44:00Z">
        <w:r>
          <w:rPr>
            <w:rFonts w:hint="eastAsia"/>
          </w:rPr>
          <w:delText>SU</w:delText>
        </w:r>
        <w:r w:rsidR="009C01E4">
          <w:delText>-ID-CM3-0</w:delText>
        </w:r>
        <w:r w:rsidR="005D6677">
          <w:delText>8</w:delText>
        </w:r>
        <w:r w:rsidR="000812BC">
          <w:delText>8</w:delText>
        </w:r>
        <w:r w:rsidR="009C01E4">
          <w:delText xml:space="preserve">, </w:delText>
        </w:r>
        <w:r w:rsidR="00EE5D9F">
          <w:rPr>
            <w:rFonts w:hint="eastAsia"/>
          </w:rPr>
          <w:delText xml:space="preserve">내부기 제어 </w:delText>
        </w:r>
      </w:del>
      <w:del w:id="12337" w:author="김은수" w:date="2026-10-01T11:11:00Z" w16du:dateUtc="2026-10-01T02:11:00Z">
        <w:r w:rsidR="00220104" w:rsidDel="001D1C2F">
          <w:rPr>
            <w:rPrChange w:id="12338" w:author="김은수" w:date="2026-09-30T15:44:00Z" w16du:dateUtc="2026-09-30T06:44:00Z">
              <w:rPr>
                <w:rFonts w:ascii="맑은 고딕" w:eastAsia="맑은 고딕" w:hAnsi="맑은 고딕" w:cs="맑은 고딕"/>
                <w:b/>
                <w:bCs/>
                <w:color w:val="000000"/>
                <w:sz w:val="21"/>
                <w:szCs w:val="21"/>
              </w:rPr>
            </w:rPrChange>
          </w:rPr>
          <w:delText xml:space="preserve">상태 변경 </w:delText>
        </w:r>
      </w:del>
      <w:del w:id="12339" w:author="김은수" w:date="2026-09-30T15:44:00Z" w16du:dateUtc="2026-09-30T06:44:00Z">
        <w:r w:rsidR="00EE5D9F">
          <w:rPr>
            <w:rFonts w:hint="eastAsia"/>
          </w:rPr>
          <w:delText>유닛</w:delText>
        </w:r>
      </w:del>
    </w:p>
    <w:p w14:paraId="4C0833A2" w14:textId="77777777" w:rsidR="00EE5D9F" w:rsidRPr="00E00010" w:rsidRDefault="00EE5D9F">
      <w:pPr>
        <w:spacing w:after="0" w:line="300" w:lineRule="auto"/>
        <w:rPr>
          <w:del w:id="12340" w:author="김은수" w:date="2026-09-30T15:44:00Z" w16du:dateUtc="2026-09-30T06:44:00Z"/>
          <w:szCs w:val="20"/>
        </w:rPr>
        <w:pPrChange w:id="12341" w:author="김은수" w:date="2026-10-01T03:22:00Z">
          <w:pPr>
            <w:spacing w:after="0"/>
            <w:ind w:leftChars="813" w:left="1626"/>
          </w:pPr>
        </w:pPrChange>
      </w:pPr>
      <w:del w:id="12342" w:author="김은수" w:date="2026-09-30T15:44:00Z" w16du:dateUtc="2026-09-30T06:44:00Z">
        <w:r>
          <w:rPr>
            <w:rFonts w:hint="eastAsia"/>
          </w:rPr>
          <w:delText xml:space="preserve">입력 파라미터 </w:delText>
        </w:r>
        <w:r>
          <w:delText xml:space="preserve">: </w:delText>
        </w:r>
        <w:r>
          <w:rPr>
            <w:rFonts w:hint="eastAsia"/>
          </w:rPr>
          <w:delText>내부기 제어 상태</w:delText>
        </w:r>
      </w:del>
    </w:p>
    <w:p w14:paraId="71B1A00C" w14:textId="77777777" w:rsidR="00EE5D9F" w:rsidRPr="00E00010" w:rsidRDefault="00EE5D9F">
      <w:pPr>
        <w:spacing w:after="0" w:line="300" w:lineRule="auto"/>
        <w:rPr>
          <w:del w:id="12343" w:author="김은수" w:date="2026-09-30T15:44:00Z" w16du:dateUtc="2026-09-30T06:44:00Z"/>
          <w:szCs w:val="20"/>
        </w:rPr>
        <w:pPrChange w:id="12344" w:author="김은수" w:date="2026-10-01T03:22:00Z">
          <w:pPr>
            <w:spacing w:after="0"/>
            <w:ind w:leftChars="813" w:left="1626"/>
          </w:pPr>
        </w:pPrChange>
      </w:pPr>
      <w:del w:id="12345" w:author="김은수" w:date="2026-09-30T15:44:00Z" w16du:dateUtc="2026-09-30T06:44:00Z">
        <w:r>
          <w:rPr>
            <w:rFonts w:hint="eastAsia"/>
          </w:rPr>
          <w:delText xml:space="preserve">반환 파라미터 </w:delText>
        </w:r>
        <w:r>
          <w:delText xml:space="preserve">: </w:delText>
        </w:r>
        <w:r>
          <w:rPr>
            <w:rFonts w:hint="eastAsia"/>
          </w:rPr>
          <w:delText>없음</w:delText>
        </w:r>
      </w:del>
    </w:p>
    <w:p w14:paraId="4655D02A" w14:textId="77777777" w:rsidR="00EE5D9F" w:rsidRPr="00E00010" w:rsidRDefault="00EE5D9F">
      <w:pPr>
        <w:spacing w:after="0" w:line="300" w:lineRule="auto"/>
        <w:rPr>
          <w:del w:id="12346" w:author="김은수" w:date="2026-09-30T15:44:00Z" w16du:dateUtc="2026-09-30T06:44:00Z"/>
          <w:szCs w:val="20"/>
        </w:rPr>
        <w:pPrChange w:id="12347" w:author="김은수" w:date="2026-10-01T03:22:00Z">
          <w:pPr>
            <w:spacing w:after="0"/>
            <w:ind w:leftChars="813" w:left="1626"/>
          </w:pPr>
        </w:pPrChange>
      </w:pPr>
      <w:del w:id="12348" w:author="김은수" w:date="2026-09-30T15:44:00Z" w16du:dateUtc="2026-09-30T06:44:00Z">
        <w:r>
          <w:rPr>
            <w:rFonts w:hint="eastAsia"/>
          </w:rPr>
          <w:delText xml:space="preserve">수정 파라미터 </w:delText>
        </w:r>
        <w:r>
          <w:delText xml:space="preserve">: </w:delText>
        </w:r>
        <w:r>
          <w:rPr>
            <w:rFonts w:hint="eastAsia"/>
          </w:rPr>
          <w:delText>내부기 제어 상태,</w:delText>
        </w:r>
        <w:r>
          <w:delText xml:space="preserve"> </w:delText>
        </w:r>
        <w:r>
          <w:rPr>
            <w:rFonts w:hint="eastAsia"/>
          </w:rPr>
          <w:delText>제어 상태 변환 플래그</w:delText>
        </w:r>
      </w:del>
    </w:p>
    <w:p w14:paraId="651FB2FF" w14:textId="77777777" w:rsidR="00EE5D9F" w:rsidRPr="00E00010" w:rsidRDefault="00EE5D9F">
      <w:pPr>
        <w:spacing w:after="0" w:line="300" w:lineRule="auto"/>
        <w:rPr>
          <w:del w:id="12349" w:author="김은수" w:date="2026-09-30T15:44:00Z" w16du:dateUtc="2026-09-30T06:44:00Z"/>
          <w:szCs w:val="20"/>
        </w:rPr>
        <w:pPrChange w:id="12350" w:author="김은수" w:date="2026-10-01T03:22:00Z">
          <w:pPr>
            <w:spacing w:after="0"/>
            <w:ind w:leftChars="813" w:left="1626"/>
          </w:pPr>
        </w:pPrChange>
      </w:pPr>
      <w:del w:id="12351" w:author="김은수" w:date="2026-09-30T15:44:00Z" w16du:dateUtc="2026-09-30T06:44:00Z">
        <w:r>
          <w:rPr>
            <w:rFonts w:hint="eastAsia"/>
          </w:rPr>
          <w:delText xml:space="preserve">기능 및 동작 </w:delText>
        </w:r>
        <w:r>
          <w:delText xml:space="preserve">: </w:delText>
        </w:r>
      </w:del>
    </w:p>
    <w:p w14:paraId="0C22D561" w14:textId="77777777" w:rsidR="00EE5D9F" w:rsidRPr="00E00010" w:rsidRDefault="00EE5D9F">
      <w:pPr>
        <w:spacing w:after="0" w:line="300" w:lineRule="auto"/>
        <w:rPr>
          <w:del w:id="12352" w:author="김은수" w:date="2026-09-30T15:44:00Z" w16du:dateUtc="2026-09-30T06:44:00Z"/>
          <w:szCs w:val="20"/>
        </w:rPr>
        <w:pPrChange w:id="12353" w:author="김은수" w:date="2026-10-01T03:22:00Z">
          <w:pPr>
            <w:spacing w:after="0"/>
            <w:ind w:leftChars="913" w:left="1826"/>
          </w:pPr>
        </w:pPrChange>
      </w:pPr>
      <w:del w:id="12354" w:author="김은수" w:date="2026-09-30T15:44:00Z" w16du:dateUtc="2026-09-30T06:44:00Z">
        <w:r>
          <w:rPr>
            <w:rFonts w:hint="eastAsia"/>
          </w:rPr>
          <w:delText>입력 받은 내부기 제어상태로 내부기 제어상태 값을 변경한다.</w:delText>
        </w:r>
      </w:del>
    </w:p>
    <w:p w14:paraId="2F609D91" w14:textId="77777777" w:rsidR="00EE5D9F" w:rsidRPr="00E00010" w:rsidRDefault="00EE5D9F">
      <w:pPr>
        <w:spacing w:after="0" w:line="300" w:lineRule="auto"/>
        <w:rPr>
          <w:del w:id="12355" w:author="김은수" w:date="2026-09-30T15:44:00Z" w16du:dateUtc="2026-09-30T06:44:00Z"/>
          <w:szCs w:val="20"/>
        </w:rPr>
        <w:pPrChange w:id="12356" w:author="김은수" w:date="2026-10-01T03:22:00Z">
          <w:pPr>
            <w:spacing w:after="0"/>
            <w:ind w:leftChars="913" w:left="1826"/>
          </w:pPr>
        </w:pPrChange>
      </w:pPr>
      <w:del w:id="12357" w:author="김은수" w:date="2026-09-30T15:44:00Z" w16du:dateUtc="2026-09-30T06:44:00Z">
        <w:r>
          <w:rPr>
            <w:rFonts w:hint="eastAsia"/>
          </w:rPr>
          <w:delText>P</w:delText>
        </w:r>
        <w:r>
          <w:delText xml:space="preserve">CM </w:delText>
        </w:r>
        <w:r>
          <w:rPr>
            <w:rFonts w:hint="eastAsia"/>
          </w:rPr>
          <w:delText xml:space="preserve">출력 모드를 </w:delText>
        </w:r>
        <w:r>
          <w:delText>NOP</w:delText>
        </w:r>
        <w:r>
          <w:rPr>
            <w:rFonts w:hint="eastAsia"/>
          </w:rPr>
          <w:delText>으로 변경한다.</w:delText>
        </w:r>
      </w:del>
    </w:p>
    <w:p w14:paraId="2889876A" w14:textId="77777777" w:rsidR="00EE5D9F" w:rsidRPr="00E00010" w:rsidRDefault="00EE5D9F">
      <w:pPr>
        <w:spacing w:after="0" w:line="300" w:lineRule="auto"/>
        <w:rPr>
          <w:del w:id="12358" w:author="김은수" w:date="2026-09-30T15:44:00Z" w16du:dateUtc="2026-09-30T06:44:00Z"/>
          <w:szCs w:val="20"/>
        </w:rPr>
        <w:pPrChange w:id="12359" w:author="김은수" w:date="2026-10-01T03:22:00Z">
          <w:pPr>
            <w:ind w:leftChars="913" w:left="1826"/>
          </w:pPr>
        </w:pPrChange>
      </w:pPr>
      <w:del w:id="12360" w:author="김은수" w:date="2026-09-30T15:44:00Z" w16du:dateUtc="2026-09-30T06:44:00Z">
        <w:r>
          <w:rPr>
            <w:rFonts w:hint="eastAsia"/>
          </w:rPr>
          <w:delText>제어 상태 플래그를 활성화한다.</w:delText>
        </w:r>
      </w:del>
    </w:p>
    <w:p w14:paraId="3F1CA8C7" w14:textId="77777777" w:rsidR="00697371" w:rsidRPr="00E00010" w:rsidRDefault="00220104">
      <w:pPr>
        <w:pStyle w:val="TDC43"/>
        <w:rPr>
          <w:ins w:id="12361" w:author="김은수" w:date="2026-09-30T15:44:00Z" w16du:dateUtc="2026-09-30T06:44:00Z"/>
        </w:rPr>
        <w:pPrChange w:id="12362" w:author="김은수" w:date="2026-10-01T01:11:00Z">
          <w:pPr>
            <w:keepLines/>
            <w:widowControl/>
            <w:snapToGrid w:val="0"/>
            <w:spacing w:after="180" w:line="300" w:lineRule="auto"/>
            <w:ind w:left="1245"/>
            <w:jc w:val="left"/>
          </w:pPr>
        </w:pPrChange>
      </w:pPr>
      <w:ins w:id="12363" w:author="김은수" w:date="2026-09-30T15:44:00Z" w16du:dateUtc="2026-09-30T06:44:00Z">
        <w:r>
          <w:rPr>
            <w:b/>
            <w:bCs/>
            <w:rPrChange w:id="12364" w:author="김은수" w:date="2026-10-01T01:11:00Z">
              <w:rPr>
                <w:b/>
                <w:bCs/>
                <w:sz w:val="22"/>
              </w:rPr>
            </w:rPrChange>
          </w:rPr>
          <w:t xml:space="preserve">흐름 참고 : </w:t>
        </w:r>
        <w:r>
          <w:rPr>
            <w:rPrChange w:id="12365" w:author="김은수" w:date="2026-10-01T01:11:00Z">
              <w:rPr>
                <w:sz w:val="22"/>
              </w:rPr>
            </w:rPrChange>
          </w:rPr>
          <w:t>기동 단계는 한 호출에서 모두 완료되는 순서가 아니다. 각 상태 함수가 다음 반복의 단계와 복구 위치를 결정한다.</w:t>
        </w:r>
      </w:ins>
    </w:p>
    <w:p w14:paraId="4983A7C5" w14:textId="77777777" w:rsidR="00BA1805" w:rsidRPr="00E00010" w:rsidRDefault="00BA1805">
      <w:pPr>
        <w:pStyle w:val="TDC44"/>
        <w:pageBreakBefore/>
        <w:rPr>
          <w:ins w:id="12366" w:author="김은수" w:date="2026-09-30T15:44:00Z" w16du:dateUtc="2026-09-30T06:44:00Z"/>
        </w:rPr>
        <w:pPrChange w:id="12367" w:author="김은수" w:date="2026-10-01T01:11:00Z">
          <w:pPr>
            <w:keepNext/>
            <w:keepLines/>
            <w:pageBreakBefore/>
            <w:widowControl/>
            <w:snapToGrid w:val="0"/>
            <w:spacing w:after="100" w:line="240" w:lineRule="auto"/>
            <w:jc w:val="center"/>
          </w:pPr>
        </w:pPrChange>
      </w:pPr>
      <w:ins w:id="12368" w:author="김은수" w:date="2026-09-30T15:44:00Z" w16du:dateUtc="2026-09-30T06:44:00Z">
        <w:r w:rsidRPr="00E00010">
          <w:rPr>
            <w:noProof/>
          </w:rPr>
          <w:lastRenderedPageBreak/>
          <w:drawing>
            <wp:inline distT="0" distB="0" distL="0" distR="0" wp14:anchorId="3E4EBC4E" wp14:editId="0010EAF7">
              <wp:extent cx="4320000" cy="4962600"/>
              <wp:effectExtent l="0" t="0" r="0" b="0"/>
              <wp:docPr id="1020" name="Flow CM3-030" descr="SU-ID-CM3-030 내부기 실행 상태 관리 설계 순서도">
                <a:extLst xmlns:a="http://schemas.openxmlformats.org/drawingml/2006/main">
                  <a:ext uri="{FF2B5EF4-FFF2-40B4-BE49-F238E27FC236}">
                    <a16:creationId xmlns:a16="http://schemas.microsoft.com/office/drawing/2014/main" id="{E8B69799-F488-0C76-6806-D41022ABA04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그림 256" descr="스크린샷, 어둠, 블랙, 밤이(가) 표시된 사진&#10;&#10;자동 생성된 설명">
                        <a:extLst>
                          <a:ext uri="{FF2B5EF4-FFF2-40B4-BE49-F238E27FC236}">
                            <a16:creationId xmlns:a16="http://schemas.microsoft.com/office/drawing/2014/main" id="{E8B69799-F488-0C76-6806-D41022ABA043}"/>
                          </a:ext>
                        </a:extLst>
                      </pic:cNvPr>
                      <pic:cNvPicPr>
                        <a:picLocks noChangeAspect="1"/>
                      </pic:cNvPicPr>
                    </pic:nvPicPr>
                    <pic:blipFill>
                      <a:blip r:embed="rId60"/>
                      <a:stretch>
                        <a:fillRect/>
                      </a:stretch>
                    </pic:blipFill>
                    <pic:spPr>
                      <a:xfrm>
                        <a:off x="0" y="0"/>
                        <a:ext cx="4320000" cy="4962600"/>
                      </a:xfrm>
                      <a:prstGeom prst="rect">
                        <a:avLst/>
                      </a:prstGeom>
                    </pic:spPr>
                  </pic:pic>
                </a:graphicData>
              </a:graphic>
            </wp:inline>
          </w:drawing>
        </w:r>
      </w:ins>
    </w:p>
    <w:p w14:paraId="5AC8035C" w14:textId="77777777" w:rsidR="00697371" w:rsidRDefault="00220104">
      <w:pPr>
        <w:pStyle w:val="TDC45"/>
        <w:pPrChange w:id="12369" w:author="김은수" w:date="2026-09-30T15:44:00Z" w16du:dateUtc="2026-09-30T06:44:00Z">
          <w:pPr>
            <w:pStyle w:val="5"/>
            <w:numPr>
              <w:ilvl w:val="4"/>
              <w:numId w:val="39"/>
            </w:numPr>
            <w:spacing w:after="0"/>
            <w:ind w:left="1420" w:hanging="420"/>
          </w:pPr>
        </w:pPrChange>
      </w:pPr>
      <w:ins w:id="12370" w:author="김은수" w:date="2026-09-30T15:44:00Z" w16du:dateUtc="2026-09-30T06:44:00Z">
        <w:r>
          <w:rPr>
            <w:rPrChange w:id="12371" w:author="김은수" w:date="2026-10-01T01:11:00Z">
              <w:rPr>
                <w:bCs/>
                <w:sz w:val="21"/>
                <w:szCs w:val="21"/>
              </w:rPr>
            </w:rPrChange>
          </w:rPr>
          <w:t xml:space="preserve">그림 28. </w:t>
        </w:r>
      </w:ins>
      <w:r>
        <w:rPr>
          <w:rPrChange w:id="12372" w:author="김은수" w:date="2026-09-30T15:44:00Z" w16du:dateUtc="2026-09-30T06:44:00Z">
            <w:rPr>
              <w:bCs/>
              <w:sz w:val="21"/>
              <w:szCs w:val="21"/>
            </w:rPr>
          </w:rPrChange>
        </w:rPr>
        <w:t>SU-ID-CM3-</w:t>
      </w:r>
      <w:del w:id="12373" w:author="김은수" w:date="2026-09-30T15:44:00Z" w16du:dateUtc="2026-09-30T06:44:00Z">
        <w:r w:rsidR="009C01E4">
          <w:delText>0</w:delText>
        </w:r>
        <w:r w:rsidR="000812BC">
          <w:delText>89</w:delText>
        </w:r>
        <w:r w:rsidR="009C01E4">
          <w:delText>,</w:delText>
        </w:r>
      </w:del>
      <w:ins w:id="12374" w:author="김은수" w:date="2026-09-30T15:44:00Z" w16du:dateUtc="2026-09-30T06:44:00Z">
        <w:r>
          <w:rPr>
            <w:rPrChange w:id="12375" w:author="김은수" w:date="2026-10-01T01:11:00Z">
              <w:rPr>
                <w:bCs/>
                <w:sz w:val="21"/>
                <w:szCs w:val="21"/>
              </w:rPr>
            </w:rPrChange>
          </w:rPr>
          <w:t>030</w:t>
        </w:r>
      </w:ins>
      <w:r>
        <w:rPr>
          <w:rPrChange w:id="12376" w:author="김은수" w:date="2026-09-30T15:44:00Z" w16du:dateUtc="2026-09-30T06:44:00Z">
            <w:rPr>
              <w:bCs/>
              <w:sz w:val="21"/>
              <w:szCs w:val="21"/>
            </w:rPr>
          </w:rPrChange>
        </w:rPr>
        <w:t xml:space="preserve"> 내부기 </w:t>
      </w:r>
      <w:del w:id="12377" w:author="김은수" w:date="2026-09-30T15:44:00Z" w16du:dateUtc="2026-09-30T06:44:00Z">
        <w:r w:rsidR="00EE5D9F">
          <w:rPr>
            <w:rFonts w:hint="eastAsia"/>
          </w:rPr>
          <w:delText>제어</w:delText>
        </w:r>
      </w:del>
      <w:ins w:id="12378" w:author="김은수" w:date="2026-09-30T15:44:00Z" w16du:dateUtc="2026-09-30T06:44:00Z">
        <w:r>
          <w:rPr>
            <w:rPrChange w:id="12379" w:author="김은수" w:date="2026-10-01T01:11:00Z">
              <w:rPr>
                <w:bCs/>
                <w:sz w:val="21"/>
                <w:szCs w:val="21"/>
              </w:rPr>
            </w:rPrChange>
          </w:rPr>
          <w:t>실행</w:t>
        </w:r>
      </w:ins>
      <w:r>
        <w:rPr>
          <w:rPrChange w:id="12380" w:author="김은수" w:date="2026-09-30T15:44:00Z" w16du:dateUtc="2026-09-30T06:44:00Z">
            <w:rPr>
              <w:bCs/>
              <w:sz w:val="21"/>
              <w:szCs w:val="21"/>
            </w:rPr>
          </w:rPrChange>
        </w:rPr>
        <w:t xml:space="preserve"> 상태 </w:t>
      </w:r>
      <w:del w:id="12381" w:author="김은수" w:date="2026-09-30T15:44:00Z" w16du:dateUtc="2026-09-30T06:44:00Z">
        <w:r w:rsidR="00EE5D9F">
          <w:rPr>
            <w:rFonts w:hint="eastAsia"/>
          </w:rPr>
          <w:delText xml:space="preserve">변경 플래그 삭제 유닛 </w:delText>
        </w:r>
      </w:del>
      <w:ins w:id="12382" w:author="김은수" w:date="2026-09-30T15:44:00Z" w16du:dateUtc="2026-09-30T06:44:00Z">
        <w:r>
          <w:rPr>
            <w:rPrChange w:id="12383" w:author="김은수" w:date="2026-10-01T01:11:00Z">
              <w:rPr>
                <w:bCs/>
                <w:sz w:val="21"/>
                <w:szCs w:val="21"/>
              </w:rPr>
            </w:rPrChange>
          </w:rPr>
          <w:t>관리 순서도</w:t>
        </w:r>
      </w:ins>
    </w:p>
    <w:p w14:paraId="4635D59C" w14:textId="77777777" w:rsidR="00EE5D9F" w:rsidRPr="00E00010" w:rsidRDefault="00EE5D9F">
      <w:pPr>
        <w:spacing w:after="0" w:line="300" w:lineRule="auto"/>
        <w:rPr>
          <w:del w:id="12384" w:author="김은수" w:date="2026-09-30T15:44:00Z" w16du:dateUtc="2026-09-30T06:44:00Z"/>
          <w:szCs w:val="20"/>
        </w:rPr>
        <w:pPrChange w:id="12385" w:author="김은수" w:date="2026-10-01T03:22:00Z">
          <w:pPr>
            <w:spacing w:after="0"/>
            <w:ind w:leftChars="813" w:left="1626"/>
          </w:pPr>
        </w:pPrChange>
      </w:pPr>
      <w:bookmarkStart w:id="12386" w:name="_Hlk139277781"/>
      <w:bookmarkStart w:id="12387" w:name="_Hlk139267753"/>
      <w:del w:id="12388" w:author="김은수" w:date="2026-09-30T15:44:00Z" w16du:dateUtc="2026-09-30T06:44:00Z">
        <w:r>
          <w:rPr>
            <w:rFonts w:hint="eastAsia"/>
          </w:rPr>
          <w:delText xml:space="preserve">입력 파라미터 </w:delText>
        </w:r>
        <w:r>
          <w:delText xml:space="preserve">: </w:delText>
        </w:r>
        <w:r>
          <w:rPr>
            <w:rFonts w:hint="eastAsia"/>
          </w:rPr>
          <w:delText>없음</w:delText>
        </w:r>
      </w:del>
    </w:p>
    <w:p w14:paraId="1A509ECF" w14:textId="77777777" w:rsidR="00EE5D9F" w:rsidRPr="00E00010" w:rsidRDefault="00EE5D9F">
      <w:pPr>
        <w:spacing w:after="0" w:line="300" w:lineRule="auto"/>
        <w:rPr>
          <w:del w:id="12389" w:author="김은수" w:date="2026-09-30T15:44:00Z" w16du:dateUtc="2026-09-30T06:44:00Z"/>
          <w:szCs w:val="20"/>
        </w:rPr>
        <w:pPrChange w:id="12390" w:author="김은수" w:date="2026-10-01T03:22:00Z">
          <w:pPr>
            <w:spacing w:after="0"/>
            <w:ind w:leftChars="813" w:left="1626"/>
          </w:pPr>
        </w:pPrChange>
      </w:pPr>
      <w:del w:id="12391" w:author="김은수" w:date="2026-09-30T15:44:00Z" w16du:dateUtc="2026-09-30T06:44:00Z">
        <w:r>
          <w:rPr>
            <w:rFonts w:hint="eastAsia"/>
          </w:rPr>
          <w:delText xml:space="preserve">반환 파라미터 </w:delText>
        </w:r>
        <w:r>
          <w:delText xml:space="preserve">: </w:delText>
        </w:r>
        <w:r>
          <w:rPr>
            <w:rFonts w:hint="eastAsia"/>
          </w:rPr>
          <w:delText>없음</w:delText>
        </w:r>
      </w:del>
    </w:p>
    <w:p w14:paraId="21E93C93" w14:textId="77777777" w:rsidR="00EE5D9F" w:rsidRPr="00E00010" w:rsidRDefault="00EE5D9F">
      <w:pPr>
        <w:spacing w:after="0" w:line="300" w:lineRule="auto"/>
        <w:rPr>
          <w:del w:id="12392" w:author="김은수" w:date="2026-09-30T15:44:00Z" w16du:dateUtc="2026-09-30T06:44:00Z"/>
          <w:szCs w:val="20"/>
        </w:rPr>
        <w:pPrChange w:id="12393" w:author="김은수" w:date="2026-10-01T03:22:00Z">
          <w:pPr>
            <w:spacing w:after="0"/>
            <w:ind w:leftChars="813" w:left="1626"/>
          </w:pPr>
        </w:pPrChange>
      </w:pPr>
      <w:del w:id="12394" w:author="김은수" w:date="2026-09-30T15:44:00Z" w16du:dateUtc="2026-09-30T06:44:00Z">
        <w:r>
          <w:rPr>
            <w:rFonts w:hint="eastAsia"/>
          </w:rPr>
          <w:delText xml:space="preserve">수정 파라미터 </w:delText>
        </w:r>
        <w:r>
          <w:delText xml:space="preserve">: </w:delText>
        </w:r>
        <w:r>
          <w:rPr>
            <w:rFonts w:hint="eastAsia"/>
          </w:rPr>
          <w:delText>제어 상태 변환 플래그</w:delText>
        </w:r>
      </w:del>
    </w:p>
    <w:p w14:paraId="0BC590EC" w14:textId="77777777" w:rsidR="00EE5D9F" w:rsidRPr="00E00010" w:rsidRDefault="00EE5D9F">
      <w:pPr>
        <w:spacing w:after="0" w:line="300" w:lineRule="auto"/>
        <w:rPr>
          <w:del w:id="12395" w:author="김은수" w:date="2026-09-30T15:44:00Z" w16du:dateUtc="2026-09-30T06:44:00Z"/>
          <w:szCs w:val="20"/>
        </w:rPr>
        <w:pPrChange w:id="12396" w:author="김은수" w:date="2026-10-01T03:22:00Z">
          <w:pPr>
            <w:ind w:leftChars="813" w:left="1626"/>
          </w:pPr>
        </w:pPrChange>
      </w:pPr>
      <w:del w:id="12397" w:author="김은수" w:date="2026-09-30T15:44:00Z" w16du:dateUtc="2026-09-30T06:44:00Z">
        <w:r>
          <w:rPr>
            <w:rFonts w:hint="eastAsia"/>
          </w:rPr>
          <w:delText xml:space="preserve">기능 및 동작 </w:delText>
        </w:r>
        <w:r>
          <w:delText xml:space="preserve">:  </w:delText>
        </w:r>
        <w:r>
          <w:rPr>
            <w:rFonts w:hint="eastAsia"/>
          </w:rPr>
          <w:delText>제어 상태 변환 플래그를 지운다.</w:delText>
        </w:r>
      </w:del>
    </w:p>
    <w:bookmarkEnd w:id="12386"/>
    <w:bookmarkEnd w:id="12387"/>
    <w:p w14:paraId="35556615" w14:textId="77777777" w:rsidR="000C626C" w:rsidRDefault="000C626C">
      <w:pPr>
        <w:pStyle w:val="TDC40"/>
        <w:rPr>
          <w:ins w:id="12398" w:author="김은수" w:date="2026-10-01T05:08:00Z"/>
        </w:rPr>
      </w:pPr>
    </w:p>
    <w:p w14:paraId="2839FDE2" w14:textId="77777777" w:rsidR="00697371" w:rsidRDefault="00220104">
      <w:pPr>
        <w:pStyle w:val="TDC4"/>
        <w:pPrChange w:id="12399" w:author="김은수" w:date="2026-09-30T15:44:00Z" w16du:dateUtc="2026-09-30T06:44:00Z">
          <w:pPr>
            <w:pStyle w:val="5"/>
            <w:numPr>
              <w:ilvl w:val="4"/>
              <w:numId w:val="39"/>
            </w:numPr>
            <w:spacing w:after="0"/>
            <w:ind w:left="1400" w:hanging="400"/>
          </w:pPr>
        </w:pPrChange>
      </w:pPr>
      <w:r>
        <w:t>SU-ID-CM3-</w:t>
      </w:r>
      <w:del w:id="12400" w:author="김은수" w:date="2026-09-30T15:44:00Z" w16du:dateUtc="2026-09-30T06:44:00Z">
        <w:r w:rsidR="009C01E4">
          <w:delText>0</w:delText>
        </w:r>
        <w:r w:rsidR="000812BC">
          <w:delText>90</w:delText>
        </w:r>
        <w:r w:rsidR="009C01E4">
          <w:delText xml:space="preserve">, </w:delText>
        </w:r>
        <w:r w:rsidR="00EE5D9F">
          <w:rPr>
            <w:rFonts w:hint="eastAsia"/>
          </w:rPr>
          <w:delText>T</w:delText>
        </w:r>
        <w:r w:rsidR="00EE5D9F">
          <w:delText xml:space="preserve">x PMIC </w:delText>
        </w:r>
      </w:del>
      <w:ins w:id="12401" w:author="김은수" w:date="2026-09-30T15:44:00Z" w16du:dateUtc="2026-09-30T06:44:00Z">
        <w:r>
          <w:t xml:space="preserve">031, 내부기 및 송신 전원 </w:t>
        </w:r>
      </w:ins>
      <w:r>
        <w:t>초기화</w:t>
      </w:r>
      <w:del w:id="12402" w:author="김은수" w:date="2026-09-30T15:44:00Z" w16du:dateUtc="2026-09-30T06:44:00Z">
        <w:r w:rsidR="00EE5D9F">
          <w:rPr>
            <w:rFonts w:hint="eastAsia"/>
          </w:rPr>
          <w:delText xml:space="preserve"> 유닛</w:delText>
        </w:r>
      </w:del>
    </w:p>
    <w:p w14:paraId="53CDA12A" w14:textId="77777777" w:rsidR="00EE5D9F" w:rsidRPr="00E00010" w:rsidRDefault="00EE5D9F">
      <w:pPr>
        <w:spacing w:after="0" w:line="300" w:lineRule="auto"/>
        <w:rPr>
          <w:del w:id="12403" w:author="김은수" w:date="2026-09-30T15:44:00Z" w16du:dateUtc="2026-09-30T06:44:00Z"/>
          <w:szCs w:val="20"/>
        </w:rPr>
        <w:pPrChange w:id="12404" w:author="김은수" w:date="2026-10-01T03:22:00Z">
          <w:pPr>
            <w:spacing w:after="0"/>
            <w:ind w:leftChars="813" w:left="1626"/>
          </w:pPr>
        </w:pPrChange>
      </w:pPr>
      <w:del w:id="12405" w:author="김은수" w:date="2026-09-30T15:44:00Z" w16du:dateUtc="2026-09-30T06:44:00Z">
        <w:r>
          <w:rPr>
            <w:rFonts w:hint="eastAsia"/>
          </w:rPr>
          <w:delText xml:space="preserve">입력 파라미터 </w:delText>
        </w:r>
        <w:r>
          <w:delText xml:space="preserve">: </w:delText>
        </w:r>
        <w:r>
          <w:rPr>
            <w:rFonts w:hint="eastAsia"/>
          </w:rPr>
          <w:delText>내부기 제어 상태 변경 플래그</w:delText>
        </w:r>
      </w:del>
    </w:p>
    <w:p w14:paraId="12ACAED6" w14:textId="77777777" w:rsidR="00EE5D9F" w:rsidRPr="00E00010" w:rsidRDefault="00EE5D9F">
      <w:pPr>
        <w:spacing w:after="0" w:line="300" w:lineRule="auto"/>
        <w:rPr>
          <w:del w:id="12406" w:author="김은수" w:date="2026-09-30T15:44:00Z" w16du:dateUtc="2026-09-30T06:44:00Z"/>
          <w:szCs w:val="20"/>
        </w:rPr>
        <w:pPrChange w:id="12407" w:author="김은수" w:date="2026-10-01T03:22:00Z">
          <w:pPr>
            <w:spacing w:after="0"/>
            <w:ind w:leftChars="813" w:left="1626"/>
          </w:pPr>
        </w:pPrChange>
      </w:pPr>
      <w:del w:id="12408" w:author="김은수" w:date="2026-09-30T15:44:00Z" w16du:dateUtc="2026-09-30T06:44:00Z">
        <w:r>
          <w:rPr>
            <w:rFonts w:hint="eastAsia"/>
          </w:rPr>
          <w:delText xml:space="preserve">반환 파라미터 </w:delText>
        </w:r>
        <w:r>
          <w:delText xml:space="preserve">: </w:delText>
        </w:r>
        <w:r>
          <w:rPr>
            <w:rFonts w:hint="eastAsia"/>
          </w:rPr>
          <w:delText>없음</w:delText>
        </w:r>
      </w:del>
    </w:p>
    <w:p w14:paraId="05BC14C6" w14:textId="77777777" w:rsidR="00EE5D9F" w:rsidRPr="00E00010" w:rsidRDefault="00EE5D9F">
      <w:pPr>
        <w:spacing w:after="0" w:line="300" w:lineRule="auto"/>
        <w:rPr>
          <w:del w:id="12409" w:author="김은수" w:date="2026-09-30T15:44:00Z" w16du:dateUtc="2026-09-30T06:44:00Z"/>
          <w:szCs w:val="20"/>
        </w:rPr>
        <w:pPrChange w:id="12410" w:author="김은수" w:date="2026-10-01T03:22:00Z">
          <w:pPr>
            <w:spacing w:after="0"/>
            <w:ind w:leftChars="813" w:left="1626"/>
          </w:pPr>
        </w:pPrChange>
      </w:pPr>
      <w:del w:id="12411" w:author="김은수" w:date="2026-09-30T15:44:00Z" w16du:dateUtc="2026-09-30T06:44:00Z">
        <w:r>
          <w:rPr>
            <w:rFonts w:hint="eastAsia"/>
          </w:rPr>
          <w:delText xml:space="preserve">수정 파라미터 </w:delText>
        </w:r>
        <w:r>
          <w:delText xml:space="preserve">: </w:delText>
        </w:r>
        <w:r>
          <w:rPr>
            <w:rFonts w:hint="eastAsia"/>
          </w:rPr>
          <w:delText>제어 상태 변환 플래그</w:delText>
        </w:r>
      </w:del>
    </w:p>
    <w:p w14:paraId="1B7598EB" w14:textId="77777777" w:rsidR="00084C76" w:rsidRDefault="00084C76">
      <w:pPr>
        <w:pStyle w:val="TDC40"/>
        <w:keepNext/>
        <w:rPr>
          <w:ins w:id="12412" w:author="김은수" w:date="2026-10-01T12:05:00Z" w16du:dateUtc="2026-10-01T03:05:00Z"/>
        </w:rPr>
        <w:pPrChange w:id="12413" w:author="김은수" w:date="2026-10-01T03:22:00Z">
          <w:pPr>
            <w:pStyle w:val="TDC40"/>
          </w:pPr>
        </w:pPrChange>
      </w:pPr>
      <w:ins w:id="12414" w:author="김은수" w:date="2026-10-01T12:05:00Z" w16du:dateUtc="2026-10-01T03:05:00Z">
        <w:r>
          <w:t>연결 대상에 자극 명령을 보내기 전에 송신 및 내부기 제어 상태를 준비한다.</w:t>
        </w:r>
      </w:ins>
    </w:p>
    <w:p w14:paraId="09783090" w14:textId="77777777" w:rsidR="00084C76" w:rsidRDefault="00084C76">
      <w:pPr>
        <w:pStyle w:val="TDC42"/>
        <w:rPr>
          <w:ins w:id="12415" w:author="김은수" w:date="2026-10-01T12:05:00Z" w16du:dateUtc="2026-10-01T03:05:00Z"/>
        </w:rPr>
      </w:pPr>
      <w:ins w:id="12416" w:author="김은수" w:date="2026-10-01T12:05:00Z" w16du:dateUtc="2026-10-01T03:05:00Z">
        <w:r>
          <w:t xml:space="preserve">표 </w:t>
        </w:r>
        <w:r>
          <w:fldChar w:fldCharType="begin"/>
        </w:r>
        <w:r>
          <w:instrText>SEQ 표 \* ARABIC</w:instrText>
        </w:r>
        <w:r>
          <w:fldChar w:fldCharType="separate"/>
        </w:r>
        <w:r>
          <w:t>154</w:t>
        </w:r>
        <w:r>
          <w:fldChar w:fldCharType="end"/>
        </w:r>
        <w:r>
          <w:t>. 내부기 및 송신 전원 초기화 / 유닛 설계 내용</w:t>
        </w:r>
      </w:ins>
    </w:p>
    <w:tbl>
      <w:tblPr>
        <w:tblStyle w:val="TDC41"/>
        <w:tblW w:w="8816" w:type="dxa"/>
        <w:tblLayout w:type="fixed"/>
        <w:tblLook w:val="04A0" w:firstRow="1" w:lastRow="0" w:firstColumn="1" w:lastColumn="0" w:noHBand="0" w:noVBand="1"/>
        <w:tblPrChange w:id="12417"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12418">
          <w:tblGrid>
            <w:gridCol w:w="360"/>
            <w:gridCol w:w="360"/>
            <w:gridCol w:w="584"/>
            <w:gridCol w:w="7512"/>
          </w:tblGrid>
        </w:tblGridChange>
      </w:tblGrid>
      <w:tr w:rsidR="00084C76" w14:paraId="2127C6F2" w14:textId="77777777" w:rsidTr="00586EB3">
        <w:trPr>
          <w:cnfStyle w:val="100000000000" w:firstRow="1" w:lastRow="0" w:firstColumn="0" w:lastColumn="0" w:oddVBand="0" w:evenVBand="0" w:oddHBand="0" w:evenHBand="0" w:firstRowFirstColumn="0" w:firstRowLastColumn="0" w:lastRowFirstColumn="0" w:lastRowLastColumn="0"/>
          <w:cantSplit/>
          <w:tblHeader/>
          <w:ins w:id="12419" w:author="김은수" w:date="2026-10-01T12:05:00Z"/>
          <w:trPrChange w:id="12420"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2421" w:author="김은수" w:date="2026-10-01T03:22:00Z">
              <w:tcPr>
                <w:tcW w:w="1304" w:type="dxa"/>
              </w:tcPr>
            </w:tcPrChange>
          </w:tcPr>
          <w:p w14:paraId="62EBB8D6"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12422" w:author="김은수" w:date="2026-10-01T12:05:00Z" w16du:dateUtc="2026-10-01T03:05:00Z"/>
              </w:rPr>
            </w:pPr>
            <w:ins w:id="12423" w:author="김은수" w:date="2026-10-01T12:05:00Z" w16du:dateUtc="2026-10-01T03:05:00Z">
              <w:r>
                <w:t>항목</w:t>
              </w:r>
            </w:ins>
          </w:p>
        </w:tc>
        <w:tc>
          <w:tcPr>
            <w:tcW w:w="7512" w:type="dxa"/>
            <w:tcPrChange w:id="12424" w:author="김은수" w:date="2026-10-01T03:22:00Z">
              <w:tcPr>
                <w:tcW w:w="7512" w:type="dxa"/>
              </w:tcPr>
            </w:tcPrChange>
          </w:tcPr>
          <w:p w14:paraId="081ED03F"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12425" w:author="김은수" w:date="2026-10-01T12:05:00Z" w16du:dateUtc="2026-10-01T03:05:00Z"/>
              </w:rPr>
            </w:pPr>
            <w:ins w:id="12426" w:author="김은수" w:date="2026-10-01T12:05:00Z" w16du:dateUtc="2026-10-01T03:05:00Z">
              <w:r>
                <w:t>설계 내용</w:t>
              </w:r>
            </w:ins>
          </w:p>
        </w:tc>
      </w:tr>
      <w:tr w:rsidR="00084C76" w14:paraId="37711BB4" w14:textId="77777777" w:rsidTr="00586EB3">
        <w:trPr>
          <w:cantSplit/>
          <w:ins w:id="12427" w:author="김은수" w:date="2026-10-01T12:05:00Z"/>
          <w:trPrChange w:id="12428"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2429" w:author="김은수" w:date="2026-10-01T03:22:00Z">
              <w:tcPr>
                <w:tcW w:w="1304" w:type="dxa"/>
              </w:tcPr>
            </w:tcPrChange>
          </w:tcPr>
          <w:p w14:paraId="0E080563" w14:textId="77777777" w:rsidR="00084C76" w:rsidRDefault="00084C76">
            <w:pPr>
              <w:pStyle w:val="TDCe"/>
              <w:rPr>
                <w:ins w:id="12430" w:author="김은수" w:date="2026-10-01T12:05:00Z" w16du:dateUtc="2026-10-01T03:05:00Z"/>
              </w:rPr>
            </w:pPr>
            <w:ins w:id="12431" w:author="김은수" w:date="2026-10-01T12:05:00Z" w16du:dateUtc="2026-10-01T03:05:00Z">
              <w:r>
                <w:t>입력</w:t>
              </w:r>
            </w:ins>
          </w:p>
        </w:tc>
        <w:tc>
          <w:tcPr>
            <w:tcW w:w="7512" w:type="dxa"/>
            <w:tcPrChange w:id="12432" w:author="김은수" w:date="2026-10-01T03:22:00Z">
              <w:tcPr>
                <w:tcW w:w="7512" w:type="dxa"/>
              </w:tcPr>
            </w:tcPrChange>
          </w:tcPr>
          <w:p w14:paraId="64C367C7"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2433" w:author="김은수" w:date="2026-10-01T12:05:00Z" w16du:dateUtc="2026-10-01T03:05:00Z"/>
              </w:rPr>
            </w:pPr>
            <w:ins w:id="12434" w:author="김은수" w:date="2026-10-01T12:05:00Z" w16du:dateUtc="2026-10-01T03:05:00Z">
              <w:r>
                <w:t>내부기 초기화 요청과 송신 전원 설정</w:t>
              </w:r>
            </w:ins>
          </w:p>
        </w:tc>
      </w:tr>
      <w:tr w:rsidR="00084C76" w14:paraId="37AA5BA2" w14:textId="77777777" w:rsidTr="00586EB3">
        <w:trPr>
          <w:cantSplit/>
          <w:ins w:id="12435" w:author="김은수" w:date="2026-10-01T12:05:00Z"/>
          <w:trPrChange w:id="12436"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2437" w:author="김은수" w:date="2026-10-01T03:22:00Z">
              <w:tcPr>
                <w:tcW w:w="1304" w:type="dxa"/>
              </w:tcPr>
            </w:tcPrChange>
          </w:tcPr>
          <w:p w14:paraId="09409D23" w14:textId="77777777" w:rsidR="00084C76" w:rsidRDefault="00084C76">
            <w:pPr>
              <w:pStyle w:val="TDCe"/>
              <w:rPr>
                <w:ins w:id="12438" w:author="김은수" w:date="2026-10-01T12:05:00Z" w16du:dateUtc="2026-10-01T03:05:00Z"/>
              </w:rPr>
            </w:pPr>
            <w:ins w:id="12439" w:author="김은수" w:date="2026-10-01T12:05:00Z" w16du:dateUtc="2026-10-01T03:05:00Z">
              <w:r>
                <w:t>출력</w:t>
              </w:r>
            </w:ins>
          </w:p>
        </w:tc>
        <w:tc>
          <w:tcPr>
            <w:tcW w:w="7512" w:type="dxa"/>
            <w:tcPrChange w:id="12440" w:author="김은수" w:date="2026-10-01T03:22:00Z">
              <w:tcPr>
                <w:tcW w:w="7512" w:type="dxa"/>
              </w:tcPr>
            </w:tcPrChange>
          </w:tcPr>
          <w:p w14:paraId="0ED90BE7"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2441" w:author="김은수" w:date="2026-10-01T12:05:00Z" w16du:dateUtc="2026-10-01T03:05:00Z"/>
              </w:rPr>
            </w:pPr>
            <w:ins w:id="12442" w:author="김은수" w:date="2026-10-01T12:05:00Z" w16du:dateUtc="2026-10-01T03:05:00Z">
              <w:r>
                <w:t>초기화 진행 상태 및 내부기 ID</w:t>
              </w:r>
            </w:ins>
          </w:p>
        </w:tc>
      </w:tr>
      <w:tr w:rsidR="00084C76" w14:paraId="6945B3FC" w14:textId="77777777" w:rsidTr="00586EB3">
        <w:trPr>
          <w:cantSplit/>
          <w:ins w:id="12443" w:author="김은수" w:date="2026-10-01T12:05:00Z"/>
          <w:trPrChange w:id="12444"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2445" w:author="김은수" w:date="2026-10-01T03:22:00Z">
              <w:tcPr>
                <w:tcW w:w="1304" w:type="dxa"/>
              </w:tcPr>
            </w:tcPrChange>
          </w:tcPr>
          <w:p w14:paraId="1D8A30F7" w14:textId="77777777" w:rsidR="00084C76" w:rsidRDefault="00084C76">
            <w:pPr>
              <w:pStyle w:val="TDCe"/>
              <w:rPr>
                <w:ins w:id="12446" w:author="김은수" w:date="2026-10-01T12:05:00Z" w16du:dateUtc="2026-10-01T03:05:00Z"/>
              </w:rPr>
            </w:pPr>
            <w:ins w:id="12447" w:author="김은수" w:date="2026-10-01T12:05:00Z" w16du:dateUtc="2026-10-01T03:05:00Z">
              <w:r>
                <w:lastRenderedPageBreak/>
                <w:t>처리</w:t>
              </w:r>
            </w:ins>
          </w:p>
        </w:tc>
        <w:tc>
          <w:tcPr>
            <w:tcW w:w="7512" w:type="dxa"/>
            <w:tcPrChange w:id="12448" w:author="김은수" w:date="2026-10-01T03:22:00Z">
              <w:tcPr>
                <w:tcW w:w="7512" w:type="dxa"/>
              </w:tcPr>
            </w:tcPrChange>
          </w:tcPr>
          <w:p w14:paraId="598548C6"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2449" w:author="김은수" w:date="2026-10-01T12:05:00Z" w16du:dateUtc="2026-10-01T03:05:00Z"/>
              </w:rPr>
            </w:pPr>
            <w:ins w:id="12450" w:author="김은수" w:date="2026-10-01T12:05:00Z" w16du:dateUtc="2026-10-01T03:05:00Z">
              <w:r>
                <w:t>TX 전원 IC와 FPGA/내부기 초기화를 순서대로 진행한다. 자극 전압 활성화와 내부기 ID 읽기를 연결 상태에 맞춰 처리한다.</w:t>
              </w:r>
            </w:ins>
          </w:p>
        </w:tc>
      </w:tr>
    </w:tbl>
    <w:p w14:paraId="3216C581" w14:textId="77777777" w:rsidR="00084C76" w:rsidRDefault="00084C76">
      <w:pPr>
        <w:pStyle w:val="TDC40"/>
        <w:spacing w:after="0"/>
        <w:rPr>
          <w:ins w:id="12451" w:author="김은수" w:date="2026-10-01T12:05:00Z" w16du:dateUtc="2026-10-01T03:05:00Z"/>
        </w:rPr>
        <w:pPrChange w:id="12452" w:author="김은수" w:date="2026-10-01T03:22:00Z">
          <w:pPr>
            <w:pStyle w:val="TDC40"/>
          </w:pPr>
        </w:pPrChange>
      </w:pPr>
    </w:p>
    <w:p w14:paraId="2EA3C27A" w14:textId="77777777" w:rsidR="00084C76" w:rsidRDefault="00084C76">
      <w:pPr>
        <w:pStyle w:val="TDC42"/>
        <w:rPr>
          <w:ins w:id="12453" w:author="김은수" w:date="2026-10-01T12:05:00Z" w16du:dateUtc="2026-10-01T03:05:00Z"/>
        </w:rPr>
      </w:pPr>
      <w:ins w:id="12454" w:author="김은수" w:date="2026-10-01T12:05:00Z" w16du:dateUtc="2026-10-01T03:05:00Z">
        <w:r>
          <w:t xml:space="preserve">표 </w:t>
        </w:r>
        <w:r>
          <w:fldChar w:fldCharType="begin"/>
        </w:r>
        <w:r>
          <w:instrText>SEQ 표 \* ARABIC</w:instrText>
        </w:r>
        <w:r>
          <w:fldChar w:fldCharType="separate"/>
        </w:r>
        <w:r>
          <w:t>155</w:t>
        </w:r>
        <w:r>
          <w:fldChar w:fldCharType="end"/>
        </w:r>
        <w:r>
          <w:t>. 내부기 및 송신 전원 초기화 / 구현 조건</w:t>
        </w:r>
      </w:ins>
    </w:p>
    <w:tbl>
      <w:tblPr>
        <w:tblStyle w:val="TDC41"/>
        <w:tblW w:w="8816" w:type="dxa"/>
        <w:tblLayout w:type="fixed"/>
        <w:tblLook w:val="04A0" w:firstRow="1" w:lastRow="0" w:firstColumn="1" w:lastColumn="0" w:noHBand="0" w:noVBand="1"/>
        <w:tblPrChange w:id="12455"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12456">
          <w:tblGrid>
            <w:gridCol w:w="360"/>
            <w:gridCol w:w="360"/>
            <w:gridCol w:w="584"/>
            <w:gridCol w:w="7512"/>
          </w:tblGrid>
        </w:tblGridChange>
      </w:tblGrid>
      <w:tr w:rsidR="00084C76" w14:paraId="1888319F" w14:textId="77777777" w:rsidTr="00586EB3">
        <w:trPr>
          <w:cnfStyle w:val="100000000000" w:firstRow="1" w:lastRow="0" w:firstColumn="0" w:lastColumn="0" w:oddVBand="0" w:evenVBand="0" w:oddHBand="0" w:evenHBand="0" w:firstRowFirstColumn="0" w:firstRowLastColumn="0" w:lastRowFirstColumn="0" w:lastRowLastColumn="0"/>
          <w:cantSplit/>
          <w:tblHeader/>
          <w:ins w:id="12457" w:author="김은수" w:date="2026-10-01T12:05:00Z"/>
          <w:trPrChange w:id="12458"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2459" w:author="김은수" w:date="2026-10-01T03:22:00Z">
              <w:tcPr>
                <w:tcW w:w="1304" w:type="dxa"/>
              </w:tcPr>
            </w:tcPrChange>
          </w:tcPr>
          <w:p w14:paraId="5B688947"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12460" w:author="김은수" w:date="2026-10-01T12:05:00Z" w16du:dateUtc="2026-10-01T03:05:00Z"/>
              </w:rPr>
            </w:pPr>
            <w:ins w:id="12461" w:author="김은수" w:date="2026-10-01T12:05:00Z" w16du:dateUtc="2026-10-01T03:05:00Z">
              <w:r>
                <w:t>구분</w:t>
              </w:r>
            </w:ins>
          </w:p>
        </w:tc>
        <w:tc>
          <w:tcPr>
            <w:tcW w:w="7512" w:type="dxa"/>
            <w:tcPrChange w:id="12462" w:author="김은수" w:date="2026-10-01T03:22:00Z">
              <w:tcPr>
                <w:tcW w:w="7512" w:type="dxa"/>
              </w:tcPr>
            </w:tcPrChange>
          </w:tcPr>
          <w:p w14:paraId="54674328"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12463" w:author="김은수" w:date="2026-10-01T12:05:00Z" w16du:dateUtc="2026-10-01T03:05:00Z"/>
              </w:rPr>
            </w:pPr>
            <w:ins w:id="12464" w:author="김은수" w:date="2026-10-01T12:05:00Z" w16du:dateUtc="2026-10-01T03:05:00Z">
              <w:r>
                <w:t>구현 조건</w:t>
              </w:r>
            </w:ins>
          </w:p>
        </w:tc>
      </w:tr>
      <w:tr w:rsidR="00084C76" w14:paraId="1816C68B" w14:textId="77777777" w:rsidTr="00586EB3">
        <w:trPr>
          <w:cantSplit/>
          <w:ins w:id="12465" w:author="김은수" w:date="2026-10-01T12:05:00Z"/>
          <w:trPrChange w:id="12466"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2467" w:author="김은수" w:date="2026-10-01T03:22:00Z">
              <w:tcPr>
                <w:tcW w:w="1304" w:type="dxa"/>
              </w:tcPr>
            </w:tcPrChange>
          </w:tcPr>
          <w:p w14:paraId="3BE45D4E" w14:textId="77777777" w:rsidR="00084C76" w:rsidRDefault="00084C76">
            <w:pPr>
              <w:pStyle w:val="TDCe"/>
              <w:rPr>
                <w:ins w:id="12468" w:author="김은수" w:date="2026-10-01T12:05:00Z" w16du:dateUtc="2026-10-01T03:05:00Z"/>
              </w:rPr>
            </w:pPr>
            <w:ins w:id="12469" w:author="김은수" w:date="2026-10-01T12:05:00Z" w16du:dateUtc="2026-10-01T03:05:00Z">
              <w:r>
                <w:t>관련 함수</w:t>
              </w:r>
            </w:ins>
          </w:p>
        </w:tc>
        <w:tc>
          <w:tcPr>
            <w:tcW w:w="7512" w:type="dxa"/>
            <w:tcPrChange w:id="12470" w:author="김은수" w:date="2026-10-01T03:22:00Z">
              <w:tcPr>
                <w:tcW w:w="7512" w:type="dxa"/>
              </w:tcPr>
            </w:tcPrChange>
          </w:tcPr>
          <w:p w14:paraId="42DC4A2F" w14:textId="77777777" w:rsidR="00084C76" w:rsidRPr="00E00010" w:rsidRDefault="00084C76">
            <w:pPr>
              <w:pStyle w:val="TDCf"/>
              <w:cnfStyle w:val="000000000000" w:firstRow="0" w:lastRow="0" w:firstColumn="0" w:lastColumn="0" w:oddVBand="0" w:evenVBand="0" w:oddHBand="0" w:evenHBand="0" w:firstRowFirstColumn="0" w:firstRowLastColumn="0" w:lastRowFirstColumn="0" w:lastRowLastColumn="0"/>
              <w:rPr>
                <w:ins w:id="12471" w:author="김은수" w:date="2026-10-01T12:05:00Z" w16du:dateUtc="2026-10-01T03:05:00Z"/>
                <w:lang w:val="en-US"/>
                <w:rPrChange w:id="12472" w:author="김은수" w:date="2026-10-01T13:46:00Z" w16du:dateUtc="2026-10-01T04:46:00Z">
                  <w:rPr>
                    <w:ins w:id="12473" w:author="김은수" w:date="2026-10-01T12:05:00Z" w16du:dateUtc="2026-10-01T03:05:00Z"/>
                  </w:rPr>
                </w:rPrChange>
              </w:rPr>
            </w:pPr>
            <w:ins w:id="12474" w:author="김은수" w:date="2026-10-01T12:05:00Z" w16du:dateUtc="2026-10-01T03:05:00Z">
              <w:r w:rsidRPr="00E00010">
                <w:rPr>
                  <w:lang w:val="en-US"/>
                  <w:rPrChange w:id="12475" w:author="김은수" w:date="2026-10-01T13:46:00Z" w16du:dateUtc="2026-10-01T04:46:00Z">
                    <w:rPr/>
                  </w:rPrChange>
                </w:rPr>
                <w:t>init_txPowerIC, init_ISD, enableStimul_10v, read_Connected_ISD_id</w:t>
              </w:r>
            </w:ins>
          </w:p>
        </w:tc>
      </w:tr>
      <w:tr w:rsidR="00084C76" w14:paraId="74665D27" w14:textId="77777777" w:rsidTr="00586EB3">
        <w:trPr>
          <w:cantSplit/>
          <w:ins w:id="12476" w:author="김은수" w:date="2026-10-01T12:05:00Z"/>
          <w:trPrChange w:id="12477"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2478" w:author="김은수" w:date="2026-10-01T03:22:00Z">
              <w:tcPr>
                <w:tcW w:w="1304" w:type="dxa"/>
              </w:tcPr>
            </w:tcPrChange>
          </w:tcPr>
          <w:p w14:paraId="3CCB7154" w14:textId="77777777" w:rsidR="00084C76" w:rsidRDefault="00084C76">
            <w:pPr>
              <w:pStyle w:val="TDCe"/>
              <w:rPr>
                <w:ins w:id="12479" w:author="김은수" w:date="2026-10-01T12:05:00Z" w16du:dateUtc="2026-10-01T03:05:00Z"/>
              </w:rPr>
            </w:pPr>
            <w:ins w:id="12480" w:author="김은수" w:date="2026-10-01T12:05:00Z" w16du:dateUtc="2026-10-01T03:05:00Z">
              <w:r>
                <w:t>동작 조건</w:t>
              </w:r>
            </w:ins>
          </w:p>
        </w:tc>
        <w:tc>
          <w:tcPr>
            <w:tcW w:w="7512" w:type="dxa"/>
            <w:tcPrChange w:id="12481" w:author="김은수" w:date="2026-10-01T03:22:00Z">
              <w:tcPr>
                <w:tcW w:w="7512" w:type="dxa"/>
              </w:tcPr>
            </w:tcPrChange>
          </w:tcPr>
          <w:p w14:paraId="63C76B25"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2482" w:author="김은수" w:date="2026-10-01T12:05:00Z" w16du:dateUtc="2026-10-01T03:05:00Z"/>
              </w:rPr>
            </w:pPr>
            <w:ins w:id="12483" w:author="김은수" w:date="2026-10-01T12:05:00Z" w16du:dateUtc="2026-10-01T03:05:00Z">
              <w:r>
                <w:t>정해진 전원 및 리셋 순서 뒤 내부기 정보를 확인해야 하며 미완료 상태를 자극 설정 완료로 사용하지 않아야 한다.</w:t>
              </w:r>
            </w:ins>
          </w:p>
        </w:tc>
      </w:tr>
    </w:tbl>
    <w:p w14:paraId="1610A4E5" w14:textId="77777777" w:rsidR="00084C76" w:rsidRDefault="00084C76">
      <w:pPr>
        <w:pStyle w:val="TDC40"/>
        <w:spacing w:after="0"/>
        <w:rPr>
          <w:ins w:id="12484" w:author="김은수" w:date="2026-10-01T12:05:00Z" w16du:dateUtc="2026-10-01T03:05:00Z"/>
        </w:rPr>
        <w:pPrChange w:id="12485" w:author="김은수" w:date="2026-10-01T03:22:00Z">
          <w:pPr>
            <w:pStyle w:val="TDC40"/>
          </w:pPr>
        </w:pPrChange>
      </w:pPr>
    </w:p>
    <w:p w14:paraId="1792A542" w14:textId="77777777" w:rsidR="00EE5D9F" w:rsidRPr="00E00010" w:rsidRDefault="00EE5D9F">
      <w:pPr>
        <w:pStyle w:val="TDC40"/>
        <w:spacing w:after="0"/>
        <w:rPr>
          <w:del w:id="12486" w:author="김은수" w:date="2026-09-30T15:44:00Z" w16du:dateUtc="2026-09-30T06:44:00Z"/>
        </w:rPr>
        <w:pPrChange w:id="12487" w:author="김은수" w:date="2026-10-01T01:11:00Z">
          <w:pPr>
            <w:spacing w:after="0"/>
            <w:ind w:leftChars="813" w:left="1626"/>
          </w:pPr>
        </w:pPrChange>
      </w:pPr>
      <w:del w:id="12488" w:author="김은수" w:date="2026-09-30T15:44:00Z" w16du:dateUtc="2026-09-30T06:44:00Z">
        <w:r>
          <w:rPr>
            <w:rFonts w:hint="eastAsia"/>
          </w:rPr>
          <w:delText xml:space="preserve">기능 </w:delText>
        </w:r>
      </w:del>
      <w:del w:id="12489" w:author="김은수" w:date="2026-10-01T11:11:00Z" w16du:dateUtc="2026-10-01T02:11:00Z">
        <w:r w:rsidR="00220104" w:rsidRPr="00E00010" w:rsidDel="001D1C2F">
          <w:delText xml:space="preserve">및 </w:delText>
        </w:r>
      </w:del>
      <w:del w:id="12490" w:author="김은수" w:date="2026-09-30T15:44:00Z" w16du:dateUtc="2026-09-30T06:44:00Z">
        <w:r>
          <w:rPr>
            <w:rFonts w:hint="eastAsia"/>
          </w:rPr>
          <w:delText xml:space="preserve">동작 </w:delText>
        </w:r>
        <w:r>
          <w:delText xml:space="preserve">:  </w:delText>
        </w:r>
        <w:r>
          <w:rPr>
            <w:rFonts w:hint="eastAsia"/>
          </w:rPr>
          <w:delText xml:space="preserve"> </w:delText>
        </w:r>
      </w:del>
    </w:p>
    <w:p w14:paraId="6FDA9410" w14:textId="77777777" w:rsidR="00697371" w:rsidRPr="00E00010" w:rsidDel="001D1C2F" w:rsidRDefault="00EE5D9F">
      <w:pPr>
        <w:pStyle w:val="TDC40"/>
        <w:spacing w:after="0"/>
        <w:rPr>
          <w:del w:id="12491" w:author="김은수" w:date="2026-10-01T11:11:00Z" w16du:dateUtc="2026-10-01T02:11:00Z"/>
        </w:rPr>
        <w:pPrChange w:id="12492" w:author="김은수" w:date="2026-09-30T15:44:00Z" w16du:dateUtc="2026-09-30T06:44:00Z">
          <w:pPr>
            <w:spacing w:after="0"/>
            <w:ind w:leftChars="913" w:left="1826"/>
          </w:pPr>
        </w:pPrChange>
      </w:pPr>
      <w:del w:id="12493" w:author="김은수" w:date="2026-09-30T15:44:00Z" w16du:dateUtc="2026-09-30T06:44:00Z">
        <w:r>
          <w:rPr>
            <w:rFonts w:hint="eastAsia"/>
          </w:rPr>
          <w:delText xml:space="preserve">내부기 </w:delText>
        </w:r>
        <w:r>
          <w:delText>PMIC</w:delText>
        </w:r>
        <w:r>
          <w:rPr>
            <w:rFonts w:hint="eastAsia"/>
          </w:rPr>
          <w:delText xml:space="preserve">출력을 최소 값에서 최대 값으로 증가시키고 안정화 이후에 </w:delText>
        </w:r>
      </w:del>
      <w:del w:id="12494" w:author="김은수" w:date="2026-10-01T11:11:00Z" w16du:dateUtc="2026-10-01T02:11:00Z">
        <w:r w:rsidR="00220104" w:rsidRPr="00E00010" w:rsidDel="001D1C2F">
          <w:delText xml:space="preserve">내부기 제어 상태를 </w:delText>
        </w:r>
      </w:del>
      <w:del w:id="12495" w:author="김은수" w:date="2026-09-30T15:44:00Z" w16du:dateUtc="2026-09-30T06:44:00Z">
        <w:r>
          <w:delText xml:space="preserve">power IC </w:delText>
        </w:r>
        <w:r>
          <w:rPr>
            <w:rFonts w:hint="eastAsia"/>
          </w:rPr>
          <w:delText>Ok로 변경한다.</w:delText>
        </w:r>
        <w:r>
          <w:delText xml:space="preserve"> </w:delText>
        </w:r>
        <w:r>
          <w:rPr>
            <w:rFonts w:hint="eastAsia"/>
          </w:rPr>
          <w:delText>아래 그림을 참고하여 구현한다</w:delText>
        </w:r>
      </w:del>
      <w:del w:id="12496" w:author="김은수" w:date="2026-10-01T11:11:00Z" w16du:dateUtc="2026-10-01T02:11:00Z">
        <w:r w:rsidR="00220104" w:rsidRPr="00E00010" w:rsidDel="001D1C2F">
          <w:delText>.</w:delText>
        </w:r>
      </w:del>
    </w:p>
    <w:p w14:paraId="2F6F27C5" w14:textId="77777777" w:rsidR="00262DF7" w:rsidRPr="00E00010" w:rsidRDefault="00262DF7">
      <w:pPr>
        <w:spacing w:after="0" w:line="300" w:lineRule="auto"/>
        <w:rPr>
          <w:del w:id="12497" w:author="김은수" w:date="2026-09-30T15:44:00Z" w16du:dateUtc="2026-09-30T06:44:00Z"/>
          <w:szCs w:val="20"/>
        </w:rPr>
        <w:pPrChange w:id="12498" w:author="김은수" w:date="2026-10-01T03:22:00Z">
          <w:pPr>
            <w:spacing w:after="0" w:line="240" w:lineRule="auto"/>
            <w:ind w:leftChars="913" w:left="1826"/>
          </w:pPr>
        </w:pPrChange>
      </w:pPr>
    </w:p>
    <w:p w14:paraId="56557114" w14:textId="77777777" w:rsidR="00B42E06" w:rsidRPr="00E00010" w:rsidRDefault="00B42E06">
      <w:pPr>
        <w:rPr>
          <w:del w:id="12499" w:author="김은수" w:date="2026-09-30T15:44:00Z" w16du:dateUtc="2026-09-30T06:44:00Z"/>
          <w:szCs w:val="20"/>
        </w:rPr>
        <w:pPrChange w:id="12500" w:author="김은수" w:date="2026-10-01T03:22:00Z">
          <w:pPr>
            <w:spacing w:after="0" w:line="240" w:lineRule="auto"/>
            <w:ind w:leftChars="513" w:left="1026"/>
          </w:pPr>
        </w:pPrChange>
      </w:pPr>
      <w:del w:id="12501" w:author="김은수" w:date="2026-09-30T15:44:00Z" w16du:dateUtc="2026-09-30T06:44:00Z">
        <w:r w:rsidRPr="00B42E06">
          <w:rPr>
            <w:noProof/>
          </w:rPr>
          <w:drawing>
            <wp:inline distT="0" distB="0" distL="0" distR="0" wp14:anchorId="4CEF20E9" wp14:editId="65007CF3">
              <wp:extent cx="5530928" cy="4189228"/>
              <wp:effectExtent l="0" t="0" r="0" b="0"/>
              <wp:docPr id="473" name="그림 472" descr="스크린샷, 디자인이(가) 표시된 사진&#10;&#10;자동 생성된 설명">
                <a:extLst xmlns:a="http://schemas.openxmlformats.org/drawingml/2006/main">
                  <a:ext uri="{FF2B5EF4-FFF2-40B4-BE49-F238E27FC236}">
                    <a16:creationId xmlns:a16="http://schemas.microsoft.com/office/drawing/2014/main" id="{4EB51B61-AD1F-B201-1D7E-5B8538E6F08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 name="그림 472" descr="스크린샷, 디자인이(가) 표시된 사진&#10;&#10;자동 생성된 설명">
                        <a:extLst>
                          <a:ext uri="{FF2B5EF4-FFF2-40B4-BE49-F238E27FC236}">
                            <a16:creationId xmlns:a16="http://schemas.microsoft.com/office/drawing/2014/main" id="{4EB51B61-AD1F-B201-1D7E-5B8538E6F084}"/>
                          </a:ext>
                        </a:extLst>
                      </pic:cNvPr>
                      <pic:cNvPicPr>
                        <a:picLocks noChangeAspect="1"/>
                      </pic:cNvPicPr>
                    </pic:nvPicPr>
                    <pic:blipFill>
                      <a:blip r:embed="rId61"/>
                      <a:stretch>
                        <a:fillRect/>
                      </a:stretch>
                    </pic:blipFill>
                    <pic:spPr>
                      <a:xfrm>
                        <a:off x="0" y="0"/>
                        <a:ext cx="5536533" cy="4193473"/>
                      </a:xfrm>
                      <a:prstGeom prst="rect">
                        <a:avLst/>
                      </a:prstGeom>
                    </pic:spPr>
                  </pic:pic>
                </a:graphicData>
              </a:graphic>
            </wp:inline>
          </w:drawing>
        </w:r>
      </w:del>
    </w:p>
    <w:p w14:paraId="26DFF52B" w14:textId="77777777" w:rsidR="00262DF7" w:rsidRPr="00E00010" w:rsidRDefault="00262DF7">
      <w:pPr>
        <w:spacing w:after="0" w:line="300" w:lineRule="auto"/>
        <w:rPr>
          <w:del w:id="12502" w:author="김은수" w:date="2026-09-30T15:44:00Z" w16du:dateUtc="2026-09-30T06:44:00Z"/>
          <w:szCs w:val="20"/>
        </w:rPr>
        <w:pPrChange w:id="12503" w:author="김은수" w:date="2026-10-01T03:22:00Z">
          <w:pPr>
            <w:spacing w:after="0" w:line="240" w:lineRule="auto"/>
            <w:ind w:leftChars="513" w:left="1026"/>
          </w:pPr>
        </w:pPrChange>
      </w:pPr>
    </w:p>
    <w:p w14:paraId="78CD317C" w14:textId="77777777" w:rsidR="00262DF7" w:rsidRPr="00E00010" w:rsidRDefault="00262DF7">
      <w:pPr>
        <w:spacing w:after="0" w:line="300" w:lineRule="auto"/>
        <w:rPr>
          <w:del w:id="12504" w:author="김은수" w:date="2026-09-30T15:44:00Z" w16du:dateUtc="2026-09-30T06:44:00Z"/>
          <w:szCs w:val="20"/>
        </w:rPr>
        <w:pPrChange w:id="12505" w:author="김은수" w:date="2026-10-01T03:22:00Z">
          <w:pPr>
            <w:spacing w:after="0" w:line="240" w:lineRule="auto"/>
            <w:ind w:leftChars="513" w:left="1026"/>
          </w:pPr>
        </w:pPrChange>
      </w:pPr>
    </w:p>
    <w:p w14:paraId="72F04B18" w14:textId="77777777" w:rsidR="00262DF7" w:rsidRPr="00E00010" w:rsidRDefault="00262DF7">
      <w:pPr>
        <w:spacing w:after="0" w:line="300" w:lineRule="auto"/>
        <w:rPr>
          <w:del w:id="12506" w:author="김은수" w:date="2026-09-30T15:44:00Z" w16du:dateUtc="2026-09-30T06:44:00Z"/>
          <w:szCs w:val="20"/>
        </w:rPr>
        <w:pPrChange w:id="12507" w:author="김은수" w:date="2026-10-01T03:22:00Z">
          <w:pPr>
            <w:spacing w:after="0" w:line="240" w:lineRule="auto"/>
            <w:ind w:leftChars="513" w:left="1026"/>
          </w:pPr>
        </w:pPrChange>
      </w:pPr>
    </w:p>
    <w:p w14:paraId="077DCB0A" w14:textId="77777777" w:rsidR="00262DF7" w:rsidRPr="00E00010" w:rsidRDefault="00262DF7">
      <w:pPr>
        <w:spacing w:after="0" w:line="300" w:lineRule="auto"/>
        <w:rPr>
          <w:del w:id="12508" w:author="김은수" w:date="2026-09-30T15:44:00Z" w16du:dateUtc="2026-09-30T06:44:00Z"/>
          <w:szCs w:val="20"/>
        </w:rPr>
        <w:pPrChange w:id="12509" w:author="김은수" w:date="2026-10-01T03:22:00Z">
          <w:pPr>
            <w:spacing w:after="0" w:line="240" w:lineRule="auto"/>
            <w:ind w:leftChars="513" w:left="1026"/>
          </w:pPr>
        </w:pPrChange>
      </w:pPr>
    </w:p>
    <w:p w14:paraId="7FE2E0B9" w14:textId="77777777" w:rsidR="00262DF7" w:rsidRPr="00E00010" w:rsidRDefault="00262DF7">
      <w:pPr>
        <w:spacing w:after="0" w:line="300" w:lineRule="auto"/>
        <w:rPr>
          <w:del w:id="12510" w:author="김은수" w:date="2026-09-30T15:44:00Z" w16du:dateUtc="2026-09-30T06:44:00Z"/>
          <w:szCs w:val="20"/>
        </w:rPr>
        <w:pPrChange w:id="12511" w:author="김은수" w:date="2026-10-01T03:22:00Z">
          <w:pPr>
            <w:spacing w:after="0" w:line="240" w:lineRule="auto"/>
            <w:ind w:leftChars="513" w:left="1026"/>
          </w:pPr>
        </w:pPrChange>
      </w:pPr>
    </w:p>
    <w:p w14:paraId="3DD40BD9" w14:textId="77777777" w:rsidR="00262DF7" w:rsidRPr="00E00010" w:rsidRDefault="00262DF7">
      <w:pPr>
        <w:spacing w:after="0" w:line="300" w:lineRule="auto"/>
        <w:rPr>
          <w:del w:id="12512" w:author="김은수" w:date="2026-09-30T15:44:00Z" w16du:dateUtc="2026-09-30T06:44:00Z"/>
          <w:szCs w:val="20"/>
        </w:rPr>
        <w:pPrChange w:id="12513" w:author="김은수" w:date="2026-10-01T03:22:00Z">
          <w:pPr>
            <w:spacing w:after="0" w:line="240" w:lineRule="auto"/>
            <w:ind w:leftChars="513" w:left="1026"/>
          </w:pPr>
        </w:pPrChange>
      </w:pPr>
    </w:p>
    <w:p w14:paraId="0AD75A61" w14:textId="77777777" w:rsidR="00EE5D9F" w:rsidRPr="00D90FC9" w:rsidRDefault="00DF4A77">
      <w:pPr>
        <w:pStyle w:val="TDC5"/>
        <w:widowControl w:val="0"/>
        <w:numPr>
          <w:ilvl w:val="4"/>
          <w:numId w:val="39"/>
        </w:numPr>
        <w:rPr>
          <w:del w:id="12514" w:author="김은수" w:date="2026-09-30T15:44:00Z" w16du:dateUtc="2026-09-30T06:44:00Z"/>
        </w:rPr>
        <w:pPrChange w:id="12515" w:author="김은수" w:date="2026-10-01T01:11:00Z">
          <w:pPr>
            <w:pStyle w:val="5"/>
            <w:numPr>
              <w:ilvl w:val="4"/>
              <w:numId w:val="39"/>
            </w:numPr>
            <w:spacing w:after="0"/>
            <w:ind w:left="1400" w:hanging="400"/>
          </w:pPr>
        </w:pPrChange>
      </w:pPr>
      <w:del w:id="12516" w:author="김은수" w:date="2026-09-30T15:44:00Z" w16du:dateUtc="2026-09-30T06:44:00Z">
        <w:r>
          <w:rPr>
            <w:rFonts w:hint="eastAsia"/>
          </w:rPr>
          <w:delText>SU</w:delText>
        </w:r>
        <w:r w:rsidR="009C01E4">
          <w:delText>-ID-CM3-0</w:delText>
        </w:r>
        <w:r w:rsidR="000812BC">
          <w:delText>91</w:delText>
        </w:r>
        <w:r w:rsidR="009C01E4">
          <w:delText xml:space="preserve">, </w:delText>
        </w:r>
        <w:r w:rsidR="00EE5D9F">
          <w:rPr>
            <w:rFonts w:hint="eastAsia"/>
          </w:rPr>
          <w:delText>F</w:delText>
        </w:r>
        <w:r w:rsidR="00EE5D9F">
          <w:delText xml:space="preserve">PGA </w:delText>
        </w:r>
      </w:del>
      <w:del w:id="12517" w:author="김은수" w:date="2026-10-01T11:11:00Z" w16du:dateUtc="2026-10-01T02:11:00Z">
        <w:r w:rsidR="00220104" w:rsidDel="001D1C2F">
          <w:rPr>
            <w:b w:val="0"/>
            <w:rPrChange w:id="12518" w:author="김은수" w:date="2026-09-30T15:44:00Z" w16du:dateUtc="2026-09-30T06:44:00Z">
              <w:rPr>
                <w:rFonts w:ascii="맑은 고딕" w:eastAsia="맑은 고딕" w:hAnsi="맑은 고딕" w:cs="맑은 고딕"/>
                <w:b/>
                <w:bCs/>
                <w:color w:val="000000"/>
                <w:sz w:val="21"/>
                <w:szCs w:val="21"/>
              </w:rPr>
            </w:rPrChange>
          </w:rPr>
          <w:delText xml:space="preserve">초기화 </w:delText>
        </w:r>
      </w:del>
      <w:del w:id="12519" w:author="김은수" w:date="2026-09-30T15:44:00Z" w16du:dateUtc="2026-09-30T06:44:00Z">
        <w:r w:rsidR="00EE5D9F">
          <w:rPr>
            <w:rFonts w:hint="eastAsia"/>
          </w:rPr>
          <w:delText>유닛</w:delText>
        </w:r>
      </w:del>
    </w:p>
    <w:p w14:paraId="02B2E6DA" w14:textId="77777777" w:rsidR="00EE5D9F" w:rsidRPr="00E00010" w:rsidRDefault="00EE5D9F">
      <w:pPr>
        <w:spacing w:after="0" w:line="300" w:lineRule="auto"/>
        <w:rPr>
          <w:del w:id="12520" w:author="김은수" w:date="2026-09-30T15:44:00Z" w16du:dateUtc="2026-09-30T06:44:00Z"/>
          <w:szCs w:val="20"/>
        </w:rPr>
        <w:pPrChange w:id="12521" w:author="김은수" w:date="2026-10-01T03:22:00Z">
          <w:pPr>
            <w:spacing w:after="0"/>
            <w:ind w:leftChars="813" w:left="1626"/>
          </w:pPr>
        </w:pPrChange>
      </w:pPr>
      <w:del w:id="12522" w:author="김은수" w:date="2026-09-30T15:44:00Z" w16du:dateUtc="2026-09-30T06:44:00Z">
        <w:r>
          <w:rPr>
            <w:rFonts w:hint="eastAsia"/>
          </w:rPr>
          <w:delText xml:space="preserve">입력 파라미터 </w:delText>
        </w:r>
        <w:r>
          <w:delText xml:space="preserve">: </w:delText>
        </w:r>
        <w:r>
          <w:rPr>
            <w:rFonts w:hint="eastAsia"/>
          </w:rPr>
          <w:delText>내부기 제어 상태 변경 플래그</w:delText>
        </w:r>
      </w:del>
    </w:p>
    <w:p w14:paraId="244EE1BC" w14:textId="77777777" w:rsidR="00EE5D9F" w:rsidRPr="00E00010" w:rsidRDefault="00EE5D9F">
      <w:pPr>
        <w:spacing w:after="0" w:line="300" w:lineRule="auto"/>
        <w:rPr>
          <w:del w:id="12523" w:author="김은수" w:date="2026-09-30T15:44:00Z" w16du:dateUtc="2026-09-30T06:44:00Z"/>
          <w:szCs w:val="20"/>
        </w:rPr>
        <w:pPrChange w:id="12524" w:author="김은수" w:date="2026-10-01T03:22:00Z">
          <w:pPr>
            <w:spacing w:after="0"/>
            <w:ind w:leftChars="813" w:left="1626"/>
          </w:pPr>
        </w:pPrChange>
      </w:pPr>
      <w:del w:id="12525" w:author="김은수" w:date="2026-09-30T15:44:00Z" w16du:dateUtc="2026-09-30T06:44:00Z">
        <w:r>
          <w:rPr>
            <w:rFonts w:hint="eastAsia"/>
          </w:rPr>
          <w:delText xml:space="preserve">반환 파라미터 </w:delText>
        </w:r>
        <w:r>
          <w:delText xml:space="preserve">: </w:delText>
        </w:r>
        <w:r>
          <w:rPr>
            <w:rFonts w:hint="eastAsia"/>
          </w:rPr>
          <w:delText>없음</w:delText>
        </w:r>
      </w:del>
    </w:p>
    <w:p w14:paraId="0136A70B" w14:textId="77777777" w:rsidR="00EE5D9F" w:rsidRPr="00E00010" w:rsidRDefault="00EE5D9F">
      <w:pPr>
        <w:spacing w:after="0" w:line="300" w:lineRule="auto"/>
        <w:rPr>
          <w:del w:id="12526" w:author="김은수" w:date="2026-09-30T15:44:00Z" w16du:dateUtc="2026-09-30T06:44:00Z"/>
          <w:szCs w:val="20"/>
        </w:rPr>
        <w:pPrChange w:id="12527" w:author="김은수" w:date="2026-10-01T03:22:00Z">
          <w:pPr>
            <w:spacing w:after="0"/>
            <w:ind w:leftChars="813" w:left="1626"/>
          </w:pPr>
        </w:pPrChange>
      </w:pPr>
      <w:del w:id="12528" w:author="김은수" w:date="2026-09-30T15:44:00Z" w16du:dateUtc="2026-09-30T06:44:00Z">
        <w:r>
          <w:rPr>
            <w:rFonts w:hint="eastAsia"/>
          </w:rPr>
          <w:delText xml:space="preserve">수정 파라미터 </w:delText>
        </w:r>
        <w:r>
          <w:delText xml:space="preserve">: </w:delText>
        </w:r>
        <w:r>
          <w:rPr>
            <w:rFonts w:hint="eastAsia"/>
          </w:rPr>
          <w:delText>제어 상태 변환 플래그</w:delText>
        </w:r>
      </w:del>
    </w:p>
    <w:p w14:paraId="28B30EE3" w14:textId="77777777" w:rsidR="00EE5D9F" w:rsidRPr="00E00010" w:rsidRDefault="00EE5D9F">
      <w:pPr>
        <w:spacing w:after="0" w:line="300" w:lineRule="auto"/>
        <w:rPr>
          <w:del w:id="12529" w:author="김은수" w:date="2026-09-30T15:44:00Z" w16du:dateUtc="2026-09-30T06:44:00Z"/>
          <w:szCs w:val="20"/>
        </w:rPr>
        <w:pPrChange w:id="12530" w:author="김은수" w:date="2026-10-01T03:22:00Z">
          <w:pPr>
            <w:spacing w:after="0"/>
            <w:ind w:leftChars="813" w:left="1626"/>
          </w:pPr>
        </w:pPrChange>
      </w:pPr>
      <w:del w:id="12531" w:author="김은수" w:date="2026-09-30T15:44:00Z" w16du:dateUtc="2026-09-30T06:44:00Z">
        <w:r>
          <w:rPr>
            <w:rFonts w:hint="eastAsia"/>
          </w:rPr>
          <w:delText xml:space="preserve">기능 및 동작 </w:delText>
        </w:r>
        <w:r>
          <w:delText xml:space="preserve">:  </w:delText>
        </w:r>
        <w:r>
          <w:rPr>
            <w:rFonts w:hint="eastAsia"/>
          </w:rPr>
          <w:delText xml:space="preserve"> </w:delText>
        </w:r>
      </w:del>
    </w:p>
    <w:p w14:paraId="784EF5A7" w14:textId="77777777" w:rsidR="00EE5D9F" w:rsidRPr="00E00010" w:rsidRDefault="00EE5D9F">
      <w:pPr>
        <w:spacing w:after="0" w:line="300" w:lineRule="auto"/>
        <w:rPr>
          <w:del w:id="12532" w:author="김은수" w:date="2026-09-30T15:44:00Z" w16du:dateUtc="2026-09-30T06:44:00Z"/>
          <w:szCs w:val="20"/>
        </w:rPr>
        <w:pPrChange w:id="12533" w:author="김은수" w:date="2026-10-01T03:22:00Z">
          <w:pPr>
            <w:spacing w:after="0"/>
            <w:ind w:leftChars="913" w:left="1826"/>
          </w:pPr>
        </w:pPrChange>
      </w:pPr>
      <w:del w:id="12534" w:author="김은수" w:date="2026-09-30T15:44:00Z" w16du:dateUtc="2026-09-30T06:44:00Z">
        <w:r>
          <w:rPr>
            <w:rFonts w:hint="eastAsia"/>
          </w:rPr>
          <w:delText>F</w:delText>
        </w:r>
        <w:r>
          <w:delText>PGA</w:delText>
        </w:r>
        <w:r>
          <w:rPr>
            <w:rFonts w:hint="eastAsia"/>
          </w:rPr>
          <w:delText>를 초기화 명령을 보낸 후,</w:delText>
        </w:r>
        <w:r>
          <w:delText xml:space="preserve"> </w:delText>
        </w:r>
        <w:r>
          <w:rPr>
            <w:rFonts w:hint="eastAsia"/>
          </w:rPr>
          <w:delText>P</w:delText>
        </w:r>
        <w:r>
          <w:delText>CM</w:delText>
        </w:r>
        <w:r>
          <w:rPr>
            <w:rFonts w:hint="eastAsia"/>
          </w:rPr>
          <w:delText xml:space="preserve"> 데이터 전송을 시작하고 </w:delText>
        </w:r>
        <w:r>
          <w:delText>FPGA</w:delText>
        </w:r>
        <w:r>
          <w:rPr>
            <w:rFonts w:hint="eastAsia"/>
          </w:rPr>
          <w:delText xml:space="preserve">가 정상적으로 동작하면 내부기 제어 상태를 </w:delText>
        </w:r>
        <w:r>
          <w:delText xml:space="preserve">FPGA </w:delText>
        </w:r>
        <w:r>
          <w:rPr>
            <w:rFonts w:hint="eastAsia"/>
          </w:rPr>
          <w:delText>O</w:delText>
        </w:r>
        <w:r>
          <w:delText>K</w:delText>
        </w:r>
        <w:r>
          <w:rPr>
            <w:rFonts w:hint="eastAsia"/>
          </w:rPr>
          <w:delText>로 변경한다</w:delText>
        </w:r>
        <w:r>
          <w:delText xml:space="preserve">. </w:delText>
        </w:r>
        <w:r>
          <w:rPr>
            <w:rFonts w:hint="eastAsia"/>
          </w:rPr>
          <w:delText>아래 그림을 참고하여 구현한다.</w:delText>
        </w:r>
      </w:del>
    </w:p>
    <w:p w14:paraId="0832EF2F" w14:textId="77777777" w:rsidR="00B42E06" w:rsidRPr="00E00010" w:rsidRDefault="00B42E06">
      <w:pPr>
        <w:spacing w:after="0" w:line="300" w:lineRule="auto"/>
        <w:rPr>
          <w:del w:id="12535" w:author="김은수" w:date="2026-09-30T15:44:00Z" w16du:dateUtc="2026-09-30T06:44:00Z"/>
          <w:szCs w:val="20"/>
        </w:rPr>
        <w:pPrChange w:id="12536" w:author="김은수" w:date="2026-10-01T03:22:00Z">
          <w:pPr>
            <w:spacing w:after="0" w:line="240" w:lineRule="auto"/>
            <w:ind w:leftChars="913" w:left="1826"/>
          </w:pPr>
        </w:pPrChange>
      </w:pPr>
    </w:p>
    <w:p w14:paraId="250EA256" w14:textId="77777777" w:rsidR="00EE5D9F" w:rsidRPr="00E00010" w:rsidRDefault="004B58D6">
      <w:pPr>
        <w:rPr>
          <w:del w:id="12537" w:author="김은수" w:date="2026-09-30T15:44:00Z" w16du:dateUtc="2026-09-30T06:44:00Z"/>
          <w:szCs w:val="20"/>
        </w:rPr>
        <w:pPrChange w:id="12538" w:author="김은수" w:date="2026-10-01T03:22:00Z">
          <w:pPr>
            <w:spacing w:after="0" w:line="240" w:lineRule="auto"/>
            <w:ind w:leftChars="513" w:left="1026"/>
          </w:pPr>
        </w:pPrChange>
      </w:pPr>
      <w:del w:id="12539" w:author="김은수" w:date="2026-09-30T15:44:00Z" w16du:dateUtc="2026-09-30T06:44:00Z">
        <w:r w:rsidRPr="004B58D6">
          <w:rPr>
            <w:noProof/>
          </w:rPr>
          <w:drawing>
            <wp:inline distT="0" distB="0" distL="0" distR="0" wp14:anchorId="4D8575CE" wp14:editId="2625355C">
              <wp:extent cx="5547809" cy="3923414"/>
              <wp:effectExtent l="0" t="0" r="0" b="0"/>
              <wp:docPr id="504" name="그림 503" descr="텍스트, 스크린샷, 폰트, 그래픽이(가) 표시된 사진&#10;&#10;자동 생성된 설명">
                <a:extLst xmlns:a="http://schemas.openxmlformats.org/drawingml/2006/main">
                  <a:ext uri="{FF2B5EF4-FFF2-40B4-BE49-F238E27FC236}">
                    <a16:creationId xmlns:a16="http://schemas.microsoft.com/office/drawing/2014/main" id="{B8F3019B-8747-41A1-741B-58FD8C0936A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 name="그림 503" descr="텍스트, 스크린샷, 폰트, 그래픽이(가) 표시된 사진&#10;&#10;자동 생성된 설명">
                        <a:extLst>
                          <a:ext uri="{FF2B5EF4-FFF2-40B4-BE49-F238E27FC236}">
                            <a16:creationId xmlns:a16="http://schemas.microsoft.com/office/drawing/2014/main" id="{B8F3019B-8747-41A1-741B-58FD8C0936A0}"/>
                          </a:ext>
                        </a:extLst>
                      </pic:cNvPr>
                      <pic:cNvPicPr>
                        <a:picLocks noChangeAspect="1"/>
                      </pic:cNvPicPr>
                    </pic:nvPicPr>
                    <pic:blipFill>
                      <a:blip r:embed="rId62"/>
                      <a:stretch>
                        <a:fillRect/>
                      </a:stretch>
                    </pic:blipFill>
                    <pic:spPr>
                      <a:xfrm>
                        <a:off x="0" y="0"/>
                        <a:ext cx="5557811" cy="3930488"/>
                      </a:xfrm>
                      <a:prstGeom prst="rect">
                        <a:avLst/>
                      </a:prstGeom>
                    </pic:spPr>
                  </pic:pic>
                </a:graphicData>
              </a:graphic>
            </wp:inline>
          </w:drawing>
        </w:r>
      </w:del>
    </w:p>
    <w:p w14:paraId="3D7682ED" w14:textId="77777777" w:rsidR="00EE5D9F" w:rsidRPr="00E00010" w:rsidRDefault="00EE5D9F">
      <w:pPr>
        <w:spacing w:after="0" w:line="300" w:lineRule="auto"/>
        <w:rPr>
          <w:del w:id="12540" w:author="김은수" w:date="2026-09-30T15:44:00Z" w16du:dateUtc="2026-09-30T06:44:00Z"/>
          <w:szCs w:val="20"/>
        </w:rPr>
        <w:pPrChange w:id="12541" w:author="김은수" w:date="2026-10-01T03:22:00Z">
          <w:pPr>
            <w:spacing w:after="0" w:line="240" w:lineRule="auto"/>
          </w:pPr>
        </w:pPrChange>
      </w:pPr>
    </w:p>
    <w:p w14:paraId="06899518" w14:textId="77777777" w:rsidR="00262DF7" w:rsidRPr="00E00010" w:rsidRDefault="00262DF7">
      <w:pPr>
        <w:spacing w:after="0" w:line="300" w:lineRule="auto"/>
        <w:rPr>
          <w:del w:id="12542" w:author="김은수" w:date="2026-09-30T15:44:00Z" w16du:dateUtc="2026-09-30T06:44:00Z"/>
          <w:szCs w:val="20"/>
        </w:rPr>
        <w:pPrChange w:id="12543" w:author="김은수" w:date="2026-10-01T03:22:00Z">
          <w:pPr>
            <w:spacing w:after="0" w:line="240" w:lineRule="auto"/>
          </w:pPr>
        </w:pPrChange>
      </w:pPr>
    </w:p>
    <w:p w14:paraId="672968C6" w14:textId="77777777" w:rsidR="00262DF7" w:rsidRPr="00E00010" w:rsidRDefault="00262DF7">
      <w:pPr>
        <w:spacing w:after="0" w:line="300" w:lineRule="auto"/>
        <w:rPr>
          <w:del w:id="12544" w:author="김은수" w:date="2026-09-30T15:44:00Z" w16du:dateUtc="2026-09-30T06:44:00Z"/>
          <w:szCs w:val="20"/>
        </w:rPr>
        <w:pPrChange w:id="12545" w:author="김은수" w:date="2026-10-01T03:22:00Z">
          <w:pPr>
            <w:spacing w:after="0" w:line="240" w:lineRule="auto"/>
          </w:pPr>
        </w:pPrChange>
      </w:pPr>
    </w:p>
    <w:p w14:paraId="3AA55077" w14:textId="77777777" w:rsidR="00262DF7" w:rsidRPr="00E00010" w:rsidRDefault="00262DF7">
      <w:pPr>
        <w:spacing w:after="0" w:line="300" w:lineRule="auto"/>
        <w:rPr>
          <w:del w:id="12546" w:author="김은수" w:date="2026-09-30T15:44:00Z" w16du:dateUtc="2026-09-30T06:44:00Z"/>
          <w:szCs w:val="20"/>
        </w:rPr>
        <w:pPrChange w:id="12547" w:author="김은수" w:date="2026-10-01T03:22:00Z">
          <w:pPr>
            <w:spacing w:after="0" w:line="240" w:lineRule="auto"/>
          </w:pPr>
        </w:pPrChange>
      </w:pPr>
    </w:p>
    <w:p w14:paraId="730CCB94" w14:textId="77777777" w:rsidR="00262DF7" w:rsidRPr="00E00010" w:rsidRDefault="00262DF7">
      <w:pPr>
        <w:spacing w:after="0" w:line="300" w:lineRule="auto"/>
        <w:rPr>
          <w:del w:id="12548" w:author="김은수" w:date="2026-09-30T15:44:00Z" w16du:dateUtc="2026-09-30T06:44:00Z"/>
          <w:szCs w:val="20"/>
        </w:rPr>
        <w:pPrChange w:id="12549" w:author="김은수" w:date="2026-10-01T03:22:00Z">
          <w:pPr>
            <w:spacing w:after="0" w:line="240" w:lineRule="auto"/>
          </w:pPr>
        </w:pPrChange>
      </w:pPr>
    </w:p>
    <w:p w14:paraId="4CEAF19D" w14:textId="77777777" w:rsidR="00262DF7" w:rsidRPr="00E00010" w:rsidRDefault="00262DF7">
      <w:pPr>
        <w:spacing w:after="0" w:line="300" w:lineRule="auto"/>
        <w:rPr>
          <w:del w:id="12550" w:author="김은수" w:date="2026-09-30T15:44:00Z" w16du:dateUtc="2026-09-30T06:44:00Z"/>
          <w:szCs w:val="20"/>
        </w:rPr>
        <w:pPrChange w:id="12551" w:author="김은수" w:date="2026-10-01T03:22:00Z">
          <w:pPr>
            <w:spacing w:after="0" w:line="240" w:lineRule="auto"/>
          </w:pPr>
        </w:pPrChange>
      </w:pPr>
    </w:p>
    <w:p w14:paraId="6C43EFD2" w14:textId="77777777" w:rsidR="00EE5D9F" w:rsidRPr="00D90FC9" w:rsidRDefault="00DF4A77">
      <w:pPr>
        <w:pStyle w:val="5"/>
        <w:keepNext w:val="0"/>
        <w:keepLines w:val="0"/>
        <w:widowControl w:val="0"/>
        <w:numPr>
          <w:ilvl w:val="4"/>
          <w:numId w:val="39"/>
        </w:numPr>
        <w:snapToGrid/>
        <w:spacing w:before="0" w:after="0" w:line="300" w:lineRule="auto"/>
        <w:jc w:val="both"/>
        <w:rPr>
          <w:del w:id="12552" w:author="김은수" w:date="2026-09-30T15:44:00Z" w16du:dateUtc="2026-09-30T06:44:00Z"/>
          <w:sz w:val="20"/>
          <w:szCs w:val="20"/>
        </w:rPr>
        <w:pPrChange w:id="12553" w:author="김은수" w:date="2026-10-01T03:22:00Z">
          <w:pPr>
            <w:pStyle w:val="5"/>
            <w:numPr>
              <w:ilvl w:val="4"/>
              <w:numId w:val="39"/>
            </w:numPr>
            <w:spacing w:after="0"/>
            <w:ind w:left="1400" w:hanging="400"/>
          </w:pPr>
        </w:pPrChange>
      </w:pPr>
      <w:del w:id="12554" w:author="김은수" w:date="2026-09-30T15:44:00Z" w16du:dateUtc="2026-09-30T06:44:00Z">
        <w:r>
          <w:rPr>
            <w:rFonts w:hint="eastAsia"/>
          </w:rPr>
          <w:delText>SU</w:delText>
        </w:r>
        <w:r w:rsidR="009C01E4">
          <w:delText>-ID-CM3-0</w:delText>
        </w:r>
        <w:r w:rsidR="000812BC">
          <w:delText>92</w:delText>
        </w:r>
        <w:r w:rsidR="009C01E4">
          <w:delText xml:space="preserve">, </w:delText>
        </w:r>
        <w:r w:rsidR="00EE5D9F">
          <w:rPr>
            <w:rFonts w:hint="eastAsia"/>
          </w:rPr>
          <w:delText>내부기 초기화 유닛</w:delText>
        </w:r>
      </w:del>
    </w:p>
    <w:p w14:paraId="055438B0" w14:textId="77777777" w:rsidR="00EE5D9F" w:rsidRPr="00E00010" w:rsidRDefault="00EE5D9F">
      <w:pPr>
        <w:spacing w:after="0" w:line="300" w:lineRule="auto"/>
        <w:rPr>
          <w:del w:id="12555" w:author="김은수" w:date="2026-09-30T15:44:00Z" w16du:dateUtc="2026-09-30T06:44:00Z"/>
          <w:szCs w:val="20"/>
        </w:rPr>
        <w:pPrChange w:id="12556" w:author="김은수" w:date="2026-10-01T03:22:00Z">
          <w:pPr>
            <w:spacing w:after="0"/>
            <w:ind w:leftChars="813" w:left="1626"/>
          </w:pPr>
        </w:pPrChange>
      </w:pPr>
      <w:del w:id="12557" w:author="김은수" w:date="2026-09-30T15:44:00Z" w16du:dateUtc="2026-09-30T06:44:00Z">
        <w:r>
          <w:rPr>
            <w:rFonts w:hint="eastAsia"/>
          </w:rPr>
          <w:delText xml:space="preserve">입력 파라미터 </w:delText>
        </w:r>
        <w:r>
          <w:delText xml:space="preserve">: </w:delText>
        </w:r>
        <w:r>
          <w:rPr>
            <w:rFonts w:hint="eastAsia"/>
          </w:rPr>
          <w:delText>내부기 제어 상태 변경 플래그</w:delText>
        </w:r>
      </w:del>
    </w:p>
    <w:p w14:paraId="0B0F72E9" w14:textId="77777777" w:rsidR="00EE5D9F" w:rsidRPr="00E00010" w:rsidRDefault="00EE5D9F">
      <w:pPr>
        <w:spacing w:after="0" w:line="300" w:lineRule="auto"/>
        <w:rPr>
          <w:del w:id="12558" w:author="김은수" w:date="2026-09-30T15:44:00Z" w16du:dateUtc="2026-09-30T06:44:00Z"/>
          <w:szCs w:val="20"/>
        </w:rPr>
        <w:pPrChange w:id="12559" w:author="김은수" w:date="2026-10-01T03:22:00Z">
          <w:pPr>
            <w:spacing w:after="0"/>
            <w:ind w:leftChars="813" w:left="1626"/>
          </w:pPr>
        </w:pPrChange>
      </w:pPr>
      <w:del w:id="12560" w:author="김은수" w:date="2026-09-30T15:44:00Z" w16du:dateUtc="2026-09-30T06:44:00Z">
        <w:r>
          <w:rPr>
            <w:rFonts w:hint="eastAsia"/>
          </w:rPr>
          <w:delText xml:space="preserve">반환 파라미터 </w:delText>
        </w:r>
        <w:r>
          <w:delText xml:space="preserve">: </w:delText>
        </w:r>
        <w:r>
          <w:rPr>
            <w:rFonts w:hint="eastAsia"/>
          </w:rPr>
          <w:delText>없음</w:delText>
        </w:r>
      </w:del>
    </w:p>
    <w:p w14:paraId="6AB8063F" w14:textId="77777777" w:rsidR="00EE5D9F" w:rsidRPr="00E00010" w:rsidRDefault="00EE5D9F">
      <w:pPr>
        <w:spacing w:after="0" w:line="300" w:lineRule="auto"/>
        <w:rPr>
          <w:del w:id="12561" w:author="김은수" w:date="2026-09-30T15:44:00Z" w16du:dateUtc="2026-09-30T06:44:00Z"/>
          <w:szCs w:val="20"/>
        </w:rPr>
        <w:pPrChange w:id="12562" w:author="김은수" w:date="2026-10-01T03:22:00Z">
          <w:pPr>
            <w:spacing w:after="0"/>
            <w:ind w:leftChars="813" w:left="1626"/>
          </w:pPr>
        </w:pPrChange>
      </w:pPr>
      <w:del w:id="12563" w:author="김은수" w:date="2026-09-30T15:44:00Z" w16du:dateUtc="2026-09-30T06:44:00Z">
        <w:r>
          <w:rPr>
            <w:rFonts w:hint="eastAsia"/>
          </w:rPr>
          <w:delText xml:space="preserve">수정 파라미터 </w:delText>
        </w:r>
        <w:r>
          <w:delText xml:space="preserve">: </w:delText>
        </w:r>
        <w:r>
          <w:rPr>
            <w:rFonts w:hint="eastAsia"/>
          </w:rPr>
          <w:delText>제어 상태 변환 플래그</w:delText>
        </w:r>
      </w:del>
    </w:p>
    <w:p w14:paraId="30D4822B" w14:textId="77777777" w:rsidR="00EE5D9F" w:rsidRPr="00E00010" w:rsidRDefault="00EE5D9F">
      <w:pPr>
        <w:spacing w:after="0" w:line="300" w:lineRule="auto"/>
        <w:rPr>
          <w:del w:id="12564" w:author="김은수" w:date="2026-09-30T15:44:00Z" w16du:dateUtc="2026-09-30T06:44:00Z"/>
          <w:szCs w:val="20"/>
        </w:rPr>
        <w:pPrChange w:id="12565" w:author="김은수" w:date="2026-10-01T03:22:00Z">
          <w:pPr>
            <w:spacing w:after="0"/>
            <w:ind w:leftChars="813" w:left="1626"/>
          </w:pPr>
        </w:pPrChange>
      </w:pPr>
      <w:del w:id="12566" w:author="김은수" w:date="2026-09-30T15:44:00Z" w16du:dateUtc="2026-09-30T06:44:00Z">
        <w:r>
          <w:rPr>
            <w:rFonts w:hint="eastAsia"/>
          </w:rPr>
          <w:delText xml:space="preserve">기능 및 동작 </w:delText>
        </w:r>
        <w:r>
          <w:delText xml:space="preserve">:  </w:delText>
        </w:r>
        <w:r>
          <w:rPr>
            <w:rFonts w:hint="eastAsia"/>
          </w:rPr>
          <w:delText xml:space="preserve"> </w:delText>
        </w:r>
      </w:del>
    </w:p>
    <w:p w14:paraId="639278F2" w14:textId="77777777" w:rsidR="00EE5D9F" w:rsidRPr="00E00010" w:rsidRDefault="00EE5D9F">
      <w:pPr>
        <w:spacing w:after="0" w:line="300" w:lineRule="auto"/>
        <w:rPr>
          <w:del w:id="12567" w:author="김은수" w:date="2026-09-30T15:44:00Z" w16du:dateUtc="2026-09-30T06:44:00Z"/>
          <w:szCs w:val="20"/>
        </w:rPr>
        <w:pPrChange w:id="12568" w:author="김은수" w:date="2026-10-01T03:22:00Z">
          <w:pPr>
            <w:spacing w:after="0"/>
            <w:ind w:leftChars="913" w:left="1826"/>
          </w:pPr>
        </w:pPrChange>
      </w:pPr>
      <w:del w:id="12569" w:author="김은수" w:date="2026-09-30T15:44:00Z" w16du:dateUtc="2026-09-30T06:44:00Z">
        <w:r>
          <w:rPr>
            <w:rFonts w:hint="eastAsia"/>
          </w:rPr>
          <w:delText xml:space="preserve">내부기에 전달되는 </w:delText>
        </w:r>
        <w:r>
          <w:delText xml:space="preserve">Tx </w:delText>
        </w:r>
        <w:r>
          <w:rPr>
            <w:rFonts w:hint="eastAsia"/>
          </w:rPr>
          <w:delText>전원을</w:delText>
        </w:r>
        <w:r>
          <w:delText xml:space="preserve"> </w:delText>
        </w:r>
        <w:r>
          <w:rPr>
            <w:rFonts w:hint="eastAsia"/>
          </w:rPr>
          <w:delText>켜고 내부기에 리셋 신호를 보낸다.</w:delText>
        </w:r>
        <w:r>
          <w:delText xml:space="preserve"> </w:delText>
        </w:r>
        <w:r>
          <w:rPr>
            <w:rFonts w:hint="eastAsia"/>
          </w:rPr>
          <w:delText xml:space="preserve">리셋 이후에 내부기 전원 상태가 읽혀지면 내부기 제어 상태를 </w:delText>
        </w:r>
        <w:r>
          <w:delText>ISD power Ok</w:delText>
        </w:r>
        <w:r>
          <w:rPr>
            <w:rFonts w:hint="eastAsia"/>
          </w:rPr>
          <w:delText>로 변경한다.</w:delText>
        </w:r>
        <w:r>
          <w:delText xml:space="preserve"> </w:delText>
        </w:r>
        <w:r>
          <w:rPr>
            <w:rFonts w:hint="eastAsia"/>
          </w:rPr>
          <w:delText>아래 그림을 참고하여 구현한다.</w:delText>
        </w:r>
      </w:del>
    </w:p>
    <w:p w14:paraId="0536C724" w14:textId="77777777" w:rsidR="00EE5D9F" w:rsidRPr="00E00010" w:rsidRDefault="00EE5D9F">
      <w:pPr>
        <w:rPr>
          <w:del w:id="12570" w:author="김은수" w:date="2026-09-30T15:44:00Z" w16du:dateUtc="2026-09-30T06:44:00Z"/>
          <w:szCs w:val="20"/>
        </w:rPr>
        <w:pPrChange w:id="12571" w:author="김은수" w:date="2026-10-01T03:22:00Z">
          <w:pPr>
            <w:spacing w:after="0" w:line="240" w:lineRule="auto"/>
            <w:ind w:leftChars="513" w:left="1026"/>
          </w:pPr>
        </w:pPrChange>
      </w:pPr>
      <w:del w:id="12572" w:author="김은수" w:date="2026-09-30T15:44:00Z" w16du:dateUtc="2026-09-30T06:44:00Z">
        <w:r w:rsidRPr="007D418B">
          <w:rPr>
            <w:noProof/>
          </w:rPr>
          <w:drawing>
            <wp:inline distT="0" distB="0" distL="0" distR="0" wp14:anchorId="1D4E926D" wp14:editId="6A542D85">
              <wp:extent cx="5570432" cy="4452647"/>
              <wp:effectExtent l="0" t="0" r="0" b="5080"/>
              <wp:docPr id="1510239999" name="그림 1510239999" descr="스크린샷, 텍스트, 디자인이(가) 표시된 사진&#10;&#10;자동 생성된 설명">
                <a:extLst xmlns:a="http://schemas.openxmlformats.org/drawingml/2006/main">
                  <a:ext uri="{FF2B5EF4-FFF2-40B4-BE49-F238E27FC236}">
                    <a16:creationId xmlns:a16="http://schemas.microsoft.com/office/drawing/2014/main" id="{F93C753D-E9AC-A006-0D25-1A42EB6B5EF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239999" name="그림 1510239999" descr="스크린샷, 텍스트, 디자인이(가) 표시된 사진&#10;&#10;자동 생성된 설명">
                        <a:extLst>
                          <a:ext uri="{FF2B5EF4-FFF2-40B4-BE49-F238E27FC236}">
                            <a16:creationId xmlns:a16="http://schemas.microsoft.com/office/drawing/2014/main" id="{F93C753D-E9AC-A006-0D25-1A42EB6B5EF1}"/>
                          </a:ext>
                        </a:extLst>
                      </pic:cNvPr>
                      <pic:cNvPicPr>
                        <a:picLocks noChangeAspect="1"/>
                      </pic:cNvPicPr>
                    </pic:nvPicPr>
                    <pic:blipFill>
                      <a:blip r:embed="rId63"/>
                      <a:stretch>
                        <a:fillRect/>
                      </a:stretch>
                    </pic:blipFill>
                    <pic:spPr>
                      <a:xfrm>
                        <a:off x="0" y="0"/>
                        <a:ext cx="5577015" cy="4457909"/>
                      </a:xfrm>
                      <a:prstGeom prst="rect">
                        <a:avLst/>
                      </a:prstGeom>
                    </pic:spPr>
                  </pic:pic>
                </a:graphicData>
              </a:graphic>
            </wp:inline>
          </w:drawing>
        </w:r>
      </w:del>
    </w:p>
    <w:p w14:paraId="218260C9" w14:textId="77777777" w:rsidR="00262DF7" w:rsidRPr="00E00010" w:rsidRDefault="00262DF7">
      <w:pPr>
        <w:spacing w:after="0" w:line="300" w:lineRule="auto"/>
        <w:rPr>
          <w:del w:id="12573" w:author="김은수" w:date="2026-09-30T15:44:00Z" w16du:dateUtc="2026-09-30T06:44:00Z"/>
          <w:szCs w:val="20"/>
        </w:rPr>
        <w:pPrChange w:id="12574" w:author="김은수" w:date="2026-10-01T03:22:00Z">
          <w:pPr>
            <w:spacing w:after="0" w:line="240" w:lineRule="auto"/>
            <w:ind w:leftChars="513" w:left="1026"/>
          </w:pPr>
        </w:pPrChange>
      </w:pPr>
    </w:p>
    <w:p w14:paraId="21C7B50C" w14:textId="77777777" w:rsidR="00262DF7" w:rsidRPr="00E00010" w:rsidRDefault="00262DF7">
      <w:pPr>
        <w:spacing w:after="0" w:line="300" w:lineRule="auto"/>
        <w:rPr>
          <w:del w:id="12575" w:author="김은수" w:date="2026-09-30T15:44:00Z" w16du:dateUtc="2026-09-30T06:44:00Z"/>
          <w:szCs w:val="20"/>
        </w:rPr>
        <w:pPrChange w:id="12576" w:author="김은수" w:date="2026-10-01T03:22:00Z">
          <w:pPr>
            <w:spacing w:after="0" w:line="240" w:lineRule="auto"/>
            <w:ind w:leftChars="513" w:left="1026"/>
          </w:pPr>
        </w:pPrChange>
      </w:pPr>
    </w:p>
    <w:p w14:paraId="05793F6A" w14:textId="77777777" w:rsidR="00262DF7" w:rsidRPr="00E00010" w:rsidRDefault="00262DF7">
      <w:pPr>
        <w:spacing w:after="0" w:line="300" w:lineRule="auto"/>
        <w:rPr>
          <w:del w:id="12577" w:author="김은수" w:date="2026-09-30T15:44:00Z" w16du:dateUtc="2026-09-30T06:44:00Z"/>
          <w:szCs w:val="20"/>
        </w:rPr>
        <w:pPrChange w:id="12578" w:author="김은수" w:date="2026-10-01T03:22:00Z">
          <w:pPr>
            <w:spacing w:after="0" w:line="240" w:lineRule="auto"/>
            <w:ind w:leftChars="513" w:left="1026"/>
          </w:pPr>
        </w:pPrChange>
      </w:pPr>
    </w:p>
    <w:p w14:paraId="178285E0" w14:textId="77777777" w:rsidR="00262DF7" w:rsidRPr="00E00010" w:rsidRDefault="00262DF7">
      <w:pPr>
        <w:spacing w:after="0" w:line="300" w:lineRule="auto"/>
        <w:rPr>
          <w:del w:id="12579" w:author="김은수" w:date="2026-09-30T15:44:00Z" w16du:dateUtc="2026-09-30T06:44:00Z"/>
          <w:szCs w:val="20"/>
        </w:rPr>
        <w:pPrChange w:id="12580" w:author="김은수" w:date="2026-10-01T03:22:00Z">
          <w:pPr>
            <w:spacing w:after="0" w:line="240" w:lineRule="auto"/>
            <w:ind w:leftChars="513" w:left="1026"/>
          </w:pPr>
        </w:pPrChange>
      </w:pPr>
    </w:p>
    <w:p w14:paraId="055696FB" w14:textId="77777777" w:rsidR="00262DF7" w:rsidRPr="00E00010" w:rsidRDefault="00262DF7">
      <w:pPr>
        <w:spacing w:after="0" w:line="300" w:lineRule="auto"/>
        <w:rPr>
          <w:del w:id="12581" w:author="김은수" w:date="2026-09-30T15:44:00Z" w16du:dateUtc="2026-09-30T06:44:00Z"/>
          <w:szCs w:val="20"/>
        </w:rPr>
        <w:pPrChange w:id="12582" w:author="김은수" w:date="2026-10-01T03:22:00Z">
          <w:pPr>
            <w:spacing w:after="0" w:line="240" w:lineRule="auto"/>
            <w:ind w:leftChars="513" w:left="1026"/>
          </w:pPr>
        </w:pPrChange>
      </w:pPr>
    </w:p>
    <w:p w14:paraId="65EABBED" w14:textId="77777777" w:rsidR="00EE5D9F" w:rsidRPr="00D90FC9" w:rsidRDefault="00DF4A77">
      <w:pPr>
        <w:pStyle w:val="5"/>
        <w:keepNext w:val="0"/>
        <w:keepLines w:val="0"/>
        <w:widowControl w:val="0"/>
        <w:numPr>
          <w:ilvl w:val="4"/>
          <w:numId w:val="39"/>
        </w:numPr>
        <w:snapToGrid/>
        <w:spacing w:before="0" w:after="0" w:line="300" w:lineRule="auto"/>
        <w:jc w:val="both"/>
        <w:rPr>
          <w:del w:id="12583" w:author="김은수" w:date="2026-09-30T15:44:00Z" w16du:dateUtc="2026-09-30T06:44:00Z"/>
          <w:sz w:val="20"/>
          <w:szCs w:val="20"/>
        </w:rPr>
        <w:pPrChange w:id="12584" w:author="김은수" w:date="2026-10-01T03:22:00Z">
          <w:pPr>
            <w:pStyle w:val="5"/>
            <w:numPr>
              <w:ilvl w:val="4"/>
              <w:numId w:val="39"/>
            </w:numPr>
            <w:spacing w:after="0"/>
            <w:ind w:left="1400" w:hanging="400"/>
          </w:pPr>
        </w:pPrChange>
      </w:pPr>
      <w:del w:id="12585" w:author="김은수" w:date="2026-09-30T15:44:00Z" w16du:dateUtc="2026-09-30T06:44:00Z">
        <w:r>
          <w:rPr>
            <w:rFonts w:hint="eastAsia"/>
          </w:rPr>
          <w:delText>SU</w:delText>
        </w:r>
        <w:r w:rsidR="009C01E4">
          <w:delText>-ID-CM3-0</w:delText>
        </w:r>
        <w:r w:rsidR="000812BC">
          <w:delText>93</w:delText>
        </w:r>
        <w:r w:rsidR="009C01E4">
          <w:delText xml:space="preserve">, </w:delText>
        </w:r>
        <w:r w:rsidR="00EE5D9F">
          <w:rPr>
            <w:rFonts w:hint="eastAsia"/>
          </w:rPr>
          <w:delText>내부기 통신 통로 확보 유닛</w:delText>
        </w:r>
      </w:del>
    </w:p>
    <w:p w14:paraId="79385B65" w14:textId="77777777" w:rsidR="00EE5D9F" w:rsidRPr="00E00010" w:rsidRDefault="00EE5D9F">
      <w:pPr>
        <w:spacing w:after="0" w:line="300" w:lineRule="auto"/>
        <w:rPr>
          <w:del w:id="12586" w:author="김은수" w:date="2026-09-30T15:44:00Z" w16du:dateUtc="2026-09-30T06:44:00Z"/>
          <w:szCs w:val="20"/>
        </w:rPr>
        <w:pPrChange w:id="12587" w:author="김은수" w:date="2026-10-01T03:22:00Z">
          <w:pPr>
            <w:spacing w:after="0"/>
            <w:ind w:leftChars="813" w:left="1626"/>
          </w:pPr>
        </w:pPrChange>
      </w:pPr>
      <w:del w:id="12588" w:author="김은수" w:date="2026-09-30T15:44:00Z" w16du:dateUtc="2026-09-30T06:44:00Z">
        <w:r>
          <w:rPr>
            <w:rFonts w:hint="eastAsia"/>
          </w:rPr>
          <w:delText xml:space="preserve">입력 파라미터 </w:delText>
        </w:r>
        <w:r>
          <w:delText xml:space="preserve">: </w:delText>
        </w:r>
        <w:r>
          <w:rPr>
            <w:rFonts w:hint="eastAsia"/>
          </w:rPr>
          <w:delText>내부기 제어 상태 변경 플래그</w:delText>
        </w:r>
      </w:del>
    </w:p>
    <w:p w14:paraId="02172BE7" w14:textId="77777777" w:rsidR="00EE5D9F" w:rsidRPr="00E00010" w:rsidRDefault="00EE5D9F">
      <w:pPr>
        <w:spacing w:after="0" w:line="300" w:lineRule="auto"/>
        <w:rPr>
          <w:del w:id="12589" w:author="김은수" w:date="2026-09-30T15:44:00Z" w16du:dateUtc="2026-09-30T06:44:00Z"/>
          <w:szCs w:val="20"/>
        </w:rPr>
        <w:pPrChange w:id="12590" w:author="김은수" w:date="2026-10-01T03:22:00Z">
          <w:pPr>
            <w:spacing w:after="0"/>
            <w:ind w:leftChars="813" w:left="1626"/>
          </w:pPr>
        </w:pPrChange>
      </w:pPr>
      <w:del w:id="12591" w:author="김은수" w:date="2026-09-30T15:44:00Z" w16du:dateUtc="2026-09-30T06:44:00Z">
        <w:r>
          <w:rPr>
            <w:rFonts w:hint="eastAsia"/>
          </w:rPr>
          <w:delText xml:space="preserve">반환 파라미터 </w:delText>
        </w:r>
        <w:r>
          <w:delText xml:space="preserve">: </w:delText>
        </w:r>
        <w:r>
          <w:rPr>
            <w:rFonts w:hint="eastAsia"/>
          </w:rPr>
          <w:delText>없음</w:delText>
        </w:r>
      </w:del>
    </w:p>
    <w:p w14:paraId="4DFBFA49" w14:textId="77777777" w:rsidR="00EE5D9F" w:rsidRPr="00E00010" w:rsidRDefault="00EE5D9F">
      <w:pPr>
        <w:spacing w:after="0" w:line="300" w:lineRule="auto"/>
        <w:rPr>
          <w:del w:id="12592" w:author="김은수" w:date="2026-09-30T15:44:00Z" w16du:dateUtc="2026-09-30T06:44:00Z"/>
          <w:szCs w:val="20"/>
        </w:rPr>
        <w:pPrChange w:id="12593" w:author="김은수" w:date="2026-10-01T03:22:00Z">
          <w:pPr>
            <w:spacing w:after="0"/>
            <w:ind w:leftChars="813" w:left="1626"/>
          </w:pPr>
        </w:pPrChange>
      </w:pPr>
      <w:del w:id="12594" w:author="김은수" w:date="2026-09-30T15:44:00Z" w16du:dateUtc="2026-09-30T06:44:00Z">
        <w:r>
          <w:rPr>
            <w:rFonts w:hint="eastAsia"/>
          </w:rPr>
          <w:delText xml:space="preserve">수정 파라미터 </w:delText>
        </w:r>
        <w:r>
          <w:delText xml:space="preserve">: </w:delText>
        </w:r>
        <w:r>
          <w:rPr>
            <w:rFonts w:hint="eastAsia"/>
          </w:rPr>
          <w:delText>제어 상태 변환 플래그</w:delText>
        </w:r>
      </w:del>
    </w:p>
    <w:p w14:paraId="56BD934B" w14:textId="77777777" w:rsidR="00EE5D9F" w:rsidRPr="00E00010" w:rsidRDefault="00EE5D9F">
      <w:pPr>
        <w:spacing w:after="0" w:line="300" w:lineRule="auto"/>
        <w:rPr>
          <w:del w:id="12595" w:author="김은수" w:date="2026-09-30T15:44:00Z" w16du:dateUtc="2026-09-30T06:44:00Z"/>
          <w:szCs w:val="20"/>
        </w:rPr>
        <w:pPrChange w:id="12596" w:author="김은수" w:date="2026-10-01T03:22:00Z">
          <w:pPr>
            <w:spacing w:after="0"/>
            <w:ind w:leftChars="813" w:left="1626"/>
          </w:pPr>
        </w:pPrChange>
      </w:pPr>
      <w:del w:id="12597" w:author="김은수" w:date="2026-09-30T15:44:00Z" w16du:dateUtc="2026-09-30T06:44:00Z">
        <w:r>
          <w:rPr>
            <w:rFonts w:hint="eastAsia"/>
          </w:rPr>
          <w:delText xml:space="preserve">기능 및 동작 </w:delText>
        </w:r>
        <w:r>
          <w:delText xml:space="preserve">:  </w:delText>
        </w:r>
        <w:r>
          <w:rPr>
            <w:rFonts w:hint="eastAsia"/>
          </w:rPr>
          <w:delText xml:space="preserve"> </w:delText>
        </w:r>
      </w:del>
    </w:p>
    <w:p w14:paraId="41C88DBF" w14:textId="77777777" w:rsidR="00EE5D9F" w:rsidRPr="00E00010" w:rsidRDefault="00EE5D9F">
      <w:pPr>
        <w:spacing w:after="0" w:line="300" w:lineRule="auto"/>
        <w:rPr>
          <w:del w:id="12598" w:author="김은수" w:date="2026-09-30T15:44:00Z" w16du:dateUtc="2026-09-30T06:44:00Z"/>
          <w:szCs w:val="20"/>
        </w:rPr>
        <w:pPrChange w:id="12599" w:author="김은수" w:date="2026-10-01T03:22:00Z">
          <w:pPr>
            <w:spacing w:after="0"/>
            <w:ind w:leftChars="913" w:left="1826"/>
          </w:pPr>
        </w:pPrChange>
      </w:pPr>
      <w:del w:id="12600" w:author="김은수" w:date="2026-09-30T15:44:00Z" w16du:dateUtc="2026-09-30T06:44:00Z">
        <w:r>
          <w:rPr>
            <w:rFonts w:hint="eastAsia"/>
          </w:rPr>
          <w:delText>내부기에 보안코드를 전송하고 내부기 연결 통로가 열렸는지 확인한다.</w:delText>
        </w:r>
        <w:r>
          <w:delText xml:space="preserve"> </w:delText>
        </w:r>
        <w:r>
          <w:rPr>
            <w:rFonts w:hint="eastAsia"/>
          </w:rPr>
          <w:delText>추가적으로 백텔 통신을 이중으로 확인한다.</w:delText>
        </w:r>
        <w:r>
          <w:delText xml:space="preserve"> </w:delText>
        </w:r>
        <w:r>
          <w:rPr>
            <w:rFonts w:hint="eastAsia"/>
          </w:rPr>
          <w:delText>아래 그림을 참고하여 구현한다.</w:delText>
        </w:r>
      </w:del>
    </w:p>
    <w:p w14:paraId="45F2A8A3" w14:textId="77777777" w:rsidR="00EE5D9F" w:rsidRPr="00E00010" w:rsidRDefault="00EE5D9F">
      <w:pPr>
        <w:rPr>
          <w:del w:id="12601" w:author="김은수" w:date="2026-09-30T15:44:00Z" w16du:dateUtc="2026-09-30T06:44:00Z"/>
          <w:szCs w:val="20"/>
        </w:rPr>
        <w:pPrChange w:id="12602" w:author="김은수" w:date="2026-10-01T03:22:00Z">
          <w:pPr>
            <w:spacing w:after="0" w:line="240" w:lineRule="auto"/>
            <w:ind w:leftChars="513" w:left="1026"/>
          </w:pPr>
        </w:pPrChange>
      </w:pPr>
      <w:del w:id="12603" w:author="김은수" w:date="2026-09-30T15:44:00Z" w16du:dateUtc="2026-09-30T06:44:00Z">
        <w:r w:rsidRPr="007D418B">
          <w:rPr>
            <w:noProof/>
          </w:rPr>
          <w:drawing>
            <wp:inline distT="0" distB="0" distL="0" distR="0" wp14:anchorId="3A6343EC" wp14:editId="0D319133">
              <wp:extent cx="5607431" cy="4778942"/>
              <wp:effectExtent l="0" t="0" r="0" b="3175"/>
              <wp:docPr id="1189" name="그림 1188" descr="스크린샷, 텍스트, 디자인이(가) 표시된 사진&#10;&#10;자동 생성된 설명">
                <a:extLst xmlns:a="http://schemas.openxmlformats.org/drawingml/2006/main">
                  <a:ext uri="{FF2B5EF4-FFF2-40B4-BE49-F238E27FC236}">
                    <a16:creationId xmlns:a16="http://schemas.microsoft.com/office/drawing/2014/main" id="{0BF4E5DD-EBCA-E591-B48F-23F05FE54AE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 name="그림 1188" descr="스크린샷, 텍스트, 디자인이(가) 표시된 사진&#10;&#10;자동 생성된 설명">
                        <a:extLst>
                          <a:ext uri="{FF2B5EF4-FFF2-40B4-BE49-F238E27FC236}">
                            <a16:creationId xmlns:a16="http://schemas.microsoft.com/office/drawing/2014/main" id="{0BF4E5DD-EBCA-E591-B48F-23F05FE54AEC}"/>
                          </a:ext>
                        </a:extLst>
                      </pic:cNvPr>
                      <pic:cNvPicPr>
                        <a:picLocks noChangeAspect="1"/>
                      </pic:cNvPicPr>
                    </pic:nvPicPr>
                    <pic:blipFill>
                      <a:blip r:embed="rId64"/>
                      <a:stretch>
                        <a:fillRect/>
                      </a:stretch>
                    </pic:blipFill>
                    <pic:spPr>
                      <a:xfrm>
                        <a:off x="0" y="0"/>
                        <a:ext cx="5610466" cy="4781528"/>
                      </a:xfrm>
                      <a:prstGeom prst="rect">
                        <a:avLst/>
                      </a:prstGeom>
                    </pic:spPr>
                  </pic:pic>
                </a:graphicData>
              </a:graphic>
            </wp:inline>
          </w:drawing>
        </w:r>
      </w:del>
    </w:p>
    <w:p w14:paraId="093C3D4D" w14:textId="77777777" w:rsidR="00262DF7" w:rsidRPr="00E00010" w:rsidRDefault="00262DF7">
      <w:pPr>
        <w:spacing w:after="0" w:line="300" w:lineRule="auto"/>
        <w:rPr>
          <w:del w:id="12604" w:author="김은수" w:date="2026-09-30T15:44:00Z" w16du:dateUtc="2026-09-30T06:44:00Z"/>
          <w:szCs w:val="20"/>
        </w:rPr>
        <w:pPrChange w:id="12605" w:author="김은수" w:date="2026-10-01T03:22:00Z">
          <w:pPr>
            <w:spacing w:after="0" w:line="240" w:lineRule="auto"/>
            <w:ind w:leftChars="513" w:left="1026"/>
          </w:pPr>
        </w:pPrChange>
      </w:pPr>
    </w:p>
    <w:p w14:paraId="67085C68" w14:textId="77777777" w:rsidR="00262DF7" w:rsidRPr="00E00010" w:rsidRDefault="00262DF7">
      <w:pPr>
        <w:spacing w:after="0" w:line="300" w:lineRule="auto"/>
        <w:rPr>
          <w:del w:id="12606" w:author="김은수" w:date="2026-09-30T15:44:00Z" w16du:dateUtc="2026-09-30T06:44:00Z"/>
          <w:szCs w:val="20"/>
        </w:rPr>
        <w:pPrChange w:id="12607" w:author="김은수" w:date="2026-10-01T03:22:00Z">
          <w:pPr>
            <w:spacing w:after="0" w:line="240" w:lineRule="auto"/>
            <w:ind w:leftChars="513" w:left="1026"/>
          </w:pPr>
        </w:pPrChange>
      </w:pPr>
    </w:p>
    <w:p w14:paraId="46CDECC7" w14:textId="77777777" w:rsidR="00262DF7" w:rsidRPr="00E00010" w:rsidRDefault="00262DF7">
      <w:pPr>
        <w:spacing w:after="0" w:line="300" w:lineRule="auto"/>
        <w:rPr>
          <w:del w:id="12608" w:author="김은수" w:date="2026-09-30T15:44:00Z" w16du:dateUtc="2026-09-30T06:44:00Z"/>
          <w:szCs w:val="20"/>
        </w:rPr>
        <w:pPrChange w:id="12609" w:author="김은수" w:date="2026-10-01T03:22:00Z">
          <w:pPr>
            <w:spacing w:after="0" w:line="240" w:lineRule="auto"/>
            <w:ind w:leftChars="513" w:left="1026"/>
          </w:pPr>
        </w:pPrChange>
      </w:pPr>
    </w:p>
    <w:p w14:paraId="650176D1" w14:textId="77777777" w:rsidR="00262DF7" w:rsidRPr="00E00010" w:rsidRDefault="00262DF7">
      <w:pPr>
        <w:spacing w:after="0" w:line="300" w:lineRule="auto"/>
        <w:rPr>
          <w:del w:id="12610" w:author="김은수" w:date="2026-09-30T15:44:00Z" w16du:dateUtc="2026-09-30T06:44:00Z"/>
          <w:szCs w:val="20"/>
        </w:rPr>
        <w:pPrChange w:id="12611" w:author="김은수" w:date="2026-10-01T03:22:00Z">
          <w:pPr>
            <w:spacing w:after="0" w:line="240" w:lineRule="auto"/>
            <w:ind w:leftChars="513" w:left="1026"/>
          </w:pPr>
        </w:pPrChange>
      </w:pPr>
    </w:p>
    <w:p w14:paraId="043818AE" w14:textId="77777777" w:rsidR="00EE5D9F" w:rsidRPr="00E00010" w:rsidRDefault="00EE5D9F">
      <w:pPr>
        <w:spacing w:after="0" w:line="300" w:lineRule="auto"/>
        <w:rPr>
          <w:del w:id="12612" w:author="김은수" w:date="2026-09-30T15:44:00Z" w16du:dateUtc="2026-09-30T06:44:00Z"/>
          <w:szCs w:val="20"/>
        </w:rPr>
        <w:pPrChange w:id="12613" w:author="김은수" w:date="2026-10-01T03:22:00Z">
          <w:pPr>
            <w:spacing w:after="0" w:line="240" w:lineRule="auto"/>
          </w:pPr>
        </w:pPrChange>
      </w:pPr>
    </w:p>
    <w:p w14:paraId="77177C23" w14:textId="77777777" w:rsidR="00EE5D9F" w:rsidRPr="00D90FC9" w:rsidRDefault="00DF4A77">
      <w:pPr>
        <w:pStyle w:val="5"/>
        <w:keepNext w:val="0"/>
        <w:keepLines w:val="0"/>
        <w:widowControl w:val="0"/>
        <w:numPr>
          <w:ilvl w:val="4"/>
          <w:numId w:val="39"/>
        </w:numPr>
        <w:snapToGrid/>
        <w:spacing w:before="0" w:after="0" w:line="300" w:lineRule="auto"/>
        <w:jc w:val="both"/>
        <w:rPr>
          <w:del w:id="12614" w:author="김은수" w:date="2026-09-30T15:44:00Z" w16du:dateUtc="2026-09-30T06:44:00Z"/>
          <w:sz w:val="20"/>
          <w:szCs w:val="20"/>
        </w:rPr>
        <w:pPrChange w:id="12615" w:author="김은수" w:date="2026-10-01T03:22:00Z">
          <w:pPr>
            <w:pStyle w:val="5"/>
            <w:numPr>
              <w:ilvl w:val="4"/>
              <w:numId w:val="39"/>
            </w:numPr>
            <w:spacing w:after="0"/>
            <w:ind w:left="1400" w:hanging="400"/>
          </w:pPr>
        </w:pPrChange>
      </w:pPr>
      <w:del w:id="12616" w:author="김은수" w:date="2026-09-30T15:44:00Z" w16du:dateUtc="2026-09-30T06:44:00Z">
        <w:r>
          <w:rPr>
            <w:rFonts w:hint="eastAsia"/>
          </w:rPr>
          <w:delText>SU</w:delText>
        </w:r>
        <w:r w:rsidR="009C01E4">
          <w:delText>-ID-CM3-0</w:delText>
        </w:r>
        <w:r w:rsidR="000812BC">
          <w:delText>94</w:delText>
        </w:r>
        <w:r w:rsidR="009C01E4">
          <w:delText xml:space="preserve">, </w:delText>
        </w:r>
        <w:r w:rsidR="00EE5D9F">
          <w:rPr>
            <w:rFonts w:hint="eastAsia"/>
          </w:rPr>
          <w:delText xml:space="preserve">내부기 자극용 </w:delText>
        </w:r>
        <w:r w:rsidR="00EE5D9F">
          <w:delText>10</w:delText>
        </w:r>
        <w:r w:rsidR="00EE5D9F">
          <w:rPr>
            <w:rFonts w:hint="eastAsia"/>
          </w:rPr>
          <w:delText>V</w:delText>
        </w:r>
        <w:r w:rsidR="00EE5D9F">
          <w:delText xml:space="preserve"> </w:delText>
        </w:r>
        <w:r w:rsidR="00EE5D9F">
          <w:rPr>
            <w:rFonts w:hint="eastAsia"/>
          </w:rPr>
          <w:delText>활성화</w:delText>
        </w:r>
        <w:r w:rsidR="00816FC8">
          <w:rPr>
            <w:rFonts w:hint="eastAsia"/>
          </w:rPr>
          <w:delText xml:space="preserve"> 유닛</w:delText>
        </w:r>
      </w:del>
    </w:p>
    <w:p w14:paraId="5B023C01" w14:textId="77777777" w:rsidR="00EE5D9F" w:rsidRPr="00E00010" w:rsidRDefault="00EE5D9F">
      <w:pPr>
        <w:spacing w:after="0" w:line="300" w:lineRule="auto"/>
        <w:rPr>
          <w:del w:id="12617" w:author="김은수" w:date="2026-09-30T15:44:00Z" w16du:dateUtc="2026-09-30T06:44:00Z"/>
          <w:szCs w:val="20"/>
        </w:rPr>
        <w:pPrChange w:id="12618" w:author="김은수" w:date="2026-10-01T03:22:00Z">
          <w:pPr>
            <w:spacing w:after="0"/>
            <w:ind w:leftChars="813" w:left="1626"/>
          </w:pPr>
        </w:pPrChange>
      </w:pPr>
      <w:del w:id="12619" w:author="김은수" w:date="2026-09-30T15:44:00Z" w16du:dateUtc="2026-09-30T06:44:00Z">
        <w:r>
          <w:rPr>
            <w:rFonts w:hint="eastAsia"/>
          </w:rPr>
          <w:delText xml:space="preserve">입력 파라미터 </w:delText>
        </w:r>
        <w:r>
          <w:delText xml:space="preserve">: </w:delText>
        </w:r>
        <w:r>
          <w:rPr>
            <w:rFonts w:hint="eastAsia"/>
          </w:rPr>
          <w:delText>내부기 제어 상태 변경 플래그</w:delText>
        </w:r>
      </w:del>
    </w:p>
    <w:p w14:paraId="7FC4E4C6" w14:textId="77777777" w:rsidR="00EE5D9F" w:rsidRPr="00E00010" w:rsidRDefault="00EE5D9F">
      <w:pPr>
        <w:spacing w:after="0" w:line="300" w:lineRule="auto"/>
        <w:rPr>
          <w:del w:id="12620" w:author="김은수" w:date="2026-09-30T15:44:00Z" w16du:dateUtc="2026-09-30T06:44:00Z"/>
          <w:szCs w:val="20"/>
        </w:rPr>
        <w:pPrChange w:id="12621" w:author="김은수" w:date="2026-10-01T03:22:00Z">
          <w:pPr>
            <w:spacing w:after="0"/>
            <w:ind w:leftChars="813" w:left="1626"/>
          </w:pPr>
        </w:pPrChange>
      </w:pPr>
      <w:del w:id="12622" w:author="김은수" w:date="2026-09-30T15:44:00Z" w16du:dateUtc="2026-09-30T06:44:00Z">
        <w:r>
          <w:rPr>
            <w:rFonts w:hint="eastAsia"/>
          </w:rPr>
          <w:delText xml:space="preserve">반환 파라미터 </w:delText>
        </w:r>
        <w:r>
          <w:delText xml:space="preserve">: </w:delText>
        </w:r>
        <w:r>
          <w:rPr>
            <w:rFonts w:hint="eastAsia"/>
          </w:rPr>
          <w:delText>없음</w:delText>
        </w:r>
      </w:del>
    </w:p>
    <w:p w14:paraId="3F898E25" w14:textId="77777777" w:rsidR="00EE5D9F" w:rsidRPr="00E00010" w:rsidRDefault="00EE5D9F">
      <w:pPr>
        <w:spacing w:after="0" w:line="300" w:lineRule="auto"/>
        <w:rPr>
          <w:del w:id="12623" w:author="김은수" w:date="2026-09-30T15:44:00Z" w16du:dateUtc="2026-09-30T06:44:00Z"/>
          <w:szCs w:val="20"/>
        </w:rPr>
        <w:pPrChange w:id="12624" w:author="김은수" w:date="2026-10-01T03:22:00Z">
          <w:pPr>
            <w:spacing w:after="0"/>
            <w:ind w:leftChars="813" w:left="1626"/>
          </w:pPr>
        </w:pPrChange>
      </w:pPr>
      <w:del w:id="12625" w:author="김은수" w:date="2026-09-30T15:44:00Z" w16du:dateUtc="2026-09-30T06:44:00Z">
        <w:r>
          <w:rPr>
            <w:rFonts w:hint="eastAsia"/>
          </w:rPr>
          <w:delText xml:space="preserve">수정 파라미터 </w:delText>
        </w:r>
        <w:r>
          <w:delText xml:space="preserve">: </w:delText>
        </w:r>
        <w:r>
          <w:rPr>
            <w:rFonts w:hint="eastAsia"/>
          </w:rPr>
          <w:delText>제어 상태 변환 플래그</w:delText>
        </w:r>
      </w:del>
    </w:p>
    <w:p w14:paraId="1B1EF1FE" w14:textId="77777777" w:rsidR="00EE5D9F" w:rsidRPr="00E00010" w:rsidRDefault="00EE5D9F">
      <w:pPr>
        <w:spacing w:after="0" w:line="300" w:lineRule="auto"/>
        <w:rPr>
          <w:del w:id="12626" w:author="김은수" w:date="2026-09-30T15:44:00Z" w16du:dateUtc="2026-09-30T06:44:00Z"/>
          <w:szCs w:val="20"/>
        </w:rPr>
        <w:pPrChange w:id="12627" w:author="김은수" w:date="2026-10-01T03:22:00Z">
          <w:pPr>
            <w:spacing w:after="0"/>
            <w:ind w:leftChars="813" w:left="1626"/>
          </w:pPr>
        </w:pPrChange>
      </w:pPr>
      <w:del w:id="12628" w:author="김은수" w:date="2026-09-30T15:44:00Z" w16du:dateUtc="2026-09-30T06:44:00Z">
        <w:r>
          <w:rPr>
            <w:rFonts w:hint="eastAsia"/>
          </w:rPr>
          <w:delText xml:space="preserve">기능 및 동작 </w:delText>
        </w:r>
        <w:r>
          <w:delText xml:space="preserve">:  </w:delText>
        </w:r>
        <w:r>
          <w:rPr>
            <w:rFonts w:hint="eastAsia"/>
          </w:rPr>
          <w:delText xml:space="preserve"> </w:delText>
        </w:r>
      </w:del>
    </w:p>
    <w:p w14:paraId="0D365ADE" w14:textId="77777777" w:rsidR="00EE5D9F" w:rsidRPr="00E00010" w:rsidRDefault="00EE5D9F">
      <w:pPr>
        <w:spacing w:after="0" w:line="300" w:lineRule="auto"/>
        <w:rPr>
          <w:del w:id="12629" w:author="김은수" w:date="2026-09-30T15:44:00Z" w16du:dateUtc="2026-09-30T06:44:00Z"/>
          <w:szCs w:val="20"/>
        </w:rPr>
        <w:pPrChange w:id="12630" w:author="김은수" w:date="2026-10-01T03:22:00Z">
          <w:pPr>
            <w:ind w:leftChars="913" w:left="1826"/>
          </w:pPr>
        </w:pPrChange>
      </w:pPr>
      <w:del w:id="12631" w:author="김은수" w:date="2026-09-30T15:44:00Z" w16du:dateUtc="2026-09-30T06:44:00Z">
        <w:r>
          <w:rPr>
            <w:rFonts w:hint="eastAsia"/>
          </w:rPr>
          <w:delText xml:space="preserve">내부기에 자극용 전원 </w:delText>
        </w:r>
        <w:r>
          <w:delText>10</w:delText>
        </w:r>
        <w:r>
          <w:rPr>
            <w:rFonts w:hint="eastAsia"/>
          </w:rPr>
          <w:delText>V를 켜는 명령을 보내고,</w:delText>
        </w:r>
        <w:r>
          <w:delText xml:space="preserve"> </w:delText>
        </w:r>
        <w:r>
          <w:rPr>
            <w:rFonts w:hint="eastAsia"/>
          </w:rPr>
          <w:delText>1</w:delText>
        </w:r>
        <w:r>
          <w:delText xml:space="preserve">0V </w:delText>
        </w:r>
        <w:r>
          <w:rPr>
            <w:rFonts w:hint="eastAsia"/>
          </w:rPr>
          <w:delText>상태를 확인한다.</w:delText>
        </w:r>
        <w:r>
          <w:delText xml:space="preserve"> </w:delText>
        </w:r>
        <w:r>
          <w:rPr>
            <w:rFonts w:hint="eastAsia"/>
          </w:rPr>
          <w:delText>아래 그림을 참고하여 구현한다.</w:delText>
        </w:r>
      </w:del>
    </w:p>
    <w:p w14:paraId="7948B5F6" w14:textId="77777777" w:rsidR="00EE5D9F" w:rsidRPr="00E00010" w:rsidRDefault="00EE5D9F">
      <w:pPr>
        <w:rPr>
          <w:del w:id="12632" w:author="김은수" w:date="2026-09-30T15:44:00Z" w16du:dateUtc="2026-09-30T06:44:00Z"/>
          <w:szCs w:val="20"/>
        </w:rPr>
        <w:pPrChange w:id="12633" w:author="김은수" w:date="2026-10-01T03:22:00Z">
          <w:pPr>
            <w:spacing w:after="0" w:line="240" w:lineRule="auto"/>
            <w:ind w:leftChars="713" w:left="1426"/>
          </w:pPr>
        </w:pPrChange>
      </w:pPr>
      <w:del w:id="12634" w:author="김은수" w:date="2026-09-30T15:44:00Z" w16du:dateUtc="2026-09-30T06:44:00Z">
        <w:r w:rsidRPr="00193E55">
          <w:rPr>
            <w:noProof/>
          </w:rPr>
          <w:drawing>
            <wp:inline distT="0" distB="0" distL="0" distR="0" wp14:anchorId="419C0A8C" wp14:editId="1A4D7F78">
              <wp:extent cx="5124707" cy="3915046"/>
              <wp:effectExtent l="0" t="0" r="0" b="9525"/>
              <wp:docPr id="590" name="그림 589" descr="스크린샷, 텍스트, 그래픽, 폰트이(가) 표시된 사진&#10;&#10;자동 생성된 설명">
                <a:extLst xmlns:a="http://schemas.openxmlformats.org/drawingml/2006/main">
                  <a:ext uri="{FF2B5EF4-FFF2-40B4-BE49-F238E27FC236}">
                    <a16:creationId xmlns:a16="http://schemas.microsoft.com/office/drawing/2014/main" id="{0F4B402C-0EDD-5FEA-D36F-868F8EA9C04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 name="그림 589" descr="스크린샷, 텍스트, 그래픽, 폰트이(가) 표시된 사진&#10;&#10;자동 생성된 설명">
                        <a:extLst>
                          <a:ext uri="{FF2B5EF4-FFF2-40B4-BE49-F238E27FC236}">
                            <a16:creationId xmlns:a16="http://schemas.microsoft.com/office/drawing/2014/main" id="{0F4B402C-0EDD-5FEA-D36F-868F8EA9C04E}"/>
                          </a:ext>
                        </a:extLst>
                      </pic:cNvPr>
                      <pic:cNvPicPr>
                        <a:picLocks noChangeAspect="1"/>
                      </pic:cNvPicPr>
                    </pic:nvPicPr>
                    <pic:blipFill>
                      <a:blip r:embed="rId65"/>
                      <a:stretch>
                        <a:fillRect/>
                      </a:stretch>
                    </pic:blipFill>
                    <pic:spPr>
                      <a:xfrm>
                        <a:off x="0" y="0"/>
                        <a:ext cx="5126986" cy="3916787"/>
                      </a:xfrm>
                      <a:prstGeom prst="rect">
                        <a:avLst/>
                      </a:prstGeom>
                    </pic:spPr>
                  </pic:pic>
                </a:graphicData>
              </a:graphic>
            </wp:inline>
          </w:drawing>
        </w:r>
      </w:del>
    </w:p>
    <w:p w14:paraId="75798ADC" w14:textId="77777777" w:rsidR="00262DF7" w:rsidRPr="00E00010" w:rsidRDefault="00262DF7">
      <w:pPr>
        <w:spacing w:after="0" w:line="300" w:lineRule="auto"/>
        <w:rPr>
          <w:del w:id="12635" w:author="김은수" w:date="2026-09-30T15:44:00Z" w16du:dateUtc="2026-09-30T06:44:00Z"/>
          <w:szCs w:val="20"/>
        </w:rPr>
        <w:pPrChange w:id="12636" w:author="김은수" w:date="2026-10-01T03:22:00Z">
          <w:pPr>
            <w:spacing w:after="0" w:line="240" w:lineRule="auto"/>
            <w:ind w:leftChars="713" w:left="1426"/>
          </w:pPr>
        </w:pPrChange>
      </w:pPr>
    </w:p>
    <w:p w14:paraId="52D11AB9" w14:textId="77777777" w:rsidR="00262DF7" w:rsidRPr="00E00010" w:rsidRDefault="00262DF7">
      <w:pPr>
        <w:spacing w:after="0" w:line="300" w:lineRule="auto"/>
        <w:rPr>
          <w:del w:id="12637" w:author="김은수" w:date="2026-09-30T15:44:00Z" w16du:dateUtc="2026-09-30T06:44:00Z"/>
          <w:szCs w:val="20"/>
        </w:rPr>
        <w:pPrChange w:id="12638" w:author="김은수" w:date="2026-10-01T03:22:00Z">
          <w:pPr>
            <w:spacing w:after="0" w:line="240" w:lineRule="auto"/>
            <w:ind w:leftChars="713" w:left="1426"/>
          </w:pPr>
        </w:pPrChange>
      </w:pPr>
    </w:p>
    <w:p w14:paraId="3AFB0E56" w14:textId="77777777" w:rsidR="00262DF7" w:rsidRPr="00E00010" w:rsidRDefault="00262DF7">
      <w:pPr>
        <w:spacing w:after="0" w:line="300" w:lineRule="auto"/>
        <w:rPr>
          <w:del w:id="12639" w:author="김은수" w:date="2026-09-30T15:44:00Z" w16du:dateUtc="2026-09-30T06:44:00Z"/>
          <w:szCs w:val="20"/>
        </w:rPr>
        <w:pPrChange w:id="12640" w:author="김은수" w:date="2026-10-01T03:22:00Z">
          <w:pPr>
            <w:spacing w:after="0" w:line="240" w:lineRule="auto"/>
            <w:ind w:leftChars="713" w:left="1426"/>
          </w:pPr>
        </w:pPrChange>
      </w:pPr>
    </w:p>
    <w:p w14:paraId="4C61DEFF" w14:textId="77777777" w:rsidR="00262DF7" w:rsidRPr="00E00010" w:rsidRDefault="00262DF7">
      <w:pPr>
        <w:spacing w:after="0" w:line="300" w:lineRule="auto"/>
        <w:rPr>
          <w:del w:id="12641" w:author="김은수" w:date="2026-09-30T15:44:00Z" w16du:dateUtc="2026-09-30T06:44:00Z"/>
          <w:szCs w:val="20"/>
        </w:rPr>
        <w:pPrChange w:id="12642" w:author="김은수" w:date="2026-10-01T03:22:00Z">
          <w:pPr>
            <w:spacing w:after="0" w:line="240" w:lineRule="auto"/>
            <w:ind w:leftChars="713" w:left="1426"/>
          </w:pPr>
        </w:pPrChange>
      </w:pPr>
    </w:p>
    <w:p w14:paraId="61B4A9BC" w14:textId="77777777" w:rsidR="00262DF7" w:rsidRPr="00E00010" w:rsidRDefault="00262DF7">
      <w:pPr>
        <w:spacing w:after="0" w:line="300" w:lineRule="auto"/>
        <w:rPr>
          <w:del w:id="12643" w:author="김은수" w:date="2026-09-30T15:44:00Z" w16du:dateUtc="2026-09-30T06:44:00Z"/>
          <w:szCs w:val="20"/>
        </w:rPr>
        <w:pPrChange w:id="12644" w:author="김은수" w:date="2026-10-01T03:22:00Z">
          <w:pPr>
            <w:spacing w:after="0" w:line="240" w:lineRule="auto"/>
            <w:ind w:leftChars="713" w:left="1426"/>
          </w:pPr>
        </w:pPrChange>
      </w:pPr>
    </w:p>
    <w:p w14:paraId="6AE08DFA" w14:textId="77777777" w:rsidR="00262DF7" w:rsidRPr="00E00010" w:rsidRDefault="00262DF7">
      <w:pPr>
        <w:spacing w:after="0" w:line="300" w:lineRule="auto"/>
        <w:rPr>
          <w:del w:id="12645" w:author="김은수" w:date="2026-09-30T15:44:00Z" w16du:dateUtc="2026-09-30T06:44:00Z"/>
          <w:szCs w:val="20"/>
        </w:rPr>
        <w:pPrChange w:id="12646" w:author="김은수" w:date="2026-10-01T03:22:00Z">
          <w:pPr>
            <w:spacing w:after="0" w:line="240" w:lineRule="auto"/>
            <w:ind w:leftChars="713" w:left="1426"/>
          </w:pPr>
        </w:pPrChange>
      </w:pPr>
    </w:p>
    <w:p w14:paraId="43B39340" w14:textId="77777777" w:rsidR="00EE5D9F" w:rsidRPr="00D90FC9" w:rsidRDefault="00DF4A77">
      <w:pPr>
        <w:pStyle w:val="5"/>
        <w:keepNext w:val="0"/>
        <w:keepLines w:val="0"/>
        <w:widowControl w:val="0"/>
        <w:numPr>
          <w:ilvl w:val="4"/>
          <w:numId w:val="39"/>
        </w:numPr>
        <w:snapToGrid/>
        <w:spacing w:before="0" w:after="0" w:line="300" w:lineRule="auto"/>
        <w:jc w:val="both"/>
        <w:rPr>
          <w:del w:id="12647" w:author="김은수" w:date="2026-09-30T15:44:00Z" w16du:dateUtc="2026-09-30T06:44:00Z"/>
          <w:sz w:val="20"/>
          <w:szCs w:val="20"/>
        </w:rPr>
        <w:pPrChange w:id="12648" w:author="김은수" w:date="2026-10-01T03:22:00Z">
          <w:pPr>
            <w:pStyle w:val="5"/>
            <w:numPr>
              <w:ilvl w:val="4"/>
              <w:numId w:val="39"/>
            </w:numPr>
            <w:spacing w:after="0"/>
            <w:ind w:left="1400" w:hanging="400"/>
          </w:pPr>
        </w:pPrChange>
      </w:pPr>
      <w:del w:id="12649" w:author="김은수" w:date="2026-09-30T15:44:00Z" w16du:dateUtc="2026-09-30T06:44:00Z">
        <w:r>
          <w:rPr>
            <w:rFonts w:hint="eastAsia"/>
          </w:rPr>
          <w:delText>SU</w:delText>
        </w:r>
        <w:r w:rsidR="009C01E4">
          <w:delText>-ID-CM3-0</w:delText>
        </w:r>
        <w:r w:rsidR="00FE42B7">
          <w:delText>9</w:delText>
        </w:r>
        <w:r w:rsidR="000812BC">
          <w:delText>5</w:delText>
        </w:r>
        <w:r w:rsidR="009C01E4">
          <w:delText xml:space="preserve">, </w:delText>
        </w:r>
        <w:r w:rsidR="00F4495E">
          <w:rPr>
            <w:rFonts w:hint="eastAsia"/>
          </w:rPr>
          <w:delText>내부기 자극 출력 제어 유닛</w:delText>
        </w:r>
      </w:del>
    </w:p>
    <w:p w14:paraId="5B24D996" w14:textId="77777777" w:rsidR="00EE5D9F" w:rsidRPr="00E00010" w:rsidRDefault="00EE5D9F">
      <w:pPr>
        <w:spacing w:after="0" w:line="300" w:lineRule="auto"/>
        <w:rPr>
          <w:del w:id="12650" w:author="김은수" w:date="2026-09-30T15:44:00Z" w16du:dateUtc="2026-09-30T06:44:00Z"/>
          <w:szCs w:val="20"/>
        </w:rPr>
        <w:pPrChange w:id="12651" w:author="김은수" w:date="2026-10-01T03:22:00Z">
          <w:pPr>
            <w:spacing w:after="0"/>
            <w:ind w:leftChars="813" w:left="1626"/>
          </w:pPr>
        </w:pPrChange>
      </w:pPr>
      <w:del w:id="12652" w:author="김은수" w:date="2026-09-30T15:44:00Z" w16du:dateUtc="2026-09-30T06:44:00Z">
        <w:r>
          <w:rPr>
            <w:rFonts w:hint="eastAsia"/>
          </w:rPr>
          <w:delText xml:space="preserve">입력 파라미터 </w:delText>
        </w:r>
        <w:r>
          <w:delText xml:space="preserve">: </w:delText>
        </w:r>
        <w:r>
          <w:rPr>
            <w:rFonts w:hint="eastAsia"/>
          </w:rPr>
          <w:delText>없음</w:delText>
        </w:r>
      </w:del>
    </w:p>
    <w:p w14:paraId="2FBC3971" w14:textId="77777777" w:rsidR="00EE5D9F" w:rsidRPr="00E00010" w:rsidRDefault="00EE5D9F">
      <w:pPr>
        <w:spacing w:after="0" w:line="300" w:lineRule="auto"/>
        <w:rPr>
          <w:del w:id="12653" w:author="김은수" w:date="2026-09-30T15:44:00Z" w16du:dateUtc="2026-09-30T06:44:00Z"/>
          <w:szCs w:val="20"/>
        </w:rPr>
        <w:pPrChange w:id="12654" w:author="김은수" w:date="2026-10-01T03:22:00Z">
          <w:pPr>
            <w:spacing w:after="0"/>
            <w:ind w:leftChars="813" w:left="1626"/>
          </w:pPr>
        </w:pPrChange>
      </w:pPr>
      <w:del w:id="12655" w:author="김은수" w:date="2026-09-30T15:44:00Z" w16du:dateUtc="2026-09-30T06:44:00Z">
        <w:r>
          <w:rPr>
            <w:rFonts w:hint="eastAsia"/>
          </w:rPr>
          <w:delText xml:space="preserve">반환 파라미터 </w:delText>
        </w:r>
        <w:r>
          <w:delText xml:space="preserve">: </w:delText>
        </w:r>
        <w:r>
          <w:rPr>
            <w:rFonts w:hint="eastAsia"/>
          </w:rPr>
          <w:delText>없음</w:delText>
        </w:r>
      </w:del>
    </w:p>
    <w:p w14:paraId="62F477BE" w14:textId="77777777" w:rsidR="00EE5D9F" w:rsidRPr="00E00010" w:rsidRDefault="00EE5D9F">
      <w:pPr>
        <w:spacing w:after="0" w:line="300" w:lineRule="auto"/>
        <w:rPr>
          <w:del w:id="12656" w:author="김은수" w:date="2026-09-30T15:44:00Z" w16du:dateUtc="2026-09-30T06:44:00Z"/>
          <w:szCs w:val="20"/>
        </w:rPr>
        <w:pPrChange w:id="12657" w:author="김은수" w:date="2026-10-01T03:22:00Z">
          <w:pPr>
            <w:spacing w:after="0"/>
            <w:ind w:leftChars="813" w:left="1626"/>
          </w:pPr>
        </w:pPrChange>
      </w:pPr>
      <w:del w:id="12658" w:author="김은수" w:date="2026-09-30T15:44:00Z" w16du:dateUtc="2026-09-30T06:44:00Z">
        <w:r>
          <w:rPr>
            <w:rFonts w:hint="eastAsia"/>
          </w:rPr>
          <w:delText xml:space="preserve">수정 파라미터 </w:delText>
        </w:r>
        <w:r>
          <w:delText xml:space="preserve">: </w:delText>
        </w:r>
        <w:r>
          <w:rPr>
            <w:rFonts w:hint="eastAsia"/>
          </w:rPr>
          <w:delText>내부기 자극 출력 파라미터 설정 결과</w:delText>
        </w:r>
      </w:del>
    </w:p>
    <w:p w14:paraId="57A2B01B" w14:textId="77777777" w:rsidR="00EE5D9F" w:rsidRPr="00E00010" w:rsidRDefault="00EE5D9F">
      <w:pPr>
        <w:spacing w:after="0" w:line="300" w:lineRule="auto"/>
        <w:rPr>
          <w:del w:id="12659" w:author="김은수" w:date="2026-09-30T15:44:00Z" w16du:dateUtc="2026-09-30T06:44:00Z"/>
          <w:szCs w:val="20"/>
        </w:rPr>
        <w:pPrChange w:id="12660" w:author="김은수" w:date="2026-10-01T03:22:00Z">
          <w:pPr>
            <w:spacing w:after="0"/>
            <w:ind w:leftChars="813" w:left="1626"/>
          </w:pPr>
        </w:pPrChange>
      </w:pPr>
      <w:del w:id="12661" w:author="김은수" w:date="2026-09-30T15:44:00Z" w16du:dateUtc="2026-09-30T06:44:00Z">
        <w:r>
          <w:rPr>
            <w:rFonts w:hint="eastAsia"/>
          </w:rPr>
          <w:delText xml:space="preserve">기능 및 동작 </w:delText>
        </w:r>
        <w:r>
          <w:delText xml:space="preserve">:  </w:delText>
        </w:r>
        <w:r>
          <w:rPr>
            <w:rFonts w:hint="eastAsia"/>
          </w:rPr>
          <w:delText xml:space="preserve"> </w:delText>
        </w:r>
      </w:del>
    </w:p>
    <w:p w14:paraId="174ACDDC" w14:textId="77777777" w:rsidR="00EE5D9F" w:rsidRPr="00E00010" w:rsidRDefault="00EE5D9F">
      <w:pPr>
        <w:spacing w:after="0" w:line="300" w:lineRule="auto"/>
        <w:rPr>
          <w:del w:id="12662" w:author="김은수" w:date="2026-09-30T15:44:00Z" w16du:dateUtc="2026-09-30T06:44:00Z"/>
          <w:szCs w:val="20"/>
        </w:rPr>
        <w:pPrChange w:id="12663" w:author="김은수" w:date="2026-10-01T03:22:00Z">
          <w:pPr>
            <w:spacing w:after="0"/>
            <w:ind w:leftChars="913" w:left="1826"/>
          </w:pPr>
        </w:pPrChange>
      </w:pPr>
      <w:del w:id="12664" w:author="김은수" w:date="2026-09-30T15:44:00Z" w16du:dateUtc="2026-09-30T06:44:00Z">
        <w:r>
          <w:rPr>
            <w:rFonts w:hint="eastAsia"/>
          </w:rPr>
          <w:delText>내부기 자극 출력 파라미터를 설정하고</w:delText>
        </w:r>
        <w:r>
          <w:delText xml:space="preserve">, </w:delText>
        </w:r>
        <w:r>
          <w:rPr>
            <w:rFonts w:hint="eastAsia"/>
          </w:rPr>
          <w:delText>출력 모드를 실시간 자극 모드로 변경한다.</w:delText>
        </w:r>
      </w:del>
    </w:p>
    <w:p w14:paraId="2BC8206E" w14:textId="77777777" w:rsidR="00EE5D9F" w:rsidRPr="00E00010" w:rsidRDefault="00EE5D9F">
      <w:pPr>
        <w:spacing w:after="0" w:line="300" w:lineRule="auto"/>
        <w:rPr>
          <w:del w:id="12665" w:author="김은수" w:date="2026-09-30T15:44:00Z" w16du:dateUtc="2026-09-30T06:44:00Z"/>
          <w:szCs w:val="20"/>
        </w:rPr>
        <w:pPrChange w:id="12666" w:author="김은수" w:date="2026-10-01T03:22:00Z">
          <w:pPr>
            <w:ind w:leftChars="913" w:left="1826"/>
          </w:pPr>
        </w:pPrChange>
      </w:pPr>
      <w:del w:id="12667" w:author="김은수" w:date="2026-09-30T15:44:00Z" w16du:dateUtc="2026-09-30T06:44:00Z">
        <w:r>
          <w:rPr>
            <w:rFonts w:hint="eastAsia"/>
          </w:rPr>
          <w:delText>아래 그림을 참고하여 구현한다.</w:delText>
        </w:r>
      </w:del>
    </w:p>
    <w:p w14:paraId="3790D595" w14:textId="77777777" w:rsidR="00EE5D9F" w:rsidRPr="00E00010" w:rsidRDefault="009804E4">
      <w:pPr>
        <w:rPr>
          <w:del w:id="12668" w:author="김은수" w:date="2026-09-30T15:44:00Z" w16du:dateUtc="2026-09-30T06:44:00Z"/>
          <w:szCs w:val="20"/>
        </w:rPr>
        <w:pPrChange w:id="12669" w:author="김은수" w:date="2026-10-01T03:22:00Z">
          <w:pPr>
            <w:spacing w:after="0" w:line="240" w:lineRule="auto"/>
            <w:ind w:leftChars="913" w:left="1826"/>
          </w:pPr>
        </w:pPrChange>
      </w:pPr>
      <w:del w:id="12670" w:author="김은수" w:date="2026-09-30T15:44:00Z" w16du:dateUtc="2026-09-30T06:44:00Z">
        <w:r w:rsidRPr="009804E4">
          <w:rPr>
            <w:noProof/>
          </w:rPr>
          <w:drawing>
            <wp:inline distT="0" distB="0" distL="0" distR="0" wp14:anchorId="0AB1F7C1" wp14:editId="1D5CB136">
              <wp:extent cx="4913630" cy="4745900"/>
              <wp:effectExtent l="0" t="0" r="0" b="0"/>
              <wp:docPr id="156" name="그림 155" descr="스크린샷, 텍스트, 디자인이(가) 표시된 사진&#10;&#10;자동 생성된 설명">
                <a:extLst xmlns:a="http://schemas.openxmlformats.org/drawingml/2006/main">
                  <a:ext uri="{FF2B5EF4-FFF2-40B4-BE49-F238E27FC236}">
                    <a16:creationId xmlns:a16="http://schemas.microsoft.com/office/drawing/2014/main" id="{8E45DD1A-28BE-E9AD-8B36-6C1386EEF22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그림 155" descr="스크린샷, 텍스트, 디자인이(가) 표시된 사진&#10;&#10;자동 생성된 설명">
                        <a:extLst>
                          <a:ext uri="{FF2B5EF4-FFF2-40B4-BE49-F238E27FC236}">
                            <a16:creationId xmlns:a16="http://schemas.microsoft.com/office/drawing/2014/main" id="{8E45DD1A-28BE-E9AD-8B36-6C1386EEF22B}"/>
                          </a:ext>
                        </a:extLst>
                      </pic:cNvPr>
                      <pic:cNvPicPr>
                        <a:picLocks noChangeAspect="1"/>
                      </pic:cNvPicPr>
                    </pic:nvPicPr>
                    <pic:blipFill>
                      <a:blip r:embed="rId66"/>
                      <a:stretch>
                        <a:fillRect/>
                      </a:stretch>
                    </pic:blipFill>
                    <pic:spPr>
                      <a:xfrm>
                        <a:off x="0" y="0"/>
                        <a:ext cx="4917913" cy="4750036"/>
                      </a:xfrm>
                      <a:prstGeom prst="rect">
                        <a:avLst/>
                      </a:prstGeom>
                    </pic:spPr>
                  </pic:pic>
                </a:graphicData>
              </a:graphic>
            </wp:inline>
          </w:drawing>
        </w:r>
      </w:del>
    </w:p>
    <w:p w14:paraId="4A5E82C1" w14:textId="77777777" w:rsidR="00262DF7" w:rsidRPr="00E00010" w:rsidRDefault="00262DF7">
      <w:pPr>
        <w:spacing w:after="0" w:line="300" w:lineRule="auto"/>
        <w:rPr>
          <w:del w:id="12671" w:author="김은수" w:date="2026-09-30T15:44:00Z" w16du:dateUtc="2026-09-30T06:44:00Z"/>
          <w:szCs w:val="20"/>
        </w:rPr>
        <w:pPrChange w:id="12672" w:author="김은수" w:date="2026-10-01T03:22:00Z">
          <w:pPr>
            <w:spacing w:after="0" w:line="240" w:lineRule="auto"/>
            <w:ind w:leftChars="913" w:left="1826"/>
          </w:pPr>
        </w:pPrChange>
      </w:pPr>
    </w:p>
    <w:p w14:paraId="26CB06D9" w14:textId="77777777" w:rsidR="00262DF7" w:rsidRPr="00E00010" w:rsidRDefault="00262DF7">
      <w:pPr>
        <w:spacing w:after="0" w:line="300" w:lineRule="auto"/>
        <w:rPr>
          <w:del w:id="12673" w:author="김은수" w:date="2026-09-30T15:44:00Z" w16du:dateUtc="2026-09-30T06:44:00Z"/>
          <w:szCs w:val="20"/>
        </w:rPr>
        <w:pPrChange w:id="12674" w:author="김은수" w:date="2026-10-01T03:22:00Z">
          <w:pPr>
            <w:spacing w:after="0" w:line="240" w:lineRule="auto"/>
            <w:ind w:leftChars="913" w:left="1826"/>
          </w:pPr>
        </w:pPrChange>
      </w:pPr>
    </w:p>
    <w:p w14:paraId="55D2796A" w14:textId="77777777" w:rsidR="00262DF7" w:rsidRPr="00E00010" w:rsidRDefault="00262DF7">
      <w:pPr>
        <w:spacing w:after="0" w:line="300" w:lineRule="auto"/>
        <w:rPr>
          <w:del w:id="12675" w:author="김은수" w:date="2026-09-30T15:44:00Z" w16du:dateUtc="2026-09-30T06:44:00Z"/>
          <w:szCs w:val="20"/>
        </w:rPr>
        <w:pPrChange w:id="12676" w:author="김은수" w:date="2026-10-01T03:22:00Z">
          <w:pPr>
            <w:spacing w:after="0" w:line="240" w:lineRule="auto"/>
            <w:ind w:leftChars="913" w:left="1826"/>
          </w:pPr>
        </w:pPrChange>
      </w:pPr>
    </w:p>
    <w:p w14:paraId="0688B566" w14:textId="77777777" w:rsidR="00262DF7" w:rsidRPr="00E00010" w:rsidRDefault="00262DF7">
      <w:pPr>
        <w:spacing w:after="0" w:line="300" w:lineRule="auto"/>
        <w:rPr>
          <w:del w:id="12677" w:author="김은수" w:date="2026-09-30T15:44:00Z" w16du:dateUtc="2026-09-30T06:44:00Z"/>
          <w:szCs w:val="20"/>
        </w:rPr>
        <w:pPrChange w:id="12678" w:author="김은수" w:date="2026-10-01T03:22:00Z">
          <w:pPr>
            <w:spacing w:after="0" w:line="240" w:lineRule="auto"/>
            <w:ind w:leftChars="913" w:left="1826"/>
          </w:pPr>
        </w:pPrChange>
      </w:pPr>
    </w:p>
    <w:p w14:paraId="45A3AE05" w14:textId="77777777" w:rsidR="00262DF7" w:rsidRPr="00E00010" w:rsidRDefault="00262DF7">
      <w:pPr>
        <w:spacing w:after="0" w:line="300" w:lineRule="auto"/>
        <w:rPr>
          <w:del w:id="12679" w:author="김은수" w:date="2026-09-30T15:44:00Z" w16du:dateUtc="2026-09-30T06:44:00Z"/>
          <w:szCs w:val="20"/>
        </w:rPr>
        <w:pPrChange w:id="12680" w:author="김은수" w:date="2026-10-01T03:22:00Z">
          <w:pPr>
            <w:spacing w:after="0" w:line="240" w:lineRule="auto"/>
            <w:ind w:leftChars="913" w:left="1826"/>
          </w:pPr>
        </w:pPrChange>
      </w:pPr>
    </w:p>
    <w:p w14:paraId="3357D6DA" w14:textId="77777777" w:rsidR="00D51337" w:rsidRPr="00D90FC9" w:rsidRDefault="00D51337">
      <w:pPr>
        <w:pStyle w:val="5"/>
        <w:keepNext w:val="0"/>
        <w:keepLines w:val="0"/>
        <w:widowControl w:val="0"/>
        <w:numPr>
          <w:ilvl w:val="4"/>
          <w:numId w:val="39"/>
        </w:numPr>
        <w:snapToGrid/>
        <w:spacing w:before="0" w:after="0" w:line="300" w:lineRule="auto"/>
        <w:jc w:val="both"/>
        <w:rPr>
          <w:del w:id="12681" w:author="김은수" w:date="2026-09-30T15:44:00Z" w16du:dateUtc="2026-09-30T06:44:00Z"/>
          <w:sz w:val="20"/>
          <w:szCs w:val="20"/>
        </w:rPr>
        <w:pPrChange w:id="12682" w:author="김은수" w:date="2026-10-01T03:22:00Z">
          <w:pPr>
            <w:pStyle w:val="5"/>
            <w:numPr>
              <w:ilvl w:val="4"/>
              <w:numId w:val="39"/>
            </w:numPr>
            <w:spacing w:after="0"/>
            <w:ind w:left="1400" w:hanging="400"/>
          </w:pPr>
        </w:pPrChange>
      </w:pPr>
      <w:del w:id="12683" w:author="김은수" w:date="2026-09-30T15:44:00Z" w16du:dateUtc="2026-09-30T06:44:00Z">
        <w:r>
          <w:rPr>
            <w:rFonts w:hint="eastAsia"/>
          </w:rPr>
          <w:delText xml:space="preserve"> </w:delText>
        </w:r>
        <w:r w:rsidR="00DF4A77">
          <w:rPr>
            <w:rFonts w:hint="eastAsia"/>
          </w:rPr>
          <w:delText>SU</w:delText>
        </w:r>
        <w:r>
          <w:delText>-ID-CM3-0</w:delText>
        </w:r>
        <w:r w:rsidR="000812BC">
          <w:delText>96</w:delText>
        </w:r>
        <w:r>
          <w:delText xml:space="preserve">, </w:delText>
        </w:r>
        <w:r>
          <w:rPr>
            <w:rFonts w:hint="eastAsia"/>
          </w:rPr>
          <w:delText>내부기 자극 파라미터 설정</w:delText>
        </w:r>
        <w:r w:rsidR="00816FC8">
          <w:rPr>
            <w:rFonts w:hint="eastAsia"/>
          </w:rPr>
          <w:delText xml:space="preserve"> 유닛</w:delText>
        </w:r>
      </w:del>
    </w:p>
    <w:p w14:paraId="4BDA254A" w14:textId="77777777" w:rsidR="00D51337" w:rsidRPr="00E00010" w:rsidRDefault="00D51337">
      <w:pPr>
        <w:spacing w:after="0" w:line="300" w:lineRule="auto"/>
        <w:rPr>
          <w:del w:id="12684" w:author="김은수" w:date="2026-09-30T15:44:00Z" w16du:dateUtc="2026-09-30T06:44:00Z"/>
          <w:szCs w:val="20"/>
        </w:rPr>
        <w:pPrChange w:id="12685" w:author="김은수" w:date="2026-10-01T03:22:00Z">
          <w:pPr>
            <w:spacing w:after="0"/>
            <w:ind w:leftChars="813" w:left="1626"/>
          </w:pPr>
        </w:pPrChange>
      </w:pPr>
      <w:del w:id="12686" w:author="김은수" w:date="2026-09-30T15:44:00Z" w16du:dateUtc="2026-09-30T06:44:00Z">
        <w:r>
          <w:rPr>
            <w:rFonts w:hint="eastAsia"/>
          </w:rPr>
          <w:delText xml:space="preserve">입력 파라미터 </w:delText>
        </w:r>
        <w:r>
          <w:delText xml:space="preserve">: </w:delText>
        </w:r>
        <w:r>
          <w:rPr>
            <w:rFonts w:hint="eastAsia"/>
          </w:rPr>
          <w:delText>제어 명령 시작 F</w:delText>
        </w:r>
        <w:r>
          <w:delText>lag</w:delText>
        </w:r>
      </w:del>
    </w:p>
    <w:p w14:paraId="0AD5554A" w14:textId="77777777" w:rsidR="00D51337" w:rsidRPr="00E00010" w:rsidRDefault="00D51337">
      <w:pPr>
        <w:spacing w:after="0" w:line="300" w:lineRule="auto"/>
        <w:rPr>
          <w:del w:id="12687" w:author="김은수" w:date="2026-09-30T15:44:00Z" w16du:dateUtc="2026-09-30T06:44:00Z"/>
          <w:szCs w:val="20"/>
        </w:rPr>
        <w:pPrChange w:id="12688" w:author="김은수" w:date="2026-10-01T03:22:00Z">
          <w:pPr>
            <w:spacing w:after="0"/>
            <w:ind w:leftChars="813" w:left="1626"/>
          </w:pPr>
        </w:pPrChange>
      </w:pPr>
      <w:del w:id="12689" w:author="김은수" w:date="2026-09-30T15:44:00Z" w16du:dateUtc="2026-09-30T06:44:00Z">
        <w:r>
          <w:rPr>
            <w:rFonts w:hint="eastAsia"/>
          </w:rPr>
          <w:delText xml:space="preserve">반환 파라미터 </w:delText>
        </w:r>
        <w:r>
          <w:delText xml:space="preserve">: </w:delText>
        </w:r>
        <w:r>
          <w:rPr>
            <w:rFonts w:hint="eastAsia"/>
          </w:rPr>
          <w:delText>에러 여부</w:delText>
        </w:r>
      </w:del>
    </w:p>
    <w:p w14:paraId="35359D59" w14:textId="77777777" w:rsidR="00D51337" w:rsidRPr="00E00010" w:rsidRDefault="00D51337">
      <w:pPr>
        <w:spacing w:after="0" w:line="300" w:lineRule="auto"/>
        <w:rPr>
          <w:del w:id="12690" w:author="김은수" w:date="2026-09-30T15:44:00Z" w16du:dateUtc="2026-09-30T06:44:00Z"/>
          <w:szCs w:val="20"/>
        </w:rPr>
        <w:pPrChange w:id="12691" w:author="김은수" w:date="2026-10-01T03:22:00Z">
          <w:pPr>
            <w:spacing w:after="0"/>
            <w:ind w:leftChars="813" w:left="1626"/>
          </w:pPr>
        </w:pPrChange>
      </w:pPr>
      <w:del w:id="12692" w:author="김은수" w:date="2026-09-30T15:44:00Z" w16du:dateUtc="2026-09-30T06:44:00Z">
        <w:r>
          <w:rPr>
            <w:rFonts w:hint="eastAsia"/>
          </w:rPr>
          <w:delText xml:space="preserve">수정 파라미터 </w:delText>
        </w:r>
        <w:r>
          <w:delText xml:space="preserve">: </w:delText>
        </w:r>
        <w:r>
          <w:rPr>
            <w:rFonts w:hint="eastAsia"/>
          </w:rPr>
          <w:delText>없음</w:delText>
        </w:r>
      </w:del>
    </w:p>
    <w:p w14:paraId="64E23247" w14:textId="77777777" w:rsidR="00D51337" w:rsidRPr="00E00010" w:rsidRDefault="00D51337">
      <w:pPr>
        <w:spacing w:after="0" w:line="300" w:lineRule="auto"/>
        <w:rPr>
          <w:del w:id="12693" w:author="김은수" w:date="2026-09-30T15:44:00Z" w16du:dateUtc="2026-09-30T06:44:00Z"/>
          <w:szCs w:val="20"/>
        </w:rPr>
        <w:pPrChange w:id="12694" w:author="김은수" w:date="2026-10-01T03:22:00Z">
          <w:pPr>
            <w:spacing w:after="0"/>
            <w:ind w:leftChars="813" w:left="1626"/>
          </w:pPr>
        </w:pPrChange>
      </w:pPr>
      <w:del w:id="12695" w:author="김은수" w:date="2026-09-30T15:44:00Z" w16du:dateUtc="2026-09-30T06:44:00Z">
        <w:r>
          <w:rPr>
            <w:rFonts w:hint="eastAsia"/>
          </w:rPr>
          <w:delText xml:space="preserve">기능 및 동작 </w:delText>
        </w:r>
        <w:r>
          <w:delText xml:space="preserve">:  </w:delText>
        </w:r>
        <w:r>
          <w:rPr>
            <w:rFonts w:hint="eastAsia"/>
          </w:rPr>
          <w:delText xml:space="preserve"> </w:delText>
        </w:r>
      </w:del>
    </w:p>
    <w:p w14:paraId="54AFAA8E" w14:textId="77777777" w:rsidR="00D51337" w:rsidRPr="00E00010" w:rsidRDefault="00D51337">
      <w:pPr>
        <w:spacing w:after="0" w:line="300" w:lineRule="auto"/>
        <w:rPr>
          <w:del w:id="12696" w:author="김은수" w:date="2026-09-30T15:44:00Z" w16du:dateUtc="2026-09-30T06:44:00Z"/>
          <w:szCs w:val="20"/>
        </w:rPr>
        <w:pPrChange w:id="12697" w:author="김은수" w:date="2026-10-01T03:22:00Z">
          <w:pPr>
            <w:ind w:leftChars="913" w:left="1826"/>
          </w:pPr>
        </w:pPrChange>
      </w:pPr>
      <w:del w:id="12698" w:author="김은수" w:date="2026-09-30T15:44:00Z" w16du:dateUtc="2026-09-30T06:44:00Z">
        <w:r>
          <w:rPr>
            <w:rFonts w:hint="eastAsia"/>
          </w:rPr>
          <w:delText>내부기 자극 파라미터를 설정한다.</w:delText>
        </w:r>
        <w:r>
          <w:delText xml:space="preserve"> </w:delText>
        </w:r>
        <w:r>
          <w:rPr>
            <w:rFonts w:hint="eastAsia"/>
          </w:rPr>
          <w:delText>다음 그림 참고하여 구현한다.</w:delText>
        </w:r>
      </w:del>
    </w:p>
    <w:p w14:paraId="722EDE7A" w14:textId="77777777" w:rsidR="00D51337" w:rsidRPr="00E00010" w:rsidRDefault="00D51337">
      <w:pPr>
        <w:rPr>
          <w:del w:id="12699" w:author="김은수" w:date="2026-09-30T15:44:00Z" w16du:dateUtc="2026-09-30T06:44:00Z"/>
          <w:szCs w:val="20"/>
        </w:rPr>
        <w:pPrChange w:id="12700" w:author="김은수" w:date="2026-10-01T03:22:00Z">
          <w:pPr>
            <w:spacing w:after="0" w:line="240" w:lineRule="auto"/>
            <w:ind w:leftChars="813" w:left="1626"/>
          </w:pPr>
        </w:pPrChange>
      </w:pPr>
      <w:del w:id="12701" w:author="김은수" w:date="2026-09-30T15:44:00Z" w16du:dateUtc="2026-09-30T06:44:00Z">
        <w:r w:rsidRPr="00D51337">
          <w:rPr>
            <w:noProof/>
          </w:rPr>
          <w:drawing>
            <wp:inline distT="0" distB="0" distL="0" distR="0" wp14:anchorId="35B085A5" wp14:editId="17D26975">
              <wp:extent cx="5177900" cy="4613263"/>
              <wp:effectExtent l="0" t="0" r="3810" b="0"/>
              <wp:docPr id="1124" name="그림 1123" descr="텍스트, 스크린샷, 도표, 디자인이(가) 표시된 사진&#10;&#10;자동 생성된 설명">
                <a:extLst xmlns:a="http://schemas.openxmlformats.org/drawingml/2006/main">
                  <a:ext uri="{FF2B5EF4-FFF2-40B4-BE49-F238E27FC236}">
                    <a16:creationId xmlns:a16="http://schemas.microsoft.com/office/drawing/2014/main" id="{59EDD3F2-B9A2-29C6-466A-96E6278B45F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 name="그림 1123" descr="텍스트, 스크린샷, 도표, 디자인이(가) 표시된 사진&#10;&#10;자동 생성된 설명">
                        <a:extLst>
                          <a:ext uri="{FF2B5EF4-FFF2-40B4-BE49-F238E27FC236}">
                            <a16:creationId xmlns:a16="http://schemas.microsoft.com/office/drawing/2014/main" id="{59EDD3F2-B9A2-29C6-466A-96E6278B45F5}"/>
                          </a:ext>
                        </a:extLst>
                      </pic:cNvPr>
                      <pic:cNvPicPr>
                        <a:picLocks noChangeAspect="1"/>
                      </pic:cNvPicPr>
                    </pic:nvPicPr>
                    <pic:blipFill>
                      <a:blip r:embed="rId67"/>
                      <a:stretch>
                        <a:fillRect/>
                      </a:stretch>
                    </pic:blipFill>
                    <pic:spPr>
                      <a:xfrm>
                        <a:off x="0" y="0"/>
                        <a:ext cx="5180988" cy="4616014"/>
                      </a:xfrm>
                      <a:prstGeom prst="rect">
                        <a:avLst/>
                      </a:prstGeom>
                    </pic:spPr>
                  </pic:pic>
                </a:graphicData>
              </a:graphic>
            </wp:inline>
          </w:drawing>
        </w:r>
      </w:del>
    </w:p>
    <w:p w14:paraId="0B19E6CF" w14:textId="77777777" w:rsidR="00262DF7" w:rsidRPr="00E00010" w:rsidRDefault="00262DF7">
      <w:pPr>
        <w:spacing w:after="0" w:line="300" w:lineRule="auto"/>
        <w:rPr>
          <w:del w:id="12702" w:author="김은수" w:date="2026-09-30T15:44:00Z" w16du:dateUtc="2026-09-30T06:44:00Z"/>
          <w:szCs w:val="20"/>
        </w:rPr>
        <w:pPrChange w:id="12703" w:author="김은수" w:date="2026-10-01T03:22:00Z">
          <w:pPr>
            <w:spacing w:after="0" w:line="240" w:lineRule="auto"/>
            <w:ind w:leftChars="813" w:left="1626"/>
          </w:pPr>
        </w:pPrChange>
      </w:pPr>
    </w:p>
    <w:p w14:paraId="7BB849AB" w14:textId="77777777" w:rsidR="00262DF7" w:rsidRPr="00E00010" w:rsidRDefault="00262DF7">
      <w:pPr>
        <w:spacing w:after="0" w:line="300" w:lineRule="auto"/>
        <w:rPr>
          <w:del w:id="12704" w:author="김은수" w:date="2026-09-30T15:44:00Z" w16du:dateUtc="2026-09-30T06:44:00Z"/>
          <w:szCs w:val="20"/>
        </w:rPr>
        <w:pPrChange w:id="12705" w:author="김은수" w:date="2026-10-01T03:22:00Z">
          <w:pPr>
            <w:spacing w:after="0" w:line="240" w:lineRule="auto"/>
            <w:ind w:leftChars="813" w:left="1626"/>
          </w:pPr>
        </w:pPrChange>
      </w:pPr>
    </w:p>
    <w:p w14:paraId="67EF2758" w14:textId="77777777" w:rsidR="00262DF7" w:rsidRPr="00E00010" w:rsidRDefault="00262DF7">
      <w:pPr>
        <w:spacing w:after="0" w:line="300" w:lineRule="auto"/>
        <w:rPr>
          <w:del w:id="12706" w:author="김은수" w:date="2026-09-30T15:44:00Z" w16du:dateUtc="2026-09-30T06:44:00Z"/>
          <w:szCs w:val="20"/>
        </w:rPr>
        <w:pPrChange w:id="12707" w:author="김은수" w:date="2026-10-01T03:22:00Z">
          <w:pPr>
            <w:spacing w:after="0" w:line="240" w:lineRule="auto"/>
            <w:ind w:leftChars="813" w:left="1626"/>
          </w:pPr>
        </w:pPrChange>
      </w:pPr>
    </w:p>
    <w:p w14:paraId="5CC54F7B" w14:textId="77777777" w:rsidR="00262DF7" w:rsidRPr="00E00010" w:rsidRDefault="00262DF7">
      <w:pPr>
        <w:spacing w:after="0" w:line="300" w:lineRule="auto"/>
        <w:rPr>
          <w:del w:id="12708" w:author="김은수" w:date="2026-09-30T15:44:00Z" w16du:dateUtc="2026-09-30T06:44:00Z"/>
          <w:szCs w:val="20"/>
        </w:rPr>
        <w:pPrChange w:id="12709" w:author="김은수" w:date="2026-10-01T03:22:00Z">
          <w:pPr>
            <w:spacing w:after="0" w:line="240" w:lineRule="auto"/>
            <w:ind w:leftChars="813" w:left="1626"/>
          </w:pPr>
        </w:pPrChange>
      </w:pPr>
    </w:p>
    <w:p w14:paraId="18870CD5" w14:textId="77777777" w:rsidR="00262DF7" w:rsidRPr="00E00010" w:rsidRDefault="00262DF7">
      <w:pPr>
        <w:spacing w:after="0" w:line="300" w:lineRule="auto"/>
        <w:rPr>
          <w:del w:id="12710" w:author="김은수" w:date="2026-09-30T15:44:00Z" w16du:dateUtc="2026-09-30T06:44:00Z"/>
          <w:szCs w:val="20"/>
        </w:rPr>
        <w:pPrChange w:id="12711" w:author="김은수" w:date="2026-10-01T03:22:00Z">
          <w:pPr>
            <w:spacing w:after="0" w:line="240" w:lineRule="auto"/>
            <w:ind w:leftChars="813" w:left="1626"/>
          </w:pPr>
        </w:pPrChange>
      </w:pPr>
    </w:p>
    <w:p w14:paraId="1004177B" w14:textId="77777777" w:rsidR="00D51337" w:rsidRPr="00E00010" w:rsidRDefault="00D51337">
      <w:pPr>
        <w:spacing w:after="0" w:line="300" w:lineRule="auto"/>
        <w:rPr>
          <w:del w:id="12712" w:author="김은수" w:date="2026-09-30T15:44:00Z" w16du:dateUtc="2026-09-30T06:44:00Z"/>
          <w:szCs w:val="20"/>
        </w:rPr>
        <w:pPrChange w:id="12713" w:author="김은수" w:date="2026-10-01T03:22:00Z">
          <w:pPr>
            <w:spacing w:after="0" w:line="240" w:lineRule="auto"/>
          </w:pPr>
        </w:pPrChange>
      </w:pPr>
    </w:p>
    <w:p w14:paraId="080583D5" w14:textId="77777777" w:rsidR="00EE5D9F" w:rsidRPr="00D90FC9" w:rsidRDefault="00DF4A77">
      <w:pPr>
        <w:pStyle w:val="5"/>
        <w:keepNext w:val="0"/>
        <w:keepLines w:val="0"/>
        <w:widowControl w:val="0"/>
        <w:numPr>
          <w:ilvl w:val="4"/>
          <w:numId w:val="39"/>
        </w:numPr>
        <w:snapToGrid/>
        <w:spacing w:before="0" w:after="0" w:line="300" w:lineRule="auto"/>
        <w:jc w:val="both"/>
        <w:rPr>
          <w:del w:id="12714" w:author="김은수" w:date="2026-09-30T15:44:00Z" w16du:dateUtc="2026-09-30T06:44:00Z"/>
          <w:sz w:val="20"/>
          <w:szCs w:val="20"/>
        </w:rPr>
        <w:pPrChange w:id="12715" w:author="김은수" w:date="2026-10-01T03:22:00Z">
          <w:pPr>
            <w:pStyle w:val="5"/>
            <w:numPr>
              <w:ilvl w:val="4"/>
              <w:numId w:val="39"/>
            </w:numPr>
            <w:spacing w:after="0"/>
            <w:ind w:left="1400" w:hanging="400"/>
          </w:pPr>
        </w:pPrChange>
      </w:pPr>
      <w:del w:id="12716" w:author="김은수" w:date="2026-09-30T15:44:00Z" w16du:dateUtc="2026-09-30T06:44:00Z">
        <w:r>
          <w:rPr>
            <w:rFonts w:hint="eastAsia"/>
          </w:rPr>
          <w:delText>SU</w:delText>
        </w:r>
        <w:r w:rsidR="009C01E4">
          <w:delText>-ID-CM3-0</w:delText>
        </w:r>
        <w:r w:rsidR="000812BC">
          <w:delText>97</w:delText>
        </w:r>
        <w:r w:rsidR="009C01E4">
          <w:delText xml:space="preserve">, </w:delText>
        </w:r>
        <w:r w:rsidR="00EE5D9F">
          <w:rPr>
            <w:rFonts w:hint="eastAsia"/>
          </w:rPr>
          <w:delText>내부기 연결 확인</w:delText>
        </w:r>
        <w:r w:rsidR="00816FC8">
          <w:rPr>
            <w:rFonts w:hint="eastAsia"/>
          </w:rPr>
          <w:delText xml:space="preserve"> 유닛</w:delText>
        </w:r>
        <w:r w:rsidR="00EE5D9F">
          <w:rPr>
            <w:rFonts w:hint="eastAsia"/>
          </w:rPr>
          <w:delText>,</w:delText>
        </w:r>
        <w:r w:rsidR="00EE5D9F">
          <w:delText xml:space="preserve"> </w:delText>
        </w:r>
        <w:r w:rsidR="00EE5D9F">
          <w:rPr>
            <w:rFonts w:hint="eastAsia"/>
          </w:rPr>
          <w:delText>실시간 자극</w:delText>
        </w:r>
      </w:del>
    </w:p>
    <w:p w14:paraId="569F340E" w14:textId="77777777" w:rsidR="00EE5D9F" w:rsidRPr="00E00010" w:rsidRDefault="00EE5D9F">
      <w:pPr>
        <w:spacing w:after="0" w:line="300" w:lineRule="auto"/>
        <w:rPr>
          <w:del w:id="12717" w:author="김은수" w:date="2026-09-30T15:44:00Z" w16du:dateUtc="2026-09-30T06:44:00Z"/>
          <w:szCs w:val="20"/>
        </w:rPr>
        <w:pPrChange w:id="12718" w:author="김은수" w:date="2026-10-01T03:22:00Z">
          <w:pPr>
            <w:spacing w:after="0"/>
            <w:ind w:leftChars="813" w:left="1626"/>
          </w:pPr>
        </w:pPrChange>
      </w:pPr>
      <w:del w:id="12719" w:author="김은수" w:date="2026-09-30T15:44:00Z" w16du:dateUtc="2026-09-30T06:44:00Z">
        <w:r>
          <w:rPr>
            <w:rFonts w:hint="eastAsia"/>
          </w:rPr>
          <w:delText xml:space="preserve">입력 파라미터 </w:delText>
        </w:r>
        <w:r>
          <w:delText xml:space="preserve">: </w:delText>
        </w:r>
        <w:r>
          <w:rPr>
            <w:rFonts w:hint="eastAsia"/>
          </w:rPr>
          <w:delText>없음</w:delText>
        </w:r>
      </w:del>
    </w:p>
    <w:p w14:paraId="349CE756" w14:textId="77777777" w:rsidR="00EE5D9F" w:rsidRPr="00E00010" w:rsidRDefault="00EE5D9F">
      <w:pPr>
        <w:spacing w:after="0" w:line="300" w:lineRule="auto"/>
        <w:rPr>
          <w:del w:id="12720" w:author="김은수" w:date="2026-09-30T15:44:00Z" w16du:dateUtc="2026-09-30T06:44:00Z"/>
          <w:szCs w:val="20"/>
        </w:rPr>
        <w:pPrChange w:id="12721" w:author="김은수" w:date="2026-10-01T03:22:00Z">
          <w:pPr>
            <w:spacing w:after="0"/>
            <w:ind w:leftChars="813" w:left="1626"/>
          </w:pPr>
        </w:pPrChange>
      </w:pPr>
      <w:del w:id="12722" w:author="김은수" w:date="2026-09-30T15:44:00Z" w16du:dateUtc="2026-09-30T06:44:00Z">
        <w:r>
          <w:rPr>
            <w:rFonts w:hint="eastAsia"/>
          </w:rPr>
          <w:delText xml:space="preserve">반환 파라미터 </w:delText>
        </w:r>
        <w:r>
          <w:delText xml:space="preserve">: </w:delText>
        </w:r>
        <w:r>
          <w:rPr>
            <w:rFonts w:hint="eastAsia"/>
          </w:rPr>
          <w:delText>없음</w:delText>
        </w:r>
      </w:del>
    </w:p>
    <w:p w14:paraId="02639774" w14:textId="77777777" w:rsidR="00EE5D9F" w:rsidRPr="00E00010" w:rsidRDefault="00EE5D9F">
      <w:pPr>
        <w:spacing w:after="0" w:line="300" w:lineRule="auto"/>
        <w:rPr>
          <w:del w:id="12723" w:author="김은수" w:date="2026-09-30T15:44:00Z" w16du:dateUtc="2026-09-30T06:44:00Z"/>
          <w:szCs w:val="20"/>
        </w:rPr>
        <w:pPrChange w:id="12724" w:author="김은수" w:date="2026-10-01T03:22:00Z">
          <w:pPr>
            <w:spacing w:after="0"/>
            <w:ind w:leftChars="813" w:left="1626"/>
          </w:pPr>
        </w:pPrChange>
      </w:pPr>
      <w:del w:id="12725" w:author="김은수" w:date="2026-09-30T15:44:00Z" w16du:dateUtc="2026-09-30T06:44:00Z">
        <w:r>
          <w:rPr>
            <w:rFonts w:hint="eastAsia"/>
          </w:rPr>
          <w:delText xml:space="preserve">수정 파라미터 </w:delText>
        </w:r>
        <w:r>
          <w:delText xml:space="preserve">: </w:delText>
        </w:r>
        <w:r>
          <w:rPr>
            <w:rFonts w:hint="eastAsia"/>
          </w:rPr>
          <w:delText>없음</w:delText>
        </w:r>
      </w:del>
    </w:p>
    <w:p w14:paraId="41B5DC03" w14:textId="77777777" w:rsidR="00EE5D9F" w:rsidRPr="00E00010" w:rsidRDefault="00EE5D9F">
      <w:pPr>
        <w:spacing w:after="0" w:line="300" w:lineRule="auto"/>
        <w:rPr>
          <w:del w:id="12726" w:author="김은수" w:date="2026-09-30T15:44:00Z" w16du:dateUtc="2026-09-30T06:44:00Z"/>
          <w:szCs w:val="20"/>
        </w:rPr>
        <w:pPrChange w:id="12727" w:author="김은수" w:date="2026-10-01T03:22:00Z">
          <w:pPr>
            <w:spacing w:after="0"/>
            <w:ind w:leftChars="813" w:left="1626"/>
          </w:pPr>
        </w:pPrChange>
      </w:pPr>
      <w:del w:id="12728" w:author="김은수" w:date="2026-09-30T15:44:00Z" w16du:dateUtc="2026-09-30T06:44:00Z">
        <w:r>
          <w:rPr>
            <w:rFonts w:hint="eastAsia"/>
          </w:rPr>
          <w:delText xml:space="preserve">기능 및 동작 </w:delText>
        </w:r>
        <w:r>
          <w:delText xml:space="preserve">:  </w:delText>
        </w:r>
        <w:r>
          <w:rPr>
            <w:rFonts w:hint="eastAsia"/>
          </w:rPr>
          <w:delText xml:space="preserve"> </w:delText>
        </w:r>
      </w:del>
    </w:p>
    <w:p w14:paraId="78C632A2" w14:textId="77777777" w:rsidR="00EE5D9F" w:rsidRPr="00E00010" w:rsidRDefault="00EE5D9F">
      <w:pPr>
        <w:spacing w:after="0" w:line="300" w:lineRule="auto"/>
        <w:rPr>
          <w:del w:id="12729" w:author="김은수" w:date="2026-09-30T15:44:00Z" w16du:dateUtc="2026-09-30T06:44:00Z"/>
          <w:szCs w:val="20"/>
        </w:rPr>
        <w:pPrChange w:id="12730" w:author="김은수" w:date="2026-10-01T03:22:00Z">
          <w:pPr>
            <w:ind w:leftChars="913" w:left="1826"/>
          </w:pPr>
        </w:pPrChange>
      </w:pPr>
      <w:del w:id="12731" w:author="김은수" w:date="2026-09-30T15:44:00Z" w16du:dateUtc="2026-09-30T06:44:00Z">
        <w:r>
          <w:rPr>
            <w:rFonts w:hint="eastAsia"/>
          </w:rPr>
          <w:delText>내부기 전원 값을 모니터링 하여 P</w:delText>
        </w:r>
        <w:r>
          <w:delText xml:space="preserve">MIC </w:delText>
        </w:r>
        <w:r>
          <w:rPr>
            <w:rFonts w:hint="eastAsia"/>
          </w:rPr>
          <w:delText>출력전압을 조정하고, 이 과정에서 내부기 연결 상태를 확인한다.</w:delText>
        </w:r>
      </w:del>
    </w:p>
    <w:p w14:paraId="669175FF" w14:textId="77777777" w:rsidR="00EE5D9F" w:rsidRPr="00E00010" w:rsidRDefault="00EE5D9F">
      <w:pPr>
        <w:spacing w:after="0" w:line="300" w:lineRule="auto"/>
        <w:rPr>
          <w:del w:id="12732" w:author="김은수" w:date="2026-09-30T15:44:00Z" w16du:dateUtc="2026-09-30T06:44:00Z"/>
          <w:szCs w:val="20"/>
        </w:rPr>
        <w:pPrChange w:id="12733" w:author="김은수" w:date="2026-10-01T03:22:00Z">
          <w:pPr>
            <w:spacing w:after="0" w:line="240" w:lineRule="auto"/>
            <w:ind w:leftChars="913" w:left="1826"/>
          </w:pPr>
        </w:pPrChange>
      </w:pPr>
    </w:p>
    <w:p w14:paraId="7568AF4B" w14:textId="77777777" w:rsidR="00EE5D9F" w:rsidRPr="00E00010" w:rsidRDefault="00EE5D9F">
      <w:pPr>
        <w:rPr>
          <w:del w:id="12734" w:author="김은수" w:date="2026-09-30T15:44:00Z" w16du:dateUtc="2026-09-30T06:44:00Z"/>
          <w:szCs w:val="20"/>
        </w:rPr>
        <w:pPrChange w:id="12735" w:author="김은수" w:date="2026-10-01T03:22:00Z">
          <w:pPr>
            <w:spacing w:after="0" w:line="240" w:lineRule="auto"/>
            <w:ind w:leftChars="513" w:left="1026"/>
          </w:pPr>
        </w:pPrChange>
      </w:pPr>
      <w:del w:id="12736" w:author="김은수" w:date="2026-09-30T15:44:00Z" w16du:dateUtc="2026-09-30T06:44:00Z">
        <w:r w:rsidRPr="00686609">
          <w:rPr>
            <w:noProof/>
          </w:rPr>
          <w:drawing>
            <wp:inline distT="0" distB="0" distL="0" distR="0" wp14:anchorId="19D60CD3" wp14:editId="2374D563">
              <wp:extent cx="5565147" cy="4774085"/>
              <wp:effectExtent l="0" t="0" r="0" b="7620"/>
              <wp:docPr id="850" name="그림 849" descr="스크린샷, 텍스트, 도표, 디자인이(가) 표시된 사진&#10;&#10;자동 생성된 설명">
                <a:extLst xmlns:a="http://schemas.openxmlformats.org/drawingml/2006/main">
                  <a:ext uri="{FF2B5EF4-FFF2-40B4-BE49-F238E27FC236}">
                    <a16:creationId xmlns:a16="http://schemas.microsoft.com/office/drawing/2014/main" id="{29059567-3B66-C2A3-7B46-B7E437893FC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 name="그림 849" descr="스크린샷, 텍스트, 도표, 디자인이(가) 표시된 사진&#10;&#10;자동 생성된 설명">
                        <a:extLst>
                          <a:ext uri="{FF2B5EF4-FFF2-40B4-BE49-F238E27FC236}">
                            <a16:creationId xmlns:a16="http://schemas.microsoft.com/office/drawing/2014/main" id="{29059567-3B66-C2A3-7B46-B7E437893FC7}"/>
                          </a:ext>
                        </a:extLst>
                      </pic:cNvPr>
                      <pic:cNvPicPr>
                        <a:picLocks noChangeAspect="1"/>
                      </pic:cNvPicPr>
                    </pic:nvPicPr>
                    <pic:blipFill>
                      <a:blip r:embed="rId68"/>
                      <a:stretch>
                        <a:fillRect/>
                      </a:stretch>
                    </pic:blipFill>
                    <pic:spPr>
                      <a:xfrm>
                        <a:off x="0" y="0"/>
                        <a:ext cx="5570762" cy="4778902"/>
                      </a:xfrm>
                      <a:prstGeom prst="rect">
                        <a:avLst/>
                      </a:prstGeom>
                    </pic:spPr>
                  </pic:pic>
                </a:graphicData>
              </a:graphic>
            </wp:inline>
          </w:drawing>
        </w:r>
      </w:del>
    </w:p>
    <w:p w14:paraId="4C19D385" w14:textId="77777777" w:rsidR="00262DF7" w:rsidRPr="00E00010" w:rsidRDefault="00262DF7">
      <w:pPr>
        <w:spacing w:after="0" w:line="300" w:lineRule="auto"/>
        <w:rPr>
          <w:del w:id="12737" w:author="김은수" w:date="2026-09-30T15:44:00Z" w16du:dateUtc="2026-09-30T06:44:00Z"/>
          <w:szCs w:val="20"/>
        </w:rPr>
        <w:pPrChange w:id="12738" w:author="김은수" w:date="2026-10-01T03:22:00Z">
          <w:pPr>
            <w:spacing w:after="0" w:line="240" w:lineRule="auto"/>
            <w:ind w:leftChars="513" w:left="1026"/>
          </w:pPr>
        </w:pPrChange>
      </w:pPr>
    </w:p>
    <w:p w14:paraId="15D47826" w14:textId="77777777" w:rsidR="00262DF7" w:rsidRPr="00E00010" w:rsidRDefault="00262DF7">
      <w:pPr>
        <w:spacing w:after="0" w:line="300" w:lineRule="auto"/>
        <w:rPr>
          <w:del w:id="12739" w:author="김은수" w:date="2026-09-30T15:44:00Z" w16du:dateUtc="2026-09-30T06:44:00Z"/>
          <w:szCs w:val="20"/>
        </w:rPr>
        <w:pPrChange w:id="12740" w:author="김은수" w:date="2026-10-01T03:22:00Z">
          <w:pPr>
            <w:spacing w:after="0" w:line="240" w:lineRule="auto"/>
            <w:ind w:leftChars="513" w:left="1026"/>
          </w:pPr>
        </w:pPrChange>
      </w:pPr>
    </w:p>
    <w:p w14:paraId="131213B0" w14:textId="77777777" w:rsidR="00262DF7" w:rsidRPr="00E00010" w:rsidRDefault="00262DF7">
      <w:pPr>
        <w:spacing w:after="0" w:line="300" w:lineRule="auto"/>
        <w:rPr>
          <w:del w:id="12741" w:author="김은수" w:date="2026-09-30T15:44:00Z" w16du:dateUtc="2026-09-30T06:44:00Z"/>
          <w:szCs w:val="20"/>
        </w:rPr>
        <w:pPrChange w:id="12742" w:author="김은수" w:date="2026-10-01T03:22:00Z">
          <w:pPr>
            <w:spacing w:after="0" w:line="240" w:lineRule="auto"/>
            <w:ind w:leftChars="513" w:left="1026"/>
          </w:pPr>
        </w:pPrChange>
      </w:pPr>
    </w:p>
    <w:p w14:paraId="3789FE29" w14:textId="77777777" w:rsidR="00EE5D9F" w:rsidRPr="00D90FC9" w:rsidRDefault="00DF4A77">
      <w:pPr>
        <w:pStyle w:val="5"/>
        <w:keepNext w:val="0"/>
        <w:keepLines w:val="0"/>
        <w:widowControl w:val="0"/>
        <w:numPr>
          <w:ilvl w:val="4"/>
          <w:numId w:val="39"/>
        </w:numPr>
        <w:snapToGrid/>
        <w:spacing w:before="0" w:after="0" w:line="300" w:lineRule="auto"/>
        <w:jc w:val="both"/>
        <w:rPr>
          <w:del w:id="12743" w:author="김은수" w:date="2026-09-30T15:44:00Z" w16du:dateUtc="2026-09-30T06:44:00Z"/>
          <w:sz w:val="20"/>
          <w:szCs w:val="20"/>
        </w:rPr>
        <w:pPrChange w:id="12744" w:author="김은수" w:date="2026-10-01T03:22:00Z">
          <w:pPr>
            <w:pStyle w:val="5"/>
            <w:numPr>
              <w:ilvl w:val="4"/>
              <w:numId w:val="39"/>
            </w:numPr>
            <w:spacing w:after="0"/>
            <w:ind w:left="1400" w:hanging="400"/>
          </w:pPr>
        </w:pPrChange>
      </w:pPr>
      <w:del w:id="12745" w:author="김은수" w:date="2026-09-30T15:44:00Z" w16du:dateUtc="2026-09-30T06:44:00Z">
        <w:r>
          <w:rPr>
            <w:rFonts w:hint="eastAsia"/>
          </w:rPr>
          <w:delText>SU</w:delText>
        </w:r>
        <w:r w:rsidR="009C01E4">
          <w:delText>-ID-CM3-0</w:delText>
        </w:r>
        <w:r w:rsidR="000812BC">
          <w:delText>98</w:delText>
        </w:r>
        <w:r w:rsidR="009C01E4">
          <w:delText xml:space="preserve">, </w:delText>
        </w:r>
        <w:r w:rsidR="00EE5D9F">
          <w:rPr>
            <w:rFonts w:hint="eastAsia"/>
          </w:rPr>
          <w:delText>내부기 연결 확인</w:delText>
        </w:r>
        <w:r w:rsidR="00816FC8">
          <w:rPr>
            <w:rFonts w:hint="eastAsia"/>
          </w:rPr>
          <w:delText xml:space="preserve"> 유닛</w:delText>
        </w:r>
        <w:r w:rsidR="00EE5D9F">
          <w:rPr>
            <w:rFonts w:hint="eastAsia"/>
          </w:rPr>
          <w:delText>,</w:delText>
        </w:r>
        <w:r w:rsidR="00EE5D9F">
          <w:delText xml:space="preserve"> </w:delText>
        </w:r>
        <w:r w:rsidR="00EE5D9F">
          <w:rPr>
            <w:rFonts w:hint="eastAsia"/>
          </w:rPr>
          <w:delText>매핑 연결</w:delText>
        </w:r>
      </w:del>
    </w:p>
    <w:p w14:paraId="43E83FB7" w14:textId="77777777" w:rsidR="00EE5D9F" w:rsidRPr="00E00010" w:rsidRDefault="00EE5D9F">
      <w:pPr>
        <w:spacing w:after="0" w:line="300" w:lineRule="auto"/>
        <w:rPr>
          <w:del w:id="12746" w:author="김은수" w:date="2026-09-30T15:44:00Z" w16du:dateUtc="2026-09-30T06:44:00Z"/>
          <w:szCs w:val="20"/>
        </w:rPr>
        <w:pPrChange w:id="12747" w:author="김은수" w:date="2026-10-01T03:22:00Z">
          <w:pPr>
            <w:spacing w:after="0"/>
            <w:ind w:leftChars="813" w:left="1626"/>
          </w:pPr>
        </w:pPrChange>
      </w:pPr>
      <w:del w:id="12748" w:author="김은수" w:date="2026-09-30T15:44:00Z" w16du:dateUtc="2026-09-30T06:44:00Z">
        <w:r>
          <w:rPr>
            <w:rFonts w:hint="eastAsia"/>
          </w:rPr>
          <w:delText xml:space="preserve">입력 파라미터 </w:delText>
        </w:r>
        <w:r>
          <w:delText xml:space="preserve">: </w:delText>
        </w:r>
        <w:r>
          <w:rPr>
            <w:rFonts w:hint="eastAsia"/>
          </w:rPr>
          <w:delText>체크 카운더</w:delText>
        </w:r>
      </w:del>
    </w:p>
    <w:p w14:paraId="3FE11AA2" w14:textId="77777777" w:rsidR="00EE5D9F" w:rsidRPr="00E00010" w:rsidRDefault="00EE5D9F">
      <w:pPr>
        <w:spacing w:after="0" w:line="300" w:lineRule="auto"/>
        <w:rPr>
          <w:del w:id="12749" w:author="김은수" w:date="2026-09-30T15:44:00Z" w16du:dateUtc="2026-09-30T06:44:00Z"/>
          <w:szCs w:val="20"/>
        </w:rPr>
        <w:pPrChange w:id="12750" w:author="김은수" w:date="2026-10-01T03:22:00Z">
          <w:pPr>
            <w:spacing w:after="0"/>
            <w:ind w:leftChars="813" w:left="1626"/>
          </w:pPr>
        </w:pPrChange>
      </w:pPr>
      <w:del w:id="12751" w:author="김은수" w:date="2026-09-30T15:44:00Z" w16du:dateUtc="2026-09-30T06:44:00Z">
        <w:r>
          <w:rPr>
            <w:rFonts w:hint="eastAsia"/>
          </w:rPr>
          <w:delText xml:space="preserve">반환 파라미터 </w:delText>
        </w:r>
        <w:r>
          <w:delText xml:space="preserve">: </w:delText>
        </w:r>
        <w:r>
          <w:rPr>
            <w:rFonts w:hint="eastAsia"/>
          </w:rPr>
          <w:delText>없음</w:delText>
        </w:r>
      </w:del>
    </w:p>
    <w:p w14:paraId="39C799CF" w14:textId="77777777" w:rsidR="00EE5D9F" w:rsidRPr="00E00010" w:rsidRDefault="00EE5D9F">
      <w:pPr>
        <w:spacing w:after="0" w:line="300" w:lineRule="auto"/>
        <w:rPr>
          <w:del w:id="12752" w:author="김은수" w:date="2026-09-30T15:44:00Z" w16du:dateUtc="2026-09-30T06:44:00Z"/>
          <w:szCs w:val="20"/>
        </w:rPr>
        <w:pPrChange w:id="12753" w:author="김은수" w:date="2026-10-01T03:22:00Z">
          <w:pPr>
            <w:spacing w:after="0"/>
            <w:ind w:leftChars="813" w:left="1626"/>
          </w:pPr>
        </w:pPrChange>
      </w:pPr>
      <w:del w:id="12754" w:author="김은수" w:date="2026-09-30T15:44:00Z" w16du:dateUtc="2026-09-30T06:44:00Z">
        <w:r>
          <w:rPr>
            <w:rFonts w:hint="eastAsia"/>
          </w:rPr>
          <w:delText xml:space="preserve">수정 파라미터 </w:delText>
        </w:r>
        <w:r>
          <w:delText xml:space="preserve">: </w:delText>
        </w:r>
        <w:r>
          <w:rPr>
            <w:rFonts w:hint="eastAsia"/>
          </w:rPr>
          <w:delText>없음</w:delText>
        </w:r>
      </w:del>
    </w:p>
    <w:p w14:paraId="396475B0" w14:textId="77777777" w:rsidR="00EE5D9F" w:rsidRPr="00E00010" w:rsidRDefault="00EE5D9F">
      <w:pPr>
        <w:spacing w:after="0" w:line="300" w:lineRule="auto"/>
        <w:rPr>
          <w:del w:id="12755" w:author="김은수" w:date="2026-09-30T15:44:00Z" w16du:dateUtc="2026-09-30T06:44:00Z"/>
          <w:szCs w:val="20"/>
        </w:rPr>
        <w:pPrChange w:id="12756" w:author="김은수" w:date="2026-10-01T03:22:00Z">
          <w:pPr>
            <w:spacing w:after="0"/>
            <w:ind w:leftChars="813" w:left="1626"/>
          </w:pPr>
        </w:pPrChange>
      </w:pPr>
      <w:del w:id="12757" w:author="김은수" w:date="2026-09-30T15:44:00Z" w16du:dateUtc="2026-09-30T06:44:00Z">
        <w:r>
          <w:rPr>
            <w:rFonts w:hint="eastAsia"/>
          </w:rPr>
          <w:delText xml:space="preserve">기능 및 동작 </w:delText>
        </w:r>
        <w:r>
          <w:delText xml:space="preserve">:  </w:delText>
        </w:r>
        <w:r>
          <w:rPr>
            <w:rFonts w:hint="eastAsia"/>
          </w:rPr>
          <w:delText xml:space="preserve"> </w:delText>
        </w:r>
      </w:del>
    </w:p>
    <w:p w14:paraId="5E03B275" w14:textId="77777777" w:rsidR="00EE5D9F" w:rsidRPr="00E00010" w:rsidRDefault="00EE5D9F">
      <w:pPr>
        <w:spacing w:after="0" w:line="300" w:lineRule="auto"/>
        <w:rPr>
          <w:del w:id="12758" w:author="김은수" w:date="2026-09-30T15:44:00Z" w16du:dateUtc="2026-09-30T06:44:00Z"/>
          <w:szCs w:val="20"/>
        </w:rPr>
        <w:pPrChange w:id="12759" w:author="김은수" w:date="2026-10-01T03:22:00Z">
          <w:pPr>
            <w:spacing w:after="0"/>
            <w:ind w:leftChars="913" w:left="1826"/>
          </w:pPr>
        </w:pPrChange>
      </w:pPr>
      <w:del w:id="12760" w:author="김은수" w:date="2026-09-30T15:44:00Z" w16du:dateUtc="2026-09-30T06:44:00Z">
        <w:r>
          <w:rPr>
            <w:rFonts w:hint="eastAsia"/>
          </w:rPr>
          <w:delText>매핑 프로그램이 연결된 상태에서 내부기 전원 값을 모니터링 하여 P</w:delText>
        </w:r>
        <w:r>
          <w:delText xml:space="preserve">MIC </w:delText>
        </w:r>
        <w:r>
          <w:rPr>
            <w:rFonts w:hint="eastAsia"/>
          </w:rPr>
          <w:delText>출력전압을 조정하고, 이 과정에서 내부기 연결 상태를 확인한다.</w:delText>
        </w:r>
      </w:del>
    </w:p>
    <w:p w14:paraId="4EE22452" w14:textId="77777777" w:rsidR="00EE5D9F" w:rsidRPr="00E00010" w:rsidRDefault="00EE5D9F">
      <w:pPr>
        <w:spacing w:after="0" w:line="300" w:lineRule="auto"/>
        <w:rPr>
          <w:del w:id="12761" w:author="김은수" w:date="2026-09-30T15:44:00Z" w16du:dateUtc="2026-09-30T06:44:00Z"/>
          <w:szCs w:val="20"/>
        </w:rPr>
        <w:pPrChange w:id="12762" w:author="김은수" w:date="2026-10-01T03:22:00Z">
          <w:pPr>
            <w:spacing w:after="0" w:line="240" w:lineRule="auto"/>
            <w:ind w:leftChars="913" w:left="1826"/>
          </w:pPr>
        </w:pPrChange>
      </w:pPr>
    </w:p>
    <w:p w14:paraId="54983441" w14:textId="77777777" w:rsidR="00EE5D9F" w:rsidRPr="00E00010" w:rsidRDefault="00EE5D9F">
      <w:pPr>
        <w:rPr>
          <w:del w:id="12763" w:author="김은수" w:date="2026-09-30T15:44:00Z" w16du:dateUtc="2026-09-30T06:44:00Z"/>
          <w:szCs w:val="20"/>
        </w:rPr>
        <w:pPrChange w:id="12764" w:author="김은수" w:date="2026-10-01T03:22:00Z">
          <w:pPr>
            <w:spacing w:after="0" w:line="240" w:lineRule="auto"/>
            <w:ind w:leftChars="513" w:left="1026"/>
          </w:pPr>
        </w:pPrChange>
      </w:pPr>
      <w:del w:id="12765" w:author="김은수" w:date="2026-09-30T15:44:00Z" w16du:dateUtc="2026-09-30T06:44:00Z">
        <w:r w:rsidRPr="00F36C09">
          <w:rPr>
            <w:noProof/>
          </w:rPr>
          <w:drawing>
            <wp:inline distT="0" distB="0" distL="0" distR="0" wp14:anchorId="51A4E0C6" wp14:editId="3D4FE1CC">
              <wp:extent cx="5506419" cy="4867678"/>
              <wp:effectExtent l="0" t="0" r="0" b="9525"/>
              <wp:docPr id="977" name="그림 976" descr="스크린샷, 텍스트, 디자인이(가) 표시된 사진&#10;&#10;자동 생성된 설명">
                <a:extLst xmlns:a="http://schemas.openxmlformats.org/drawingml/2006/main">
                  <a:ext uri="{FF2B5EF4-FFF2-40B4-BE49-F238E27FC236}">
                    <a16:creationId xmlns:a16="http://schemas.microsoft.com/office/drawing/2014/main" id="{EA25BAC1-6939-8AFE-5859-380E1BA7049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 name="그림 976" descr="스크린샷, 텍스트, 디자인이(가) 표시된 사진&#10;&#10;자동 생성된 설명">
                        <a:extLst>
                          <a:ext uri="{FF2B5EF4-FFF2-40B4-BE49-F238E27FC236}">
                            <a16:creationId xmlns:a16="http://schemas.microsoft.com/office/drawing/2014/main" id="{EA25BAC1-6939-8AFE-5859-380E1BA70498}"/>
                          </a:ext>
                        </a:extLst>
                      </pic:cNvPr>
                      <pic:cNvPicPr>
                        <a:picLocks noChangeAspect="1"/>
                      </pic:cNvPicPr>
                    </pic:nvPicPr>
                    <pic:blipFill>
                      <a:blip r:embed="rId69"/>
                      <a:stretch>
                        <a:fillRect/>
                      </a:stretch>
                    </pic:blipFill>
                    <pic:spPr>
                      <a:xfrm>
                        <a:off x="0" y="0"/>
                        <a:ext cx="5516678" cy="4876747"/>
                      </a:xfrm>
                      <a:prstGeom prst="rect">
                        <a:avLst/>
                      </a:prstGeom>
                    </pic:spPr>
                  </pic:pic>
                </a:graphicData>
              </a:graphic>
            </wp:inline>
          </w:drawing>
        </w:r>
      </w:del>
    </w:p>
    <w:p w14:paraId="6E1992FA" w14:textId="77777777" w:rsidR="00EE5D9F" w:rsidRPr="00E00010" w:rsidRDefault="00EE5D9F">
      <w:pPr>
        <w:spacing w:after="0" w:line="300" w:lineRule="auto"/>
        <w:rPr>
          <w:del w:id="12766" w:author="김은수" w:date="2026-09-30T15:44:00Z" w16du:dateUtc="2026-09-30T06:44:00Z"/>
          <w:szCs w:val="20"/>
        </w:rPr>
        <w:pPrChange w:id="12767" w:author="김은수" w:date="2026-10-01T03:22:00Z">
          <w:pPr>
            <w:spacing w:after="0" w:line="240" w:lineRule="auto"/>
          </w:pPr>
        </w:pPrChange>
      </w:pPr>
    </w:p>
    <w:p w14:paraId="66287A34" w14:textId="77777777" w:rsidR="00EE5D9F" w:rsidRPr="00E00010" w:rsidRDefault="00EE5D9F">
      <w:pPr>
        <w:spacing w:after="0" w:line="300" w:lineRule="auto"/>
        <w:rPr>
          <w:del w:id="12768" w:author="김은수" w:date="2026-09-30T15:44:00Z" w16du:dateUtc="2026-09-30T06:44:00Z"/>
          <w:szCs w:val="20"/>
        </w:rPr>
        <w:pPrChange w:id="12769" w:author="김은수" w:date="2026-10-01T03:22:00Z">
          <w:pPr>
            <w:spacing w:after="0" w:line="240" w:lineRule="auto"/>
          </w:pPr>
        </w:pPrChange>
      </w:pPr>
    </w:p>
    <w:p w14:paraId="39E5009F" w14:textId="77777777" w:rsidR="00BA1805" w:rsidRPr="00D90FC9" w:rsidRDefault="00BA1805">
      <w:pPr>
        <w:pStyle w:val="2"/>
        <w:keepNext w:val="0"/>
        <w:keepLines w:val="0"/>
        <w:widowControl w:val="0"/>
        <w:numPr>
          <w:ilvl w:val="1"/>
          <w:numId w:val="39"/>
        </w:numPr>
        <w:snapToGrid/>
        <w:spacing w:before="0" w:after="0" w:line="300" w:lineRule="auto"/>
        <w:jc w:val="both"/>
        <w:rPr>
          <w:del w:id="12770" w:author="김은수" w:date="2026-09-30T15:44:00Z" w16du:dateUtc="2026-09-30T06:44:00Z"/>
          <w:sz w:val="20"/>
          <w:szCs w:val="20"/>
        </w:rPr>
        <w:pPrChange w:id="12771" w:author="김은수" w:date="2026-10-01T03:22:00Z">
          <w:pPr>
            <w:pStyle w:val="2"/>
            <w:numPr>
              <w:ilvl w:val="1"/>
              <w:numId w:val="39"/>
            </w:numPr>
            <w:ind w:left="840" w:hanging="600"/>
          </w:pPr>
        </w:pPrChange>
      </w:pPr>
      <w:bookmarkStart w:id="12772" w:name="_Toc180573636"/>
      <w:del w:id="12773" w:author="김은수" w:date="2026-09-30T15:44:00Z" w16du:dateUtc="2026-09-30T06:44:00Z">
        <w:r>
          <w:rPr>
            <w:rFonts w:hint="eastAsia"/>
          </w:rPr>
          <w:delText>B</w:delText>
        </w:r>
        <w:r>
          <w:delText>luetooth Communication Module</w:delText>
        </w:r>
        <w:bookmarkEnd w:id="12772"/>
      </w:del>
    </w:p>
    <w:p w14:paraId="2155A489" w14:textId="77777777" w:rsidR="00EE5D9F" w:rsidRPr="00E00010" w:rsidRDefault="00EE5D9F">
      <w:pPr>
        <w:spacing w:after="0" w:line="300" w:lineRule="auto"/>
        <w:rPr>
          <w:del w:id="12774" w:author="김은수" w:date="2026-09-30T15:44:00Z" w16du:dateUtc="2026-09-30T06:44:00Z"/>
          <w:szCs w:val="20"/>
        </w:rPr>
        <w:pPrChange w:id="12775" w:author="김은수" w:date="2026-10-01T03:22:00Z">
          <w:pPr>
            <w:ind w:leftChars="300" w:left="600"/>
          </w:pPr>
        </w:pPrChange>
      </w:pPr>
      <w:del w:id="12776" w:author="김은수" w:date="2026-09-30T15:44:00Z" w16du:dateUtc="2026-09-30T06:44:00Z">
        <w:r>
          <w:delText>NRF</w:delText>
        </w:r>
        <w:r>
          <w:rPr>
            <w:rFonts w:hint="eastAsia"/>
          </w:rPr>
          <w:delText xml:space="preserve">장치가 스마트폰에서 블루투스 통신으로 데이터를 수신하여 </w:delText>
        </w:r>
        <w:r>
          <w:delText>CM3</w:delText>
        </w:r>
        <w:r>
          <w:rPr>
            <w:rFonts w:hint="eastAsia"/>
          </w:rPr>
          <w:delText xml:space="preserve">에 전달하면 </w:delText>
        </w:r>
        <w:r>
          <w:delText>CM3</w:delText>
        </w:r>
        <w:r>
          <w:rPr>
            <w:rFonts w:hint="eastAsia"/>
          </w:rPr>
          <w:delText xml:space="preserve">는 이를 수행하고 그 결과를 </w:delText>
        </w:r>
        <w:r>
          <w:delText>NRF</w:delText>
        </w:r>
        <w:r>
          <w:rPr>
            <w:rFonts w:hint="eastAsia"/>
          </w:rPr>
          <w:delText>에 송신한다.</w:delText>
        </w:r>
        <w:r>
          <w:delText xml:space="preserve"> NRF</w:delText>
        </w:r>
        <w:r>
          <w:rPr>
            <w:rFonts w:hint="eastAsia"/>
          </w:rPr>
          <w:delText xml:space="preserve">와 </w:delText>
        </w:r>
        <w:r>
          <w:delText>CM3</w:delText>
        </w:r>
        <w:r>
          <w:rPr>
            <w:rFonts w:hint="eastAsia"/>
          </w:rPr>
          <w:delText xml:space="preserve">는 </w:delText>
        </w:r>
        <w:r>
          <w:delText>SPI</w:delText>
        </w:r>
        <w:r>
          <w:rPr>
            <w:rFonts w:hint="eastAsia"/>
          </w:rPr>
          <w:delText>를 통해서 데이터를 주고받는다.</w:delText>
        </w:r>
      </w:del>
    </w:p>
    <w:p w14:paraId="6D95EE43" w14:textId="77777777" w:rsidR="00EE5D9F" w:rsidRPr="00D90FC9" w:rsidRDefault="00902567">
      <w:pPr>
        <w:pStyle w:val="3"/>
        <w:keepNext w:val="0"/>
        <w:keepLines w:val="0"/>
        <w:widowControl w:val="0"/>
        <w:numPr>
          <w:ilvl w:val="2"/>
          <w:numId w:val="39"/>
        </w:numPr>
        <w:snapToGrid/>
        <w:spacing w:before="0" w:after="0" w:line="300" w:lineRule="auto"/>
        <w:jc w:val="both"/>
        <w:rPr>
          <w:del w:id="12777" w:author="김은수" w:date="2026-09-30T15:44:00Z" w16du:dateUtc="2026-09-30T06:44:00Z"/>
          <w:sz w:val="20"/>
          <w:szCs w:val="20"/>
        </w:rPr>
        <w:pPrChange w:id="12778" w:author="김은수" w:date="2026-10-01T03:22:00Z">
          <w:pPr>
            <w:pStyle w:val="3"/>
            <w:numPr>
              <w:ilvl w:val="2"/>
              <w:numId w:val="39"/>
            </w:numPr>
            <w:spacing w:after="0"/>
            <w:ind w:left="1000" w:hanging="400"/>
          </w:pPr>
        </w:pPrChange>
      </w:pPr>
      <w:bookmarkStart w:id="12779" w:name="_Toc180573637"/>
      <w:del w:id="12780" w:author="김은수" w:date="2026-09-30T15:44:00Z" w16du:dateUtc="2026-09-30T06:44:00Z">
        <w:r>
          <w:rPr>
            <w:rFonts w:hint="eastAsia"/>
          </w:rPr>
          <w:delText>S</w:delText>
        </w:r>
        <w:r>
          <w:delText>I-ID-CM3-00</w:delText>
        </w:r>
        <w:r w:rsidR="00035D49">
          <w:delText>4</w:delText>
        </w:r>
        <w:r>
          <w:delText xml:space="preserve">, </w:delText>
        </w:r>
        <w:r w:rsidR="00EE5D9F">
          <w:rPr>
            <w:rFonts w:hint="eastAsia"/>
          </w:rPr>
          <w:delText>블루투스</w:delText>
        </w:r>
        <w:r w:rsidR="00EE5D9F">
          <w:delText xml:space="preserve"> </w:delText>
        </w:r>
        <w:r w:rsidR="00EE5D9F">
          <w:rPr>
            <w:rFonts w:hint="eastAsia"/>
          </w:rPr>
          <w:delText>통신</w:delText>
        </w:r>
        <w:r w:rsidR="00EE5D9F">
          <w:delText xml:space="preserve"> </w:delText>
        </w:r>
        <w:r w:rsidR="00EE5D9F">
          <w:rPr>
            <w:rFonts w:hint="eastAsia"/>
          </w:rPr>
          <w:delText xml:space="preserve">제어 </w:delText>
        </w:r>
        <w:r w:rsidR="002B4FEF">
          <w:rPr>
            <w:rFonts w:hint="eastAsia"/>
          </w:rPr>
          <w:delText>항목</w:delText>
        </w:r>
        <w:bookmarkEnd w:id="12779"/>
      </w:del>
    </w:p>
    <w:p w14:paraId="2BE28005" w14:textId="77777777" w:rsidR="00EE5D9F" w:rsidRPr="00E00010" w:rsidRDefault="00EE5D9F">
      <w:pPr>
        <w:spacing w:after="0" w:line="300" w:lineRule="auto"/>
        <w:rPr>
          <w:del w:id="12781" w:author="김은수" w:date="2026-09-30T15:44:00Z" w16du:dateUtc="2026-09-30T06:44:00Z"/>
          <w:szCs w:val="20"/>
        </w:rPr>
        <w:pPrChange w:id="12782" w:author="김은수" w:date="2026-10-01T03:22:00Z">
          <w:pPr>
            <w:spacing w:after="0"/>
            <w:ind w:leftChars="613" w:left="1226"/>
          </w:pPr>
        </w:pPrChange>
      </w:pPr>
      <w:del w:id="12783" w:author="김은수" w:date="2026-09-30T15:44:00Z" w16du:dateUtc="2026-09-30T06:44:00Z">
        <w:r>
          <w:rPr>
            <w:rFonts w:hint="eastAsia"/>
          </w:rPr>
          <w:delText xml:space="preserve">입력 파라미터 </w:delText>
        </w:r>
        <w:r>
          <w:delText xml:space="preserve">: </w:delText>
        </w:r>
        <w:r>
          <w:rPr>
            <w:rFonts w:hint="eastAsia"/>
          </w:rPr>
          <w:delText>내부가 제어 상태</w:delText>
        </w:r>
        <w:r>
          <w:delText>.</w:delText>
        </w:r>
      </w:del>
    </w:p>
    <w:p w14:paraId="2B560713" w14:textId="77777777" w:rsidR="00EE5D9F" w:rsidRPr="00E00010" w:rsidRDefault="00EE5D9F">
      <w:pPr>
        <w:spacing w:after="0" w:line="300" w:lineRule="auto"/>
        <w:rPr>
          <w:del w:id="12784" w:author="김은수" w:date="2026-09-30T15:44:00Z" w16du:dateUtc="2026-09-30T06:44:00Z"/>
          <w:szCs w:val="20"/>
        </w:rPr>
        <w:pPrChange w:id="12785" w:author="김은수" w:date="2026-10-01T03:22:00Z">
          <w:pPr>
            <w:spacing w:after="0"/>
            <w:ind w:leftChars="613" w:left="1226"/>
          </w:pPr>
        </w:pPrChange>
      </w:pPr>
      <w:del w:id="12786" w:author="김은수" w:date="2026-09-30T15:44:00Z" w16du:dateUtc="2026-09-30T06:44:00Z">
        <w:r>
          <w:rPr>
            <w:rFonts w:hint="eastAsia"/>
          </w:rPr>
          <w:delText xml:space="preserve">반환 파라미터 </w:delText>
        </w:r>
        <w:r>
          <w:delText xml:space="preserve">: </w:delText>
        </w:r>
        <w:r>
          <w:rPr>
            <w:rFonts w:hint="eastAsia"/>
          </w:rPr>
          <w:delText>없음</w:delText>
        </w:r>
      </w:del>
    </w:p>
    <w:p w14:paraId="1E5A33C7" w14:textId="77777777" w:rsidR="00EE5D9F" w:rsidRPr="00E00010" w:rsidRDefault="00EE5D9F">
      <w:pPr>
        <w:spacing w:after="0" w:line="300" w:lineRule="auto"/>
        <w:rPr>
          <w:del w:id="12787" w:author="김은수" w:date="2026-09-30T15:44:00Z" w16du:dateUtc="2026-09-30T06:44:00Z"/>
          <w:szCs w:val="20"/>
        </w:rPr>
        <w:pPrChange w:id="12788" w:author="김은수" w:date="2026-10-01T03:22:00Z">
          <w:pPr>
            <w:spacing w:after="0"/>
            <w:ind w:leftChars="613" w:left="1226"/>
          </w:pPr>
        </w:pPrChange>
      </w:pPr>
      <w:del w:id="12789" w:author="김은수" w:date="2026-09-30T15:44:00Z" w16du:dateUtc="2026-09-30T06:44:00Z">
        <w:r>
          <w:rPr>
            <w:rFonts w:hint="eastAsia"/>
          </w:rPr>
          <w:delText xml:space="preserve">수정 파라미터 </w:delText>
        </w:r>
        <w:r>
          <w:delText xml:space="preserve">: </w:delText>
        </w:r>
        <w:r>
          <w:rPr>
            <w:rFonts w:hint="eastAsia"/>
          </w:rPr>
          <w:delText>B</w:delText>
        </w:r>
        <w:r>
          <w:delText xml:space="preserve">LE </w:delText>
        </w:r>
        <w:r>
          <w:rPr>
            <w:rFonts w:hint="eastAsia"/>
          </w:rPr>
          <w:delText>제어 상태</w:delText>
        </w:r>
      </w:del>
    </w:p>
    <w:p w14:paraId="058124E6" w14:textId="77777777" w:rsidR="00EE5D9F" w:rsidRPr="00E00010" w:rsidRDefault="00EE5D9F">
      <w:pPr>
        <w:spacing w:after="0" w:line="300" w:lineRule="auto"/>
        <w:rPr>
          <w:del w:id="12790" w:author="김은수" w:date="2026-09-30T15:44:00Z" w16du:dateUtc="2026-09-30T06:44:00Z"/>
          <w:szCs w:val="20"/>
        </w:rPr>
        <w:pPrChange w:id="12791" w:author="김은수" w:date="2026-10-01T03:22:00Z">
          <w:pPr>
            <w:spacing w:after="0"/>
            <w:ind w:leftChars="613" w:left="1226"/>
          </w:pPr>
        </w:pPrChange>
      </w:pPr>
      <w:del w:id="12792" w:author="김은수" w:date="2026-09-30T15:44:00Z" w16du:dateUtc="2026-09-30T06:44:00Z">
        <w:r>
          <w:rPr>
            <w:rFonts w:hint="eastAsia"/>
          </w:rPr>
          <w:delText xml:space="preserve">기능 및 동작 </w:delText>
        </w:r>
        <w:r>
          <w:delText xml:space="preserve">:  </w:delText>
        </w:r>
        <w:r>
          <w:rPr>
            <w:rFonts w:hint="eastAsia"/>
          </w:rPr>
          <w:delText xml:space="preserve"> </w:delText>
        </w:r>
      </w:del>
    </w:p>
    <w:p w14:paraId="46714998" w14:textId="77777777" w:rsidR="00EE5D9F" w:rsidRPr="00E00010" w:rsidRDefault="00EE5D9F">
      <w:pPr>
        <w:spacing w:after="0" w:line="300" w:lineRule="auto"/>
        <w:rPr>
          <w:del w:id="12793" w:author="김은수" w:date="2026-09-30T15:44:00Z" w16du:dateUtc="2026-09-30T06:44:00Z"/>
          <w:szCs w:val="20"/>
        </w:rPr>
        <w:pPrChange w:id="12794" w:author="김은수" w:date="2026-10-01T03:22:00Z">
          <w:pPr>
            <w:spacing w:after="0"/>
            <w:ind w:leftChars="813" w:left="1626"/>
          </w:pPr>
        </w:pPrChange>
      </w:pPr>
      <w:del w:id="12795" w:author="김은수" w:date="2026-09-30T15:44:00Z" w16du:dateUtc="2026-09-30T06:44:00Z">
        <w:r>
          <w:delText xml:space="preserve"> SPI</w:delText>
        </w:r>
        <w:r>
          <w:rPr>
            <w:rFonts w:hint="eastAsia"/>
          </w:rPr>
          <w:delText>를 통해서 수신된 데이터를 처리한다.</w:delText>
        </w:r>
        <w:r>
          <w:delText xml:space="preserve"> </w:delText>
        </w:r>
        <w:r>
          <w:rPr>
            <w:rFonts w:hint="eastAsia"/>
          </w:rPr>
          <w:delText>아래의 그림을 참고하여 구현한다.</w:delText>
        </w:r>
      </w:del>
    </w:p>
    <w:p w14:paraId="03213559" w14:textId="77777777" w:rsidR="00EE5D9F" w:rsidRPr="00E00010" w:rsidRDefault="00EE5D9F">
      <w:pPr>
        <w:rPr>
          <w:del w:id="12796" w:author="김은수" w:date="2026-09-30T15:44:00Z" w16du:dateUtc="2026-09-30T06:44:00Z"/>
          <w:szCs w:val="20"/>
        </w:rPr>
        <w:pPrChange w:id="12797" w:author="김은수" w:date="2026-10-01T03:22:00Z">
          <w:pPr>
            <w:spacing w:after="0" w:line="240" w:lineRule="auto"/>
            <w:ind w:leftChars="400" w:left="800"/>
          </w:pPr>
        </w:pPrChange>
      </w:pPr>
      <w:del w:id="12798" w:author="김은수" w:date="2026-09-30T15:44:00Z" w16du:dateUtc="2026-09-30T06:44:00Z">
        <w:r w:rsidRPr="003A00C1">
          <w:rPr>
            <w:noProof/>
          </w:rPr>
          <w:drawing>
            <wp:inline distT="0" distB="0" distL="0" distR="0" wp14:anchorId="56D797FD" wp14:editId="27EEB9BA">
              <wp:extent cx="5739884" cy="3821626"/>
              <wp:effectExtent l="0" t="0" r="635" b="1270"/>
              <wp:docPr id="16368315" name="그림 16368315">
                <a:extLst xmlns:a="http://schemas.openxmlformats.org/drawingml/2006/main">
                  <a:ext uri="{FF2B5EF4-FFF2-40B4-BE49-F238E27FC236}">
                    <a16:creationId xmlns:a16="http://schemas.microsoft.com/office/drawing/2014/main" id="{ADB9AF9B-8CF8-5CB6-163C-5C69C3B29F8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 name="그림 591">
                        <a:extLst>
                          <a:ext uri="{FF2B5EF4-FFF2-40B4-BE49-F238E27FC236}">
                            <a16:creationId xmlns:a16="http://schemas.microsoft.com/office/drawing/2014/main" id="{ADB9AF9B-8CF8-5CB6-163C-5C69C3B29F88}"/>
                          </a:ext>
                        </a:extLst>
                      </pic:cNvPr>
                      <pic:cNvPicPr>
                        <a:picLocks noChangeAspect="1"/>
                      </pic:cNvPicPr>
                    </pic:nvPicPr>
                    <pic:blipFill>
                      <a:blip r:embed="rId70"/>
                      <a:stretch>
                        <a:fillRect/>
                      </a:stretch>
                    </pic:blipFill>
                    <pic:spPr>
                      <a:xfrm>
                        <a:off x="0" y="0"/>
                        <a:ext cx="5741207" cy="3822507"/>
                      </a:xfrm>
                      <a:prstGeom prst="rect">
                        <a:avLst/>
                      </a:prstGeom>
                    </pic:spPr>
                  </pic:pic>
                </a:graphicData>
              </a:graphic>
            </wp:inline>
          </w:drawing>
        </w:r>
      </w:del>
    </w:p>
    <w:p w14:paraId="2C0844BD" w14:textId="77777777" w:rsidR="00EE5D9F" w:rsidRPr="00E00010" w:rsidRDefault="00EE5D9F">
      <w:pPr>
        <w:spacing w:after="0" w:line="300" w:lineRule="auto"/>
        <w:rPr>
          <w:del w:id="12799" w:author="김은수" w:date="2026-09-30T15:44:00Z" w16du:dateUtc="2026-09-30T06:44:00Z"/>
          <w:szCs w:val="20"/>
        </w:rPr>
        <w:pPrChange w:id="12800" w:author="김은수" w:date="2026-10-01T03:22:00Z">
          <w:pPr>
            <w:spacing w:after="0" w:line="240" w:lineRule="auto"/>
          </w:pPr>
        </w:pPrChange>
      </w:pPr>
    </w:p>
    <w:p w14:paraId="5441E359" w14:textId="77777777" w:rsidR="00EE5D9F" w:rsidRPr="00D90FC9" w:rsidRDefault="00DF4A77">
      <w:pPr>
        <w:pStyle w:val="3"/>
        <w:keepNext w:val="0"/>
        <w:keepLines w:val="0"/>
        <w:widowControl w:val="0"/>
        <w:numPr>
          <w:ilvl w:val="2"/>
          <w:numId w:val="39"/>
        </w:numPr>
        <w:snapToGrid/>
        <w:spacing w:before="0" w:after="0" w:line="300" w:lineRule="auto"/>
        <w:jc w:val="both"/>
        <w:rPr>
          <w:del w:id="12801" w:author="김은수" w:date="2026-09-30T15:44:00Z" w16du:dateUtc="2026-09-30T06:44:00Z"/>
          <w:sz w:val="20"/>
          <w:szCs w:val="20"/>
        </w:rPr>
        <w:pPrChange w:id="12802" w:author="김은수" w:date="2026-10-01T03:22:00Z">
          <w:pPr>
            <w:pStyle w:val="3"/>
            <w:numPr>
              <w:ilvl w:val="2"/>
              <w:numId w:val="39"/>
            </w:numPr>
            <w:spacing w:after="0"/>
            <w:ind w:left="1000" w:hanging="400"/>
          </w:pPr>
        </w:pPrChange>
      </w:pPr>
      <w:bookmarkStart w:id="12803" w:name="_Toc180573638"/>
      <w:del w:id="12804" w:author="김은수" w:date="2026-09-30T15:44:00Z" w16du:dateUtc="2026-09-30T06:44:00Z">
        <w:r>
          <w:rPr>
            <w:rFonts w:hint="eastAsia"/>
          </w:rPr>
          <w:delText>SU</w:delText>
        </w:r>
        <w:r w:rsidR="00902567">
          <w:delText>-ID-CM3-</w:delText>
        </w:r>
        <w:r w:rsidR="00FE42B7">
          <w:delText>09</w:delText>
        </w:r>
        <w:r w:rsidR="00A13542">
          <w:delText>9</w:delText>
        </w:r>
        <w:r w:rsidR="00902567">
          <w:delText xml:space="preserve">, </w:delText>
        </w:r>
        <w:r w:rsidR="00EE5D9F">
          <w:delText xml:space="preserve">BLE </w:delText>
        </w:r>
        <w:r w:rsidR="00EE5D9F">
          <w:rPr>
            <w:rFonts w:hint="eastAsia"/>
          </w:rPr>
          <w:delText>설정 수신 데이터 인출 유닛</w:delText>
        </w:r>
        <w:bookmarkEnd w:id="12803"/>
      </w:del>
    </w:p>
    <w:p w14:paraId="7EBBB242" w14:textId="77777777" w:rsidR="00EE5D9F" w:rsidRPr="00E00010" w:rsidRDefault="00EE5D9F">
      <w:pPr>
        <w:spacing w:after="0" w:line="300" w:lineRule="auto"/>
        <w:rPr>
          <w:del w:id="12805" w:author="김은수" w:date="2026-09-30T15:44:00Z" w16du:dateUtc="2026-09-30T06:44:00Z"/>
          <w:szCs w:val="20"/>
        </w:rPr>
        <w:pPrChange w:id="12806" w:author="김은수" w:date="2026-10-01T03:22:00Z">
          <w:pPr>
            <w:spacing w:after="0"/>
            <w:ind w:leftChars="613" w:left="1226"/>
          </w:pPr>
        </w:pPrChange>
      </w:pPr>
      <w:del w:id="12807" w:author="김은수" w:date="2026-09-30T15:44:00Z" w16du:dateUtc="2026-09-30T06:44:00Z">
        <w:r>
          <w:rPr>
            <w:rFonts w:hint="eastAsia"/>
          </w:rPr>
          <w:delText xml:space="preserve">입력 파라미터 </w:delText>
        </w:r>
        <w:r>
          <w:delText xml:space="preserve">: Rx_data buff </w:delText>
        </w:r>
        <w:r>
          <w:rPr>
            <w:rFonts w:hint="eastAsia"/>
          </w:rPr>
          <w:delText>주소</w:delText>
        </w:r>
      </w:del>
    </w:p>
    <w:p w14:paraId="01B28185" w14:textId="77777777" w:rsidR="00EE5D9F" w:rsidRPr="00E00010" w:rsidRDefault="00EE5D9F">
      <w:pPr>
        <w:spacing w:after="0" w:line="300" w:lineRule="auto"/>
        <w:rPr>
          <w:del w:id="12808" w:author="김은수" w:date="2026-09-30T15:44:00Z" w16du:dateUtc="2026-09-30T06:44:00Z"/>
          <w:szCs w:val="20"/>
        </w:rPr>
        <w:pPrChange w:id="12809" w:author="김은수" w:date="2026-10-01T03:22:00Z">
          <w:pPr>
            <w:spacing w:after="0"/>
            <w:ind w:leftChars="613" w:left="1226"/>
          </w:pPr>
        </w:pPrChange>
      </w:pPr>
      <w:del w:id="12810" w:author="김은수" w:date="2026-09-30T15:44:00Z" w16du:dateUtc="2026-09-30T06:44:00Z">
        <w:r>
          <w:rPr>
            <w:rFonts w:hint="eastAsia"/>
          </w:rPr>
          <w:delText xml:space="preserve">반환 파라미터 </w:delText>
        </w:r>
        <w:r>
          <w:delText xml:space="preserve">: </w:delText>
        </w:r>
        <w:r>
          <w:rPr>
            <w:rFonts w:hint="eastAsia"/>
          </w:rPr>
          <w:delText>없음</w:delText>
        </w:r>
      </w:del>
    </w:p>
    <w:p w14:paraId="381F8264" w14:textId="77777777" w:rsidR="00EE5D9F" w:rsidRPr="00E00010" w:rsidRDefault="00EE5D9F">
      <w:pPr>
        <w:spacing w:after="0" w:line="300" w:lineRule="auto"/>
        <w:rPr>
          <w:del w:id="12811" w:author="김은수" w:date="2026-09-30T15:44:00Z" w16du:dateUtc="2026-09-30T06:44:00Z"/>
          <w:szCs w:val="20"/>
        </w:rPr>
        <w:pPrChange w:id="12812" w:author="김은수" w:date="2026-10-01T03:22:00Z">
          <w:pPr>
            <w:spacing w:after="0"/>
            <w:ind w:leftChars="613" w:left="1226"/>
          </w:pPr>
        </w:pPrChange>
      </w:pPr>
      <w:del w:id="12813" w:author="김은수" w:date="2026-09-30T15:44:00Z" w16du:dateUtc="2026-09-30T06:44:00Z">
        <w:r>
          <w:rPr>
            <w:rFonts w:hint="eastAsia"/>
          </w:rPr>
          <w:delText xml:space="preserve">수정 파라미터 </w:delText>
        </w:r>
        <w:r>
          <w:delText>: BLE_settingPacket</w:delText>
        </w:r>
      </w:del>
    </w:p>
    <w:p w14:paraId="2BD9FD37" w14:textId="77777777" w:rsidR="00EE5D9F" w:rsidRPr="00E00010" w:rsidRDefault="00EE5D9F">
      <w:pPr>
        <w:spacing w:after="0" w:line="300" w:lineRule="auto"/>
        <w:rPr>
          <w:del w:id="12814" w:author="김은수" w:date="2026-09-30T15:44:00Z" w16du:dateUtc="2026-09-30T06:44:00Z"/>
          <w:szCs w:val="20"/>
        </w:rPr>
        <w:pPrChange w:id="12815" w:author="김은수" w:date="2026-10-01T03:22:00Z">
          <w:pPr>
            <w:spacing w:after="0"/>
            <w:ind w:leftChars="613" w:left="1226"/>
          </w:pPr>
        </w:pPrChange>
      </w:pPr>
      <w:del w:id="12816" w:author="김은수" w:date="2026-09-30T15:44:00Z" w16du:dateUtc="2026-09-30T06:44:00Z">
        <w:r>
          <w:rPr>
            <w:rFonts w:hint="eastAsia"/>
          </w:rPr>
          <w:delText xml:space="preserve">기능 및 동작 </w:delText>
        </w:r>
        <w:r>
          <w:delText xml:space="preserve">:  </w:delText>
        </w:r>
        <w:r>
          <w:rPr>
            <w:rFonts w:hint="eastAsia"/>
          </w:rPr>
          <w:delText xml:space="preserve"> </w:delText>
        </w:r>
      </w:del>
    </w:p>
    <w:p w14:paraId="64D3EB03" w14:textId="77777777" w:rsidR="00EE5D9F" w:rsidRPr="00E00010" w:rsidRDefault="00EE5D9F">
      <w:pPr>
        <w:spacing w:after="0" w:line="300" w:lineRule="auto"/>
        <w:rPr>
          <w:del w:id="12817" w:author="김은수" w:date="2026-09-30T15:44:00Z" w16du:dateUtc="2026-09-30T06:44:00Z"/>
          <w:szCs w:val="20"/>
        </w:rPr>
        <w:pPrChange w:id="12818" w:author="김은수" w:date="2026-10-01T03:22:00Z">
          <w:pPr>
            <w:spacing w:after="0"/>
            <w:ind w:leftChars="813" w:left="1626"/>
          </w:pPr>
        </w:pPrChange>
      </w:pPr>
      <w:del w:id="12819" w:author="김은수" w:date="2026-09-30T15:44:00Z" w16du:dateUtc="2026-09-30T06:44:00Z">
        <w:r>
          <w:delText xml:space="preserve"> Rx_data_buff[0]</w:delText>
        </w:r>
        <w:r>
          <w:rPr>
            <w:rFonts w:hint="eastAsia"/>
          </w:rPr>
          <w:delText xml:space="preserve">의 데이터를 </w:delText>
        </w:r>
        <w:r>
          <w:delText>BLE_settingPacket.Command</w:delText>
        </w:r>
        <w:r>
          <w:rPr>
            <w:rFonts w:hint="eastAsia"/>
          </w:rPr>
          <w:delText xml:space="preserve">로 복사한다. </w:delText>
        </w:r>
      </w:del>
    </w:p>
    <w:p w14:paraId="30EBCF99" w14:textId="77777777" w:rsidR="00EE5D9F" w:rsidRPr="00E00010" w:rsidRDefault="00EE5D9F">
      <w:pPr>
        <w:spacing w:after="0" w:line="300" w:lineRule="auto"/>
        <w:rPr>
          <w:del w:id="12820" w:author="김은수" w:date="2026-09-30T15:44:00Z" w16du:dateUtc="2026-09-30T06:44:00Z"/>
          <w:szCs w:val="20"/>
        </w:rPr>
        <w:pPrChange w:id="12821" w:author="김은수" w:date="2026-10-01T03:22:00Z">
          <w:pPr>
            <w:spacing w:after="0" w:line="240" w:lineRule="auto"/>
            <w:ind w:leftChars="813" w:left="1626"/>
          </w:pPr>
        </w:pPrChange>
      </w:pPr>
    </w:p>
    <w:p w14:paraId="6187DD92" w14:textId="77777777" w:rsidR="00EE5D9F" w:rsidRPr="00D90FC9" w:rsidRDefault="00DF4A77">
      <w:pPr>
        <w:pStyle w:val="3"/>
        <w:keepNext w:val="0"/>
        <w:keepLines w:val="0"/>
        <w:widowControl w:val="0"/>
        <w:numPr>
          <w:ilvl w:val="2"/>
          <w:numId w:val="39"/>
        </w:numPr>
        <w:snapToGrid/>
        <w:spacing w:before="0" w:after="0" w:line="300" w:lineRule="auto"/>
        <w:jc w:val="both"/>
        <w:rPr>
          <w:del w:id="12822" w:author="김은수" w:date="2026-09-30T15:44:00Z" w16du:dateUtc="2026-09-30T06:44:00Z"/>
          <w:sz w:val="20"/>
          <w:szCs w:val="20"/>
        </w:rPr>
        <w:pPrChange w:id="12823" w:author="김은수" w:date="2026-10-01T03:22:00Z">
          <w:pPr>
            <w:pStyle w:val="3"/>
            <w:numPr>
              <w:ilvl w:val="2"/>
              <w:numId w:val="39"/>
            </w:numPr>
            <w:spacing w:after="0"/>
            <w:ind w:left="1000" w:hanging="400"/>
          </w:pPr>
        </w:pPrChange>
      </w:pPr>
      <w:bookmarkStart w:id="12824" w:name="_Toc180573639"/>
      <w:del w:id="12825" w:author="김은수" w:date="2026-09-30T15:44:00Z" w16du:dateUtc="2026-09-30T06:44:00Z">
        <w:r>
          <w:rPr>
            <w:rFonts w:hint="eastAsia"/>
          </w:rPr>
          <w:delText>SU</w:delText>
        </w:r>
        <w:r w:rsidR="00902567">
          <w:delText>-ID-CM3-</w:delText>
        </w:r>
        <w:r w:rsidR="00A13542">
          <w:delText>100</w:delText>
        </w:r>
        <w:r w:rsidR="00902567">
          <w:delText xml:space="preserve">, </w:delText>
        </w:r>
        <w:r w:rsidR="00EE5D9F">
          <w:rPr>
            <w:rFonts w:hint="eastAsia"/>
          </w:rPr>
          <w:delText>리모콘 수신 데이터 인출 유닛</w:delText>
        </w:r>
        <w:bookmarkEnd w:id="12824"/>
      </w:del>
    </w:p>
    <w:p w14:paraId="344C24B3" w14:textId="77777777" w:rsidR="00EE5D9F" w:rsidRPr="00E00010" w:rsidRDefault="00EE5D9F">
      <w:pPr>
        <w:spacing w:after="0" w:line="300" w:lineRule="auto"/>
        <w:rPr>
          <w:del w:id="12826" w:author="김은수" w:date="2026-09-30T15:44:00Z" w16du:dateUtc="2026-09-30T06:44:00Z"/>
          <w:szCs w:val="20"/>
        </w:rPr>
        <w:pPrChange w:id="12827" w:author="김은수" w:date="2026-10-01T03:22:00Z">
          <w:pPr>
            <w:spacing w:after="0"/>
            <w:ind w:leftChars="613" w:left="1226"/>
          </w:pPr>
        </w:pPrChange>
      </w:pPr>
      <w:del w:id="12828" w:author="김은수" w:date="2026-09-30T15:44:00Z" w16du:dateUtc="2026-09-30T06:44:00Z">
        <w:r>
          <w:rPr>
            <w:rFonts w:hint="eastAsia"/>
          </w:rPr>
          <w:delText xml:space="preserve">입력 파라미터 </w:delText>
        </w:r>
        <w:r>
          <w:delText xml:space="preserve">: Rx_data buff </w:delText>
        </w:r>
        <w:r>
          <w:rPr>
            <w:rFonts w:hint="eastAsia"/>
          </w:rPr>
          <w:delText>주소</w:delText>
        </w:r>
      </w:del>
    </w:p>
    <w:p w14:paraId="6828A7C3" w14:textId="77777777" w:rsidR="00EE5D9F" w:rsidRPr="00E00010" w:rsidRDefault="00EE5D9F">
      <w:pPr>
        <w:spacing w:after="0" w:line="300" w:lineRule="auto"/>
        <w:rPr>
          <w:del w:id="12829" w:author="김은수" w:date="2026-09-30T15:44:00Z" w16du:dateUtc="2026-09-30T06:44:00Z"/>
          <w:szCs w:val="20"/>
        </w:rPr>
        <w:pPrChange w:id="12830" w:author="김은수" w:date="2026-10-01T03:22:00Z">
          <w:pPr>
            <w:spacing w:after="0"/>
            <w:ind w:leftChars="613" w:left="1226"/>
          </w:pPr>
        </w:pPrChange>
      </w:pPr>
      <w:del w:id="12831" w:author="김은수" w:date="2026-09-30T15:44:00Z" w16du:dateUtc="2026-09-30T06:44:00Z">
        <w:r>
          <w:rPr>
            <w:rFonts w:hint="eastAsia"/>
          </w:rPr>
          <w:delText xml:space="preserve">반환 파라미터 </w:delText>
        </w:r>
        <w:r>
          <w:delText xml:space="preserve">: </w:delText>
        </w:r>
        <w:r>
          <w:rPr>
            <w:rFonts w:hint="eastAsia"/>
          </w:rPr>
          <w:delText>없음</w:delText>
        </w:r>
      </w:del>
    </w:p>
    <w:p w14:paraId="7AB8E1A4" w14:textId="77777777" w:rsidR="00EE5D9F" w:rsidRPr="00E00010" w:rsidRDefault="00EE5D9F">
      <w:pPr>
        <w:spacing w:after="0" w:line="300" w:lineRule="auto"/>
        <w:rPr>
          <w:del w:id="12832" w:author="김은수" w:date="2026-09-30T15:44:00Z" w16du:dateUtc="2026-09-30T06:44:00Z"/>
          <w:szCs w:val="20"/>
        </w:rPr>
        <w:pPrChange w:id="12833" w:author="김은수" w:date="2026-10-01T03:22:00Z">
          <w:pPr>
            <w:spacing w:after="0"/>
            <w:ind w:leftChars="613" w:left="1226"/>
          </w:pPr>
        </w:pPrChange>
      </w:pPr>
      <w:del w:id="12834" w:author="김은수" w:date="2026-09-30T15:44:00Z" w16du:dateUtc="2026-09-30T06:44:00Z">
        <w:r>
          <w:rPr>
            <w:rFonts w:hint="eastAsia"/>
          </w:rPr>
          <w:delText xml:space="preserve">수정 파라미터 </w:delText>
        </w:r>
        <w:r>
          <w:delText>: RemoconPacket</w:delText>
        </w:r>
      </w:del>
    </w:p>
    <w:p w14:paraId="21B54FCF" w14:textId="77777777" w:rsidR="00EE5D9F" w:rsidRPr="00E00010" w:rsidRDefault="00EE5D9F">
      <w:pPr>
        <w:spacing w:after="0" w:line="300" w:lineRule="auto"/>
        <w:rPr>
          <w:del w:id="12835" w:author="김은수" w:date="2026-09-30T15:44:00Z" w16du:dateUtc="2026-09-30T06:44:00Z"/>
          <w:szCs w:val="20"/>
        </w:rPr>
        <w:pPrChange w:id="12836" w:author="김은수" w:date="2026-10-01T03:22:00Z">
          <w:pPr>
            <w:spacing w:after="0"/>
            <w:ind w:leftChars="613" w:left="1226"/>
          </w:pPr>
        </w:pPrChange>
      </w:pPr>
      <w:del w:id="12837" w:author="김은수" w:date="2026-09-30T15:44:00Z" w16du:dateUtc="2026-09-30T06:44:00Z">
        <w:r>
          <w:rPr>
            <w:rFonts w:hint="eastAsia"/>
          </w:rPr>
          <w:delText xml:space="preserve">기능 및 동작 </w:delText>
        </w:r>
        <w:r>
          <w:delText xml:space="preserve">:  </w:delText>
        </w:r>
        <w:r>
          <w:rPr>
            <w:rFonts w:hint="eastAsia"/>
          </w:rPr>
          <w:delText xml:space="preserve"> </w:delText>
        </w:r>
      </w:del>
    </w:p>
    <w:p w14:paraId="43C37C29" w14:textId="77777777" w:rsidR="00EE5D9F" w:rsidRPr="00E00010" w:rsidRDefault="00DF4012">
      <w:pPr>
        <w:rPr>
          <w:del w:id="12838" w:author="김은수" w:date="2026-09-30T15:44:00Z" w16du:dateUtc="2026-09-30T06:44:00Z"/>
          <w:szCs w:val="20"/>
        </w:rPr>
        <w:pPrChange w:id="12839" w:author="김은수" w:date="2026-10-01T03:22:00Z">
          <w:pPr>
            <w:spacing w:after="0" w:line="240" w:lineRule="auto"/>
          </w:pPr>
        </w:pPrChange>
      </w:pPr>
      <w:del w:id="12840" w:author="김은수" w:date="2026-09-30T15:44:00Z" w16du:dateUtc="2026-09-30T06:44:00Z">
        <w:r w:rsidRPr="00DF4012">
          <w:rPr>
            <w:noProof/>
          </w:rPr>
          <w:drawing>
            <wp:inline distT="0" distB="0" distL="0" distR="0" wp14:anchorId="3D802410" wp14:editId="6483E047">
              <wp:extent cx="6228000" cy="2878132"/>
              <wp:effectExtent l="0" t="0" r="0" b="0"/>
              <wp:docPr id="60" name="그림 59" descr="텍스트, 스크린샷, 폰트, 그래픽이(가) 표시된 사진&#10;&#10;자동 생성된 설명">
                <a:extLst xmlns:a="http://schemas.openxmlformats.org/drawingml/2006/main">
                  <a:ext uri="{FF2B5EF4-FFF2-40B4-BE49-F238E27FC236}">
                    <a16:creationId xmlns:a16="http://schemas.microsoft.com/office/drawing/2014/main" id="{D442D6BE-328F-8D42-312F-D57B949C527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그림 59" descr="텍스트, 스크린샷, 폰트, 그래픽이(가) 표시된 사진&#10;&#10;자동 생성된 설명">
                        <a:extLst>
                          <a:ext uri="{FF2B5EF4-FFF2-40B4-BE49-F238E27FC236}">
                            <a16:creationId xmlns:a16="http://schemas.microsoft.com/office/drawing/2014/main" id="{D442D6BE-328F-8D42-312F-D57B949C5277}"/>
                          </a:ext>
                        </a:extLst>
                      </pic:cNvPr>
                      <pic:cNvPicPr>
                        <a:picLocks noChangeAspect="1"/>
                      </pic:cNvPicPr>
                    </pic:nvPicPr>
                    <pic:blipFill>
                      <a:blip r:embed="rId71"/>
                      <a:stretch>
                        <a:fillRect/>
                      </a:stretch>
                    </pic:blipFill>
                    <pic:spPr>
                      <a:xfrm>
                        <a:off x="0" y="0"/>
                        <a:ext cx="6228000" cy="2878132"/>
                      </a:xfrm>
                      <a:prstGeom prst="rect">
                        <a:avLst/>
                      </a:prstGeom>
                    </pic:spPr>
                  </pic:pic>
                </a:graphicData>
              </a:graphic>
            </wp:inline>
          </w:drawing>
        </w:r>
      </w:del>
    </w:p>
    <w:p w14:paraId="3D7F0111" w14:textId="77777777" w:rsidR="00EE5D9F" w:rsidRPr="00E00010" w:rsidRDefault="00EE5D9F">
      <w:pPr>
        <w:spacing w:after="0" w:line="300" w:lineRule="auto"/>
        <w:rPr>
          <w:del w:id="12841" w:author="김은수" w:date="2026-09-30T15:44:00Z" w16du:dateUtc="2026-09-30T06:44:00Z"/>
          <w:szCs w:val="20"/>
        </w:rPr>
        <w:pPrChange w:id="12842" w:author="김은수" w:date="2026-10-01T03:22:00Z">
          <w:pPr>
            <w:spacing w:after="0" w:line="240" w:lineRule="auto"/>
          </w:pPr>
        </w:pPrChange>
      </w:pPr>
    </w:p>
    <w:p w14:paraId="4C58D0A7" w14:textId="77777777" w:rsidR="00EE5D9F" w:rsidRPr="00D90FC9" w:rsidRDefault="00DF4A77">
      <w:pPr>
        <w:pStyle w:val="3"/>
        <w:keepNext w:val="0"/>
        <w:keepLines w:val="0"/>
        <w:widowControl w:val="0"/>
        <w:numPr>
          <w:ilvl w:val="2"/>
          <w:numId w:val="39"/>
        </w:numPr>
        <w:snapToGrid/>
        <w:spacing w:before="0" w:after="0" w:line="300" w:lineRule="auto"/>
        <w:jc w:val="both"/>
        <w:rPr>
          <w:del w:id="12843" w:author="김은수" w:date="2026-09-30T15:44:00Z" w16du:dateUtc="2026-09-30T06:44:00Z"/>
          <w:sz w:val="20"/>
          <w:szCs w:val="20"/>
        </w:rPr>
        <w:pPrChange w:id="12844" w:author="김은수" w:date="2026-10-01T03:22:00Z">
          <w:pPr>
            <w:pStyle w:val="3"/>
            <w:numPr>
              <w:ilvl w:val="2"/>
              <w:numId w:val="39"/>
            </w:numPr>
            <w:spacing w:after="0"/>
            <w:ind w:left="1000" w:hanging="400"/>
          </w:pPr>
        </w:pPrChange>
      </w:pPr>
      <w:bookmarkStart w:id="12845" w:name="_Toc180573640"/>
      <w:del w:id="12846" w:author="김은수" w:date="2026-09-30T15:44:00Z" w16du:dateUtc="2026-09-30T06:44:00Z">
        <w:r>
          <w:rPr>
            <w:rFonts w:hint="eastAsia"/>
          </w:rPr>
          <w:delText>SU</w:delText>
        </w:r>
        <w:r w:rsidR="00902567">
          <w:delText>-ID-CM3-</w:delText>
        </w:r>
        <w:r w:rsidR="00FE42B7">
          <w:delText>10</w:delText>
        </w:r>
        <w:r w:rsidR="00A13542">
          <w:delText>1</w:delText>
        </w:r>
        <w:r w:rsidR="00902567">
          <w:delText xml:space="preserve">, </w:delText>
        </w:r>
        <w:r w:rsidR="00EE5D9F">
          <w:rPr>
            <w:rFonts w:hint="eastAsia"/>
          </w:rPr>
          <w:delText>매핑 수신 데이터 인출 유닛</w:delText>
        </w:r>
        <w:bookmarkEnd w:id="12845"/>
      </w:del>
    </w:p>
    <w:p w14:paraId="06496A97" w14:textId="77777777" w:rsidR="00EE5D9F" w:rsidRPr="00E00010" w:rsidRDefault="00EE5D9F">
      <w:pPr>
        <w:spacing w:after="0" w:line="300" w:lineRule="auto"/>
        <w:rPr>
          <w:del w:id="12847" w:author="김은수" w:date="2026-09-30T15:44:00Z" w16du:dateUtc="2026-09-30T06:44:00Z"/>
          <w:szCs w:val="20"/>
        </w:rPr>
        <w:pPrChange w:id="12848" w:author="김은수" w:date="2026-10-01T03:22:00Z">
          <w:pPr>
            <w:spacing w:after="0"/>
            <w:ind w:leftChars="613" w:left="1226"/>
          </w:pPr>
        </w:pPrChange>
      </w:pPr>
      <w:del w:id="12849" w:author="김은수" w:date="2026-09-30T15:44:00Z" w16du:dateUtc="2026-09-30T06:44:00Z">
        <w:r>
          <w:rPr>
            <w:rFonts w:hint="eastAsia"/>
          </w:rPr>
          <w:delText xml:space="preserve">입력 파라미터 </w:delText>
        </w:r>
        <w:r>
          <w:delText xml:space="preserve">: Rx_data buff </w:delText>
        </w:r>
        <w:r>
          <w:rPr>
            <w:rFonts w:hint="eastAsia"/>
          </w:rPr>
          <w:delText>주소</w:delText>
        </w:r>
      </w:del>
    </w:p>
    <w:p w14:paraId="498AE71D" w14:textId="77777777" w:rsidR="00EE5D9F" w:rsidRPr="00E00010" w:rsidRDefault="00EE5D9F">
      <w:pPr>
        <w:spacing w:after="0" w:line="300" w:lineRule="auto"/>
        <w:rPr>
          <w:del w:id="12850" w:author="김은수" w:date="2026-09-30T15:44:00Z" w16du:dateUtc="2026-09-30T06:44:00Z"/>
          <w:szCs w:val="20"/>
        </w:rPr>
        <w:pPrChange w:id="12851" w:author="김은수" w:date="2026-10-01T03:22:00Z">
          <w:pPr>
            <w:spacing w:after="0"/>
            <w:ind w:leftChars="613" w:left="1226"/>
          </w:pPr>
        </w:pPrChange>
      </w:pPr>
      <w:del w:id="12852" w:author="김은수" w:date="2026-09-30T15:44:00Z" w16du:dateUtc="2026-09-30T06:44:00Z">
        <w:r>
          <w:rPr>
            <w:rFonts w:hint="eastAsia"/>
          </w:rPr>
          <w:delText xml:space="preserve">반환 파라미터 </w:delText>
        </w:r>
        <w:r>
          <w:delText xml:space="preserve">: </w:delText>
        </w:r>
        <w:r>
          <w:rPr>
            <w:rFonts w:hint="eastAsia"/>
          </w:rPr>
          <w:delText>없음</w:delText>
        </w:r>
      </w:del>
    </w:p>
    <w:p w14:paraId="70D12F94" w14:textId="77777777" w:rsidR="00EE5D9F" w:rsidRPr="00E00010" w:rsidRDefault="00EE5D9F">
      <w:pPr>
        <w:spacing w:after="0" w:line="300" w:lineRule="auto"/>
        <w:rPr>
          <w:del w:id="12853" w:author="김은수" w:date="2026-09-30T15:44:00Z" w16du:dateUtc="2026-09-30T06:44:00Z"/>
          <w:szCs w:val="20"/>
        </w:rPr>
        <w:pPrChange w:id="12854" w:author="김은수" w:date="2026-10-01T03:22:00Z">
          <w:pPr>
            <w:spacing w:after="0"/>
            <w:ind w:leftChars="613" w:left="1226"/>
          </w:pPr>
        </w:pPrChange>
      </w:pPr>
      <w:del w:id="12855" w:author="김은수" w:date="2026-09-30T15:44:00Z" w16du:dateUtc="2026-09-30T06:44:00Z">
        <w:r>
          <w:rPr>
            <w:rFonts w:hint="eastAsia"/>
          </w:rPr>
          <w:delText xml:space="preserve">수정 파라미터 </w:delText>
        </w:r>
        <w:r>
          <w:delText>: MappingPacket</w:delText>
        </w:r>
      </w:del>
    </w:p>
    <w:p w14:paraId="241B3E1F" w14:textId="77777777" w:rsidR="00EE5D9F" w:rsidRPr="00E00010" w:rsidRDefault="00EE5D9F">
      <w:pPr>
        <w:spacing w:after="0" w:line="300" w:lineRule="auto"/>
        <w:rPr>
          <w:del w:id="12856" w:author="김은수" w:date="2026-09-30T15:44:00Z" w16du:dateUtc="2026-09-30T06:44:00Z"/>
          <w:szCs w:val="20"/>
        </w:rPr>
        <w:pPrChange w:id="12857" w:author="김은수" w:date="2026-10-01T03:22:00Z">
          <w:pPr>
            <w:spacing w:after="0"/>
            <w:ind w:leftChars="613" w:left="1226"/>
          </w:pPr>
        </w:pPrChange>
      </w:pPr>
      <w:del w:id="12858" w:author="김은수" w:date="2026-09-30T15:44:00Z" w16du:dateUtc="2026-09-30T06:44:00Z">
        <w:r>
          <w:rPr>
            <w:rFonts w:hint="eastAsia"/>
          </w:rPr>
          <w:delText xml:space="preserve">기능 및 동작 </w:delText>
        </w:r>
        <w:r>
          <w:delText xml:space="preserve">:  </w:delText>
        </w:r>
        <w:r>
          <w:rPr>
            <w:rFonts w:hint="eastAsia"/>
          </w:rPr>
          <w:delText xml:space="preserve"> </w:delText>
        </w:r>
      </w:del>
    </w:p>
    <w:p w14:paraId="442B00C1" w14:textId="77777777" w:rsidR="00EE5D9F" w:rsidRPr="00E00010" w:rsidRDefault="00EE5D9F">
      <w:pPr>
        <w:spacing w:after="0" w:line="300" w:lineRule="auto"/>
        <w:rPr>
          <w:del w:id="12859" w:author="김은수" w:date="2026-09-30T15:44:00Z" w16du:dateUtc="2026-09-30T06:44:00Z"/>
          <w:szCs w:val="20"/>
        </w:rPr>
        <w:pPrChange w:id="12860" w:author="김은수" w:date="2026-10-01T03:22:00Z">
          <w:pPr>
            <w:spacing w:after="0"/>
            <w:ind w:leftChars="813" w:left="1626"/>
          </w:pPr>
        </w:pPrChange>
      </w:pPr>
      <w:del w:id="12861" w:author="김은수" w:date="2026-09-30T15:44:00Z" w16du:dateUtc="2026-09-30T06:44:00Z">
        <w:r>
          <w:delText>Rx_data_buff</w:delText>
        </w:r>
        <w:r>
          <w:rPr>
            <w:rFonts w:hint="eastAsia"/>
          </w:rPr>
          <w:delText xml:space="preserve">를 읽어서 </w:delText>
        </w:r>
        <w:r>
          <w:delText>MappingPacket</w:delText>
        </w:r>
        <w:r>
          <w:rPr>
            <w:rFonts w:hint="eastAsia"/>
          </w:rPr>
          <w:delText>로 삽입한다.</w:delText>
        </w:r>
      </w:del>
    </w:p>
    <w:p w14:paraId="40C8CF9E" w14:textId="77777777" w:rsidR="00EE5D9F" w:rsidRPr="00E00010" w:rsidRDefault="00EE5D9F">
      <w:pPr>
        <w:spacing w:after="0" w:line="300" w:lineRule="auto"/>
        <w:rPr>
          <w:del w:id="12862" w:author="김은수" w:date="2026-09-30T15:44:00Z" w16du:dateUtc="2026-09-30T06:44:00Z"/>
          <w:szCs w:val="20"/>
        </w:rPr>
        <w:pPrChange w:id="12863" w:author="김은수" w:date="2026-10-01T03:22:00Z">
          <w:pPr>
            <w:spacing w:after="0"/>
            <w:ind w:leftChars="813" w:left="1626"/>
          </w:pPr>
        </w:pPrChange>
      </w:pPr>
      <w:del w:id="12864" w:author="김은수" w:date="2026-09-30T15:44:00Z" w16du:dateUtc="2026-09-30T06:44:00Z">
        <w:r>
          <w:rPr>
            <w:rFonts w:hint="eastAsia"/>
          </w:rPr>
          <w:delText>매핑 통신 프로토콜을</w:delText>
        </w:r>
        <w:r>
          <w:delText xml:space="preserve"> </w:delText>
        </w:r>
        <w:r>
          <w:rPr>
            <w:rFonts w:hint="eastAsia"/>
          </w:rPr>
          <w:delText>참조하여 구현한다.</w:delText>
        </w:r>
      </w:del>
    </w:p>
    <w:p w14:paraId="72D1C2A0" w14:textId="77777777" w:rsidR="00EE5D9F" w:rsidRPr="00E00010" w:rsidRDefault="00DF4012">
      <w:pPr>
        <w:rPr>
          <w:del w:id="12865" w:author="김은수" w:date="2026-09-30T15:44:00Z" w16du:dateUtc="2026-09-30T06:44:00Z"/>
          <w:szCs w:val="20"/>
        </w:rPr>
        <w:pPrChange w:id="12866" w:author="김은수" w:date="2026-10-01T03:22:00Z">
          <w:pPr>
            <w:spacing w:after="0" w:line="240" w:lineRule="auto"/>
            <w:ind w:leftChars="13" w:left="26"/>
          </w:pPr>
        </w:pPrChange>
      </w:pPr>
      <w:del w:id="12867" w:author="김은수" w:date="2026-09-30T15:44:00Z" w16du:dateUtc="2026-09-30T06:44:00Z">
        <w:r w:rsidRPr="00DF4012">
          <w:rPr>
            <w:noProof/>
          </w:rPr>
          <w:drawing>
            <wp:inline distT="0" distB="0" distL="0" distR="0" wp14:anchorId="50E97EF8" wp14:editId="51812B4D">
              <wp:extent cx="6159545" cy="4082504"/>
              <wp:effectExtent l="0" t="0" r="0" b="0"/>
              <wp:docPr id="470" name="그림 469" descr="텍스트, 스크린샷, 그래픽, 폰트이(가) 표시된 사진&#10;&#10;자동 생성된 설명">
                <a:extLst xmlns:a="http://schemas.openxmlformats.org/drawingml/2006/main">
                  <a:ext uri="{FF2B5EF4-FFF2-40B4-BE49-F238E27FC236}">
                    <a16:creationId xmlns:a16="http://schemas.microsoft.com/office/drawing/2014/main" id="{66233AB8-15DD-A625-06EC-572E1B4AAEC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 name="그림 469" descr="텍스트, 스크린샷, 그래픽, 폰트이(가) 표시된 사진&#10;&#10;자동 생성된 설명">
                        <a:extLst>
                          <a:ext uri="{FF2B5EF4-FFF2-40B4-BE49-F238E27FC236}">
                            <a16:creationId xmlns:a16="http://schemas.microsoft.com/office/drawing/2014/main" id="{66233AB8-15DD-A625-06EC-572E1B4AAEC2}"/>
                          </a:ext>
                        </a:extLst>
                      </pic:cNvPr>
                      <pic:cNvPicPr>
                        <a:picLocks noChangeAspect="1"/>
                      </pic:cNvPicPr>
                    </pic:nvPicPr>
                    <pic:blipFill>
                      <a:blip r:embed="rId72"/>
                      <a:stretch>
                        <a:fillRect/>
                      </a:stretch>
                    </pic:blipFill>
                    <pic:spPr>
                      <a:xfrm>
                        <a:off x="0" y="0"/>
                        <a:ext cx="6186257" cy="4100208"/>
                      </a:xfrm>
                      <a:prstGeom prst="rect">
                        <a:avLst/>
                      </a:prstGeom>
                    </pic:spPr>
                  </pic:pic>
                </a:graphicData>
              </a:graphic>
            </wp:inline>
          </w:drawing>
        </w:r>
      </w:del>
    </w:p>
    <w:p w14:paraId="74247958" w14:textId="77777777" w:rsidR="00EE5D9F" w:rsidRPr="00E00010" w:rsidRDefault="00EE5D9F">
      <w:pPr>
        <w:spacing w:after="0" w:line="300" w:lineRule="auto"/>
        <w:rPr>
          <w:del w:id="12868" w:author="김은수" w:date="2026-09-30T15:44:00Z" w16du:dateUtc="2026-09-30T06:44:00Z"/>
          <w:szCs w:val="20"/>
        </w:rPr>
        <w:pPrChange w:id="12869" w:author="김은수" w:date="2026-10-01T03:22:00Z">
          <w:pPr>
            <w:spacing w:after="0" w:line="240" w:lineRule="auto"/>
            <w:ind w:leftChars="813" w:left="1626"/>
          </w:pPr>
        </w:pPrChange>
      </w:pPr>
    </w:p>
    <w:p w14:paraId="365023AC" w14:textId="77777777" w:rsidR="00EE5D9F" w:rsidRPr="00D90FC9" w:rsidRDefault="00DF4A77">
      <w:pPr>
        <w:pStyle w:val="3"/>
        <w:keepNext w:val="0"/>
        <w:keepLines w:val="0"/>
        <w:widowControl w:val="0"/>
        <w:numPr>
          <w:ilvl w:val="2"/>
          <w:numId w:val="39"/>
        </w:numPr>
        <w:snapToGrid/>
        <w:spacing w:before="0" w:after="0" w:line="300" w:lineRule="auto"/>
        <w:jc w:val="both"/>
        <w:rPr>
          <w:del w:id="12870" w:author="김은수" w:date="2026-09-30T15:44:00Z" w16du:dateUtc="2026-09-30T06:44:00Z"/>
          <w:sz w:val="20"/>
          <w:szCs w:val="20"/>
        </w:rPr>
        <w:pPrChange w:id="12871" w:author="김은수" w:date="2026-10-01T03:22:00Z">
          <w:pPr>
            <w:pStyle w:val="3"/>
            <w:numPr>
              <w:ilvl w:val="2"/>
              <w:numId w:val="39"/>
            </w:numPr>
            <w:spacing w:after="0"/>
            <w:ind w:left="1000" w:hanging="400"/>
          </w:pPr>
        </w:pPrChange>
      </w:pPr>
      <w:bookmarkStart w:id="12872" w:name="_Toc180573641"/>
      <w:del w:id="12873" w:author="김은수" w:date="2026-09-30T15:44:00Z" w16du:dateUtc="2026-09-30T06:44:00Z">
        <w:r>
          <w:rPr>
            <w:rFonts w:hint="eastAsia"/>
          </w:rPr>
          <w:delText>SU</w:delText>
        </w:r>
        <w:r w:rsidR="00902567">
          <w:delText>-ID-CM3-</w:delText>
        </w:r>
        <w:r w:rsidR="00FE42B7">
          <w:delText>10</w:delText>
        </w:r>
        <w:r w:rsidR="00A13542">
          <w:delText>2</w:delText>
        </w:r>
        <w:r w:rsidR="00902567">
          <w:delText xml:space="preserve">, </w:delText>
        </w:r>
        <w:r w:rsidR="00EE5D9F">
          <w:rPr>
            <w:rFonts w:hint="eastAsia"/>
          </w:rPr>
          <w:delText>블루투스 광고 이름 설정 유닛</w:delText>
        </w:r>
        <w:bookmarkEnd w:id="12872"/>
      </w:del>
    </w:p>
    <w:p w14:paraId="3B755D51" w14:textId="77777777" w:rsidR="00EE5D9F" w:rsidRPr="00E00010" w:rsidRDefault="00EE5D9F">
      <w:pPr>
        <w:spacing w:after="0" w:line="300" w:lineRule="auto"/>
        <w:rPr>
          <w:del w:id="12874" w:author="김은수" w:date="2026-09-30T15:44:00Z" w16du:dateUtc="2026-09-30T06:44:00Z"/>
          <w:szCs w:val="20"/>
        </w:rPr>
        <w:pPrChange w:id="12875" w:author="김은수" w:date="2026-10-01T03:22:00Z">
          <w:pPr>
            <w:spacing w:after="0"/>
            <w:ind w:leftChars="613" w:left="1226"/>
          </w:pPr>
        </w:pPrChange>
      </w:pPr>
      <w:del w:id="12876" w:author="김은수" w:date="2026-09-30T15:44:00Z" w16du:dateUtc="2026-09-30T06:44:00Z">
        <w:r>
          <w:rPr>
            <w:rFonts w:hint="eastAsia"/>
          </w:rPr>
          <w:delText xml:space="preserve">입력 파라미터 </w:delText>
        </w:r>
        <w:r>
          <w:delText>: BLESettingPacket</w:delText>
        </w:r>
      </w:del>
    </w:p>
    <w:p w14:paraId="2089D27B" w14:textId="77777777" w:rsidR="00EE5D9F" w:rsidRPr="00E00010" w:rsidRDefault="00EE5D9F">
      <w:pPr>
        <w:spacing w:after="0" w:line="300" w:lineRule="auto"/>
        <w:rPr>
          <w:del w:id="12877" w:author="김은수" w:date="2026-09-30T15:44:00Z" w16du:dateUtc="2026-09-30T06:44:00Z"/>
          <w:szCs w:val="20"/>
        </w:rPr>
        <w:pPrChange w:id="12878" w:author="김은수" w:date="2026-10-01T03:22:00Z">
          <w:pPr>
            <w:spacing w:after="0"/>
            <w:ind w:leftChars="613" w:left="1226"/>
          </w:pPr>
        </w:pPrChange>
      </w:pPr>
      <w:del w:id="12879" w:author="김은수" w:date="2026-09-30T15:44:00Z" w16du:dateUtc="2026-09-30T06:44:00Z">
        <w:r>
          <w:rPr>
            <w:rFonts w:hint="eastAsia"/>
          </w:rPr>
          <w:delText xml:space="preserve">반환 파라미터 </w:delText>
        </w:r>
        <w:r>
          <w:delText xml:space="preserve">: </w:delText>
        </w:r>
        <w:r>
          <w:rPr>
            <w:rFonts w:hint="eastAsia"/>
          </w:rPr>
          <w:delText>없음</w:delText>
        </w:r>
      </w:del>
    </w:p>
    <w:p w14:paraId="625C7B4B" w14:textId="77777777" w:rsidR="00EE5D9F" w:rsidRPr="00E00010" w:rsidRDefault="00EE5D9F">
      <w:pPr>
        <w:spacing w:after="0" w:line="300" w:lineRule="auto"/>
        <w:rPr>
          <w:del w:id="12880" w:author="김은수" w:date="2026-09-30T15:44:00Z" w16du:dateUtc="2026-09-30T06:44:00Z"/>
          <w:szCs w:val="20"/>
        </w:rPr>
        <w:pPrChange w:id="12881" w:author="김은수" w:date="2026-10-01T03:22:00Z">
          <w:pPr>
            <w:spacing w:after="0"/>
            <w:ind w:leftChars="613" w:left="1226"/>
          </w:pPr>
        </w:pPrChange>
      </w:pPr>
      <w:del w:id="12882" w:author="김은수" w:date="2026-09-30T15:44:00Z" w16du:dateUtc="2026-09-30T06:44:00Z">
        <w:r>
          <w:rPr>
            <w:rFonts w:hint="eastAsia"/>
          </w:rPr>
          <w:delText xml:space="preserve">수정 파라미터 </w:delText>
        </w:r>
        <w:r>
          <w:delText>: BLESettingPacket</w:delText>
        </w:r>
      </w:del>
    </w:p>
    <w:p w14:paraId="10F2D872" w14:textId="77777777" w:rsidR="00EE5D9F" w:rsidRPr="00E00010" w:rsidRDefault="00EE5D9F">
      <w:pPr>
        <w:spacing w:after="0" w:line="300" w:lineRule="auto"/>
        <w:rPr>
          <w:del w:id="12883" w:author="김은수" w:date="2026-09-30T15:44:00Z" w16du:dateUtc="2026-09-30T06:44:00Z"/>
          <w:szCs w:val="20"/>
        </w:rPr>
        <w:pPrChange w:id="12884" w:author="김은수" w:date="2026-10-01T03:22:00Z">
          <w:pPr>
            <w:spacing w:after="0"/>
            <w:ind w:leftChars="613" w:left="1226"/>
          </w:pPr>
        </w:pPrChange>
      </w:pPr>
      <w:del w:id="12885" w:author="김은수" w:date="2026-09-30T15:44:00Z" w16du:dateUtc="2026-09-30T06:44:00Z">
        <w:r>
          <w:rPr>
            <w:rFonts w:hint="eastAsia"/>
          </w:rPr>
          <w:delText xml:space="preserve">기능 및 동작 </w:delText>
        </w:r>
        <w:r>
          <w:delText xml:space="preserve">:  </w:delText>
        </w:r>
        <w:r>
          <w:rPr>
            <w:rFonts w:hint="eastAsia"/>
          </w:rPr>
          <w:delText xml:space="preserve"> </w:delText>
        </w:r>
      </w:del>
    </w:p>
    <w:p w14:paraId="4F664BFB" w14:textId="77777777" w:rsidR="00EE5D9F" w:rsidRPr="00E00010" w:rsidRDefault="00EE5D9F">
      <w:pPr>
        <w:spacing w:after="0" w:line="300" w:lineRule="auto"/>
        <w:rPr>
          <w:del w:id="12886" w:author="김은수" w:date="2026-09-30T15:44:00Z" w16du:dateUtc="2026-09-30T06:44:00Z"/>
          <w:szCs w:val="20"/>
        </w:rPr>
        <w:pPrChange w:id="12887" w:author="김은수" w:date="2026-10-01T03:22:00Z">
          <w:pPr>
            <w:spacing w:after="0"/>
            <w:ind w:leftChars="813" w:left="1626"/>
          </w:pPr>
        </w:pPrChange>
      </w:pPr>
      <w:del w:id="12888" w:author="김은수" w:date="2026-09-30T15:44:00Z" w16du:dateUtc="2026-09-30T06:44:00Z">
        <w:r>
          <w:rPr>
            <w:rFonts w:hint="eastAsia"/>
          </w:rPr>
          <w:delText>N</w:delText>
        </w:r>
        <w:r>
          <w:delText>RF</w:delText>
        </w:r>
        <w:r>
          <w:rPr>
            <w:rFonts w:hint="eastAsia"/>
          </w:rPr>
          <w:delText xml:space="preserve">에서 블루투스 광고 이름을 결정하기 위해서 </w:delText>
        </w:r>
        <w:r>
          <w:delText>CM3</w:delText>
        </w:r>
        <w:r>
          <w:rPr>
            <w:rFonts w:hint="eastAsia"/>
          </w:rPr>
          <w:delText>에 광고이름을 요청할 경우 이에 대한 응답 데이터를 전달한다.</w:delText>
        </w:r>
      </w:del>
    </w:p>
    <w:p w14:paraId="227DA95D" w14:textId="77777777" w:rsidR="00EE5D9F" w:rsidRPr="00E00010" w:rsidRDefault="00EE5D9F">
      <w:pPr>
        <w:rPr>
          <w:del w:id="12889" w:author="김은수" w:date="2026-09-30T15:44:00Z" w16du:dateUtc="2026-09-30T06:44:00Z"/>
          <w:szCs w:val="20"/>
        </w:rPr>
        <w:pPrChange w:id="12890" w:author="김은수" w:date="2026-10-01T03:22:00Z">
          <w:pPr>
            <w:spacing w:after="0" w:line="240" w:lineRule="auto"/>
            <w:ind w:leftChars="213" w:left="426"/>
          </w:pPr>
        </w:pPrChange>
      </w:pPr>
      <w:del w:id="12891" w:author="김은수" w:date="2026-09-30T15:44:00Z" w16du:dateUtc="2026-09-30T06:44:00Z">
        <w:r w:rsidRPr="004B7925">
          <w:rPr>
            <w:noProof/>
          </w:rPr>
          <w:drawing>
            <wp:inline distT="0" distB="0" distL="0" distR="0" wp14:anchorId="08280314" wp14:editId="1CAF0EB7">
              <wp:extent cx="5934054" cy="1658679"/>
              <wp:effectExtent l="0" t="0" r="0" b="0"/>
              <wp:docPr id="1054399716" name="그림 1054399716">
                <a:extLst xmlns:a="http://schemas.openxmlformats.org/drawingml/2006/main">
                  <a:ext uri="{FF2B5EF4-FFF2-40B4-BE49-F238E27FC236}">
                    <a16:creationId xmlns:a16="http://schemas.microsoft.com/office/drawing/2014/main" id="{BF14E6D4-ADB5-5FF8-ECF6-3E2802C5A2F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 name="그림 521">
                        <a:extLst>
                          <a:ext uri="{FF2B5EF4-FFF2-40B4-BE49-F238E27FC236}">
                            <a16:creationId xmlns:a16="http://schemas.microsoft.com/office/drawing/2014/main" id="{BF14E6D4-ADB5-5FF8-ECF6-3E2802C5A2F8}"/>
                          </a:ext>
                        </a:extLst>
                      </pic:cNvPr>
                      <pic:cNvPicPr>
                        <a:picLocks noChangeAspect="1"/>
                      </pic:cNvPicPr>
                    </pic:nvPicPr>
                    <pic:blipFill>
                      <a:blip r:embed="rId73"/>
                      <a:stretch>
                        <a:fillRect/>
                      </a:stretch>
                    </pic:blipFill>
                    <pic:spPr>
                      <a:xfrm>
                        <a:off x="0" y="0"/>
                        <a:ext cx="5953907" cy="1664228"/>
                      </a:xfrm>
                      <a:prstGeom prst="rect">
                        <a:avLst/>
                      </a:prstGeom>
                    </pic:spPr>
                  </pic:pic>
                </a:graphicData>
              </a:graphic>
            </wp:inline>
          </w:drawing>
        </w:r>
      </w:del>
    </w:p>
    <w:p w14:paraId="49D70BB5" w14:textId="77777777" w:rsidR="00EE5D9F" w:rsidRPr="00D90FC9" w:rsidRDefault="00DF4A77">
      <w:pPr>
        <w:pStyle w:val="3"/>
        <w:keepNext w:val="0"/>
        <w:keepLines w:val="0"/>
        <w:widowControl w:val="0"/>
        <w:numPr>
          <w:ilvl w:val="2"/>
          <w:numId w:val="39"/>
        </w:numPr>
        <w:snapToGrid/>
        <w:spacing w:before="0" w:after="0" w:line="300" w:lineRule="auto"/>
        <w:jc w:val="both"/>
        <w:rPr>
          <w:del w:id="12892" w:author="김은수" w:date="2026-09-30T15:44:00Z" w16du:dateUtc="2026-09-30T06:44:00Z"/>
          <w:sz w:val="20"/>
          <w:szCs w:val="20"/>
        </w:rPr>
        <w:pPrChange w:id="12893" w:author="김은수" w:date="2026-10-01T03:22:00Z">
          <w:pPr>
            <w:pStyle w:val="3"/>
            <w:numPr>
              <w:ilvl w:val="2"/>
              <w:numId w:val="39"/>
            </w:numPr>
            <w:spacing w:after="0"/>
            <w:ind w:left="1000" w:hanging="400"/>
          </w:pPr>
        </w:pPrChange>
      </w:pPr>
      <w:bookmarkStart w:id="12894" w:name="_Toc180573642"/>
      <w:del w:id="12895" w:author="김은수" w:date="2026-09-30T15:44:00Z" w16du:dateUtc="2026-09-30T06:44:00Z">
        <w:r>
          <w:rPr>
            <w:rFonts w:hint="eastAsia"/>
          </w:rPr>
          <w:delText>SU</w:delText>
        </w:r>
        <w:r w:rsidR="004A63D2">
          <w:delText>-ID-CM3-</w:delText>
        </w:r>
        <w:r w:rsidR="00FE42B7">
          <w:delText>10</w:delText>
        </w:r>
        <w:r w:rsidR="00A13542">
          <w:delText>3</w:delText>
        </w:r>
        <w:r w:rsidR="004A63D2">
          <w:delText xml:space="preserve">, </w:delText>
        </w:r>
        <w:r w:rsidR="00EE5D9F">
          <w:rPr>
            <w:rFonts w:hint="eastAsia"/>
          </w:rPr>
          <w:delText>리모콘 제어 유닛</w:delText>
        </w:r>
        <w:bookmarkEnd w:id="12894"/>
      </w:del>
    </w:p>
    <w:p w14:paraId="59E8FE10" w14:textId="77777777" w:rsidR="00EE5D9F" w:rsidRPr="00E00010" w:rsidRDefault="00EE5D9F">
      <w:pPr>
        <w:spacing w:after="0" w:line="300" w:lineRule="auto"/>
        <w:rPr>
          <w:del w:id="12896" w:author="김은수" w:date="2026-09-30T15:44:00Z" w16du:dateUtc="2026-09-30T06:44:00Z"/>
          <w:szCs w:val="20"/>
        </w:rPr>
        <w:pPrChange w:id="12897" w:author="김은수" w:date="2026-10-01T03:22:00Z">
          <w:pPr>
            <w:spacing w:after="0"/>
            <w:ind w:leftChars="613" w:left="1226"/>
          </w:pPr>
        </w:pPrChange>
      </w:pPr>
      <w:del w:id="12898" w:author="김은수" w:date="2026-09-30T15:44:00Z" w16du:dateUtc="2026-09-30T06:44:00Z">
        <w:r>
          <w:rPr>
            <w:rFonts w:hint="eastAsia"/>
          </w:rPr>
          <w:delText xml:space="preserve">입력 파라미터 </w:delText>
        </w:r>
        <w:r>
          <w:delText xml:space="preserve">: </w:delText>
        </w:r>
        <w:r>
          <w:rPr>
            <w:rFonts w:hint="eastAsia"/>
          </w:rPr>
          <w:delText>내부기 상태</w:delText>
        </w:r>
      </w:del>
    </w:p>
    <w:p w14:paraId="5A678773" w14:textId="77777777" w:rsidR="00EE5D9F" w:rsidRPr="00E00010" w:rsidRDefault="00EE5D9F">
      <w:pPr>
        <w:spacing w:after="0" w:line="300" w:lineRule="auto"/>
        <w:rPr>
          <w:del w:id="12899" w:author="김은수" w:date="2026-09-30T15:44:00Z" w16du:dateUtc="2026-09-30T06:44:00Z"/>
          <w:szCs w:val="20"/>
        </w:rPr>
        <w:pPrChange w:id="12900" w:author="김은수" w:date="2026-10-01T03:22:00Z">
          <w:pPr>
            <w:spacing w:after="0"/>
            <w:ind w:leftChars="613" w:left="1226"/>
          </w:pPr>
        </w:pPrChange>
      </w:pPr>
      <w:del w:id="12901" w:author="김은수" w:date="2026-09-30T15:44:00Z" w16du:dateUtc="2026-09-30T06:44:00Z">
        <w:r>
          <w:rPr>
            <w:rFonts w:hint="eastAsia"/>
          </w:rPr>
          <w:delText xml:space="preserve">반환 파라미터 </w:delText>
        </w:r>
        <w:r>
          <w:delText xml:space="preserve">: </w:delText>
        </w:r>
        <w:r>
          <w:rPr>
            <w:rFonts w:hint="eastAsia"/>
          </w:rPr>
          <w:delText>리모콘 제어 상태</w:delText>
        </w:r>
      </w:del>
    </w:p>
    <w:p w14:paraId="50C4263C" w14:textId="77777777" w:rsidR="00EE5D9F" w:rsidRPr="00E00010" w:rsidRDefault="00EE5D9F">
      <w:pPr>
        <w:spacing w:after="0" w:line="300" w:lineRule="auto"/>
        <w:rPr>
          <w:del w:id="12902" w:author="김은수" w:date="2026-09-30T15:44:00Z" w16du:dateUtc="2026-09-30T06:44:00Z"/>
          <w:szCs w:val="20"/>
        </w:rPr>
        <w:pPrChange w:id="12903" w:author="김은수" w:date="2026-10-01T03:22:00Z">
          <w:pPr>
            <w:spacing w:after="0"/>
            <w:ind w:leftChars="613" w:left="1226"/>
          </w:pPr>
        </w:pPrChange>
      </w:pPr>
      <w:del w:id="12904" w:author="김은수" w:date="2026-09-30T15:44:00Z" w16du:dateUtc="2026-09-30T06:44:00Z">
        <w:r>
          <w:rPr>
            <w:rFonts w:hint="eastAsia"/>
          </w:rPr>
          <w:delText xml:space="preserve">수정 파라미터 </w:delText>
        </w:r>
        <w:r>
          <w:delText xml:space="preserve">: </w:delText>
        </w:r>
        <w:r>
          <w:rPr>
            <w:rFonts w:hint="eastAsia"/>
          </w:rPr>
          <w:delText>없음</w:delText>
        </w:r>
      </w:del>
    </w:p>
    <w:p w14:paraId="0FFBB560" w14:textId="77777777" w:rsidR="00EE5D9F" w:rsidRPr="00E00010" w:rsidRDefault="00EE5D9F">
      <w:pPr>
        <w:spacing w:after="0" w:line="300" w:lineRule="auto"/>
        <w:rPr>
          <w:del w:id="12905" w:author="김은수" w:date="2026-09-30T15:44:00Z" w16du:dateUtc="2026-09-30T06:44:00Z"/>
          <w:szCs w:val="20"/>
        </w:rPr>
        <w:pPrChange w:id="12906" w:author="김은수" w:date="2026-10-01T03:22:00Z">
          <w:pPr>
            <w:spacing w:after="0"/>
            <w:ind w:leftChars="613" w:left="1226"/>
          </w:pPr>
        </w:pPrChange>
      </w:pPr>
      <w:del w:id="12907" w:author="김은수" w:date="2026-09-30T15:44:00Z" w16du:dateUtc="2026-09-30T06:44:00Z">
        <w:r>
          <w:rPr>
            <w:rFonts w:hint="eastAsia"/>
          </w:rPr>
          <w:delText xml:space="preserve">기능 및 동작 </w:delText>
        </w:r>
        <w:r>
          <w:delText xml:space="preserve">:  </w:delText>
        </w:r>
      </w:del>
    </w:p>
    <w:p w14:paraId="4669D4BA" w14:textId="77777777" w:rsidR="00EE5D9F" w:rsidRPr="00E00010" w:rsidRDefault="00EE5D9F">
      <w:pPr>
        <w:spacing w:after="0" w:line="300" w:lineRule="auto"/>
        <w:rPr>
          <w:del w:id="12908" w:author="김은수" w:date="2026-09-30T15:44:00Z" w16du:dateUtc="2026-09-30T06:44:00Z"/>
          <w:szCs w:val="20"/>
        </w:rPr>
        <w:pPrChange w:id="12909" w:author="김은수" w:date="2026-10-01T03:22:00Z">
          <w:pPr>
            <w:spacing w:after="0"/>
            <w:ind w:leftChars="800" w:left="1600"/>
          </w:pPr>
        </w:pPrChange>
      </w:pPr>
      <w:del w:id="12910" w:author="김은수" w:date="2026-09-30T15:44:00Z" w16du:dateUtc="2026-09-30T06:44:00Z">
        <w:r>
          <w:rPr>
            <w:rFonts w:hint="eastAsia"/>
          </w:rPr>
          <w:delText>N</w:delText>
        </w:r>
        <w:r>
          <w:delText>RF</w:delText>
        </w:r>
        <w:r>
          <w:rPr>
            <w:rFonts w:hint="eastAsia"/>
          </w:rPr>
          <w:delText>에서 수신된 리모콘 명령을 처리하고</w:delText>
        </w:r>
        <w:r>
          <w:delText xml:space="preserve"> NRF</w:delText>
        </w:r>
        <w:r>
          <w:rPr>
            <w:rFonts w:hint="eastAsia"/>
          </w:rPr>
          <w:delText>에 결과를 전송한다.</w:delText>
        </w:r>
      </w:del>
    </w:p>
    <w:p w14:paraId="6512CDE4" w14:textId="77777777" w:rsidR="00EE5D9F" w:rsidRPr="00E00010" w:rsidRDefault="0052370E">
      <w:pPr>
        <w:rPr>
          <w:del w:id="12911" w:author="김은수" w:date="2026-09-30T15:44:00Z" w16du:dateUtc="2026-09-30T06:44:00Z"/>
          <w:szCs w:val="20"/>
        </w:rPr>
        <w:pPrChange w:id="12912" w:author="김은수" w:date="2026-10-01T03:22:00Z">
          <w:pPr>
            <w:spacing w:after="0" w:line="240" w:lineRule="auto"/>
            <w:ind w:leftChars="100" w:left="200"/>
          </w:pPr>
        </w:pPrChange>
      </w:pPr>
      <w:del w:id="12913" w:author="김은수" w:date="2026-09-30T15:44:00Z" w16du:dateUtc="2026-09-30T06:44:00Z">
        <w:r w:rsidRPr="0052370E">
          <w:rPr>
            <w:noProof/>
          </w:rPr>
          <w:drawing>
            <wp:inline distT="0" distB="0" distL="0" distR="0" wp14:anchorId="5D42882D" wp14:editId="237A3AAC">
              <wp:extent cx="6097536" cy="4508204"/>
              <wp:effectExtent l="0" t="0" r="0" b="0"/>
              <wp:docPr id="469" name="그림 468" descr="텍스트, 스크린샷, 그래픽, 폰트이(가) 표시된 사진&#10;&#10;자동 생성된 설명">
                <a:extLst xmlns:a="http://schemas.openxmlformats.org/drawingml/2006/main">
                  <a:ext uri="{FF2B5EF4-FFF2-40B4-BE49-F238E27FC236}">
                    <a16:creationId xmlns:a16="http://schemas.microsoft.com/office/drawing/2014/main" id="{E85ADD66-6E4F-7BAA-5DFA-84BB2D2DFA3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 name="그림 468" descr="텍스트, 스크린샷, 그래픽, 폰트이(가) 표시된 사진&#10;&#10;자동 생성된 설명">
                        <a:extLst>
                          <a:ext uri="{FF2B5EF4-FFF2-40B4-BE49-F238E27FC236}">
                            <a16:creationId xmlns:a16="http://schemas.microsoft.com/office/drawing/2014/main" id="{E85ADD66-6E4F-7BAA-5DFA-84BB2D2DFA35}"/>
                          </a:ext>
                        </a:extLst>
                      </pic:cNvPr>
                      <pic:cNvPicPr>
                        <a:picLocks noChangeAspect="1"/>
                      </pic:cNvPicPr>
                    </pic:nvPicPr>
                    <pic:blipFill>
                      <a:blip r:embed="rId74"/>
                      <a:stretch>
                        <a:fillRect/>
                      </a:stretch>
                    </pic:blipFill>
                    <pic:spPr>
                      <a:xfrm>
                        <a:off x="0" y="0"/>
                        <a:ext cx="6118213" cy="4523491"/>
                      </a:xfrm>
                      <a:prstGeom prst="rect">
                        <a:avLst/>
                      </a:prstGeom>
                    </pic:spPr>
                  </pic:pic>
                </a:graphicData>
              </a:graphic>
            </wp:inline>
          </w:drawing>
        </w:r>
      </w:del>
    </w:p>
    <w:p w14:paraId="1D719A5E" w14:textId="77777777" w:rsidR="00893147" w:rsidRPr="00E00010" w:rsidRDefault="00893147">
      <w:pPr>
        <w:spacing w:after="0" w:line="300" w:lineRule="auto"/>
        <w:rPr>
          <w:del w:id="12914" w:author="김은수" w:date="2026-09-30T15:44:00Z" w16du:dateUtc="2026-09-30T06:44:00Z"/>
          <w:szCs w:val="20"/>
        </w:rPr>
        <w:pPrChange w:id="12915" w:author="김은수" w:date="2026-10-01T03:22:00Z">
          <w:pPr>
            <w:spacing w:after="0" w:line="240" w:lineRule="auto"/>
            <w:ind w:leftChars="100" w:left="200"/>
          </w:pPr>
        </w:pPrChange>
      </w:pPr>
    </w:p>
    <w:p w14:paraId="2A3BC943" w14:textId="77777777" w:rsidR="00EE5D9F" w:rsidRPr="00D90FC9" w:rsidRDefault="00DF4A77">
      <w:pPr>
        <w:pStyle w:val="3"/>
        <w:keepNext w:val="0"/>
        <w:keepLines w:val="0"/>
        <w:widowControl w:val="0"/>
        <w:numPr>
          <w:ilvl w:val="2"/>
          <w:numId w:val="39"/>
        </w:numPr>
        <w:snapToGrid/>
        <w:spacing w:before="0" w:after="0" w:line="300" w:lineRule="auto"/>
        <w:jc w:val="both"/>
        <w:rPr>
          <w:del w:id="12916" w:author="김은수" w:date="2026-09-30T15:44:00Z" w16du:dateUtc="2026-09-30T06:44:00Z"/>
          <w:sz w:val="20"/>
          <w:szCs w:val="20"/>
        </w:rPr>
        <w:pPrChange w:id="12917" w:author="김은수" w:date="2026-10-01T03:22:00Z">
          <w:pPr>
            <w:pStyle w:val="3"/>
            <w:numPr>
              <w:ilvl w:val="2"/>
              <w:numId w:val="39"/>
            </w:numPr>
            <w:spacing w:after="0"/>
            <w:ind w:left="1000" w:hanging="400"/>
          </w:pPr>
        </w:pPrChange>
      </w:pPr>
      <w:bookmarkStart w:id="12918" w:name="_Toc180573643"/>
      <w:del w:id="12919" w:author="김은수" w:date="2026-09-30T15:44:00Z" w16du:dateUtc="2026-09-30T06:44:00Z">
        <w:r>
          <w:rPr>
            <w:rFonts w:hint="eastAsia"/>
          </w:rPr>
          <w:delText>SU</w:delText>
        </w:r>
        <w:r w:rsidR="004A63D2">
          <w:delText>-ID-CM3-</w:delText>
        </w:r>
        <w:r w:rsidR="00FE42B7">
          <w:delText>10</w:delText>
        </w:r>
        <w:r w:rsidR="00A13542">
          <w:delText>4</w:delText>
        </w:r>
        <w:r w:rsidR="004A63D2">
          <w:delText xml:space="preserve">, </w:delText>
        </w:r>
        <w:r w:rsidR="00EE5D9F">
          <w:rPr>
            <w:rFonts w:hint="eastAsia"/>
          </w:rPr>
          <w:delText>리모콘 명령 수행 완료 유닛</w:delText>
        </w:r>
        <w:bookmarkEnd w:id="12918"/>
      </w:del>
    </w:p>
    <w:p w14:paraId="52A4E342" w14:textId="77777777" w:rsidR="00EE5D9F" w:rsidRPr="00E00010" w:rsidRDefault="00EE5D9F">
      <w:pPr>
        <w:spacing w:after="0" w:line="300" w:lineRule="auto"/>
        <w:rPr>
          <w:del w:id="12920" w:author="김은수" w:date="2026-09-30T15:44:00Z" w16du:dateUtc="2026-09-30T06:44:00Z"/>
          <w:szCs w:val="20"/>
        </w:rPr>
        <w:pPrChange w:id="12921" w:author="김은수" w:date="2026-10-01T03:22:00Z">
          <w:pPr>
            <w:spacing w:after="0"/>
            <w:ind w:leftChars="613" w:left="1226"/>
          </w:pPr>
        </w:pPrChange>
      </w:pPr>
      <w:del w:id="12922" w:author="김은수" w:date="2026-09-30T15:44:00Z" w16du:dateUtc="2026-09-30T06:44:00Z">
        <w:r>
          <w:rPr>
            <w:rFonts w:hint="eastAsia"/>
          </w:rPr>
          <w:delText xml:space="preserve">입력 파라미터 </w:delText>
        </w:r>
        <w:r>
          <w:delText xml:space="preserve">: </w:delText>
        </w:r>
        <w:r>
          <w:rPr>
            <w:rFonts w:hint="eastAsia"/>
          </w:rPr>
          <w:delText>R</w:delText>
        </w:r>
        <w:r>
          <w:delText xml:space="preserve">emoconPacket </w:delText>
        </w:r>
        <w:r>
          <w:rPr>
            <w:rFonts w:hint="eastAsia"/>
          </w:rPr>
          <w:delText>주소</w:delText>
        </w:r>
      </w:del>
    </w:p>
    <w:p w14:paraId="1AAF459A" w14:textId="77777777" w:rsidR="00EE5D9F" w:rsidRPr="00E00010" w:rsidRDefault="00EE5D9F">
      <w:pPr>
        <w:spacing w:after="0" w:line="300" w:lineRule="auto"/>
        <w:rPr>
          <w:del w:id="12923" w:author="김은수" w:date="2026-09-30T15:44:00Z" w16du:dateUtc="2026-09-30T06:44:00Z"/>
          <w:szCs w:val="20"/>
        </w:rPr>
        <w:pPrChange w:id="12924" w:author="김은수" w:date="2026-10-01T03:22:00Z">
          <w:pPr>
            <w:spacing w:after="0"/>
            <w:ind w:leftChars="613" w:left="1226"/>
          </w:pPr>
        </w:pPrChange>
      </w:pPr>
      <w:del w:id="12925" w:author="김은수" w:date="2026-09-30T15:44:00Z" w16du:dateUtc="2026-09-30T06:44:00Z">
        <w:r>
          <w:rPr>
            <w:rFonts w:hint="eastAsia"/>
          </w:rPr>
          <w:delText xml:space="preserve">반환 파라미터 </w:delText>
        </w:r>
        <w:r>
          <w:delText xml:space="preserve">: </w:delText>
        </w:r>
        <w:r>
          <w:rPr>
            <w:rFonts w:hint="eastAsia"/>
          </w:rPr>
          <w:delText>없음.</w:delText>
        </w:r>
      </w:del>
    </w:p>
    <w:p w14:paraId="510DEAA1" w14:textId="77777777" w:rsidR="00EE5D9F" w:rsidRPr="00E00010" w:rsidRDefault="00EE5D9F">
      <w:pPr>
        <w:spacing w:after="0" w:line="300" w:lineRule="auto"/>
        <w:rPr>
          <w:del w:id="12926" w:author="김은수" w:date="2026-09-30T15:44:00Z" w16du:dateUtc="2026-09-30T06:44:00Z"/>
          <w:szCs w:val="20"/>
        </w:rPr>
        <w:pPrChange w:id="12927" w:author="김은수" w:date="2026-10-01T03:22:00Z">
          <w:pPr>
            <w:spacing w:after="0"/>
            <w:ind w:leftChars="613" w:left="1226"/>
          </w:pPr>
        </w:pPrChange>
      </w:pPr>
      <w:del w:id="12928" w:author="김은수" w:date="2026-09-30T15:44:00Z" w16du:dateUtc="2026-09-30T06:44:00Z">
        <w:r>
          <w:rPr>
            <w:rFonts w:hint="eastAsia"/>
          </w:rPr>
          <w:delText xml:space="preserve">수정 파라미터 </w:delText>
        </w:r>
        <w:r>
          <w:delText>: RemoconPacket</w:delText>
        </w:r>
      </w:del>
    </w:p>
    <w:p w14:paraId="1DEEF97C" w14:textId="77777777" w:rsidR="00EE5D9F" w:rsidRPr="00E00010" w:rsidRDefault="00EE5D9F">
      <w:pPr>
        <w:spacing w:after="0" w:line="300" w:lineRule="auto"/>
        <w:rPr>
          <w:del w:id="12929" w:author="김은수" w:date="2026-09-30T15:44:00Z" w16du:dateUtc="2026-09-30T06:44:00Z"/>
          <w:szCs w:val="20"/>
        </w:rPr>
        <w:pPrChange w:id="12930" w:author="김은수" w:date="2026-10-01T03:22:00Z">
          <w:pPr>
            <w:spacing w:after="0"/>
            <w:ind w:leftChars="613" w:left="1226"/>
          </w:pPr>
        </w:pPrChange>
      </w:pPr>
      <w:del w:id="12931" w:author="김은수" w:date="2026-09-30T15:44:00Z" w16du:dateUtc="2026-09-30T06:44:00Z">
        <w:r>
          <w:rPr>
            <w:rFonts w:hint="eastAsia"/>
          </w:rPr>
          <w:delText xml:space="preserve">기능 및 동작 </w:delText>
        </w:r>
        <w:r>
          <w:delText xml:space="preserve">:  </w:delText>
        </w:r>
      </w:del>
    </w:p>
    <w:p w14:paraId="73E5B919" w14:textId="77777777" w:rsidR="00EE5D9F" w:rsidRPr="00E00010" w:rsidRDefault="00EE5D9F">
      <w:pPr>
        <w:spacing w:after="0" w:line="300" w:lineRule="auto"/>
        <w:rPr>
          <w:del w:id="12932" w:author="김은수" w:date="2026-09-30T15:44:00Z" w16du:dateUtc="2026-09-30T06:44:00Z"/>
          <w:szCs w:val="20"/>
        </w:rPr>
        <w:pPrChange w:id="12933" w:author="김은수" w:date="2026-10-01T03:22:00Z">
          <w:pPr>
            <w:spacing w:after="0"/>
            <w:ind w:leftChars="800" w:left="1600"/>
          </w:pPr>
        </w:pPrChange>
      </w:pPr>
      <w:del w:id="12934" w:author="김은수" w:date="2026-09-30T15:44:00Z" w16du:dateUtc="2026-09-30T06:44:00Z">
        <w:r>
          <w:delText>RemoconPacket.Command</w:delText>
        </w:r>
        <w:r>
          <w:rPr>
            <w:rFonts w:hint="eastAsia"/>
          </w:rPr>
          <w:delText xml:space="preserve">를 </w:delText>
        </w:r>
        <w:r>
          <w:delText>NA</w:delText>
        </w:r>
        <w:r>
          <w:rPr>
            <w:rFonts w:hint="eastAsia"/>
          </w:rPr>
          <w:delText>로 변경한다.</w:delText>
        </w:r>
      </w:del>
    </w:p>
    <w:p w14:paraId="4EFAF6FB" w14:textId="77777777" w:rsidR="00EE5D9F" w:rsidRPr="00E00010" w:rsidRDefault="00EE5D9F">
      <w:pPr>
        <w:spacing w:after="0" w:line="300" w:lineRule="auto"/>
        <w:rPr>
          <w:del w:id="12935" w:author="김은수" w:date="2026-09-30T15:44:00Z" w16du:dateUtc="2026-09-30T06:44:00Z"/>
          <w:szCs w:val="20"/>
        </w:rPr>
        <w:pPrChange w:id="12936" w:author="김은수" w:date="2026-10-01T03:22:00Z">
          <w:pPr>
            <w:spacing w:after="0" w:line="240" w:lineRule="auto"/>
            <w:ind w:leftChars="800" w:left="1600"/>
          </w:pPr>
        </w:pPrChange>
      </w:pPr>
    </w:p>
    <w:p w14:paraId="0CE1E19D" w14:textId="77777777" w:rsidR="00EE5D9F" w:rsidRPr="00D90FC9" w:rsidRDefault="004A63D2">
      <w:pPr>
        <w:pStyle w:val="3"/>
        <w:keepNext w:val="0"/>
        <w:keepLines w:val="0"/>
        <w:widowControl w:val="0"/>
        <w:numPr>
          <w:ilvl w:val="2"/>
          <w:numId w:val="39"/>
        </w:numPr>
        <w:snapToGrid/>
        <w:spacing w:before="0" w:after="0" w:line="300" w:lineRule="auto"/>
        <w:jc w:val="both"/>
        <w:rPr>
          <w:del w:id="12937" w:author="김은수" w:date="2026-09-30T15:44:00Z" w16du:dateUtc="2026-09-30T06:44:00Z"/>
          <w:sz w:val="20"/>
          <w:szCs w:val="20"/>
        </w:rPr>
        <w:pPrChange w:id="12938" w:author="김은수" w:date="2026-10-01T03:22:00Z">
          <w:pPr>
            <w:pStyle w:val="3"/>
            <w:numPr>
              <w:ilvl w:val="2"/>
              <w:numId w:val="39"/>
            </w:numPr>
            <w:spacing w:after="0"/>
            <w:ind w:left="1000" w:hanging="400"/>
          </w:pPr>
        </w:pPrChange>
      </w:pPr>
      <w:bookmarkStart w:id="12939" w:name="_Toc180573644"/>
      <w:del w:id="12940" w:author="김은수" w:date="2026-09-30T15:44:00Z" w16du:dateUtc="2026-09-30T06:44:00Z">
        <w:r>
          <w:rPr>
            <w:rFonts w:hint="eastAsia"/>
          </w:rPr>
          <w:delText>S</w:delText>
        </w:r>
        <w:r w:rsidR="007F4CB7">
          <w:rPr>
            <w:rFonts w:hint="eastAsia"/>
          </w:rPr>
          <w:delText>I</w:delText>
        </w:r>
        <w:r>
          <w:delText>-ID-CM3-</w:delText>
        </w:r>
        <w:r w:rsidR="007F4CB7">
          <w:delText>0</w:delText>
        </w:r>
        <w:r>
          <w:delText>0</w:delText>
        </w:r>
        <w:r w:rsidR="00035D49">
          <w:delText>5</w:delText>
        </w:r>
        <w:r>
          <w:delText xml:space="preserve">, </w:delText>
        </w:r>
        <w:r w:rsidR="00EE5D9F">
          <w:rPr>
            <w:rFonts w:hint="eastAsia"/>
          </w:rPr>
          <w:delText xml:space="preserve">매핑 제어 </w:delText>
        </w:r>
        <w:r w:rsidR="007F4CB7">
          <w:rPr>
            <w:rFonts w:hint="eastAsia"/>
          </w:rPr>
          <w:delText>항목</w:delText>
        </w:r>
        <w:bookmarkEnd w:id="12939"/>
      </w:del>
    </w:p>
    <w:p w14:paraId="50990320" w14:textId="77777777" w:rsidR="00EE5D9F" w:rsidRPr="00E00010" w:rsidRDefault="00EE5D9F">
      <w:pPr>
        <w:spacing w:after="0" w:line="300" w:lineRule="auto"/>
        <w:rPr>
          <w:del w:id="12941" w:author="김은수" w:date="2026-09-30T15:44:00Z" w16du:dateUtc="2026-09-30T06:44:00Z"/>
          <w:szCs w:val="20"/>
        </w:rPr>
        <w:pPrChange w:id="12942" w:author="김은수" w:date="2026-10-01T03:22:00Z">
          <w:pPr>
            <w:spacing w:after="0"/>
            <w:ind w:leftChars="613" w:left="1226"/>
          </w:pPr>
        </w:pPrChange>
      </w:pPr>
      <w:del w:id="12943" w:author="김은수" w:date="2026-09-30T15:44:00Z" w16du:dateUtc="2026-09-30T06:44:00Z">
        <w:r>
          <w:rPr>
            <w:rFonts w:hint="eastAsia"/>
          </w:rPr>
          <w:delText xml:space="preserve">입력 파라미터 </w:delText>
        </w:r>
        <w:r>
          <w:delText xml:space="preserve">: </w:delText>
        </w:r>
        <w:r>
          <w:rPr>
            <w:rFonts w:hint="eastAsia"/>
          </w:rPr>
          <w:delText>내부기 상태</w:delText>
        </w:r>
      </w:del>
    </w:p>
    <w:p w14:paraId="1919BA38" w14:textId="77777777" w:rsidR="00EE5D9F" w:rsidRPr="00E00010" w:rsidRDefault="00EE5D9F">
      <w:pPr>
        <w:spacing w:after="0" w:line="300" w:lineRule="auto"/>
        <w:rPr>
          <w:del w:id="12944" w:author="김은수" w:date="2026-09-30T15:44:00Z" w16du:dateUtc="2026-09-30T06:44:00Z"/>
          <w:szCs w:val="20"/>
        </w:rPr>
        <w:pPrChange w:id="12945" w:author="김은수" w:date="2026-10-01T03:22:00Z">
          <w:pPr>
            <w:spacing w:after="0"/>
            <w:ind w:leftChars="613" w:left="1226"/>
          </w:pPr>
        </w:pPrChange>
      </w:pPr>
      <w:del w:id="12946" w:author="김은수" w:date="2026-09-30T15:44:00Z" w16du:dateUtc="2026-09-30T06:44:00Z">
        <w:r>
          <w:rPr>
            <w:rFonts w:hint="eastAsia"/>
          </w:rPr>
          <w:delText xml:space="preserve">반환 파라미터 </w:delText>
        </w:r>
        <w:r>
          <w:delText xml:space="preserve">: </w:delText>
        </w:r>
        <w:r>
          <w:rPr>
            <w:rFonts w:hint="eastAsia"/>
          </w:rPr>
          <w:delText>매핑 제어 상태.</w:delText>
        </w:r>
      </w:del>
    </w:p>
    <w:p w14:paraId="0B09B6C9" w14:textId="77777777" w:rsidR="00EE5D9F" w:rsidRPr="00E00010" w:rsidRDefault="00EE5D9F">
      <w:pPr>
        <w:spacing w:after="0" w:line="300" w:lineRule="auto"/>
        <w:rPr>
          <w:del w:id="12947" w:author="김은수" w:date="2026-09-30T15:44:00Z" w16du:dateUtc="2026-09-30T06:44:00Z"/>
          <w:szCs w:val="20"/>
        </w:rPr>
        <w:pPrChange w:id="12948" w:author="김은수" w:date="2026-10-01T03:22:00Z">
          <w:pPr>
            <w:spacing w:after="0"/>
            <w:ind w:leftChars="613" w:left="1226"/>
          </w:pPr>
        </w:pPrChange>
      </w:pPr>
      <w:del w:id="12949" w:author="김은수" w:date="2026-09-30T15:44:00Z" w16du:dateUtc="2026-09-30T06:44:00Z">
        <w:r>
          <w:rPr>
            <w:rFonts w:hint="eastAsia"/>
          </w:rPr>
          <w:delText xml:space="preserve">수정 파라미터 </w:delText>
        </w:r>
        <w:r>
          <w:delText xml:space="preserve">: </w:delText>
        </w:r>
        <w:r>
          <w:rPr>
            <w:rFonts w:hint="eastAsia"/>
          </w:rPr>
          <w:delText>없음</w:delText>
        </w:r>
      </w:del>
    </w:p>
    <w:p w14:paraId="0EB5F897" w14:textId="77777777" w:rsidR="00EE5D9F" w:rsidRPr="00E00010" w:rsidRDefault="00EE5D9F">
      <w:pPr>
        <w:spacing w:after="0" w:line="300" w:lineRule="auto"/>
        <w:rPr>
          <w:del w:id="12950" w:author="김은수" w:date="2026-09-30T15:44:00Z" w16du:dateUtc="2026-09-30T06:44:00Z"/>
          <w:szCs w:val="20"/>
        </w:rPr>
        <w:pPrChange w:id="12951" w:author="김은수" w:date="2026-10-01T03:22:00Z">
          <w:pPr>
            <w:spacing w:after="0"/>
            <w:ind w:leftChars="613" w:left="1226"/>
          </w:pPr>
        </w:pPrChange>
      </w:pPr>
      <w:del w:id="12952" w:author="김은수" w:date="2026-09-30T15:44:00Z" w16du:dateUtc="2026-09-30T06:44:00Z">
        <w:r>
          <w:rPr>
            <w:rFonts w:hint="eastAsia"/>
          </w:rPr>
          <w:delText xml:space="preserve">기능 및 동작 </w:delText>
        </w:r>
        <w:r>
          <w:delText xml:space="preserve">:  </w:delText>
        </w:r>
      </w:del>
    </w:p>
    <w:p w14:paraId="760E7BD7" w14:textId="77777777" w:rsidR="00EE5D9F" w:rsidRPr="00E00010" w:rsidRDefault="00EE5D9F">
      <w:pPr>
        <w:spacing w:after="0" w:line="300" w:lineRule="auto"/>
        <w:rPr>
          <w:del w:id="12953" w:author="김은수" w:date="2026-09-30T15:44:00Z" w16du:dateUtc="2026-09-30T06:44:00Z"/>
          <w:szCs w:val="20"/>
        </w:rPr>
        <w:pPrChange w:id="12954" w:author="김은수" w:date="2026-10-01T03:22:00Z">
          <w:pPr>
            <w:spacing w:after="0"/>
            <w:ind w:leftChars="800" w:left="1600"/>
          </w:pPr>
        </w:pPrChange>
      </w:pPr>
      <w:del w:id="12955" w:author="김은수" w:date="2026-09-30T15:44:00Z" w16du:dateUtc="2026-09-30T06:44:00Z">
        <w:r>
          <w:rPr>
            <w:rFonts w:hint="eastAsia"/>
          </w:rPr>
          <w:delText>N</w:delText>
        </w:r>
        <w:r>
          <w:delText>RF</w:delText>
        </w:r>
        <w:r>
          <w:rPr>
            <w:rFonts w:hint="eastAsia"/>
          </w:rPr>
          <w:delText>에서 수신된 매핑 명령을 처리하고</w:delText>
        </w:r>
        <w:r>
          <w:delText xml:space="preserve"> NRF</w:delText>
        </w:r>
        <w:r>
          <w:rPr>
            <w:rFonts w:hint="eastAsia"/>
          </w:rPr>
          <w:delText>에 결과를 전송한다.</w:delText>
        </w:r>
      </w:del>
    </w:p>
    <w:p w14:paraId="24B1CFC8" w14:textId="77777777" w:rsidR="00893147" w:rsidRPr="00E00010" w:rsidRDefault="00893147">
      <w:pPr>
        <w:spacing w:after="0" w:line="300" w:lineRule="auto"/>
        <w:rPr>
          <w:del w:id="12956" w:author="김은수" w:date="2026-09-30T15:44:00Z" w16du:dateUtc="2026-09-30T06:44:00Z"/>
          <w:szCs w:val="20"/>
        </w:rPr>
        <w:pPrChange w:id="12957" w:author="김은수" w:date="2026-10-01T03:22:00Z">
          <w:pPr>
            <w:spacing w:after="0" w:line="240" w:lineRule="auto"/>
            <w:ind w:leftChars="800" w:left="1600"/>
          </w:pPr>
        </w:pPrChange>
      </w:pPr>
    </w:p>
    <w:p w14:paraId="547CFC0E" w14:textId="77777777" w:rsidR="00EE5D9F" w:rsidRPr="00E00010" w:rsidRDefault="00145136">
      <w:pPr>
        <w:rPr>
          <w:del w:id="12958" w:author="김은수" w:date="2026-09-30T15:44:00Z" w16du:dateUtc="2026-09-30T06:44:00Z"/>
          <w:szCs w:val="20"/>
        </w:rPr>
        <w:pPrChange w:id="12959" w:author="김은수" w:date="2026-10-01T03:22:00Z">
          <w:pPr>
            <w:spacing w:after="0" w:line="240" w:lineRule="auto"/>
            <w:ind w:leftChars="100" w:left="200"/>
          </w:pPr>
        </w:pPrChange>
      </w:pPr>
      <w:del w:id="12960" w:author="김은수" w:date="2026-09-30T15:44:00Z" w16du:dateUtc="2026-09-30T06:44:00Z">
        <w:r w:rsidRPr="00145136">
          <w:rPr>
            <w:noProof/>
          </w:rPr>
          <w:drawing>
            <wp:inline distT="0" distB="0" distL="0" distR="0" wp14:anchorId="104AB512" wp14:editId="3BE09DFC">
              <wp:extent cx="6057728" cy="4338083"/>
              <wp:effectExtent l="0" t="0" r="0" b="0"/>
              <wp:docPr id="617" name="그림 616" descr="스크린샷, 그래픽, 디자인이(가) 표시된 사진&#10;&#10;자동 생성된 설명">
                <a:extLst xmlns:a="http://schemas.openxmlformats.org/drawingml/2006/main">
                  <a:ext uri="{FF2B5EF4-FFF2-40B4-BE49-F238E27FC236}">
                    <a16:creationId xmlns:a16="http://schemas.microsoft.com/office/drawing/2014/main" id="{4837D5FF-CB55-4D7C-229E-8880ACF3F93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 name="그림 616" descr="스크린샷, 그래픽, 디자인이(가) 표시된 사진&#10;&#10;자동 생성된 설명">
                        <a:extLst>
                          <a:ext uri="{FF2B5EF4-FFF2-40B4-BE49-F238E27FC236}">
                            <a16:creationId xmlns:a16="http://schemas.microsoft.com/office/drawing/2014/main" id="{4837D5FF-CB55-4D7C-229E-8880ACF3F93D}"/>
                          </a:ext>
                        </a:extLst>
                      </pic:cNvPr>
                      <pic:cNvPicPr>
                        <a:picLocks noChangeAspect="1"/>
                      </pic:cNvPicPr>
                    </pic:nvPicPr>
                    <pic:blipFill>
                      <a:blip r:embed="rId75"/>
                      <a:stretch>
                        <a:fillRect/>
                      </a:stretch>
                    </pic:blipFill>
                    <pic:spPr>
                      <a:xfrm>
                        <a:off x="0" y="0"/>
                        <a:ext cx="6077104" cy="4351958"/>
                      </a:xfrm>
                      <a:prstGeom prst="rect">
                        <a:avLst/>
                      </a:prstGeom>
                    </pic:spPr>
                  </pic:pic>
                </a:graphicData>
              </a:graphic>
            </wp:inline>
          </w:drawing>
        </w:r>
      </w:del>
    </w:p>
    <w:p w14:paraId="59DE7B1A" w14:textId="77777777" w:rsidR="00893147" w:rsidRPr="00E00010" w:rsidRDefault="00893147">
      <w:pPr>
        <w:spacing w:after="0" w:line="300" w:lineRule="auto"/>
        <w:rPr>
          <w:del w:id="12961" w:author="김은수" w:date="2026-09-30T15:44:00Z" w16du:dateUtc="2026-09-30T06:44:00Z"/>
          <w:szCs w:val="20"/>
        </w:rPr>
        <w:pPrChange w:id="12962" w:author="김은수" w:date="2026-10-01T03:22:00Z">
          <w:pPr>
            <w:spacing w:after="0" w:line="240" w:lineRule="auto"/>
            <w:ind w:leftChars="100" w:left="200"/>
          </w:pPr>
        </w:pPrChange>
      </w:pPr>
    </w:p>
    <w:p w14:paraId="4725825D" w14:textId="77777777" w:rsidR="00893147" w:rsidRPr="00E00010" w:rsidRDefault="00893147">
      <w:pPr>
        <w:spacing w:after="0" w:line="300" w:lineRule="auto"/>
        <w:rPr>
          <w:del w:id="12963" w:author="김은수" w:date="2026-09-30T15:44:00Z" w16du:dateUtc="2026-09-30T06:44:00Z"/>
          <w:szCs w:val="20"/>
        </w:rPr>
        <w:pPrChange w:id="12964" w:author="김은수" w:date="2026-10-01T03:22:00Z">
          <w:pPr>
            <w:spacing w:after="0" w:line="240" w:lineRule="auto"/>
            <w:ind w:leftChars="100" w:left="200"/>
          </w:pPr>
        </w:pPrChange>
      </w:pPr>
    </w:p>
    <w:p w14:paraId="05071589" w14:textId="77777777" w:rsidR="00893147" w:rsidRPr="00E00010" w:rsidRDefault="00893147">
      <w:pPr>
        <w:spacing w:after="0" w:line="300" w:lineRule="auto"/>
        <w:rPr>
          <w:del w:id="12965" w:author="김은수" w:date="2026-09-30T15:44:00Z" w16du:dateUtc="2026-09-30T06:44:00Z"/>
          <w:szCs w:val="20"/>
        </w:rPr>
        <w:pPrChange w:id="12966" w:author="김은수" w:date="2026-10-01T03:22:00Z">
          <w:pPr>
            <w:spacing w:after="0" w:line="240" w:lineRule="auto"/>
            <w:ind w:leftChars="100" w:left="200"/>
          </w:pPr>
        </w:pPrChange>
      </w:pPr>
    </w:p>
    <w:p w14:paraId="7BD1E3E2" w14:textId="77777777" w:rsidR="00893147" w:rsidRPr="00E00010" w:rsidRDefault="00893147">
      <w:pPr>
        <w:spacing w:after="0" w:line="300" w:lineRule="auto"/>
        <w:rPr>
          <w:del w:id="12967" w:author="김은수" w:date="2026-09-30T15:44:00Z" w16du:dateUtc="2026-09-30T06:44:00Z"/>
          <w:szCs w:val="20"/>
        </w:rPr>
        <w:pPrChange w:id="12968" w:author="김은수" w:date="2026-10-01T03:22:00Z">
          <w:pPr>
            <w:spacing w:after="0" w:line="240" w:lineRule="auto"/>
            <w:ind w:leftChars="100" w:left="200"/>
          </w:pPr>
        </w:pPrChange>
      </w:pPr>
    </w:p>
    <w:p w14:paraId="3E20615E" w14:textId="77777777" w:rsidR="00893147" w:rsidRPr="00E00010" w:rsidRDefault="00893147">
      <w:pPr>
        <w:spacing w:after="0" w:line="300" w:lineRule="auto"/>
        <w:rPr>
          <w:del w:id="12969" w:author="김은수" w:date="2026-09-30T15:44:00Z" w16du:dateUtc="2026-09-30T06:44:00Z"/>
          <w:szCs w:val="20"/>
        </w:rPr>
        <w:pPrChange w:id="12970" w:author="김은수" w:date="2026-10-01T03:22:00Z">
          <w:pPr>
            <w:spacing w:after="0" w:line="240" w:lineRule="auto"/>
            <w:ind w:leftChars="100" w:left="200"/>
          </w:pPr>
        </w:pPrChange>
      </w:pPr>
    </w:p>
    <w:p w14:paraId="7B442E2F" w14:textId="77777777" w:rsidR="00893147" w:rsidRPr="00E00010" w:rsidRDefault="00893147">
      <w:pPr>
        <w:spacing w:after="0" w:line="300" w:lineRule="auto"/>
        <w:rPr>
          <w:del w:id="12971" w:author="김은수" w:date="2026-09-30T15:44:00Z" w16du:dateUtc="2026-09-30T06:44:00Z"/>
          <w:szCs w:val="20"/>
        </w:rPr>
        <w:pPrChange w:id="12972" w:author="김은수" w:date="2026-10-01T03:22:00Z">
          <w:pPr>
            <w:spacing w:after="0" w:line="240" w:lineRule="auto"/>
            <w:ind w:leftChars="100" w:left="200"/>
          </w:pPr>
        </w:pPrChange>
      </w:pPr>
    </w:p>
    <w:p w14:paraId="01ACB584" w14:textId="77777777" w:rsidR="007F4CB7" w:rsidRPr="00D90FC9" w:rsidRDefault="00DF4A77">
      <w:pPr>
        <w:pStyle w:val="4"/>
        <w:keepNext w:val="0"/>
        <w:keepLines w:val="0"/>
        <w:widowControl w:val="0"/>
        <w:numPr>
          <w:ilvl w:val="3"/>
          <w:numId w:val="39"/>
        </w:numPr>
        <w:snapToGrid/>
        <w:spacing w:before="0" w:after="0" w:line="300" w:lineRule="auto"/>
        <w:jc w:val="both"/>
        <w:rPr>
          <w:del w:id="12973" w:author="김은수" w:date="2026-09-30T15:44:00Z" w16du:dateUtc="2026-09-30T06:44:00Z"/>
          <w:sz w:val="20"/>
          <w:szCs w:val="20"/>
        </w:rPr>
        <w:pPrChange w:id="12974" w:author="김은수" w:date="2026-10-01T03:22:00Z">
          <w:pPr>
            <w:pStyle w:val="4"/>
            <w:numPr>
              <w:ilvl w:val="3"/>
              <w:numId w:val="39"/>
            </w:numPr>
            <w:spacing w:after="0"/>
            <w:ind w:left="1200" w:hanging="400"/>
          </w:pPr>
        </w:pPrChange>
      </w:pPr>
      <w:del w:id="12975" w:author="김은수" w:date="2026-09-30T15:44:00Z" w16du:dateUtc="2026-09-30T06:44:00Z">
        <w:r>
          <w:rPr>
            <w:rFonts w:hint="eastAsia"/>
          </w:rPr>
          <w:delText>SU</w:delText>
        </w:r>
        <w:r w:rsidR="007F4CB7">
          <w:delText>-</w:delText>
        </w:r>
        <w:r w:rsidR="006938A9">
          <w:delText>ID</w:delText>
        </w:r>
        <w:r w:rsidR="007F4CB7">
          <w:delText>-CM3-10</w:delText>
        </w:r>
        <w:r w:rsidR="00816FC8">
          <w:delText>5</w:delText>
        </w:r>
        <w:r w:rsidR="007F4CB7">
          <w:delText xml:space="preserve">, </w:delText>
        </w:r>
        <w:r w:rsidR="007F4CB7">
          <w:rPr>
            <w:rFonts w:hint="eastAsia"/>
          </w:rPr>
          <w:delText>특정 자극 출력</w:delText>
        </w:r>
        <w:r w:rsidR="00816FC8">
          <w:rPr>
            <w:rFonts w:hint="eastAsia"/>
          </w:rPr>
          <w:delText xml:space="preserve"> 유닛</w:delText>
        </w:r>
      </w:del>
    </w:p>
    <w:p w14:paraId="59BC46EB" w14:textId="77777777" w:rsidR="007F4CB7" w:rsidRPr="00E00010" w:rsidRDefault="007F4CB7">
      <w:pPr>
        <w:spacing w:after="0" w:line="300" w:lineRule="auto"/>
        <w:rPr>
          <w:del w:id="12976" w:author="김은수" w:date="2026-09-30T15:44:00Z" w16du:dateUtc="2026-09-30T06:44:00Z"/>
          <w:szCs w:val="20"/>
        </w:rPr>
        <w:pPrChange w:id="12977" w:author="김은수" w:date="2026-10-01T03:22:00Z">
          <w:pPr>
            <w:spacing w:after="0"/>
            <w:ind w:leftChars="613" w:left="1226"/>
          </w:pPr>
        </w:pPrChange>
      </w:pPr>
      <w:del w:id="12978" w:author="김은수" w:date="2026-09-30T15:44:00Z" w16du:dateUtc="2026-09-30T06:44:00Z">
        <w:r>
          <w:rPr>
            <w:rFonts w:hint="eastAsia"/>
          </w:rPr>
          <w:delText xml:space="preserve">입력 파라미터 </w:delText>
        </w:r>
        <w:r>
          <w:delText xml:space="preserve">: </w:delText>
        </w:r>
        <w:r w:rsidR="00A13542">
          <w:rPr>
            <w:rFonts w:hint="eastAsia"/>
          </w:rPr>
          <w:delText>내부기 제어상태,</w:delText>
        </w:r>
        <w:r w:rsidR="00A13542">
          <w:delText xml:space="preserve"> </w:delText>
        </w:r>
        <w:r w:rsidR="00A13542">
          <w:rPr>
            <w:rFonts w:hint="eastAsia"/>
          </w:rPr>
          <w:delText xml:space="preserve">내부기 명령 시작 </w:delText>
        </w:r>
        <w:r w:rsidR="00A13542">
          <w:delText xml:space="preserve">Flag, mappingPacket </w:delText>
        </w:r>
        <w:r w:rsidR="00A13542">
          <w:rPr>
            <w:rFonts w:hint="eastAsia"/>
          </w:rPr>
          <w:delText>주소</w:delText>
        </w:r>
      </w:del>
    </w:p>
    <w:p w14:paraId="26F98788" w14:textId="77777777" w:rsidR="007F4CB7" w:rsidRPr="00E00010" w:rsidRDefault="007F4CB7">
      <w:pPr>
        <w:spacing w:after="0" w:line="300" w:lineRule="auto"/>
        <w:rPr>
          <w:del w:id="12979" w:author="김은수" w:date="2026-09-30T15:44:00Z" w16du:dateUtc="2026-09-30T06:44:00Z"/>
          <w:szCs w:val="20"/>
        </w:rPr>
        <w:pPrChange w:id="12980" w:author="김은수" w:date="2026-10-01T03:22:00Z">
          <w:pPr>
            <w:spacing w:after="0"/>
            <w:ind w:leftChars="613" w:left="1226"/>
          </w:pPr>
        </w:pPrChange>
      </w:pPr>
      <w:del w:id="12981" w:author="김은수" w:date="2026-09-30T15:44:00Z" w16du:dateUtc="2026-09-30T06:44:00Z">
        <w:r>
          <w:rPr>
            <w:rFonts w:hint="eastAsia"/>
          </w:rPr>
          <w:delText xml:space="preserve">반환 파라미터 </w:delText>
        </w:r>
        <w:r>
          <w:delText xml:space="preserve">: </w:delText>
        </w:r>
        <w:r>
          <w:rPr>
            <w:rFonts w:hint="eastAsia"/>
          </w:rPr>
          <w:delText>없음.</w:delText>
        </w:r>
      </w:del>
    </w:p>
    <w:p w14:paraId="4DD134F0" w14:textId="77777777" w:rsidR="007F4CB7" w:rsidRPr="00E00010" w:rsidRDefault="007F4CB7">
      <w:pPr>
        <w:spacing w:after="0" w:line="300" w:lineRule="auto"/>
        <w:rPr>
          <w:del w:id="12982" w:author="김은수" w:date="2026-09-30T15:44:00Z" w16du:dateUtc="2026-09-30T06:44:00Z"/>
          <w:szCs w:val="20"/>
        </w:rPr>
        <w:pPrChange w:id="12983" w:author="김은수" w:date="2026-10-01T03:22:00Z">
          <w:pPr>
            <w:spacing w:after="0"/>
            <w:ind w:leftChars="613" w:left="1226"/>
          </w:pPr>
        </w:pPrChange>
      </w:pPr>
      <w:del w:id="12984" w:author="김은수" w:date="2026-09-30T15:44:00Z" w16du:dateUtc="2026-09-30T06:44:00Z">
        <w:r>
          <w:rPr>
            <w:rFonts w:hint="eastAsia"/>
          </w:rPr>
          <w:delText xml:space="preserve">수정 파라미터 </w:delText>
        </w:r>
        <w:r>
          <w:delText xml:space="preserve">: </w:delText>
        </w:r>
        <w:r w:rsidR="00833FE4">
          <w:rPr>
            <w:rFonts w:hint="eastAsia"/>
          </w:rPr>
          <w:delText>없음.</w:delText>
        </w:r>
      </w:del>
    </w:p>
    <w:p w14:paraId="6DE8AE6E" w14:textId="77777777" w:rsidR="007F4CB7" w:rsidRPr="00E00010" w:rsidRDefault="007F4CB7">
      <w:pPr>
        <w:spacing w:after="0" w:line="300" w:lineRule="auto"/>
        <w:rPr>
          <w:del w:id="12985" w:author="김은수" w:date="2026-09-30T15:44:00Z" w16du:dateUtc="2026-09-30T06:44:00Z"/>
          <w:szCs w:val="20"/>
        </w:rPr>
        <w:pPrChange w:id="12986" w:author="김은수" w:date="2026-10-01T03:22:00Z">
          <w:pPr>
            <w:spacing w:after="0"/>
            <w:ind w:leftChars="613" w:left="1226"/>
          </w:pPr>
        </w:pPrChange>
      </w:pPr>
      <w:del w:id="12987" w:author="김은수" w:date="2026-09-30T15:44:00Z" w16du:dateUtc="2026-09-30T06:44:00Z">
        <w:r>
          <w:rPr>
            <w:rFonts w:hint="eastAsia"/>
          </w:rPr>
          <w:delText xml:space="preserve">기능 및 동작 </w:delText>
        </w:r>
        <w:r>
          <w:delText xml:space="preserve">:  </w:delText>
        </w:r>
      </w:del>
    </w:p>
    <w:p w14:paraId="1278AA99" w14:textId="77777777" w:rsidR="00B10B96" w:rsidRPr="00E00010" w:rsidRDefault="00B10B96">
      <w:pPr>
        <w:spacing w:after="0" w:line="300" w:lineRule="auto"/>
        <w:rPr>
          <w:del w:id="12988" w:author="김은수" w:date="2026-09-30T15:44:00Z" w16du:dateUtc="2026-09-30T06:44:00Z"/>
          <w:szCs w:val="20"/>
        </w:rPr>
        <w:pPrChange w:id="12989" w:author="김은수" w:date="2026-10-01T03:22:00Z">
          <w:pPr>
            <w:spacing w:after="0"/>
            <w:ind w:leftChars="713" w:left="1426"/>
          </w:pPr>
        </w:pPrChange>
      </w:pPr>
      <w:del w:id="12990" w:author="김은수" w:date="2026-09-30T15:44:00Z" w16du:dateUtc="2026-09-30T06:44:00Z">
        <w:r>
          <w:rPr>
            <w:rFonts w:hint="eastAsia"/>
          </w:rPr>
          <w:delText>특정 자극 출력을 생성한다.</w:delText>
        </w:r>
      </w:del>
    </w:p>
    <w:p w14:paraId="3A357424" w14:textId="77777777" w:rsidR="00893147" w:rsidRPr="00E00010" w:rsidRDefault="00893147">
      <w:pPr>
        <w:spacing w:after="0" w:line="300" w:lineRule="auto"/>
        <w:rPr>
          <w:del w:id="12991" w:author="김은수" w:date="2026-09-30T15:44:00Z" w16du:dateUtc="2026-09-30T06:44:00Z"/>
          <w:szCs w:val="20"/>
        </w:rPr>
        <w:pPrChange w:id="12992" w:author="김은수" w:date="2026-10-01T03:22:00Z">
          <w:pPr>
            <w:spacing w:after="0" w:line="240" w:lineRule="auto"/>
            <w:ind w:leftChars="713" w:left="1426"/>
          </w:pPr>
        </w:pPrChange>
      </w:pPr>
    </w:p>
    <w:p w14:paraId="2FB56AA3" w14:textId="77777777" w:rsidR="00B10B96" w:rsidRPr="00E00010" w:rsidRDefault="00B10B96">
      <w:pPr>
        <w:rPr>
          <w:del w:id="12993" w:author="김은수" w:date="2026-09-30T15:44:00Z" w16du:dateUtc="2026-09-30T06:44:00Z"/>
          <w:szCs w:val="20"/>
        </w:rPr>
        <w:pPrChange w:id="12994" w:author="김은수" w:date="2026-10-01T03:22:00Z">
          <w:pPr>
            <w:spacing w:after="0" w:line="240" w:lineRule="auto"/>
            <w:ind w:leftChars="313" w:left="626"/>
          </w:pPr>
        </w:pPrChange>
      </w:pPr>
      <w:del w:id="12995" w:author="김은수" w:date="2026-09-30T15:44:00Z" w16du:dateUtc="2026-09-30T06:44:00Z">
        <w:r w:rsidRPr="00B10B96">
          <w:rPr>
            <w:noProof/>
          </w:rPr>
          <w:drawing>
            <wp:inline distT="0" distB="0" distL="0" distR="0" wp14:anchorId="5FC4445B" wp14:editId="7AB56250">
              <wp:extent cx="5960607" cy="3870251"/>
              <wp:effectExtent l="0" t="0" r="0" b="0"/>
              <wp:docPr id="1571" name="그림 1570" descr="스크린샷, 텍스트, 라인, 도표이(가) 표시된 사진&#10;&#10;자동 생성된 설명">
                <a:extLst xmlns:a="http://schemas.openxmlformats.org/drawingml/2006/main">
                  <a:ext uri="{FF2B5EF4-FFF2-40B4-BE49-F238E27FC236}">
                    <a16:creationId xmlns:a16="http://schemas.microsoft.com/office/drawing/2014/main" id="{9D2AE5C4-8C02-0252-BF5C-557FC6EBCA7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 name="그림 1570" descr="스크린샷, 텍스트, 라인, 도표이(가) 표시된 사진&#10;&#10;자동 생성된 설명">
                        <a:extLst>
                          <a:ext uri="{FF2B5EF4-FFF2-40B4-BE49-F238E27FC236}">
                            <a16:creationId xmlns:a16="http://schemas.microsoft.com/office/drawing/2014/main" id="{9D2AE5C4-8C02-0252-BF5C-557FC6EBCA78}"/>
                          </a:ext>
                        </a:extLst>
                      </pic:cNvPr>
                      <pic:cNvPicPr>
                        <a:picLocks noChangeAspect="1"/>
                      </pic:cNvPicPr>
                    </pic:nvPicPr>
                    <pic:blipFill>
                      <a:blip r:embed="rId76"/>
                      <a:stretch>
                        <a:fillRect/>
                      </a:stretch>
                    </pic:blipFill>
                    <pic:spPr>
                      <a:xfrm>
                        <a:off x="0" y="0"/>
                        <a:ext cx="5972029" cy="3877667"/>
                      </a:xfrm>
                      <a:prstGeom prst="rect">
                        <a:avLst/>
                      </a:prstGeom>
                    </pic:spPr>
                  </pic:pic>
                </a:graphicData>
              </a:graphic>
            </wp:inline>
          </w:drawing>
        </w:r>
      </w:del>
    </w:p>
    <w:p w14:paraId="5DC8B5B9" w14:textId="77777777" w:rsidR="007F4CB7" w:rsidRPr="00E00010" w:rsidRDefault="007F4CB7">
      <w:pPr>
        <w:spacing w:after="0" w:line="300" w:lineRule="auto"/>
        <w:rPr>
          <w:del w:id="12996" w:author="김은수" w:date="2026-09-30T15:44:00Z" w16du:dateUtc="2026-09-30T06:44:00Z"/>
          <w:szCs w:val="20"/>
        </w:rPr>
        <w:pPrChange w:id="12997" w:author="김은수" w:date="2026-10-01T03:22:00Z">
          <w:pPr>
            <w:spacing w:after="0" w:line="240" w:lineRule="auto"/>
          </w:pPr>
        </w:pPrChange>
      </w:pPr>
    </w:p>
    <w:p w14:paraId="77F0511F" w14:textId="77777777" w:rsidR="00893147" w:rsidRPr="00E00010" w:rsidRDefault="00893147">
      <w:pPr>
        <w:spacing w:after="0" w:line="300" w:lineRule="auto"/>
        <w:rPr>
          <w:del w:id="12998" w:author="김은수" w:date="2026-09-30T15:44:00Z" w16du:dateUtc="2026-09-30T06:44:00Z"/>
          <w:szCs w:val="20"/>
        </w:rPr>
        <w:pPrChange w:id="12999" w:author="김은수" w:date="2026-10-01T03:22:00Z">
          <w:pPr>
            <w:spacing w:after="0" w:line="240" w:lineRule="auto"/>
          </w:pPr>
        </w:pPrChange>
      </w:pPr>
    </w:p>
    <w:p w14:paraId="59650713" w14:textId="77777777" w:rsidR="00893147" w:rsidRPr="00E00010" w:rsidRDefault="00893147">
      <w:pPr>
        <w:spacing w:after="0" w:line="300" w:lineRule="auto"/>
        <w:rPr>
          <w:del w:id="13000" w:author="김은수" w:date="2026-09-30T15:44:00Z" w16du:dateUtc="2026-09-30T06:44:00Z"/>
          <w:szCs w:val="20"/>
        </w:rPr>
        <w:pPrChange w:id="13001" w:author="김은수" w:date="2026-10-01T03:22:00Z">
          <w:pPr>
            <w:spacing w:after="0" w:line="240" w:lineRule="auto"/>
          </w:pPr>
        </w:pPrChange>
      </w:pPr>
    </w:p>
    <w:p w14:paraId="13CD44A3" w14:textId="77777777" w:rsidR="00893147" w:rsidRPr="00E00010" w:rsidRDefault="00893147">
      <w:pPr>
        <w:spacing w:after="0" w:line="300" w:lineRule="auto"/>
        <w:rPr>
          <w:del w:id="13002" w:author="김은수" w:date="2026-09-30T15:44:00Z" w16du:dateUtc="2026-09-30T06:44:00Z"/>
          <w:szCs w:val="20"/>
        </w:rPr>
        <w:pPrChange w:id="13003" w:author="김은수" w:date="2026-10-01T03:22:00Z">
          <w:pPr>
            <w:spacing w:after="0" w:line="240" w:lineRule="auto"/>
          </w:pPr>
        </w:pPrChange>
      </w:pPr>
    </w:p>
    <w:p w14:paraId="44CEE7CC" w14:textId="77777777" w:rsidR="00893147" w:rsidRPr="00E00010" w:rsidRDefault="00893147">
      <w:pPr>
        <w:spacing w:after="0" w:line="300" w:lineRule="auto"/>
        <w:rPr>
          <w:del w:id="13004" w:author="김은수" w:date="2026-09-30T15:44:00Z" w16du:dateUtc="2026-09-30T06:44:00Z"/>
          <w:szCs w:val="20"/>
        </w:rPr>
        <w:pPrChange w:id="13005" w:author="김은수" w:date="2026-10-01T03:22:00Z">
          <w:pPr>
            <w:spacing w:after="0" w:line="240" w:lineRule="auto"/>
          </w:pPr>
        </w:pPrChange>
      </w:pPr>
    </w:p>
    <w:p w14:paraId="509F5AFE" w14:textId="77777777" w:rsidR="00893147" w:rsidRPr="00E00010" w:rsidRDefault="00893147">
      <w:pPr>
        <w:spacing w:after="0" w:line="300" w:lineRule="auto"/>
        <w:rPr>
          <w:del w:id="13006" w:author="김은수" w:date="2026-09-30T15:44:00Z" w16du:dateUtc="2026-09-30T06:44:00Z"/>
          <w:szCs w:val="20"/>
        </w:rPr>
        <w:pPrChange w:id="13007" w:author="김은수" w:date="2026-10-01T03:22:00Z">
          <w:pPr>
            <w:spacing w:after="0" w:line="240" w:lineRule="auto"/>
          </w:pPr>
        </w:pPrChange>
      </w:pPr>
    </w:p>
    <w:p w14:paraId="0C72B2F8" w14:textId="77777777" w:rsidR="00893147" w:rsidRPr="00E00010" w:rsidRDefault="00893147">
      <w:pPr>
        <w:spacing w:after="0" w:line="300" w:lineRule="auto"/>
        <w:rPr>
          <w:del w:id="13008" w:author="김은수" w:date="2026-09-30T15:44:00Z" w16du:dateUtc="2026-09-30T06:44:00Z"/>
          <w:szCs w:val="20"/>
        </w:rPr>
        <w:pPrChange w:id="13009" w:author="김은수" w:date="2026-10-01T03:22:00Z">
          <w:pPr>
            <w:spacing w:after="0" w:line="240" w:lineRule="auto"/>
          </w:pPr>
        </w:pPrChange>
      </w:pPr>
    </w:p>
    <w:p w14:paraId="27488EC4" w14:textId="77777777" w:rsidR="007F4CB7" w:rsidRPr="00D90FC9" w:rsidRDefault="00DF4A77">
      <w:pPr>
        <w:pStyle w:val="4"/>
        <w:keepNext w:val="0"/>
        <w:keepLines w:val="0"/>
        <w:widowControl w:val="0"/>
        <w:numPr>
          <w:ilvl w:val="3"/>
          <w:numId w:val="39"/>
        </w:numPr>
        <w:snapToGrid/>
        <w:spacing w:before="0" w:after="0" w:line="300" w:lineRule="auto"/>
        <w:jc w:val="both"/>
        <w:rPr>
          <w:del w:id="13010" w:author="김은수" w:date="2026-09-30T15:44:00Z" w16du:dateUtc="2026-09-30T06:44:00Z"/>
          <w:sz w:val="20"/>
          <w:szCs w:val="20"/>
        </w:rPr>
        <w:pPrChange w:id="13011" w:author="김은수" w:date="2026-10-01T03:22:00Z">
          <w:pPr>
            <w:pStyle w:val="4"/>
            <w:numPr>
              <w:ilvl w:val="3"/>
              <w:numId w:val="39"/>
            </w:numPr>
            <w:spacing w:after="0"/>
            <w:ind w:left="1200" w:hanging="400"/>
          </w:pPr>
        </w:pPrChange>
      </w:pPr>
      <w:del w:id="13012" w:author="김은수" w:date="2026-09-30T15:44:00Z" w16du:dateUtc="2026-09-30T06:44:00Z">
        <w:r>
          <w:rPr>
            <w:rFonts w:hint="eastAsia"/>
          </w:rPr>
          <w:delText>SU</w:delText>
        </w:r>
        <w:r w:rsidR="007F4CB7">
          <w:delText>-</w:delText>
        </w:r>
        <w:r w:rsidR="006938A9">
          <w:delText>ID</w:delText>
        </w:r>
        <w:r w:rsidR="007F4CB7">
          <w:delText>-CM3-10</w:delText>
        </w:r>
        <w:r w:rsidR="00816FC8">
          <w:delText>6</w:delText>
        </w:r>
        <w:r w:rsidR="007F4CB7">
          <w:delText xml:space="preserve">, </w:delText>
        </w:r>
        <w:r w:rsidR="007F4CB7">
          <w:rPr>
            <w:rFonts w:hint="eastAsia"/>
          </w:rPr>
          <w:delText>실시간 자극 출력</w:delText>
        </w:r>
        <w:r w:rsidR="00816FC8">
          <w:rPr>
            <w:rFonts w:hint="eastAsia"/>
          </w:rPr>
          <w:delText xml:space="preserve"> 유닛</w:delText>
        </w:r>
      </w:del>
    </w:p>
    <w:p w14:paraId="2599B14C" w14:textId="77777777" w:rsidR="00B10B96" w:rsidRPr="00E00010" w:rsidRDefault="00B10B96">
      <w:pPr>
        <w:spacing w:after="0" w:line="300" w:lineRule="auto"/>
        <w:rPr>
          <w:del w:id="13013" w:author="김은수" w:date="2026-09-30T15:44:00Z" w16du:dateUtc="2026-09-30T06:44:00Z"/>
          <w:szCs w:val="20"/>
        </w:rPr>
        <w:pPrChange w:id="13014" w:author="김은수" w:date="2026-10-01T03:22:00Z">
          <w:pPr>
            <w:spacing w:after="0"/>
            <w:ind w:leftChars="613" w:left="1226"/>
          </w:pPr>
        </w:pPrChange>
      </w:pPr>
      <w:del w:id="13015" w:author="김은수" w:date="2026-09-30T15:44:00Z" w16du:dateUtc="2026-09-30T06:44:00Z">
        <w:r>
          <w:rPr>
            <w:rFonts w:hint="eastAsia"/>
          </w:rPr>
          <w:delText xml:space="preserve">입력 파라미터 </w:delText>
        </w:r>
        <w:r>
          <w:delText xml:space="preserve">: </w:delText>
        </w:r>
        <w:r w:rsidR="00A13542">
          <w:rPr>
            <w:rFonts w:hint="eastAsia"/>
          </w:rPr>
          <w:delText>내부기 제어상태,</w:delText>
        </w:r>
        <w:r w:rsidR="00A13542">
          <w:delText xml:space="preserve"> mappingPacket </w:delText>
        </w:r>
        <w:r w:rsidR="00A13542">
          <w:rPr>
            <w:rFonts w:hint="eastAsia"/>
          </w:rPr>
          <w:delText>주소</w:delText>
        </w:r>
      </w:del>
    </w:p>
    <w:p w14:paraId="14337E03" w14:textId="77777777" w:rsidR="00B10B96" w:rsidRPr="00E00010" w:rsidRDefault="00B10B96">
      <w:pPr>
        <w:spacing w:after="0" w:line="300" w:lineRule="auto"/>
        <w:rPr>
          <w:del w:id="13016" w:author="김은수" w:date="2026-09-30T15:44:00Z" w16du:dateUtc="2026-09-30T06:44:00Z"/>
          <w:szCs w:val="20"/>
        </w:rPr>
        <w:pPrChange w:id="13017" w:author="김은수" w:date="2026-10-01T03:22:00Z">
          <w:pPr>
            <w:spacing w:after="0"/>
            <w:ind w:leftChars="613" w:left="1226"/>
          </w:pPr>
        </w:pPrChange>
      </w:pPr>
      <w:del w:id="13018" w:author="김은수" w:date="2026-09-30T15:44:00Z" w16du:dateUtc="2026-09-30T06:44:00Z">
        <w:r>
          <w:rPr>
            <w:rFonts w:hint="eastAsia"/>
          </w:rPr>
          <w:delText xml:space="preserve">반환 파라미터 </w:delText>
        </w:r>
        <w:r>
          <w:delText xml:space="preserve">: </w:delText>
        </w:r>
        <w:r w:rsidR="00A13542">
          <w:rPr>
            <w:rFonts w:hint="eastAsia"/>
          </w:rPr>
          <w:delText>자극 알림 출력 트리거</w:delText>
        </w:r>
        <w:r>
          <w:rPr>
            <w:rFonts w:hint="eastAsia"/>
          </w:rPr>
          <w:delText>.</w:delText>
        </w:r>
      </w:del>
    </w:p>
    <w:p w14:paraId="167604EC" w14:textId="77777777" w:rsidR="00B10B96" w:rsidRPr="00E00010" w:rsidRDefault="00B10B96">
      <w:pPr>
        <w:spacing w:after="0" w:line="300" w:lineRule="auto"/>
        <w:rPr>
          <w:del w:id="13019" w:author="김은수" w:date="2026-09-30T15:44:00Z" w16du:dateUtc="2026-09-30T06:44:00Z"/>
          <w:szCs w:val="20"/>
        </w:rPr>
        <w:pPrChange w:id="13020" w:author="김은수" w:date="2026-10-01T03:22:00Z">
          <w:pPr>
            <w:spacing w:after="0"/>
            <w:ind w:leftChars="613" w:left="1226"/>
          </w:pPr>
        </w:pPrChange>
      </w:pPr>
      <w:del w:id="13021" w:author="김은수" w:date="2026-09-30T15:44:00Z" w16du:dateUtc="2026-09-30T06:44:00Z">
        <w:r>
          <w:rPr>
            <w:rFonts w:hint="eastAsia"/>
          </w:rPr>
          <w:delText xml:space="preserve">수정 파라미터 </w:delText>
        </w:r>
        <w:r>
          <w:delText xml:space="preserve">: </w:delText>
        </w:r>
        <w:r>
          <w:rPr>
            <w:rFonts w:hint="eastAsia"/>
          </w:rPr>
          <w:delText>없음.</w:delText>
        </w:r>
      </w:del>
    </w:p>
    <w:p w14:paraId="48A77E51" w14:textId="77777777" w:rsidR="00B10B96" w:rsidRPr="00E00010" w:rsidRDefault="00B10B96">
      <w:pPr>
        <w:spacing w:after="0" w:line="300" w:lineRule="auto"/>
        <w:rPr>
          <w:del w:id="13022" w:author="김은수" w:date="2026-09-30T15:44:00Z" w16du:dateUtc="2026-09-30T06:44:00Z"/>
          <w:szCs w:val="20"/>
        </w:rPr>
        <w:pPrChange w:id="13023" w:author="김은수" w:date="2026-10-01T03:22:00Z">
          <w:pPr>
            <w:spacing w:after="0"/>
            <w:ind w:leftChars="613" w:left="1226"/>
          </w:pPr>
        </w:pPrChange>
      </w:pPr>
      <w:del w:id="13024" w:author="김은수" w:date="2026-09-30T15:44:00Z" w16du:dateUtc="2026-09-30T06:44:00Z">
        <w:r>
          <w:rPr>
            <w:rFonts w:hint="eastAsia"/>
          </w:rPr>
          <w:delText xml:space="preserve">기능 및 동작 </w:delText>
        </w:r>
        <w:r>
          <w:delText xml:space="preserve">:  </w:delText>
        </w:r>
      </w:del>
    </w:p>
    <w:p w14:paraId="5CA5C630" w14:textId="77777777" w:rsidR="00B10B96" w:rsidRPr="00E00010" w:rsidRDefault="00B10B96">
      <w:pPr>
        <w:spacing w:after="0" w:line="300" w:lineRule="auto"/>
        <w:rPr>
          <w:del w:id="13025" w:author="김은수" w:date="2026-09-30T15:44:00Z" w16du:dateUtc="2026-09-30T06:44:00Z"/>
          <w:szCs w:val="20"/>
        </w:rPr>
        <w:pPrChange w:id="13026" w:author="김은수" w:date="2026-10-01T03:22:00Z">
          <w:pPr>
            <w:spacing w:after="0"/>
            <w:ind w:leftChars="713" w:left="1426"/>
          </w:pPr>
        </w:pPrChange>
      </w:pPr>
      <w:del w:id="13027" w:author="김은수" w:date="2026-09-30T15:44:00Z" w16du:dateUtc="2026-09-30T06:44:00Z">
        <w:r>
          <w:rPr>
            <w:rFonts w:hint="eastAsia"/>
          </w:rPr>
          <w:delText>실시가 자극 출력을 생성한다.</w:delText>
        </w:r>
      </w:del>
    </w:p>
    <w:p w14:paraId="5EB0F454" w14:textId="77777777" w:rsidR="00893147" w:rsidRPr="00E00010" w:rsidRDefault="00893147">
      <w:pPr>
        <w:spacing w:after="0" w:line="300" w:lineRule="auto"/>
        <w:rPr>
          <w:del w:id="13028" w:author="김은수" w:date="2026-09-30T15:44:00Z" w16du:dateUtc="2026-09-30T06:44:00Z"/>
          <w:szCs w:val="20"/>
        </w:rPr>
        <w:pPrChange w:id="13029" w:author="김은수" w:date="2026-10-01T03:22:00Z">
          <w:pPr>
            <w:spacing w:after="0" w:line="240" w:lineRule="auto"/>
            <w:ind w:leftChars="713" w:left="1426"/>
          </w:pPr>
        </w:pPrChange>
      </w:pPr>
    </w:p>
    <w:p w14:paraId="459A3300" w14:textId="77777777" w:rsidR="00A13542" w:rsidRPr="00E00010" w:rsidRDefault="00A13542">
      <w:pPr>
        <w:rPr>
          <w:del w:id="13030" w:author="김은수" w:date="2026-09-30T15:44:00Z" w16du:dateUtc="2026-09-30T06:44:00Z"/>
          <w:szCs w:val="20"/>
        </w:rPr>
        <w:pPrChange w:id="13031" w:author="김은수" w:date="2026-10-01T03:22:00Z">
          <w:pPr>
            <w:spacing w:after="0" w:line="240" w:lineRule="auto"/>
            <w:ind w:leftChars="213" w:left="426"/>
          </w:pPr>
        </w:pPrChange>
      </w:pPr>
      <w:del w:id="13032" w:author="김은수" w:date="2026-09-30T15:44:00Z" w16du:dateUtc="2026-09-30T06:44:00Z">
        <w:r w:rsidRPr="00A13542">
          <w:rPr>
            <w:noProof/>
          </w:rPr>
          <w:drawing>
            <wp:inline distT="0" distB="0" distL="0" distR="0" wp14:anchorId="7ED35DD6" wp14:editId="650DDF64">
              <wp:extent cx="6095264" cy="4593265"/>
              <wp:effectExtent l="0" t="0" r="0" b="0"/>
              <wp:docPr id="533" name="그림 532" descr="텍스트, 스크린샷, 디자인이(가) 표시된 사진&#10;&#10;자동 생성된 설명">
                <a:extLst xmlns:a="http://schemas.openxmlformats.org/drawingml/2006/main">
                  <a:ext uri="{FF2B5EF4-FFF2-40B4-BE49-F238E27FC236}">
                    <a16:creationId xmlns:a16="http://schemas.microsoft.com/office/drawing/2014/main" id="{B4090F8A-168A-74E8-0A5A-8C1CF8612EA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 name="그림 532" descr="텍스트, 스크린샷, 디자인이(가) 표시된 사진&#10;&#10;자동 생성된 설명">
                        <a:extLst>
                          <a:ext uri="{FF2B5EF4-FFF2-40B4-BE49-F238E27FC236}">
                            <a16:creationId xmlns:a16="http://schemas.microsoft.com/office/drawing/2014/main" id="{B4090F8A-168A-74E8-0A5A-8C1CF8612EA5}"/>
                          </a:ext>
                        </a:extLst>
                      </pic:cNvPr>
                      <pic:cNvPicPr>
                        <a:picLocks noChangeAspect="1"/>
                      </pic:cNvPicPr>
                    </pic:nvPicPr>
                    <pic:blipFill>
                      <a:blip r:embed="rId77"/>
                      <a:stretch>
                        <a:fillRect/>
                      </a:stretch>
                    </pic:blipFill>
                    <pic:spPr>
                      <a:xfrm>
                        <a:off x="0" y="0"/>
                        <a:ext cx="6114624" cy="4607854"/>
                      </a:xfrm>
                      <a:prstGeom prst="rect">
                        <a:avLst/>
                      </a:prstGeom>
                    </pic:spPr>
                  </pic:pic>
                </a:graphicData>
              </a:graphic>
            </wp:inline>
          </w:drawing>
        </w:r>
      </w:del>
    </w:p>
    <w:p w14:paraId="47A363D6" w14:textId="77777777" w:rsidR="00893147" w:rsidRPr="00E00010" w:rsidRDefault="00893147">
      <w:pPr>
        <w:spacing w:after="0" w:line="300" w:lineRule="auto"/>
        <w:rPr>
          <w:del w:id="13033" w:author="김은수" w:date="2026-09-30T15:44:00Z" w16du:dateUtc="2026-09-30T06:44:00Z"/>
          <w:szCs w:val="20"/>
        </w:rPr>
        <w:pPrChange w:id="13034" w:author="김은수" w:date="2026-10-01T03:22:00Z">
          <w:pPr>
            <w:spacing w:after="0" w:line="240" w:lineRule="auto"/>
          </w:pPr>
        </w:pPrChange>
      </w:pPr>
    </w:p>
    <w:p w14:paraId="6239E49A" w14:textId="77777777" w:rsidR="00EE5D9F" w:rsidRPr="00D90FC9" w:rsidRDefault="00DF4A77">
      <w:pPr>
        <w:pStyle w:val="3"/>
        <w:keepNext w:val="0"/>
        <w:keepLines w:val="0"/>
        <w:widowControl w:val="0"/>
        <w:numPr>
          <w:ilvl w:val="2"/>
          <w:numId w:val="39"/>
        </w:numPr>
        <w:snapToGrid/>
        <w:spacing w:before="0" w:after="0" w:line="300" w:lineRule="auto"/>
        <w:jc w:val="both"/>
        <w:rPr>
          <w:del w:id="13035" w:author="김은수" w:date="2026-09-30T15:44:00Z" w16du:dateUtc="2026-09-30T06:44:00Z"/>
          <w:sz w:val="20"/>
          <w:szCs w:val="20"/>
        </w:rPr>
        <w:pPrChange w:id="13036" w:author="김은수" w:date="2026-10-01T03:22:00Z">
          <w:pPr>
            <w:pStyle w:val="3"/>
            <w:numPr>
              <w:ilvl w:val="2"/>
              <w:numId w:val="39"/>
            </w:numPr>
            <w:spacing w:after="0"/>
            <w:ind w:left="1000" w:hanging="400"/>
          </w:pPr>
        </w:pPrChange>
      </w:pPr>
      <w:bookmarkStart w:id="13037" w:name="_Toc180573645"/>
      <w:del w:id="13038" w:author="김은수" w:date="2026-09-30T15:44:00Z" w16du:dateUtc="2026-09-30T06:44:00Z">
        <w:r>
          <w:rPr>
            <w:rFonts w:hint="eastAsia"/>
          </w:rPr>
          <w:delText>SU</w:delText>
        </w:r>
        <w:r w:rsidR="004A63D2">
          <w:delText>-ID-CM3-10</w:delText>
        </w:r>
        <w:r w:rsidR="00816FC8">
          <w:delText>7</w:delText>
        </w:r>
        <w:r w:rsidR="004A63D2">
          <w:delText xml:space="preserve">, </w:delText>
        </w:r>
        <w:r w:rsidR="00EE5D9F">
          <w:rPr>
            <w:rFonts w:hint="eastAsia"/>
          </w:rPr>
          <w:delText>매핑 명령 수행 완료 유닛</w:delText>
        </w:r>
        <w:bookmarkEnd w:id="13037"/>
      </w:del>
    </w:p>
    <w:p w14:paraId="6203DC4F" w14:textId="77777777" w:rsidR="00EE5D9F" w:rsidRPr="00E00010" w:rsidRDefault="00EE5D9F">
      <w:pPr>
        <w:spacing w:after="0" w:line="300" w:lineRule="auto"/>
        <w:rPr>
          <w:del w:id="13039" w:author="김은수" w:date="2026-09-30T15:44:00Z" w16du:dateUtc="2026-09-30T06:44:00Z"/>
          <w:szCs w:val="20"/>
        </w:rPr>
        <w:pPrChange w:id="13040" w:author="김은수" w:date="2026-10-01T03:22:00Z">
          <w:pPr>
            <w:spacing w:after="0"/>
            <w:ind w:leftChars="613" w:left="1226"/>
          </w:pPr>
        </w:pPrChange>
      </w:pPr>
      <w:bookmarkStart w:id="13041" w:name="_Hlk140667590"/>
      <w:del w:id="13042" w:author="김은수" w:date="2026-09-30T15:44:00Z" w16du:dateUtc="2026-09-30T06:44:00Z">
        <w:r>
          <w:rPr>
            <w:rFonts w:hint="eastAsia"/>
          </w:rPr>
          <w:delText xml:space="preserve">입력 파라미터 </w:delText>
        </w:r>
        <w:r>
          <w:delText xml:space="preserve">: MappingPacket </w:delText>
        </w:r>
        <w:r>
          <w:rPr>
            <w:rFonts w:hint="eastAsia"/>
          </w:rPr>
          <w:delText>주소</w:delText>
        </w:r>
      </w:del>
    </w:p>
    <w:p w14:paraId="49279FE9" w14:textId="77777777" w:rsidR="00EE5D9F" w:rsidRPr="00E00010" w:rsidRDefault="00EE5D9F">
      <w:pPr>
        <w:spacing w:after="0" w:line="300" w:lineRule="auto"/>
        <w:rPr>
          <w:del w:id="13043" w:author="김은수" w:date="2026-09-30T15:44:00Z" w16du:dateUtc="2026-09-30T06:44:00Z"/>
          <w:szCs w:val="20"/>
        </w:rPr>
        <w:pPrChange w:id="13044" w:author="김은수" w:date="2026-10-01T03:22:00Z">
          <w:pPr>
            <w:spacing w:after="0"/>
            <w:ind w:leftChars="613" w:left="1226"/>
          </w:pPr>
        </w:pPrChange>
      </w:pPr>
      <w:del w:id="13045" w:author="김은수" w:date="2026-09-30T15:44:00Z" w16du:dateUtc="2026-09-30T06:44:00Z">
        <w:r>
          <w:rPr>
            <w:rFonts w:hint="eastAsia"/>
          </w:rPr>
          <w:delText xml:space="preserve">반환 파라미터 </w:delText>
        </w:r>
        <w:r>
          <w:delText xml:space="preserve">: </w:delText>
        </w:r>
        <w:r>
          <w:rPr>
            <w:rFonts w:hint="eastAsia"/>
          </w:rPr>
          <w:delText>없음.</w:delText>
        </w:r>
      </w:del>
    </w:p>
    <w:p w14:paraId="102E85FD" w14:textId="77777777" w:rsidR="00EE5D9F" w:rsidRPr="00E00010" w:rsidRDefault="00EE5D9F">
      <w:pPr>
        <w:spacing w:after="0" w:line="300" w:lineRule="auto"/>
        <w:rPr>
          <w:del w:id="13046" w:author="김은수" w:date="2026-09-30T15:44:00Z" w16du:dateUtc="2026-09-30T06:44:00Z"/>
          <w:szCs w:val="20"/>
        </w:rPr>
        <w:pPrChange w:id="13047" w:author="김은수" w:date="2026-10-01T03:22:00Z">
          <w:pPr>
            <w:spacing w:after="0"/>
            <w:ind w:leftChars="613" w:left="1226"/>
          </w:pPr>
        </w:pPrChange>
      </w:pPr>
      <w:del w:id="13048" w:author="김은수" w:date="2026-09-30T15:44:00Z" w16du:dateUtc="2026-09-30T06:44:00Z">
        <w:r>
          <w:rPr>
            <w:rFonts w:hint="eastAsia"/>
          </w:rPr>
          <w:delText xml:space="preserve">수정 파라미터 </w:delText>
        </w:r>
        <w:r>
          <w:delText>: MappingPacket</w:delText>
        </w:r>
      </w:del>
    </w:p>
    <w:p w14:paraId="63D6F44E" w14:textId="77777777" w:rsidR="00EE5D9F" w:rsidRPr="00E00010" w:rsidRDefault="00EE5D9F">
      <w:pPr>
        <w:spacing w:after="0" w:line="300" w:lineRule="auto"/>
        <w:rPr>
          <w:del w:id="13049" w:author="김은수" w:date="2026-09-30T15:44:00Z" w16du:dateUtc="2026-09-30T06:44:00Z"/>
          <w:szCs w:val="20"/>
        </w:rPr>
        <w:pPrChange w:id="13050" w:author="김은수" w:date="2026-10-01T03:22:00Z">
          <w:pPr>
            <w:spacing w:after="0"/>
            <w:ind w:leftChars="613" w:left="1226"/>
          </w:pPr>
        </w:pPrChange>
      </w:pPr>
      <w:del w:id="13051" w:author="김은수" w:date="2026-09-30T15:44:00Z" w16du:dateUtc="2026-09-30T06:44:00Z">
        <w:r>
          <w:rPr>
            <w:rFonts w:hint="eastAsia"/>
          </w:rPr>
          <w:delText xml:space="preserve">기능 및 동작 </w:delText>
        </w:r>
        <w:r>
          <w:delText xml:space="preserve">:  </w:delText>
        </w:r>
      </w:del>
    </w:p>
    <w:p w14:paraId="4867336B" w14:textId="77777777" w:rsidR="00EE5D9F" w:rsidRPr="00E00010" w:rsidRDefault="00EE5D9F">
      <w:pPr>
        <w:spacing w:after="0" w:line="300" w:lineRule="auto"/>
        <w:rPr>
          <w:del w:id="13052" w:author="김은수" w:date="2026-09-30T15:44:00Z" w16du:dateUtc="2026-09-30T06:44:00Z"/>
          <w:szCs w:val="20"/>
        </w:rPr>
        <w:pPrChange w:id="13053" w:author="김은수" w:date="2026-10-01T03:22:00Z">
          <w:pPr>
            <w:spacing w:after="0"/>
            <w:ind w:leftChars="800" w:left="1600"/>
          </w:pPr>
        </w:pPrChange>
      </w:pPr>
      <w:del w:id="13054" w:author="김은수" w:date="2026-09-30T15:44:00Z" w16du:dateUtc="2026-09-30T06:44:00Z">
        <w:r>
          <w:rPr>
            <w:rFonts w:hint="eastAsia"/>
          </w:rPr>
          <w:delText>M</w:delText>
        </w:r>
        <w:r>
          <w:delText xml:space="preserve">appingPacket.Command </w:delText>
        </w:r>
        <w:r>
          <w:rPr>
            <w:rFonts w:hint="eastAsia"/>
          </w:rPr>
          <w:delText>및 M</w:delText>
        </w:r>
        <w:r>
          <w:delText>appingPacket.</w:delText>
        </w:r>
        <w:r>
          <w:rPr>
            <w:rFonts w:hint="eastAsia"/>
          </w:rPr>
          <w:delText>s</w:delText>
        </w:r>
        <w:r>
          <w:delText>ubCommand</w:delText>
        </w:r>
        <w:r>
          <w:rPr>
            <w:rFonts w:hint="eastAsia"/>
          </w:rPr>
          <w:delText xml:space="preserve">를 </w:delText>
        </w:r>
        <w:r>
          <w:delText>NA</w:delText>
        </w:r>
        <w:r>
          <w:rPr>
            <w:rFonts w:hint="eastAsia"/>
          </w:rPr>
          <w:delText>로 변경한다.</w:delText>
        </w:r>
      </w:del>
    </w:p>
    <w:p w14:paraId="3A2C7CF8" w14:textId="77777777" w:rsidR="00BA1805" w:rsidRPr="00D90FC9" w:rsidRDefault="00BA1805">
      <w:pPr>
        <w:pStyle w:val="10"/>
        <w:keepNext w:val="0"/>
        <w:keepLines w:val="0"/>
        <w:widowControl w:val="0"/>
        <w:numPr>
          <w:ilvl w:val="0"/>
          <w:numId w:val="39"/>
        </w:numPr>
        <w:snapToGrid/>
        <w:spacing w:before="0" w:after="0" w:line="300" w:lineRule="auto"/>
        <w:jc w:val="both"/>
        <w:rPr>
          <w:del w:id="13055" w:author="김은수" w:date="2026-09-30T15:44:00Z" w16du:dateUtc="2026-09-30T06:44:00Z"/>
          <w:sz w:val="20"/>
          <w:szCs w:val="20"/>
        </w:rPr>
        <w:pPrChange w:id="13056" w:author="김은수" w:date="2026-10-01T03:22:00Z">
          <w:pPr>
            <w:pStyle w:val="10"/>
            <w:numPr>
              <w:numId w:val="39"/>
            </w:numPr>
            <w:spacing w:line="240" w:lineRule="auto"/>
            <w:ind w:left="600" w:hanging="600"/>
          </w:pPr>
        </w:pPrChange>
      </w:pPr>
      <w:bookmarkStart w:id="13057" w:name="_Toc180573646"/>
      <w:bookmarkEnd w:id="13041"/>
      <w:del w:id="13058" w:author="김은수" w:date="2026-09-30T15:44:00Z" w16du:dateUtc="2026-09-30T06:44:00Z">
        <w:r>
          <w:rPr>
            <w:rFonts w:hint="eastAsia"/>
          </w:rPr>
          <w:delText>N</w:delText>
        </w:r>
        <w:r>
          <w:delText xml:space="preserve">RF </w:delText>
        </w:r>
        <w:r>
          <w:rPr>
            <w:rFonts w:hint="eastAsia"/>
          </w:rPr>
          <w:delText>소프트웨어 상세 설계</w:delText>
        </w:r>
        <w:bookmarkEnd w:id="13057"/>
      </w:del>
    </w:p>
    <w:p w14:paraId="57C2FB8D" w14:textId="77777777" w:rsidR="00BA1805" w:rsidRPr="00D90FC9" w:rsidRDefault="00BA1805">
      <w:pPr>
        <w:pStyle w:val="2"/>
        <w:keepNext w:val="0"/>
        <w:keepLines w:val="0"/>
        <w:widowControl w:val="0"/>
        <w:numPr>
          <w:ilvl w:val="1"/>
          <w:numId w:val="39"/>
        </w:numPr>
        <w:snapToGrid/>
        <w:spacing w:before="0" w:after="0" w:line="300" w:lineRule="auto"/>
        <w:jc w:val="both"/>
        <w:rPr>
          <w:del w:id="13059" w:author="김은수" w:date="2026-09-30T15:44:00Z" w16du:dateUtc="2026-09-30T06:44:00Z"/>
          <w:sz w:val="20"/>
          <w:szCs w:val="20"/>
        </w:rPr>
        <w:pPrChange w:id="13060" w:author="김은수" w:date="2026-10-01T03:22:00Z">
          <w:pPr>
            <w:pStyle w:val="2"/>
            <w:numPr>
              <w:ilvl w:val="1"/>
              <w:numId w:val="39"/>
            </w:numPr>
            <w:ind w:left="840" w:hanging="600"/>
          </w:pPr>
        </w:pPrChange>
      </w:pPr>
      <w:bookmarkStart w:id="13061" w:name="_Toc180573647"/>
      <w:del w:id="13062" w:author="김은수" w:date="2026-09-30T15:44:00Z" w16du:dateUtc="2026-09-30T06:44:00Z">
        <w:r>
          <w:delText>System Control Module</w:delText>
        </w:r>
        <w:bookmarkEnd w:id="13061"/>
      </w:del>
    </w:p>
    <w:p w14:paraId="6E3938AC" w14:textId="77777777" w:rsidR="002B4FEF" w:rsidRPr="00D90FC9" w:rsidRDefault="004A63D2">
      <w:pPr>
        <w:pStyle w:val="3"/>
        <w:keepNext w:val="0"/>
        <w:keepLines w:val="0"/>
        <w:widowControl w:val="0"/>
        <w:numPr>
          <w:ilvl w:val="2"/>
          <w:numId w:val="39"/>
        </w:numPr>
        <w:snapToGrid/>
        <w:spacing w:before="0" w:after="0" w:line="300" w:lineRule="auto"/>
        <w:jc w:val="both"/>
        <w:rPr>
          <w:del w:id="13063" w:author="김은수" w:date="2026-09-30T15:44:00Z" w16du:dateUtc="2026-09-30T06:44:00Z"/>
          <w:sz w:val="20"/>
          <w:szCs w:val="20"/>
        </w:rPr>
        <w:pPrChange w:id="13064" w:author="김은수" w:date="2026-10-01T03:22:00Z">
          <w:pPr>
            <w:pStyle w:val="3"/>
            <w:numPr>
              <w:ilvl w:val="2"/>
              <w:numId w:val="39"/>
            </w:numPr>
            <w:spacing w:after="0"/>
            <w:ind w:left="1000" w:hanging="400"/>
          </w:pPr>
        </w:pPrChange>
      </w:pPr>
      <w:bookmarkStart w:id="13065" w:name="_Toc180573648"/>
      <w:del w:id="13066" w:author="김은수" w:date="2026-09-30T15:44:00Z" w16du:dateUtc="2026-09-30T06:44:00Z">
        <w:r>
          <w:rPr>
            <w:rFonts w:hint="eastAsia"/>
          </w:rPr>
          <w:delText>S</w:delText>
        </w:r>
        <w:r w:rsidR="00FE42B7">
          <w:delText>I</w:delText>
        </w:r>
        <w:r>
          <w:delText>-ID-</w:delText>
        </w:r>
        <w:r>
          <w:rPr>
            <w:rFonts w:hint="eastAsia"/>
          </w:rPr>
          <w:delText>N</w:delText>
        </w:r>
        <w:r>
          <w:delText xml:space="preserve">RF-001, </w:delText>
        </w:r>
        <w:r w:rsidR="002B4FEF">
          <w:rPr>
            <w:rFonts w:hint="eastAsia"/>
          </w:rPr>
          <w:delText>시스템 초기화</w:delText>
        </w:r>
        <w:r w:rsidR="00FE42B7">
          <w:rPr>
            <w:rFonts w:hint="eastAsia"/>
          </w:rPr>
          <w:delText xml:space="preserve"> 항목</w:delText>
        </w:r>
        <w:bookmarkEnd w:id="13065"/>
      </w:del>
    </w:p>
    <w:p w14:paraId="24400045" w14:textId="77777777" w:rsidR="002B4FEF" w:rsidRPr="00E00010" w:rsidRDefault="002B4FEF">
      <w:pPr>
        <w:spacing w:after="0" w:line="300" w:lineRule="auto"/>
        <w:rPr>
          <w:del w:id="13067" w:author="김은수" w:date="2026-09-30T15:44:00Z" w16du:dateUtc="2026-09-30T06:44:00Z"/>
          <w:szCs w:val="20"/>
        </w:rPr>
        <w:pPrChange w:id="13068" w:author="김은수" w:date="2026-10-01T03:22:00Z">
          <w:pPr>
            <w:spacing w:after="0"/>
            <w:ind w:left="1276"/>
          </w:pPr>
        </w:pPrChange>
      </w:pPr>
      <w:del w:id="13069" w:author="김은수" w:date="2026-09-30T15:44:00Z" w16du:dateUtc="2026-09-30T06:44:00Z">
        <w:r>
          <w:rPr>
            <w:rFonts w:hint="eastAsia"/>
          </w:rPr>
          <w:delText>N</w:delText>
        </w:r>
        <w:r>
          <w:delText>RF</w:delText>
        </w:r>
        <w:r>
          <w:rPr>
            <w:rFonts w:hint="eastAsia"/>
          </w:rPr>
          <w:delText xml:space="preserve">와 </w:delText>
        </w:r>
        <w:r>
          <w:delText>Ezairo7100</w:delText>
        </w:r>
        <w:r>
          <w:rPr>
            <w:rFonts w:hint="eastAsia"/>
          </w:rPr>
          <w:delText>간 핀 연결은 다음과 같이 설정하여 사용</w:delText>
        </w:r>
        <w:r w:rsidR="00961A27">
          <w:rPr>
            <w:rFonts w:hint="eastAsia"/>
          </w:rPr>
          <w:delText>하여야 하며</w:delText>
        </w:r>
      </w:del>
    </w:p>
    <w:tbl>
      <w:tblPr>
        <w:tblStyle w:val="TDC51"/>
        <w:tblW w:w="0" w:type="auto"/>
        <w:tblLook w:val="04A0" w:firstRow="1" w:lastRow="0" w:firstColumn="1" w:lastColumn="0" w:noHBand="0" w:noVBand="1"/>
        <w:tblPrChange w:id="13070" w:author="김은수" w:date="2026-10-01T01:11:00Z">
          <w:tblPr>
            <w:tblStyle w:val="TDC51"/>
            <w:tblW w:w="0" w:type="nil"/>
            <w:tblLook w:val="04A0" w:firstRow="1" w:lastRow="0" w:firstColumn="1" w:lastColumn="0" w:noHBand="0" w:noVBand="1"/>
          </w:tblPr>
        </w:tblPrChange>
      </w:tblPr>
      <w:tblGrid>
        <w:gridCol w:w="2121"/>
        <w:gridCol w:w="2240"/>
        <w:gridCol w:w="3685"/>
        <w:tblGridChange w:id="13071">
          <w:tblGrid>
            <w:gridCol w:w="360"/>
            <w:gridCol w:w="360"/>
            <w:gridCol w:w="360"/>
            <w:gridCol w:w="1041"/>
            <w:gridCol w:w="2240"/>
            <w:gridCol w:w="3685"/>
          </w:tblGrid>
        </w:tblGridChange>
      </w:tblGrid>
      <w:tr w:rsidR="002B4FEF" w14:paraId="333CECC7" w14:textId="77777777" w:rsidTr="00893147">
        <w:trPr>
          <w:cnfStyle w:val="100000000000" w:firstRow="1" w:lastRow="0" w:firstColumn="0" w:lastColumn="0" w:oddVBand="0" w:evenVBand="0" w:oddHBand="0" w:evenHBand="0" w:firstRowFirstColumn="0" w:firstRowLastColumn="0" w:lastRowFirstColumn="0" w:lastRowLastColumn="0"/>
          <w:tblHeader/>
          <w:del w:id="13072" w:author="김은수" w:date="2026-09-30T15:44:00Z"/>
          <w:trPrChange w:id="13073" w:author="김은수" w:date="2026-10-01T01:11:00Z">
            <w:trPr>
              <w:gridAfter w:val="3"/>
            </w:trPr>
          </w:trPrChange>
        </w:trPr>
        <w:tc>
          <w:tcPr>
            <w:cnfStyle w:val="001000000000" w:firstRow="0" w:lastRow="0" w:firstColumn="1" w:lastColumn="0" w:oddVBand="0" w:evenVBand="0" w:oddHBand="0" w:evenHBand="0" w:firstRowFirstColumn="0" w:firstRowLastColumn="0" w:lastRowFirstColumn="0" w:lastRowLastColumn="0"/>
            <w:tcW w:w="2121" w:type="dxa"/>
            <w:tcPrChange w:id="13074" w:author="김은수" w:date="2026-10-01T01:11:00Z">
              <w:tcPr>
                <w:tcW w:w="2121" w:type="dxa"/>
                <w:shd w:val="clear" w:color="auto" w:fill="F2F2F2" w:themeFill="background1" w:themeFillShade="F2"/>
              </w:tcPr>
            </w:tcPrChange>
          </w:tcPr>
          <w:p w14:paraId="46570C31" w14:textId="77777777" w:rsidR="002B4FEF" w:rsidRPr="006058EE" w:rsidRDefault="002B4FEF" w:rsidP="00C62BB0">
            <w:pPr>
              <w:cnfStyle w:val="101000000000" w:firstRow="1" w:lastRow="0" w:firstColumn="1" w:lastColumn="0" w:oddVBand="0" w:evenVBand="0" w:oddHBand="0" w:evenHBand="0" w:firstRowFirstColumn="0" w:firstRowLastColumn="0" w:lastRowFirstColumn="0" w:lastRowLastColumn="0"/>
              <w:rPr>
                <w:del w:id="13075" w:author="김은수" w:date="2026-09-30T15:44:00Z" w16du:dateUtc="2026-09-30T06:44:00Z"/>
                <w:b w:val="0"/>
                <w:bCs/>
              </w:rPr>
            </w:pPr>
            <w:del w:id="13076" w:author="김은수" w:date="2026-09-30T15:44:00Z" w16du:dateUtc="2026-09-30T06:44:00Z">
              <w:r w:rsidRPr="006058EE">
                <w:rPr>
                  <w:rFonts w:hint="eastAsia"/>
                  <w:bCs/>
                </w:rPr>
                <w:delText>N</w:delText>
              </w:r>
              <w:r w:rsidRPr="006058EE">
                <w:rPr>
                  <w:bCs/>
                </w:rPr>
                <w:delText xml:space="preserve">RF </w:delText>
              </w:r>
              <w:r w:rsidRPr="006058EE">
                <w:rPr>
                  <w:rFonts w:hint="eastAsia"/>
                  <w:bCs/>
                </w:rPr>
                <w:delText>핀 번호</w:delText>
              </w:r>
            </w:del>
          </w:p>
        </w:tc>
        <w:tc>
          <w:tcPr>
            <w:tcW w:w="2240" w:type="dxa"/>
            <w:tcPrChange w:id="13077" w:author="김은수" w:date="2026-10-01T01:11:00Z">
              <w:tcPr>
                <w:tcW w:w="2240" w:type="dxa"/>
                <w:shd w:val="clear" w:color="auto" w:fill="F2F2F2" w:themeFill="background1" w:themeFillShade="F2"/>
              </w:tcPr>
            </w:tcPrChange>
          </w:tcPr>
          <w:p w14:paraId="147B8553" w14:textId="77777777" w:rsidR="002B4FEF" w:rsidRPr="006058EE" w:rsidRDefault="002B4FEF" w:rsidP="00C62BB0">
            <w:pPr>
              <w:cnfStyle w:val="100000000000" w:firstRow="1" w:lastRow="0" w:firstColumn="0" w:lastColumn="0" w:oddVBand="0" w:evenVBand="0" w:oddHBand="0" w:evenHBand="0" w:firstRowFirstColumn="0" w:firstRowLastColumn="0" w:lastRowFirstColumn="0" w:lastRowLastColumn="0"/>
              <w:rPr>
                <w:del w:id="13078" w:author="김은수" w:date="2026-09-30T15:44:00Z" w16du:dateUtc="2026-09-30T06:44:00Z"/>
                <w:b w:val="0"/>
                <w:bCs/>
              </w:rPr>
            </w:pPr>
            <w:del w:id="13079" w:author="김은수" w:date="2026-09-30T15:44:00Z" w16du:dateUtc="2026-09-30T06:44:00Z">
              <w:r w:rsidRPr="006058EE">
                <w:rPr>
                  <w:rFonts w:hint="eastAsia"/>
                  <w:bCs/>
                </w:rPr>
                <w:delText>설정값</w:delText>
              </w:r>
            </w:del>
          </w:p>
        </w:tc>
        <w:tc>
          <w:tcPr>
            <w:tcW w:w="3685" w:type="dxa"/>
            <w:tcPrChange w:id="13080" w:author="김은수" w:date="2026-10-01T01:11:00Z">
              <w:tcPr>
                <w:tcW w:w="3685" w:type="dxa"/>
                <w:shd w:val="clear" w:color="auto" w:fill="F2F2F2" w:themeFill="background1" w:themeFillShade="F2"/>
              </w:tcPr>
            </w:tcPrChange>
          </w:tcPr>
          <w:p w14:paraId="61B68C9A" w14:textId="77777777" w:rsidR="002B4FEF" w:rsidRPr="006058EE" w:rsidRDefault="002B4FEF" w:rsidP="00893147">
            <w:pPr>
              <w:cnfStyle w:val="100000000000" w:firstRow="1" w:lastRow="0" w:firstColumn="0" w:lastColumn="0" w:oddVBand="0" w:evenVBand="0" w:oddHBand="0" w:evenHBand="0" w:firstRowFirstColumn="0" w:firstRowLastColumn="0" w:lastRowFirstColumn="0" w:lastRowLastColumn="0"/>
              <w:rPr>
                <w:del w:id="13081" w:author="김은수" w:date="2026-09-30T15:44:00Z" w16du:dateUtc="2026-09-30T06:44:00Z"/>
                <w:b w:val="0"/>
                <w:bCs/>
              </w:rPr>
            </w:pPr>
            <w:del w:id="13082" w:author="김은수" w:date="2026-09-30T15:44:00Z" w16du:dateUtc="2026-09-30T06:44:00Z">
              <w:r w:rsidRPr="006058EE">
                <w:rPr>
                  <w:rFonts w:hint="eastAsia"/>
                  <w:bCs/>
                </w:rPr>
                <w:delText>E</w:delText>
              </w:r>
              <w:r w:rsidRPr="006058EE">
                <w:rPr>
                  <w:bCs/>
                </w:rPr>
                <w:delText>zairo 7100(CFX,CM3)</w:delText>
              </w:r>
              <w:r w:rsidR="00893147">
                <w:rPr>
                  <w:bCs/>
                </w:rPr>
                <w:delText xml:space="preserve"> </w:delText>
              </w:r>
              <w:r w:rsidRPr="006058EE">
                <w:rPr>
                  <w:rFonts w:hint="eastAsia"/>
                  <w:bCs/>
                </w:rPr>
                <w:delText>핀 번호</w:delText>
              </w:r>
            </w:del>
          </w:p>
        </w:tc>
      </w:tr>
      <w:tr w:rsidR="002B4FEF" w14:paraId="772DCC1D" w14:textId="77777777" w:rsidTr="00893147">
        <w:trPr>
          <w:del w:id="13083" w:author="김은수" w:date="2026-09-30T15:44:00Z"/>
          <w:trPrChange w:id="13084" w:author="김은수" w:date="2026-10-01T01:11:00Z">
            <w:trPr>
              <w:gridAfter w:val="3"/>
            </w:trPr>
          </w:trPrChange>
        </w:trPr>
        <w:tc>
          <w:tcPr>
            <w:cnfStyle w:val="001000000000" w:firstRow="0" w:lastRow="0" w:firstColumn="1" w:lastColumn="0" w:oddVBand="0" w:evenVBand="0" w:oddHBand="0" w:evenHBand="0" w:firstRowFirstColumn="0" w:firstRowLastColumn="0" w:lastRowFirstColumn="0" w:lastRowLastColumn="0"/>
            <w:tcW w:w="2121" w:type="dxa"/>
            <w:tcPrChange w:id="13085" w:author="김은수" w:date="2026-10-01T01:11:00Z">
              <w:tcPr>
                <w:tcW w:w="2121" w:type="dxa"/>
              </w:tcPr>
            </w:tcPrChange>
          </w:tcPr>
          <w:p w14:paraId="4354594C" w14:textId="77777777" w:rsidR="002B4FEF" w:rsidRDefault="002B4FEF" w:rsidP="00893147">
            <w:pPr>
              <w:rPr>
                <w:del w:id="13086" w:author="김은수" w:date="2026-09-30T15:44:00Z" w16du:dateUtc="2026-09-30T06:44:00Z"/>
              </w:rPr>
            </w:pPr>
            <w:del w:id="13087" w:author="김은수" w:date="2026-09-30T15:44:00Z" w16du:dateUtc="2026-09-30T06:44:00Z">
              <w:r>
                <w:rPr>
                  <w:rFonts w:hint="eastAsia"/>
                </w:rPr>
                <w:delText>S</w:delText>
              </w:r>
              <w:r>
                <w:delText>WDIO_RESET</w:delText>
              </w:r>
            </w:del>
          </w:p>
        </w:tc>
        <w:tc>
          <w:tcPr>
            <w:tcW w:w="2240" w:type="dxa"/>
            <w:tcPrChange w:id="13088" w:author="김은수" w:date="2026-10-01T01:11:00Z">
              <w:tcPr>
                <w:tcW w:w="2240" w:type="dxa"/>
              </w:tcPr>
            </w:tcPrChange>
          </w:tcPr>
          <w:p w14:paraId="15F28BA2" w14:textId="77777777" w:rsidR="002B4FEF" w:rsidRDefault="002B4FEF" w:rsidP="00893147">
            <w:pPr>
              <w:cnfStyle w:val="000000000000" w:firstRow="0" w:lastRow="0" w:firstColumn="0" w:lastColumn="0" w:oddVBand="0" w:evenVBand="0" w:oddHBand="0" w:evenHBand="0" w:firstRowFirstColumn="0" w:firstRowLastColumn="0" w:lastRowFirstColumn="0" w:lastRowLastColumn="0"/>
              <w:rPr>
                <w:del w:id="13089" w:author="김은수" w:date="2026-09-30T15:44:00Z" w16du:dateUtc="2026-09-30T06:44:00Z"/>
              </w:rPr>
            </w:pPr>
            <w:del w:id="13090" w:author="김은수" w:date="2026-09-30T15:44:00Z" w16du:dateUtc="2026-09-30T06:44:00Z">
              <w:r>
                <w:rPr>
                  <w:rFonts w:hint="eastAsia"/>
                </w:rPr>
                <w:delText>r</w:delText>
              </w:r>
              <w:r>
                <w:delText>eset</w:delText>
              </w:r>
            </w:del>
          </w:p>
        </w:tc>
        <w:tc>
          <w:tcPr>
            <w:tcW w:w="3685" w:type="dxa"/>
            <w:tcPrChange w:id="13091" w:author="김은수" w:date="2026-10-01T01:11:00Z">
              <w:tcPr>
                <w:tcW w:w="3685" w:type="dxa"/>
              </w:tcPr>
            </w:tcPrChange>
          </w:tcPr>
          <w:p w14:paraId="14E38339" w14:textId="77777777" w:rsidR="002B4FEF" w:rsidRDefault="002B4FEF" w:rsidP="00893147">
            <w:pPr>
              <w:cnfStyle w:val="000000000000" w:firstRow="0" w:lastRow="0" w:firstColumn="0" w:lastColumn="0" w:oddVBand="0" w:evenVBand="0" w:oddHBand="0" w:evenHBand="0" w:firstRowFirstColumn="0" w:firstRowLastColumn="0" w:lastRowFirstColumn="0" w:lastRowLastColumn="0"/>
              <w:rPr>
                <w:del w:id="13092" w:author="김은수" w:date="2026-09-30T15:44:00Z" w16du:dateUtc="2026-09-30T06:44:00Z"/>
              </w:rPr>
            </w:pPr>
            <w:del w:id="13093" w:author="김은수" w:date="2026-09-30T15:44:00Z" w16du:dateUtc="2026-09-30T06:44:00Z">
              <w:r>
                <w:rPr>
                  <w:rFonts w:hint="eastAsia"/>
                </w:rPr>
                <w:delText>D</w:delText>
              </w:r>
              <w:r>
                <w:delText>IO 10</w:delText>
              </w:r>
            </w:del>
          </w:p>
        </w:tc>
      </w:tr>
      <w:tr w:rsidR="002B4FEF" w14:paraId="4F25E14F" w14:textId="77777777" w:rsidTr="00893147">
        <w:trPr>
          <w:del w:id="13094" w:author="김은수" w:date="2026-09-30T15:44:00Z"/>
          <w:trPrChange w:id="13095" w:author="김은수" w:date="2026-10-01T01:11:00Z">
            <w:trPr>
              <w:gridAfter w:val="3"/>
            </w:trPr>
          </w:trPrChange>
        </w:trPr>
        <w:tc>
          <w:tcPr>
            <w:cnfStyle w:val="001000000000" w:firstRow="0" w:lastRow="0" w:firstColumn="1" w:lastColumn="0" w:oddVBand="0" w:evenVBand="0" w:oddHBand="0" w:evenHBand="0" w:firstRowFirstColumn="0" w:firstRowLastColumn="0" w:lastRowFirstColumn="0" w:lastRowLastColumn="0"/>
            <w:tcW w:w="2121" w:type="dxa"/>
            <w:tcPrChange w:id="13096" w:author="김은수" w:date="2026-10-01T01:11:00Z">
              <w:tcPr>
                <w:tcW w:w="2121" w:type="dxa"/>
              </w:tcPr>
            </w:tcPrChange>
          </w:tcPr>
          <w:p w14:paraId="32FC6D65" w14:textId="77777777" w:rsidR="002B4FEF" w:rsidRDefault="002B4FEF" w:rsidP="00893147">
            <w:pPr>
              <w:rPr>
                <w:del w:id="13097" w:author="김은수" w:date="2026-09-30T15:44:00Z" w16du:dateUtc="2026-09-30T06:44:00Z"/>
              </w:rPr>
            </w:pPr>
            <w:del w:id="13098" w:author="김은수" w:date="2026-09-30T15:44:00Z" w16du:dateUtc="2026-09-30T06:44:00Z">
              <w:r>
                <w:rPr>
                  <w:rFonts w:hint="eastAsia"/>
                </w:rPr>
                <w:delText>P</w:delText>
              </w:r>
              <w:r>
                <w:delText xml:space="preserve"> 012</w:delText>
              </w:r>
            </w:del>
          </w:p>
        </w:tc>
        <w:tc>
          <w:tcPr>
            <w:tcW w:w="2240" w:type="dxa"/>
            <w:tcPrChange w:id="13099" w:author="김은수" w:date="2026-10-01T01:11:00Z">
              <w:tcPr>
                <w:tcW w:w="2240" w:type="dxa"/>
              </w:tcPr>
            </w:tcPrChange>
          </w:tcPr>
          <w:p w14:paraId="18FD9515" w14:textId="77777777" w:rsidR="002B4FEF" w:rsidRDefault="002B4FEF" w:rsidP="00893147">
            <w:pPr>
              <w:cnfStyle w:val="000000000000" w:firstRow="0" w:lastRow="0" w:firstColumn="0" w:lastColumn="0" w:oddVBand="0" w:evenVBand="0" w:oddHBand="0" w:evenHBand="0" w:firstRowFirstColumn="0" w:firstRowLastColumn="0" w:lastRowFirstColumn="0" w:lastRowLastColumn="0"/>
              <w:rPr>
                <w:del w:id="13100" w:author="김은수" w:date="2026-09-30T15:44:00Z" w16du:dateUtc="2026-09-30T06:44:00Z"/>
              </w:rPr>
            </w:pPr>
            <w:del w:id="13101" w:author="김은수" w:date="2026-09-30T15:44:00Z" w16du:dateUtc="2026-09-30T06:44:00Z">
              <w:r>
                <w:rPr>
                  <w:rFonts w:hint="eastAsia"/>
                </w:rPr>
                <w:delText>S</w:delText>
              </w:r>
              <w:r>
                <w:delText>PI-CS</w:delText>
              </w:r>
            </w:del>
          </w:p>
        </w:tc>
        <w:tc>
          <w:tcPr>
            <w:tcW w:w="3685" w:type="dxa"/>
            <w:tcPrChange w:id="13102" w:author="김은수" w:date="2026-10-01T01:11:00Z">
              <w:tcPr>
                <w:tcW w:w="3685" w:type="dxa"/>
              </w:tcPr>
            </w:tcPrChange>
          </w:tcPr>
          <w:p w14:paraId="534D14DA" w14:textId="77777777" w:rsidR="002B4FEF" w:rsidRDefault="002B4FEF" w:rsidP="00893147">
            <w:pPr>
              <w:cnfStyle w:val="000000000000" w:firstRow="0" w:lastRow="0" w:firstColumn="0" w:lastColumn="0" w:oddVBand="0" w:evenVBand="0" w:oddHBand="0" w:evenHBand="0" w:firstRowFirstColumn="0" w:firstRowLastColumn="0" w:lastRowFirstColumn="0" w:lastRowLastColumn="0"/>
              <w:rPr>
                <w:del w:id="13103" w:author="김은수" w:date="2026-09-30T15:44:00Z" w16du:dateUtc="2026-09-30T06:44:00Z"/>
              </w:rPr>
            </w:pPr>
            <w:del w:id="13104" w:author="김은수" w:date="2026-09-30T15:44:00Z" w16du:dateUtc="2026-09-30T06:44:00Z">
              <w:r>
                <w:rPr>
                  <w:rFonts w:hint="eastAsia"/>
                </w:rPr>
                <w:delText>D</w:delText>
              </w:r>
              <w:r>
                <w:delText>IO 11</w:delText>
              </w:r>
            </w:del>
          </w:p>
        </w:tc>
      </w:tr>
      <w:tr w:rsidR="002B4FEF" w14:paraId="53438178" w14:textId="77777777" w:rsidTr="00893147">
        <w:trPr>
          <w:del w:id="13105" w:author="김은수" w:date="2026-09-30T15:44:00Z"/>
          <w:trPrChange w:id="13106" w:author="김은수" w:date="2026-10-01T01:11:00Z">
            <w:trPr>
              <w:gridAfter w:val="3"/>
            </w:trPr>
          </w:trPrChange>
        </w:trPr>
        <w:tc>
          <w:tcPr>
            <w:cnfStyle w:val="001000000000" w:firstRow="0" w:lastRow="0" w:firstColumn="1" w:lastColumn="0" w:oddVBand="0" w:evenVBand="0" w:oddHBand="0" w:evenHBand="0" w:firstRowFirstColumn="0" w:firstRowLastColumn="0" w:lastRowFirstColumn="0" w:lastRowLastColumn="0"/>
            <w:tcW w:w="2121" w:type="dxa"/>
            <w:tcPrChange w:id="13107" w:author="김은수" w:date="2026-10-01T01:11:00Z">
              <w:tcPr>
                <w:tcW w:w="2121" w:type="dxa"/>
              </w:tcPr>
            </w:tcPrChange>
          </w:tcPr>
          <w:p w14:paraId="7B418609" w14:textId="77777777" w:rsidR="002B4FEF" w:rsidRDefault="002B4FEF" w:rsidP="00893147">
            <w:pPr>
              <w:rPr>
                <w:del w:id="13108" w:author="김은수" w:date="2026-09-30T15:44:00Z" w16du:dateUtc="2026-09-30T06:44:00Z"/>
              </w:rPr>
            </w:pPr>
            <w:del w:id="13109" w:author="김은수" w:date="2026-09-30T15:44:00Z" w16du:dateUtc="2026-09-30T06:44:00Z">
              <w:r>
                <w:rPr>
                  <w:rFonts w:hint="eastAsia"/>
                </w:rPr>
                <w:delText>P</w:delText>
              </w:r>
              <w:r>
                <w:delText xml:space="preserve"> 013</w:delText>
              </w:r>
            </w:del>
          </w:p>
        </w:tc>
        <w:tc>
          <w:tcPr>
            <w:tcW w:w="2240" w:type="dxa"/>
            <w:tcPrChange w:id="13110" w:author="김은수" w:date="2026-10-01T01:11:00Z">
              <w:tcPr>
                <w:tcW w:w="2240" w:type="dxa"/>
              </w:tcPr>
            </w:tcPrChange>
          </w:tcPr>
          <w:p w14:paraId="1BC00E85" w14:textId="77777777" w:rsidR="002B4FEF" w:rsidRDefault="002B4FEF" w:rsidP="00893147">
            <w:pPr>
              <w:cnfStyle w:val="000000000000" w:firstRow="0" w:lastRow="0" w:firstColumn="0" w:lastColumn="0" w:oddVBand="0" w:evenVBand="0" w:oddHBand="0" w:evenHBand="0" w:firstRowFirstColumn="0" w:firstRowLastColumn="0" w:lastRowFirstColumn="0" w:lastRowLastColumn="0"/>
              <w:rPr>
                <w:del w:id="13111" w:author="김은수" w:date="2026-09-30T15:44:00Z" w16du:dateUtc="2026-09-30T06:44:00Z"/>
              </w:rPr>
            </w:pPr>
            <w:del w:id="13112" w:author="김은수" w:date="2026-09-30T15:44:00Z" w16du:dateUtc="2026-09-30T06:44:00Z">
              <w:r>
                <w:rPr>
                  <w:rFonts w:hint="eastAsia"/>
                </w:rPr>
                <w:delText>S</w:delText>
              </w:r>
              <w:r>
                <w:delText>PI-CLk</w:delText>
              </w:r>
            </w:del>
          </w:p>
        </w:tc>
        <w:tc>
          <w:tcPr>
            <w:tcW w:w="3685" w:type="dxa"/>
            <w:tcPrChange w:id="13113" w:author="김은수" w:date="2026-10-01T01:11:00Z">
              <w:tcPr>
                <w:tcW w:w="3685" w:type="dxa"/>
              </w:tcPr>
            </w:tcPrChange>
          </w:tcPr>
          <w:p w14:paraId="31F9B28C" w14:textId="77777777" w:rsidR="002B4FEF" w:rsidRDefault="002B4FEF" w:rsidP="00893147">
            <w:pPr>
              <w:cnfStyle w:val="000000000000" w:firstRow="0" w:lastRow="0" w:firstColumn="0" w:lastColumn="0" w:oddVBand="0" w:evenVBand="0" w:oddHBand="0" w:evenHBand="0" w:firstRowFirstColumn="0" w:firstRowLastColumn="0" w:lastRowFirstColumn="0" w:lastRowLastColumn="0"/>
              <w:rPr>
                <w:del w:id="13114" w:author="김은수" w:date="2026-09-30T15:44:00Z" w16du:dateUtc="2026-09-30T06:44:00Z"/>
              </w:rPr>
            </w:pPr>
            <w:del w:id="13115" w:author="김은수" w:date="2026-09-30T15:44:00Z" w16du:dateUtc="2026-09-30T06:44:00Z">
              <w:r>
                <w:rPr>
                  <w:rFonts w:hint="eastAsia"/>
                </w:rPr>
                <w:delText>D</w:delText>
              </w:r>
              <w:r>
                <w:delText>IO 12</w:delText>
              </w:r>
            </w:del>
          </w:p>
        </w:tc>
      </w:tr>
      <w:tr w:rsidR="002B4FEF" w14:paraId="2F87E47D" w14:textId="77777777" w:rsidTr="00893147">
        <w:trPr>
          <w:del w:id="13116" w:author="김은수" w:date="2026-09-30T15:44:00Z"/>
          <w:trPrChange w:id="13117" w:author="김은수" w:date="2026-10-01T01:11:00Z">
            <w:trPr>
              <w:gridAfter w:val="3"/>
            </w:trPr>
          </w:trPrChange>
        </w:trPr>
        <w:tc>
          <w:tcPr>
            <w:cnfStyle w:val="001000000000" w:firstRow="0" w:lastRow="0" w:firstColumn="1" w:lastColumn="0" w:oddVBand="0" w:evenVBand="0" w:oddHBand="0" w:evenHBand="0" w:firstRowFirstColumn="0" w:firstRowLastColumn="0" w:lastRowFirstColumn="0" w:lastRowLastColumn="0"/>
            <w:tcW w:w="2121" w:type="dxa"/>
            <w:tcPrChange w:id="13118" w:author="김은수" w:date="2026-10-01T01:11:00Z">
              <w:tcPr>
                <w:tcW w:w="2121" w:type="dxa"/>
              </w:tcPr>
            </w:tcPrChange>
          </w:tcPr>
          <w:p w14:paraId="5FCAC5EA" w14:textId="77777777" w:rsidR="002B4FEF" w:rsidRDefault="002B4FEF" w:rsidP="00893147">
            <w:pPr>
              <w:rPr>
                <w:del w:id="13119" w:author="김은수" w:date="2026-09-30T15:44:00Z" w16du:dateUtc="2026-09-30T06:44:00Z"/>
              </w:rPr>
            </w:pPr>
            <w:del w:id="13120" w:author="김은수" w:date="2026-09-30T15:44:00Z" w16du:dateUtc="2026-09-30T06:44:00Z">
              <w:r>
                <w:rPr>
                  <w:rFonts w:hint="eastAsia"/>
                </w:rPr>
                <w:delText>P</w:delText>
              </w:r>
              <w:r>
                <w:delText xml:space="preserve"> 009</w:delText>
              </w:r>
            </w:del>
          </w:p>
        </w:tc>
        <w:tc>
          <w:tcPr>
            <w:tcW w:w="2240" w:type="dxa"/>
            <w:tcPrChange w:id="13121" w:author="김은수" w:date="2026-10-01T01:11:00Z">
              <w:tcPr>
                <w:tcW w:w="2240" w:type="dxa"/>
              </w:tcPr>
            </w:tcPrChange>
          </w:tcPr>
          <w:p w14:paraId="01177C60" w14:textId="77777777" w:rsidR="002B4FEF" w:rsidRDefault="002B4FEF" w:rsidP="00893147">
            <w:pPr>
              <w:cnfStyle w:val="000000000000" w:firstRow="0" w:lastRow="0" w:firstColumn="0" w:lastColumn="0" w:oddVBand="0" w:evenVBand="0" w:oddHBand="0" w:evenHBand="0" w:firstRowFirstColumn="0" w:firstRowLastColumn="0" w:lastRowFirstColumn="0" w:lastRowLastColumn="0"/>
              <w:rPr>
                <w:del w:id="13122" w:author="김은수" w:date="2026-09-30T15:44:00Z" w16du:dateUtc="2026-09-30T06:44:00Z"/>
              </w:rPr>
            </w:pPr>
            <w:del w:id="13123" w:author="김은수" w:date="2026-09-30T15:44:00Z" w16du:dateUtc="2026-09-30T06:44:00Z">
              <w:r>
                <w:rPr>
                  <w:rFonts w:hint="eastAsia"/>
                </w:rPr>
                <w:delText>S</w:delText>
              </w:r>
              <w:r>
                <w:delText>PI-MOSI</w:delText>
              </w:r>
            </w:del>
          </w:p>
        </w:tc>
        <w:tc>
          <w:tcPr>
            <w:tcW w:w="3685" w:type="dxa"/>
            <w:tcPrChange w:id="13124" w:author="김은수" w:date="2026-10-01T01:11:00Z">
              <w:tcPr>
                <w:tcW w:w="3685" w:type="dxa"/>
              </w:tcPr>
            </w:tcPrChange>
          </w:tcPr>
          <w:p w14:paraId="7D0B2498" w14:textId="77777777" w:rsidR="002B4FEF" w:rsidRDefault="002B4FEF" w:rsidP="00893147">
            <w:pPr>
              <w:cnfStyle w:val="000000000000" w:firstRow="0" w:lastRow="0" w:firstColumn="0" w:lastColumn="0" w:oddVBand="0" w:evenVBand="0" w:oddHBand="0" w:evenHBand="0" w:firstRowFirstColumn="0" w:firstRowLastColumn="0" w:lastRowFirstColumn="0" w:lastRowLastColumn="0"/>
              <w:rPr>
                <w:del w:id="13125" w:author="김은수" w:date="2026-09-30T15:44:00Z" w16du:dateUtc="2026-09-30T06:44:00Z"/>
              </w:rPr>
            </w:pPr>
            <w:del w:id="13126" w:author="김은수" w:date="2026-09-30T15:44:00Z" w16du:dateUtc="2026-09-30T06:44:00Z">
              <w:r>
                <w:rPr>
                  <w:rFonts w:hint="eastAsia"/>
                </w:rPr>
                <w:delText>D</w:delText>
              </w:r>
              <w:r>
                <w:delText>IO 13</w:delText>
              </w:r>
            </w:del>
          </w:p>
        </w:tc>
      </w:tr>
      <w:tr w:rsidR="002B4FEF" w14:paraId="78F4F0BE" w14:textId="77777777" w:rsidTr="00893147">
        <w:trPr>
          <w:del w:id="13127" w:author="김은수" w:date="2026-09-30T15:44:00Z"/>
          <w:trPrChange w:id="13128" w:author="김은수" w:date="2026-10-01T01:11:00Z">
            <w:trPr>
              <w:gridAfter w:val="3"/>
            </w:trPr>
          </w:trPrChange>
        </w:trPr>
        <w:tc>
          <w:tcPr>
            <w:cnfStyle w:val="001000000000" w:firstRow="0" w:lastRow="0" w:firstColumn="1" w:lastColumn="0" w:oddVBand="0" w:evenVBand="0" w:oddHBand="0" w:evenHBand="0" w:firstRowFirstColumn="0" w:firstRowLastColumn="0" w:lastRowFirstColumn="0" w:lastRowLastColumn="0"/>
            <w:tcW w:w="2121" w:type="dxa"/>
            <w:tcPrChange w:id="13129" w:author="김은수" w:date="2026-10-01T01:11:00Z">
              <w:tcPr>
                <w:tcW w:w="2121" w:type="dxa"/>
              </w:tcPr>
            </w:tcPrChange>
          </w:tcPr>
          <w:p w14:paraId="0B556BCD" w14:textId="77777777" w:rsidR="002B4FEF" w:rsidRDefault="002B4FEF" w:rsidP="00893147">
            <w:pPr>
              <w:rPr>
                <w:del w:id="13130" w:author="김은수" w:date="2026-09-30T15:44:00Z" w16du:dateUtc="2026-09-30T06:44:00Z"/>
              </w:rPr>
            </w:pPr>
            <w:del w:id="13131" w:author="김은수" w:date="2026-09-30T15:44:00Z" w16du:dateUtc="2026-09-30T06:44:00Z">
              <w:r>
                <w:rPr>
                  <w:rFonts w:hint="eastAsia"/>
                </w:rPr>
                <w:delText>P</w:delText>
              </w:r>
              <w:r>
                <w:delText xml:space="preserve"> 008</w:delText>
              </w:r>
            </w:del>
          </w:p>
        </w:tc>
        <w:tc>
          <w:tcPr>
            <w:tcW w:w="2240" w:type="dxa"/>
            <w:tcPrChange w:id="13132" w:author="김은수" w:date="2026-10-01T01:11:00Z">
              <w:tcPr>
                <w:tcW w:w="2240" w:type="dxa"/>
              </w:tcPr>
            </w:tcPrChange>
          </w:tcPr>
          <w:p w14:paraId="67154986" w14:textId="77777777" w:rsidR="002B4FEF" w:rsidRDefault="002B4FEF" w:rsidP="00893147">
            <w:pPr>
              <w:cnfStyle w:val="000000000000" w:firstRow="0" w:lastRow="0" w:firstColumn="0" w:lastColumn="0" w:oddVBand="0" w:evenVBand="0" w:oddHBand="0" w:evenHBand="0" w:firstRowFirstColumn="0" w:firstRowLastColumn="0" w:lastRowFirstColumn="0" w:lastRowLastColumn="0"/>
              <w:rPr>
                <w:del w:id="13133" w:author="김은수" w:date="2026-09-30T15:44:00Z" w16du:dateUtc="2026-09-30T06:44:00Z"/>
              </w:rPr>
            </w:pPr>
            <w:del w:id="13134" w:author="김은수" w:date="2026-09-30T15:44:00Z" w16du:dateUtc="2026-09-30T06:44:00Z">
              <w:r>
                <w:rPr>
                  <w:rFonts w:hint="eastAsia"/>
                </w:rPr>
                <w:delText>S</w:delText>
              </w:r>
              <w:r>
                <w:delText>PI-MISO</w:delText>
              </w:r>
            </w:del>
          </w:p>
        </w:tc>
        <w:tc>
          <w:tcPr>
            <w:tcW w:w="3685" w:type="dxa"/>
            <w:tcPrChange w:id="13135" w:author="김은수" w:date="2026-10-01T01:11:00Z">
              <w:tcPr>
                <w:tcW w:w="3685" w:type="dxa"/>
              </w:tcPr>
            </w:tcPrChange>
          </w:tcPr>
          <w:p w14:paraId="36B28068" w14:textId="77777777" w:rsidR="002B4FEF" w:rsidRDefault="002B4FEF" w:rsidP="00893147">
            <w:pPr>
              <w:cnfStyle w:val="000000000000" w:firstRow="0" w:lastRow="0" w:firstColumn="0" w:lastColumn="0" w:oddVBand="0" w:evenVBand="0" w:oddHBand="0" w:evenHBand="0" w:firstRowFirstColumn="0" w:firstRowLastColumn="0" w:lastRowFirstColumn="0" w:lastRowLastColumn="0"/>
              <w:rPr>
                <w:del w:id="13136" w:author="김은수" w:date="2026-09-30T15:44:00Z" w16du:dateUtc="2026-09-30T06:44:00Z"/>
              </w:rPr>
            </w:pPr>
            <w:del w:id="13137" w:author="김은수" w:date="2026-09-30T15:44:00Z" w16du:dateUtc="2026-09-30T06:44:00Z">
              <w:r>
                <w:rPr>
                  <w:rFonts w:hint="eastAsia"/>
                </w:rPr>
                <w:delText>D</w:delText>
              </w:r>
              <w:r>
                <w:delText>IO 14</w:delText>
              </w:r>
            </w:del>
          </w:p>
        </w:tc>
      </w:tr>
      <w:tr w:rsidR="002B4FEF" w14:paraId="69C7F0EE" w14:textId="77777777" w:rsidTr="00893147">
        <w:trPr>
          <w:del w:id="13138" w:author="김은수" w:date="2026-09-30T15:44:00Z"/>
          <w:trPrChange w:id="13139" w:author="김은수" w:date="2026-10-01T01:11:00Z">
            <w:trPr>
              <w:gridAfter w:val="3"/>
            </w:trPr>
          </w:trPrChange>
        </w:trPr>
        <w:tc>
          <w:tcPr>
            <w:cnfStyle w:val="001000000000" w:firstRow="0" w:lastRow="0" w:firstColumn="1" w:lastColumn="0" w:oddVBand="0" w:evenVBand="0" w:oddHBand="0" w:evenHBand="0" w:firstRowFirstColumn="0" w:firstRowLastColumn="0" w:lastRowFirstColumn="0" w:lastRowLastColumn="0"/>
            <w:tcW w:w="2121" w:type="dxa"/>
            <w:tcPrChange w:id="13140" w:author="김은수" w:date="2026-10-01T01:11:00Z">
              <w:tcPr>
                <w:tcW w:w="2121" w:type="dxa"/>
              </w:tcPr>
            </w:tcPrChange>
          </w:tcPr>
          <w:p w14:paraId="67C4967E" w14:textId="77777777" w:rsidR="002B4FEF" w:rsidRDefault="002B4FEF" w:rsidP="00893147">
            <w:pPr>
              <w:rPr>
                <w:del w:id="13141" w:author="김은수" w:date="2026-09-30T15:44:00Z" w16du:dateUtc="2026-09-30T06:44:00Z"/>
              </w:rPr>
            </w:pPr>
            <w:del w:id="13142" w:author="김은수" w:date="2026-09-30T15:44:00Z" w16du:dateUtc="2026-09-30T06:44:00Z">
              <w:r>
                <w:rPr>
                  <w:rFonts w:hint="eastAsia"/>
                </w:rPr>
                <w:delText>P</w:delText>
              </w:r>
              <w:r>
                <w:delText xml:space="preserve"> 010</w:delText>
              </w:r>
            </w:del>
          </w:p>
        </w:tc>
        <w:tc>
          <w:tcPr>
            <w:tcW w:w="2240" w:type="dxa"/>
            <w:tcPrChange w:id="13143" w:author="김은수" w:date="2026-10-01T01:11:00Z">
              <w:tcPr>
                <w:tcW w:w="2240" w:type="dxa"/>
              </w:tcPr>
            </w:tcPrChange>
          </w:tcPr>
          <w:p w14:paraId="7BCE4825" w14:textId="77777777" w:rsidR="002B4FEF" w:rsidRDefault="002B4FEF" w:rsidP="00893147">
            <w:pPr>
              <w:cnfStyle w:val="000000000000" w:firstRow="0" w:lastRow="0" w:firstColumn="0" w:lastColumn="0" w:oddVBand="0" w:evenVBand="0" w:oddHBand="0" w:evenHBand="0" w:firstRowFirstColumn="0" w:firstRowLastColumn="0" w:lastRowFirstColumn="0" w:lastRowLastColumn="0"/>
              <w:rPr>
                <w:del w:id="13144" w:author="김은수" w:date="2026-09-30T15:44:00Z" w16du:dateUtc="2026-09-30T06:44:00Z"/>
              </w:rPr>
            </w:pPr>
            <w:del w:id="13145" w:author="김은수" w:date="2026-09-30T15:44:00Z" w16du:dateUtc="2026-09-30T06:44:00Z">
              <w:r>
                <w:rPr>
                  <w:rFonts w:hint="eastAsia"/>
                </w:rPr>
                <w:delText>S</w:delText>
              </w:r>
              <w:r>
                <w:delText>PI Flag</w:delText>
              </w:r>
            </w:del>
          </w:p>
        </w:tc>
        <w:tc>
          <w:tcPr>
            <w:tcW w:w="3685" w:type="dxa"/>
            <w:tcPrChange w:id="13146" w:author="김은수" w:date="2026-10-01T01:11:00Z">
              <w:tcPr>
                <w:tcW w:w="3685" w:type="dxa"/>
              </w:tcPr>
            </w:tcPrChange>
          </w:tcPr>
          <w:p w14:paraId="33B2B49E" w14:textId="77777777" w:rsidR="002B4FEF" w:rsidRDefault="002B4FEF" w:rsidP="00893147">
            <w:pPr>
              <w:cnfStyle w:val="000000000000" w:firstRow="0" w:lastRow="0" w:firstColumn="0" w:lastColumn="0" w:oddVBand="0" w:evenVBand="0" w:oddHBand="0" w:evenHBand="0" w:firstRowFirstColumn="0" w:firstRowLastColumn="0" w:lastRowFirstColumn="0" w:lastRowLastColumn="0"/>
              <w:rPr>
                <w:del w:id="13147" w:author="김은수" w:date="2026-09-30T15:44:00Z" w16du:dateUtc="2026-09-30T06:44:00Z"/>
              </w:rPr>
            </w:pPr>
            <w:del w:id="13148" w:author="김은수" w:date="2026-09-30T15:44:00Z" w16du:dateUtc="2026-09-30T06:44:00Z">
              <w:r>
                <w:rPr>
                  <w:rFonts w:hint="eastAsia"/>
                </w:rPr>
                <w:delText>D</w:delText>
              </w:r>
              <w:r>
                <w:delText>IO 15</w:delText>
              </w:r>
            </w:del>
          </w:p>
        </w:tc>
      </w:tr>
      <w:tr w:rsidR="002B4FEF" w14:paraId="2210D68B" w14:textId="77777777" w:rsidTr="00893147">
        <w:trPr>
          <w:del w:id="13149" w:author="김은수" w:date="2026-09-30T15:44:00Z"/>
          <w:trPrChange w:id="13150" w:author="김은수" w:date="2026-10-01T01:11:00Z">
            <w:trPr>
              <w:gridAfter w:val="3"/>
            </w:trPr>
          </w:trPrChange>
        </w:trPr>
        <w:tc>
          <w:tcPr>
            <w:cnfStyle w:val="001000000000" w:firstRow="0" w:lastRow="0" w:firstColumn="1" w:lastColumn="0" w:oddVBand="0" w:evenVBand="0" w:oddHBand="0" w:evenHBand="0" w:firstRowFirstColumn="0" w:firstRowLastColumn="0" w:lastRowFirstColumn="0" w:lastRowLastColumn="0"/>
            <w:tcW w:w="2121" w:type="dxa"/>
            <w:tcPrChange w:id="13151" w:author="김은수" w:date="2026-10-01T01:11:00Z">
              <w:tcPr>
                <w:tcW w:w="2121" w:type="dxa"/>
              </w:tcPr>
            </w:tcPrChange>
          </w:tcPr>
          <w:p w14:paraId="3672CB01" w14:textId="77777777" w:rsidR="002B4FEF" w:rsidRDefault="002B4FEF" w:rsidP="00893147">
            <w:pPr>
              <w:rPr>
                <w:del w:id="13152" w:author="김은수" w:date="2026-09-30T15:44:00Z" w16du:dateUtc="2026-09-30T06:44:00Z"/>
              </w:rPr>
            </w:pPr>
            <w:del w:id="13153" w:author="김은수" w:date="2026-09-30T15:44:00Z" w16du:dateUtc="2026-09-30T06:44:00Z">
              <w:r>
                <w:rPr>
                  <w:rFonts w:hint="eastAsia"/>
                </w:rPr>
                <w:delText>P</w:delText>
              </w:r>
              <w:r>
                <w:delText xml:space="preserve"> 015</w:delText>
              </w:r>
            </w:del>
          </w:p>
        </w:tc>
        <w:tc>
          <w:tcPr>
            <w:tcW w:w="2240" w:type="dxa"/>
            <w:tcPrChange w:id="13154" w:author="김은수" w:date="2026-10-01T01:11:00Z">
              <w:tcPr>
                <w:tcW w:w="2240" w:type="dxa"/>
              </w:tcPr>
            </w:tcPrChange>
          </w:tcPr>
          <w:p w14:paraId="6CE2B875" w14:textId="77777777" w:rsidR="002B4FEF" w:rsidRDefault="002B4FEF" w:rsidP="00893147">
            <w:pPr>
              <w:cnfStyle w:val="000000000000" w:firstRow="0" w:lastRow="0" w:firstColumn="0" w:lastColumn="0" w:oddVBand="0" w:evenVBand="0" w:oddHBand="0" w:evenHBand="0" w:firstRowFirstColumn="0" w:firstRowLastColumn="0" w:lastRowFirstColumn="0" w:lastRowLastColumn="0"/>
              <w:rPr>
                <w:del w:id="13155" w:author="김은수" w:date="2026-09-30T15:44:00Z" w16du:dateUtc="2026-09-30T06:44:00Z"/>
              </w:rPr>
            </w:pPr>
            <w:del w:id="13156" w:author="김은수" w:date="2026-09-30T15:44:00Z" w16du:dateUtc="2026-09-30T06:44:00Z">
              <w:r>
                <w:rPr>
                  <w:rFonts w:hint="eastAsia"/>
                </w:rPr>
                <w:delText>N</w:delText>
              </w:r>
              <w:r>
                <w:delText>RF On/Off</w:delText>
              </w:r>
            </w:del>
          </w:p>
        </w:tc>
        <w:tc>
          <w:tcPr>
            <w:tcW w:w="3685" w:type="dxa"/>
            <w:tcPrChange w:id="13157" w:author="김은수" w:date="2026-10-01T01:11:00Z">
              <w:tcPr>
                <w:tcW w:w="3685" w:type="dxa"/>
              </w:tcPr>
            </w:tcPrChange>
          </w:tcPr>
          <w:p w14:paraId="50CB4B33" w14:textId="77777777" w:rsidR="002B4FEF" w:rsidRDefault="002B4FEF" w:rsidP="00893147">
            <w:pPr>
              <w:cnfStyle w:val="000000000000" w:firstRow="0" w:lastRow="0" w:firstColumn="0" w:lastColumn="0" w:oddVBand="0" w:evenVBand="0" w:oddHBand="0" w:evenHBand="0" w:firstRowFirstColumn="0" w:firstRowLastColumn="0" w:lastRowFirstColumn="0" w:lastRowLastColumn="0"/>
              <w:rPr>
                <w:del w:id="13158" w:author="김은수" w:date="2026-09-30T15:44:00Z" w16du:dateUtc="2026-09-30T06:44:00Z"/>
              </w:rPr>
            </w:pPr>
            <w:del w:id="13159" w:author="김은수" w:date="2026-09-30T15:44:00Z" w16du:dateUtc="2026-09-30T06:44:00Z">
              <w:r>
                <w:rPr>
                  <w:rFonts w:hint="eastAsia"/>
                </w:rPr>
                <w:delText>D</w:delText>
              </w:r>
              <w:r>
                <w:delText>IO 16</w:delText>
              </w:r>
            </w:del>
          </w:p>
        </w:tc>
      </w:tr>
      <w:tr w:rsidR="002B4FEF" w14:paraId="0A0D464C" w14:textId="77777777" w:rsidTr="00893147">
        <w:trPr>
          <w:del w:id="13160" w:author="김은수" w:date="2026-09-30T15:44:00Z"/>
          <w:trPrChange w:id="13161" w:author="김은수" w:date="2026-10-01T01:11:00Z">
            <w:trPr>
              <w:gridAfter w:val="3"/>
            </w:trPr>
          </w:trPrChange>
        </w:trPr>
        <w:tc>
          <w:tcPr>
            <w:cnfStyle w:val="001000000000" w:firstRow="0" w:lastRow="0" w:firstColumn="1" w:lastColumn="0" w:oddVBand="0" w:evenVBand="0" w:oddHBand="0" w:evenHBand="0" w:firstRowFirstColumn="0" w:firstRowLastColumn="0" w:lastRowFirstColumn="0" w:lastRowLastColumn="0"/>
            <w:tcW w:w="2121" w:type="dxa"/>
            <w:tcPrChange w:id="13162" w:author="김은수" w:date="2026-10-01T01:11:00Z">
              <w:tcPr>
                <w:tcW w:w="2121" w:type="dxa"/>
              </w:tcPr>
            </w:tcPrChange>
          </w:tcPr>
          <w:p w14:paraId="7B03655D" w14:textId="77777777" w:rsidR="002B4FEF" w:rsidRDefault="002B4FEF" w:rsidP="00893147">
            <w:pPr>
              <w:rPr>
                <w:del w:id="13163" w:author="김은수" w:date="2026-09-30T15:44:00Z" w16du:dateUtc="2026-09-30T06:44:00Z"/>
              </w:rPr>
            </w:pPr>
            <w:del w:id="13164" w:author="김은수" w:date="2026-09-30T15:44:00Z" w16du:dateUtc="2026-09-30T06:44:00Z">
              <w:r>
                <w:rPr>
                  <w:rFonts w:hint="eastAsia"/>
                </w:rPr>
                <w:delText>P</w:delText>
              </w:r>
              <w:r>
                <w:delText xml:space="preserve"> 027</w:delText>
              </w:r>
            </w:del>
          </w:p>
        </w:tc>
        <w:tc>
          <w:tcPr>
            <w:tcW w:w="2240" w:type="dxa"/>
            <w:tcPrChange w:id="13165" w:author="김은수" w:date="2026-10-01T01:11:00Z">
              <w:tcPr>
                <w:tcW w:w="2240" w:type="dxa"/>
              </w:tcPr>
            </w:tcPrChange>
          </w:tcPr>
          <w:p w14:paraId="4C549CF1" w14:textId="77777777" w:rsidR="002B4FEF" w:rsidRDefault="002B4FEF">
            <w:pPr>
              <w:pStyle w:val="TDC7"/>
              <w:cnfStyle w:val="000000000000" w:firstRow="0" w:lastRow="0" w:firstColumn="0" w:lastColumn="0" w:oddVBand="0" w:evenVBand="0" w:oddHBand="0" w:evenHBand="0" w:firstRowFirstColumn="0" w:firstRowLastColumn="0" w:lastRowFirstColumn="0" w:lastRowLastColumn="0"/>
              <w:rPr>
                <w:del w:id="13166" w:author="김은수" w:date="2026-09-30T15:44:00Z" w16du:dateUtc="2026-09-30T06:44:00Z"/>
              </w:rPr>
              <w:pPrChange w:id="13167" w:author="김은수" w:date="2026-10-01T01:11:00Z">
                <w:pPr>
                  <w:cnfStyle w:val="000000000000" w:firstRow="0" w:lastRow="0" w:firstColumn="0" w:lastColumn="0" w:oddVBand="0" w:evenVBand="0" w:oddHBand="0" w:evenHBand="0" w:firstRowFirstColumn="0" w:firstRowLastColumn="0" w:lastRowFirstColumn="0" w:lastRowLastColumn="0"/>
                </w:pPr>
              </w:pPrChange>
            </w:pPr>
          </w:p>
        </w:tc>
        <w:tc>
          <w:tcPr>
            <w:tcW w:w="3685" w:type="dxa"/>
            <w:tcPrChange w:id="13168" w:author="김은수" w:date="2026-10-01T01:11:00Z">
              <w:tcPr>
                <w:tcW w:w="3685" w:type="dxa"/>
              </w:tcPr>
            </w:tcPrChange>
          </w:tcPr>
          <w:p w14:paraId="6515A2A3" w14:textId="77777777" w:rsidR="002B4FEF" w:rsidRDefault="002B4FEF" w:rsidP="00893147">
            <w:pPr>
              <w:cnfStyle w:val="000000000000" w:firstRow="0" w:lastRow="0" w:firstColumn="0" w:lastColumn="0" w:oddVBand="0" w:evenVBand="0" w:oddHBand="0" w:evenHBand="0" w:firstRowFirstColumn="0" w:firstRowLastColumn="0" w:lastRowFirstColumn="0" w:lastRowLastColumn="0"/>
              <w:rPr>
                <w:del w:id="13169" w:author="김은수" w:date="2026-09-30T15:44:00Z" w16du:dateUtc="2026-09-30T06:44:00Z"/>
              </w:rPr>
            </w:pPr>
            <w:del w:id="13170" w:author="김은수" w:date="2026-09-30T15:44:00Z" w16du:dateUtc="2026-09-30T06:44:00Z">
              <w:r>
                <w:rPr>
                  <w:rFonts w:hint="eastAsia"/>
                </w:rPr>
                <w:delText>D</w:delText>
              </w:r>
              <w:r>
                <w:delText>IO 17</w:delText>
              </w:r>
            </w:del>
          </w:p>
        </w:tc>
      </w:tr>
      <w:tr w:rsidR="002B4FEF" w14:paraId="745B0B97" w14:textId="77777777" w:rsidTr="00893147">
        <w:trPr>
          <w:del w:id="13171" w:author="김은수" w:date="2026-09-30T15:44:00Z"/>
          <w:trPrChange w:id="13172" w:author="김은수" w:date="2026-10-01T01:11:00Z">
            <w:trPr>
              <w:gridAfter w:val="3"/>
            </w:trPr>
          </w:trPrChange>
        </w:trPr>
        <w:tc>
          <w:tcPr>
            <w:cnfStyle w:val="001000000000" w:firstRow="0" w:lastRow="0" w:firstColumn="1" w:lastColumn="0" w:oddVBand="0" w:evenVBand="0" w:oddHBand="0" w:evenHBand="0" w:firstRowFirstColumn="0" w:firstRowLastColumn="0" w:lastRowFirstColumn="0" w:lastRowLastColumn="0"/>
            <w:tcW w:w="2121" w:type="dxa"/>
            <w:tcPrChange w:id="13173" w:author="김은수" w:date="2026-10-01T01:11:00Z">
              <w:tcPr>
                <w:tcW w:w="2121" w:type="dxa"/>
              </w:tcPr>
            </w:tcPrChange>
          </w:tcPr>
          <w:p w14:paraId="3A4E877C" w14:textId="77777777" w:rsidR="002B4FEF" w:rsidRDefault="002B4FEF" w:rsidP="00893147">
            <w:pPr>
              <w:rPr>
                <w:del w:id="13174" w:author="김은수" w:date="2026-09-30T15:44:00Z" w16du:dateUtc="2026-09-30T06:44:00Z"/>
              </w:rPr>
            </w:pPr>
            <w:del w:id="13175" w:author="김은수" w:date="2026-09-30T15:44:00Z" w16du:dateUtc="2026-09-30T06:44:00Z">
              <w:r>
                <w:rPr>
                  <w:rFonts w:hint="eastAsia"/>
                </w:rPr>
                <w:delText>P</w:delText>
              </w:r>
              <w:r>
                <w:delText xml:space="preserve"> 011</w:delText>
              </w:r>
            </w:del>
          </w:p>
        </w:tc>
        <w:tc>
          <w:tcPr>
            <w:tcW w:w="2240" w:type="dxa"/>
            <w:tcPrChange w:id="13176" w:author="김은수" w:date="2026-10-01T01:11:00Z">
              <w:tcPr>
                <w:tcW w:w="2240" w:type="dxa"/>
              </w:tcPr>
            </w:tcPrChange>
          </w:tcPr>
          <w:p w14:paraId="71B06A86" w14:textId="77777777" w:rsidR="002B4FEF" w:rsidRDefault="002B4FEF" w:rsidP="00893147">
            <w:pPr>
              <w:cnfStyle w:val="000000000000" w:firstRow="0" w:lastRow="0" w:firstColumn="0" w:lastColumn="0" w:oddVBand="0" w:evenVBand="0" w:oddHBand="0" w:evenHBand="0" w:firstRowFirstColumn="0" w:firstRowLastColumn="0" w:lastRowFirstColumn="0" w:lastRowLastColumn="0"/>
              <w:rPr>
                <w:del w:id="13177" w:author="김은수" w:date="2026-09-30T15:44:00Z" w16du:dateUtc="2026-09-30T06:44:00Z"/>
              </w:rPr>
            </w:pPr>
            <w:del w:id="13178" w:author="김은수" w:date="2026-09-30T15:44:00Z" w16du:dateUtc="2026-09-30T06:44:00Z">
              <w:r>
                <w:rPr>
                  <w:rFonts w:hint="eastAsia"/>
                </w:rPr>
                <w:delText>-</w:delText>
              </w:r>
            </w:del>
          </w:p>
        </w:tc>
        <w:tc>
          <w:tcPr>
            <w:tcW w:w="3685" w:type="dxa"/>
            <w:tcPrChange w:id="13179" w:author="김은수" w:date="2026-10-01T01:11:00Z">
              <w:tcPr>
                <w:tcW w:w="3685" w:type="dxa"/>
              </w:tcPr>
            </w:tcPrChange>
          </w:tcPr>
          <w:p w14:paraId="17F385A7" w14:textId="77777777" w:rsidR="002B4FEF" w:rsidRDefault="002B4FEF" w:rsidP="00893147">
            <w:pPr>
              <w:cnfStyle w:val="000000000000" w:firstRow="0" w:lastRow="0" w:firstColumn="0" w:lastColumn="0" w:oddVBand="0" w:evenVBand="0" w:oddHBand="0" w:evenHBand="0" w:firstRowFirstColumn="0" w:firstRowLastColumn="0" w:lastRowFirstColumn="0" w:lastRowLastColumn="0"/>
              <w:rPr>
                <w:del w:id="13180" w:author="김은수" w:date="2026-09-30T15:44:00Z" w16du:dateUtc="2026-09-30T06:44:00Z"/>
              </w:rPr>
            </w:pPr>
            <w:del w:id="13181" w:author="김은수" w:date="2026-09-30T15:44:00Z" w16du:dateUtc="2026-09-30T06:44:00Z">
              <w:r>
                <w:rPr>
                  <w:rFonts w:hint="eastAsia"/>
                </w:rPr>
                <w:delText>D</w:delText>
              </w:r>
              <w:r>
                <w:delText>IO 18</w:delText>
              </w:r>
            </w:del>
          </w:p>
        </w:tc>
      </w:tr>
      <w:tr w:rsidR="002B4FEF" w14:paraId="5709571E" w14:textId="77777777" w:rsidTr="00893147">
        <w:trPr>
          <w:del w:id="13182" w:author="김은수" w:date="2026-09-30T15:44:00Z"/>
          <w:trPrChange w:id="13183" w:author="김은수" w:date="2026-10-01T01:11:00Z">
            <w:trPr>
              <w:gridAfter w:val="3"/>
            </w:trPr>
          </w:trPrChange>
        </w:trPr>
        <w:tc>
          <w:tcPr>
            <w:cnfStyle w:val="001000000000" w:firstRow="0" w:lastRow="0" w:firstColumn="1" w:lastColumn="0" w:oddVBand="0" w:evenVBand="0" w:oddHBand="0" w:evenHBand="0" w:firstRowFirstColumn="0" w:firstRowLastColumn="0" w:lastRowFirstColumn="0" w:lastRowLastColumn="0"/>
            <w:tcW w:w="2121" w:type="dxa"/>
            <w:tcPrChange w:id="13184" w:author="김은수" w:date="2026-10-01T01:11:00Z">
              <w:tcPr>
                <w:tcW w:w="2121" w:type="dxa"/>
              </w:tcPr>
            </w:tcPrChange>
          </w:tcPr>
          <w:p w14:paraId="63D89B56" w14:textId="77777777" w:rsidR="002B4FEF" w:rsidRDefault="002B4FEF" w:rsidP="00893147">
            <w:pPr>
              <w:rPr>
                <w:del w:id="13185" w:author="김은수" w:date="2026-09-30T15:44:00Z" w16du:dateUtc="2026-09-30T06:44:00Z"/>
              </w:rPr>
            </w:pPr>
            <w:del w:id="13186" w:author="김은수" w:date="2026-09-30T15:44:00Z" w16du:dateUtc="2026-09-30T06:44:00Z">
              <w:r>
                <w:rPr>
                  <w:rFonts w:hint="eastAsia"/>
                </w:rPr>
                <w:delText>P</w:delText>
              </w:r>
              <w:r>
                <w:delText xml:space="preserve"> 014</w:delText>
              </w:r>
            </w:del>
          </w:p>
        </w:tc>
        <w:tc>
          <w:tcPr>
            <w:tcW w:w="2240" w:type="dxa"/>
            <w:tcPrChange w:id="13187" w:author="김은수" w:date="2026-10-01T01:11:00Z">
              <w:tcPr>
                <w:tcW w:w="2240" w:type="dxa"/>
              </w:tcPr>
            </w:tcPrChange>
          </w:tcPr>
          <w:p w14:paraId="07CC1946" w14:textId="77777777" w:rsidR="002B4FEF" w:rsidRDefault="002B4FEF" w:rsidP="00893147">
            <w:pPr>
              <w:cnfStyle w:val="000000000000" w:firstRow="0" w:lastRow="0" w:firstColumn="0" w:lastColumn="0" w:oddVBand="0" w:evenVBand="0" w:oddHBand="0" w:evenHBand="0" w:firstRowFirstColumn="0" w:firstRowLastColumn="0" w:lastRowFirstColumn="0" w:lastRowLastColumn="0"/>
              <w:rPr>
                <w:del w:id="13188" w:author="김은수" w:date="2026-09-30T15:44:00Z" w16du:dateUtc="2026-09-30T06:44:00Z"/>
              </w:rPr>
            </w:pPr>
            <w:del w:id="13189" w:author="김은수" w:date="2026-09-30T15:44:00Z" w16du:dateUtc="2026-09-30T06:44:00Z">
              <w:r>
                <w:rPr>
                  <w:rFonts w:hint="eastAsia"/>
                </w:rPr>
                <w:delText>-</w:delText>
              </w:r>
            </w:del>
          </w:p>
        </w:tc>
        <w:tc>
          <w:tcPr>
            <w:tcW w:w="3685" w:type="dxa"/>
            <w:tcPrChange w:id="13190" w:author="김은수" w:date="2026-10-01T01:11:00Z">
              <w:tcPr>
                <w:tcW w:w="3685" w:type="dxa"/>
              </w:tcPr>
            </w:tcPrChange>
          </w:tcPr>
          <w:p w14:paraId="3BF23C8A" w14:textId="77777777" w:rsidR="002B4FEF" w:rsidRDefault="002B4FEF" w:rsidP="00893147">
            <w:pPr>
              <w:cnfStyle w:val="000000000000" w:firstRow="0" w:lastRow="0" w:firstColumn="0" w:lastColumn="0" w:oddVBand="0" w:evenVBand="0" w:oddHBand="0" w:evenHBand="0" w:firstRowFirstColumn="0" w:firstRowLastColumn="0" w:lastRowFirstColumn="0" w:lastRowLastColumn="0"/>
              <w:rPr>
                <w:del w:id="13191" w:author="김은수" w:date="2026-09-30T15:44:00Z" w16du:dateUtc="2026-09-30T06:44:00Z"/>
              </w:rPr>
            </w:pPr>
            <w:del w:id="13192" w:author="김은수" w:date="2026-09-30T15:44:00Z" w16du:dateUtc="2026-09-30T06:44:00Z">
              <w:r>
                <w:rPr>
                  <w:rFonts w:hint="eastAsia"/>
                </w:rPr>
                <w:delText>D</w:delText>
              </w:r>
              <w:r>
                <w:delText>IO 19</w:delText>
              </w:r>
            </w:del>
          </w:p>
        </w:tc>
      </w:tr>
    </w:tbl>
    <w:p w14:paraId="1C6003B3" w14:textId="77777777" w:rsidR="00961A27" w:rsidRPr="00E00010" w:rsidRDefault="00961A27">
      <w:pPr>
        <w:spacing w:after="0" w:line="300" w:lineRule="auto"/>
        <w:rPr>
          <w:del w:id="13193" w:author="김은수" w:date="2026-09-30T15:44:00Z" w16du:dateUtc="2026-09-30T06:44:00Z"/>
          <w:szCs w:val="20"/>
        </w:rPr>
        <w:pPrChange w:id="13194" w:author="김은수" w:date="2026-10-01T03:22:00Z">
          <w:pPr>
            <w:ind w:left="1276"/>
          </w:pPr>
        </w:pPrChange>
      </w:pPr>
      <w:del w:id="13195" w:author="김은수" w:date="2026-09-30T15:44:00Z" w16du:dateUtc="2026-09-30T06:44:00Z">
        <w:r>
          <w:rPr>
            <w:rFonts w:hint="eastAsia"/>
          </w:rPr>
          <w:delText>초기화 항목의 흐름도는 아래와 같으며 이를 참고하여 구현한다.</w:delText>
        </w:r>
      </w:del>
    </w:p>
    <w:p w14:paraId="2A7AAFCA" w14:textId="77777777" w:rsidR="00961A27" w:rsidRPr="00E00010" w:rsidRDefault="00961A27">
      <w:pPr>
        <w:rPr>
          <w:del w:id="13196" w:author="김은수" w:date="2026-09-30T15:44:00Z" w16du:dateUtc="2026-09-30T06:44:00Z"/>
          <w:szCs w:val="20"/>
        </w:rPr>
        <w:pPrChange w:id="13197" w:author="김은수" w:date="2026-10-01T03:22:00Z">
          <w:pPr>
            <w:spacing w:after="0" w:line="240" w:lineRule="auto"/>
            <w:ind w:leftChars="400" w:left="800"/>
          </w:pPr>
        </w:pPrChange>
      </w:pPr>
      <w:del w:id="13198" w:author="김은수" w:date="2026-09-30T15:44:00Z" w16du:dateUtc="2026-09-30T06:44:00Z">
        <w:r w:rsidRPr="0012032F">
          <w:rPr>
            <w:noProof/>
          </w:rPr>
          <w:drawing>
            <wp:inline distT="0" distB="0" distL="0" distR="0" wp14:anchorId="4B4AF9CC" wp14:editId="7BA23460">
              <wp:extent cx="5305721" cy="3746153"/>
              <wp:effectExtent l="0" t="0" r="0" b="0"/>
              <wp:docPr id="81" name="그림 80" descr="스크린샷, 텍스트, 도표, 라인이(가) 표시된 사진&#10;&#10;자동 생성된 설명">
                <a:extLst xmlns:a="http://schemas.openxmlformats.org/drawingml/2006/main">
                  <a:ext uri="{FF2B5EF4-FFF2-40B4-BE49-F238E27FC236}">
                    <a16:creationId xmlns:a16="http://schemas.microsoft.com/office/drawing/2014/main" id="{21B542FB-35EB-3839-8C28-947C3F177E3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그림 80" descr="스크린샷, 텍스트, 도표, 라인이(가) 표시된 사진&#10;&#10;자동 생성된 설명">
                        <a:extLst>
                          <a:ext uri="{FF2B5EF4-FFF2-40B4-BE49-F238E27FC236}">
                            <a16:creationId xmlns:a16="http://schemas.microsoft.com/office/drawing/2014/main" id="{21B542FB-35EB-3839-8C28-947C3F177E3D}"/>
                          </a:ext>
                        </a:extLst>
                      </pic:cNvPr>
                      <pic:cNvPicPr>
                        <a:picLocks noChangeAspect="1"/>
                      </pic:cNvPicPr>
                    </pic:nvPicPr>
                    <pic:blipFill>
                      <a:blip r:embed="rId78"/>
                      <a:stretch>
                        <a:fillRect/>
                      </a:stretch>
                    </pic:blipFill>
                    <pic:spPr>
                      <a:xfrm>
                        <a:off x="0" y="0"/>
                        <a:ext cx="5313103" cy="3751365"/>
                      </a:xfrm>
                      <a:prstGeom prst="rect">
                        <a:avLst/>
                      </a:prstGeom>
                    </pic:spPr>
                  </pic:pic>
                </a:graphicData>
              </a:graphic>
            </wp:inline>
          </w:drawing>
        </w:r>
      </w:del>
    </w:p>
    <w:p w14:paraId="3FB68FFB" w14:textId="77777777" w:rsidR="00961A27" w:rsidRPr="00E00010" w:rsidRDefault="00961A27">
      <w:pPr>
        <w:spacing w:after="0" w:line="300" w:lineRule="auto"/>
        <w:rPr>
          <w:del w:id="13199" w:author="김은수" w:date="2026-09-30T15:44:00Z" w16du:dateUtc="2026-09-30T06:44:00Z"/>
          <w:szCs w:val="20"/>
        </w:rPr>
        <w:pPrChange w:id="13200" w:author="김은수" w:date="2026-10-01T03:22:00Z">
          <w:pPr>
            <w:spacing w:after="0" w:line="240" w:lineRule="auto"/>
          </w:pPr>
        </w:pPrChange>
      </w:pPr>
    </w:p>
    <w:p w14:paraId="59BE617B" w14:textId="77777777" w:rsidR="002B4FEF" w:rsidRPr="00D90FC9" w:rsidRDefault="00DF4A77">
      <w:pPr>
        <w:pStyle w:val="4"/>
        <w:keepNext w:val="0"/>
        <w:keepLines w:val="0"/>
        <w:widowControl w:val="0"/>
        <w:numPr>
          <w:ilvl w:val="3"/>
          <w:numId w:val="39"/>
        </w:numPr>
        <w:snapToGrid/>
        <w:spacing w:before="0" w:after="0" w:line="300" w:lineRule="auto"/>
        <w:jc w:val="both"/>
        <w:rPr>
          <w:del w:id="13201" w:author="김은수" w:date="2026-09-30T15:44:00Z" w16du:dateUtc="2026-09-30T06:44:00Z"/>
          <w:sz w:val="20"/>
          <w:szCs w:val="20"/>
        </w:rPr>
        <w:pPrChange w:id="13202" w:author="김은수" w:date="2026-10-01T03:22:00Z">
          <w:pPr>
            <w:pStyle w:val="4"/>
            <w:numPr>
              <w:ilvl w:val="3"/>
              <w:numId w:val="39"/>
            </w:numPr>
            <w:spacing w:after="0"/>
            <w:ind w:left="1200" w:hanging="400"/>
          </w:pPr>
        </w:pPrChange>
      </w:pPr>
      <w:del w:id="13203" w:author="김은수" w:date="2026-09-30T15:44:00Z" w16du:dateUtc="2026-09-30T06:44:00Z">
        <w:r>
          <w:rPr>
            <w:rFonts w:hint="eastAsia"/>
          </w:rPr>
          <w:delText>SU</w:delText>
        </w:r>
        <w:r w:rsidR="00FE42B7">
          <w:delText xml:space="preserve">-ID-NRF-001, </w:delText>
        </w:r>
        <w:r w:rsidR="002B4FEF">
          <w:rPr>
            <w:rFonts w:hint="eastAsia"/>
          </w:rPr>
          <w:delText>클럭 설정</w:delText>
        </w:r>
        <w:r w:rsidR="00816FC8">
          <w:rPr>
            <w:rFonts w:hint="eastAsia"/>
          </w:rPr>
          <w:delText xml:space="preserve"> 유닛</w:delText>
        </w:r>
      </w:del>
    </w:p>
    <w:p w14:paraId="77AE8897" w14:textId="77777777" w:rsidR="002F4249" w:rsidRPr="00E00010" w:rsidRDefault="002F4249">
      <w:pPr>
        <w:spacing w:after="0" w:line="300" w:lineRule="auto"/>
        <w:rPr>
          <w:del w:id="13204" w:author="김은수" w:date="2026-09-30T15:44:00Z" w16du:dateUtc="2026-09-30T06:44:00Z"/>
          <w:szCs w:val="20"/>
        </w:rPr>
        <w:pPrChange w:id="13205" w:author="김은수" w:date="2026-10-01T03:22:00Z">
          <w:pPr>
            <w:spacing w:after="0"/>
            <w:ind w:leftChars="613" w:left="1226"/>
          </w:pPr>
        </w:pPrChange>
      </w:pPr>
      <w:del w:id="13206" w:author="김은수" w:date="2026-09-30T15:44:00Z" w16du:dateUtc="2026-09-30T06:44:00Z">
        <w:r>
          <w:rPr>
            <w:rFonts w:hint="eastAsia"/>
          </w:rPr>
          <w:delText xml:space="preserve">입력 파라미터 </w:delText>
        </w:r>
        <w:r>
          <w:delText xml:space="preserve">: </w:delText>
        </w:r>
        <w:r>
          <w:rPr>
            <w:rFonts w:hint="eastAsia"/>
          </w:rPr>
          <w:delText>없음</w:delText>
        </w:r>
      </w:del>
    </w:p>
    <w:p w14:paraId="7DBB120C" w14:textId="77777777" w:rsidR="002F4249" w:rsidRPr="00E00010" w:rsidRDefault="002F4249">
      <w:pPr>
        <w:spacing w:after="0" w:line="300" w:lineRule="auto"/>
        <w:rPr>
          <w:del w:id="13207" w:author="김은수" w:date="2026-09-30T15:44:00Z" w16du:dateUtc="2026-09-30T06:44:00Z"/>
          <w:szCs w:val="20"/>
        </w:rPr>
        <w:pPrChange w:id="13208" w:author="김은수" w:date="2026-10-01T03:22:00Z">
          <w:pPr>
            <w:spacing w:after="0"/>
            <w:ind w:leftChars="613" w:left="1226"/>
          </w:pPr>
        </w:pPrChange>
      </w:pPr>
      <w:del w:id="13209" w:author="김은수" w:date="2026-09-30T15:44:00Z" w16du:dateUtc="2026-09-30T06:44:00Z">
        <w:r>
          <w:rPr>
            <w:rFonts w:hint="eastAsia"/>
          </w:rPr>
          <w:delText xml:space="preserve">반환 파라미터 </w:delText>
        </w:r>
        <w:r>
          <w:delText xml:space="preserve">: </w:delText>
        </w:r>
        <w:r>
          <w:rPr>
            <w:rFonts w:hint="eastAsia"/>
          </w:rPr>
          <w:delText>없음.</w:delText>
        </w:r>
      </w:del>
    </w:p>
    <w:p w14:paraId="0CB046AE" w14:textId="77777777" w:rsidR="002F4249" w:rsidRPr="00E00010" w:rsidRDefault="002F4249">
      <w:pPr>
        <w:spacing w:after="0" w:line="300" w:lineRule="auto"/>
        <w:rPr>
          <w:del w:id="13210" w:author="김은수" w:date="2026-09-30T15:44:00Z" w16du:dateUtc="2026-09-30T06:44:00Z"/>
          <w:szCs w:val="20"/>
        </w:rPr>
        <w:pPrChange w:id="13211" w:author="김은수" w:date="2026-10-01T03:22:00Z">
          <w:pPr>
            <w:spacing w:after="0"/>
            <w:ind w:leftChars="613" w:left="1226"/>
          </w:pPr>
        </w:pPrChange>
      </w:pPr>
      <w:del w:id="13212" w:author="김은수" w:date="2026-09-30T15:44:00Z" w16du:dateUtc="2026-09-30T06:44:00Z">
        <w:r>
          <w:rPr>
            <w:rFonts w:hint="eastAsia"/>
          </w:rPr>
          <w:delText xml:space="preserve">수정 파라미터 </w:delText>
        </w:r>
        <w:r>
          <w:delText xml:space="preserve">: </w:delText>
        </w:r>
        <w:r>
          <w:rPr>
            <w:rFonts w:hint="eastAsia"/>
          </w:rPr>
          <w:delText xml:space="preserve">없음 </w:delText>
        </w:r>
      </w:del>
    </w:p>
    <w:p w14:paraId="61943F7A" w14:textId="77777777" w:rsidR="002F4249" w:rsidRPr="00E00010" w:rsidRDefault="002F4249">
      <w:pPr>
        <w:spacing w:after="0" w:line="300" w:lineRule="auto"/>
        <w:rPr>
          <w:del w:id="13213" w:author="김은수" w:date="2026-09-30T15:44:00Z" w16du:dateUtc="2026-09-30T06:44:00Z"/>
          <w:szCs w:val="20"/>
        </w:rPr>
        <w:pPrChange w:id="13214" w:author="김은수" w:date="2026-10-01T03:22:00Z">
          <w:pPr>
            <w:spacing w:after="0"/>
            <w:ind w:leftChars="613" w:left="1226"/>
          </w:pPr>
        </w:pPrChange>
      </w:pPr>
      <w:del w:id="13215" w:author="김은수" w:date="2026-09-30T15:44:00Z" w16du:dateUtc="2026-09-30T06:44:00Z">
        <w:r>
          <w:rPr>
            <w:rFonts w:hint="eastAsia"/>
          </w:rPr>
          <w:delText xml:space="preserve">기능 및 동작 </w:delText>
        </w:r>
        <w:r>
          <w:delText xml:space="preserve">:  </w:delText>
        </w:r>
      </w:del>
    </w:p>
    <w:p w14:paraId="0F5402FD" w14:textId="77777777" w:rsidR="002B4FEF" w:rsidRPr="00E00010" w:rsidRDefault="002B4FEF">
      <w:pPr>
        <w:spacing w:after="0" w:line="300" w:lineRule="auto"/>
        <w:rPr>
          <w:del w:id="13216" w:author="김은수" w:date="2026-09-30T15:44:00Z" w16du:dateUtc="2026-09-30T06:44:00Z"/>
          <w:szCs w:val="20"/>
        </w:rPr>
        <w:pPrChange w:id="13217" w:author="김은수" w:date="2026-10-01T03:22:00Z">
          <w:pPr>
            <w:ind w:leftChars="400" w:left="800" w:firstLine="720"/>
          </w:pPr>
        </w:pPrChange>
      </w:pPr>
      <w:del w:id="13218" w:author="김은수" w:date="2026-09-30T15:44:00Z" w16du:dateUtc="2026-09-30T06:44:00Z">
        <w:r>
          <w:rPr>
            <w:rFonts w:hint="eastAsia"/>
          </w:rPr>
          <w:delText xml:space="preserve">외부 </w:delText>
        </w:r>
        <w:r>
          <w:delText xml:space="preserve">32MHz </w:delText>
        </w:r>
        <w:r>
          <w:rPr>
            <w:rFonts w:hint="eastAsia"/>
          </w:rPr>
          <w:delText>동작으로 설정</w:delText>
        </w:r>
      </w:del>
    </w:p>
    <w:p w14:paraId="25036B52" w14:textId="77777777" w:rsidR="002B4FEF" w:rsidRPr="00D90FC9" w:rsidRDefault="00DF4A77">
      <w:pPr>
        <w:pStyle w:val="4"/>
        <w:keepNext w:val="0"/>
        <w:keepLines w:val="0"/>
        <w:widowControl w:val="0"/>
        <w:numPr>
          <w:ilvl w:val="3"/>
          <w:numId w:val="39"/>
        </w:numPr>
        <w:snapToGrid/>
        <w:spacing w:before="0" w:after="0" w:line="300" w:lineRule="auto"/>
        <w:jc w:val="both"/>
        <w:rPr>
          <w:del w:id="13219" w:author="김은수" w:date="2026-09-30T15:44:00Z" w16du:dateUtc="2026-09-30T06:44:00Z"/>
          <w:sz w:val="20"/>
          <w:szCs w:val="20"/>
        </w:rPr>
        <w:pPrChange w:id="13220" w:author="김은수" w:date="2026-10-01T03:22:00Z">
          <w:pPr>
            <w:pStyle w:val="4"/>
            <w:numPr>
              <w:ilvl w:val="3"/>
              <w:numId w:val="39"/>
            </w:numPr>
            <w:spacing w:after="0"/>
            <w:ind w:left="1200" w:hanging="400"/>
          </w:pPr>
        </w:pPrChange>
      </w:pPr>
      <w:del w:id="13221" w:author="김은수" w:date="2026-09-30T15:44:00Z" w16du:dateUtc="2026-09-30T06:44:00Z">
        <w:r>
          <w:rPr>
            <w:rFonts w:hint="eastAsia"/>
          </w:rPr>
          <w:delText>SU</w:delText>
        </w:r>
        <w:r w:rsidR="00FE42B7">
          <w:delText xml:space="preserve">-ID-NRF-002, </w:delText>
        </w:r>
        <w:r w:rsidR="002B4FEF">
          <w:rPr>
            <w:rFonts w:hint="eastAsia"/>
          </w:rPr>
          <w:delText>전원 제어용 핀 설정</w:delText>
        </w:r>
        <w:r w:rsidR="00816FC8" w:rsidRPr="00816FC8">
          <w:rPr>
            <w:rFonts w:hint="eastAsia"/>
          </w:rPr>
          <w:delText xml:space="preserve"> </w:delText>
        </w:r>
        <w:r w:rsidR="00816FC8">
          <w:rPr>
            <w:rFonts w:hint="eastAsia"/>
          </w:rPr>
          <w:delText>유닛</w:delText>
        </w:r>
      </w:del>
    </w:p>
    <w:p w14:paraId="0F38E03D" w14:textId="77777777" w:rsidR="002F4249" w:rsidRPr="00E00010" w:rsidRDefault="002F4249">
      <w:pPr>
        <w:spacing w:after="0" w:line="300" w:lineRule="auto"/>
        <w:rPr>
          <w:del w:id="13222" w:author="김은수" w:date="2026-09-30T15:44:00Z" w16du:dateUtc="2026-09-30T06:44:00Z"/>
          <w:szCs w:val="20"/>
        </w:rPr>
        <w:pPrChange w:id="13223" w:author="김은수" w:date="2026-10-01T03:22:00Z">
          <w:pPr>
            <w:spacing w:after="0"/>
            <w:ind w:leftChars="613" w:left="1226"/>
          </w:pPr>
        </w:pPrChange>
      </w:pPr>
      <w:del w:id="13224" w:author="김은수" w:date="2026-09-30T15:44:00Z" w16du:dateUtc="2026-09-30T06:44:00Z">
        <w:r>
          <w:rPr>
            <w:rFonts w:hint="eastAsia"/>
          </w:rPr>
          <w:delText xml:space="preserve">입력 파라미터 </w:delText>
        </w:r>
        <w:r>
          <w:delText xml:space="preserve">: </w:delText>
        </w:r>
        <w:r>
          <w:rPr>
            <w:rFonts w:hint="eastAsia"/>
          </w:rPr>
          <w:delText>없음</w:delText>
        </w:r>
      </w:del>
    </w:p>
    <w:p w14:paraId="13FF4786" w14:textId="77777777" w:rsidR="002F4249" w:rsidRPr="00E00010" w:rsidRDefault="002F4249">
      <w:pPr>
        <w:spacing w:after="0" w:line="300" w:lineRule="auto"/>
        <w:rPr>
          <w:del w:id="13225" w:author="김은수" w:date="2026-09-30T15:44:00Z" w16du:dateUtc="2026-09-30T06:44:00Z"/>
          <w:szCs w:val="20"/>
        </w:rPr>
        <w:pPrChange w:id="13226" w:author="김은수" w:date="2026-10-01T03:22:00Z">
          <w:pPr>
            <w:spacing w:after="0"/>
            <w:ind w:leftChars="613" w:left="1226"/>
          </w:pPr>
        </w:pPrChange>
      </w:pPr>
      <w:del w:id="13227" w:author="김은수" w:date="2026-09-30T15:44:00Z" w16du:dateUtc="2026-09-30T06:44:00Z">
        <w:r>
          <w:rPr>
            <w:rFonts w:hint="eastAsia"/>
          </w:rPr>
          <w:delText xml:space="preserve">반환 파라미터 </w:delText>
        </w:r>
        <w:r>
          <w:delText xml:space="preserve">: </w:delText>
        </w:r>
        <w:r>
          <w:rPr>
            <w:rFonts w:hint="eastAsia"/>
          </w:rPr>
          <w:delText>없음.</w:delText>
        </w:r>
      </w:del>
    </w:p>
    <w:p w14:paraId="43679E78" w14:textId="77777777" w:rsidR="002F4249" w:rsidRPr="00E00010" w:rsidRDefault="002F4249">
      <w:pPr>
        <w:spacing w:after="0" w:line="300" w:lineRule="auto"/>
        <w:rPr>
          <w:del w:id="13228" w:author="김은수" w:date="2026-09-30T15:44:00Z" w16du:dateUtc="2026-09-30T06:44:00Z"/>
          <w:szCs w:val="20"/>
        </w:rPr>
        <w:pPrChange w:id="13229" w:author="김은수" w:date="2026-10-01T03:22:00Z">
          <w:pPr>
            <w:spacing w:after="0"/>
            <w:ind w:leftChars="613" w:left="1226"/>
          </w:pPr>
        </w:pPrChange>
      </w:pPr>
      <w:del w:id="13230" w:author="김은수" w:date="2026-09-30T15:44:00Z" w16du:dateUtc="2026-09-30T06:44:00Z">
        <w:r>
          <w:rPr>
            <w:rFonts w:hint="eastAsia"/>
          </w:rPr>
          <w:delText xml:space="preserve">수정 파라미터 </w:delText>
        </w:r>
        <w:r>
          <w:delText xml:space="preserve">: </w:delText>
        </w:r>
        <w:r>
          <w:rPr>
            <w:rFonts w:hint="eastAsia"/>
          </w:rPr>
          <w:delText xml:space="preserve">없음 </w:delText>
        </w:r>
      </w:del>
    </w:p>
    <w:p w14:paraId="793743AC" w14:textId="77777777" w:rsidR="002F4249" w:rsidRPr="00E00010" w:rsidRDefault="002F4249">
      <w:pPr>
        <w:spacing w:after="0" w:line="300" w:lineRule="auto"/>
        <w:rPr>
          <w:del w:id="13231" w:author="김은수" w:date="2026-09-30T15:44:00Z" w16du:dateUtc="2026-09-30T06:44:00Z"/>
          <w:szCs w:val="20"/>
        </w:rPr>
        <w:pPrChange w:id="13232" w:author="김은수" w:date="2026-10-01T03:22:00Z">
          <w:pPr>
            <w:spacing w:after="0"/>
            <w:ind w:leftChars="613" w:left="1226"/>
          </w:pPr>
        </w:pPrChange>
      </w:pPr>
      <w:del w:id="13233" w:author="김은수" w:date="2026-09-30T15:44:00Z" w16du:dateUtc="2026-09-30T06:44:00Z">
        <w:r>
          <w:rPr>
            <w:rFonts w:hint="eastAsia"/>
          </w:rPr>
          <w:delText xml:space="preserve">기능 및 동작 </w:delText>
        </w:r>
        <w:r>
          <w:delText xml:space="preserve">:  </w:delText>
        </w:r>
      </w:del>
    </w:p>
    <w:p w14:paraId="582C14C5" w14:textId="77777777" w:rsidR="002B4FEF" w:rsidRPr="00E00010" w:rsidRDefault="002B4FEF">
      <w:pPr>
        <w:spacing w:after="0" w:line="300" w:lineRule="auto"/>
        <w:rPr>
          <w:del w:id="13234" w:author="김은수" w:date="2026-09-30T15:44:00Z" w16du:dateUtc="2026-09-30T06:44:00Z"/>
          <w:szCs w:val="20"/>
        </w:rPr>
        <w:pPrChange w:id="13235" w:author="김은수" w:date="2026-10-01T03:22:00Z">
          <w:pPr>
            <w:ind w:leftChars="800" w:left="1600"/>
          </w:pPr>
        </w:pPrChange>
      </w:pPr>
      <w:del w:id="13236" w:author="김은수" w:date="2026-09-30T15:44:00Z" w16du:dateUtc="2026-09-30T06:44:00Z">
        <w:r>
          <w:rPr>
            <w:rFonts w:hint="eastAsia"/>
          </w:rPr>
          <w:delText>P</w:delText>
        </w:r>
        <w:r>
          <w:delText xml:space="preserve"> 015번 </w:delText>
        </w:r>
        <w:r>
          <w:rPr>
            <w:rFonts w:hint="eastAsia"/>
          </w:rPr>
          <w:delText>핀을 G</w:delText>
        </w:r>
        <w:r>
          <w:delText xml:space="preserve">PIO </w:delText>
        </w:r>
        <w:r>
          <w:rPr>
            <w:rFonts w:hint="eastAsia"/>
          </w:rPr>
          <w:delText>입력으로 설정한다.</w:delText>
        </w:r>
      </w:del>
    </w:p>
    <w:p w14:paraId="2E25AA00" w14:textId="77777777" w:rsidR="002B4FEF" w:rsidRPr="00D90FC9" w:rsidRDefault="00DF4A77">
      <w:pPr>
        <w:pStyle w:val="4"/>
        <w:keepNext w:val="0"/>
        <w:keepLines w:val="0"/>
        <w:widowControl w:val="0"/>
        <w:numPr>
          <w:ilvl w:val="3"/>
          <w:numId w:val="39"/>
        </w:numPr>
        <w:snapToGrid/>
        <w:spacing w:before="0" w:after="0" w:line="300" w:lineRule="auto"/>
        <w:jc w:val="both"/>
        <w:rPr>
          <w:del w:id="13237" w:author="김은수" w:date="2026-09-30T15:44:00Z" w16du:dateUtc="2026-09-30T06:44:00Z"/>
          <w:sz w:val="20"/>
          <w:szCs w:val="20"/>
        </w:rPr>
        <w:pPrChange w:id="13238" w:author="김은수" w:date="2026-10-01T03:22:00Z">
          <w:pPr>
            <w:pStyle w:val="4"/>
            <w:numPr>
              <w:ilvl w:val="3"/>
              <w:numId w:val="39"/>
            </w:numPr>
            <w:spacing w:after="0"/>
            <w:ind w:left="1200" w:hanging="400"/>
          </w:pPr>
        </w:pPrChange>
      </w:pPr>
      <w:del w:id="13239" w:author="김은수" w:date="2026-09-30T15:44:00Z" w16du:dateUtc="2026-09-30T06:44:00Z">
        <w:r>
          <w:rPr>
            <w:rFonts w:hint="eastAsia"/>
          </w:rPr>
          <w:delText>SU</w:delText>
        </w:r>
        <w:r w:rsidR="00FE42B7">
          <w:delText xml:space="preserve">-ID-NRF-003, </w:delText>
        </w:r>
        <w:r w:rsidR="002B4FEF">
          <w:rPr>
            <w:rFonts w:hint="eastAsia"/>
          </w:rPr>
          <w:delText>SP</w:delText>
        </w:r>
        <w:r w:rsidR="002B4FEF">
          <w:delText xml:space="preserve">I </w:delText>
        </w:r>
        <w:r w:rsidR="002B4FEF">
          <w:rPr>
            <w:rFonts w:hint="eastAsia"/>
          </w:rPr>
          <w:delText>설정</w:delText>
        </w:r>
        <w:r w:rsidR="00816FC8" w:rsidRPr="00816FC8">
          <w:rPr>
            <w:rFonts w:hint="eastAsia"/>
          </w:rPr>
          <w:delText xml:space="preserve"> </w:delText>
        </w:r>
        <w:r w:rsidR="00816FC8">
          <w:rPr>
            <w:rFonts w:hint="eastAsia"/>
          </w:rPr>
          <w:delText>유닛</w:delText>
        </w:r>
      </w:del>
    </w:p>
    <w:p w14:paraId="75F79312" w14:textId="77777777" w:rsidR="002F4249" w:rsidRPr="00E00010" w:rsidRDefault="002F4249">
      <w:pPr>
        <w:spacing w:after="0" w:line="300" w:lineRule="auto"/>
        <w:rPr>
          <w:del w:id="13240" w:author="김은수" w:date="2026-09-30T15:44:00Z" w16du:dateUtc="2026-09-30T06:44:00Z"/>
          <w:szCs w:val="20"/>
        </w:rPr>
        <w:pPrChange w:id="13241" w:author="김은수" w:date="2026-10-01T03:22:00Z">
          <w:pPr>
            <w:spacing w:after="0"/>
            <w:ind w:leftChars="613" w:left="1226"/>
          </w:pPr>
        </w:pPrChange>
      </w:pPr>
      <w:del w:id="13242" w:author="김은수" w:date="2026-09-30T15:44:00Z" w16du:dateUtc="2026-09-30T06:44:00Z">
        <w:r>
          <w:rPr>
            <w:rFonts w:hint="eastAsia"/>
          </w:rPr>
          <w:delText xml:space="preserve">입력 파라미터 </w:delText>
        </w:r>
        <w:r>
          <w:delText xml:space="preserve">: </w:delText>
        </w:r>
        <w:r>
          <w:rPr>
            <w:rFonts w:hint="eastAsia"/>
          </w:rPr>
          <w:delText>없음</w:delText>
        </w:r>
      </w:del>
    </w:p>
    <w:p w14:paraId="35D207E9" w14:textId="77777777" w:rsidR="002F4249" w:rsidRPr="00E00010" w:rsidRDefault="002F4249">
      <w:pPr>
        <w:spacing w:after="0" w:line="300" w:lineRule="auto"/>
        <w:rPr>
          <w:del w:id="13243" w:author="김은수" w:date="2026-09-30T15:44:00Z" w16du:dateUtc="2026-09-30T06:44:00Z"/>
          <w:szCs w:val="20"/>
        </w:rPr>
        <w:pPrChange w:id="13244" w:author="김은수" w:date="2026-10-01T03:22:00Z">
          <w:pPr>
            <w:spacing w:after="0"/>
            <w:ind w:leftChars="613" w:left="1226"/>
          </w:pPr>
        </w:pPrChange>
      </w:pPr>
      <w:del w:id="13245" w:author="김은수" w:date="2026-09-30T15:44:00Z" w16du:dateUtc="2026-09-30T06:44:00Z">
        <w:r>
          <w:rPr>
            <w:rFonts w:hint="eastAsia"/>
          </w:rPr>
          <w:delText xml:space="preserve">반환 파라미터 </w:delText>
        </w:r>
        <w:r>
          <w:delText xml:space="preserve">: </w:delText>
        </w:r>
        <w:r>
          <w:rPr>
            <w:rFonts w:hint="eastAsia"/>
          </w:rPr>
          <w:delText>없음.</w:delText>
        </w:r>
      </w:del>
    </w:p>
    <w:p w14:paraId="55863E8C" w14:textId="77777777" w:rsidR="002F4249" w:rsidRPr="00E00010" w:rsidRDefault="002F4249">
      <w:pPr>
        <w:spacing w:after="0" w:line="300" w:lineRule="auto"/>
        <w:rPr>
          <w:del w:id="13246" w:author="김은수" w:date="2026-09-30T15:44:00Z" w16du:dateUtc="2026-09-30T06:44:00Z"/>
          <w:szCs w:val="20"/>
        </w:rPr>
        <w:pPrChange w:id="13247" w:author="김은수" w:date="2026-10-01T03:22:00Z">
          <w:pPr>
            <w:spacing w:after="0"/>
            <w:ind w:leftChars="613" w:left="1226"/>
          </w:pPr>
        </w:pPrChange>
      </w:pPr>
      <w:del w:id="13248" w:author="김은수" w:date="2026-09-30T15:44:00Z" w16du:dateUtc="2026-09-30T06:44:00Z">
        <w:r>
          <w:rPr>
            <w:rFonts w:hint="eastAsia"/>
          </w:rPr>
          <w:delText xml:space="preserve">수정 파라미터 </w:delText>
        </w:r>
        <w:r>
          <w:delText xml:space="preserve">: </w:delText>
        </w:r>
        <w:r>
          <w:rPr>
            <w:rFonts w:hint="eastAsia"/>
          </w:rPr>
          <w:delText xml:space="preserve">없음 </w:delText>
        </w:r>
      </w:del>
    </w:p>
    <w:p w14:paraId="1A1A76F3" w14:textId="77777777" w:rsidR="002F4249" w:rsidRPr="00E00010" w:rsidRDefault="002F4249">
      <w:pPr>
        <w:spacing w:after="0" w:line="300" w:lineRule="auto"/>
        <w:rPr>
          <w:del w:id="13249" w:author="김은수" w:date="2026-09-30T15:44:00Z" w16du:dateUtc="2026-09-30T06:44:00Z"/>
          <w:szCs w:val="20"/>
        </w:rPr>
        <w:pPrChange w:id="13250" w:author="김은수" w:date="2026-10-01T03:22:00Z">
          <w:pPr>
            <w:spacing w:after="0"/>
            <w:ind w:leftChars="613" w:left="1226"/>
          </w:pPr>
        </w:pPrChange>
      </w:pPr>
      <w:del w:id="13251" w:author="김은수" w:date="2026-09-30T15:44:00Z" w16du:dateUtc="2026-09-30T06:44:00Z">
        <w:r>
          <w:rPr>
            <w:rFonts w:hint="eastAsia"/>
          </w:rPr>
          <w:delText xml:space="preserve">기능 및 동작 </w:delText>
        </w:r>
        <w:r>
          <w:delText xml:space="preserve">:  </w:delText>
        </w:r>
      </w:del>
    </w:p>
    <w:p w14:paraId="045205F3" w14:textId="77777777" w:rsidR="002B4FEF" w:rsidRPr="00E00010" w:rsidRDefault="002B4FEF">
      <w:pPr>
        <w:spacing w:after="0" w:line="300" w:lineRule="auto"/>
        <w:rPr>
          <w:del w:id="13252" w:author="김은수" w:date="2026-09-30T15:44:00Z" w16du:dateUtc="2026-09-30T06:44:00Z"/>
          <w:szCs w:val="20"/>
        </w:rPr>
        <w:pPrChange w:id="13253" w:author="김은수" w:date="2026-10-01T03:22:00Z">
          <w:pPr>
            <w:spacing w:after="0"/>
            <w:ind w:leftChars="800" w:left="1600"/>
          </w:pPr>
        </w:pPrChange>
      </w:pPr>
      <w:del w:id="13254" w:author="김은수" w:date="2026-09-30T15:44:00Z" w16du:dateUtc="2026-09-30T06:44:00Z">
        <w:r>
          <w:rPr>
            <w:rFonts w:hint="eastAsia"/>
          </w:rPr>
          <w:delText>P</w:delText>
        </w:r>
        <w:r>
          <w:delText xml:space="preserve"> 009, 010, 012, 013</w:delText>
        </w:r>
        <w:r>
          <w:rPr>
            <w:rFonts w:hint="eastAsia"/>
          </w:rPr>
          <w:delText xml:space="preserve">번 핀을 </w:delText>
        </w:r>
        <w:r>
          <w:delText xml:space="preserve">SPI </w:delText>
        </w:r>
        <w:r>
          <w:rPr>
            <w:rFonts w:hint="eastAsia"/>
          </w:rPr>
          <w:delText>마스터로 설정한다.</w:delText>
        </w:r>
      </w:del>
    </w:p>
    <w:p w14:paraId="59BADB32" w14:textId="77777777" w:rsidR="002B4FEF" w:rsidRPr="00E00010" w:rsidRDefault="002B4FEF">
      <w:pPr>
        <w:spacing w:after="0" w:line="300" w:lineRule="auto"/>
        <w:rPr>
          <w:del w:id="13255" w:author="김은수" w:date="2026-09-30T15:44:00Z" w16du:dateUtc="2026-09-30T06:44:00Z"/>
          <w:szCs w:val="20"/>
        </w:rPr>
        <w:pPrChange w:id="13256" w:author="김은수" w:date="2026-10-01T03:22:00Z">
          <w:pPr>
            <w:spacing w:after="0"/>
            <w:ind w:leftChars="800" w:left="1600"/>
          </w:pPr>
        </w:pPrChange>
      </w:pPr>
      <w:del w:id="13257" w:author="김은수" w:date="2026-09-30T15:44:00Z" w16du:dateUtc="2026-09-30T06:44:00Z">
        <w:r>
          <w:delText xml:space="preserve">SPI </w:delText>
        </w:r>
        <w:r>
          <w:rPr>
            <w:rFonts w:hint="eastAsia"/>
          </w:rPr>
          <w:delText>통신용 송/수신 데이터 버퍼를 초기화한다.</w:delText>
        </w:r>
      </w:del>
    </w:p>
    <w:p w14:paraId="7077F589" w14:textId="77777777" w:rsidR="002B4FEF" w:rsidRPr="00E00010" w:rsidRDefault="002B4FEF">
      <w:pPr>
        <w:spacing w:after="0" w:line="300" w:lineRule="auto"/>
        <w:rPr>
          <w:del w:id="13258" w:author="김은수" w:date="2026-09-30T15:44:00Z" w16du:dateUtc="2026-09-30T06:44:00Z"/>
          <w:szCs w:val="20"/>
        </w:rPr>
        <w:pPrChange w:id="13259" w:author="김은수" w:date="2026-10-01T03:22:00Z">
          <w:pPr>
            <w:ind w:leftChars="800" w:left="1600"/>
          </w:pPr>
        </w:pPrChange>
      </w:pPr>
      <w:del w:id="13260" w:author="김은수" w:date="2026-09-30T15:44:00Z" w16du:dateUtc="2026-09-30T06:44:00Z">
        <w:r>
          <w:rPr>
            <w:rFonts w:hint="eastAsia"/>
          </w:rPr>
          <w:delText>P</w:delText>
        </w:r>
        <w:r>
          <w:delText xml:space="preserve"> 015</w:delText>
        </w:r>
        <w:r>
          <w:rPr>
            <w:rFonts w:hint="eastAsia"/>
          </w:rPr>
          <w:delText xml:space="preserve">번 핀은 </w:delText>
        </w:r>
        <w:r>
          <w:delText xml:space="preserve">SPI </w:delText>
        </w:r>
        <w:r>
          <w:rPr>
            <w:rFonts w:hint="eastAsia"/>
          </w:rPr>
          <w:delText>통신을 보조하기 위한</w:delText>
        </w:r>
        <w:r>
          <w:delText xml:space="preserve"> Flag</w:delText>
        </w:r>
        <w:r>
          <w:rPr>
            <w:rFonts w:hint="eastAsia"/>
          </w:rPr>
          <w:delText xml:space="preserve">로 사용하도록 </w:delText>
        </w:r>
        <w:r>
          <w:delText xml:space="preserve">GPIO </w:delText>
        </w:r>
        <w:r>
          <w:rPr>
            <w:rFonts w:hint="eastAsia"/>
          </w:rPr>
          <w:delText>입력으로 설정한다.</w:delText>
        </w:r>
      </w:del>
    </w:p>
    <w:p w14:paraId="451389F2" w14:textId="77777777" w:rsidR="0012032F" w:rsidRPr="00D90FC9" w:rsidRDefault="00DF4A77">
      <w:pPr>
        <w:pStyle w:val="4"/>
        <w:keepNext w:val="0"/>
        <w:keepLines w:val="0"/>
        <w:widowControl w:val="0"/>
        <w:numPr>
          <w:ilvl w:val="3"/>
          <w:numId w:val="39"/>
        </w:numPr>
        <w:snapToGrid/>
        <w:spacing w:before="0" w:after="0" w:line="300" w:lineRule="auto"/>
        <w:jc w:val="both"/>
        <w:rPr>
          <w:del w:id="13261" w:author="김은수" w:date="2026-09-30T15:44:00Z" w16du:dateUtc="2026-09-30T06:44:00Z"/>
          <w:sz w:val="20"/>
          <w:szCs w:val="20"/>
        </w:rPr>
        <w:pPrChange w:id="13262" w:author="김은수" w:date="2026-10-01T03:22:00Z">
          <w:pPr>
            <w:pStyle w:val="4"/>
            <w:numPr>
              <w:ilvl w:val="3"/>
              <w:numId w:val="39"/>
            </w:numPr>
            <w:spacing w:after="0"/>
            <w:ind w:left="1200" w:hanging="400"/>
          </w:pPr>
        </w:pPrChange>
      </w:pPr>
      <w:del w:id="13263" w:author="김은수" w:date="2026-09-30T15:44:00Z" w16du:dateUtc="2026-09-30T06:44:00Z">
        <w:r>
          <w:rPr>
            <w:rFonts w:hint="eastAsia"/>
          </w:rPr>
          <w:delText>SU</w:delText>
        </w:r>
        <w:r w:rsidR="0012032F">
          <w:delText xml:space="preserve">-ID-NRF-004, </w:delText>
        </w:r>
        <w:r w:rsidR="0012032F">
          <w:rPr>
            <w:rFonts w:hint="eastAsia"/>
          </w:rPr>
          <w:delText>L</w:delText>
        </w:r>
        <w:r w:rsidR="0012032F">
          <w:delText xml:space="preserve">og Data </w:delText>
        </w:r>
        <w:r w:rsidR="0012032F">
          <w:rPr>
            <w:rFonts w:hint="eastAsia"/>
          </w:rPr>
          <w:delText>읽기</w:delText>
        </w:r>
      </w:del>
    </w:p>
    <w:p w14:paraId="199FE873" w14:textId="77777777" w:rsidR="0012032F" w:rsidRPr="00E00010" w:rsidRDefault="0012032F">
      <w:pPr>
        <w:spacing w:after="0" w:line="300" w:lineRule="auto"/>
        <w:rPr>
          <w:del w:id="13264" w:author="김은수" w:date="2026-09-30T15:44:00Z" w16du:dateUtc="2026-09-30T06:44:00Z"/>
          <w:szCs w:val="20"/>
        </w:rPr>
        <w:pPrChange w:id="13265" w:author="김은수" w:date="2026-10-01T03:22:00Z">
          <w:pPr>
            <w:spacing w:after="0"/>
            <w:ind w:leftChars="613" w:left="1226"/>
          </w:pPr>
        </w:pPrChange>
      </w:pPr>
      <w:del w:id="13266" w:author="김은수" w:date="2026-09-30T15:44:00Z" w16du:dateUtc="2026-09-30T06:44:00Z">
        <w:r>
          <w:rPr>
            <w:rFonts w:hint="eastAsia"/>
          </w:rPr>
          <w:delText xml:space="preserve">입력 파라미터 </w:delText>
        </w:r>
        <w:r>
          <w:delText xml:space="preserve">: </w:delText>
        </w:r>
        <w:r>
          <w:rPr>
            <w:rFonts w:hint="eastAsia"/>
          </w:rPr>
          <w:delText>없음</w:delText>
        </w:r>
      </w:del>
    </w:p>
    <w:p w14:paraId="26A54DF5" w14:textId="77777777" w:rsidR="0012032F" w:rsidRPr="00E00010" w:rsidRDefault="0012032F">
      <w:pPr>
        <w:spacing w:after="0" w:line="300" w:lineRule="auto"/>
        <w:rPr>
          <w:del w:id="13267" w:author="김은수" w:date="2026-09-30T15:44:00Z" w16du:dateUtc="2026-09-30T06:44:00Z"/>
          <w:szCs w:val="20"/>
        </w:rPr>
        <w:pPrChange w:id="13268" w:author="김은수" w:date="2026-10-01T03:22:00Z">
          <w:pPr>
            <w:spacing w:after="0"/>
            <w:ind w:leftChars="613" w:left="1226"/>
          </w:pPr>
        </w:pPrChange>
      </w:pPr>
      <w:del w:id="13269" w:author="김은수" w:date="2026-09-30T15:44:00Z" w16du:dateUtc="2026-09-30T06:44:00Z">
        <w:r>
          <w:rPr>
            <w:rFonts w:hint="eastAsia"/>
          </w:rPr>
          <w:delText xml:space="preserve">반환 파라미터 </w:delText>
        </w:r>
        <w:r>
          <w:delText xml:space="preserve">: </w:delText>
        </w:r>
        <w:r>
          <w:rPr>
            <w:rFonts w:hint="eastAsia"/>
          </w:rPr>
          <w:delText>없음.</w:delText>
        </w:r>
      </w:del>
    </w:p>
    <w:p w14:paraId="2EAC831A" w14:textId="77777777" w:rsidR="0012032F" w:rsidRPr="00E00010" w:rsidRDefault="0012032F">
      <w:pPr>
        <w:spacing w:after="0" w:line="300" w:lineRule="auto"/>
        <w:rPr>
          <w:del w:id="13270" w:author="김은수" w:date="2026-09-30T15:44:00Z" w16du:dateUtc="2026-09-30T06:44:00Z"/>
          <w:szCs w:val="20"/>
        </w:rPr>
        <w:pPrChange w:id="13271" w:author="김은수" w:date="2026-10-01T03:22:00Z">
          <w:pPr>
            <w:spacing w:after="0"/>
            <w:ind w:leftChars="613" w:left="1226"/>
          </w:pPr>
        </w:pPrChange>
      </w:pPr>
      <w:del w:id="13272" w:author="김은수" w:date="2026-09-30T15:44:00Z" w16du:dateUtc="2026-09-30T06:44:00Z">
        <w:r>
          <w:rPr>
            <w:rFonts w:hint="eastAsia"/>
          </w:rPr>
          <w:delText xml:space="preserve">수정 파라미터 </w:delText>
        </w:r>
        <w:r>
          <w:delText xml:space="preserve">: </w:delText>
        </w:r>
        <w:r>
          <w:rPr>
            <w:rFonts w:hint="eastAsia"/>
          </w:rPr>
          <w:delText>로그 데이터 버프</w:delText>
        </w:r>
      </w:del>
    </w:p>
    <w:p w14:paraId="2B2E40C8" w14:textId="77777777" w:rsidR="0012032F" w:rsidRPr="00E00010" w:rsidRDefault="0012032F">
      <w:pPr>
        <w:spacing w:after="0" w:line="300" w:lineRule="auto"/>
        <w:rPr>
          <w:del w:id="13273" w:author="김은수" w:date="2026-09-30T15:44:00Z" w16du:dateUtc="2026-09-30T06:44:00Z"/>
          <w:szCs w:val="20"/>
        </w:rPr>
        <w:pPrChange w:id="13274" w:author="김은수" w:date="2026-10-01T03:22:00Z">
          <w:pPr>
            <w:spacing w:after="0"/>
            <w:ind w:leftChars="613" w:left="1226"/>
          </w:pPr>
        </w:pPrChange>
      </w:pPr>
      <w:del w:id="13275" w:author="김은수" w:date="2026-09-30T15:44:00Z" w16du:dateUtc="2026-09-30T06:44:00Z">
        <w:r>
          <w:rPr>
            <w:rFonts w:hint="eastAsia"/>
          </w:rPr>
          <w:delText xml:space="preserve">기능 및 동작 </w:delText>
        </w:r>
        <w:r>
          <w:delText xml:space="preserve">:  </w:delText>
        </w:r>
      </w:del>
    </w:p>
    <w:p w14:paraId="2878054F" w14:textId="77777777" w:rsidR="0012032F" w:rsidRPr="00E00010" w:rsidRDefault="0012032F">
      <w:pPr>
        <w:spacing w:after="0" w:line="300" w:lineRule="auto"/>
        <w:rPr>
          <w:del w:id="13276" w:author="김은수" w:date="2026-09-30T15:44:00Z" w16du:dateUtc="2026-09-30T06:44:00Z"/>
          <w:szCs w:val="20"/>
        </w:rPr>
        <w:pPrChange w:id="13277" w:author="김은수" w:date="2026-10-01T03:22:00Z">
          <w:pPr>
            <w:ind w:leftChars="800" w:left="1600"/>
          </w:pPr>
        </w:pPrChange>
      </w:pPr>
      <w:del w:id="13278" w:author="김은수" w:date="2026-09-30T15:44:00Z" w16du:dateUtc="2026-09-30T06:44:00Z">
        <w:r>
          <w:rPr>
            <w:rFonts w:hint="eastAsia"/>
          </w:rPr>
          <w:delText>E</w:delText>
        </w:r>
        <w:r>
          <w:delText>EPOM</w:delText>
        </w:r>
        <w:r>
          <w:rPr>
            <w:rFonts w:hint="eastAsia"/>
          </w:rPr>
          <w:delText xml:space="preserve">에 저장되어 있는 </w:delText>
        </w:r>
        <w:r>
          <w:delText xml:space="preserve">Log </w:delText>
        </w:r>
        <w:r>
          <w:rPr>
            <w:rFonts w:hint="eastAsia"/>
          </w:rPr>
          <w:delText>D</w:delText>
        </w:r>
        <w:r>
          <w:delText>ata</w:delText>
        </w:r>
        <w:r>
          <w:rPr>
            <w:rFonts w:hint="eastAsia"/>
          </w:rPr>
          <w:delText>를 읽어 들인다.</w:delText>
        </w:r>
      </w:del>
    </w:p>
    <w:p w14:paraId="1F707A92" w14:textId="77777777" w:rsidR="002B4FEF" w:rsidRPr="00D90FC9" w:rsidRDefault="00DF4A77">
      <w:pPr>
        <w:pStyle w:val="4"/>
        <w:keepNext w:val="0"/>
        <w:keepLines w:val="0"/>
        <w:widowControl w:val="0"/>
        <w:numPr>
          <w:ilvl w:val="3"/>
          <w:numId w:val="39"/>
        </w:numPr>
        <w:snapToGrid/>
        <w:spacing w:before="0" w:after="0" w:line="300" w:lineRule="auto"/>
        <w:jc w:val="both"/>
        <w:rPr>
          <w:del w:id="13279" w:author="김은수" w:date="2026-09-30T15:44:00Z" w16du:dateUtc="2026-09-30T06:44:00Z"/>
          <w:sz w:val="20"/>
          <w:szCs w:val="20"/>
        </w:rPr>
        <w:pPrChange w:id="13280" w:author="김은수" w:date="2026-10-01T03:22:00Z">
          <w:pPr>
            <w:pStyle w:val="4"/>
            <w:numPr>
              <w:ilvl w:val="3"/>
              <w:numId w:val="39"/>
            </w:numPr>
            <w:spacing w:after="0"/>
            <w:ind w:left="1200" w:hanging="400"/>
          </w:pPr>
        </w:pPrChange>
      </w:pPr>
      <w:del w:id="13281" w:author="김은수" w:date="2026-09-30T15:44:00Z" w16du:dateUtc="2026-09-30T06:44:00Z">
        <w:r>
          <w:rPr>
            <w:rFonts w:hint="eastAsia"/>
          </w:rPr>
          <w:delText>SU</w:delText>
        </w:r>
        <w:r w:rsidR="00FE42B7">
          <w:delText>-ID-NRF-00</w:delText>
        </w:r>
        <w:r w:rsidR="0012032F">
          <w:delText>5</w:delText>
        </w:r>
        <w:r w:rsidR="00FE42B7">
          <w:delText xml:space="preserve">, </w:delText>
        </w:r>
        <w:r w:rsidR="00FC7B10">
          <w:rPr>
            <w:rFonts w:hint="eastAsia"/>
          </w:rPr>
          <w:delText xml:space="preserve">주기반복 타이머 설정 </w:delText>
        </w:r>
        <w:r w:rsidR="00816FC8">
          <w:rPr>
            <w:rFonts w:hint="eastAsia"/>
          </w:rPr>
          <w:delText>유닛</w:delText>
        </w:r>
      </w:del>
    </w:p>
    <w:p w14:paraId="391B08D5" w14:textId="77777777" w:rsidR="00D15102" w:rsidRPr="00E00010" w:rsidRDefault="00D15102">
      <w:pPr>
        <w:spacing w:after="0" w:line="300" w:lineRule="auto"/>
        <w:rPr>
          <w:del w:id="13282" w:author="김은수" w:date="2026-09-30T15:44:00Z" w16du:dateUtc="2026-09-30T06:44:00Z"/>
          <w:szCs w:val="20"/>
        </w:rPr>
        <w:pPrChange w:id="13283" w:author="김은수" w:date="2026-10-01T03:22:00Z">
          <w:pPr>
            <w:spacing w:after="0"/>
            <w:ind w:leftChars="613" w:left="1226"/>
          </w:pPr>
        </w:pPrChange>
      </w:pPr>
      <w:del w:id="13284" w:author="김은수" w:date="2026-09-30T15:44:00Z" w16du:dateUtc="2026-09-30T06:44:00Z">
        <w:r>
          <w:rPr>
            <w:rFonts w:hint="eastAsia"/>
          </w:rPr>
          <w:delText xml:space="preserve">입력 파라미터 </w:delText>
        </w:r>
        <w:r>
          <w:delText xml:space="preserve">: </w:delText>
        </w:r>
        <w:r w:rsidR="00D17028">
          <w:rPr>
            <w:rFonts w:hint="eastAsia"/>
          </w:rPr>
          <w:delText>타이머 주기(</w:delText>
        </w:r>
        <w:r w:rsidR="00D17028">
          <w:delText>usec)</w:delText>
        </w:r>
      </w:del>
    </w:p>
    <w:p w14:paraId="5D2EAC64" w14:textId="77777777" w:rsidR="00D15102" w:rsidRPr="00E00010" w:rsidRDefault="00D15102">
      <w:pPr>
        <w:spacing w:after="0" w:line="300" w:lineRule="auto"/>
        <w:rPr>
          <w:del w:id="13285" w:author="김은수" w:date="2026-09-30T15:44:00Z" w16du:dateUtc="2026-09-30T06:44:00Z"/>
          <w:szCs w:val="20"/>
        </w:rPr>
        <w:pPrChange w:id="13286" w:author="김은수" w:date="2026-10-01T03:22:00Z">
          <w:pPr>
            <w:spacing w:after="0"/>
            <w:ind w:leftChars="613" w:left="1226"/>
          </w:pPr>
        </w:pPrChange>
      </w:pPr>
      <w:del w:id="13287" w:author="김은수" w:date="2026-09-30T15:44:00Z" w16du:dateUtc="2026-09-30T06:44:00Z">
        <w:r>
          <w:rPr>
            <w:rFonts w:hint="eastAsia"/>
          </w:rPr>
          <w:delText xml:space="preserve">반환 파라미터 </w:delText>
        </w:r>
        <w:r>
          <w:delText xml:space="preserve">: </w:delText>
        </w:r>
        <w:r>
          <w:rPr>
            <w:rFonts w:hint="eastAsia"/>
          </w:rPr>
          <w:delText>없음.</w:delText>
        </w:r>
      </w:del>
    </w:p>
    <w:p w14:paraId="62987070" w14:textId="77777777" w:rsidR="00D15102" w:rsidRPr="00E00010" w:rsidRDefault="00D15102">
      <w:pPr>
        <w:spacing w:after="0" w:line="300" w:lineRule="auto"/>
        <w:rPr>
          <w:del w:id="13288" w:author="김은수" w:date="2026-09-30T15:44:00Z" w16du:dateUtc="2026-09-30T06:44:00Z"/>
          <w:szCs w:val="20"/>
        </w:rPr>
        <w:pPrChange w:id="13289" w:author="김은수" w:date="2026-10-01T03:22:00Z">
          <w:pPr>
            <w:spacing w:after="0"/>
            <w:ind w:leftChars="613" w:left="1226"/>
          </w:pPr>
        </w:pPrChange>
      </w:pPr>
      <w:del w:id="13290" w:author="김은수" w:date="2026-09-30T15:44:00Z" w16du:dateUtc="2026-09-30T06:44:00Z">
        <w:r>
          <w:rPr>
            <w:rFonts w:hint="eastAsia"/>
          </w:rPr>
          <w:delText xml:space="preserve">수정 파라미터 </w:delText>
        </w:r>
        <w:r>
          <w:delText xml:space="preserve">: </w:delText>
        </w:r>
        <w:r>
          <w:rPr>
            <w:rFonts w:hint="eastAsia"/>
          </w:rPr>
          <w:delText xml:space="preserve">없음 </w:delText>
        </w:r>
      </w:del>
    </w:p>
    <w:p w14:paraId="0D1E590C" w14:textId="77777777" w:rsidR="00D15102" w:rsidRPr="00E00010" w:rsidRDefault="00D15102">
      <w:pPr>
        <w:spacing w:after="0" w:line="300" w:lineRule="auto"/>
        <w:rPr>
          <w:del w:id="13291" w:author="김은수" w:date="2026-09-30T15:44:00Z" w16du:dateUtc="2026-09-30T06:44:00Z"/>
          <w:szCs w:val="20"/>
        </w:rPr>
        <w:pPrChange w:id="13292" w:author="김은수" w:date="2026-10-01T03:22:00Z">
          <w:pPr>
            <w:spacing w:after="0"/>
            <w:ind w:leftChars="613" w:left="1226"/>
          </w:pPr>
        </w:pPrChange>
      </w:pPr>
      <w:del w:id="13293" w:author="김은수" w:date="2026-09-30T15:44:00Z" w16du:dateUtc="2026-09-30T06:44:00Z">
        <w:r>
          <w:rPr>
            <w:rFonts w:hint="eastAsia"/>
          </w:rPr>
          <w:delText xml:space="preserve">기능 및 동작 </w:delText>
        </w:r>
        <w:r>
          <w:delText xml:space="preserve">:  </w:delText>
        </w:r>
      </w:del>
    </w:p>
    <w:p w14:paraId="604AEB76" w14:textId="77777777" w:rsidR="002B4FEF" w:rsidRPr="00E00010" w:rsidRDefault="00D17028">
      <w:pPr>
        <w:spacing w:after="0" w:line="300" w:lineRule="auto"/>
        <w:rPr>
          <w:del w:id="13294" w:author="김은수" w:date="2026-09-30T15:44:00Z" w16du:dateUtc="2026-09-30T06:44:00Z"/>
          <w:szCs w:val="20"/>
        </w:rPr>
        <w:pPrChange w:id="13295" w:author="김은수" w:date="2026-10-01T03:22:00Z">
          <w:pPr>
            <w:spacing w:after="0"/>
            <w:ind w:leftChars="800" w:left="1600"/>
          </w:pPr>
        </w:pPrChange>
      </w:pPr>
      <w:del w:id="13296" w:author="김은수" w:date="2026-09-30T15:44:00Z" w16du:dateUtc="2026-09-30T06:44:00Z">
        <w:r>
          <w:rPr>
            <w:rFonts w:hint="eastAsia"/>
          </w:rPr>
          <w:delText>입력 값으로 타이머 인터럽트 발생 주기를 설정한다.</w:delText>
        </w:r>
      </w:del>
    </w:p>
    <w:p w14:paraId="3538005C" w14:textId="77777777" w:rsidR="002B4FEF" w:rsidRPr="00E00010" w:rsidRDefault="002B4FEF">
      <w:pPr>
        <w:spacing w:after="0" w:line="300" w:lineRule="auto"/>
        <w:rPr>
          <w:del w:id="13297" w:author="김은수" w:date="2026-09-30T15:44:00Z" w16du:dateUtc="2026-09-30T06:44:00Z"/>
          <w:szCs w:val="20"/>
        </w:rPr>
        <w:pPrChange w:id="13298" w:author="김은수" w:date="2026-10-01T03:22:00Z">
          <w:pPr>
            <w:ind w:leftChars="800" w:left="1600"/>
          </w:pPr>
        </w:pPrChange>
      </w:pPr>
      <w:del w:id="13299" w:author="김은수" w:date="2026-09-30T15:44:00Z" w16du:dateUtc="2026-09-30T06:44:00Z">
        <w:r>
          <w:rPr>
            <w:rFonts w:hint="eastAsia"/>
          </w:rPr>
          <w:delText>타이머 인터럽트를 활성화한다.</w:delText>
        </w:r>
      </w:del>
    </w:p>
    <w:p w14:paraId="407291E1" w14:textId="77777777" w:rsidR="002B4FEF" w:rsidRPr="00D90FC9" w:rsidRDefault="00DF4A77">
      <w:pPr>
        <w:pStyle w:val="4"/>
        <w:keepNext w:val="0"/>
        <w:keepLines w:val="0"/>
        <w:widowControl w:val="0"/>
        <w:numPr>
          <w:ilvl w:val="3"/>
          <w:numId w:val="39"/>
        </w:numPr>
        <w:snapToGrid/>
        <w:spacing w:before="0" w:after="0" w:line="300" w:lineRule="auto"/>
        <w:jc w:val="both"/>
        <w:rPr>
          <w:del w:id="13300" w:author="김은수" w:date="2026-09-30T15:44:00Z" w16du:dateUtc="2026-09-30T06:44:00Z"/>
          <w:sz w:val="20"/>
          <w:szCs w:val="20"/>
        </w:rPr>
        <w:pPrChange w:id="13301" w:author="김은수" w:date="2026-10-01T03:22:00Z">
          <w:pPr>
            <w:pStyle w:val="4"/>
            <w:numPr>
              <w:ilvl w:val="3"/>
              <w:numId w:val="39"/>
            </w:numPr>
            <w:spacing w:after="0"/>
            <w:ind w:left="1200" w:hanging="400"/>
          </w:pPr>
        </w:pPrChange>
      </w:pPr>
      <w:del w:id="13302" w:author="김은수" w:date="2026-09-30T15:44:00Z" w16du:dateUtc="2026-09-30T06:44:00Z">
        <w:r>
          <w:rPr>
            <w:rFonts w:hint="eastAsia"/>
          </w:rPr>
          <w:delText>SU</w:delText>
        </w:r>
        <w:r w:rsidR="00FE42B7">
          <w:delText>-ID-NRF-00</w:delText>
        </w:r>
        <w:r w:rsidR="0012032F">
          <w:delText>6</w:delText>
        </w:r>
        <w:r w:rsidR="00FE42B7">
          <w:delText xml:space="preserve">, </w:delText>
        </w:r>
        <w:r w:rsidR="00180561">
          <w:delText xml:space="preserve">Off Command </w:delText>
        </w:r>
        <w:r w:rsidR="00FC7B10">
          <w:rPr>
            <w:rFonts w:hint="eastAsia"/>
          </w:rPr>
          <w:delText>확인 유닛</w:delText>
        </w:r>
      </w:del>
    </w:p>
    <w:p w14:paraId="06533105" w14:textId="77777777" w:rsidR="002F4249" w:rsidRPr="00E00010" w:rsidRDefault="002F4249">
      <w:pPr>
        <w:spacing w:after="0" w:line="300" w:lineRule="auto"/>
        <w:rPr>
          <w:del w:id="13303" w:author="김은수" w:date="2026-09-30T15:44:00Z" w16du:dateUtc="2026-09-30T06:44:00Z"/>
          <w:szCs w:val="20"/>
        </w:rPr>
        <w:pPrChange w:id="13304" w:author="김은수" w:date="2026-10-01T03:22:00Z">
          <w:pPr>
            <w:spacing w:after="0"/>
            <w:ind w:leftChars="613" w:left="1226"/>
          </w:pPr>
        </w:pPrChange>
      </w:pPr>
      <w:del w:id="13305" w:author="김은수" w:date="2026-09-30T15:44:00Z" w16du:dateUtc="2026-09-30T06:44:00Z">
        <w:r>
          <w:rPr>
            <w:rFonts w:hint="eastAsia"/>
          </w:rPr>
          <w:delText xml:space="preserve">입력 파라미터 </w:delText>
        </w:r>
        <w:r>
          <w:delText xml:space="preserve">: </w:delText>
        </w:r>
        <w:r>
          <w:rPr>
            <w:rFonts w:hint="eastAsia"/>
          </w:rPr>
          <w:delText>없음</w:delText>
        </w:r>
      </w:del>
    </w:p>
    <w:p w14:paraId="408C3CD9" w14:textId="77777777" w:rsidR="002F4249" w:rsidRPr="00E00010" w:rsidRDefault="002F4249">
      <w:pPr>
        <w:spacing w:after="0" w:line="300" w:lineRule="auto"/>
        <w:rPr>
          <w:del w:id="13306" w:author="김은수" w:date="2026-09-30T15:44:00Z" w16du:dateUtc="2026-09-30T06:44:00Z"/>
          <w:szCs w:val="20"/>
        </w:rPr>
        <w:pPrChange w:id="13307" w:author="김은수" w:date="2026-10-01T03:22:00Z">
          <w:pPr>
            <w:spacing w:after="0"/>
            <w:ind w:leftChars="613" w:left="1226"/>
          </w:pPr>
        </w:pPrChange>
      </w:pPr>
      <w:del w:id="13308" w:author="김은수" w:date="2026-09-30T15:44:00Z" w16du:dateUtc="2026-09-30T06:44:00Z">
        <w:r>
          <w:rPr>
            <w:rFonts w:hint="eastAsia"/>
          </w:rPr>
          <w:delText xml:space="preserve">반환 파라미터 </w:delText>
        </w:r>
        <w:r>
          <w:delText xml:space="preserve">: </w:delText>
        </w:r>
        <w:r w:rsidR="00180561">
          <w:delText xml:space="preserve">Off command </w:delText>
        </w:r>
        <w:r w:rsidR="00180561">
          <w:rPr>
            <w:rFonts w:hint="eastAsia"/>
          </w:rPr>
          <w:delText>발생 여부</w:delText>
        </w:r>
        <w:r>
          <w:rPr>
            <w:rFonts w:hint="eastAsia"/>
          </w:rPr>
          <w:delText>.</w:delText>
        </w:r>
      </w:del>
    </w:p>
    <w:p w14:paraId="5F0714DE" w14:textId="77777777" w:rsidR="002F4249" w:rsidRPr="00E00010" w:rsidRDefault="002F4249">
      <w:pPr>
        <w:spacing w:after="0" w:line="300" w:lineRule="auto"/>
        <w:rPr>
          <w:del w:id="13309" w:author="김은수" w:date="2026-09-30T15:44:00Z" w16du:dateUtc="2026-09-30T06:44:00Z"/>
          <w:szCs w:val="20"/>
        </w:rPr>
        <w:pPrChange w:id="13310" w:author="김은수" w:date="2026-10-01T03:22:00Z">
          <w:pPr>
            <w:spacing w:after="0"/>
            <w:ind w:leftChars="613" w:left="1226"/>
          </w:pPr>
        </w:pPrChange>
      </w:pPr>
      <w:del w:id="13311" w:author="김은수" w:date="2026-09-30T15:44:00Z" w16du:dateUtc="2026-09-30T06:44:00Z">
        <w:r>
          <w:rPr>
            <w:rFonts w:hint="eastAsia"/>
          </w:rPr>
          <w:delText xml:space="preserve">수정 파라미터 </w:delText>
        </w:r>
        <w:r>
          <w:delText xml:space="preserve">: </w:delText>
        </w:r>
        <w:r>
          <w:rPr>
            <w:rFonts w:hint="eastAsia"/>
          </w:rPr>
          <w:delText xml:space="preserve">없음 </w:delText>
        </w:r>
      </w:del>
    </w:p>
    <w:p w14:paraId="2DB85FCB" w14:textId="77777777" w:rsidR="002F4249" w:rsidRPr="00E00010" w:rsidRDefault="002F4249">
      <w:pPr>
        <w:spacing w:after="0" w:line="300" w:lineRule="auto"/>
        <w:rPr>
          <w:del w:id="13312" w:author="김은수" w:date="2026-09-30T15:44:00Z" w16du:dateUtc="2026-09-30T06:44:00Z"/>
          <w:szCs w:val="20"/>
        </w:rPr>
        <w:pPrChange w:id="13313" w:author="김은수" w:date="2026-10-01T03:22:00Z">
          <w:pPr>
            <w:spacing w:after="0"/>
            <w:ind w:leftChars="613" w:left="1226"/>
          </w:pPr>
        </w:pPrChange>
      </w:pPr>
      <w:del w:id="13314" w:author="김은수" w:date="2026-09-30T15:44:00Z" w16du:dateUtc="2026-09-30T06:44:00Z">
        <w:r>
          <w:rPr>
            <w:rFonts w:hint="eastAsia"/>
          </w:rPr>
          <w:delText xml:space="preserve">기능 및 동작 </w:delText>
        </w:r>
        <w:r>
          <w:delText xml:space="preserve">:  </w:delText>
        </w:r>
      </w:del>
    </w:p>
    <w:p w14:paraId="153FABBE" w14:textId="77777777" w:rsidR="002B4FEF" w:rsidRPr="00E00010" w:rsidRDefault="002B4FEF">
      <w:pPr>
        <w:spacing w:after="0" w:line="300" w:lineRule="auto"/>
        <w:rPr>
          <w:del w:id="13315" w:author="김은수" w:date="2026-09-30T15:44:00Z" w16du:dateUtc="2026-09-30T06:44:00Z"/>
          <w:szCs w:val="20"/>
        </w:rPr>
        <w:pPrChange w:id="13316" w:author="김은수" w:date="2026-10-01T03:22:00Z">
          <w:pPr>
            <w:ind w:leftChars="800" w:left="1600"/>
          </w:pPr>
        </w:pPrChange>
      </w:pPr>
      <w:del w:id="13317" w:author="김은수" w:date="2026-09-30T15:44:00Z" w16du:dateUtc="2026-09-30T06:44:00Z">
        <w:r>
          <w:delText>CM3</w:delText>
        </w:r>
        <w:r>
          <w:rPr>
            <w:rFonts w:hint="eastAsia"/>
          </w:rPr>
          <w:delText xml:space="preserve">에서 설정하는 </w:delText>
        </w:r>
        <w:r>
          <w:delText xml:space="preserve">NRF </w:delText>
        </w:r>
        <w:r>
          <w:rPr>
            <w:rFonts w:hint="eastAsia"/>
          </w:rPr>
          <w:delText xml:space="preserve">On </w:delText>
        </w:r>
        <w:r>
          <w:delText>Flag</w:delText>
        </w:r>
        <w:r w:rsidR="00180561">
          <w:rPr>
            <w:rFonts w:hint="eastAsia"/>
          </w:rPr>
          <w:delText xml:space="preserve">에 할당된 </w:delText>
        </w:r>
        <w:r w:rsidR="00180561">
          <w:delText xml:space="preserve">GPIO </w:delText>
        </w:r>
        <w:r w:rsidR="00180561">
          <w:rPr>
            <w:rFonts w:hint="eastAsia"/>
          </w:rPr>
          <w:delText>입력 값을 읽고,</w:delText>
        </w:r>
        <w:r w:rsidR="00180561">
          <w:delText xml:space="preserve"> 0</w:delText>
        </w:r>
        <w:r w:rsidR="00180561">
          <w:rPr>
            <w:rFonts w:hint="eastAsia"/>
          </w:rPr>
          <w:delText xml:space="preserve">이면 </w:delText>
        </w:r>
        <w:r w:rsidR="00180561">
          <w:delText>True, 1</w:delText>
        </w:r>
        <w:r w:rsidR="00180561">
          <w:rPr>
            <w:rFonts w:hint="eastAsia"/>
          </w:rPr>
          <w:delText xml:space="preserve">이면 </w:delText>
        </w:r>
        <w:r w:rsidR="00180561">
          <w:delText xml:space="preserve">false </w:delText>
        </w:r>
        <w:r w:rsidR="00180561">
          <w:rPr>
            <w:rFonts w:hint="eastAsia"/>
          </w:rPr>
          <w:delText>값을 반환한다.</w:delText>
        </w:r>
      </w:del>
    </w:p>
    <w:p w14:paraId="46AC45F4" w14:textId="77777777" w:rsidR="002B4FEF" w:rsidRPr="00D90FC9" w:rsidRDefault="00DF4A77">
      <w:pPr>
        <w:pStyle w:val="4"/>
        <w:keepNext w:val="0"/>
        <w:keepLines w:val="0"/>
        <w:widowControl w:val="0"/>
        <w:numPr>
          <w:ilvl w:val="3"/>
          <w:numId w:val="39"/>
        </w:numPr>
        <w:snapToGrid/>
        <w:spacing w:before="0" w:after="0" w:line="300" w:lineRule="auto"/>
        <w:jc w:val="both"/>
        <w:rPr>
          <w:del w:id="13318" w:author="김은수" w:date="2026-09-30T15:44:00Z" w16du:dateUtc="2026-09-30T06:44:00Z"/>
          <w:sz w:val="20"/>
          <w:szCs w:val="20"/>
        </w:rPr>
        <w:pPrChange w:id="13319" w:author="김은수" w:date="2026-10-01T03:22:00Z">
          <w:pPr>
            <w:pStyle w:val="4"/>
            <w:numPr>
              <w:ilvl w:val="3"/>
              <w:numId w:val="39"/>
            </w:numPr>
            <w:spacing w:after="0"/>
            <w:ind w:left="1200" w:hanging="400"/>
          </w:pPr>
        </w:pPrChange>
      </w:pPr>
      <w:del w:id="13320" w:author="김은수" w:date="2026-09-30T15:44:00Z" w16du:dateUtc="2026-09-30T06:44:00Z">
        <w:r>
          <w:rPr>
            <w:rFonts w:hint="eastAsia"/>
          </w:rPr>
          <w:delText>SU</w:delText>
        </w:r>
        <w:r w:rsidR="00FE42B7">
          <w:delText>-ID-NRF-00</w:delText>
        </w:r>
        <w:r w:rsidR="0012032F">
          <w:delText>7</w:delText>
        </w:r>
        <w:r w:rsidR="00FE42B7">
          <w:delText xml:space="preserve">, </w:delText>
        </w:r>
        <w:r w:rsidR="00C42BEB">
          <w:rPr>
            <w:rFonts w:hint="eastAsia"/>
          </w:rPr>
          <w:delText xml:space="preserve">제조 정보 </w:delText>
        </w:r>
        <w:r w:rsidR="002B4FEF">
          <w:rPr>
            <w:rFonts w:hint="eastAsia"/>
          </w:rPr>
          <w:delText>읽기</w:delText>
        </w:r>
        <w:r w:rsidR="00816FC8">
          <w:rPr>
            <w:rFonts w:hint="eastAsia"/>
          </w:rPr>
          <w:delText xml:space="preserve"> 유닛</w:delText>
        </w:r>
      </w:del>
    </w:p>
    <w:p w14:paraId="5A0488BE" w14:textId="77777777" w:rsidR="002F4249" w:rsidRPr="00E00010" w:rsidRDefault="002F4249">
      <w:pPr>
        <w:spacing w:after="0" w:line="300" w:lineRule="auto"/>
        <w:rPr>
          <w:del w:id="13321" w:author="김은수" w:date="2026-09-30T15:44:00Z" w16du:dateUtc="2026-09-30T06:44:00Z"/>
          <w:szCs w:val="20"/>
        </w:rPr>
        <w:pPrChange w:id="13322" w:author="김은수" w:date="2026-10-01T03:22:00Z">
          <w:pPr>
            <w:spacing w:after="0"/>
            <w:ind w:leftChars="613" w:left="1226"/>
          </w:pPr>
        </w:pPrChange>
      </w:pPr>
      <w:del w:id="13323" w:author="김은수" w:date="2026-09-30T15:44:00Z" w16du:dateUtc="2026-09-30T06:44:00Z">
        <w:r>
          <w:rPr>
            <w:rFonts w:hint="eastAsia"/>
          </w:rPr>
          <w:delText xml:space="preserve">입력 파라미터 </w:delText>
        </w:r>
        <w:r>
          <w:delText xml:space="preserve">: </w:delText>
        </w:r>
        <w:r>
          <w:rPr>
            <w:rFonts w:hint="eastAsia"/>
          </w:rPr>
          <w:delText>없음</w:delText>
        </w:r>
      </w:del>
    </w:p>
    <w:p w14:paraId="7AFEB876" w14:textId="77777777" w:rsidR="002F4249" w:rsidRPr="00E00010" w:rsidRDefault="002F4249">
      <w:pPr>
        <w:spacing w:after="0" w:line="300" w:lineRule="auto"/>
        <w:rPr>
          <w:del w:id="13324" w:author="김은수" w:date="2026-09-30T15:44:00Z" w16du:dateUtc="2026-09-30T06:44:00Z"/>
          <w:szCs w:val="20"/>
        </w:rPr>
        <w:pPrChange w:id="13325" w:author="김은수" w:date="2026-10-01T03:22:00Z">
          <w:pPr>
            <w:spacing w:after="0"/>
            <w:ind w:leftChars="613" w:left="1226"/>
          </w:pPr>
        </w:pPrChange>
      </w:pPr>
      <w:del w:id="13326" w:author="김은수" w:date="2026-09-30T15:44:00Z" w16du:dateUtc="2026-09-30T06:44:00Z">
        <w:r>
          <w:rPr>
            <w:rFonts w:hint="eastAsia"/>
          </w:rPr>
          <w:delText xml:space="preserve">반환 파라미터 </w:delText>
        </w:r>
        <w:r>
          <w:delText xml:space="preserve">: </w:delText>
        </w:r>
        <w:r>
          <w:rPr>
            <w:rFonts w:hint="eastAsia"/>
          </w:rPr>
          <w:delText>없음.</w:delText>
        </w:r>
      </w:del>
    </w:p>
    <w:p w14:paraId="18F78619" w14:textId="77777777" w:rsidR="002F4249" w:rsidRPr="00E00010" w:rsidRDefault="002F4249">
      <w:pPr>
        <w:spacing w:after="0" w:line="300" w:lineRule="auto"/>
        <w:rPr>
          <w:del w:id="13327" w:author="김은수" w:date="2026-09-30T15:44:00Z" w16du:dateUtc="2026-09-30T06:44:00Z"/>
          <w:szCs w:val="20"/>
        </w:rPr>
        <w:pPrChange w:id="13328" w:author="김은수" w:date="2026-10-01T03:22:00Z">
          <w:pPr>
            <w:spacing w:after="0"/>
            <w:ind w:leftChars="613" w:left="1226"/>
          </w:pPr>
        </w:pPrChange>
      </w:pPr>
      <w:del w:id="13329" w:author="김은수" w:date="2026-09-30T15:44:00Z" w16du:dateUtc="2026-09-30T06:44:00Z">
        <w:r>
          <w:rPr>
            <w:rFonts w:hint="eastAsia"/>
          </w:rPr>
          <w:delText xml:space="preserve">수정 파라미터 </w:delText>
        </w:r>
        <w:r>
          <w:delText xml:space="preserve">: </w:delText>
        </w:r>
        <w:r>
          <w:rPr>
            <w:rFonts w:hint="eastAsia"/>
          </w:rPr>
          <w:delText xml:space="preserve">없음 </w:delText>
        </w:r>
      </w:del>
    </w:p>
    <w:p w14:paraId="6AE0310A" w14:textId="77777777" w:rsidR="002F4249" w:rsidRPr="00E00010" w:rsidRDefault="002F4249">
      <w:pPr>
        <w:spacing w:after="0" w:line="300" w:lineRule="auto"/>
        <w:rPr>
          <w:del w:id="13330" w:author="김은수" w:date="2026-09-30T15:44:00Z" w16du:dateUtc="2026-09-30T06:44:00Z"/>
          <w:szCs w:val="20"/>
        </w:rPr>
        <w:pPrChange w:id="13331" w:author="김은수" w:date="2026-10-01T03:22:00Z">
          <w:pPr>
            <w:spacing w:after="0"/>
            <w:ind w:leftChars="613" w:left="1226"/>
          </w:pPr>
        </w:pPrChange>
      </w:pPr>
      <w:del w:id="13332" w:author="김은수" w:date="2026-09-30T15:44:00Z" w16du:dateUtc="2026-09-30T06:44:00Z">
        <w:r>
          <w:rPr>
            <w:rFonts w:hint="eastAsia"/>
          </w:rPr>
          <w:delText xml:space="preserve">기능 및 동작 </w:delText>
        </w:r>
        <w:r>
          <w:delText xml:space="preserve">:  </w:delText>
        </w:r>
      </w:del>
    </w:p>
    <w:p w14:paraId="35C6432C" w14:textId="77777777" w:rsidR="002B4FEF" w:rsidRPr="00E00010" w:rsidRDefault="002B4FEF">
      <w:pPr>
        <w:spacing w:after="0" w:line="300" w:lineRule="auto"/>
        <w:rPr>
          <w:del w:id="13333" w:author="김은수" w:date="2026-09-30T15:44:00Z" w16du:dateUtc="2026-09-30T06:44:00Z"/>
          <w:szCs w:val="20"/>
        </w:rPr>
        <w:pPrChange w:id="13334" w:author="김은수" w:date="2026-10-01T03:22:00Z">
          <w:pPr>
            <w:ind w:leftChars="700" w:left="1400"/>
          </w:pPr>
        </w:pPrChange>
      </w:pPr>
      <w:del w:id="13335" w:author="김은수" w:date="2026-09-30T15:44:00Z" w16du:dateUtc="2026-09-30T06:44:00Z">
        <w:r>
          <w:rPr>
            <w:rFonts w:hint="eastAsia"/>
          </w:rPr>
          <w:delText>플래쉬에 저장되어 있는 제조정보 파라미터를 읽어 들인다.</w:delText>
        </w:r>
      </w:del>
    </w:p>
    <w:p w14:paraId="120BB040" w14:textId="77777777" w:rsidR="002B4FEF" w:rsidRPr="00D90FC9" w:rsidRDefault="00DF4A77">
      <w:pPr>
        <w:pStyle w:val="4"/>
        <w:keepNext w:val="0"/>
        <w:keepLines w:val="0"/>
        <w:widowControl w:val="0"/>
        <w:numPr>
          <w:ilvl w:val="3"/>
          <w:numId w:val="39"/>
        </w:numPr>
        <w:snapToGrid/>
        <w:spacing w:before="0" w:after="0" w:line="300" w:lineRule="auto"/>
        <w:jc w:val="both"/>
        <w:rPr>
          <w:del w:id="13336" w:author="김은수" w:date="2026-09-30T15:44:00Z" w16du:dateUtc="2026-09-30T06:44:00Z"/>
          <w:sz w:val="20"/>
          <w:szCs w:val="20"/>
        </w:rPr>
        <w:pPrChange w:id="13337" w:author="김은수" w:date="2026-10-01T03:22:00Z">
          <w:pPr>
            <w:pStyle w:val="4"/>
            <w:numPr>
              <w:ilvl w:val="3"/>
              <w:numId w:val="39"/>
            </w:numPr>
            <w:spacing w:after="0"/>
            <w:ind w:left="1200" w:hanging="400"/>
          </w:pPr>
        </w:pPrChange>
      </w:pPr>
      <w:del w:id="13338" w:author="김은수" w:date="2026-09-30T15:44:00Z" w16du:dateUtc="2026-09-30T06:44:00Z">
        <w:r>
          <w:rPr>
            <w:rFonts w:hint="eastAsia"/>
          </w:rPr>
          <w:delText>SU</w:delText>
        </w:r>
        <w:r w:rsidR="00FE42B7">
          <w:delText>-ID-NRF-00</w:delText>
        </w:r>
        <w:r w:rsidR="0012032F">
          <w:delText>8</w:delText>
        </w:r>
        <w:r w:rsidR="00FE42B7">
          <w:delText xml:space="preserve">, </w:delText>
        </w:r>
        <w:r w:rsidR="002B4FEF">
          <w:delText xml:space="preserve">BLE </w:delText>
        </w:r>
        <w:r w:rsidR="002B4FEF">
          <w:rPr>
            <w:rFonts w:hint="eastAsia"/>
          </w:rPr>
          <w:delText>광고 이름 설정</w:delText>
        </w:r>
        <w:r w:rsidR="00816FC8">
          <w:rPr>
            <w:rFonts w:hint="eastAsia"/>
          </w:rPr>
          <w:delText xml:space="preserve"> 유닛</w:delText>
        </w:r>
      </w:del>
    </w:p>
    <w:p w14:paraId="657542BE" w14:textId="77777777" w:rsidR="00D15102" w:rsidRPr="00E00010" w:rsidRDefault="00D15102">
      <w:pPr>
        <w:spacing w:after="0" w:line="300" w:lineRule="auto"/>
        <w:rPr>
          <w:del w:id="13339" w:author="김은수" w:date="2026-09-30T15:44:00Z" w16du:dateUtc="2026-09-30T06:44:00Z"/>
          <w:szCs w:val="20"/>
        </w:rPr>
        <w:pPrChange w:id="13340" w:author="김은수" w:date="2026-10-01T03:22:00Z">
          <w:pPr>
            <w:spacing w:after="0"/>
            <w:ind w:leftChars="613" w:left="1226"/>
          </w:pPr>
        </w:pPrChange>
      </w:pPr>
      <w:del w:id="13341" w:author="김은수" w:date="2026-09-30T15:44:00Z" w16du:dateUtc="2026-09-30T06:44:00Z">
        <w:r>
          <w:rPr>
            <w:rFonts w:hint="eastAsia"/>
          </w:rPr>
          <w:delText xml:space="preserve">입력 파라미터 </w:delText>
        </w:r>
        <w:r>
          <w:delText xml:space="preserve">: </w:delText>
        </w:r>
        <w:r>
          <w:rPr>
            <w:rFonts w:hint="eastAsia"/>
          </w:rPr>
          <w:delText>없음</w:delText>
        </w:r>
      </w:del>
    </w:p>
    <w:p w14:paraId="5E8E5567" w14:textId="77777777" w:rsidR="00D15102" w:rsidRPr="00E00010" w:rsidRDefault="00D15102">
      <w:pPr>
        <w:spacing w:after="0" w:line="300" w:lineRule="auto"/>
        <w:rPr>
          <w:del w:id="13342" w:author="김은수" w:date="2026-09-30T15:44:00Z" w16du:dateUtc="2026-09-30T06:44:00Z"/>
          <w:szCs w:val="20"/>
        </w:rPr>
        <w:pPrChange w:id="13343" w:author="김은수" w:date="2026-10-01T03:22:00Z">
          <w:pPr>
            <w:spacing w:after="0"/>
            <w:ind w:leftChars="613" w:left="1226"/>
          </w:pPr>
        </w:pPrChange>
      </w:pPr>
      <w:del w:id="13344" w:author="김은수" w:date="2026-09-30T15:44:00Z" w16du:dateUtc="2026-09-30T06:44:00Z">
        <w:r>
          <w:rPr>
            <w:rFonts w:hint="eastAsia"/>
          </w:rPr>
          <w:delText xml:space="preserve">반환 파라미터 </w:delText>
        </w:r>
        <w:r>
          <w:delText xml:space="preserve">: </w:delText>
        </w:r>
        <w:r>
          <w:rPr>
            <w:rFonts w:hint="eastAsia"/>
          </w:rPr>
          <w:delText>없음.</w:delText>
        </w:r>
      </w:del>
    </w:p>
    <w:p w14:paraId="156F3D37" w14:textId="77777777" w:rsidR="00D15102" w:rsidRPr="00E00010" w:rsidRDefault="00D15102">
      <w:pPr>
        <w:spacing w:after="0" w:line="300" w:lineRule="auto"/>
        <w:rPr>
          <w:del w:id="13345" w:author="김은수" w:date="2026-09-30T15:44:00Z" w16du:dateUtc="2026-09-30T06:44:00Z"/>
          <w:szCs w:val="20"/>
        </w:rPr>
        <w:pPrChange w:id="13346" w:author="김은수" w:date="2026-10-01T03:22:00Z">
          <w:pPr>
            <w:spacing w:after="0"/>
            <w:ind w:leftChars="613" w:left="1226"/>
          </w:pPr>
        </w:pPrChange>
      </w:pPr>
      <w:del w:id="13347" w:author="김은수" w:date="2026-09-30T15:44:00Z" w16du:dateUtc="2026-09-30T06:44:00Z">
        <w:r>
          <w:rPr>
            <w:rFonts w:hint="eastAsia"/>
          </w:rPr>
          <w:delText xml:space="preserve">수정 파라미터 </w:delText>
        </w:r>
        <w:r>
          <w:delText xml:space="preserve">: </w:delText>
        </w:r>
        <w:r>
          <w:rPr>
            <w:rFonts w:hint="eastAsia"/>
          </w:rPr>
          <w:delText xml:space="preserve">없음 </w:delText>
        </w:r>
      </w:del>
    </w:p>
    <w:p w14:paraId="678C36ED" w14:textId="77777777" w:rsidR="00D15102" w:rsidRPr="00E00010" w:rsidRDefault="00D15102">
      <w:pPr>
        <w:spacing w:after="0" w:line="300" w:lineRule="auto"/>
        <w:rPr>
          <w:del w:id="13348" w:author="김은수" w:date="2026-09-30T15:44:00Z" w16du:dateUtc="2026-09-30T06:44:00Z"/>
          <w:szCs w:val="20"/>
        </w:rPr>
        <w:pPrChange w:id="13349" w:author="김은수" w:date="2026-10-01T03:22:00Z">
          <w:pPr>
            <w:spacing w:after="0"/>
            <w:ind w:leftChars="613" w:left="1226"/>
          </w:pPr>
        </w:pPrChange>
      </w:pPr>
      <w:del w:id="13350" w:author="김은수" w:date="2026-09-30T15:44:00Z" w16du:dateUtc="2026-09-30T06:44:00Z">
        <w:r>
          <w:rPr>
            <w:rFonts w:hint="eastAsia"/>
          </w:rPr>
          <w:delText xml:space="preserve">기능 및 동작 </w:delText>
        </w:r>
        <w:r>
          <w:delText xml:space="preserve">:  </w:delText>
        </w:r>
      </w:del>
    </w:p>
    <w:p w14:paraId="09241B09" w14:textId="77777777" w:rsidR="002B4FEF" w:rsidRPr="00E00010" w:rsidRDefault="002B4FEF">
      <w:pPr>
        <w:spacing w:after="0" w:line="300" w:lineRule="auto"/>
        <w:rPr>
          <w:del w:id="13351" w:author="김은수" w:date="2026-09-30T15:44:00Z" w16du:dateUtc="2026-09-30T06:44:00Z"/>
          <w:szCs w:val="20"/>
        </w:rPr>
        <w:pPrChange w:id="13352" w:author="김은수" w:date="2026-10-01T03:22:00Z">
          <w:pPr>
            <w:ind w:leftChars="700" w:left="1400"/>
          </w:pPr>
        </w:pPrChange>
      </w:pPr>
      <w:del w:id="13353" w:author="김은수" w:date="2026-09-30T15:44:00Z" w16du:dateUtc="2026-09-30T06:44:00Z">
        <w:r>
          <w:rPr>
            <w:rFonts w:hint="eastAsia"/>
          </w:rPr>
          <w:delText>S</w:delText>
        </w:r>
        <w:r>
          <w:delText xml:space="preserve">PI </w:delText>
        </w:r>
        <w:r>
          <w:rPr>
            <w:rFonts w:hint="eastAsia"/>
          </w:rPr>
          <w:delText>통신을 사용하여 C</w:delText>
        </w:r>
        <w:r>
          <w:delText>M3</w:delText>
        </w:r>
        <w:r>
          <w:rPr>
            <w:rFonts w:hint="eastAsia"/>
          </w:rPr>
          <w:delText>에서 연결되어 있는 내부장치 이름을</w:delText>
        </w:r>
        <w:r>
          <w:delText xml:space="preserve"> </w:delText>
        </w:r>
        <w:r>
          <w:rPr>
            <w:rFonts w:hint="eastAsia"/>
          </w:rPr>
          <w:delText xml:space="preserve">수신하여 </w:delText>
        </w:r>
        <w:r>
          <w:delText xml:space="preserve">BLE </w:delText>
        </w:r>
        <w:r>
          <w:rPr>
            <w:rFonts w:hint="eastAsia"/>
          </w:rPr>
          <w:delText>광고 이름에 조합한다.</w:delText>
        </w:r>
      </w:del>
    </w:p>
    <w:p w14:paraId="492DE230" w14:textId="77777777" w:rsidR="002B4FEF" w:rsidRPr="00D90FC9" w:rsidRDefault="00DF4A77">
      <w:pPr>
        <w:pStyle w:val="4"/>
        <w:keepNext w:val="0"/>
        <w:keepLines w:val="0"/>
        <w:widowControl w:val="0"/>
        <w:numPr>
          <w:ilvl w:val="3"/>
          <w:numId w:val="39"/>
        </w:numPr>
        <w:snapToGrid/>
        <w:spacing w:before="0" w:after="0" w:line="300" w:lineRule="auto"/>
        <w:jc w:val="both"/>
        <w:rPr>
          <w:del w:id="13354" w:author="김은수" w:date="2026-09-30T15:44:00Z" w16du:dateUtc="2026-09-30T06:44:00Z"/>
          <w:sz w:val="20"/>
          <w:szCs w:val="20"/>
        </w:rPr>
        <w:pPrChange w:id="13355" w:author="김은수" w:date="2026-10-01T03:22:00Z">
          <w:pPr>
            <w:pStyle w:val="4"/>
            <w:numPr>
              <w:ilvl w:val="3"/>
              <w:numId w:val="39"/>
            </w:numPr>
            <w:spacing w:after="0"/>
            <w:ind w:left="1200" w:hanging="400"/>
          </w:pPr>
        </w:pPrChange>
      </w:pPr>
      <w:del w:id="13356" w:author="김은수" w:date="2026-09-30T15:44:00Z" w16du:dateUtc="2026-09-30T06:44:00Z">
        <w:r>
          <w:rPr>
            <w:rFonts w:hint="eastAsia"/>
          </w:rPr>
          <w:delText>SU</w:delText>
        </w:r>
        <w:r w:rsidR="00FE42B7">
          <w:delText>-ID-NRF-00</w:delText>
        </w:r>
        <w:r w:rsidR="0012032F">
          <w:delText>9</w:delText>
        </w:r>
        <w:r w:rsidR="00FE42B7">
          <w:delText xml:space="preserve">, </w:delText>
        </w:r>
        <w:r w:rsidR="002B4FEF">
          <w:rPr>
            <w:rFonts w:hint="eastAsia"/>
          </w:rPr>
          <w:delText xml:space="preserve">타이머 </w:delText>
        </w:r>
        <w:r w:rsidR="00B87CFD">
          <w:rPr>
            <w:rFonts w:hint="eastAsia"/>
          </w:rPr>
          <w:delText xml:space="preserve">설정 비활성화 </w:delText>
        </w:r>
        <w:r w:rsidR="00816FC8">
          <w:rPr>
            <w:rFonts w:hint="eastAsia"/>
          </w:rPr>
          <w:delText>유닛</w:delText>
        </w:r>
      </w:del>
    </w:p>
    <w:p w14:paraId="004B34F1" w14:textId="77777777" w:rsidR="00D15102" w:rsidRPr="00E00010" w:rsidRDefault="00D15102">
      <w:pPr>
        <w:spacing w:after="0" w:line="300" w:lineRule="auto"/>
        <w:rPr>
          <w:del w:id="13357" w:author="김은수" w:date="2026-09-30T15:44:00Z" w16du:dateUtc="2026-09-30T06:44:00Z"/>
          <w:szCs w:val="20"/>
        </w:rPr>
        <w:pPrChange w:id="13358" w:author="김은수" w:date="2026-10-01T03:22:00Z">
          <w:pPr>
            <w:spacing w:after="0"/>
            <w:ind w:leftChars="613" w:left="1226"/>
          </w:pPr>
        </w:pPrChange>
      </w:pPr>
      <w:del w:id="13359" w:author="김은수" w:date="2026-09-30T15:44:00Z" w16du:dateUtc="2026-09-30T06:44:00Z">
        <w:r>
          <w:rPr>
            <w:rFonts w:hint="eastAsia"/>
          </w:rPr>
          <w:delText xml:space="preserve">입력 파라미터 </w:delText>
        </w:r>
        <w:r>
          <w:delText xml:space="preserve">: </w:delText>
        </w:r>
        <w:r>
          <w:rPr>
            <w:rFonts w:hint="eastAsia"/>
          </w:rPr>
          <w:delText>없음</w:delText>
        </w:r>
      </w:del>
    </w:p>
    <w:p w14:paraId="603AAB6F" w14:textId="77777777" w:rsidR="00D15102" w:rsidRPr="00E00010" w:rsidRDefault="00D15102">
      <w:pPr>
        <w:spacing w:after="0" w:line="300" w:lineRule="auto"/>
        <w:rPr>
          <w:del w:id="13360" w:author="김은수" w:date="2026-09-30T15:44:00Z" w16du:dateUtc="2026-09-30T06:44:00Z"/>
          <w:szCs w:val="20"/>
        </w:rPr>
        <w:pPrChange w:id="13361" w:author="김은수" w:date="2026-10-01T03:22:00Z">
          <w:pPr>
            <w:spacing w:after="0"/>
            <w:ind w:leftChars="613" w:left="1226"/>
          </w:pPr>
        </w:pPrChange>
      </w:pPr>
      <w:del w:id="13362" w:author="김은수" w:date="2026-09-30T15:44:00Z" w16du:dateUtc="2026-09-30T06:44:00Z">
        <w:r>
          <w:rPr>
            <w:rFonts w:hint="eastAsia"/>
          </w:rPr>
          <w:delText xml:space="preserve">반환 파라미터 </w:delText>
        </w:r>
        <w:r>
          <w:delText xml:space="preserve">: </w:delText>
        </w:r>
        <w:r>
          <w:rPr>
            <w:rFonts w:hint="eastAsia"/>
          </w:rPr>
          <w:delText>없음.</w:delText>
        </w:r>
      </w:del>
    </w:p>
    <w:p w14:paraId="45CFAFC5" w14:textId="77777777" w:rsidR="00D15102" w:rsidRPr="00E00010" w:rsidRDefault="00D15102">
      <w:pPr>
        <w:spacing w:after="0" w:line="300" w:lineRule="auto"/>
        <w:rPr>
          <w:del w:id="13363" w:author="김은수" w:date="2026-09-30T15:44:00Z" w16du:dateUtc="2026-09-30T06:44:00Z"/>
          <w:szCs w:val="20"/>
        </w:rPr>
        <w:pPrChange w:id="13364" w:author="김은수" w:date="2026-10-01T03:22:00Z">
          <w:pPr>
            <w:spacing w:after="0"/>
            <w:ind w:leftChars="613" w:left="1226"/>
          </w:pPr>
        </w:pPrChange>
      </w:pPr>
      <w:del w:id="13365" w:author="김은수" w:date="2026-09-30T15:44:00Z" w16du:dateUtc="2026-09-30T06:44:00Z">
        <w:r>
          <w:rPr>
            <w:rFonts w:hint="eastAsia"/>
          </w:rPr>
          <w:delText xml:space="preserve">수정 파라미터 </w:delText>
        </w:r>
        <w:r>
          <w:delText xml:space="preserve">: </w:delText>
        </w:r>
        <w:r>
          <w:rPr>
            <w:rFonts w:hint="eastAsia"/>
          </w:rPr>
          <w:delText xml:space="preserve">없음 </w:delText>
        </w:r>
      </w:del>
    </w:p>
    <w:p w14:paraId="4B96F6C0" w14:textId="77777777" w:rsidR="00D15102" w:rsidRPr="00E00010" w:rsidRDefault="00D15102">
      <w:pPr>
        <w:spacing w:after="0" w:line="300" w:lineRule="auto"/>
        <w:rPr>
          <w:del w:id="13366" w:author="김은수" w:date="2026-09-30T15:44:00Z" w16du:dateUtc="2026-09-30T06:44:00Z"/>
          <w:szCs w:val="20"/>
        </w:rPr>
        <w:pPrChange w:id="13367" w:author="김은수" w:date="2026-10-01T03:22:00Z">
          <w:pPr>
            <w:spacing w:after="0"/>
            <w:ind w:leftChars="613" w:left="1226"/>
          </w:pPr>
        </w:pPrChange>
      </w:pPr>
      <w:del w:id="13368" w:author="김은수" w:date="2026-09-30T15:44:00Z" w16du:dateUtc="2026-09-30T06:44:00Z">
        <w:r>
          <w:rPr>
            <w:rFonts w:hint="eastAsia"/>
          </w:rPr>
          <w:delText xml:space="preserve">기능 및 동작 </w:delText>
        </w:r>
        <w:r>
          <w:delText xml:space="preserve">:  </w:delText>
        </w:r>
      </w:del>
    </w:p>
    <w:p w14:paraId="798509F3" w14:textId="77777777" w:rsidR="002B4FEF" w:rsidRPr="00E00010" w:rsidRDefault="002B4FEF">
      <w:pPr>
        <w:spacing w:after="0" w:line="300" w:lineRule="auto"/>
        <w:rPr>
          <w:del w:id="13369" w:author="김은수" w:date="2026-09-30T15:44:00Z" w16du:dateUtc="2026-09-30T06:44:00Z"/>
          <w:szCs w:val="20"/>
        </w:rPr>
        <w:pPrChange w:id="13370" w:author="김은수" w:date="2026-10-01T03:22:00Z">
          <w:pPr>
            <w:ind w:leftChars="700" w:left="1400"/>
          </w:pPr>
        </w:pPrChange>
      </w:pPr>
      <w:del w:id="13371" w:author="김은수" w:date="2026-09-30T15:44:00Z" w16du:dateUtc="2026-09-30T06:44:00Z">
        <w:r>
          <w:rPr>
            <w:rFonts w:hint="eastAsia"/>
          </w:rPr>
          <w:delText>블루투스 초기화 과정에서 타이머 인터럽트가 실행되어 블루투스 초기화 오류 방지를 위하여,</w:delText>
        </w:r>
        <w:r>
          <w:delText xml:space="preserve"> </w:delText>
        </w:r>
        <w:r>
          <w:rPr>
            <w:rFonts w:hint="eastAsia"/>
          </w:rPr>
          <w:delText xml:space="preserve">타이머 </w:delText>
        </w:r>
        <w:r w:rsidR="00B87CFD">
          <w:rPr>
            <w:rFonts w:hint="eastAsia"/>
          </w:rPr>
          <w:delText xml:space="preserve">및 해당 </w:delText>
        </w:r>
        <w:r>
          <w:rPr>
            <w:rFonts w:hint="eastAsia"/>
          </w:rPr>
          <w:delText>인터럽트를 비활성화</w:delText>
        </w:r>
        <w:r>
          <w:delText xml:space="preserve"> </w:delText>
        </w:r>
        <w:r>
          <w:rPr>
            <w:rFonts w:hint="eastAsia"/>
          </w:rPr>
          <w:delText>한다</w:delText>
        </w:r>
      </w:del>
    </w:p>
    <w:p w14:paraId="7FDBA62F" w14:textId="77777777" w:rsidR="002B4FEF" w:rsidRPr="00D90FC9" w:rsidRDefault="00DF4A77">
      <w:pPr>
        <w:pStyle w:val="4"/>
        <w:keepNext w:val="0"/>
        <w:keepLines w:val="0"/>
        <w:widowControl w:val="0"/>
        <w:numPr>
          <w:ilvl w:val="3"/>
          <w:numId w:val="39"/>
        </w:numPr>
        <w:snapToGrid/>
        <w:spacing w:before="0" w:after="0" w:line="300" w:lineRule="auto"/>
        <w:jc w:val="both"/>
        <w:rPr>
          <w:del w:id="13372" w:author="김은수" w:date="2026-09-30T15:44:00Z" w16du:dateUtc="2026-09-30T06:44:00Z"/>
          <w:sz w:val="20"/>
          <w:szCs w:val="20"/>
        </w:rPr>
        <w:pPrChange w:id="13373" w:author="김은수" w:date="2026-10-01T03:22:00Z">
          <w:pPr>
            <w:pStyle w:val="4"/>
            <w:numPr>
              <w:ilvl w:val="3"/>
              <w:numId w:val="39"/>
            </w:numPr>
            <w:spacing w:after="0"/>
            <w:ind w:left="1200" w:hanging="400"/>
          </w:pPr>
        </w:pPrChange>
      </w:pPr>
      <w:del w:id="13374" w:author="김은수" w:date="2026-09-30T15:44:00Z" w16du:dateUtc="2026-09-30T06:44:00Z">
        <w:r>
          <w:rPr>
            <w:rFonts w:hint="eastAsia"/>
          </w:rPr>
          <w:delText>SU</w:delText>
        </w:r>
        <w:r w:rsidR="00FE42B7">
          <w:delText>-ID-NRF-0</w:delText>
        </w:r>
        <w:r w:rsidR="0012032F">
          <w:delText>10</w:delText>
        </w:r>
        <w:r w:rsidR="00FE42B7">
          <w:delText xml:space="preserve">, </w:delText>
        </w:r>
        <w:r w:rsidR="002B4FEF">
          <w:rPr>
            <w:rFonts w:hint="eastAsia"/>
          </w:rPr>
          <w:delText>블루투스 스택 초기화</w:delText>
        </w:r>
        <w:r w:rsidR="00816FC8" w:rsidRPr="00816FC8">
          <w:rPr>
            <w:rFonts w:hint="eastAsia"/>
          </w:rPr>
          <w:delText xml:space="preserve"> </w:delText>
        </w:r>
        <w:r w:rsidR="00816FC8">
          <w:rPr>
            <w:rFonts w:hint="eastAsia"/>
          </w:rPr>
          <w:delText>유닛</w:delText>
        </w:r>
      </w:del>
    </w:p>
    <w:p w14:paraId="28836378" w14:textId="77777777" w:rsidR="00D15102" w:rsidRPr="00E00010" w:rsidRDefault="00D15102">
      <w:pPr>
        <w:spacing w:after="0" w:line="300" w:lineRule="auto"/>
        <w:rPr>
          <w:del w:id="13375" w:author="김은수" w:date="2026-09-30T15:44:00Z" w16du:dateUtc="2026-09-30T06:44:00Z"/>
          <w:szCs w:val="20"/>
        </w:rPr>
        <w:pPrChange w:id="13376" w:author="김은수" w:date="2026-10-01T03:22:00Z">
          <w:pPr>
            <w:spacing w:after="0"/>
            <w:ind w:leftChars="613" w:left="1226"/>
          </w:pPr>
        </w:pPrChange>
      </w:pPr>
      <w:del w:id="13377" w:author="김은수" w:date="2026-09-30T15:44:00Z" w16du:dateUtc="2026-09-30T06:44:00Z">
        <w:r>
          <w:rPr>
            <w:rFonts w:hint="eastAsia"/>
          </w:rPr>
          <w:delText xml:space="preserve">입력 파라미터 </w:delText>
        </w:r>
        <w:r>
          <w:delText xml:space="preserve">: </w:delText>
        </w:r>
        <w:r>
          <w:rPr>
            <w:rFonts w:hint="eastAsia"/>
          </w:rPr>
          <w:delText>없음</w:delText>
        </w:r>
      </w:del>
    </w:p>
    <w:p w14:paraId="538BB8F3" w14:textId="77777777" w:rsidR="00D15102" w:rsidRPr="00E00010" w:rsidRDefault="00D15102">
      <w:pPr>
        <w:spacing w:after="0" w:line="300" w:lineRule="auto"/>
        <w:rPr>
          <w:del w:id="13378" w:author="김은수" w:date="2026-09-30T15:44:00Z" w16du:dateUtc="2026-09-30T06:44:00Z"/>
          <w:szCs w:val="20"/>
        </w:rPr>
        <w:pPrChange w:id="13379" w:author="김은수" w:date="2026-10-01T03:22:00Z">
          <w:pPr>
            <w:spacing w:after="0"/>
            <w:ind w:leftChars="613" w:left="1226"/>
          </w:pPr>
        </w:pPrChange>
      </w:pPr>
      <w:del w:id="13380" w:author="김은수" w:date="2026-09-30T15:44:00Z" w16du:dateUtc="2026-09-30T06:44:00Z">
        <w:r>
          <w:rPr>
            <w:rFonts w:hint="eastAsia"/>
          </w:rPr>
          <w:delText xml:space="preserve">반환 파라미터 </w:delText>
        </w:r>
        <w:r>
          <w:delText xml:space="preserve">: </w:delText>
        </w:r>
        <w:r>
          <w:rPr>
            <w:rFonts w:hint="eastAsia"/>
          </w:rPr>
          <w:delText>없음.</w:delText>
        </w:r>
      </w:del>
    </w:p>
    <w:p w14:paraId="3243319F" w14:textId="77777777" w:rsidR="00D15102" w:rsidRPr="00E00010" w:rsidRDefault="00D15102">
      <w:pPr>
        <w:spacing w:after="0" w:line="300" w:lineRule="auto"/>
        <w:rPr>
          <w:del w:id="13381" w:author="김은수" w:date="2026-09-30T15:44:00Z" w16du:dateUtc="2026-09-30T06:44:00Z"/>
          <w:szCs w:val="20"/>
        </w:rPr>
        <w:pPrChange w:id="13382" w:author="김은수" w:date="2026-10-01T03:22:00Z">
          <w:pPr>
            <w:spacing w:after="0"/>
            <w:ind w:leftChars="613" w:left="1226"/>
          </w:pPr>
        </w:pPrChange>
      </w:pPr>
      <w:del w:id="13383" w:author="김은수" w:date="2026-09-30T15:44:00Z" w16du:dateUtc="2026-09-30T06:44:00Z">
        <w:r>
          <w:rPr>
            <w:rFonts w:hint="eastAsia"/>
          </w:rPr>
          <w:delText xml:space="preserve">수정 파라미터 </w:delText>
        </w:r>
        <w:r>
          <w:delText xml:space="preserve">: </w:delText>
        </w:r>
        <w:r>
          <w:rPr>
            <w:rFonts w:hint="eastAsia"/>
          </w:rPr>
          <w:delText xml:space="preserve">없음 </w:delText>
        </w:r>
      </w:del>
    </w:p>
    <w:p w14:paraId="56D37774" w14:textId="77777777" w:rsidR="00D15102" w:rsidRPr="00E00010" w:rsidRDefault="00D15102">
      <w:pPr>
        <w:spacing w:after="0" w:line="300" w:lineRule="auto"/>
        <w:rPr>
          <w:del w:id="13384" w:author="김은수" w:date="2026-09-30T15:44:00Z" w16du:dateUtc="2026-09-30T06:44:00Z"/>
          <w:szCs w:val="20"/>
        </w:rPr>
        <w:pPrChange w:id="13385" w:author="김은수" w:date="2026-10-01T03:22:00Z">
          <w:pPr>
            <w:spacing w:after="0"/>
            <w:ind w:leftChars="613" w:left="1226"/>
          </w:pPr>
        </w:pPrChange>
      </w:pPr>
      <w:del w:id="13386" w:author="김은수" w:date="2026-09-30T15:44:00Z" w16du:dateUtc="2026-09-30T06:44:00Z">
        <w:r>
          <w:rPr>
            <w:rFonts w:hint="eastAsia"/>
          </w:rPr>
          <w:delText xml:space="preserve">기능 및 동작 </w:delText>
        </w:r>
        <w:r>
          <w:delText xml:space="preserve">:  </w:delText>
        </w:r>
      </w:del>
    </w:p>
    <w:p w14:paraId="099A7D0D" w14:textId="77777777" w:rsidR="002B4FEF" w:rsidRPr="00E00010" w:rsidRDefault="002B4FEF">
      <w:pPr>
        <w:spacing w:after="0" w:line="300" w:lineRule="auto"/>
        <w:rPr>
          <w:del w:id="13387" w:author="김은수" w:date="2026-09-30T15:44:00Z" w16du:dateUtc="2026-09-30T06:44:00Z"/>
          <w:szCs w:val="20"/>
        </w:rPr>
        <w:pPrChange w:id="13388" w:author="김은수" w:date="2026-10-01T03:22:00Z">
          <w:pPr>
            <w:ind w:leftChars="700" w:left="1400"/>
          </w:pPr>
        </w:pPrChange>
      </w:pPr>
      <w:del w:id="13389" w:author="김은수" w:date="2026-09-30T15:44:00Z" w16du:dateUtc="2026-09-30T06:44:00Z">
        <w:r>
          <w:delText>N</w:delText>
        </w:r>
        <w:r>
          <w:rPr>
            <w:rFonts w:hint="eastAsia"/>
          </w:rPr>
          <w:delText>o</w:delText>
        </w:r>
        <w:r>
          <w:delText>rdic</w:delText>
        </w:r>
        <w:r>
          <w:rPr>
            <w:rFonts w:hint="eastAsia"/>
          </w:rPr>
          <w:delText xml:space="preserve"> </w:delText>
        </w:r>
        <w:r>
          <w:delText>UART Service</w:delText>
        </w:r>
        <w:r>
          <w:rPr>
            <w:rFonts w:hint="eastAsia"/>
          </w:rPr>
          <w:delText>를 실행하기 위한</w:delText>
        </w:r>
        <w:r>
          <w:delText xml:space="preserve"> </w:delText>
        </w:r>
        <w:r>
          <w:rPr>
            <w:rFonts w:hint="eastAsia"/>
          </w:rPr>
          <w:delText>초기화를 진행한다.</w:delText>
        </w:r>
      </w:del>
    </w:p>
    <w:p w14:paraId="06BC2262" w14:textId="77777777" w:rsidR="002B4FEF" w:rsidRPr="00D90FC9" w:rsidRDefault="00DF4A77">
      <w:pPr>
        <w:pStyle w:val="4"/>
        <w:keepNext w:val="0"/>
        <w:keepLines w:val="0"/>
        <w:widowControl w:val="0"/>
        <w:numPr>
          <w:ilvl w:val="3"/>
          <w:numId w:val="39"/>
        </w:numPr>
        <w:snapToGrid/>
        <w:spacing w:before="0" w:after="0" w:line="300" w:lineRule="auto"/>
        <w:jc w:val="both"/>
        <w:rPr>
          <w:del w:id="13390" w:author="김은수" w:date="2026-09-30T15:44:00Z" w16du:dateUtc="2026-09-30T06:44:00Z"/>
          <w:sz w:val="20"/>
          <w:szCs w:val="20"/>
        </w:rPr>
        <w:pPrChange w:id="13391" w:author="김은수" w:date="2026-10-01T03:22:00Z">
          <w:pPr>
            <w:pStyle w:val="4"/>
            <w:numPr>
              <w:ilvl w:val="3"/>
              <w:numId w:val="39"/>
            </w:numPr>
            <w:spacing w:after="0"/>
            <w:ind w:left="1200" w:hanging="400"/>
          </w:pPr>
        </w:pPrChange>
      </w:pPr>
      <w:del w:id="13392" w:author="김은수" w:date="2026-09-30T15:44:00Z" w16du:dateUtc="2026-09-30T06:44:00Z">
        <w:r>
          <w:rPr>
            <w:rFonts w:hint="eastAsia"/>
          </w:rPr>
          <w:delText>SU</w:delText>
        </w:r>
        <w:r w:rsidR="00FE42B7">
          <w:delText>-ID-NRF-01</w:delText>
        </w:r>
        <w:r w:rsidR="0012032F">
          <w:delText>1</w:delText>
        </w:r>
        <w:r w:rsidR="00FE42B7">
          <w:delText xml:space="preserve">, </w:delText>
        </w:r>
        <w:r w:rsidR="00B87CFD">
          <w:rPr>
            <w:rFonts w:hint="eastAsia"/>
          </w:rPr>
          <w:delText>저전력 모드 진입</w:delText>
        </w:r>
        <w:r w:rsidR="00816FC8">
          <w:delText xml:space="preserve"> </w:delText>
        </w:r>
        <w:r w:rsidR="00816FC8">
          <w:rPr>
            <w:rFonts w:hint="eastAsia"/>
          </w:rPr>
          <w:delText>유닛</w:delText>
        </w:r>
      </w:del>
    </w:p>
    <w:p w14:paraId="7A7FC817" w14:textId="77777777" w:rsidR="00D15102" w:rsidRPr="00E00010" w:rsidRDefault="00D15102">
      <w:pPr>
        <w:spacing w:after="0" w:line="300" w:lineRule="auto"/>
        <w:rPr>
          <w:del w:id="13393" w:author="김은수" w:date="2026-09-30T15:44:00Z" w16du:dateUtc="2026-09-30T06:44:00Z"/>
          <w:szCs w:val="20"/>
        </w:rPr>
        <w:pPrChange w:id="13394" w:author="김은수" w:date="2026-10-01T03:22:00Z">
          <w:pPr>
            <w:spacing w:after="0"/>
            <w:ind w:leftChars="613" w:left="1226"/>
          </w:pPr>
        </w:pPrChange>
      </w:pPr>
      <w:del w:id="13395" w:author="김은수" w:date="2026-09-30T15:44:00Z" w16du:dateUtc="2026-09-30T06:44:00Z">
        <w:r>
          <w:rPr>
            <w:rFonts w:hint="eastAsia"/>
          </w:rPr>
          <w:delText xml:space="preserve">입력 파라미터 </w:delText>
        </w:r>
        <w:r>
          <w:delText xml:space="preserve">: </w:delText>
        </w:r>
        <w:r>
          <w:rPr>
            <w:rFonts w:hint="eastAsia"/>
          </w:rPr>
          <w:delText>없음</w:delText>
        </w:r>
      </w:del>
    </w:p>
    <w:p w14:paraId="132C06EE" w14:textId="77777777" w:rsidR="00D15102" w:rsidRPr="00E00010" w:rsidRDefault="00D15102">
      <w:pPr>
        <w:spacing w:after="0" w:line="300" w:lineRule="auto"/>
        <w:rPr>
          <w:del w:id="13396" w:author="김은수" w:date="2026-09-30T15:44:00Z" w16du:dateUtc="2026-09-30T06:44:00Z"/>
          <w:szCs w:val="20"/>
        </w:rPr>
        <w:pPrChange w:id="13397" w:author="김은수" w:date="2026-10-01T03:22:00Z">
          <w:pPr>
            <w:spacing w:after="0"/>
            <w:ind w:leftChars="613" w:left="1226"/>
          </w:pPr>
        </w:pPrChange>
      </w:pPr>
      <w:del w:id="13398" w:author="김은수" w:date="2026-09-30T15:44:00Z" w16du:dateUtc="2026-09-30T06:44:00Z">
        <w:r>
          <w:rPr>
            <w:rFonts w:hint="eastAsia"/>
          </w:rPr>
          <w:delText xml:space="preserve">반환 파라미터 </w:delText>
        </w:r>
        <w:r>
          <w:delText xml:space="preserve">: </w:delText>
        </w:r>
        <w:r>
          <w:rPr>
            <w:rFonts w:hint="eastAsia"/>
          </w:rPr>
          <w:delText>없음.</w:delText>
        </w:r>
      </w:del>
    </w:p>
    <w:p w14:paraId="1B129395" w14:textId="77777777" w:rsidR="00D15102" w:rsidRPr="00E00010" w:rsidRDefault="00D15102">
      <w:pPr>
        <w:spacing w:after="0" w:line="300" w:lineRule="auto"/>
        <w:rPr>
          <w:del w:id="13399" w:author="김은수" w:date="2026-09-30T15:44:00Z" w16du:dateUtc="2026-09-30T06:44:00Z"/>
          <w:szCs w:val="20"/>
        </w:rPr>
        <w:pPrChange w:id="13400" w:author="김은수" w:date="2026-10-01T03:22:00Z">
          <w:pPr>
            <w:spacing w:after="0"/>
            <w:ind w:leftChars="613" w:left="1226"/>
          </w:pPr>
        </w:pPrChange>
      </w:pPr>
      <w:del w:id="13401" w:author="김은수" w:date="2026-09-30T15:44:00Z" w16du:dateUtc="2026-09-30T06:44:00Z">
        <w:r>
          <w:rPr>
            <w:rFonts w:hint="eastAsia"/>
          </w:rPr>
          <w:delText xml:space="preserve">수정 파라미터 </w:delText>
        </w:r>
        <w:r>
          <w:delText xml:space="preserve">: </w:delText>
        </w:r>
        <w:r>
          <w:rPr>
            <w:rFonts w:hint="eastAsia"/>
          </w:rPr>
          <w:delText xml:space="preserve">없음 </w:delText>
        </w:r>
      </w:del>
    </w:p>
    <w:p w14:paraId="32B47AAB" w14:textId="77777777" w:rsidR="00D15102" w:rsidRPr="00E00010" w:rsidRDefault="00D15102">
      <w:pPr>
        <w:spacing w:after="0" w:line="300" w:lineRule="auto"/>
        <w:rPr>
          <w:del w:id="13402" w:author="김은수" w:date="2026-09-30T15:44:00Z" w16du:dateUtc="2026-09-30T06:44:00Z"/>
          <w:szCs w:val="20"/>
        </w:rPr>
        <w:pPrChange w:id="13403" w:author="김은수" w:date="2026-10-01T03:22:00Z">
          <w:pPr>
            <w:spacing w:after="0"/>
            <w:ind w:leftChars="613" w:left="1226"/>
          </w:pPr>
        </w:pPrChange>
      </w:pPr>
      <w:del w:id="13404" w:author="김은수" w:date="2026-09-30T15:44:00Z" w16du:dateUtc="2026-09-30T06:44:00Z">
        <w:r>
          <w:rPr>
            <w:rFonts w:hint="eastAsia"/>
          </w:rPr>
          <w:delText xml:space="preserve">기능 및 동작 </w:delText>
        </w:r>
        <w:r>
          <w:delText xml:space="preserve">:  </w:delText>
        </w:r>
      </w:del>
    </w:p>
    <w:p w14:paraId="50D2CD29" w14:textId="77777777" w:rsidR="00B87CFD" w:rsidRPr="00E00010" w:rsidRDefault="00B87CFD">
      <w:pPr>
        <w:spacing w:after="0" w:line="300" w:lineRule="auto"/>
        <w:rPr>
          <w:del w:id="13405" w:author="김은수" w:date="2026-09-30T15:44:00Z" w16du:dateUtc="2026-09-30T06:44:00Z"/>
          <w:szCs w:val="20"/>
        </w:rPr>
        <w:pPrChange w:id="13406" w:author="김은수" w:date="2026-10-01T03:22:00Z">
          <w:pPr>
            <w:spacing w:after="0"/>
            <w:ind w:leftChars="700" w:left="1400"/>
          </w:pPr>
        </w:pPrChange>
      </w:pPr>
      <w:del w:id="13407" w:author="김은수" w:date="2026-09-30T15:44:00Z" w16du:dateUtc="2026-09-30T06:44:00Z">
        <w:r>
          <w:delText xml:space="preserve">BLE </w:delText>
        </w:r>
        <w:r>
          <w:rPr>
            <w:rFonts w:hint="eastAsia"/>
          </w:rPr>
          <w:delText>스택을 비활성화 한다.</w:delText>
        </w:r>
      </w:del>
    </w:p>
    <w:p w14:paraId="42156BF8" w14:textId="77777777" w:rsidR="0012032F" w:rsidRPr="00E00010" w:rsidRDefault="0012032F">
      <w:pPr>
        <w:spacing w:after="0" w:line="300" w:lineRule="auto"/>
        <w:rPr>
          <w:del w:id="13408" w:author="김은수" w:date="2026-09-30T15:44:00Z" w16du:dateUtc="2026-09-30T06:44:00Z"/>
          <w:szCs w:val="20"/>
        </w:rPr>
        <w:pPrChange w:id="13409" w:author="김은수" w:date="2026-10-01T03:22:00Z">
          <w:pPr>
            <w:spacing w:after="0"/>
            <w:ind w:leftChars="700" w:left="1400"/>
          </w:pPr>
        </w:pPrChange>
      </w:pPr>
      <w:del w:id="13410" w:author="김은수" w:date="2026-09-30T15:44:00Z" w16du:dateUtc="2026-09-30T06:44:00Z">
        <w:r>
          <w:rPr>
            <w:rFonts w:hint="eastAsia"/>
          </w:rPr>
          <w:delText>L</w:delText>
        </w:r>
        <w:r>
          <w:delText xml:space="preserve">og </w:delText>
        </w:r>
        <w:r>
          <w:rPr>
            <w:rFonts w:hint="eastAsia"/>
          </w:rPr>
          <w:delText>D</w:delText>
        </w:r>
        <w:r>
          <w:delText>ata</w:delText>
        </w:r>
        <w:r>
          <w:rPr>
            <w:rFonts w:hint="eastAsia"/>
          </w:rPr>
          <w:delText xml:space="preserve">를 </w:delText>
        </w:r>
        <w:r>
          <w:delText>EEPROM</w:delText>
        </w:r>
        <w:r>
          <w:rPr>
            <w:rFonts w:hint="eastAsia"/>
          </w:rPr>
          <w:delText>에 저장한다.</w:delText>
        </w:r>
      </w:del>
    </w:p>
    <w:p w14:paraId="4ADBED46" w14:textId="77777777" w:rsidR="00B87CFD" w:rsidRPr="00E00010" w:rsidRDefault="00B87CFD">
      <w:pPr>
        <w:spacing w:after="0" w:line="300" w:lineRule="auto"/>
        <w:rPr>
          <w:del w:id="13411" w:author="김은수" w:date="2026-09-30T15:44:00Z" w16du:dateUtc="2026-09-30T06:44:00Z"/>
          <w:szCs w:val="20"/>
        </w:rPr>
        <w:pPrChange w:id="13412" w:author="김은수" w:date="2026-10-01T03:22:00Z">
          <w:pPr>
            <w:spacing w:after="0"/>
            <w:ind w:leftChars="700" w:left="1400"/>
          </w:pPr>
        </w:pPrChange>
      </w:pPr>
      <w:del w:id="13413" w:author="김은수" w:date="2026-09-30T15:44:00Z" w16du:dateUtc="2026-09-30T06:44:00Z">
        <w:r>
          <w:rPr>
            <w:rFonts w:hint="eastAsia"/>
          </w:rPr>
          <w:delText>N</w:delText>
        </w:r>
        <w:r>
          <w:delText xml:space="preserve">RF On/Off </w:delText>
        </w:r>
        <w:r>
          <w:rPr>
            <w:rFonts w:hint="eastAsia"/>
          </w:rPr>
          <w:delText>핀을 라이징 에지 감지모드로 변경한다.</w:delText>
        </w:r>
      </w:del>
    </w:p>
    <w:p w14:paraId="722A6AA5" w14:textId="77777777" w:rsidR="00B87CFD" w:rsidRPr="00E00010" w:rsidRDefault="00B87CFD">
      <w:pPr>
        <w:spacing w:after="0" w:line="300" w:lineRule="auto"/>
        <w:rPr>
          <w:del w:id="13414" w:author="김은수" w:date="2026-09-30T15:44:00Z" w16du:dateUtc="2026-09-30T06:44:00Z"/>
          <w:szCs w:val="20"/>
        </w:rPr>
        <w:pPrChange w:id="13415" w:author="김은수" w:date="2026-10-01T03:22:00Z">
          <w:pPr>
            <w:ind w:leftChars="700" w:left="1400"/>
          </w:pPr>
        </w:pPrChange>
      </w:pPr>
      <w:del w:id="13416" w:author="김은수" w:date="2026-09-30T15:44:00Z" w16du:dateUtc="2026-09-30T06:44:00Z">
        <w:r>
          <w:rPr>
            <w:rFonts w:hint="eastAsia"/>
          </w:rPr>
          <w:delText>블루투스 통신 로그 데이터가 있을 경우 플래쉬에 저장한다.</w:delText>
        </w:r>
        <w:r>
          <w:tab/>
        </w:r>
        <w:r>
          <w:tab/>
        </w:r>
      </w:del>
    </w:p>
    <w:p w14:paraId="604A4270" w14:textId="77777777" w:rsidR="00B87CFD" w:rsidRPr="00E00010" w:rsidRDefault="00B87CFD">
      <w:pPr>
        <w:spacing w:after="0" w:line="300" w:lineRule="auto"/>
        <w:rPr>
          <w:del w:id="13417" w:author="김은수" w:date="2026-09-30T15:44:00Z" w16du:dateUtc="2026-09-30T06:44:00Z"/>
          <w:szCs w:val="20"/>
        </w:rPr>
        <w:pPrChange w:id="13418" w:author="김은수" w:date="2026-10-01T03:22:00Z">
          <w:pPr>
            <w:spacing w:after="0" w:line="240" w:lineRule="auto"/>
            <w:ind w:leftChars="700" w:left="1400"/>
          </w:pPr>
        </w:pPrChange>
      </w:pPr>
    </w:p>
    <w:p w14:paraId="1BE39E54" w14:textId="77777777" w:rsidR="002B4FEF" w:rsidRPr="00D90FC9" w:rsidRDefault="002B4FEF">
      <w:pPr>
        <w:pStyle w:val="3"/>
        <w:keepNext w:val="0"/>
        <w:keepLines w:val="0"/>
        <w:widowControl w:val="0"/>
        <w:numPr>
          <w:ilvl w:val="2"/>
          <w:numId w:val="39"/>
        </w:numPr>
        <w:snapToGrid/>
        <w:spacing w:before="0" w:after="0" w:line="300" w:lineRule="auto"/>
        <w:jc w:val="both"/>
        <w:rPr>
          <w:del w:id="13419" w:author="김은수" w:date="2026-09-30T15:44:00Z" w16du:dateUtc="2026-09-30T06:44:00Z"/>
          <w:sz w:val="20"/>
          <w:szCs w:val="20"/>
        </w:rPr>
        <w:pPrChange w:id="13420" w:author="김은수" w:date="2026-10-01T03:22:00Z">
          <w:pPr>
            <w:pStyle w:val="3"/>
            <w:numPr>
              <w:ilvl w:val="2"/>
              <w:numId w:val="39"/>
            </w:numPr>
            <w:ind w:left="1000" w:hanging="400"/>
          </w:pPr>
        </w:pPrChange>
      </w:pPr>
      <w:bookmarkStart w:id="13421" w:name="_Toc180573649"/>
      <w:del w:id="13422" w:author="김은수" w:date="2026-09-30T15:44:00Z" w16du:dateUtc="2026-09-30T06:44:00Z">
        <w:r>
          <w:rPr>
            <w:rFonts w:hint="eastAsia"/>
          </w:rPr>
          <w:delText>시스템 제어</w:delText>
        </w:r>
        <w:bookmarkEnd w:id="13421"/>
      </w:del>
    </w:p>
    <w:p w14:paraId="063DB59D" w14:textId="77777777" w:rsidR="002B4FEF" w:rsidRPr="00D90FC9" w:rsidRDefault="00FE42B7">
      <w:pPr>
        <w:pStyle w:val="4"/>
        <w:keepNext w:val="0"/>
        <w:keepLines w:val="0"/>
        <w:widowControl w:val="0"/>
        <w:numPr>
          <w:ilvl w:val="3"/>
          <w:numId w:val="39"/>
        </w:numPr>
        <w:snapToGrid/>
        <w:spacing w:before="0" w:after="0" w:line="300" w:lineRule="auto"/>
        <w:jc w:val="both"/>
        <w:rPr>
          <w:del w:id="13423" w:author="김은수" w:date="2026-09-30T15:44:00Z" w16du:dateUtc="2026-09-30T06:44:00Z"/>
          <w:sz w:val="20"/>
          <w:szCs w:val="20"/>
          <w:shd w:val="clear" w:color="auto" w:fill="FFFFFF" w:themeFill="background1"/>
        </w:rPr>
        <w:pPrChange w:id="13424" w:author="김은수" w:date="2026-10-01T03:22:00Z">
          <w:pPr>
            <w:pStyle w:val="4"/>
            <w:numPr>
              <w:ilvl w:val="3"/>
              <w:numId w:val="39"/>
            </w:numPr>
            <w:spacing w:after="0"/>
            <w:ind w:left="1200" w:hanging="400"/>
          </w:pPr>
        </w:pPrChange>
      </w:pPr>
      <w:del w:id="13425" w:author="김은수" w:date="2026-09-30T15:44:00Z" w16du:dateUtc="2026-09-30T06:44:00Z">
        <w:r>
          <w:rPr>
            <w:rFonts w:hint="eastAsia"/>
          </w:rPr>
          <w:delText>S</w:delText>
        </w:r>
        <w:r w:rsidR="00035D49">
          <w:delText>I</w:delText>
        </w:r>
        <w:r>
          <w:delText>-ID-NRF-0</w:delText>
        </w:r>
        <w:r w:rsidR="00035D49">
          <w:delText>02</w:delText>
        </w:r>
        <w:r w:rsidR="004A63D2">
          <w:delText xml:space="preserve">, </w:delText>
        </w:r>
        <w:r w:rsidR="00C957CE">
          <w:rPr>
            <w:rFonts w:hint="eastAsia"/>
          </w:rPr>
          <w:delText xml:space="preserve">시스템 </w:delText>
        </w:r>
        <w:r w:rsidR="002B4FEF">
          <w:rPr>
            <w:rFonts w:hint="eastAsia"/>
            <w:shd w:val="clear" w:color="auto" w:fill="FFFFFF" w:themeFill="background1"/>
          </w:rPr>
          <w:delText xml:space="preserve">제어 </w:delText>
        </w:r>
        <w:r w:rsidR="00B87CFD">
          <w:rPr>
            <w:rFonts w:hint="eastAsia"/>
            <w:shd w:val="clear" w:color="auto" w:fill="FFFFFF" w:themeFill="background1"/>
          </w:rPr>
          <w:delText>항목</w:delText>
        </w:r>
      </w:del>
    </w:p>
    <w:p w14:paraId="086D0B40" w14:textId="77777777" w:rsidR="002B4FEF" w:rsidRPr="00E00010" w:rsidRDefault="002B4FEF">
      <w:pPr>
        <w:spacing w:after="0" w:line="300" w:lineRule="auto"/>
        <w:rPr>
          <w:del w:id="13426" w:author="김은수" w:date="2026-09-30T15:44:00Z" w16du:dateUtc="2026-09-30T06:44:00Z"/>
          <w:szCs w:val="20"/>
        </w:rPr>
        <w:pPrChange w:id="13427" w:author="김은수" w:date="2026-10-01T03:22:00Z">
          <w:pPr>
            <w:spacing w:after="0"/>
            <w:ind w:leftChars="500" w:left="1000"/>
          </w:pPr>
        </w:pPrChange>
      </w:pPr>
      <w:del w:id="13428" w:author="김은수" w:date="2026-09-30T15:44:00Z" w16du:dateUtc="2026-09-30T06:44:00Z">
        <w:r>
          <w:rPr>
            <w:rFonts w:hint="eastAsia"/>
          </w:rPr>
          <w:delText>N</w:delText>
        </w:r>
        <w:r>
          <w:delText>RF</w:delText>
        </w:r>
        <w:r>
          <w:rPr>
            <w:rFonts w:hint="eastAsia"/>
          </w:rPr>
          <w:delText xml:space="preserve"> 동작 제어 유닛의 흐름도는 아래와 같으며 이를 참고하여 구현한다.</w:delText>
        </w:r>
      </w:del>
    </w:p>
    <w:p w14:paraId="5A55471A" w14:textId="77777777" w:rsidR="002B4FEF" w:rsidRPr="00E00010" w:rsidRDefault="00BD3CCA">
      <w:pPr>
        <w:jc w:val="center"/>
        <w:rPr>
          <w:del w:id="13429" w:author="김은수" w:date="2026-09-30T15:44:00Z" w16du:dateUtc="2026-09-30T06:44:00Z"/>
          <w:szCs w:val="20"/>
        </w:rPr>
        <w:pPrChange w:id="13430" w:author="김은수" w:date="2026-10-01T03:22:00Z">
          <w:pPr>
            <w:spacing w:after="0" w:line="240" w:lineRule="auto"/>
            <w:jc w:val="center"/>
          </w:pPr>
        </w:pPrChange>
      </w:pPr>
      <w:del w:id="13431" w:author="김은수" w:date="2026-09-30T15:44:00Z" w16du:dateUtc="2026-09-30T06:44:00Z">
        <w:r w:rsidRPr="00BD3CCA">
          <w:rPr>
            <w:noProof/>
          </w:rPr>
          <w:drawing>
            <wp:inline distT="0" distB="0" distL="0" distR="0" wp14:anchorId="72162B7A" wp14:editId="578EEE7D">
              <wp:extent cx="5358848" cy="4078577"/>
              <wp:effectExtent l="0" t="0" r="0" b="0"/>
              <wp:docPr id="35" name="그림 34" descr="텍스트, 스크린샷, 폰트, 직사각형이(가) 표시된 사진&#10;&#10;자동 생성된 설명">
                <a:extLst xmlns:a="http://schemas.openxmlformats.org/drawingml/2006/main">
                  <a:ext uri="{FF2B5EF4-FFF2-40B4-BE49-F238E27FC236}">
                    <a16:creationId xmlns:a16="http://schemas.microsoft.com/office/drawing/2014/main" id="{4C232885-181D-105D-6541-0D7F0759766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그림 34" descr="텍스트, 스크린샷, 폰트, 직사각형이(가) 표시된 사진&#10;&#10;자동 생성된 설명">
                        <a:extLst>
                          <a:ext uri="{FF2B5EF4-FFF2-40B4-BE49-F238E27FC236}">
                            <a16:creationId xmlns:a16="http://schemas.microsoft.com/office/drawing/2014/main" id="{4C232885-181D-105D-6541-0D7F07597664}"/>
                          </a:ext>
                        </a:extLst>
                      </pic:cNvPr>
                      <pic:cNvPicPr>
                        <a:picLocks noChangeAspect="1"/>
                      </pic:cNvPicPr>
                    </pic:nvPicPr>
                    <pic:blipFill>
                      <a:blip r:embed="rId79"/>
                      <a:stretch>
                        <a:fillRect/>
                      </a:stretch>
                    </pic:blipFill>
                    <pic:spPr>
                      <a:xfrm>
                        <a:off x="0" y="0"/>
                        <a:ext cx="5358848" cy="4078577"/>
                      </a:xfrm>
                      <a:prstGeom prst="rect">
                        <a:avLst/>
                      </a:prstGeom>
                    </pic:spPr>
                  </pic:pic>
                </a:graphicData>
              </a:graphic>
            </wp:inline>
          </w:drawing>
        </w:r>
      </w:del>
    </w:p>
    <w:p w14:paraId="14959AC6" w14:textId="77777777" w:rsidR="002B4FEF" w:rsidRPr="00D90FC9" w:rsidRDefault="00DF4A77">
      <w:pPr>
        <w:pStyle w:val="5"/>
        <w:keepNext w:val="0"/>
        <w:keepLines w:val="0"/>
        <w:widowControl w:val="0"/>
        <w:numPr>
          <w:ilvl w:val="4"/>
          <w:numId w:val="39"/>
        </w:numPr>
        <w:snapToGrid/>
        <w:spacing w:before="0" w:after="0" w:line="300" w:lineRule="auto"/>
        <w:jc w:val="both"/>
        <w:rPr>
          <w:del w:id="13432" w:author="김은수" w:date="2026-09-30T15:44:00Z" w16du:dateUtc="2026-09-30T06:44:00Z"/>
          <w:sz w:val="20"/>
          <w:szCs w:val="20"/>
        </w:rPr>
        <w:pPrChange w:id="13433" w:author="김은수" w:date="2026-10-01T03:22:00Z">
          <w:pPr>
            <w:pStyle w:val="5"/>
            <w:numPr>
              <w:ilvl w:val="4"/>
              <w:numId w:val="39"/>
            </w:numPr>
            <w:spacing w:after="0"/>
            <w:ind w:left="1400" w:hanging="400"/>
          </w:pPr>
        </w:pPrChange>
      </w:pPr>
      <w:del w:id="13434" w:author="김은수" w:date="2026-09-30T15:44:00Z" w16du:dateUtc="2026-09-30T06:44:00Z">
        <w:r>
          <w:rPr>
            <w:rFonts w:hint="eastAsia"/>
          </w:rPr>
          <w:delText>SU</w:delText>
        </w:r>
        <w:r w:rsidR="004A63D2">
          <w:delText>-ID-</w:delText>
        </w:r>
        <w:r w:rsidR="004A63D2">
          <w:rPr>
            <w:rFonts w:hint="eastAsia"/>
          </w:rPr>
          <w:delText>N</w:delText>
        </w:r>
        <w:r w:rsidR="004A63D2">
          <w:delText>RF-0</w:delText>
        </w:r>
        <w:r w:rsidR="00FE42B7">
          <w:delText>1</w:delText>
        </w:r>
        <w:r w:rsidR="00757DD2">
          <w:delText>2</w:delText>
        </w:r>
        <w:r w:rsidR="002B4FEF">
          <w:delText xml:space="preserve">, </w:delText>
        </w:r>
        <w:r w:rsidR="002B4FEF">
          <w:rPr>
            <w:rFonts w:hint="eastAsia"/>
          </w:rPr>
          <w:delText>BL</w:delText>
        </w:r>
        <w:r w:rsidR="002B4FEF">
          <w:delText xml:space="preserve">E </w:delText>
        </w:r>
        <w:r w:rsidR="002B4FEF">
          <w:rPr>
            <w:rFonts w:hint="eastAsia"/>
          </w:rPr>
          <w:delText xml:space="preserve">본딩 </w:delText>
        </w:r>
        <w:r w:rsidR="00BD3CCA">
          <w:rPr>
            <w:rFonts w:hint="eastAsia"/>
          </w:rPr>
          <w:delText>데이터 저장</w:delText>
        </w:r>
      </w:del>
    </w:p>
    <w:p w14:paraId="4A5F47BD" w14:textId="77777777" w:rsidR="002B4FEF" w:rsidRPr="00E00010" w:rsidRDefault="002B4FEF">
      <w:pPr>
        <w:spacing w:after="0" w:line="300" w:lineRule="auto"/>
        <w:rPr>
          <w:del w:id="13435" w:author="김은수" w:date="2026-09-30T15:44:00Z" w16du:dateUtc="2026-09-30T06:44:00Z"/>
          <w:szCs w:val="20"/>
        </w:rPr>
        <w:pPrChange w:id="13436" w:author="김은수" w:date="2026-10-01T03:22:00Z">
          <w:pPr>
            <w:spacing w:after="0"/>
            <w:ind w:leftChars="800" w:left="1600"/>
          </w:pPr>
        </w:pPrChange>
      </w:pPr>
      <w:del w:id="13437" w:author="김은수" w:date="2026-09-30T15:44:00Z" w16du:dateUtc="2026-09-30T06:44:00Z">
        <w:r>
          <w:rPr>
            <w:rFonts w:hint="eastAsia"/>
          </w:rPr>
          <w:delText xml:space="preserve">입력 파라미터 </w:delText>
        </w:r>
        <w:r>
          <w:delText xml:space="preserve">: </w:delText>
        </w:r>
        <w:r>
          <w:rPr>
            <w:rFonts w:hint="eastAsia"/>
          </w:rPr>
          <w:delText>없음</w:delText>
        </w:r>
      </w:del>
    </w:p>
    <w:p w14:paraId="44500523" w14:textId="77777777" w:rsidR="002B4FEF" w:rsidRPr="00E00010" w:rsidRDefault="002B4FEF">
      <w:pPr>
        <w:spacing w:after="0" w:line="300" w:lineRule="auto"/>
        <w:rPr>
          <w:del w:id="13438" w:author="김은수" w:date="2026-09-30T15:44:00Z" w16du:dateUtc="2026-09-30T06:44:00Z"/>
          <w:szCs w:val="20"/>
        </w:rPr>
        <w:pPrChange w:id="13439" w:author="김은수" w:date="2026-10-01T03:22:00Z">
          <w:pPr>
            <w:spacing w:after="0"/>
            <w:ind w:leftChars="800" w:left="1600"/>
          </w:pPr>
        </w:pPrChange>
      </w:pPr>
      <w:del w:id="13440" w:author="김은수" w:date="2026-09-30T15:44:00Z" w16du:dateUtc="2026-09-30T06:44:00Z">
        <w:r>
          <w:rPr>
            <w:rFonts w:hint="eastAsia"/>
          </w:rPr>
          <w:delText xml:space="preserve">반환 파라미터 </w:delText>
        </w:r>
        <w:r>
          <w:delText xml:space="preserve">: </w:delText>
        </w:r>
        <w:r>
          <w:rPr>
            <w:rFonts w:hint="eastAsia"/>
          </w:rPr>
          <w:delText>없음</w:delText>
        </w:r>
      </w:del>
    </w:p>
    <w:p w14:paraId="4CE1E3A2" w14:textId="77777777" w:rsidR="002B4FEF" w:rsidRPr="00E00010" w:rsidRDefault="002B4FEF">
      <w:pPr>
        <w:spacing w:after="0" w:line="300" w:lineRule="auto"/>
        <w:rPr>
          <w:del w:id="13441" w:author="김은수" w:date="2026-09-30T15:44:00Z" w16du:dateUtc="2026-09-30T06:44:00Z"/>
          <w:szCs w:val="20"/>
        </w:rPr>
        <w:pPrChange w:id="13442" w:author="김은수" w:date="2026-10-01T03:22:00Z">
          <w:pPr>
            <w:spacing w:after="0"/>
            <w:ind w:leftChars="800" w:left="1600"/>
          </w:pPr>
        </w:pPrChange>
      </w:pPr>
      <w:del w:id="13443" w:author="김은수" w:date="2026-09-30T15:44:00Z" w16du:dateUtc="2026-09-30T06:44:00Z">
        <w:r>
          <w:rPr>
            <w:rFonts w:hint="eastAsia"/>
          </w:rPr>
          <w:delText xml:space="preserve">수정 파라미터 </w:delText>
        </w:r>
        <w:r>
          <w:delText>:</w:delText>
        </w:r>
        <w:r w:rsidR="00BD3CCA">
          <w:rPr>
            <w:rFonts w:hint="eastAsia"/>
          </w:rPr>
          <w:delText xml:space="preserve"> </w:delText>
        </w:r>
        <w:r w:rsidR="00BD3CCA">
          <w:delText>NA</w:delText>
        </w:r>
      </w:del>
    </w:p>
    <w:p w14:paraId="10E6A87A" w14:textId="77777777" w:rsidR="002B4FEF" w:rsidRPr="00E00010" w:rsidRDefault="002B4FEF">
      <w:pPr>
        <w:spacing w:after="0" w:line="300" w:lineRule="auto"/>
        <w:rPr>
          <w:del w:id="13444" w:author="김은수" w:date="2026-09-30T15:44:00Z" w16du:dateUtc="2026-09-30T06:44:00Z"/>
          <w:szCs w:val="20"/>
        </w:rPr>
        <w:pPrChange w:id="13445" w:author="김은수" w:date="2026-10-01T03:22:00Z">
          <w:pPr>
            <w:spacing w:after="0"/>
            <w:ind w:leftChars="800" w:left="1600"/>
          </w:pPr>
        </w:pPrChange>
      </w:pPr>
      <w:del w:id="13446" w:author="김은수" w:date="2026-09-30T15:44:00Z" w16du:dateUtc="2026-09-30T06:44:00Z">
        <w:r>
          <w:rPr>
            <w:rFonts w:hint="eastAsia"/>
          </w:rPr>
          <w:delText xml:space="preserve">기능 및 동작 </w:delText>
        </w:r>
        <w:r>
          <w:delText xml:space="preserve">: </w:delText>
        </w:r>
      </w:del>
    </w:p>
    <w:p w14:paraId="7BDA1600" w14:textId="77777777" w:rsidR="002B4FEF" w:rsidRPr="00E00010" w:rsidRDefault="002B4FEF">
      <w:pPr>
        <w:spacing w:after="0" w:line="300" w:lineRule="auto"/>
        <w:rPr>
          <w:del w:id="13447" w:author="김은수" w:date="2026-09-30T15:44:00Z" w16du:dateUtc="2026-09-30T06:44:00Z"/>
          <w:szCs w:val="20"/>
        </w:rPr>
        <w:pPrChange w:id="13448" w:author="김은수" w:date="2026-10-01T03:22:00Z">
          <w:pPr>
            <w:ind w:leftChars="900" w:left="1800"/>
          </w:pPr>
        </w:pPrChange>
      </w:pPr>
      <w:del w:id="13449" w:author="김은수" w:date="2026-09-30T15:44:00Z" w16du:dateUtc="2026-09-30T06:44:00Z">
        <w:r>
          <w:rPr>
            <w:rFonts w:hint="eastAsia"/>
          </w:rPr>
          <w:delText xml:space="preserve">블루투스 스텍의 </w:delText>
        </w:r>
        <w:r>
          <w:delText>GAP(general Access Profile)</w:delText>
        </w:r>
        <w:r>
          <w:rPr>
            <w:rFonts w:hint="eastAsia"/>
          </w:rPr>
          <w:delText>의 보안 연결 이벤트가 실</w:delText>
        </w:r>
        <w:r w:rsidR="00BD3CCA">
          <w:rPr>
            <w:rFonts w:hint="eastAsia"/>
          </w:rPr>
          <w:delText>행되면 본딩 데이터를 저장한다.</w:delText>
        </w:r>
      </w:del>
    </w:p>
    <w:p w14:paraId="788AFB5A" w14:textId="77777777" w:rsidR="002B4FEF" w:rsidRPr="00E00010" w:rsidRDefault="002B4FEF">
      <w:pPr>
        <w:spacing w:after="0" w:line="300" w:lineRule="auto"/>
        <w:rPr>
          <w:del w:id="13450" w:author="김은수" w:date="2026-09-30T15:44:00Z" w16du:dateUtc="2026-09-30T06:44:00Z"/>
          <w:szCs w:val="20"/>
        </w:rPr>
        <w:pPrChange w:id="13451" w:author="김은수" w:date="2026-10-01T03:22:00Z">
          <w:pPr>
            <w:spacing w:after="0" w:line="240" w:lineRule="auto"/>
          </w:pPr>
        </w:pPrChange>
      </w:pPr>
    </w:p>
    <w:p w14:paraId="06D9A78E" w14:textId="77777777" w:rsidR="002B4FEF" w:rsidRPr="00D90FC9" w:rsidRDefault="002B4FEF">
      <w:pPr>
        <w:pStyle w:val="3"/>
        <w:keepNext w:val="0"/>
        <w:keepLines w:val="0"/>
        <w:widowControl w:val="0"/>
        <w:numPr>
          <w:ilvl w:val="2"/>
          <w:numId w:val="39"/>
        </w:numPr>
        <w:snapToGrid/>
        <w:spacing w:before="0" w:after="0" w:line="300" w:lineRule="auto"/>
        <w:jc w:val="both"/>
        <w:rPr>
          <w:del w:id="13452" w:author="김은수" w:date="2026-09-30T15:44:00Z" w16du:dateUtc="2026-09-30T06:44:00Z"/>
          <w:sz w:val="20"/>
          <w:szCs w:val="20"/>
        </w:rPr>
        <w:pPrChange w:id="13453" w:author="김은수" w:date="2026-10-01T03:22:00Z">
          <w:pPr>
            <w:pStyle w:val="3"/>
            <w:numPr>
              <w:ilvl w:val="2"/>
              <w:numId w:val="39"/>
            </w:numPr>
            <w:ind w:left="1000" w:hanging="400"/>
          </w:pPr>
        </w:pPrChange>
      </w:pPr>
      <w:bookmarkStart w:id="13454" w:name="_Toc180573650"/>
      <w:del w:id="13455" w:author="김은수" w:date="2026-09-30T15:44:00Z" w16du:dateUtc="2026-09-30T06:44:00Z">
        <w:r>
          <w:rPr>
            <w:rFonts w:hint="eastAsia"/>
          </w:rPr>
          <w:delText>보조장치 제어</w:delText>
        </w:r>
        <w:bookmarkEnd w:id="13454"/>
      </w:del>
    </w:p>
    <w:p w14:paraId="66FDAFCD" w14:textId="77777777" w:rsidR="002B4FEF" w:rsidRPr="00D90FC9" w:rsidRDefault="002B4FEF">
      <w:pPr>
        <w:pStyle w:val="4"/>
        <w:keepNext w:val="0"/>
        <w:keepLines w:val="0"/>
        <w:widowControl w:val="0"/>
        <w:numPr>
          <w:ilvl w:val="3"/>
          <w:numId w:val="39"/>
        </w:numPr>
        <w:snapToGrid/>
        <w:spacing w:before="0" w:after="0" w:line="300" w:lineRule="auto"/>
        <w:jc w:val="both"/>
        <w:rPr>
          <w:del w:id="13456" w:author="김은수" w:date="2026-09-30T15:44:00Z" w16du:dateUtc="2026-09-30T06:44:00Z"/>
          <w:sz w:val="20"/>
          <w:szCs w:val="20"/>
        </w:rPr>
        <w:pPrChange w:id="13457" w:author="김은수" w:date="2026-10-01T03:22:00Z">
          <w:pPr>
            <w:pStyle w:val="4"/>
            <w:numPr>
              <w:ilvl w:val="3"/>
              <w:numId w:val="39"/>
            </w:numPr>
            <w:ind w:left="1200" w:hanging="400"/>
          </w:pPr>
        </w:pPrChange>
      </w:pPr>
      <w:del w:id="13458" w:author="김은수" w:date="2026-09-30T15:44:00Z" w16du:dateUtc="2026-09-30T06:44:00Z">
        <w:r>
          <w:rPr>
            <w:rFonts w:hint="eastAsia"/>
          </w:rPr>
          <w:delText>S</w:delText>
        </w:r>
        <w:r>
          <w:delText xml:space="preserve">PI </w:delText>
        </w:r>
        <w:r>
          <w:rPr>
            <w:rFonts w:hint="eastAsia"/>
          </w:rPr>
          <w:delText>드라이브 상태 및 제어</w:delText>
        </w:r>
      </w:del>
    </w:p>
    <w:p w14:paraId="2D4E34AC" w14:textId="77777777" w:rsidR="002B4FEF" w:rsidRPr="00D90FC9" w:rsidRDefault="00DF4A77">
      <w:pPr>
        <w:pStyle w:val="5"/>
        <w:keepNext w:val="0"/>
        <w:keepLines w:val="0"/>
        <w:widowControl w:val="0"/>
        <w:numPr>
          <w:ilvl w:val="4"/>
          <w:numId w:val="39"/>
        </w:numPr>
        <w:snapToGrid/>
        <w:spacing w:before="0" w:after="0" w:line="300" w:lineRule="auto"/>
        <w:jc w:val="both"/>
        <w:rPr>
          <w:del w:id="13459" w:author="김은수" w:date="2026-09-30T15:44:00Z" w16du:dateUtc="2026-09-30T06:44:00Z"/>
          <w:sz w:val="20"/>
          <w:szCs w:val="20"/>
        </w:rPr>
        <w:pPrChange w:id="13460" w:author="김은수" w:date="2026-10-01T03:22:00Z">
          <w:pPr>
            <w:pStyle w:val="5"/>
            <w:numPr>
              <w:ilvl w:val="4"/>
              <w:numId w:val="39"/>
            </w:numPr>
            <w:spacing w:after="0"/>
            <w:ind w:left="1400" w:hanging="400"/>
          </w:pPr>
        </w:pPrChange>
      </w:pPr>
      <w:del w:id="13461" w:author="김은수" w:date="2026-09-30T15:44:00Z" w16du:dateUtc="2026-09-30T06:44:00Z">
        <w:r>
          <w:rPr>
            <w:rFonts w:hint="eastAsia"/>
          </w:rPr>
          <w:delText>SU</w:delText>
        </w:r>
        <w:r w:rsidR="004A63D2">
          <w:delText>-ID-</w:delText>
        </w:r>
        <w:r w:rsidR="004A63D2">
          <w:rPr>
            <w:rFonts w:hint="eastAsia"/>
          </w:rPr>
          <w:delText>N</w:delText>
        </w:r>
        <w:r w:rsidR="004A63D2">
          <w:delText>RF-0</w:delText>
        </w:r>
        <w:r w:rsidR="00035D49">
          <w:delText>1</w:delText>
        </w:r>
        <w:r w:rsidR="00757DD2">
          <w:delText>3</w:delText>
        </w:r>
        <w:r w:rsidR="002B4FEF">
          <w:delText xml:space="preserve">, </w:delText>
        </w:r>
        <w:r w:rsidR="002B4FEF">
          <w:rPr>
            <w:rFonts w:hint="eastAsia"/>
          </w:rPr>
          <w:delText>SPI 송신 데이터</w:delText>
        </w:r>
        <w:r w:rsidR="002B4FEF">
          <w:delText xml:space="preserve"> </w:delText>
        </w:r>
        <w:r w:rsidR="002B4FEF">
          <w:rPr>
            <w:rFonts w:hint="eastAsia"/>
          </w:rPr>
          <w:delText>쓰기</w:delText>
        </w:r>
        <w:r w:rsidR="00816FC8">
          <w:rPr>
            <w:rFonts w:hint="eastAsia"/>
          </w:rPr>
          <w:delText xml:space="preserve"> 유닛</w:delText>
        </w:r>
      </w:del>
    </w:p>
    <w:p w14:paraId="2C478539" w14:textId="77777777" w:rsidR="002B4FEF" w:rsidRPr="00E00010" w:rsidRDefault="002B4FEF">
      <w:pPr>
        <w:spacing w:after="0" w:line="300" w:lineRule="auto"/>
        <w:rPr>
          <w:del w:id="13462" w:author="김은수" w:date="2026-09-30T15:44:00Z" w16du:dateUtc="2026-09-30T06:44:00Z"/>
          <w:szCs w:val="20"/>
        </w:rPr>
        <w:pPrChange w:id="13463" w:author="김은수" w:date="2026-10-01T03:22:00Z">
          <w:pPr>
            <w:spacing w:after="0"/>
            <w:ind w:leftChars="800" w:left="1600"/>
          </w:pPr>
        </w:pPrChange>
      </w:pPr>
      <w:del w:id="13464" w:author="김은수" w:date="2026-09-30T15:44:00Z" w16du:dateUtc="2026-09-30T06:44:00Z">
        <w:r>
          <w:rPr>
            <w:rFonts w:hint="eastAsia"/>
          </w:rPr>
          <w:delText xml:space="preserve">입력 파라미터 </w:delText>
        </w:r>
        <w:r>
          <w:delText xml:space="preserve">: </w:delText>
        </w:r>
        <w:r>
          <w:rPr>
            <w:rFonts w:hint="eastAsia"/>
          </w:rPr>
          <w:delText xml:space="preserve"> 데이터 주소,</w:delText>
        </w:r>
        <w:r>
          <w:delText xml:space="preserve"> </w:delText>
        </w:r>
        <w:r>
          <w:rPr>
            <w:rFonts w:hint="eastAsia"/>
          </w:rPr>
          <w:delText>데이터 개수</w:delText>
        </w:r>
      </w:del>
    </w:p>
    <w:p w14:paraId="4ECEB446" w14:textId="77777777" w:rsidR="002B4FEF" w:rsidRPr="00E00010" w:rsidRDefault="002B4FEF">
      <w:pPr>
        <w:spacing w:after="0" w:line="300" w:lineRule="auto"/>
        <w:rPr>
          <w:del w:id="13465" w:author="김은수" w:date="2026-09-30T15:44:00Z" w16du:dateUtc="2026-09-30T06:44:00Z"/>
          <w:szCs w:val="20"/>
        </w:rPr>
        <w:pPrChange w:id="13466" w:author="김은수" w:date="2026-10-01T03:22:00Z">
          <w:pPr>
            <w:spacing w:after="0"/>
            <w:ind w:leftChars="800" w:left="1600"/>
          </w:pPr>
        </w:pPrChange>
      </w:pPr>
      <w:del w:id="13467" w:author="김은수" w:date="2026-09-30T15:44:00Z" w16du:dateUtc="2026-09-30T06:44:00Z">
        <w:r>
          <w:rPr>
            <w:rFonts w:hint="eastAsia"/>
          </w:rPr>
          <w:delText xml:space="preserve">반환 파라미터 </w:delText>
        </w:r>
        <w:r>
          <w:delText xml:space="preserve">: </w:delText>
        </w:r>
        <w:r>
          <w:rPr>
            <w:rFonts w:hint="eastAsia"/>
          </w:rPr>
          <w:delText>없음</w:delText>
        </w:r>
      </w:del>
    </w:p>
    <w:p w14:paraId="6AE6AFBA" w14:textId="77777777" w:rsidR="002B4FEF" w:rsidRPr="00E00010" w:rsidRDefault="002B4FEF">
      <w:pPr>
        <w:spacing w:after="0" w:line="300" w:lineRule="auto"/>
        <w:rPr>
          <w:del w:id="13468" w:author="김은수" w:date="2026-09-30T15:44:00Z" w16du:dateUtc="2026-09-30T06:44:00Z"/>
          <w:szCs w:val="20"/>
        </w:rPr>
        <w:pPrChange w:id="13469" w:author="김은수" w:date="2026-10-01T03:22:00Z">
          <w:pPr>
            <w:spacing w:after="0"/>
            <w:ind w:leftChars="800" w:left="1600"/>
          </w:pPr>
        </w:pPrChange>
      </w:pPr>
      <w:del w:id="13470" w:author="김은수" w:date="2026-09-30T15:44:00Z" w16du:dateUtc="2026-09-30T06:44:00Z">
        <w:r>
          <w:rPr>
            <w:rFonts w:hint="eastAsia"/>
          </w:rPr>
          <w:delText xml:space="preserve">수정 파라미터 </w:delText>
        </w:r>
        <w:r>
          <w:delText xml:space="preserve">: </w:delText>
        </w:r>
        <w:r>
          <w:rPr>
            <w:rFonts w:hint="eastAsia"/>
          </w:rPr>
          <w:delText>S</w:delText>
        </w:r>
        <w:r>
          <w:delText xml:space="preserve">PI </w:delText>
        </w:r>
        <w:r>
          <w:rPr>
            <w:rFonts w:hint="eastAsia"/>
          </w:rPr>
          <w:delText>송신 버퍼 데이터</w:delText>
        </w:r>
      </w:del>
    </w:p>
    <w:p w14:paraId="2EF06BA8" w14:textId="77777777" w:rsidR="002B4FEF" w:rsidRPr="00E00010" w:rsidRDefault="002B4FEF">
      <w:pPr>
        <w:spacing w:after="0" w:line="300" w:lineRule="auto"/>
        <w:rPr>
          <w:del w:id="13471" w:author="김은수" w:date="2026-09-30T15:44:00Z" w16du:dateUtc="2026-09-30T06:44:00Z"/>
          <w:szCs w:val="20"/>
        </w:rPr>
        <w:pPrChange w:id="13472" w:author="김은수" w:date="2026-10-01T03:22:00Z">
          <w:pPr>
            <w:spacing w:after="0"/>
            <w:ind w:leftChars="800" w:left="1600"/>
          </w:pPr>
        </w:pPrChange>
      </w:pPr>
      <w:del w:id="13473" w:author="김은수" w:date="2026-09-30T15:44:00Z" w16du:dateUtc="2026-09-30T06:44:00Z">
        <w:r>
          <w:rPr>
            <w:rFonts w:hint="eastAsia"/>
          </w:rPr>
          <w:delText xml:space="preserve">기능 및 동작 </w:delText>
        </w:r>
        <w:r>
          <w:delText>:</w:delText>
        </w:r>
        <w:r>
          <w:rPr>
            <w:rFonts w:hint="eastAsia"/>
          </w:rPr>
          <w:delText xml:space="preserve"> </w:delText>
        </w:r>
      </w:del>
    </w:p>
    <w:p w14:paraId="585ED3E3" w14:textId="77777777" w:rsidR="002B4FEF" w:rsidRPr="00E00010" w:rsidRDefault="002B4FEF">
      <w:pPr>
        <w:spacing w:after="0" w:line="300" w:lineRule="auto"/>
        <w:rPr>
          <w:del w:id="13474" w:author="김은수" w:date="2026-09-30T15:44:00Z" w16du:dateUtc="2026-09-30T06:44:00Z"/>
          <w:szCs w:val="20"/>
        </w:rPr>
        <w:pPrChange w:id="13475" w:author="김은수" w:date="2026-10-01T03:22:00Z">
          <w:pPr>
            <w:ind w:leftChars="900" w:left="1800"/>
          </w:pPr>
        </w:pPrChange>
      </w:pPr>
      <w:del w:id="13476" w:author="김은수" w:date="2026-09-30T15:44:00Z" w16du:dateUtc="2026-09-30T06:44:00Z">
        <w:r>
          <w:rPr>
            <w:rFonts w:hint="eastAsia"/>
          </w:rPr>
          <w:delText>S</w:delText>
        </w:r>
        <w:r>
          <w:delText xml:space="preserve">PI </w:delText>
        </w:r>
        <w:r>
          <w:rPr>
            <w:rFonts w:hint="eastAsia"/>
          </w:rPr>
          <w:delText>송신용 버퍼에 입력 데이터를 복사한다.</w:delText>
        </w:r>
      </w:del>
    </w:p>
    <w:p w14:paraId="48F38CB9" w14:textId="77777777" w:rsidR="00697371" w:rsidRPr="00D90FC9" w:rsidDel="001D1C2F" w:rsidRDefault="00DF4A77">
      <w:pPr>
        <w:pStyle w:val="TDC50"/>
        <w:spacing w:after="0"/>
        <w:rPr>
          <w:del w:id="13477" w:author="김은수" w:date="2026-10-01T11:11:00Z" w16du:dateUtc="2026-10-01T02:11:00Z"/>
        </w:rPr>
        <w:pPrChange w:id="13478" w:author="김은수" w:date="2026-09-30T15:44:00Z" w16du:dateUtc="2026-09-30T06:44:00Z">
          <w:pPr>
            <w:pStyle w:val="5"/>
            <w:numPr>
              <w:ilvl w:val="4"/>
              <w:numId w:val="39"/>
            </w:numPr>
            <w:spacing w:after="0"/>
            <w:ind w:left="1400" w:hanging="400"/>
          </w:pPr>
        </w:pPrChange>
      </w:pPr>
      <w:del w:id="13479" w:author="김은수" w:date="2026-09-30T15:44:00Z" w16du:dateUtc="2026-09-30T06:44:00Z">
        <w:r>
          <w:rPr>
            <w:rFonts w:hint="eastAsia"/>
          </w:rPr>
          <w:delText>SU</w:delText>
        </w:r>
        <w:r w:rsidR="004A63D2">
          <w:delText>-ID-</w:delText>
        </w:r>
        <w:r w:rsidR="004A63D2">
          <w:rPr>
            <w:rFonts w:hint="eastAsia"/>
          </w:rPr>
          <w:delText>N</w:delText>
        </w:r>
        <w:r w:rsidR="004A63D2">
          <w:delText>RF-0</w:delText>
        </w:r>
        <w:r w:rsidR="00035D49">
          <w:delText>1</w:delText>
        </w:r>
        <w:r w:rsidR="00757DD2">
          <w:delText>4</w:delText>
        </w:r>
        <w:r w:rsidR="002B4FEF">
          <w:delText xml:space="preserve">, </w:delText>
        </w:r>
        <w:r w:rsidR="002B4FEF">
          <w:rPr>
            <w:rFonts w:hint="eastAsia"/>
          </w:rPr>
          <w:delText>SPI</w:delText>
        </w:r>
      </w:del>
      <w:del w:id="13480" w:author="김은수" w:date="2026-10-01T11:11:00Z" w16du:dateUtc="2026-10-01T02:11:00Z">
        <w:r w:rsidR="00220104" w:rsidDel="001D1C2F">
          <w:rPr>
            <w:rPrChange w:id="13481" w:author="김은수" w:date="2026-09-30T15:44:00Z" w16du:dateUtc="2026-09-30T06:44:00Z">
              <w:rPr>
                <w:rFonts w:ascii="맑은 고딕" w:eastAsia="맑은 고딕" w:hAnsi="맑은 고딕" w:cs="맑은 고딕"/>
                <w:b/>
                <w:bCs/>
                <w:color w:val="000000"/>
                <w:sz w:val="21"/>
                <w:szCs w:val="21"/>
              </w:rPr>
            </w:rPrChange>
          </w:rPr>
          <w:delText xml:space="preserve"> 송신 </w:delText>
        </w:r>
      </w:del>
      <w:del w:id="13482" w:author="김은수" w:date="2026-09-30T15:44:00Z" w16du:dateUtc="2026-09-30T06:44:00Z">
        <w:r w:rsidR="00816FC8">
          <w:rPr>
            <w:rFonts w:hint="eastAsia"/>
          </w:rPr>
          <w:delText>유닛</w:delText>
        </w:r>
      </w:del>
    </w:p>
    <w:p w14:paraId="426A6634" w14:textId="77777777" w:rsidR="002B4FEF" w:rsidRPr="00E00010" w:rsidRDefault="002B4FEF">
      <w:pPr>
        <w:spacing w:after="0" w:line="300" w:lineRule="auto"/>
        <w:rPr>
          <w:del w:id="13483" w:author="김은수" w:date="2026-09-30T15:44:00Z" w16du:dateUtc="2026-09-30T06:44:00Z"/>
          <w:szCs w:val="20"/>
        </w:rPr>
        <w:pPrChange w:id="13484" w:author="김은수" w:date="2026-10-01T03:22:00Z">
          <w:pPr>
            <w:spacing w:after="0"/>
            <w:ind w:leftChars="800" w:left="1600"/>
          </w:pPr>
        </w:pPrChange>
      </w:pPr>
      <w:del w:id="13485" w:author="김은수" w:date="2026-09-30T15:44:00Z" w16du:dateUtc="2026-09-30T06:44:00Z">
        <w:r>
          <w:rPr>
            <w:rFonts w:hint="eastAsia"/>
          </w:rPr>
          <w:delText xml:space="preserve">입력 파라미터 </w:delText>
        </w:r>
        <w:r>
          <w:delText xml:space="preserve">: </w:delText>
        </w:r>
        <w:r>
          <w:rPr>
            <w:rFonts w:hint="eastAsia"/>
          </w:rPr>
          <w:delText>없음</w:delText>
        </w:r>
      </w:del>
    </w:p>
    <w:p w14:paraId="06DFC04C" w14:textId="77777777" w:rsidR="002B4FEF" w:rsidRPr="00E00010" w:rsidRDefault="002B4FEF">
      <w:pPr>
        <w:spacing w:after="0" w:line="300" w:lineRule="auto"/>
        <w:rPr>
          <w:del w:id="13486" w:author="김은수" w:date="2026-09-30T15:44:00Z" w16du:dateUtc="2026-09-30T06:44:00Z"/>
          <w:szCs w:val="20"/>
        </w:rPr>
        <w:pPrChange w:id="13487" w:author="김은수" w:date="2026-10-01T03:22:00Z">
          <w:pPr>
            <w:spacing w:after="0"/>
            <w:ind w:leftChars="800" w:left="1600"/>
          </w:pPr>
        </w:pPrChange>
      </w:pPr>
      <w:del w:id="13488" w:author="김은수" w:date="2026-09-30T15:44:00Z" w16du:dateUtc="2026-09-30T06:44:00Z">
        <w:r>
          <w:rPr>
            <w:rFonts w:hint="eastAsia"/>
          </w:rPr>
          <w:delText xml:space="preserve">반환 파라미터 </w:delText>
        </w:r>
        <w:r>
          <w:delText xml:space="preserve">: </w:delText>
        </w:r>
        <w:r>
          <w:rPr>
            <w:rFonts w:hint="eastAsia"/>
          </w:rPr>
          <w:delText>없음</w:delText>
        </w:r>
      </w:del>
    </w:p>
    <w:p w14:paraId="50E0CA32" w14:textId="77777777" w:rsidR="002B4FEF" w:rsidRPr="00E00010" w:rsidRDefault="002B4FEF">
      <w:pPr>
        <w:spacing w:after="0" w:line="300" w:lineRule="auto"/>
        <w:rPr>
          <w:del w:id="13489" w:author="김은수" w:date="2026-09-30T15:44:00Z" w16du:dateUtc="2026-09-30T06:44:00Z"/>
          <w:szCs w:val="20"/>
        </w:rPr>
        <w:pPrChange w:id="13490" w:author="김은수" w:date="2026-10-01T03:22:00Z">
          <w:pPr>
            <w:spacing w:after="0"/>
            <w:ind w:leftChars="800" w:left="1600"/>
          </w:pPr>
        </w:pPrChange>
      </w:pPr>
      <w:del w:id="13491" w:author="김은수" w:date="2026-09-30T15:44:00Z" w16du:dateUtc="2026-09-30T06:44:00Z">
        <w:r>
          <w:rPr>
            <w:rFonts w:hint="eastAsia"/>
          </w:rPr>
          <w:delText xml:space="preserve">수정 파라미터 </w:delText>
        </w:r>
        <w:r>
          <w:delText xml:space="preserve">: </w:delText>
        </w:r>
        <w:r>
          <w:rPr>
            <w:rFonts w:hint="eastAsia"/>
          </w:rPr>
          <w:delText>없음</w:delText>
        </w:r>
      </w:del>
    </w:p>
    <w:p w14:paraId="5AB9CEE8" w14:textId="77777777" w:rsidR="00697371" w:rsidRPr="00E00010" w:rsidDel="001D1C2F" w:rsidRDefault="002B4FEF">
      <w:pPr>
        <w:pStyle w:val="TDC50"/>
        <w:spacing w:after="0"/>
        <w:rPr>
          <w:del w:id="13492" w:author="김은수" w:date="2026-10-01T11:11:00Z" w16du:dateUtc="2026-10-01T02:11:00Z"/>
        </w:rPr>
        <w:pPrChange w:id="13493" w:author="김은수" w:date="2026-09-30T15:44:00Z" w16du:dateUtc="2026-09-30T06:44:00Z">
          <w:pPr>
            <w:spacing w:after="0"/>
            <w:ind w:leftChars="800" w:left="1600"/>
          </w:pPr>
        </w:pPrChange>
      </w:pPr>
      <w:del w:id="13494" w:author="김은수" w:date="2026-09-30T15:44:00Z" w16du:dateUtc="2026-09-30T06:44:00Z">
        <w:r>
          <w:rPr>
            <w:rFonts w:hint="eastAsia"/>
          </w:rPr>
          <w:delText>기능</w:delText>
        </w:r>
      </w:del>
      <w:del w:id="13495" w:author="김은수" w:date="2026-10-01T11:11:00Z" w16du:dateUtc="2026-10-01T02:11:00Z">
        <w:r w:rsidR="00220104" w:rsidRPr="00E00010" w:rsidDel="001D1C2F">
          <w:delText xml:space="preserve"> 및 </w:delText>
        </w:r>
        <w:r w:rsidR="00220104" w:rsidRPr="00E00010" w:rsidDel="001D1C2F">
          <w:rPr>
            <w:b/>
          </w:rPr>
          <w:delText xml:space="preserve">동작 </w:delText>
        </w:r>
      </w:del>
      <w:del w:id="13496" w:author="김은수" w:date="2026-09-30T15:44:00Z" w16du:dateUtc="2026-09-30T06:44:00Z">
        <w:r>
          <w:delText>:</w:delText>
        </w:r>
        <w:r>
          <w:rPr>
            <w:rFonts w:hint="eastAsia"/>
          </w:rPr>
          <w:delText xml:space="preserve"> </w:delText>
        </w:r>
      </w:del>
    </w:p>
    <w:p w14:paraId="254385F5" w14:textId="77777777" w:rsidR="002B4FEF" w:rsidRPr="00E00010" w:rsidRDefault="002B4FEF">
      <w:pPr>
        <w:spacing w:after="0" w:line="300" w:lineRule="auto"/>
        <w:rPr>
          <w:del w:id="13497" w:author="김은수" w:date="2026-09-30T15:44:00Z" w16du:dateUtc="2026-09-30T06:44:00Z"/>
          <w:szCs w:val="20"/>
        </w:rPr>
        <w:pPrChange w:id="13498" w:author="김은수" w:date="2026-10-01T03:22:00Z">
          <w:pPr>
            <w:ind w:leftChars="900" w:left="1800"/>
          </w:pPr>
        </w:pPrChange>
      </w:pPr>
      <w:del w:id="13499" w:author="김은수" w:date="2026-09-30T15:44:00Z" w16du:dateUtc="2026-09-30T06:44:00Z">
        <w:r>
          <w:delText xml:space="preserve">SPI </w:delText>
        </w:r>
        <w:r>
          <w:rPr>
            <w:rFonts w:hint="eastAsia"/>
          </w:rPr>
          <w:delText>T</w:delText>
        </w:r>
        <w:r>
          <w:delText>x</w:delText>
        </w:r>
        <w:r>
          <w:rPr>
            <w:rFonts w:hint="eastAsia"/>
          </w:rPr>
          <w:delText>버퍼에 들어있는 데이터를 슬래이브 장치로 전송을 하며,</w:delText>
        </w:r>
        <w:r>
          <w:delText xml:space="preserve"> </w:delText>
        </w:r>
        <w:r>
          <w:rPr>
            <w:rFonts w:hint="eastAsia"/>
          </w:rPr>
          <w:delText>전송이 완료되어야 유닛이 종료된다.</w:delText>
        </w:r>
      </w:del>
    </w:p>
    <w:p w14:paraId="2A76BC28" w14:textId="77777777" w:rsidR="000C626C" w:rsidRDefault="000C626C">
      <w:pPr>
        <w:pStyle w:val="TDC40"/>
        <w:rPr>
          <w:ins w:id="13500" w:author="김은수" w:date="2026-10-01T05:08:00Z"/>
        </w:rPr>
      </w:pPr>
    </w:p>
    <w:p w14:paraId="281D0E31" w14:textId="77777777" w:rsidR="002B4FEF" w:rsidRDefault="00220104">
      <w:pPr>
        <w:pStyle w:val="TDC5"/>
        <w:widowControl w:val="0"/>
        <w:numPr>
          <w:ilvl w:val="4"/>
          <w:numId w:val="39"/>
        </w:numPr>
        <w:rPr>
          <w:del w:id="13501" w:author="김은수" w:date="2026-09-30T15:44:00Z" w16du:dateUtc="2026-09-30T06:44:00Z"/>
          <w:rPrChange w:id="13502" w:author="김은수" w:date="2026-10-01T01:11:00Z">
            <w:rPr>
              <w:del w:id="13503" w:author="김은수" w:date="2026-09-30T15:44:00Z" w16du:dateUtc="2026-09-30T06:44:00Z"/>
            </w:rPr>
          </w:rPrChange>
        </w:rPr>
        <w:pPrChange w:id="13504" w:author="김은수" w:date="2026-10-01T01:11:00Z">
          <w:pPr>
            <w:pStyle w:val="5"/>
            <w:numPr>
              <w:ilvl w:val="4"/>
              <w:numId w:val="39"/>
            </w:numPr>
            <w:spacing w:after="0"/>
            <w:ind w:left="1400" w:hanging="400"/>
          </w:pPr>
        </w:pPrChange>
      </w:pPr>
      <w:r>
        <w:t>SU-ID-</w:t>
      </w:r>
      <w:del w:id="13505" w:author="김은수" w:date="2026-09-30T15:44:00Z" w16du:dateUtc="2026-09-30T06:44:00Z">
        <w:r w:rsidR="004A63D2">
          <w:rPr>
            <w:rFonts w:hint="eastAsia"/>
          </w:rPr>
          <w:delText>N</w:delText>
        </w:r>
        <w:r w:rsidR="004A63D2">
          <w:delText>RF-0</w:delText>
        </w:r>
        <w:r w:rsidR="00035D49">
          <w:delText>1</w:delText>
        </w:r>
        <w:r w:rsidR="00757DD2">
          <w:delText>5</w:delText>
        </w:r>
        <w:r w:rsidR="002B4FEF">
          <w:delText xml:space="preserve">, </w:delText>
        </w:r>
        <w:r w:rsidR="002B4FEF">
          <w:rPr>
            <w:rFonts w:hint="eastAsia"/>
          </w:rPr>
          <w:delText>SPI 슬</w:delText>
        </w:r>
        <w:r w:rsidR="00AA2E78">
          <w:rPr>
            <w:rFonts w:hint="eastAsia"/>
          </w:rPr>
          <w:delText>래이</w:delText>
        </w:r>
        <w:r w:rsidR="002B4FEF">
          <w:rPr>
            <w:rFonts w:hint="eastAsia"/>
          </w:rPr>
          <w:delText xml:space="preserve">브 장치 데이터 송신 </w:delText>
        </w:r>
        <w:r w:rsidR="003711C5">
          <w:rPr>
            <w:rFonts w:hint="eastAsia"/>
          </w:rPr>
          <w:delText>알림 읽기</w:delText>
        </w:r>
        <w:r w:rsidR="00816FC8">
          <w:rPr>
            <w:rFonts w:hint="eastAsia"/>
          </w:rPr>
          <w:delText xml:space="preserve"> 유닛</w:delText>
        </w:r>
      </w:del>
    </w:p>
    <w:p w14:paraId="7DB64876" w14:textId="77777777" w:rsidR="002B4FEF" w:rsidRPr="00E00010" w:rsidRDefault="002B4FEF">
      <w:pPr>
        <w:spacing w:after="0" w:line="300" w:lineRule="auto"/>
        <w:rPr>
          <w:del w:id="13506" w:author="김은수" w:date="2026-09-30T15:44:00Z" w16du:dateUtc="2026-09-30T06:44:00Z"/>
          <w:szCs w:val="20"/>
        </w:rPr>
        <w:pPrChange w:id="13507" w:author="김은수" w:date="2026-10-01T03:22:00Z">
          <w:pPr>
            <w:spacing w:after="0"/>
            <w:ind w:leftChars="800" w:left="1600"/>
          </w:pPr>
        </w:pPrChange>
      </w:pPr>
      <w:del w:id="13508" w:author="김은수" w:date="2026-09-30T15:44:00Z" w16du:dateUtc="2026-09-30T06:44:00Z">
        <w:r>
          <w:rPr>
            <w:rFonts w:hint="eastAsia"/>
          </w:rPr>
          <w:delText xml:space="preserve">입력 파라미터 </w:delText>
        </w:r>
        <w:r>
          <w:delText xml:space="preserve">: </w:delText>
        </w:r>
        <w:r>
          <w:rPr>
            <w:rFonts w:hint="eastAsia"/>
          </w:rPr>
          <w:delText>없음</w:delText>
        </w:r>
      </w:del>
    </w:p>
    <w:p w14:paraId="5506CED4" w14:textId="77777777" w:rsidR="002B4FEF" w:rsidRPr="00E00010" w:rsidRDefault="002B4FEF">
      <w:pPr>
        <w:spacing w:after="0" w:line="300" w:lineRule="auto"/>
        <w:rPr>
          <w:del w:id="13509" w:author="김은수" w:date="2026-09-30T15:44:00Z" w16du:dateUtc="2026-09-30T06:44:00Z"/>
          <w:szCs w:val="20"/>
        </w:rPr>
        <w:pPrChange w:id="13510" w:author="김은수" w:date="2026-10-01T03:22:00Z">
          <w:pPr>
            <w:spacing w:after="0"/>
            <w:ind w:leftChars="800" w:left="1600"/>
          </w:pPr>
        </w:pPrChange>
      </w:pPr>
      <w:del w:id="13511" w:author="김은수" w:date="2026-09-30T15:44:00Z" w16du:dateUtc="2026-09-30T06:44:00Z">
        <w:r>
          <w:rPr>
            <w:rFonts w:hint="eastAsia"/>
          </w:rPr>
          <w:delText xml:space="preserve">반환 파라미터 </w:delText>
        </w:r>
        <w:r>
          <w:delText xml:space="preserve">: </w:delText>
        </w:r>
        <w:r>
          <w:rPr>
            <w:rFonts w:hint="eastAsia"/>
          </w:rPr>
          <w:delText>송신 준비 유무</w:delText>
        </w:r>
      </w:del>
    </w:p>
    <w:p w14:paraId="01396D84" w14:textId="77777777" w:rsidR="002B4FEF" w:rsidRPr="00E00010" w:rsidRDefault="002B4FEF">
      <w:pPr>
        <w:spacing w:after="0" w:line="300" w:lineRule="auto"/>
        <w:rPr>
          <w:del w:id="13512" w:author="김은수" w:date="2026-09-30T15:44:00Z" w16du:dateUtc="2026-09-30T06:44:00Z"/>
          <w:szCs w:val="20"/>
        </w:rPr>
        <w:pPrChange w:id="13513" w:author="김은수" w:date="2026-10-01T03:22:00Z">
          <w:pPr>
            <w:spacing w:after="0"/>
            <w:ind w:leftChars="800" w:left="1600"/>
          </w:pPr>
        </w:pPrChange>
      </w:pPr>
      <w:del w:id="13514" w:author="김은수" w:date="2026-09-30T15:44:00Z" w16du:dateUtc="2026-09-30T06:44:00Z">
        <w:r>
          <w:rPr>
            <w:rFonts w:hint="eastAsia"/>
          </w:rPr>
          <w:delText xml:space="preserve">수정 파라미터 </w:delText>
        </w:r>
        <w:r>
          <w:delText xml:space="preserve">: </w:delText>
        </w:r>
        <w:r>
          <w:rPr>
            <w:rFonts w:hint="eastAsia"/>
          </w:rPr>
          <w:delText>없음</w:delText>
        </w:r>
      </w:del>
    </w:p>
    <w:p w14:paraId="132B13E8" w14:textId="77777777" w:rsidR="002B4FEF" w:rsidRPr="00E00010" w:rsidRDefault="002B4FEF">
      <w:pPr>
        <w:spacing w:after="0" w:line="300" w:lineRule="auto"/>
        <w:rPr>
          <w:del w:id="13515" w:author="김은수" w:date="2026-09-30T15:44:00Z" w16du:dateUtc="2026-09-30T06:44:00Z"/>
          <w:szCs w:val="20"/>
        </w:rPr>
        <w:pPrChange w:id="13516" w:author="김은수" w:date="2026-10-01T03:22:00Z">
          <w:pPr>
            <w:spacing w:after="0"/>
            <w:ind w:leftChars="800" w:left="1600"/>
          </w:pPr>
        </w:pPrChange>
      </w:pPr>
      <w:del w:id="13517" w:author="김은수" w:date="2026-09-30T15:44:00Z" w16du:dateUtc="2026-09-30T06:44:00Z">
        <w:r>
          <w:rPr>
            <w:rFonts w:hint="eastAsia"/>
          </w:rPr>
          <w:delText xml:space="preserve">기능 및 동작 </w:delText>
        </w:r>
        <w:r>
          <w:delText>:</w:delText>
        </w:r>
        <w:r>
          <w:rPr>
            <w:rFonts w:hint="eastAsia"/>
          </w:rPr>
          <w:delText xml:space="preserve"> </w:delText>
        </w:r>
      </w:del>
    </w:p>
    <w:p w14:paraId="76A77289" w14:textId="77777777" w:rsidR="00697371" w:rsidRDefault="002B4FEF">
      <w:pPr>
        <w:pStyle w:val="TDC4"/>
        <w:pPrChange w:id="13518" w:author="김은수" w:date="2026-09-30T15:44:00Z" w16du:dateUtc="2026-09-30T06:44:00Z">
          <w:pPr>
            <w:ind w:leftChars="900" w:left="1800"/>
          </w:pPr>
        </w:pPrChange>
      </w:pPr>
      <w:del w:id="13519" w:author="김은수" w:date="2026-09-30T15:44:00Z" w16du:dateUtc="2026-09-30T06:44:00Z">
        <w:r>
          <w:rPr>
            <w:rFonts w:hint="eastAsia"/>
          </w:rPr>
          <w:delText>S</w:delText>
        </w:r>
        <w:r>
          <w:delText>PI</w:delText>
        </w:r>
        <w:r>
          <w:rPr>
            <w:rFonts w:hint="eastAsia"/>
          </w:rPr>
          <w:delText xml:space="preserve">를 통해서 </w:delText>
        </w:r>
      </w:del>
      <w:r w:rsidR="00220104">
        <w:t>CM3</w:t>
      </w:r>
      <w:del w:id="13520" w:author="김은수" w:date="2026-09-30T15:44:00Z" w16du:dateUtc="2026-09-30T06:44:00Z">
        <w:r>
          <w:rPr>
            <w:rFonts w:hint="eastAsia"/>
          </w:rPr>
          <w:delText xml:space="preserve">에서 </w:delText>
        </w:r>
        <w:r>
          <w:delText>NRF</w:delText>
        </w:r>
        <w:r>
          <w:rPr>
            <w:rFonts w:hint="eastAsia"/>
          </w:rPr>
          <w:delText>로 데이터를 보낼 준비가되면,</w:delText>
        </w:r>
        <w:r>
          <w:delText xml:space="preserve"> CM3</w:delText>
        </w:r>
        <w:r>
          <w:rPr>
            <w:rFonts w:hint="eastAsia"/>
          </w:rPr>
          <w:delText xml:space="preserve">는 특정 </w:delText>
        </w:r>
        <w:r>
          <w:delText>GPIO</w:delText>
        </w:r>
        <w:r>
          <w:rPr>
            <w:rFonts w:hint="eastAsia"/>
          </w:rPr>
          <w:delText xml:space="preserve">핀을 </w:delText>
        </w:r>
        <w:r>
          <w:delText>High</w:delText>
        </w:r>
        <w:r>
          <w:rPr>
            <w:rFonts w:hint="eastAsia"/>
          </w:rPr>
          <w:delText>로 변경한다.</w:delText>
        </w:r>
        <w:r>
          <w:delText xml:space="preserve"> NRF</w:delText>
        </w:r>
        <w:r>
          <w:rPr>
            <w:rFonts w:hint="eastAsia"/>
          </w:rPr>
          <w:delText>에서 해당 핀의 상태를 모니터링하여</w:delText>
        </w:r>
        <w:r>
          <w:delText xml:space="preserve"> </w:delText>
        </w:r>
        <w:r>
          <w:rPr>
            <w:rFonts w:hint="eastAsia"/>
          </w:rPr>
          <w:delText>C</w:delText>
        </w:r>
        <w:r>
          <w:delText xml:space="preserve">M3 </w:delText>
        </w:r>
        <w:r>
          <w:rPr>
            <w:rFonts w:hint="eastAsia"/>
          </w:rPr>
          <w:delText>S</w:delText>
        </w:r>
        <w:r>
          <w:delText>PI(</w:delText>
        </w:r>
        <w:r>
          <w:rPr>
            <w:rFonts w:hint="eastAsia"/>
          </w:rPr>
          <w:delText>슬레이브 장치)에서 데이터를 보내려고 하는지 확인하여 반환한다.</w:delText>
        </w:r>
      </w:del>
      <w:ins w:id="13521" w:author="김은수" w:date="2026-09-30T15:44:00Z" w16du:dateUtc="2026-09-30T06:44:00Z">
        <w:r w:rsidR="00220104">
          <w:t>-032, 실시간 자극 중 연결 확인</w:t>
        </w:r>
      </w:ins>
    </w:p>
    <w:p w14:paraId="10E1F383" w14:textId="77777777" w:rsidR="00084C76" w:rsidRDefault="00084C76">
      <w:pPr>
        <w:pStyle w:val="TDC40"/>
        <w:keepNext/>
        <w:rPr>
          <w:ins w:id="13522" w:author="김은수" w:date="2026-10-01T12:05:00Z" w16du:dateUtc="2026-10-01T03:05:00Z"/>
        </w:rPr>
        <w:pPrChange w:id="13523" w:author="김은수" w:date="2026-10-01T03:22:00Z">
          <w:pPr>
            <w:pStyle w:val="TDC40"/>
          </w:pPr>
        </w:pPrChange>
      </w:pPr>
      <w:ins w:id="13524" w:author="김은수" w:date="2026-10-01T12:05:00Z" w16du:dateUtc="2026-10-01T03:05:00Z">
        <w:r>
          <w:t>자극 중에도 내부기 응답으로 연결 상태를 갱신한다.</w:t>
        </w:r>
      </w:ins>
    </w:p>
    <w:p w14:paraId="47479C84" w14:textId="77777777" w:rsidR="00084C76" w:rsidRDefault="00084C76">
      <w:pPr>
        <w:pStyle w:val="TDC42"/>
        <w:rPr>
          <w:ins w:id="13525" w:author="김은수" w:date="2026-10-01T12:05:00Z" w16du:dateUtc="2026-10-01T03:05:00Z"/>
        </w:rPr>
      </w:pPr>
      <w:ins w:id="13526" w:author="김은수" w:date="2026-10-01T12:05:00Z" w16du:dateUtc="2026-10-01T03:05:00Z">
        <w:r>
          <w:t xml:space="preserve">표 </w:t>
        </w:r>
        <w:r>
          <w:fldChar w:fldCharType="begin"/>
        </w:r>
        <w:r>
          <w:instrText>SEQ 표 \* ARABIC</w:instrText>
        </w:r>
        <w:r>
          <w:fldChar w:fldCharType="separate"/>
        </w:r>
        <w:r>
          <w:t>156</w:t>
        </w:r>
        <w:r>
          <w:fldChar w:fldCharType="end"/>
        </w:r>
        <w:r>
          <w:t>. 실시간 자극 중 연결 확인 / 유닛 설계 내용</w:t>
        </w:r>
      </w:ins>
    </w:p>
    <w:tbl>
      <w:tblPr>
        <w:tblStyle w:val="TDC41"/>
        <w:tblW w:w="8816" w:type="dxa"/>
        <w:tblLayout w:type="fixed"/>
        <w:tblLook w:val="04A0" w:firstRow="1" w:lastRow="0" w:firstColumn="1" w:lastColumn="0" w:noHBand="0" w:noVBand="1"/>
        <w:tblPrChange w:id="13527"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13528">
          <w:tblGrid>
            <w:gridCol w:w="360"/>
            <w:gridCol w:w="360"/>
            <w:gridCol w:w="584"/>
            <w:gridCol w:w="7512"/>
          </w:tblGrid>
        </w:tblGridChange>
      </w:tblGrid>
      <w:tr w:rsidR="00084C76" w14:paraId="2E4D7126" w14:textId="77777777" w:rsidTr="00690DAA">
        <w:trPr>
          <w:cnfStyle w:val="100000000000" w:firstRow="1" w:lastRow="0" w:firstColumn="0" w:lastColumn="0" w:oddVBand="0" w:evenVBand="0" w:oddHBand="0" w:evenHBand="0" w:firstRowFirstColumn="0" w:firstRowLastColumn="0" w:lastRowFirstColumn="0" w:lastRowLastColumn="0"/>
          <w:cantSplit/>
          <w:tblHeader/>
          <w:ins w:id="13529" w:author="김은수" w:date="2026-10-01T12:05:00Z"/>
          <w:trPrChange w:id="13530"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3531" w:author="김은수" w:date="2026-10-01T03:22:00Z">
              <w:tcPr>
                <w:tcW w:w="1304" w:type="dxa"/>
              </w:tcPr>
            </w:tcPrChange>
          </w:tcPr>
          <w:p w14:paraId="214C4913"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13532" w:author="김은수" w:date="2026-10-01T12:05:00Z" w16du:dateUtc="2026-10-01T03:05:00Z"/>
              </w:rPr>
            </w:pPr>
            <w:ins w:id="13533" w:author="김은수" w:date="2026-10-01T12:05:00Z" w16du:dateUtc="2026-10-01T03:05:00Z">
              <w:r>
                <w:t>항목</w:t>
              </w:r>
            </w:ins>
          </w:p>
        </w:tc>
        <w:tc>
          <w:tcPr>
            <w:tcW w:w="7512" w:type="dxa"/>
            <w:tcPrChange w:id="13534" w:author="김은수" w:date="2026-10-01T03:22:00Z">
              <w:tcPr>
                <w:tcW w:w="7512" w:type="dxa"/>
              </w:tcPr>
            </w:tcPrChange>
          </w:tcPr>
          <w:p w14:paraId="069C1E92"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13535" w:author="김은수" w:date="2026-10-01T12:05:00Z" w16du:dateUtc="2026-10-01T03:05:00Z"/>
              </w:rPr>
            </w:pPr>
            <w:ins w:id="13536" w:author="김은수" w:date="2026-10-01T12:05:00Z" w16du:dateUtc="2026-10-01T03:05:00Z">
              <w:r>
                <w:t>설계 내용</w:t>
              </w:r>
            </w:ins>
          </w:p>
        </w:tc>
      </w:tr>
      <w:tr w:rsidR="00084C76" w14:paraId="53F096D5" w14:textId="77777777" w:rsidTr="00690DAA">
        <w:trPr>
          <w:cantSplit/>
          <w:ins w:id="13537" w:author="김은수" w:date="2026-10-01T12:05:00Z"/>
          <w:trPrChange w:id="13538"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3539" w:author="김은수" w:date="2026-10-01T03:22:00Z">
              <w:tcPr>
                <w:tcW w:w="1304" w:type="dxa"/>
              </w:tcPr>
            </w:tcPrChange>
          </w:tcPr>
          <w:p w14:paraId="6BFA9BCA" w14:textId="77777777" w:rsidR="00084C76" w:rsidRDefault="00084C76">
            <w:pPr>
              <w:pStyle w:val="TDCe"/>
              <w:rPr>
                <w:ins w:id="13540" w:author="김은수" w:date="2026-10-01T12:05:00Z" w16du:dateUtc="2026-10-01T03:05:00Z"/>
              </w:rPr>
            </w:pPr>
            <w:ins w:id="13541" w:author="김은수" w:date="2026-10-01T12:05:00Z" w16du:dateUtc="2026-10-01T03:05:00Z">
              <w:r>
                <w:t>입력</w:t>
              </w:r>
            </w:ins>
          </w:p>
        </w:tc>
        <w:tc>
          <w:tcPr>
            <w:tcW w:w="7512" w:type="dxa"/>
            <w:tcPrChange w:id="13542" w:author="김은수" w:date="2026-10-01T03:22:00Z">
              <w:tcPr>
                <w:tcW w:w="7512" w:type="dxa"/>
              </w:tcPr>
            </w:tcPrChange>
          </w:tcPr>
          <w:p w14:paraId="08377E2F"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3543" w:author="김은수" w:date="2026-10-01T12:05:00Z" w16du:dateUtc="2026-10-01T03:05:00Z"/>
              </w:rPr>
            </w:pPr>
            <w:ins w:id="13544" w:author="김은수" w:date="2026-10-01T12:05:00Z" w16du:dateUtc="2026-10-01T03:05:00Z">
              <w:r>
                <w:t>역방향 통신 자료와 실시간 자극 상태</w:t>
              </w:r>
            </w:ins>
          </w:p>
        </w:tc>
      </w:tr>
      <w:tr w:rsidR="00084C76" w14:paraId="62616BD4" w14:textId="77777777" w:rsidTr="00690DAA">
        <w:trPr>
          <w:cantSplit/>
          <w:ins w:id="13545" w:author="김은수" w:date="2026-10-01T12:05:00Z"/>
          <w:trPrChange w:id="13546"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3547" w:author="김은수" w:date="2026-10-01T03:22:00Z">
              <w:tcPr>
                <w:tcW w:w="1304" w:type="dxa"/>
              </w:tcPr>
            </w:tcPrChange>
          </w:tcPr>
          <w:p w14:paraId="4FD74757" w14:textId="77777777" w:rsidR="00084C76" w:rsidRDefault="00084C76">
            <w:pPr>
              <w:pStyle w:val="TDCe"/>
              <w:rPr>
                <w:ins w:id="13548" w:author="김은수" w:date="2026-10-01T12:05:00Z" w16du:dateUtc="2026-10-01T03:05:00Z"/>
              </w:rPr>
            </w:pPr>
            <w:ins w:id="13549" w:author="김은수" w:date="2026-10-01T12:05:00Z" w16du:dateUtc="2026-10-01T03:05:00Z">
              <w:r>
                <w:t>출력</w:t>
              </w:r>
            </w:ins>
          </w:p>
        </w:tc>
        <w:tc>
          <w:tcPr>
            <w:tcW w:w="7512" w:type="dxa"/>
            <w:tcPrChange w:id="13550" w:author="김은수" w:date="2026-10-01T03:22:00Z">
              <w:tcPr>
                <w:tcW w:w="7512" w:type="dxa"/>
              </w:tcPr>
            </w:tcPrChange>
          </w:tcPr>
          <w:p w14:paraId="10D8A5E8"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3551" w:author="김은수" w:date="2026-10-01T12:05:00Z" w16du:dateUtc="2026-10-01T03:05:00Z"/>
              </w:rPr>
            </w:pPr>
            <w:ins w:id="13552" w:author="김은수" w:date="2026-10-01T12:05:00Z" w16du:dateUtc="2026-10-01T03:05:00Z">
              <w:r>
                <w:t>내부기 링크 상태</w:t>
              </w:r>
            </w:ins>
          </w:p>
        </w:tc>
      </w:tr>
      <w:tr w:rsidR="00084C76" w14:paraId="530AAFB4" w14:textId="77777777" w:rsidTr="00690DAA">
        <w:trPr>
          <w:cantSplit/>
          <w:ins w:id="13553" w:author="김은수" w:date="2026-10-01T12:05:00Z"/>
          <w:trPrChange w:id="13554"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3555" w:author="김은수" w:date="2026-10-01T03:22:00Z">
              <w:tcPr>
                <w:tcW w:w="1304" w:type="dxa"/>
              </w:tcPr>
            </w:tcPrChange>
          </w:tcPr>
          <w:p w14:paraId="4E7286D8" w14:textId="77777777" w:rsidR="00084C76" w:rsidRDefault="00084C76">
            <w:pPr>
              <w:pStyle w:val="TDCe"/>
              <w:rPr>
                <w:ins w:id="13556" w:author="김은수" w:date="2026-10-01T12:05:00Z" w16du:dateUtc="2026-10-01T03:05:00Z"/>
              </w:rPr>
            </w:pPr>
            <w:ins w:id="13557" w:author="김은수" w:date="2026-10-01T12:05:00Z" w16du:dateUtc="2026-10-01T03:05:00Z">
              <w:r>
                <w:t>처리</w:t>
              </w:r>
            </w:ins>
          </w:p>
        </w:tc>
        <w:tc>
          <w:tcPr>
            <w:tcW w:w="7512" w:type="dxa"/>
            <w:tcPrChange w:id="13558" w:author="김은수" w:date="2026-10-01T03:22:00Z">
              <w:tcPr>
                <w:tcW w:w="7512" w:type="dxa"/>
              </w:tcPr>
            </w:tcPrChange>
          </w:tcPr>
          <w:p w14:paraId="1AABFCB7"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3559" w:author="김은수" w:date="2026-10-01T12:05:00Z" w16du:dateUtc="2026-10-01T03:05:00Z"/>
              </w:rPr>
            </w:pPr>
            <w:ins w:id="13560" w:author="김은수" w:date="2026-10-01T12:05:00Z" w16du:dateUtc="2026-10-01T03:05:00Z">
              <w:r>
                <w:t>CFX의 연결 검사 완료와 FPGA 역방향 통신 결과를 확인한다. 수신 내용에 따라 연결 상태 및 다음 검사 진행을 갱신한다.</w:t>
              </w:r>
            </w:ins>
          </w:p>
        </w:tc>
      </w:tr>
    </w:tbl>
    <w:p w14:paraId="5C036135" w14:textId="77777777" w:rsidR="00084C76" w:rsidRDefault="00084C76">
      <w:pPr>
        <w:pStyle w:val="TDC40"/>
        <w:spacing w:after="0"/>
        <w:rPr>
          <w:ins w:id="13561" w:author="김은수" w:date="2026-10-01T12:05:00Z" w16du:dateUtc="2026-10-01T03:05:00Z"/>
        </w:rPr>
        <w:pPrChange w:id="13562" w:author="김은수" w:date="2026-10-01T03:22:00Z">
          <w:pPr>
            <w:pStyle w:val="TDC40"/>
          </w:pPr>
        </w:pPrChange>
      </w:pPr>
    </w:p>
    <w:p w14:paraId="08B51FC6" w14:textId="77777777" w:rsidR="00084C76" w:rsidRDefault="00084C76">
      <w:pPr>
        <w:pStyle w:val="TDC42"/>
        <w:rPr>
          <w:ins w:id="13563" w:author="김은수" w:date="2026-10-01T12:05:00Z" w16du:dateUtc="2026-10-01T03:05:00Z"/>
        </w:rPr>
      </w:pPr>
      <w:ins w:id="13564" w:author="김은수" w:date="2026-10-01T12:05:00Z" w16du:dateUtc="2026-10-01T03:05:00Z">
        <w:r>
          <w:t xml:space="preserve">표 </w:t>
        </w:r>
        <w:r>
          <w:fldChar w:fldCharType="begin"/>
        </w:r>
        <w:r>
          <w:instrText>SEQ 표 \* ARABIC</w:instrText>
        </w:r>
        <w:r>
          <w:fldChar w:fldCharType="separate"/>
        </w:r>
        <w:r>
          <w:t>157</w:t>
        </w:r>
        <w:r>
          <w:fldChar w:fldCharType="end"/>
        </w:r>
        <w:r>
          <w:t>. 실시간 자극 중 연결 확인 / 구현 조건</w:t>
        </w:r>
      </w:ins>
    </w:p>
    <w:tbl>
      <w:tblPr>
        <w:tblStyle w:val="TDC41"/>
        <w:tblW w:w="8816" w:type="dxa"/>
        <w:tblLayout w:type="fixed"/>
        <w:tblLook w:val="04A0" w:firstRow="1" w:lastRow="0" w:firstColumn="1" w:lastColumn="0" w:noHBand="0" w:noVBand="1"/>
        <w:tblPrChange w:id="13565"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13566">
          <w:tblGrid>
            <w:gridCol w:w="360"/>
            <w:gridCol w:w="360"/>
            <w:gridCol w:w="584"/>
            <w:gridCol w:w="7512"/>
          </w:tblGrid>
        </w:tblGridChange>
      </w:tblGrid>
      <w:tr w:rsidR="00084C76" w14:paraId="4E042424" w14:textId="77777777" w:rsidTr="00690DAA">
        <w:trPr>
          <w:cnfStyle w:val="100000000000" w:firstRow="1" w:lastRow="0" w:firstColumn="0" w:lastColumn="0" w:oddVBand="0" w:evenVBand="0" w:oddHBand="0" w:evenHBand="0" w:firstRowFirstColumn="0" w:firstRowLastColumn="0" w:lastRowFirstColumn="0" w:lastRowLastColumn="0"/>
          <w:cantSplit/>
          <w:tblHeader/>
          <w:ins w:id="13567" w:author="김은수" w:date="2026-10-01T12:05:00Z"/>
          <w:trPrChange w:id="13568"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3569" w:author="김은수" w:date="2026-10-01T03:22:00Z">
              <w:tcPr>
                <w:tcW w:w="1304" w:type="dxa"/>
              </w:tcPr>
            </w:tcPrChange>
          </w:tcPr>
          <w:p w14:paraId="2790A987"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13570" w:author="김은수" w:date="2026-10-01T12:05:00Z" w16du:dateUtc="2026-10-01T03:05:00Z"/>
              </w:rPr>
            </w:pPr>
            <w:ins w:id="13571" w:author="김은수" w:date="2026-10-01T12:05:00Z" w16du:dateUtc="2026-10-01T03:05:00Z">
              <w:r>
                <w:t>구분</w:t>
              </w:r>
            </w:ins>
          </w:p>
        </w:tc>
        <w:tc>
          <w:tcPr>
            <w:tcW w:w="7512" w:type="dxa"/>
            <w:tcPrChange w:id="13572" w:author="김은수" w:date="2026-10-01T03:22:00Z">
              <w:tcPr>
                <w:tcW w:w="7512" w:type="dxa"/>
              </w:tcPr>
            </w:tcPrChange>
          </w:tcPr>
          <w:p w14:paraId="73C4552A"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13573" w:author="김은수" w:date="2026-10-01T12:05:00Z" w16du:dateUtc="2026-10-01T03:05:00Z"/>
              </w:rPr>
            </w:pPr>
            <w:ins w:id="13574" w:author="김은수" w:date="2026-10-01T12:05:00Z" w16du:dateUtc="2026-10-01T03:05:00Z">
              <w:r>
                <w:t>구현 조건</w:t>
              </w:r>
            </w:ins>
          </w:p>
        </w:tc>
      </w:tr>
      <w:tr w:rsidR="00084C76" w14:paraId="5E298365" w14:textId="77777777" w:rsidTr="00690DAA">
        <w:trPr>
          <w:cantSplit/>
          <w:ins w:id="13575" w:author="김은수" w:date="2026-10-01T12:05:00Z"/>
          <w:trPrChange w:id="13576"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3577" w:author="김은수" w:date="2026-10-01T03:22:00Z">
              <w:tcPr>
                <w:tcW w:w="1304" w:type="dxa"/>
              </w:tcPr>
            </w:tcPrChange>
          </w:tcPr>
          <w:p w14:paraId="0FEB6AE6" w14:textId="77777777" w:rsidR="00084C76" w:rsidRDefault="00084C76">
            <w:pPr>
              <w:pStyle w:val="TDCe"/>
              <w:rPr>
                <w:ins w:id="13578" w:author="김은수" w:date="2026-10-01T12:05:00Z" w16du:dateUtc="2026-10-01T03:05:00Z"/>
              </w:rPr>
            </w:pPr>
            <w:ins w:id="13579" w:author="김은수" w:date="2026-10-01T12:05:00Z" w16du:dateUtc="2026-10-01T03:05:00Z">
              <w:r>
                <w:t>관련 함수</w:t>
              </w:r>
            </w:ins>
          </w:p>
        </w:tc>
        <w:tc>
          <w:tcPr>
            <w:tcW w:w="7512" w:type="dxa"/>
            <w:tcPrChange w:id="13580" w:author="김은수" w:date="2026-10-01T03:22:00Z">
              <w:tcPr>
                <w:tcW w:w="7512" w:type="dxa"/>
              </w:tcPr>
            </w:tcPrChange>
          </w:tcPr>
          <w:p w14:paraId="5570A9A8" w14:textId="77777777" w:rsidR="00084C76" w:rsidRPr="00E00010" w:rsidRDefault="00084C76">
            <w:pPr>
              <w:pStyle w:val="TDCf"/>
              <w:cnfStyle w:val="000000000000" w:firstRow="0" w:lastRow="0" w:firstColumn="0" w:lastColumn="0" w:oddVBand="0" w:evenVBand="0" w:oddHBand="0" w:evenHBand="0" w:firstRowFirstColumn="0" w:firstRowLastColumn="0" w:lastRowFirstColumn="0" w:lastRowLastColumn="0"/>
              <w:rPr>
                <w:ins w:id="13581" w:author="김은수" w:date="2026-10-01T12:05:00Z" w16du:dateUtc="2026-10-01T03:05:00Z"/>
                <w:lang w:val="en-US"/>
                <w:rPrChange w:id="13582" w:author="김은수" w:date="2026-10-01T13:46:00Z" w16du:dateUtc="2026-10-01T04:46:00Z">
                  <w:rPr>
                    <w:ins w:id="13583" w:author="김은수" w:date="2026-10-01T12:05:00Z" w16du:dateUtc="2026-10-01T03:05:00Z"/>
                  </w:rPr>
                </w:rPrChange>
              </w:rPr>
            </w:pPr>
            <w:ins w:id="13584" w:author="김은수" w:date="2026-10-01T12:05:00Z" w16du:dateUtc="2026-10-01T03:05:00Z">
              <w:r w:rsidRPr="00E00010">
                <w:rPr>
                  <w:lang w:val="en-US"/>
                  <w:rPrChange w:id="13585" w:author="김은수" w:date="2026-10-01T13:46:00Z" w16du:dateUtc="2026-10-01T04:46:00Z">
                    <w:rPr/>
                  </w:rPrChange>
                </w:rPr>
                <w:t>update_isd_LinkConnection_byBacktel_withLiveStimulation</w:t>
              </w:r>
            </w:ins>
          </w:p>
        </w:tc>
      </w:tr>
      <w:tr w:rsidR="00084C76" w14:paraId="71A9EEB2" w14:textId="77777777" w:rsidTr="00690DAA">
        <w:trPr>
          <w:cantSplit/>
          <w:ins w:id="13586" w:author="김은수" w:date="2026-10-01T12:05:00Z"/>
          <w:trPrChange w:id="13587"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3588" w:author="김은수" w:date="2026-10-01T03:22:00Z">
              <w:tcPr>
                <w:tcW w:w="1304" w:type="dxa"/>
              </w:tcPr>
            </w:tcPrChange>
          </w:tcPr>
          <w:p w14:paraId="79A2B312" w14:textId="77777777" w:rsidR="00084C76" w:rsidRDefault="00084C76">
            <w:pPr>
              <w:pStyle w:val="TDCe"/>
              <w:rPr>
                <w:ins w:id="13589" w:author="김은수" w:date="2026-10-01T12:05:00Z" w16du:dateUtc="2026-10-01T03:05:00Z"/>
              </w:rPr>
            </w:pPr>
            <w:ins w:id="13590" w:author="김은수" w:date="2026-10-01T12:05:00Z" w16du:dateUtc="2026-10-01T03:05:00Z">
              <w:r>
                <w:t>동작 조건</w:t>
              </w:r>
            </w:ins>
          </w:p>
        </w:tc>
        <w:tc>
          <w:tcPr>
            <w:tcW w:w="7512" w:type="dxa"/>
            <w:tcPrChange w:id="13591" w:author="김은수" w:date="2026-10-01T03:22:00Z">
              <w:tcPr>
                <w:tcW w:w="7512" w:type="dxa"/>
              </w:tcPr>
            </w:tcPrChange>
          </w:tcPr>
          <w:p w14:paraId="71BCC3A1"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3592" w:author="김은수" w:date="2026-10-01T12:05:00Z" w16du:dateUtc="2026-10-01T03:05:00Z"/>
              </w:rPr>
            </w:pPr>
            <w:ins w:id="13593" w:author="김은수" w:date="2026-10-01T12:05:00Z" w16du:dateUtc="2026-10-01T03:05:00Z">
              <w:r>
                <w:t>응답 결과가 연결 상태에 반영되고 검사 완료 이벤트를 처리한 뒤 정리해야 한다.</w:t>
              </w:r>
            </w:ins>
          </w:p>
        </w:tc>
      </w:tr>
    </w:tbl>
    <w:p w14:paraId="1F372292" w14:textId="77777777" w:rsidR="00084C76" w:rsidRDefault="00084C76">
      <w:pPr>
        <w:pStyle w:val="TDC40"/>
        <w:spacing w:after="0"/>
        <w:rPr>
          <w:ins w:id="13594" w:author="김은수" w:date="2026-10-01T12:05:00Z" w16du:dateUtc="2026-10-01T03:05:00Z"/>
        </w:rPr>
        <w:pPrChange w:id="13595" w:author="김은수" w:date="2026-10-01T03:22:00Z">
          <w:pPr>
            <w:pStyle w:val="TDC40"/>
          </w:pPr>
        </w:pPrChange>
      </w:pPr>
    </w:p>
    <w:p w14:paraId="2135F0EA" w14:textId="77777777" w:rsidR="00697371" w:rsidRPr="00E00010" w:rsidRDefault="00220104">
      <w:pPr>
        <w:pStyle w:val="TDC43"/>
        <w:rPr>
          <w:ins w:id="13596" w:author="김은수" w:date="2026-09-30T15:44:00Z" w16du:dateUtc="2026-09-30T06:44:00Z"/>
        </w:rPr>
        <w:pPrChange w:id="13597" w:author="김은수" w:date="2026-10-01T01:11:00Z">
          <w:pPr>
            <w:keepLines/>
            <w:widowControl/>
            <w:snapToGrid w:val="0"/>
            <w:spacing w:after="180" w:line="300" w:lineRule="auto"/>
            <w:ind w:left="1245"/>
            <w:jc w:val="left"/>
          </w:pPr>
        </w:pPrChange>
      </w:pPr>
      <w:ins w:id="13598" w:author="김은수" w:date="2026-09-30T15:44:00Z" w16du:dateUtc="2026-09-30T06:44:00Z">
        <w:r>
          <w:rPr>
            <w:b/>
            <w:bCs/>
            <w:rPrChange w:id="13599" w:author="김은수" w:date="2026-10-01T01:11:00Z">
              <w:rPr>
                <w:b/>
                <w:bCs/>
                <w:sz w:val="22"/>
              </w:rPr>
            </w:rPrChange>
          </w:rPr>
          <w:t>흐름 참고 : 내부기의 전원 상태 응답에 따라 송신 전원을 정의된 상하한 안에서 한 단계씩 조정한다. 각 단계는 반복 호출로 진행하며, 오류 응답을 처리한 뒤에도 FIFO와 완료 플래그를 정리한다.</w:t>
        </w:r>
      </w:ins>
    </w:p>
    <w:p w14:paraId="2D680B7D" w14:textId="77777777" w:rsidR="00BA1805" w:rsidRPr="00E00010" w:rsidRDefault="00BA1805">
      <w:pPr>
        <w:pStyle w:val="TDC44"/>
        <w:rPr>
          <w:ins w:id="13600" w:author="김은수" w:date="2026-09-30T15:44:00Z" w16du:dateUtc="2026-09-30T06:44:00Z"/>
        </w:rPr>
        <w:pPrChange w:id="13601" w:author="김은수" w:date="2026-10-01T01:11:00Z">
          <w:pPr>
            <w:keepNext/>
            <w:keepLines/>
            <w:pageBreakBefore/>
            <w:widowControl/>
            <w:snapToGrid w:val="0"/>
            <w:spacing w:after="100" w:line="240" w:lineRule="auto"/>
            <w:jc w:val="center"/>
          </w:pPr>
        </w:pPrChange>
      </w:pPr>
      <w:ins w:id="13602" w:author="김은수" w:date="2026-09-30T15:44:00Z" w16du:dateUtc="2026-09-30T06:44:00Z">
        <w:r w:rsidRPr="00E00010">
          <w:rPr>
            <w:noProof/>
          </w:rPr>
          <w:drawing>
            <wp:inline distT="0" distB="0" distL="0" distR="0" wp14:anchorId="3E4EBC4E" wp14:editId="0010EAF7">
              <wp:extent cx="4320000" cy="4600800"/>
              <wp:effectExtent l="0" t="0" r="0" b="0"/>
              <wp:docPr id="1021" name="Flow CM3-032" descr="SU-ID-CM3-032 실시간 자극 중 연결 확인 설계 순서도">
                <a:extLst xmlns:a="http://schemas.openxmlformats.org/drawingml/2006/main">
                  <a:ext uri="{FF2B5EF4-FFF2-40B4-BE49-F238E27FC236}">
                    <a16:creationId xmlns:a16="http://schemas.microsoft.com/office/drawing/2014/main" id="{E8B69799-F488-0C76-6806-D41022ABA04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그림 256" descr="스크린샷, 어둠, 블랙, 밤이(가) 표시된 사진&#10;&#10;자동 생성된 설명">
                        <a:extLst>
                          <a:ext uri="{FF2B5EF4-FFF2-40B4-BE49-F238E27FC236}">
                            <a16:creationId xmlns:a16="http://schemas.microsoft.com/office/drawing/2014/main" id="{E8B69799-F488-0C76-6806-D41022ABA043}"/>
                          </a:ext>
                        </a:extLst>
                      </pic:cNvPr>
                      <pic:cNvPicPr>
                        <a:picLocks noChangeAspect="1"/>
                      </pic:cNvPicPr>
                    </pic:nvPicPr>
                    <pic:blipFill>
                      <a:blip r:embed="rId80"/>
                      <a:stretch>
                        <a:fillRect/>
                      </a:stretch>
                    </pic:blipFill>
                    <pic:spPr>
                      <a:xfrm>
                        <a:off x="0" y="0"/>
                        <a:ext cx="4320000" cy="4600800"/>
                      </a:xfrm>
                      <a:prstGeom prst="rect">
                        <a:avLst/>
                      </a:prstGeom>
                    </pic:spPr>
                  </pic:pic>
                </a:graphicData>
              </a:graphic>
            </wp:inline>
          </w:drawing>
        </w:r>
      </w:ins>
    </w:p>
    <w:p w14:paraId="0B8D8305" w14:textId="77777777" w:rsidR="00697371" w:rsidRDefault="00220104">
      <w:pPr>
        <w:pStyle w:val="TDC45"/>
        <w:pPrChange w:id="13603" w:author="김은수" w:date="2026-09-30T15:44:00Z" w16du:dateUtc="2026-09-30T06:44:00Z">
          <w:pPr>
            <w:pStyle w:val="5"/>
            <w:numPr>
              <w:ilvl w:val="4"/>
              <w:numId w:val="39"/>
            </w:numPr>
            <w:spacing w:after="0"/>
            <w:ind w:left="1420" w:hanging="420"/>
          </w:pPr>
        </w:pPrChange>
      </w:pPr>
      <w:ins w:id="13604" w:author="김은수" w:date="2026-09-30T15:44:00Z" w16du:dateUtc="2026-09-30T06:44:00Z">
        <w:r>
          <w:rPr>
            <w:rPrChange w:id="13605" w:author="김은수" w:date="2026-10-01T01:11:00Z">
              <w:rPr>
                <w:bCs/>
                <w:sz w:val="21"/>
                <w:szCs w:val="21"/>
              </w:rPr>
            </w:rPrChange>
          </w:rPr>
          <w:t xml:space="preserve">그림 29. </w:t>
        </w:r>
      </w:ins>
      <w:r>
        <w:rPr>
          <w:rPrChange w:id="13606" w:author="김은수" w:date="2026-09-30T15:44:00Z" w16du:dateUtc="2026-09-30T06:44:00Z">
            <w:rPr>
              <w:bCs/>
              <w:sz w:val="21"/>
              <w:szCs w:val="21"/>
            </w:rPr>
          </w:rPrChange>
        </w:rPr>
        <w:t>SU-ID-</w:t>
      </w:r>
      <w:del w:id="13607" w:author="김은수" w:date="2026-09-30T15:44:00Z" w16du:dateUtc="2026-09-30T06:44:00Z">
        <w:r w:rsidR="004A63D2">
          <w:rPr>
            <w:rFonts w:hint="eastAsia"/>
          </w:rPr>
          <w:delText>N</w:delText>
        </w:r>
        <w:r w:rsidR="004A63D2">
          <w:delText>RF-0</w:delText>
        </w:r>
        <w:r w:rsidR="00035D49">
          <w:delText>1</w:delText>
        </w:r>
        <w:r w:rsidR="00757DD2">
          <w:delText>6</w:delText>
        </w:r>
        <w:r w:rsidR="002B4FEF">
          <w:delText xml:space="preserve">, </w:delText>
        </w:r>
        <w:r w:rsidR="002B4FEF">
          <w:rPr>
            <w:rFonts w:hint="eastAsia"/>
          </w:rPr>
          <w:delText>SPI 수신</w:delText>
        </w:r>
        <w:r w:rsidR="00816FC8">
          <w:delText xml:space="preserve"> </w:delText>
        </w:r>
        <w:r w:rsidR="00816FC8">
          <w:rPr>
            <w:rFonts w:hint="eastAsia"/>
          </w:rPr>
          <w:delText>유닛</w:delText>
        </w:r>
      </w:del>
      <w:ins w:id="13608" w:author="김은수" w:date="2026-09-30T15:44:00Z" w16du:dateUtc="2026-09-30T06:44:00Z">
        <w:r>
          <w:rPr>
            <w:rPrChange w:id="13609" w:author="김은수" w:date="2026-10-01T01:11:00Z">
              <w:rPr>
                <w:bCs/>
                <w:sz w:val="21"/>
                <w:szCs w:val="21"/>
              </w:rPr>
            </w:rPrChange>
          </w:rPr>
          <w:t>CM3-032 실시간 자극 중 연결 확인 순서도</w:t>
        </w:r>
      </w:ins>
    </w:p>
    <w:p w14:paraId="4EE80AAB" w14:textId="77777777" w:rsidR="002B4FEF" w:rsidRPr="00E00010" w:rsidRDefault="002B4FEF">
      <w:pPr>
        <w:spacing w:after="0" w:line="300" w:lineRule="auto"/>
        <w:rPr>
          <w:del w:id="13610" w:author="김은수" w:date="2026-09-30T15:44:00Z" w16du:dateUtc="2026-09-30T06:44:00Z"/>
          <w:szCs w:val="20"/>
        </w:rPr>
        <w:pPrChange w:id="13611" w:author="김은수" w:date="2026-10-01T03:22:00Z">
          <w:pPr>
            <w:spacing w:after="0"/>
            <w:ind w:leftChars="800" w:left="1600"/>
          </w:pPr>
        </w:pPrChange>
      </w:pPr>
      <w:del w:id="13612" w:author="김은수" w:date="2026-09-30T15:44:00Z" w16du:dateUtc="2026-09-30T06:44:00Z">
        <w:r>
          <w:rPr>
            <w:rFonts w:hint="eastAsia"/>
          </w:rPr>
          <w:delText xml:space="preserve">입력 파라미터 </w:delText>
        </w:r>
        <w:r>
          <w:delText xml:space="preserve">: </w:delText>
        </w:r>
        <w:r>
          <w:rPr>
            <w:rFonts w:hint="eastAsia"/>
          </w:rPr>
          <w:delText>없음</w:delText>
        </w:r>
      </w:del>
    </w:p>
    <w:p w14:paraId="36EE1046" w14:textId="77777777" w:rsidR="002B4FEF" w:rsidRPr="00E00010" w:rsidRDefault="002B4FEF">
      <w:pPr>
        <w:spacing w:after="0" w:line="300" w:lineRule="auto"/>
        <w:rPr>
          <w:del w:id="13613" w:author="김은수" w:date="2026-09-30T15:44:00Z" w16du:dateUtc="2026-09-30T06:44:00Z"/>
          <w:szCs w:val="20"/>
        </w:rPr>
        <w:pPrChange w:id="13614" w:author="김은수" w:date="2026-10-01T03:22:00Z">
          <w:pPr>
            <w:spacing w:after="0"/>
            <w:ind w:leftChars="800" w:left="1600"/>
          </w:pPr>
        </w:pPrChange>
      </w:pPr>
      <w:del w:id="13615" w:author="김은수" w:date="2026-09-30T15:44:00Z" w16du:dateUtc="2026-09-30T06:44:00Z">
        <w:r>
          <w:rPr>
            <w:rFonts w:hint="eastAsia"/>
          </w:rPr>
          <w:delText xml:space="preserve">반환 파라미터 </w:delText>
        </w:r>
        <w:r>
          <w:delText xml:space="preserve">: </w:delText>
        </w:r>
        <w:r>
          <w:rPr>
            <w:rFonts w:hint="eastAsia"/>
          </w:rPr>
          <w:delText>없음</w:delText>
        </w:r>
      </w:del>
    </w:p>
    <w:p w14:paraId="65F31236" w14:textId="77777777" w:rsidR="002B4FEF" w:rsidRPr="00E00010" w:rsidRDefault="002B4FEF">
      <w:pPr>
        <w:spacing w:after="0" w:line="300" w:lineRule="auto"/>
        <w:rPr>
          <w:del w:id="13616" w:author="김은수" w:date="2026-09-30T15:44:00Z" w16du:dateUtc="2026-09-30T06:44:00Z"/>
          <w:szCs w:val="20"/>
        </w:rPr>
        <w:pPrChange w:id="13617" w:author="김은수" w:date="2026-10-01T03:22:00Z">
          <w:pPr>
            <w:spacing w:after="0"/>
            <w:ind w:leftChars="800" w:left="1600"/>
          </w:pPr>
        </w:pPrChange>
      </w:pPr>
      <w:del w:id="13618" w:author="김은수" w:date="2026-09-30T15:44:00Z" w16du:dateUtc="2026-09-30T06:44:00Z">
        <w:r>
          <w:rPr>
            <w:rFonts w:hint="eastAsia"/>
          </w:rPr>
          <w:delText xml:space="preserve">수정 파라미터 </w:delText>
        </w:r>
        <w:r>
          <w:delText xml:space="preserve">: </w:delText>
        </w:r>
        <w:r>
          <w:rPr>
            <w:rFonts w:hint="eastAsia"/>
          </w:rPr>
          <w:delText>S</w:delText>
        </w:r>
        <w:r>
          <w:delText>PI Rx</w:delText>
        </w:r>
      </w:del>
    </w:p>
    <w:p w14:paraId="390E9814" w14:textId="77777777" w:rsidR="002B4FEF" w:rsidRPr="00E00010" w:rsidRDefault="002B4FEF">
      <w:pPr>
        <w:spacing w:after="0" w:line="300" w:lineRule="auto"/>
        <w:rPr>
          <w:del w:id="13619" w:author="김은수" w:date="2026-09-30T15:44:00Z" w16du:dateUtc="2026-09-30T06:44:00Z"/>
          <w:szCs w:val="20"/>
        </w:rPr>
        <w:pPrChange w:id="13620" w:author="김은수" w:date="2026-10-01T03:22:00Z">
          <w:pPr>
            <w:spacing w:after="0"/>
            <w:ind w:leftChars="800" w:left="1600"/>
          </w:pPr>
        </w:pPrChange>
      </w:pPr>
      <w:del w:id="13621" w:author="김은수" w:date="2026-09-30T15:44:00Z" w16du:dateUtc="2026-09-30T06:44:00Z">
        <w:r>
          <w:rPr>
            <w:rFonts w:hint="eastAsia"/>
          </w:rPr>
          <w:delText xml:space="preserve">기능 및 동작 </w:delText>
        </w:r>
        <w:r>
          <w:delText>:</w:delText>
        </w:r>
        <w:r>
          <w:rPr>
            <w:rFonts w:hint="eastAsia"/>
          </w:rPr>
          <w:delText xml:space="preserve"> </w:delText>
        </w:r>
      </w:del>
    </w:p>
    <w:p w14:paraId="7FED17C5" w14:textId="77777777" w:rsidR="002B4FEF" w:rsidRPr="00E00010" w:rsidRDefault="002B4FEF">
      <w:pPr>
        <w:spacing w:after="0" w:line="300" w:lineRule="auto"/>
        <w:rPr>
          <w:del w:id="13622" w:author="김은수" w:date="2026-09-30T15:44:00Z" w16du:dateUtc="2026-09-30T06:44:00Z"/>
          <w:szCs w:val="20"/>
        </w:rPr>
        <w:pPrChange w:id="13623" w:author="김은수" w:date="2026-10-01T03:22:00Z">
          <w:pPr>
            <w:ind w:leftChars="900" w:left="1800"/>
          </w:pPr>
        </w:pPrChange>
      </w:pPr>
      <w:del w:id="13624" w:author="김은수" w:date="2026-09-30T15:44:00Z" w16du:dateUtc="2026-09-30T06:44:00Z">
        <w:r>
          <w:rPr>
            <w:rFonts w:hint="eastAsia"/>
          </w:rPr>
          <w:delText>슬래이브 장치에서 데이터를 수신하여 S</w:delText>
        </w:r>
        <w:r>
          <w:delText>PI Rx</w:delText>
        </w:r>
        <w:r>
          <w:rPr>
            <w:rFonts w:hint="eastAsia"/>
          </w:rPr>
          <w:delText>버퍼에 저장하며,</w:delText>
        </w:r>
        <w:r>
          <w:delText xml:space="preserve"> </w:delText>
        </w:r>
        <w:r>
          <w:rPr>
            <w:rFonts w:hint="eastAsia"/>
          </w:rPr>
          <w:delText>전송이 완료되어야 유닛이 종료된다.</w:delText>
        </w:r>
      </w:del>
    </w:p>
    <w:p w14:paraId="45B5DEF8" w14:textId="77777777" w:rsidR="000C626C" w:rsidRDefault="000C626C">
      <w:pPr>
        <w:pStyle w:val="TDC40"/>
        <w:rPr>
          <w:ins w:id="13625" w:author="김은수" w:date="2026-10-01T05:08:00Z"/>
        </w:rPr>
      </w:pPr>
    </w:p>
    <w:p w14:paraId="6D37BA6A" w14:textId="77777777" w:rsidR="00697371" w:rsidRDefault="00220104">
      <w:pPr>
        <w:pStyle w:val="TDC4"/>
        <w:pPrChange w:id="13626" w:author="김은수" w:date="2026-09-30T15:44:00Z" w16du:dateUtc="2026-09-30T06:44:00Z">
          <w:pPr>
            <w:pStyle w:val="5"/>
            <w:numPr>
              <w:ilvl w:val="4"/>
              <w:numId w:val="39"/>
            </w:numPr>
            <w:spacing w:after="0"/>
            <w:ind w:left="1400" w:hanging="400"/>
          </w:pPr>
        </w:pPrChange>
      </w:pPr>
      <w:r>
        <w:t>SU-ID-</w:t>
      </w:r>
      <w:del w:id="13627" w:author="김은수" w:date="2026-09-30T15:44:00Z" w16du:dateUtc="2026-09-30T06:44:00Z">
        <w:r w:rsidR="004A63D2">
          <w:rPr>
            <w:rFonts w:hint="eastAsia"/>
          </w:rPr>
          <w:delText>N</w:delText>
        </w:r>
        <w:r w:rsidR="004A63D2">
          <w:delText>RF-0</w:delText>
        </w:r>
        <w:r w:rsidR="00035D49">
          <w:delText>1</w:delText>
        </w:r>
        <w:r w:rsidR="00757DD2">
          <w:delText>7</w:delText>
        </w:r>
        <w:r w:rsidR="002B4FEF">
          <w:delText xml:space="preserve">, </w:delText>
        </w:r>
        <w:r w:rsidR="002B4FEF">
          <w:rPr>
            <w:rFonts w:hint="eastAsia"/>
          </w:rPr>
          <w:delText>SPI 수신데이터 복사</w:delText>
        </w:r>
        <w:r w:rsidR="00816FC8">
          <w:rPr>
            <w:rFonts w:hint="eastAsia"/>
          </w:rPr>
          <w:delText xml:space="preserve"> 유닛</w:delText>
        </w:r>
      </w:del>
      <w:ins w:id="13628" w:author="김은수" w:date="2026-09-30T15:44:00Z" w16du:dateUtc="2026-09-30T06:44:00Z">
        <w:r>
          <w:t>CM3-033, 매핑 중 연결 확인</w:t>
        </w:r>
      </w:ins>
    </w:p>
    <w:p w14:paraId="0DF76B0C" w14:textId="77777777" w:rsidR="002B4FEF" w:rsidRPr="00E00010" w:rsidRDefault="002B4FEF">
      <w:pPr>
        <w:spacing w:after="0" w:line="300" w:lineRule="auto"/>
        <w:rPr>
          <w:del w:id="13629" w:author="김은수" w:date="2026-09-30T15:44:00Z" w16du:dateUtc="2026-09-30T06:44:00Z"/>
          <w:szCs w:val="20"/>
        </w:rPr>
        <w:pPrChange w:id="13630" w:author="김은수" w:date="2026-10-01T03:22:00Z">
          <w:pPr>
            <w:spacing w:after="0"/>
            <w:ind w:leftChars="800" w:left="1600"/>
          </w:pPr>
        </w:pPrChange>
      </w:pPr>
      <w:del w:id="13631" w:author="김은수" w:date="2026-09-30T15:44:00Z" w16du:dateUtc="2026-09-30T06:44:00Z">
        <w:r>
          <w:rPr>
            <w:rFonts w:hint="eastAsia"/>
          </w:rPr>
          <w:delText xml:space="preserve">입력 파라미터 </w:delText>
        </w:r>
        <w:r>
          <w:delText xml:space="preserve">: </w:delText>
        </w:r>
        <w:r>
          <w:rPr>
            <w:rFonts w:hint="eastAsia"/>
          </w:rPr>
          <w:delText>복사본을 저장할 배열 주소,</w:delText>
        </w:r>
        <w:r>
          <w:delText xml:space="preserve"> </w:delText>
        </w:r>
        <w:r>
          <w:rPr>
            <w:rFonts w:hint="eastAsia"/>
          </w:rPr>
          <w:delText>쓰기를 시작할 배열 인덱스,</w:delText>
        </w:r>
        <w:r>
          <w:delText xml:space="preserve"> </w:delText>
        </w:r>
        <w:r>
          <w:rPr>
            <w:rFonts w:hint="eastAsia"/>
          </w:rPr>
          <w:delText>개수</w:delText>
        </w:r>
      </w:del>
    </w:p>
    <w:p w14:paraId="67D26C9F" w14:textId="77777777" w:rsidR="002B4FEF" w:rsidRPr="00E00010" w:rsidRDefault="002B4FEF">
      <w:pPr>
        <w:spacing w:after="0" w:line="300" w:lineRule="auto"/>
        <w:rPr>
          <w:del w:id="13632" w:author="김은수" w:date="2026-09-30T15:44:00Z" w16du:dateUtc="2026-09-30T06:44:00Z"/>
          <w:szCs w:val="20"/>
        </w:rPr>
        <w:pPrChange w:id="13633" w:author="김은수" w:date="2026-10-01T03:22:00Z">
          <w:pPr>
            <w:spacing w:after="0"/>
            <w:ind w:leftChars="800" w:left="1600"/>
          </w:pPr>
        </w:pPrChange>
      </w:pPr>
      <w:del w:id="13634" w:author="김은수" w:date="2026-09-30T15:44:00Z" w16du:dateUtc="2026-09-30T06:44:00Z">
        <w:r>
          <w:rPr>
            <w:rFonts w:hint="eastAsia"/>
          </w:rPr>
          <w:delText xml:space="preserve">반환 파라미터 </w:delText>
        </w:r>
        <w:r>
          <w:delText xml:space="preserve">: </w:delText>
        </w:r>
        <w:r>
          <w:rPr>
            <w:rFonts w:hint="eastAsia"/>
          </w:rPr>
          <w:delText>없음</w:delText>
        </w:r>
      </w:del>
    </w:p>
    <w:p w14:paraId="0E9DF19F" w14:textId="77777777" w:rsidR="002B4FEF" w:rsidRPr="00E00010" w:rsidRDefault="002B4FEF">
      <w:pPr>
        <w:spacing w:after="0" w:line="300" w:lineRule="auto"/>
        <w:rPr>
          <w:del w:id="13635" w:author="김은수" w:date="2026-09-30T15:44:00Z" w16du:dateUtc="2026-09-30T06:44:00Z"/>
          <w:szCs w:val="20"/>
        </w:rPr>
        <w:pPrChange w:id="13636" w:author="김은수" w:date="2026-10-01T03:22:00Z">
          <w:pPr>
            <w:spacing w:after="0"/>
            <w:ind w:leftChars="800" w:left="1600"/>
          </w:pPr>
        </w:pPrChange>
      </w:pPr>
      <w:del w:id="13637" w:author="김은수" w:date="2026-09-30T15:44:00Z" w16du:dateUtc="2026-09-30T06:44:00Z">
        <w:r>
          <w:rPr>
            <w:rFonts w:hint="eastAsia"/>
          </w:rPr>
          <w:delText xml:space="preserve">수정 파라미터 </w:delText>
        </w:r>
        <w:r>
          <w:delText xml:space="preserve">: </w:delText>
        </w:r>
        <w:r>
          <w:rPr>
            <w:rFonts w:hint="eastAsia"/>
          </w:rPr>
          <w:delText>없음</w:delText>
        </w:r>
      </w:del>
    </w:p>
    <w:p w14:paraId="5C4B1CC7" w14:textId="77777777" w:rsidR="00084C76" w:rsidRDefault="00084C76">
      <w:pPr>
        <w:pStyle w:val="TDC40"/>
        <w:keepNext/>
        <w:rPr>
          <w:ins w:id="13638" w:author="김은수" w:date="2026-10-01T12:05:00Z" w16du:dateUtc="2026-10-01T03:05:00Z"/>
        </w:rPr>
        <w:pPrChange w:id="13639" w:author="김은수" w:date="2026-10-01T03:22:00Z">
          <w:pPr>
            <w:pStyle w:val="TDC40"/>
          </w:pPr>
        </w:pPrChange>
      </w:pPr>
      <w:ins w:id="13640" w:author="김은수" w:date="2026-10-01T12:05:00Z" w16du:dateUtc="2026-10-01T03:05:00Z">
        <w:r>
          <w:t>매핑 명령을 처리하는 동안 내부기 연결 검사와 명령 실행의 순서를 맞춘다.</w:t>
        </w:r>
      </w:ins>
    </w:p>
    <w:p w14:paraId="489BEB17" w14:textId="77777777" w:rsidR="00084C76" w:rsidRDefault="00084C76">
      <w:pPr>
        <w:pStyle w:val="TDC42"/>
        <w:rPr>
          <w:ins w:id="13641" w:author="김은수" w:date="2026-10-01T12:05:00Z" w16du:dateUtc="2026-10-01T03:05:00Z"/>
        </w:rPr>
      </w:pPr>
      <w:ins w:id="13642" w:author="김은수" w:date="2026-10-01T12:05:00Z" w16du:dateUtc="2026-10-01T03:05:00Z">
        <w:r>
          <w:t xml:space="preserve">표 </w:t>
        </w:r>
        <w:r>
          <w:fldChar w:fldCharType="begin"/>
        </w:r>
        <w:r>
          <w:instrText>SEQ 표 \* ARABIC</w:instrText>
        </w:r>
        <w:r>
          <w:fldChar w:fldCharType="separate"/>
        </w:r>
        <w:r>
          <w:t>158</w:t>
        </w:r>
        <w:r>
          <w:fldChar w:fldCharType="end"/>
        </w:r>
        <w:r>
          <w:t>. 매핑 중 연결 확인 / 유닛 설계 내용</w:t>
        </w:r>
      </w:ins>
    </w:p>
    <w:tbl>
      <w:tblPr>
        <w:tblStyle w:val="TDC41"/>
        <w:tblW w:w="8816" w:type="dxa"/>
        <w:tblLayout w:type="fixed"/>
        <w:tblLook w:val="04A0" w:firstRow="1" w:lastRow="0" w:firstColumn="1" w:lastColumn="0" w:noHBand="0" w:noVBand="1"/>
        <w:tblPrChange w:id="13643"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13644">
          <w:tblGrid>
            <w:gridCol w:w="360"/>
            <w:gridCol w:w="360"/>
            <w:gridCol w:w="584"/>
            <w:gridCol w:w="7512"/>
          </w:tblGrid>
        </w:tblGridChange>
      </w:tblGrid>
      <w:tr w:rsidR="00084C76" w14:paraId="00844791" w14:textId="77777777" w:rsidTr="00C90577">
        <w:trPr>
          <w:cnfStyle w:val="100000000000" w:firstRow="1" w:lastRow="0" w:firstColumn="0" w:lastColumn="0" w:oddVBand="0" w:evenVBand="0" w:oddHBand="0" w:evenHBand="0" w:firstRowFirstColumn="0" w:firstRowLastColumn="0" w:lastRowFirstColumn="0" w:lastRowLastColumn="0"/>
          <w:cantSplit/>
          <w:tblHeader/>
          <w:ins w:id="13645" w:author="김은수" w:date="2026-10-01T12:05:00Z"/>
          <w:trPrChange w:id="13646"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3647" w:author="김은수" w:date="2026-10-01T03:22:00Z">
              <w:tcPr>
                <w:tcW w:w="1304" w:type="dxa"/>
              </w:tcPr>
            </w:tcPrChange>
          </w:tcPr>
          <w:p w14:paraId="2096A14E"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13648" w:author="김은수" w:date="2026-10-01T12:05:00Z" w16du:dateUtc="2026-10-01T03:05:00Z"/>
              </w:rPr>
            </w:pPr>
            <w:ins w:id="13649" w:author="김은수" w:date="2026-10-01T12:05:00Z" w16du:dateUtc="2026-10-01T03:05:00Z">
              <w:r>
                <w:t>항목</w:t>
              </w:r>
            </w:ins>
          </w:p>
        </w:tc>
        <w:tc>
          <w:tcPr>
            <w:tcW w:w="7512" w:type="dxa"/>
            <w:tcPrChange w:id="13650" w:author="김은수" w:date="2026-10-01T03:22:00Z">
              <w:tcPr>
                <w:tcW w:w="7512" w:type="dxa"/>
              </w:tcPr>
            </w:tcPrChange>
          </w:tcPr>
          <w:p w14:paraId="4DB6FFE8"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13651" w:author="김은수" w:date="2026-10-01T12:05:00Z" w16du:dateUtc="2026-10-01T03:05:00Z"/>
              </w:rPr>
            </w:pPr>
            <w:ins w:id="13652" w:author="김은수" w:date="2026-10-01T12:05:00Z" w16du:dateUtc="2026-10-01T03:05:00Z">
              <w:r>
                <w:t>설계 내용</w:t>
              </w:r>
            </w:ins>
          </w:p>
        </w:tc>
      </w:tr>
      <w:tr w:rsidR="00084C76" w14:paraId="67D2B641" w14:textId="77777777" w:rsidTr="00C90577">
        <w:trPr>
          <w:cantSplit/>
          <w:ins w:id="13653" w:author="김은수" w:date="2026-10-01T12:05:00Z"/>
          <w:trPrChange w:id="13654"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3655" w:author="김은수" w:date="2026-10-01T03:22:00Z">
              <w:tcPr>
                <w:tcW w:w="1304" w:type="dxa"/>
              </w:tcPr>
            </w:tcPrChange>
          </w:tcPr>
          <w:p w14:paraId="6DBA48CF" w14:textId="77777777" w:rsidR="00084C76" w:rsidRDefault="00084C76">
            <w:pPr>
              <w:pStyle w:val="TDCe"/>
              <w:rPr>
                <w:ins w:id="13656" w:author="김은수" w:date="2026-10-01T12:05:00Z" w16du:dateUtc="2026-10-01T03:05:00Z"/>
              </w:rPr>
            </w:pPr>
            <w:ins w:id="13657" w:author="김은수" w:date="2026-10-01T12:05:00Z" w16du:dateUtc="2026-10-01T03:05:00Z">
              <w:r>
                <w:t>입력</w:t>
              </w:r>
            </w:ins>
          </w:p>
        </w:tc>
        <w:tc>
          <w:tcPr>
            <w:tcW w:w="7512" w:type="dxa"/>
            <w:tcPrChange w:id="13658" w:author="김은수" w:date="2026-10-01T03:22:00Z">
              <w:tcPr>
                <w:tcW w:w="7512" w:type="dxa"/>
              </w:tcPr>
            </w:tcPrChange>
          </w:tcPr>
          <w:p w14:paraId="1E8823D0"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3659" w:author="김은수" w:date="2026-10-01T12:05:00Z" w16du:dateUtc="2026-10-01T03:05:00Z"/>
              </w:rPr>
            </w:pPr>
            <w:ins w:id="13660" w:author="김은수" w:date="2026-10-01T12:05:00Z" w16du:dateUtc="2026-10-01T03:05:00Z">
              <w:r>
                <w:t>매핑 연결 검사 요청 및 내부기 응답</w:t>
              </w:r>
            </w:ins>
          </w:p>
        </w:tc>
      </w:tr>
      <w:tr w:rsidR="00084C76" w14:paraId="0EEEB0FD" w14:textId="77777777" w:rsidTr="00C90577">
        <w:trPr>
          <w:cantSplit/>
          <w:ins w:id="13661" w:author="김은수" w:date="2026-10-01T12:05:00Z"/>
          <w:trPrChange w:id="13662"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3663" w:author="김은수" w:date="2026-10-01T03:22:00Z">
              <w:tcPr>
                <w:tcW w:w="1304" w:type="dxa"/>
              </w:tcPr>
            </w:tcPrChange>
          </w:tcPr>
          <w:p w14:paraId="19A6D7B2" w14:textId="77777777" w:rsidR="00084C76" w:rsidRDefault="00084C76">
            <w:pPr>
              <w:pStyle w:val="TDCe"/>
              <w:rPr>
                <w:ins w:id="13664" w:author="김은수" w:date="2026-10-01T12:05:00Z" w16du:dateUtc="2026-10-01T03:05:00Z"/>
              </w:rPr>
            </w:pPr>
            <w:ins w:id="13665" w:author="김은수" w:date="2026-10-01T12:05:00Z" w16du:dateUtc="2026-10-01T03:05:00Z">
              <w:r>
                <w:lastRenderedPageBreak/>
                <w:t>출력</w:t>
              </w:r>
            </w:ins>
          </w:p>
        </w:tc>
        <w:tc>
          <w:tcPr>
            <w:tcW w:w="7512" w:type="dxa"/>
            <w:tcPrChange w:id="13666" w:author="김은수" w:date="2026-10-01T03:22:00Z">
              <w:tcPr>
                <w:tcW w:w="7512" w:type="dxa"/>
              </w:tcPr>
            </w:tcPrChange>
          </w:tcPr>
          <w:p w14:paraId="30AD99B6"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3667" w:author="김은수" w:date="2026-10-01T12:05:00Z" w16du:dateUtc="2026-10-01T03:05:00Z"/>
              </w:rPr>
            </w:pPr>
            <w:ins w:id="13668" w:author="김은수" w:date="2026-10-01T12:05:00Z" w16du:dateUtc="2026-10-01T03:05:00Z">
              <w:r>
                <w:t>검사 진행 여부와 결과</w:t>
              </w:r>
            </w:ins>
          </w:p>
        </w:tc>
      </w:tr>
      <w:tr w:rsidR="00084C76" w14:paraId="115891A4" w14:textId="77777777" w:rsidTr="00C90577">
        <w:trPr>
          <w:cantSplit/>
          <w:ins w:id="13669" w:author="김은수" w:date="2026-10-01T12:05:00Z"/>
          <w:trPrChange w:id="13670"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3671" w:author="김은수" w:date="2026-10-01T03:22:00Z">
              <w:tcPr>
                <w:tcW w:w="1304" w:type="dxa"/>
              </w:tcPr>
            </w:tcPrChange>
          </w:tcPr>
          <w:p w14:paraId="76089387" w14:textId="77777777" w:rsidR="00084C76" w:rsidRDefault="00084C76">
            <w:pPr>
              <w:pStyle w:val="TDCe"/>
              <w:rPr>
                <w:ins w:id="13672" w:author="김은수" w:date="2026-10-01T12:05:00Z" w16du:dateUtc="2026-10-01T03:05:00Z"/>
              </w:rPr>
            </w:pPr>
            <w:ins w:id="13673" w:author="김은수" w:date="2026-10-01T12:05:00Z" w16du:dateUtc="2026-10-01T03:05:00Z">
              <w:r>
                <w:t>처리</w:t>
              </w:r>
            </w:ins>
          </w:p>
        </w:tc>
        <w:tc>
          <w:tcPr>
            <w:tcW w:w="7512" w:type="dxa"/>
            <w:tcPrChange w:id="13674" w:author="김은수" w:date="2026-10-01T03:22:00Z">
              <w:tcPr>
                <w:tcW w:w="7512" w:type="dxa"/>
              </w:tcPr>
            </w:tcPrChange>
          </w:tcPr>
          <w:p w14:paraId="42109608"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3675" w:author="김은수" w:date="2026-10-01T12:05:00Z" w16du:dateUtc="2026-10-01T03:05:00Z"/>
              </w:rPr>
            </w:pPr>
            <w:ins w:id="13676" w:author="김은수" w:date="2026-10-01T12:05:00Z" w16du:dateUtc="2026-10-01T03:05:00Z">
              <w:r>
                <w:t>매핑용 검사 절차를 진행하고 진행 여부를 별도로 조회하게 한다. 검사 결과를 매핑 제어에서 사용할 상태로 갱신한다.</w:t>
              </w:r>
            </w:ins>
          </w:p>
        </w:tc>
      </w:tr>
    </w:tbl>
    <w:p w14:paraId="0DD8072A" w14:textId="77777777" w:rsidR="00084C76" w:rsidRDefault="00084C76">
      <w:pPr>
        <w:pStyle w:val="TDC40"/>
        <w:spacing w:after="0"/>
        <w:rPr>
          <w:ins w:id="13677" w:author="김은수" w:date="2026-10-01T12:05:00Z" w16du:dateUtc="2026-10-01T03:05:00Z"/>
        </w:rPr>
        <w:pPrChange w:id="13678" w:author="김은수" w:date="2026-10-01T03:22:00Z">
          <w:pPr>
            <w:pStyle w:val="TDC40"/>
          </w:pPr>
        </w:pPrChange>
      </w:pPr>
    </w:p>
    <w:p w14:paraId="33978DC8" w14:textId="77777777" w:rsidR="00084C76" w:rsidRDefault="00084C76">
      <w:pPr>
        <w:pStyle w:val="TDC42"/>
        <w:rPr>
          <w:ins w:id="13679" w:author="김은수" w:date="2026-10-01T12:05:00Z" w16du:dateUtc="2026-10-01T03:05:00Z"/>
        </w:rPr>
      </w:pPr>
      <w:ins w:id="13680" w:author="김은수" w:date="2026-10-01T12:05:00Z" w16du:dateUtc="2026-10-01T03:05:00Z">
        <w:r>
          <w:t xml:space="preserve">표 </w:t>
        </w:r>
        <w:r>
          <w:fldChar w:fldCharType="begin"/>
        </w:r>
        <w:r>
          <w:instrText>SEQ 표 \* ARABIC</w:instrText>
        </w:r>
        <w:r>
          <w:fldChar w:fldCharType="separate"/>
        </w:r>
        <w:r>
          <w:t>159</w:t>
        </w:r>
        <w:r>
          <w:fldChar w:fldCharType="end"/>
        </w:r>
        <w:r>
          <w:t>. 매핑 중 연결 확인 / 구현 조건</w:t>
        </w:r>
      </w:ins>
    </w:p>
    <w:tbl>
      <w:tblPr>
        <w:tblStyle w:val="TDC41"/>
        <w:tblW w:w="8816" w:type="dxa"/>
        <w:tblLayout w:type="fixed"/>
        <w:tblLook w:val="04A0" w:firstRow="1" w:lastRow="0" w:firstColumn="1" w:lastColumn="0" w:noHBand="0" w:noVBand="1"/>
        <w:tblPrChange w:id="13681"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13682">
          <w:tblGrid>
            <w:gridCol w:w="360"/>
            <w:gridCol w:w="360"/>
            <w:gridCol w:w="584"/>
            <w:gridCol w:w="7512"/>
          </w:tblGrid>
        </w:tblGridChange>
      </w:tblGrid>
      <w:tr w:rsidR="00084C76" w14:paraId="43CAB739" w14:textId="77777777" w:rsidTr="00C90577">
        <w:trPr>
          <w:cnfStyle w:val="100000000000" w:firstRow="1" w:lastRow="0" w:firstColumn="0" w:lastColumn="0" w:oddVBand="0" w:evenVBand="0" w:oddHBand="0" w:evenHBand="0" w:firstRowFirstColumn="0" w:firstRowLastColumn="0" w:lastRowFirstColumn="0" w:lastRowLastColumn="0"/>
          <w:cantSplit/>
          <w:tblHeader/>
          <w:ins w:id="13683" w:author="김은수" w:date="2026-10-01T12:05:00Z"/>
          <w:trPrChange w:id="13684"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3685" w:author="김은수" w:date="2026-10-01T03:22:00Z">
              <w:tcPr>
                <w:tcW w:w="1304" w:type="dxa"/>
              </w:tcPr>
            </w:tcPrChange>
          </w:tcPr>
          <w:p w14:paraId="5826FBFC"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13686" w:author="김은수" w:date="2026-10-01T12:05:00Z" w16du:dateUtc="2026-10-01T03:05:00Z"/>
              </w:rPr>
            </w:pPr>
            <w:ins w:id="13687" w:author="김은수" w:date="2026-10-01T12:05:00Z" w16du:dateUtc="2026-10-01T03:05:00Z">
              <w:r>
                <w:t>구분</w:t>
              </w:r>
            </w:ins>
          </w:p>
        </w:tc>
        <w:tc>
          <w:tcPr>
            <w:tcW w:w="7512" w:type="dxa"/>
            <w:tcPrChange w:id="13688" w:author="김은수" w:date="2026-10-01T03:22:00Z">
              <w:tcPr>
                <w:tcW w:w="7512" w:type="dxa"/>
              </w:tcPr>
            </w:tcPrChange>
          </w:tcPr>
          <w:p w14:paraId="6A9DD394"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13689" w:author="김은수" w:date="2026-10-01T12:05:00Z" w16du:dateUtc="2026-10-01T03:05:00Z"/>
              </w:rPr>
            </w:pPr>
            <w:ins w:id="13690" w:author="김은수" w:date="2026-10-01T12:05:00Z" w16du:dateUtc="2026-10-01T03:05:00Z">
              <w:r>
                <w:t>구현 조건</w:t>
              </w:r>
            </w:ins>
          </w:p>
        </w:tc>
      </w:tr>
      <w:tr w:rsidR="00084C76" w14:paraId="2A94C3F2" w14:textId="77777777" w:rsidTr="00C90577">
        <w:trPr>
          <w:cantSplit/>
          <w:ins w:id="13691" w:author="김은수" w:date="2026-10-01T12:05:00Z"/>
          <w:trPrChange w:id="13692"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3693" w:author="김은수" w:date="2026-10-01T03:22:00Z">
              <w:tcPr>
                <w:tcW w:w="1304" w:type="dxa"/>
              </w:tcPr>
            </w:tcPrChange>
          </w:tcPr>
          <w:p w14:paraId="52E3D31B" w14:textId="77777777" w:rsidR="00084C76" w:rsidRDefault="00084C76">
            <w:pPr>
              <w:pStyle w:val="TDCe"/>
              <w:rPr>
                <w:ins w:id="13694" w:author="김은수" w:date="2026-10-01T12:05:00Z" w16du:dateUtc="2026-10-01T03:05:00Z"/>
              </w:rPr>
            </w:pPr>
            <w:ins w:id="13695" w:author="김은수" w:date="2026-10-01T12:05:00Z" w16du:dateUtc="2026-10-01T03:05:00Z">
              <w:r>
                <w:t>관련 함수</w:t>
              </w:r>
            </w:ins>
          </w:p>
        </w:tc>
        <w:tc>
          <w:tcPr>
            <w:tcW w:w="7512" w:type="dxa"/>
            <w:tcPrChange w:id="13696" w:author="김은수" w:date="2026-10-01T03:22:00Z">
              <w:tcPr>
                <w:tcW w:w="7512" w:type="dxa"/>
              </w:tcPr>
            </w:tcPrChange>
          </w:tcPr>
          <w:p w14:paraId="0926A501" w14:textId="77777777" w:rsidR="00084C76" w:rsidRPr="00E00010" w:rsidRDefault="00084C76">
            <w:pPr>
              <w:pStyle w:val="TDCf"/>
              <w:cnfStyle w:val="000000000000" w:firstRow="0" w:lastRow="0" w:firstColumn="0" w:lastColumn="0" w:oddVBand="0" w:evenVBand="0" w:oddHBand="0" w:evenHBand="0" w:firstRowFirstColumn="0" w:firstRowLastColumn="0" w:lastRowFirstColumn="0" w:lastRowLastColumn="0"/>
              <w:rPr>
                <w:ins w:id="13697" w:author="김은수" w:date="2026-10-01T12:05:00Z" w16du:dateUtc="2026-10-01T03:05:00Z"/>
                <w:lang w:val="en-US"/>
                <w:rPrChange w:id="13698" w:author="김은수" w:date="2026-10-01T13:46:00Z" w16du:dateUtc="2026-10-01T04:46:00Z">
                  <w:rPr>
                    <w:ins w:id="13699" w:author="김은수" w:date="2026-10-01T12:05:00Z" w16du:dateUtc="2026-10-01T03:05:00Z"/>
                  </w:rPr>
                </w:rPrChange>
              </w:rPr>
            </w:pPr>
            <w:ins w:id="13700" w:author="김은수" w:date="2026-10-01T12:05:00Z" w16du:dateUtc="2026-10-01T03:05:00Z">
              <w:r w:rsidRPr="00E00010">
                <w:rPr>
                  <w:lang w:val="en-US"/>
                  <w:rPrChange w:id="13701" w:author="김은수" w:date="2026-10-01T13:46:00Z" w16du:dateUtc="2026-10-01T04:46:00Z">
                    <w:rPr/>
                  </w:rPrChange>
                </w:rPr>
                <w:t>update_isd_LinkConnection_byBacktel_withMapping, isING_connectionCheckWithMapping</w:t>
              </w:r>
            </w:ins>
          </w:p>
        </w:tc>
      </w:tr>
      <w:tr w:rsidR="00084C76" w14:paraId="7D555724" w14:textId="77777777" w:rsidTr="00C90577">
        <w:trPr>
          <w:cantSplit/>
          <w:ins w:id="13702" w:author="김은수" w:date="2026-10-01T12:05:00Z"/>
          <w:trPrChange w:id="13703"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3704" w:author="김은수" w:date="2026-10-01T03:22:00Z">
              <w:tcPr>
                <w:tcW w:w="1304" w:type="dxa"/>
              </w:tcPr>
            </w:tcPrChange>
          </w:tcPr>
          <w:p w14:paraId="282DF7AD" w14:textId="77777777" w:rsidR="00084C76" w:rsidRDefault="00084C76">
            <w:pPr>
              <w:pStyle w:val="TDCe"/>
              <w:rPr>
                <w:ins w:id="13705" w:author="김은수" w:date="2026-10-01T12:05:00Z" w16du:dateUtc="2026-10-01T03:05:00Z"/>
              </w:rPr>
            </w:pPr>
            <w:ins w:id="13706" w:author="김은수" w:date="2026-10-01T12:05:00Z" w16du:dateUtc="2026-10-01T03:05:00Z">
              <w:r>
                <w:t>동작 조건</w:t>
              </w:r>
            </w:ins>
          </w:p>
        </w:tc>
        <w:tc>
          <w:tcPr>
            <w:tcW w:w="7512" w:type="dxa"/>
            <w:tcPrChange w:id="13707" w:author="김은수" w:date="2026-10-01T03:22:00Z">
              <w:tcPr>
                <w:tcW w:w="7512" w:type="dxa"/>
              </w:tcPr>
            </w:tcPrChange>
          </w:tcPr>
          <w:p w14:paraId="06837CBF"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3708" w:author="김은수" w:date="2026-10-01T12:05:00Z" w16du:dateUtc="2026-10-01T03:05:00Z"/>
              </w:rPr>
            </w:pPr>
            <w:ins w:id="13709" w:author="김은수" w:date="2026-10-01T12:05:00Z" w16du:dateUtc="2026-10-01T03:05:00Z">
              <w:r>
                <w:t>진행 여부가 검사 단계와 일치하고 종료 후에는 진행 상태가 남지 않아야 한다.</w:t>
              </w:r>
            </w:ins>
          </w:p>
        </w:tc>
      </w:tr>
    </w:tbl>
    <w:p w14:paraId="4DFD0347" w14:textId="77777777" w:rsidR="00084C76" w:rsidRDefault="00084C76">
      <w:pPr>
        <w:pStyle w:val="TDC40"/>
        <w:spacing w:after="0"/>
        <w:rPr>
          <w:ins w:id="13710" w:author="김은수" w:date="2026-10-01T12:05:00Z" w16du:dateUtc="2026-10-01T03:05:00Z"/>
        </w:rPr>
        <w:pPrChange w:id="13711" w:author="김은수" w:date="2026-10-01T03:22:00Z">
          <w:pPr>
            <w:pStyle w:val="TDC40"/>
          </w:pPr>
        </w:pPrChange>
      </w:pPr>
    </w:p>
    <w:p w14:paraId="7E7396BA" w14:textId="77777777" w:rsidR="00697371" w:rsidRPr="00E00010" w:rsidRDefault="002B4FEF">
      <w:pPr>
        <w:pStyle w:val="TDC4"/>
        <w:rPr>
          <w:ins w:id="13712" w:author="김은수" w:date="2026-09-30T15:44:00Z" w16du:dateUtc="2026-09-30T06:44:00Z"/>
        </w:rPr>
        <w:pPrChange w:id="13713" w:author="김은수" w:date="2026-10-01T01:11:00Z">
          <w:pPr>
            <w:pStyle w:val="4"/>
            <w:numPr>
              <w:ilvl w:val="3"/>
              <w:numId w:val="7"/>
            </w:numPr>
            <w:tabs>
              <w:tab w:val="num" w:pos="1134"/>
            </w:tabs>
            <w:ind w:left="1200" w:hanging="400"/>
          </w:pPr>
        </w:pPrChange>
      </w:pPr>
      <w:del w:id="13714" w:author="김은수" w:date="2026-09-30T15:44:00Z" w16du:dateUtc="2026-09-30T06:44:00Z">
        <w:r>
          <w:rPr>
            <w:rFonts w:hint="eastAsia"/>
          </w:rPr>
          <w:delText>기능</w:delText>
        </w:r>
      </w:del>
      <w:del w:id="13715" w:author="김은수" w:date="2026-10-01T11:11:00Z" w16du:dateUtc="2026-10-01T02:11:00Z">
        <w:r w:rsidR="00220104" w:rsidRPr="00E00010" w:rsidDel="001D1C2F">
          <w:delText xml:space="preserve"> 및 </w:delText>
        </w:r>
      </w:del>
      <w:ins w:id="13716" w:author="김은수" w:date="2026-09-30T15:44:00Z" w16du:dateUtc="2026-09-30T06:44:00Z">
        <w:r w:rsidR="00220104">
          <w:t>SU-ID-CM3-034, FPGA 제어 레지스터와 리셋</w:t>
        </w:r>
      </w:ins>
    </w:p>
    <w:p w14:paraId="336A58E7" w14:textId="77777777" w:rsidR="00084C76" w:rsidRDefault="00084C76">
      <w:pPr>
        <w:pStyle w:val="TDC40"/>
        <w:keepNext/>
        <w:rPr>
          <w:ins w:id="13717" w:author="김은수" w:date="2026-10-01T12:05:00Z" w16du:dateUtc="2026-10-01T03:05:00Z"/>
        </w:rPr>
        <w:pPrChange w:id="13718" w:author="김은수" w:date="2026-10-01T03:22:00Z">
          <w:pPr>
            <w:pStyle w:val="TDC40"/>
          </w:pPr>
        </w:pPrChange>
      </w:pPr>
      <w:ins w:id="13719" w:author="김은수" w:date="2026-10-01T12:05:00Z" w16du:dateUtc="2026-10-01T03:05:00Z">
        <w:r>
          <w:t>내부기 송신 기능의 제어 필드를 필요한 순서로 설정한다.</w:t>
        </w:r>
      </w:ins>
    </w:p>
    <w:p w14:paraId="11E16F29" w14:textId="77777777" w:rsidR="00084C76" w:rsidRDefault="00084C76">
      <w:pPr>
        <w:pStyle w:val="TDC42"/>
        <w:rPr>
          <w:ins w:id="13720" w:author="김은수" w:date="2026-10-01T12:05:00Z" w16du:dateUtc="2026-10-01T03:05:00Z"/>
        </w:rPr>
      </w:pPr>
      <w:ins w:id="13721" w:author="김은수" w:date="2026-10-01T12:05:00Z" w16du:dateUtc="2026-10-01T03:05:00Z">
        <w:r>
          <w:t xml:space="preserve">표 </w:t>
        </w:r>
        <w:r>
          <w:fldChar w:fldCharType="begin"/>
        </w:r>
        <w:r>
          <w:instrText>SEQ 표 \* ARABIC</w:instrText>
        </w:r>
        <w:r>
          <w:fldChar w:fldCharType="separate"/>
        </w:r>
        <w:r>
          <w:t>160</w:t>
        </w:r>
        <w:r>
          <w:fldChar w:fldCharType="end"/>
        </w:r>
        <w:r>
          <w:t>. FPGA 제어 레지스터와 리셋 / 유닛 설계 내용</w:t>
        </w:r>
      </w:ins>
    </w:p>
    <w:tbl>
      <w:tblPr>
        <w:tblStyle w:val="TDC41"/>
        <w:tblW w:w="8816" w:type="dxa"/>
        <w:tblLayout w:type="fixed"/>
        <w:tblLook w:val="04A0" w:firstRow="1" w:lastRow="0" w:firstColumn="1" w:lastColumn="0" w:noHBand="0" w:noVBand="1"/>
        <w:tblPrChange w:id="13722"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13723">
          <w:tblGrid>
            <w:gridCol w:w="360"/>
            <w:gridCol w:w="360"/>
            <w:gridCol w:w="584"/>
            <w:gridCol w:w="7512"/>
          </w:tblGrid>
        </w:tblGridChange>
      </w:tblGrid>
      <w:tr w:rsidR="00084C76" w14:paraId="696778C4" w14:textId="77777777" w:rsidTr="00C75C4C">
        <w:trPr>
          <w:cnfStyle w:val="100000000000" w:firstRow="1" w:lastRow="0" w:firstColumn="0" w:lastColumn="0" w:oddVBand="0" w:evenVBand="0" w:oddHBand="0" w:evenHBand="0" w:firstRowFirstColumn="0" w:firstRowLastColumn="0" w:lastRowFirstColumn="0" w:lastRowLastColumn="0"/>
          <w:cantSplit/>
          <w:tblHeader/>
          <w:ins w:id="13724" w:author="김은수" w:date="2026-10-01T12:05:00Z"/>
          <w:trPrChange w:id="13725"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3726" w:author="김은수" w:date="2026-10-01T03:22:00Z">
              <w:tcPr>
                <w:tcW w:w="1304" w:type="dxa"/>
              </w:tcPr>
            </w:tcPrChange>
          </w:tcPr>
          <w:p w14:paraId="10723830"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13727" w:author="김은수" w:date="2026-10-01T12:05:00Z" w16du:dateUtc="2026-10-01T03:05:00Z"/>
              </w:rPr>
            </w:pPr>
            <w:ins w:id="13728" w:author="김은수" w:date="2026-10-01T12:05:00Z" w16du:dateUtc="2026-10-01T03:05:00Z">
              <w:r>
                <w:t>항목</w:t>
              </w:r>
            </w:ins>
          </w:p>
        </w:tc>
        <w:tc>
          <w:tcPr>
            <w:tcW w:w="7512" w:type="dxa"/>
            <w:tcPrChange w:id="13729" w:author="김은수" w:date="2026-10-01T03:22:00Z">
              <w:tcPr>
                <w:tcW w:w="7512" w:type="dxa"/>
              </w:tcPr>
            </w:tcPrChange>
          </w:tcPr>
          <w:p w14:paraId="08E23713"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13730" w:author="김은수" w:date="2026-10-01T12:05:00Z" w16du:dateUtc="2026-10-01T03:05:00Z"/>
              </w:rPr>
            </w:pPr>
            <w:ins w:id="13731" w:author="김은수" w:date="2026-10-01T12:05:00Z" w16du:dateUtc="2026-10-01T03:05:00Z">
              <w:r>
                <w:t>설계 내용</w:t>
              </w:r>
            </w:ins>
          </w:p>
        </w:tc>
      </w:tr>
      <w:tr w:rsidR="00084C76" w14:paraId="64C890F4" w14:textId="77777777" w:rsidTr="00C75C4C">
        <w:trPr>
          <w:cantSplit/>
          <w:ins w:id="13732" w:author="김은수" w:date="2026-10-01T12:05:00Z"/>
          <w:trPrChange w:id="13733"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3734" w:author="김은수" w:date="2026-10-01T03:22:00Z">
              <w:tcPr>
                <w:tcW w:w="1304" w:type="dxa"/>
              </w:tcPr>
            </w:tcPrChange>
          </w:tcPr>
          <w:p w14:paraId="4190DF21" w14:textId="77777777" w:rsidR="00084C76" w:rsidRDefault="00084C76">
            <w:pPr>
              <w:pStyle w:val="TDCe"/>
              <w:rPr>
                <w:ins w:id="13735" w:author="김은수" w:date="2026-10-01T12:05:00Z" w16du:dateUtc="2026-10-01T03:05:00Z"/>
              </w:rPr>
            </w:pPr>
            <w:ins w:id="13736" w:author="김은수" w:date="2026-10-01T12:05:00Z" w16du:dateUtc="2026-10-01T03:05:00Z">
              <w:r>
                <w:t>입력</w:t>
              </w:r>
            </w:ins>
          </w:p>
        </w:tc>
        <w:tc>
          <w:tcPr>
            <w:tcW w:w="7512" w:type="dxa"/>
            <w:tcPrChange w:id="13737" w:author="김은수" w:date="2026-10-01T03:22:00Z">
              <w:tcPr>
                <w:tcW w:w="7512" w:type="dxa"/>
              </w:tcPr>
            </w:tcPrChange>
          </w:tcPr>
          <w:p w14:paraId="6DCCCC5A"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3738" w:author="김은수" w:date="2026-10-01T12:05:00Z" w16du:dateUtc="2026-10-01T03:05:00Z"/>
              </w:rPr>
            </w:pPr>
            <w:ins w:id="13739" w:author="김은수" w:date="2026-10-01T12:05:00Z" w16du:dateUtc="2026-10-01T03:05:00Z">
              <w:r>
                <w:t>FPGA 시스템 레지스터 값, 리셋/RF 출력 요청</w:t>
              </w:r>
            </w:ins>
          </w:p>
        </w:tc>
      </w:tr>
      <w:tr w:rsidR="00084C76" w14:paraId="63CB1C7D" w14:textId="77777777" w:rsidTr="00C75C4C">
        <w:trPr>
          <w:cantSplit/>
          <w:ins w:id="13740" w:author="김은수" w:date="2026-10-01T12:05:00Z"/>
          <w:trPrChange w:id="13741"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3742" w:author="김은수" w:date="2026-10-01T03:22:00Z">
              <w:tcPr>
                <w:tcW w:w="1304" w:type="dxa"/>
              </w:tcPr>
            </w:tcPrChange>
          </w:tcPr>
          <w:p w14:paraId="7D6DCF02" w14:textId="77777777" w:rsidR="00084C76" w:rsidRDefault="00084C76">
            <w:pPr>
              <w:pStyle w:val="TDCe"/>
              <w:rPr>
                <w:ins w:id="13743" w:author="김은수" w:date="2026-10-01T12:05:00Z" w16du:dateUtc="2026-10-01T03:05:00Z"/>
              </w:rPr>
            </w:pPr>
            <w:ins w:id="13744" w:author="김은수" w:date="2026-10-01T12:05:00Z" w16du:dateUtc="2026-10-01T03:05:00Z">
              <w:r>
                <w:t>출력</w:t>
              </w:r>
            </w:ins>
          </w:p>
        </w:tc>
        <w:tc>
          <w:tcPr>
            <w:tcW w:w="7512" w:type="dxa"/>
            <w:tcPrChange w:id="13745" w:author="김은수" w:date="2026-10-01T03:22:00Z">
              <w:tcPr>
                <w:tcW w:w="7512" w:type="dxa"/>
              </w:tcPr>
            </w:tcPrChange>
          </w:tcPr>
          <w:p w14:paraId="78AB6EEB"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3746" w:author="김은수" w:date="2026-10-01T12:05:00Z" w16du:dateUtc="2026-10-01T03:05:00Z"/>
              </w:rPr>
            </w:pPr>
            <w:ins w:id="13747" w:author="김은수" w:date="2026-10-01T12:05:00Z" w16du:dateUtc="2026-10-01T03:05:00Z">
              <w:r>
                <w:t>I2C 제어 명령과 FPGA 상태</w:t>
              </w:r>
            </w:ins>
          </w:p>
        </w:tc>
      </w:tr>
      <w:tr w:rsidR="00084C76" w14:paraId="7737F321" w14:textId="77777777" w:rsidTr="00C75C4C">
        <w:trPr>
          <w:cantSplit/>
          <w:ins w:id="13748" w:author="김은수" w:date="2026-10-01T12:05:00Z"/>
          <w:trPrChange w:id="13749"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3750" w:author="김은수" w:date="2026-10-01T03:22:00Z">
              <w:tcPr>
                <w:tcW w:w="1304" w:type="dxa"/>
              </w:tcPr>
            </w:tcPrChange>
          </w:tcPr>
          <w:p w14:paraId="0210CFA4" w14:textId="77777777" w:rsidR="00084C76" w:rsidRDefault="00084C76">
            <w:pPr>
              <w:pStyle w:val="TDCe"/>
              <w:rPr>
                <w:ins w:id="13751" w:author="김은수" w:date="2026-10-01T12:05:00Z" w16du:dateUtc="2026-10-01T03:05:00Z"/>
              </w:rPr>
            </w:pPr>
            <w:ins w:id="13752" w:author="김은수" w:date="2026-10-01T12:05:00Z" w16du:dateUtc="2026-10-01T03:05:00Z">
              <w:r>
                <w:t>처리</w:t>
              </w:r>
            </w:ins>
          </w:p>
        </w:tc>
        <w:tc>
          <w:tcPr>
            <w:tcW w:w="7512" w:type="dxa"/>
            <w:tcPrChange w:id="13753" w:author="김은수" w:date="2026-10-01T03:22:00Z">
              <w:tcPr>
                <w:tcW w:w="7512" w:type="dxa"/>
              </w:tcPr>
            </w:tcPrChange>
          </w:tcPr>
          <w:p w14:paraId="59FA6D17"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3754" w:author="김은수" w:date="2026-10-01T12:05:00Z" w16du:dateUtc="2026-10-01T03:05:00Z"/>
              </w:rPr>
            </w:pPr>
            <w:ins w:id="13755" w:author="김은수" w:date="2026-10-01T12:05:00Z" w16du:dateUtc="2026-10-01T03:05:00Z">
              <w:r>
                <w:t>시스템 레지스터를 구성하여 쓰고 리셋 및 RF 송신 허용을 별도 함수로 제공한다. 비트 마스크로 다른 설정 필드가 손상되지 않도록 한다.</w:t>
              </w:r>
            </w:ins>
          </w:p>
        </w:tc>
      </w:tr>
    </w:tbl>
    <w:p w14:paraId="38773FC9" w14:textId="77777777" w:rsidR="00084C76" w:rsidRDefault="00084C76">
      <w:pPr>
        <w:pStyle w:val="TDC40"/>
        <w:spacing w:after="0"/>
        <w:rPr>
          <w:ins w:id="13756" w:author="김은수" w:date="2026-10-01T12:05:00Z" w16du:dateUtc="2026-10-01T03:05:00Z"/>
        </w:rPr>
        <w:pPrChange w:id="13757" w:author="김은수" w:date="2026-10-01T03:22:00Z">
          <w:pPr>
            <w:pStyle w:val="TDC40"/>
          </w:pPr>
        </w:pPrChange>
      </w:pPr>
    </w:p>
    <w:p w14:paraId="51D6D32B" w14:textId="77777777" w:rsidR="00084C76" w:rsidRDefault="00084C76">
      <w:pPr>
        <w:pStyle w:val="TDC42"/>
        <w:rPr>
          <w:ins w:id="13758" w:author="김은수" w:date="2026-10-01T12:05:00Z" w16du:dateUtc="2026-10-01T03:05:00Z"/>
        </w:rPr>
      </w:pPr>
      <w:ins w:id="13759" w:author="김은수" w:date="2026-10-01T12:05:00Z" w16du:dateUtc="2026-10-01T03:05:00Z">
        <w:r>
          <w:t xml:space="preserve">표 </w:t>
        </w:r>
        <w:r>
          <w:fldChar w:fldCharType="begin"/>
        </w:r>
        <w:r>
          <w:instrText>SEQ 표 \* ARABIC</w:instrText>
        </w:r>
        <w:r>
          <w:fldChar w:fldCharType="separate"/>
        </w:r>
        <w:r>
          <w:t>161</w:t>
        </w:r>
        <w:r>
          <w:fldChar w:fldCharType="end"/>
        </w:r>
        <w:r>
          <w:t>. FPGA 제어 레지스터와 리셋 / 구현 조건</w:t>
        </w:r>
      </w:ins>
    </w:p>
    <w:tbl>
      <w:tblPr>
        <w:tblStyle w:val="TDC41"/>
        <w:tblW w:w="8816" w:type="dxa"/>
        <w:tblLayout w:type="fixed"/>
        <w:tblLook w:val="04A0" w:firstRow="1" w:lastRow="0" w:firstColumn="1" w:lastColumn="0" w:noHBand="0" w:noVBand="1"/>
        <w:tblPrChange w:id="13760"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13761">
          <w:tblGrid>
            <w:gridCol w:w="360"/>
            <w:gridCol w:w="360"/>
            <w:gridCol w:w="584"/>
            <w:gridCol w:w="7512"/>
          </w:tblGrid>
        </w:tblGridChange>
      </w:tblGrid>
      <w:tr w:rsidR="00084C76" w14:paraId="52E30F60" w14:textId="77777777" w:rsidTr="00C75C4C">
        <w:trPr>
          <w:cnfStyle w:val="100000000000" w:firstRow="1" w:lastRow="0" w:firstColumn="0" w:lastColumn="0" w:oddVBand="0" w:evenVBand="0" w:oddHBand="0" w:evenHBand="0" w:firstRowFirstColumn="0" w:firstRowLastColumn="0" w:lastRowFirstColumn="0" w:lastRowLastColumn="0"/>
          <w:cantSplit/>
          <w:tblHeader/>
          <w:ins w:id="13762" w:author="김은수" w:date="2026-10-01T12:05:00Z"/>
          <w:trPrChange w:id="13763"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3764" w:author="김은수" w:date="2026-10-01T03:22:00Z">
              <w:tcPr>
                <w:tcW w:w="1304" w:type="dxa"/>
              </w:tcPr>
            </w:tcPrChange>
          </w:tcPr>
          <w:p w14:paraId="396FE799"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13765" w:author="김은수" w:date="2026-10-01T12:05:00Z" w16du:dateUtc="2026-10-01T03:05:00Z"/>
              </w:rPr>
            </w:pPr>
            <w:ins w:id="13766" w:author="김은수" w:date="2026-10-01T12:05:00Z" w16du:dateUtc="2026-10-01T03:05:00Z">
              <w:r>
                <w:t>구분</w:t>
              </w:r>
            </w:ins>
          </w:p>
        </w:tc>
        <w:tc>
          <w:tcPr>
            <w:tcW w:w="7512" w:type="dxa"/>
            <w:tcPrChange w:id="13767" w:author="김은수" w:date="2026-10-01T03:22:00Z">
              <w:tcPr>
                <w:tcW w:w="7512" w:type="dxa"/>
              </w:tcPr>
            </w:tcPrChange>
          </w:tcPr>
          <w:p w14:paraId="15149D4B"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13768" w:author="김은수" w:date="2026-10-01T12:05:00Z" w16du:dateUtc="2026-10-01T03:05:00Z"/>
              </w:rPr>
            </w:pPr>
            <w:ins w:id="13769" w:author="김은수" w:date="2026-10-01T12:05:00Z" w16du:dateUtc="2026-10-01T03:05:00Z">
              <w:r>
                <w:t>구현 조건</w:t>
              </w:r>
            </w:ins>
          </w:p>
        </w:tc>
      </w:tr>
      <w:tr w:rsidR="00084C76" w14:paraId="00562EF8" w14:textId="77777777" w:rsidTr="00C75C4C">
        <w:trPr>
          <w:cantSplit/>
          <w:ins w:id="13770" w:author="김은수" w:date="2026-10-01T12:05:00Z"/>
          <w:trPrChange w:id="13771"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3772" w:author="김은수" w:date="2026-10-01T03:22:00Z">
              <w:tcPr>
                <w:tcW w:w="1304" w:type="dxa"/>
              </w:tcPr>
            </w:tcPrChange>
          </w:tcPr>
          <w:p w14:paraId="6BD1BA80" w14:textId="77777777" w:rsidR="00084C76" w:rsidRDefault="00084C76">
            <w:pPr>
              <w:pStyle w:val="TDCe"/>
              <w:rPr>
                <w:ins w:id="13773" w:author="김은수" w:date="2026-10-01T12:05:00Z" w16du:dateUtc="2026-10-01T03:05:00Z"/>
              </w:rPr>
            </w:pPr>
            <w:ins w:id="13774" w:author="김은수" w:date="2026-10-01T12:05:00Z" w16du:dateUtc="2026-10-01T03:05:00Z">
              <w:r>
                <w:t>관련 함수</w:t>
              </w:r>
            </w:ins>
          </w:p>
        </w:tc>
        <w:tc>
          <w:tcPr>
            <w:tcW w:w="7512" w:type="dxa"/>
            <w:tcPrChange w:id="13775" w:author="김은수" w:date="2026-10-01T03:22:00Z">
              <w:tcPr>
                <w:tcW w:w="7512" w:type="dxa"/>
              </w:tcPr>
            </w:tcPrChange>
          </w:tcPr>
          <w:p w14:paraId="67ECBE87" w14:textId="77777777" w:rsidR="00084C76" w:rsidRPr="00E00010" w:rsidRDefault="00084C76">
            <w:pPr>
              <w:pStyle w:val="TDCf"/>
              <w:cnfStyle w:val="000000000000" w:firstRow="0" w:lastRow="0" w:firstColumn="0" w:lastColumn="0" w:oddVBand="0" w:evenVBand="0" w:oddHBand="0" w:evenHBand="0" w:firstRowFirstColumn="0" w:firstRowLastColumn="0" w:lastRowFirstColumn="0" w:lastRowLastColumn="0"/>
              <w:rPr>
                <w:ins w:id="13776" w:author="김은수" w:date="2026-10-01T12:05:00Z" w16du:dateUtc="2026-10-01T03:05:00Z"/>
                <w:lang w:val="en-US"/>
                <w:rPrChange w:id="13777" w:author="김은수" w:date="2026-10-01T13:46:00Z" w16du:dateUtc="2026-10-01T04:46:00Z">
                  <w:rPr>
                    <w:ins w:id="13778" w:author="김은수" w:date="2026-10-01T12:05:00Z" w16du:dateUtc="2026-10-01T03:05:00Z"/>
                  </w:rPr>
                </w:rPrChange>
              </w:rPr>
            </w:pPr>
            <w:ins w:id="13779" w:author="김은수" w:date="2026-10-01T12:05:00Z" w16du:dateUtc="2026-10-01T03:05:00Z">
              <w:r w:rsidRPr="00E00010">
                <w:rPr>
                  <w:lang w:val="en-US"/>
                  <w:rPrChange w:id="13780" w:author="김은수" w:date="2026-10-01T13:46:00Z" w16du:dateUtc="2026-10-01T04:46:00Z">
                    <w:rPr/>
                  </w:rPrChange>
                </w:rPr>
                <w:t>write_FPGA_systemResgister_1st, write_FPGA_systemResgister_2nd, write_FPGA_reset, write_FPGA_enable_RF_tx / write_FPGA_disable_RF_tx</w:t>
              </w:r>
            </w:ins>
          </w:p>
        </w:tc>
      </w:tr>
      <w:tr w:rsidR="00084C76" w14:paraId="510656BA" w14:textId="77777777" w:rsidTr="00C75C4C">
        <w:trPr>
          <w:cantSplit/>
          <w:ins w:id="13781" w:author="김은수" w:date="2026-10-01T12:05:00Z"/>
          <w:trPrChange w:id="13782"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3783" w:author="김은수" w:date="2026-10-01T03:22:00Z">
              <w:tcPr>
                <w:tcW w:w="1304" w:type="dxa"/>
              </w:tcPr>
            </w:tcPrChange>
          </w:tcPr>
          <w:p w14:paraId="05547F1E" w14:textId="77777777" w:rsidR="00084C76" w:rsidRDefault="00084C76">
            <w:pPr>
              <w:pStyle w:val="TDCe"/>
              <w:rPr>
                <w:ins w:id="13784" w:author="김은수" w:date="2026-10-01T12:05:00Z" w16du:dateUtc="2026-10-01T03:05:00Z"/>
              </w:rPr>
            </w:pPr>
            <w:ins w:id="13785" w:author="김은수" w:date="2026-10-01T12:05:00Z" w16du:dateUtc="2026-10-01T03:05:00Z">
              <w:r>
                <w:lastRenderedPageBreak/>
                <w:t>동작 조건</w:t>
              </w:r>
            </w:ins>
          </w:p>
        </w:tc>
        <w:tc>
          <w:tcPr>
            <w:tcW w:w="7512" w:type="dxa"/>
            <w:tcPrChange w:id="13786" w:author="김은수" w:date="2026-10-01T03:22:00Z">
              <w:tcPr>
                <w:tcW w:w="7512" w:type="dxa"/>
              </w:tcPr>
            </w:tcPrChange>
          </w:tcPr>
          <w:p w14:paraId="159D5D05"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3787" w:author="김은수" w:date="2026-10-01T12:05:00Z" w16du:dateUtc="2026-10-01T03:05:00Z"/>
              </w:rPr>
            </w:pPr>
            <w:ins w:id="13788" w:author="김은수" w:date="2026-10-01T12:05:00Z" w16du:dateUtc="2026-10-01T03:05:00Z">
              <w:r>
                <w:t>요청한 제어 비트가 해당 레지스터에 반영되고 관련 없는 필드가 보존되어야 한다.</w:t>
              </w:r>
            </w:ins>
          </w:p>
        </w:tc>
      </w:tr>
    </w:tbl>
    <w:p w14:paraId="7B3A0348" w14:textId="77777777" w:rsidR="00084C76" w:rsidRDefault="00084C76">
      <w:pPr>
        <w:pStyle w:val="TDC40"/>
        <w:spacing w:after="0"/>
        <w:rPr>
          <w:ins w:id="13789" w:author="김은수" w:date="2026-10-01T12:05:00Z" w16du:dateUtc="2026-10-01T03:05:00Z"/>
        </w:rPr>
        <w:pPrChange w:id="13790" w:author="김은수" w:date="2026-10-01T03:22:00Z">
          <w:pPr>
            <w:pStyle w:val="TDC40"/>
          </w:pPr>
        </w:pPrChange>
      </w:pPr>
    </w:p>
    <w:p w14:paraId="7B9CE447" w14:textId="77777777" w:rsidR="00697371" w:rsidRPr="00E00010" w:rsidDel="001D1C2F" w:rsidRDefault="00220104">
      <w:pPr>
        <w:pStyle w:val="TDC40"/>
        <w:spacing w:after="0"/>
        <w:rPr>
          <w:del w:id="13791" w:author="김은수" w:date="2026-10-01T11:11:00Z" w16du:dateUtc="2026-10-01T02:11:00Z"/>
        </w:rPr>
        <w:pPrChange w:id="13792" w:author="김은수" w:date="2026-09-30T15:44:00Z" w16du:dateUtc="2026-09-30T06:44:00Z">
          <w:pPr>
            <w:spacing w:after="0"/>
            <w:ind w:leftChars="800" w:left="1600"/>
          </w:pPr>
        </w:pPrChange>
      </w:pPr>
      <w:del w:id="13793" w:author="김은수" w:date="2026-10-01T11:11:00Z" w16du:dateUtc="2026-10-01T02:11:00Z">
        <w:r w:rsidRPr="00E00010" w:rsidDel="001D1C2F">
          <w:rPr>
            <w:b/>
          </w:rPr>
          <w:delText xml:space="preserve">동작 </w:delText>
        </w:r>
      </w:del>
      <w:del w:id="13794" w:author="김은수" w:date="2026-09-30T15:44:00Z" w16du:dateUtc="2026-09-30T06:44:00Z">
        <w:r w:rsidR="002B4FEF">
          <w:delText>:</w:delText>
        </w:r>
        <w:r w:rsidR="002B4FEF">
          <w:rPr>
            <w:rFonts w:hint="eastAsia"/>
          </w:rPr>
          <w:delText xml:space="preserve"> </w:delText>
        </w:r>
      </w:del>
    </w:p>
    <w:p w14:paraId="4CEE7333" w14:textId="77777777" w:rsidR="002B4FEF" w:rsidRPr="00E00010" w:rsidRDefault="002B4FEF">
      <w:pPr>
        <w:spacing w:after="0" w:line="300" w:lineRule="auto"/>
        <w:rPr>
          <w:del w:id="13795" w:author="김은수" w:date="2026-09-30T15:44:00Z" w16du:dateUtc="2026-09-30T06:44:00Z"/>
          <w:szCs w:val="20"/>
        </w:rPr>
        <w:pPrChange w:id="13796" w:author="김은수" w:date="2026-10-01T03:22:00Z">
          <w:pPr>
            <w:ind w:leftChars="900" w:left="1800"/>
          </w:pPr>
        </w:pPrChange>
      </w:pPr>
      <w:del w:id="13797" w:author="김은수" w:date="2026-09-30T15:44:00Z" w16du:dateUtc="2026-09-30T06:44:00Z">
        <w:r>
          <w:rPr>
            <w:rFonts w:hint="eastAsia"/>
          </w:rPr>
          <w:delText>SPI 수신 버퍼의 데이터를 원하는 배열에 복사한다.</w:delText>
        </w:r>
      </w:del>
    </w:p>
    <w:p w14:paraId="72C64BA8" w14:textId="77777777" w:rsidR="002B4FEF" w:rsidRPr="00E00010" w:rsidRDefault="002B4FEF">
      <w:pPr>
        <w:spacing w:after="0" w:line="300" w:lineRule="auto"/>
        <w:rPr>
          <w:del w:id="13798" w:author="김은수" w:date="2026-09-30T15:44:00Z" w16du:dateUtc="2026-09-30T06:44:00Z"/>
          <w:szCs w:val="20"/>
        </w:rPr>
        <w:pPrChange w:id="13799" w:author="김은수" w:date="2026-10-01T03:22:00Z">
          <w:pPr>
            <w:spacing w:after="0" w:line="240" w:lineRule="auto"/>
          </w:pPr>
        </w:pPrChange>
      </w:pPr>
    </w:p>
    <w:p w14:paraId="3C516DF5" w14:textId="77777777" w:rsidR="00697371" w:rsidRPr="00E00010" w:rsidRDefault="00220104">
      <w:pPr>
        <w:pStyle w:val="TDC4"/>
        <w:rPr>
          <w:ins w:id="13800" w:author="김은수" w:date="2026-09-30T15:44:00Z" w16du:dateUtc="2026-09-30T06:44:00Z"/>
        </w:rPr>
        <w:pPrChange w:id="13801" w:author="김은수" w:date="2026-10-01T01:11:00Z">
          <w:pPr>
            <w:pStyle w:val="4"/>
            <w:numPr>
              <w:ilvl w:val="3"/>
              <w:numId w:val="7"/>
            </w:numPr>
            <w:tabs>
              <w:tab w:val="num" w:pos="1134"/>
            </w:tabs>
            <w:ind w:left="1200" w:hanging="400"/>
          </w:pPr>
        </w:pPrChange>
      </w:pPr>
      <w:ins w:id="13802" w:author="김은수" w:date="2026-09-30T15:44:00Z" w16du:dateUtc="2026-09-30T06:44:00Z">
        <w:r>
          <w:t>SU-ID-CM3-035, 송신 전력 단계 설정</w:t>
        </w:r>
      </w:ins>
    </w:p>
    <w:p w14:paraId="1AF428A6" w14:textId="77777777" w:rsidR="00084C76" w:rsidRDefault="00084C76">
      <w:pPr>
        <w:pStyle w:val="TDC40"/>
        <w:keepNext/>
        <w:rPr>
          <w:ins w:id="13803" w:author="김은수" w:date="2026-10-01T12:05:00Z" w16du:dateUtc="2026-10-01T03:05:00Z"/>
        </w:rPr>
        <w:pPrChange w:id="13804" w:author="김은수" w:date="2026-10-01T03:22:00Z">
          <w:pPr>
            <w:pStyle w:val="TDC40"/>
          </w:pPr>
        </w:pPrChange>
      </w:pPr>
      <w:ins w:id="13805" w:author="김은수" w:date="2026-10-01T12:05:00Z" w16du:dateUtc="2026-10-01T03:05:00Z">
        <w:r>
          <w:t>연결 유지에 사용하는 송신 전력 설정을 일관되게 적용하고 조회한다.</w:t>
        </w:r>
      </w:ins>
    </w:p>
    <w:p w14:paraId="23C81736" w14:textId="77777777" w:rsidR="00084C76" w:rsidRDefault="00084C76">
      <w:pPr>
        <w:pStyle w:val="TDC42"/>
        <w:rPr>
          <w:ins w:id="13806" w:author="김은수" w:date="2026-10-01T12:05:00Z" w16du:dateUtc="2026-10-01T03:05:00Z"/>
        </w:rPr>
      </w:pPr>
      <w:ins w:id="13807" w:author="김은수" w:date="2026-10-01T12:05:00Z" w16du:dateUtc="2026-10-01T03:05:00Z">
        <w:r>
          <w:t xml:space="preserve">표 </w:t>
        </w:r>
        <w:r>
          <w:fldChar w:fldCharType="begin"/>
        </w:r>
        <w:r>
          <w:instrText>SEQ 표 \* ARABIC</w:instrText>
        </w:r>
        <w:r>
          <w:fldChar w:fldCharType="separate"/>
        </w:r>
        <w:r>
          <w:t>162</w:t>
        </w:r>
        <w:r>
          <w:fldChar w:fldCharType="end"/>
        </w:r>
        <w:r>
          <w:t>. 송신 전력 단계 설정 / 유닛 설계 내용</w:t>
        </w:r>
      </w:ins>
    </w:p>
    <w:tbl>
      <w:tblPr>
        <w:tblStyle w:val="TDC41"/>
        <w:tblW w:w="8816" w:type="dxa"/>
        <w:tblLayout w:type="fixed"/>
        <w:tblLook w:val="04A0" w:firstRow="1" w:lastRow="0" w:firstColumn="1" w:lastColumn="0" w:noHBand="0" w:noVBand="1"/>
        <w:tblPrChange w:id="13808"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13809">
          <w:tblGrid>
            <w:gridCol w:w="360"/>
            <w:gridCol w:w="360"/>
            <w:gridCol w:w="584"/>
            <w:gridCol w:w="7512"/>
          </w:tblGrid>
        </w:tblGridChange>
      </w:tblGrid>
      <w:tr w:rsidR="00084C76" w14:paraId="5B72EA23" w14:textId="77777777" w:rsidTr="004D3639">
        <w:trPr>
          <w:cnfStyle w:val="100000000000" w:firstRow="1" w:lastRow="0" w:firstColumn="0" w:lastColumn="0" w:oddVBand="0" w:evenVBand="0" w:oddHBand="0" w:evenHBand="0" w:firstRowFirstColumn="0" w:firstRowLastColumn="0" w:lastRowFirstColumn="0" w:lastRowLastColumn="0"/>
          <w:cantSplit/>
          <w:tblHeader/>
          <w:ins w:id="13810" w:author="김은수" w:date="2026-10-01T12:05:00Z"/>
          <w:trPrChange w:id="13811"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3812" w:author="김은수" w:date="2026-10-01T03:22:00Z">
              <w:tcPr>
                <w:tcW w:w="1304" w:type="dxa"/>
              </w:tcPr>
            </w:tcPrChange>
          </w:tcPr>
          <w:p w14:paraId="4E2F4137"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13813" w:author="김은수" w:date="2026-10-01T12:05:00Z" w16du:dateUtc="2026-10-01T03:05:00Z"/>
              </w:rPr>
            </w:pPr>
            <w:ins w:id="13814" w:author="김은수" w:date="2026-10-01T12:05:00Z" w16du:dateUtc="2026-10-01T03:05:00Z">
              <w:r>
                <w:t>항목</w:t>
              </w:r>
            </w:ins>
          </w:p>
        </w:tc>
        <w:tc>
          <w:tcPr>
            <w:tcW w:w="7512" w:type="dxa"/>
            <w:tcPrChange w:id="13815" w:author="김은수" w:date="2026-10-01T03:22:00Z">
              <w:tcPr>
                <w:tcW w:w="7512" w:type="dxa"/>
              </w:tcPr>
            </w:tcPrChange>
          </w:tcPr>
          <w:p w14:paraId="05E5C994"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13816" w:author="김은수" w:date="2026-10-01T12:05:00Z" w16du:dateUtc="2026-10-01T03:05:00Z"/>
              </w:rPr>
            </w:pPr>
            <w:ins w:id="13817" w:author="김은수" w:date="2026-10-01T12:05:00Z" w16du:dateUtc="2026-10-01T03:05:00Z">
              <w:r>
                <w:t>설계 내용</w:t>
              </w:r>
            </w:ins>
          </w:p>
        </w:tc>
      </w:tr>
      <w:tr w:rsidR="00084C76" w14:paraId="3BE6755B" w14:textId="77777777" w:rsidTr="004D3639">
        <w:trPr>
          <w:cantSplit/>
          <w:ins w:id="13818" w:author="김은수" w:date="2026-10-01T12:05:00Z"/>
          <w:trPrChange w:id="13819"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3820" w:author="김은수" w:date="2026-10-01T03:22:00Z">
              <w:tcPr>
                <w:tcW w:w="1304" w:type="dxa"/>
              </w:tcPr>
            </w:tcPrChange>
          </w:tcPr>
          <w:p w14:paraId="628D2378" w14:textId="77777777" w:rsidR="00084C76" w:rsidRDefault="00084C76">
            <w:pPr>
              <w:pStyle w:val="TDCe"/>
              <w:rPr>
                <w:ins w:id="13821" w:author="김은수" w:date="2026-10-01T12:05:00Z" w16du:dateUtc="2026-10-01T03:05:00Z"/>
              </w:rPr>
            </w:pPr>
            <w:ins w:id="13822" w:author="김은수" w:date="2026-10-01T12:05:00Z" w16du:dateUtc="2026-10-01T03:05:00Z">
              <w:r>
                <w:t>입력</w:t>
              </w:r>
            </w:ins>
          </w:p>
        </w:tc>
        <w:tc>
          <w:tcPr>
            <w:tcW w:w="7512" w:type="dxa"/>
            <w:tcPrChange w:id="13823" w:author="김은수" w:date="2026-10-01T03:22:00Z">
              <w:tcPr>
                <w:tcW w:w="7512" w:type="dxa"/>
              </w:tcPr>
            </w:tcPrChange>
          </w:tcPr>
          <w:p w14:paraId="5B969BDE"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3824" w:author="김은수" w:date="2026-10-01T12:05:00Z" w16du:dateUtc="2026-10-01T03:05:00Z"/>
              </w:rPr>
            </w:pPr>
            <w:ins w:id="13825" w:author="김은수" w:date="2026-10-01T12:05:00Z" w16du:dateUtc="2026-10-01T03:05:00Z">
              <w:r>
                <w:t>송신 전력 단계</w:t>
              </w:r>
            </w:ins>
          </w:p>
        </w:tc>
      </w:tr>
      <w:tr w:rsidR="00084C76" w14:paraId="7B8AEC54" w14:textId="77777777" w:rsidTr="004D3639">
        <w:trPr>
          <w:cantSplit/>
          <w:ins w:id="13826" w:author="김은수" w:date="2026-10-01T12:05:00Z"/>
          <w:trPrChange w:id="13827"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3828" w:author="김은수" w:date="2026-10-01T03:22:00Z">
              <w:tcPr>
                <w:tcW w:w="1304" w:type="dxa"/>
              </w:tcPr>
            </w:tcPrChange>
          </w:tcPr>
          <w:p w14:paraId="1330F881" w14:textId="77777777" w:rsidR="00084C76" w:rsidRDefault="00084C76">
            <w:pPr>
              <w:pStyle w:val="TDCe"/>
              <w:rPr>
                <w:ins w:id="13829" w:author="김은수" w:date="2026-10-01T12:05:00Z" w16du:dateUtc="2026-10-01T03:05:00Z"/>
              </w:rPr>
            </w:pPr>
            <w:ins w:id="13830" w:author="김은수" w:date="2026-10-01T12:05:00Z" w16du:dateUtc="2026-10-01T03:05:00Z">
              <w:r>
                <w:t>출력</w:t>
              </w:r>
            </w:ins>
          </w:p>
        </w:tc>
        <w:tc>
          <w:tcPr>
            <w:tcW w:w="7512" w:type="dxa"/>
            <w:tcPrChange w:id="13831" w:author="김은수" w:date="2026-10-01T03:22:00Z">
              <w:tcPr>
                <w:tcW w:w="7512" w:type="dxa"/>
              </w:tcPr>
            </w:tcPrChange>
          </w:tcPr>
          <w:p w14:paraId="58BA3B89"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3832" w:author="김은수" w:date="2026-10-01T12:05:00Z" w16du:dateUtc="2026-10-01T03:05:00Z"/>
              </w:rPr>
            </w:pPr>
            <w:ins w:id="13833" w:author="김은수" w:date="2026-10-01T12:05:00Z" w16du:dateUtc="2026-10-01T03:05:00Z">
              <w:r>
                <w:t>전원 제어 출력과 현재 단계</w:t>
              </w:r>
            </w:ins>
          </w:p>
        </w:tc>
      </w:tr>
      <w:tr w:rsidR="00084C76" w14:paraId="37BD19AC" w14:textId="77777777" w:rsidTr="004D3639">
        <w:trPr>
          <w:cantSplit/>
          <w:ins w:id="13834" w:author="김은수" w:date="2026-10-01T12:05:00Z"/>
          <w:trPrChange w:id="13835"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3836" w:author="김은수" w:date="2026-10-01T03:22:00Z">
              <w:tcPr>
                <w:tcW w:w="1304" w:type="dxa"/>
              </w:tcPr>
            </w:tcPrChange>
          </w:tcPr>
          <w:p w14:paraId="1B99527F" w14:textId="77777777" w:rsidR="00084C76" w:rsidRDefault="00084C76">
            <w:pPr>
              <w:pStyle w:val="TDCe"/>
              <w:rPr>
                <w:ins w:id="13837" w:author="김은수" w:date="2026-10-01T12:05:00Z" w16du:dateUtc="2026-10-01T03:05:00Z"/>
              </w:rPr>
            </w:pPr>
            <w:ins w:id="13838" w:author="김은수" w:date="2026-10-01T12:05:00Z" w16du:dateUtc="2026-10-01T03:05:00Z">
              <w:r>
                <w:t>처리</w:t>
              </w:r>
            </w:ins>
          </w:p>
        </w:tc>
        <w:tc>
          <w:tcPr>
            <w:tcW w:w="7512" w:type="dxa"/>
            <w:tcPrChange w:id="13839" w:author="김은수" w:date="2026-10-01T03:22:00Z">
              <w:tcPr>
                <w:tcW w:w="7512" w:type="dxa"/>
              </w:tcPr>
            </w:tcPrChange>
          </w:tcPr>
          <w:p w14:paraId="63FE8EE7"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3840" w:author="김은수" w:date="2026-10-01T12:05:00Z" w16du:dateUtc="2026-10-01T03:05:00Z"/>
              </w:rPr>
            </w:pPr>
            <w:ins w:id="13841" w:author="김은수" w:date="2026-10-01T12:05:00Z" w16du:dateUtc="2026-10-01T03:05:00Z">
              <w:r>
                <w:t>단계에 해당하는 전원 제어 값을 기록하고 현재 단계를 조회하게 한다. 전력 단계와 자극 전류 크기는 별도 파라미터로 관리한다.</w:t>
              </w:r>
            </w:ins>
          </w:p>
        </w:tc>
      </w:tr>
    </w:tbl>
    <w:p w14:paraId="6C8EA895" w14:textId="77777777" w:rsidR="00084C76" w:rsidRDefault="00084C76">
      <w:pPr>
        <w:pStyle w:val="TDC40"/>
        <w:spacing w:after="0"/>
        <w:rPr>
          <w:ins w:id="13842" w:author="김은수" w:date="2026-10-01T12:05:00Z" w16du:dateUtc="2026-10-01T03:05:00Z"/>
        </w:rPr>
        <w:pPrChange w:id="13843" w:author="김은수" w:date="2026-10-01T03:22:00Z">
          <w:pPr>
            <w:pStyle w:val="TDC40"/>
          </w:pPr>
        </w:pPrChange>
      </w:pPr>
    </w:p>
    <w:p w14:paraId="37E658CF" w14:textId="77777777" w:rsidR="00084C76" w:rsidRDefault="00084C76">
      <w:pPr>
        <w:pStyle w:val="TDC42"/>
        <w:rPr>
          <w:ins w:id="13844" w:author="김은수" w:date="2026-10-01T12:05:00Z" w16du:dateUtc="2026-10-01T03:05:00Z"/>
        </w:rPr>
      </w:pPr>
      <w:ins w:id="13845" w:author="김은수" w:date="2026-10-01T12:05:00Z" w16du:dateUtc="2026-10-01T03:05:00Z">
        <w:r>
          <w:t xml:space="preserve">표 </w:t>
        </w:r>
        <w:r>
          <w:fldChar w:fldCharType="begin"/>
        </w:r>
        <w:r>
          <w:instrText>SEQ 표 \* ARABIC</w:instrText>
        </w:r>
        <w:r>
          <w:fldChar w:fldCharType="separate"/>
        </w:r>
        <w:r>
          <w:t>163</w:t>
        </w:r>
        <w:r>
          <w:fldChar w:fldCharType="end"/>
        </w:r>
        <w:r>
          <w:t>. 송신 전력 단계 설정 / 구현 조건</w:t>
        </w:r>
      </w:ins>
    </w:p>
    <w:tbl>
      <w:tblPr>
        <w:tblStyle w:val="TDC41"/>
        <w:tblW w:w="8816" w:type="dxa"/>
        <w:tblLayout w:type="fixed"/>
        <w:tblLook w:val="04A0" w:firstRow="1" w:lastRow="0" w:firstColumn="1" w:lastColumn="0" w:noHBand="0" w:noVBand="1"/>
        <w:tblPrChange w:id="13846"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13847">
          <w:tblGrid>
            <w:gridCol w:w="360"/>
            <w:gridCol w:w="360"/>
            <w:gridCol w:w="584"/>
            <w:gridCol w:w="7512"/>
          </w:tblGrid>
        </w:tblGridChange>
      </w:tblGrid>
      <w:tr w:rsidR="00084C76" w14:paraId="60DBB7BB" w14:textId="77777777" w:rsidTr="004D3639">
        <w:trPr>
          <w:cnfStyle w:val="100000000000" w:firstRow="1" w:lastRow="0" w:firstColumn="0" w:lastColumn="0" w:oddVBand="0" w:evenVBand="0" w:oddHBand="0" w:evenHBand="0" w:firstRowFirstColumn="0" w:firstRowLastColumn="0" w:lastRowFirstColumn="0" w:lastRowLastColumn="0"/>
          <w:cantSplit/>
          <w:tblHeader/>
          <w:ins w:id="13848" w:author="김은수" w:date="2026-10-01T12:05:00Z"/>
          <w:trPrChange w:id="13849"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3850" w:author="김은수" w:date="2026-10-01T03:22:00Z">
              <w:tcPr>
                <w:tcW w:w="1304" w:type="dxa"/>
              </w:tcPr>
            </w:tcPrChange>
          </w:tcPr>
          <w:p w14:paraId="1AE9E0A2"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13851" w:author="김은수" w:date="2026-10-01T12:05:00Z" w16du:dateUtc="2026-10-01T03:05:00Z"/>
              </w:rPr>
            </w:pPr>
            <w:ins w:id="13852" w:author="김은수" w:date="2026-10-01T12:05:00Z" w16du:dateUtc="2026-10-01T03:05:00Z">
              <w:r>
                <w:t>구분</w:t>
              </w:r>
            </w:ins>
          </w:p>
        </w:tc>
        <w:tc>
          <w:tcPr>
            <w:tcW w:w="7512" w:type="dxa"/>
            <w:tcPrChange w:id="13853" w:author="김은수" w:date="2026-10-01T03:22:00Z">
              <w:tcPr>
                <w:tcW w:w="7512" w:type="dxa"/>
              </w:tcPr>
            </w:tcPrChange>
          </w:tcPr>
          <w:p w14:paraId="195B5BC1"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13854" w:author="김은수" w:date="2026-10-01T12:05:00Z" w16du:dateUtc="2026-10-01T03:05:00Z"/>
              </w:rPr>
            </w:pPr>
            <w:ins w:id="13855" w:author="김은수" w:date="2026-10-01T12:05:00Z" w16du:dateUtc="2026-10-01T03:05:00Z">
              <w:r>
                <w:t>구현 조건</w:t>
              </w:r>
            </w:ins>
          </w:p>
        </w:tc>
      </w:tr>
      <w:tr w:rsidR="00084C76" w14:paraId="67B0D549" w14:textId="77777777" w:rsidTr="004D3639">
        <w:trPr>
          <w:cantSplit/>
          <w:ins w:id="13856" w:author="김은수" w:date="2026-10-01T12:05:00Z"/>
          <w:trPrChange w:id="13857"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3858" w:author="김은수" w:date="2026-10-01T03:22:00Z">
              <w:tcPr>
                <w:tcW w:w="1304" w:type="dxa"/>
              </w:tcPr>
            </w:tcPrChange>
          </w:tcPr>
          <w:p w14:paraId="682458BF" w14:textId="77777777" w:rsidR="00084C76" w:rsidRDefault="00084C76">
            <w:pPr>
              <w:pStyle w:val="TDCe"/>
              <w:rPr>
                <w:ins w:id="13859" w:author="김은수" w:date="2026-10-01T12:05:00Z" w16du:dateUtc="2026-10-01T03:05:00Z"/>
              </w:rPr>
            </w:pPr>
            <w:ins w:id="13860" w:author="김은수" w:date="2026-10-01T12:05:00Z" w16du:dateUtc="2026-10-01T03:05:00Z">
              <w:r>
                <w:t>관련 함수</w:t>
              </w:r>
            </w:ins>
          </w:p>
        </w:tc>
        <w:tc>
          <w:tcPr>
            <w:tcW w:w="7512" w:type="dxa"/>
            <w:tcPrChange w:id="13861" w:author="김은수" w:date="2026-10-01T03:22:00Z">
              <w:tcPr>
                <w:tcW w:w="7512" w:type="dxa"/>
              </w:tcPr>
            </w:tcPrChange>
          </w:tcPr>
          <w:p w14:paraId="556D9318" w14:textId="77777777" w:rsidR="00084C76" w:rsidRPr="00E00010" w:rsidRDefault="00084C76">
            <w:pPr>
              <w:pStyle w:val="TDCf"/>
              <w:cnfStyle w:val="000000000000" w:firstRow="0" w:lastRow="0" w:firstColumn="0" w:lastColumn="0" w:oddVBand="0" w:evenVBand="0" w:oddHBand="0" w:evenHBand="0" w:firstRowFirstColumn="0" w:firstRowLastColumn="0" w:lastRowFirstColumn="0" w:lastRowLastColumn="0"/>
              <w:rPr>
                <w:ins w:id="13862" w:author="김은수" w:date="2026-10-01T12:05:00Z" w16du:dateUtc="2026-10-01T03:05:00Z"/>
                <w:lang w:val="en-US"/>
                <w:rPrChange w:id="13863" w:author="김은수" w:date="2026-10-01T13:46:00Z" w16du:dateUtc="2026-10-01T04:46:00Z">
                  <w:rPr>
                    <w:ins w:id="13864" w:author="김은수" w:date="2026-10-01T12:05:00Z" w16du:dateUtc="2026-10-01T03:05:00Z"/>
                  </w:rPr>
                </w:rPrChange>
              </w:rPr>
            </w:pPr>
            <w:ins w:id="13865" w:author="김은수" w:date="2026-10-01T12:05:00Z" w16du:dateUtc="2026-10-01T03:05:00Z">
              <w:r w:rsidRPr="00E00010">
                <w:rPr>
                  <w:lang w:val="en-US"/>
                  <w:rPrChange w:id="13866" w:author="김은수" w:date="2026-10-01T13:46:00Z" w16du:dateUtc="2026-10-01T04:46:00Z">
                    <w:rPr/>
                  </w:rPrChange>
                </w:rPr>
                <w:t>write_change_TxPowerLevel, read_txPowerLevel</w:t>
              </w:r>
            </w:ins>
          </w:p>
        </w:tc>
      </w:tr>
      <w:tr w:rsidR="00084C76" w14:paraId="4F7857D6" w14:textId="77777777" w:rsidTr="004D3639">
        <w:trPr>
          <w:cantSplit/>
          <w:ins w:id="13867" w:author="김은수" w:date="2026-10-01T12:05:00Z"/>
          <w:trPrChange w:id="13868"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3869" w:author="김은수" w:date="2026-10-01T03:22:00Z">
              <w:tcPr>
                <w:tcW w:w="1304" w:type="dxa"/>
              </w:tcPr>
            </w:tcPrChange>
          </w:tcPr>
          <w:p w14:paraId="05F33BFF" w14:textId="77777777" w:rsidR="00084C76" w:rsidRDefault="00084C76">
            <w:pPr>
              <w:pStyle w:val="TDCe"/>
              <w:rPr>
                <w:ins w:id="13870" w:author="김은수" w:date="2026-10-01T12:05:00Z" w16du:dateUtc="2026-10-01T03:05:00Z"/>
              </w:rPr>
            </w:pPr>
            <w:ins w:id="13871" w:author="김은수" w:date="2026-10-01T12:05:00Z" w16du:dateUtc="2026-10-01T03:05:00Z">
              <w:r>
                <w:t>동작 조건</w:t>
              </w:r>
            </w:ins>
          </w:p>
        </w:tc>
        <w:tc>
          <w:tcPr>
            <w:tcW w:w="7512" w:type="dxa"/>
            <w:tcPrChange w:id="13872" w:author="김은수" w:date="2026-10-01T03:22:00Z">
              <w:tcPr>
                <w:tcW w:w="7512" w:type="dxa"/>
              </w:tcPr>
            </w:tcPrChange>
          </w:tcPr>
          <w:p w14:paraId="5F515D62"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3873" w:author="김은수" w:date="2026-10-01T12:05:00Z" w16du:dateUtc="2026-10-01T03:05:00Z"/>
              </w:rPr>
            </w:pPr>
            <w:ins w:id="13874" w:author="김은수" w:date="2026-10-01T12:05:00Z" w16du:dateUtc="2026-10-01T03:05:00Z">
              <w:r>
                <w:t>조회 단계와 기록한 설정이 일치하고 자극 T/C 값이 이 함수에서 변경되지 않아야 한다.</w:t>
              </w:r>
            </w:ins>
          </w:p>
        </w:tc>
      </w:tr>
    </w:tbl>
    <w:p w14:paraId="56CE8169" w14:textId="77777777" w:rsidR="00084C76" w:rsidRDefault="00084C76">
      <w:pPr>
        <w:pStyle w:val="TDC40"/>
        <w:spacing w:after="0"/>
        <w:rPr>
          <w:ins w:id="13875" w:author="김은수" w:date="2026-10-01T12:05:00Z" w16du:dateUtc="2026-10-01T03:05:00Z"/>
        </w:rPr>
        <w:pPrChange w:id="13876" w:author="김은수" w:date="2026-10-01T03:22:00Z">
          <w:pPr>
            <w:pStyle w:val="TDC40"/>
          </w:pPr>
        </w:pPrChange>
      </w:pPr>
    </w:p>
    <w:p w14:paraId="4B477CB9" w14:textId="77777777" w:rsidR="00697371" w:rsidRPr="00E00010" w:rsidRDefault="00220104">
      <w:pPr>
        <w:pStyle w:val="TDC4"/>
        <w:rPr>
          <w:ins w:id="13877" w:author="김은수" w:date="2026-09-30T15:44:00Z" w16du:dateUtc="2026-09-30T06:44:00Z"/>
        </w:rPr>
        <w:pPrChange w:id="13878" w:author="김은수" w:date="2026-10-01T01:11:00Z">
          <w:pPr>
            <w:pStyle w:val="4"/>
            <w:numPr>
              <w:ilvl w:val="3"/>
              <w:numId w:val="7"/>
            </w:numPr>
            <w:tabs>
              <w:tab w:val="num" w:pos="1134"/>
            </w:tabs>
            <w:ind w:left="1200" w:hanging="400"/>
          </w:pPr>
        </w:pPrChange>
      </w:pPr>
      <w:ins w:id="13879" w:author="김은수" w:date="2026-09-30T15:44:00Z" w16du:dateUtc="2026-09-30T06:44:00Z">
        <w:r>
          <w:lastRenderedPageBreak/>
          <w:t>SU-ID-CM3-036, FPGA 상태와 FIFO 접근</w:t>
        </w:r>
      </w:ins>
    </w:p>
    <w:p w14:paraId="1088AE69" w14:textId="77777777" w:rsidR="00084C76" w:rsidRDefault="00084C76">
      <w:pPr>
        <w:pStyle w:val="TDC40"/>
        <w:keepNext/>
        <w:rPr>
          <w:ins w:id="13880" w:author="김은수" w:date="2026-10-01T12:05:00Z" w16du:dateUtc="2026-10-01T03:05:00Z"/>
        </w:rPr>
        <w:pPrChange w:id="13881" w:author="김은수" w:date="2026-10-01T03:22:00Z">
          <w:pPr>
            <w:pStyle w:val="TDC40"/>
          </w:pPr>
        </w:pPrChange>
      </w:pPr>
      <w:ins w:id="13882" w:author="김은수" w:date="2026-10-01T12:05:00Z" w16du:dateUtc="2026-10-01T03:05:00Z">
        <w:r>
          <w:t>수신 자료와 통신 오류를 자극 제어 상태 머신에 전달한다.</w:t>
        </w:r>
      </w:ins>
    </w:p>
    <w:p w14:paraId="6697A684" w14:textId="77777777" w:rsidR="00084C76" w:rsidRDefault="00084C76">
      <w:pPr>
        <w:pStyle w:val="TDC42"/>
        <w:rPr>
          <w:ins w:id="13883" w:author="김은수" w:date="2026-10-01T12:05:00Z" w16du:dateUtc="2026-10-01T03:05:00Z"/>
        </w:rPr>
      </w:pPr>
      <w:ins w:id="13884" w:author="김은수" w:date="2026-10-01T12:05:00Z" w16du:dateUtc="2026-10-01T03:05:00Z">
        <w:r>
          <w:t xml:space="preserve">표 </w:t>
        </w:r>
        <w:r>
          <w:fldChar w:fldCharType="begin"/>
        </w:r>
        <w:r>
          <w:instrText>SEQ 표 \* ARABIC</w:instrText>
        </w:r>
        <w:r>
          <w:fldChar w:fldCharType="separate"/>
        </w:r>
        <w:r>
          <w:t>164</w:t>
        </w:r>
        <w:r>
          <w:fldChar w:fldCharType="end"/>
        </w:r>
        <w:r>
          <w:t>. FPGA 상태와 FIFO 접근 / 유닛 설계 내용</w:t>
        </w:r>
      </w:ins>
    </w:p>
    <w:tbl>
      <w:tblPr>
        <w:tblStyle w:val="TDC41"/>
        <w:tblW w:w="8816" w:type="dxa"/>
        <w:tblLayout w:type="fixed"/>
        <w:tblLook w:val="04A0" w:firstRow="1" w:lastRow="0" w:firstColumn="1" w:lastColumn="0" w:noHBand="0" w:noVBand="1"/>
        <w:tblPrChange w:id="13885"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13886">
          <w:tblGrid>
            <w:gridCol w:w="360"/>
            <w:gridCol w:w="360"/>
            <w:gridCol w:w="584"/>
            <w:gridCol w:w="7512"/>
          </w:tblGrid>
        </w:tblGridChange>
      </w:tblGrid>
      <w:tr w:rsidR="00084C76" w14:paraId="6E287223" w14:textId="77777777" w:rsidTr="002D2A1B">
        <w:trPr>
          <w:cnfStyle w:val="100000000000" w:firstRow="1" w:lastRow="0" w:firstColumn="0" w:lastColumn="0" w:oddVBand="0" w:evenVBand="0" w:oddHBand="0" w:evenHBand="0" w:firstRowFirstColumn="0" w:firstRowLastColumn="0" w:lastRowFirstColumn="0" w:lastRowLastColumn="0"/>
          <w:cantSplit/>
          <w:tblHeader/>
          <w:ins w:id="13887" w:author="김은수" w:date="2026-10-01T12:05:00Z"/>
          <w:trPrChange w:id="13888"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3889" w:author="김은수" w:date="2026-10-01T03:22:00Z">
              <w:tcPr>
                <w:tcW w:w="1304" w:type="dxa"/>
              </w:tcPr>
            </w:tcPrChange>
          </w:tcPr>
          <w:p w14:paraId="62DC14E1"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13890" w:author="김은수" w:date="2026-10-01T12:05:00Z" w16du:dateUtc="2026-10-01T03:05:00Z"/>
              </w:rPr>
            </w:pPr>
            <w:ins w:id="13891" w:author="김은수" w:date="2026-10-01T12:05:00Z" w16du:dateUtc="2026-10-01T03:05:00Z">
              <w:r>
                <w:t>항목</w:t>
              </w:r>
            </w:ins>
          </w:p>
        </w:tc>
        <w:tc>
          <w:tcPr>
            <w:tcW w:w="7512" w:type="dxa"/>
            <w:tcPrChange w:id="13892" w:author="김은수" w:date="2026-10-01T03:22:00Z">
              <w:tcPr>
                <w:tcW w:w="7512" w:type="dxa"/>
              </w:tcPr>
            </w:tcPrChange>
          </w:tcPr>
          <w:p w14:paraId="3019F067"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13893" w:author="김은수" w:date="2026-10-01T12:05:00Z" w16du:dateUtc="2026-10-01T03:05:00Z"/>
              </w:rPr>
            </w:pPr>
            <w:ins w:id="13894" w:author="김은수" w:date="2026-10-01T12:05:00Z" w16du:dateUtc="2026-10-01T03:05:00Z">
              <w:r>
                <w:t>설계 내용</w:t>
              </w:r>
            </w:ins>
          </w:p>
        </w:tc>
      </w:tr>
      <w:tr w:rsidR="00084C76" w14:paraId="6BCA467F" w14:textId="77777777" w:rsidTr="002D2A1B">
        <w:trPr>
          <w:cantSplit/>
          <w:ins w:id="13895" w:author="김은수" w:date="2026-10-01T12:05:00Z"/>
          <w:trPrChange w:id="13896"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3897" w:author="김은수" w:date="2026-10-01T03:22:00Z">
              <w:tcPr>
                <w:tcW w:w="1304" w:type="dxa"/>
              </w:tcPr>
            </w:tcPrChange>
          </w:tcPr>
          <w:p w14:paraId="20AF96F0" w14:textId="77777777" w:rsidR="00084C76" w:rsidRDefault="00084C76">
            <w:pPr>
              <w:pStyle w:val="TDCe"/>
              <w:rPr>
                <w:ins w:id="13898" w:author="김은수" w:date="2026-10-01T12:05:00Z" w16du:dateUtc="2026-10-01T03:05:00Z"/>
              </w:rPr>
            </w:pPr>
            <w:ins w:id="13899" w:author="김은수" w:date="2026-10-01T12:05:00Z" w16du:dateUtc="2026-10-01T03:05:00Z">
              <w:r>
                <w:t>입력</w:t>
              </w:r>
            </w:ins>
          </w:p>
        </w:tc>
        <w:tc>
          <w:tcPr>
            <w:tcW w:w="7512" w:type="dxa"/>
            <w:tcPrChange w:id="13900" w:author="김은수" w:date="2026-10-01T03:22:00Z">
              <w:tcPr>
                <w:tcW w:w="7512" w:type="dxa"/>
              </w:tcPr>
            </w:tcPrChange>
          </w:tcPr>
          <w:p w14:paraId="0B3E3029"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3901" w:author="김은수" w:date="2026-10-01T12:05:00Z" w16du:dateUtc="2026-10-01T03:05:00Z"/>
              </w:rPr>
            </w:pPr>
            <w:ins w:id="13902" w:author="김은수" w:date="2026-10-01T12:05:00Z" w16du:dateUtc="2026-10-01T03:05:00Z">
              <w:r>
                <w:t>상태/FIFO 읽기 및 FIFO 정리 요청</w:t>
              </w:r>
            </w:ins>
          </w:p>
        </w:tc>
      </w:tr>
      <w:tr w:rsidR="00084C76" w14:paraId="4186E842" w14:textId="77777777" w:rsidTr="002D2A1B">
        <w:trPr>
          <w:cantSplit/>
          <w:ins w:id="13903" w:author="김은수" w:date="2026-10-01T12:05:00Z"/>
          <w:trPrChange w:id="13904"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3905" w:author="김은수" w:date="2026-10-01T03:22:00Z">
              <w:tcPr>
                <w:tcW w:w="1304" w:type="dxa"/>
              </w:tcPr>
            </w:tcPrChange>
          </w:tcPr>
          <w:p w14:paraId="49FF596B" w14:textId="77777777" w:rsidR="00084C76" w:rsidRDefault="00084C76">
            <w:pPr>
              <w:pStyle w:val="TDCe"/>
              <w:rPr>
                <w:ins w:id="13906" w:author="김은수" w:date="2026-10-01T12:05:00Z" w16du:dateUtc="2026-10-01T03:05:00Z"/>
              </w:rPr>
            </w:pPr>
            <w:ins w:id="13907" w:author="김은수" w:date="2026-10-01T12:05:00Z" w16du:dateUtc="2026-10-01T03:05:00Z">
              <w:r>
                <w:t>출력</w:t>
              </w:r>
            </w:ins>
          </w:p>
        </w:tc>
        <w:tc>
          <w:tcPr>
            <w:tcW w:w="7512" w:type="dxa"/>
            <w:tcPrChange w:id="13908" w:author="김은수" w:date="2026-10-01T03:22:00Z">
              <w:tcPr>
                <w:tcW w:w="7512" w:type="dxa"/>
              </w:tcPr>
            </w:tcPrChange>
          </w:tcPr>
          <w:p w14:paraId="64162B45"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3909" w:author="김은수" w:date="2026-10-01T12:05:00Z" w16du:dateUtc="2026-10-01T03:05:00Z"/>
              </w:rPr>
            </w:pPr>
            <w:ins w:id="13910" w:author="김은수" w:date="2026-10-01T12:05:00Z" w16du:dateUtc="2026-10-01T03:05:00Z">
              <w:r>
                <w:t>버전, 오류 플래그, FIFO 상태 및 역방향 통신 자료</w:t>
              </w:r>
            </w:ins>
          </w:p>
        </w:tc>
      </w:tr>
      <w:tr w:rsidR="00084C76" w14:paraId="5C565D2E" w14:textId="77777777" w:rsidTr="002D2A1B">
        <w:trPr>
          <w:cantSplit/>
          <w:ins w:id="13911" w:author="김은수" w:date="2026-10-01T12:05:00Z"/>
          <w:trPrChange w:id="13912"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3913" w:author="김은수" w:date="2026-10-01T03:22:00Z">
              <w:tcPr>
                <w:tcW w:w="1304" w:type="dxa"/>
              </w:tcPr>
            </w:tcPrChange>
          </w:tcPr>
          <w:p w14:paraId="6F88FEEB" w14:textId="77777777" w:rsidR="00084C76" w:rsidRDefault="00084C76">
            <w:pPr>
              <w:pStyle w:val="TDCe"/>
              <w:rPr>
                <w:ins w:id="13914" w:author="김은수" w:date="2026-10-01T12:05:00Z" w16du:dateUtc="2026-10-01T03:05:00Z"/>
              </w:rPr>
            </w:pPr>
            <w:ins w:id="13915" w:author="김은수" w:date="2026-10-01T12:05:00Z" w16du:dateUtc="2026-10-01T03:05:00Z">
              <w:r>
                <w:t>처리</w:t>
              </w:r>
            </w:ins>
          </w:p>
        </w:tc>
        <w:tc>
          <w:tcPr>
            <w:tcW w:w="7512" w:type="dxa"/>
            <w:tcPrChange w:id="13916" w:author="김은수" w:date="2026-10-01T03:22:00Z">
              <w:tcPr>
                <w:tcW w:w="7512" w:type="dxa"/>
              </w:tcPr>
            </w:tcPrChange>
          </w:tcPr>
          <w:p w14:paraId="75A8807E"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3917" w:author="김은수" w:date="2026-10-01T12:05:00Z" w16du:dateUtc="2026-10-01T03:05:00Z"/>
              </w:rPr>
            </w:pPr>
            <w:ins w:id="13918" w:author="김은수" w:date="2026-10-01T12:05:00Z" w16du:dateUtc="2026-10-01T03:05:00Z">
              <w:r>
                <w:t>버전/오류/빈 FIFO 여부를 해당 레지스터에서 읽고 역방향 통신 FIFO를 취득한다. FIFO 정리 요청은 상태 읽기와 구분하여 수행한다.</w:t>
              </w:r>
            </w:ins>
          </w:p>
        </w:tc>
      </w:tr>
    </w:tbl>
    <w:p w14:paraId="78418DD7" w14:textId="77777777" w:rsidR="00084C76" w:rsidRDefault="00084C76">
      <w:pPr>
        <w:pStyle w:val="TDC40"/>
        <w:spacing w:after="0"/>
        <w:rPr>
          <w:ins w:id="13919" w:author="김은수" w:date="2026-10-01T12:05:00Z" w16du:dateUtc="2026-10-01T03:05:00Z"/>
        </w:rPr>
        <w:pPrChange w:id="13920" w:author="김은수" w:date="2026-10-01T03:22:00Z">
          <w:pPr>
            <w:pStyle w:val="TDC40"/>
          </w:pPr>
        </w:pPrChange>
      </w:pPr>
    </w:p>
    <w:p w14:paraId="05EB7309" w14:textId="77777777" w:rsidR="00084C76" w:rsidRDefault="00084C76">
      <w:pPr>
        <w:pStyle w:val="TDC42"/>
        <w:rPr>
          <w:ins w:id="13921" w:author="김은수" w:date="2026-10-01T12:05:00Z" w16du:dateUtc="2026-10-01T03:05:00Z"/>
        </w:rPr>
      </w:pPr>
      <w:ins w:id="13922" w:author="김은수" w:date="2026-10-01T12:05:00Z" w16du:dateUtc="2026-10-01T03:05:00Z">
        <w:r>
          <w:t xml:space="preserve">표 </w:t>
        </w:r>
        <w:r>
          <w:fldChar w:fldCharType="begin"/>
        </w:r>
        <w:r>
          <w:instrText>SEQ 표 \* ARABIC</w:instrText>
        </w:r>
        <w:r>
          <w:fldChar w:fldCharType="separate"/>
        </w:r>
        <w:r>
          <w:t>165</w:t>
        </w:r>
        <w:r>
          <w:fldChar w:fldCharType="end"/>
        </w:r>
        <w:r>
          <w:t>. FPGA 상태와 FIFO 접근 / 구현 조건</w:t>
        </w:r>
      </w:ins>
    </w:p>
    <w:tbl>
      <w:tblPr>
        <w:tblStyle w:val="TDC41"/>
        <w:tblW w:w="8816" w:type="dxa"/>
        <w:tblLayout w:type="fixed"/>
        <w:tblLook w:val="04A0" w:firstRow="1" w:lastRow="0" w:firstColumn="1" w:lastColumn="0" w:noHBand="0" w:noVBand="1"/>
        <w:tblPrChange w:id="13923"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13924">
          <w:tblGrid>
            <w:gridCol w:w="360"/>
            <w:gridCol w:w="360"/>
            <w:gridCol w:w="584"/>
            <w:gridCol w:w="7512"/>
          </w:tblGrid>
        </w:tblGridChange>
      </w:tblGrid>
      <w:tr w:rsidR="00084C76" w14:paraId="24D13297" w14:textId="77777777" w:rsidTr="002D2A1B">
        <w:trPr>
          <w:cnfStyle w:val="100000000000" w:firstRow="1" w:lastRow="0" w:firstColumn="0" w:lastColumn="0" w:oddVBand="0" w:evenVBand="0" w:oddHBand="0" w:evenHBand="0" w:firstRowFirstColumn="0" w:firstRowLastColumn="0" w:lastRowFirstColumn="0" w:lastRowLastColumn="0"/>
          <w:cantSplit/>
          <w:tblHeader/>
          <w:ins w:id="13925" w:author="김은수" w:date="2026-10-01T12:05:00Z"/>
          <w:trPrChange w:id="13926"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3927" w:author="김은수" w:date="2026-10-01T03:22:00Z">
              <w:tcPr>
                <w:tcW w:w="1304" w:type="dxa"/>
              </w:tcPr>
            </w:tcPrChange>
          </w:tcPr>
          <w:p w14:paraId="34A8D28C"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13928" w:author="김은수" w:date="2026-10-01T12:05:00Z" w16du:dateUtc="2026-10-01T03:05:00Z"/>
              </w:rPr>
            </w:pPr>
            <w:ins w:id="13929" w:author="김은수" w:date="2026-10-01T12:05:00Z" w16du:dateUtc="2026-10-01T03:05:00Z">
              <w:r>
                <w:t>구분</w:t>
              </w:r>
            </w:ins>
          </w:p>
        </w:tc>
        <w:tc>
          <w:tcPr>
            <w:tcW w:w="7512" w:type="dxa"/>
            <w:tcPrChange w:id="13930" w:author="김은수" w:date="2026-10-01T03:22:00Z">
              <w:tcPr>
                <w:tcW w:w="7512" w:type="dxa"/>
              </w:tcPr>
            </w:tcPrChange>
          </w:tcPr>
          <w:p w14:paraId="4BA21A21"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13931" w:author="김은수" w:date="2026-10-01T12:05:00Z" w16du:dateUtc="2026-10-01T03:05:00Z"/>
              </w:rPr>
            </w:pPr>
            <w:ins w:id="13932" w:author="김은수" w:date="2026-10-01T12:05:00Z" w16du:dateUtc="2026-10-01T03:05:00Z">
              <w:r>
                <w:t>구현 조건</w:t>
              </w:r>
            </w:ins>
          </w:p>
        </w:tc>
      </w:tr>
      <w:tr w:rsidR="00084C76" w14:paraId="7D961253" w14:textId="77777777" w:rsidTr="002D2A1B">
        <w:trPr>
          <w:cantSplit/>
          <w:ins w:id="13933" w:author="김은수" w:date="2026-10-01T12:05:00Z"/>
          <w:trPrChange w:id="13934"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3935" w:author="김은수" w:date="2026-10-01T03:22:00Z">
              <w:tcPr>
                <w:tcW w:w="1304" w:type="dxa"/>
              </w:tcPr>
            </w:tcPrChange>
          </w:tcPr>
          <w:p w14:paraId="088E9317" w14:textId="77777777" w:rsidR="00084C76" w:rsidRDefault="00084C76">
            <w:pPr>
              <w:pStyle w:val="TDCe"/>
              <w:rPr>
                <w:ins w:id="13936" w:author="김은수" w:date="2026-10-01T12:05:00Z" w16du:dateUtc="2026-10-01T03:05:00Z"/>
              </w:rPr>
            </w:pPr>
            <w:ins w:id="13937" w:author="김은수" w:date="2026-10-01T12:05:00Z" w16du:dateUtc="2026-10-01T03:05:00Z">
              <w:r>
                <w:t>관련 함수</w:t>
              </w:r>
            </w:ins>
          </w:p>
        </w:tc>
        <w:tc>
          <w:tcPr>
            <w:tcW w:w="7512" w:type="dxa"/>
            <w:tcPrChange w:id="13938" w:author="김은수" w:date="2026-10-01T03:22:00Z">
              <w:tcPr>
                <w:tcW w:w="7512" w:type="dxa"/>
              </w:tcPr>
            </w:tcPrChange>
          </w:tcPr>
          <w:p w14:paraId="60AD90BA" w14:textId="77777777" w:rsidR="00084C76" w:rsidRPr="00E00010" w:rsidRDefault="00084C76">
            <w:pPr>
              <w:pStyle w:val="TDCf"/>
              <w:cnfStyle w:val="000000000000" w:firstRow="0" w:lastRow="0" w:firstColumn="0" w:lastColumn="0" w:oddVBand="0" w:evenVBand="0" w:oddHBand="0" w:evenHBand="0" w:firstRowFirstColumn="0" w:firstRowLastColumn="0" w:lastRowFirstColumn="0" w:lastRowLastColumn="0"/>
              <w:rPr>
                <w:ins w:id="13939" w:author="김은수" w:date="2026-10-01T12:05:00Z" w16du:dateUtc="2026-10-01T03:05:00Z"/>
                <w:lang w:val="en-US"/>
                <w:rPrChange w:id="13940" w:author="김은수" w:date="2026-10-01T13:46:00Z" w16du:dateUtc="2026-10-01T04:46:00Z">
                  <w:rPr>
                    <w:ins w:id="13941" w:author="김은수" w:date="2026-10-01T12:05:00Z" w16du:dateUtc="2026-10-01T03:05:00Z"/>
                  </w:rPr>
                </w:rPrChange>
              </w:rPr>
            </w:pPr>
            <w:ins w:id="13942" w:author="김은수" w:date="2026-10-01T12:05:00Z" w16du:dateUtc="2026-10-01T03:05:00Z">
              <w:r w:rsidRPr="00E00010">
                <w:rPr>
                  <w:lang w:val="en-US"/>
                  <w:rPrChange w:id="13943" w:author="김은수" w:date="2026-10-01T13:46:00Z" w16du:dateUtc="2026-10-01T04:46:00Z">
                    <w:rPr/>
                  </w:rPrChange>
                </w:rPr>
                <w:t>write_FPGA_clear_FIFO, read_FPGA_version, read_FPGA_systemError_Flag, read_FPGA_backtelError_Flag / check_FPGA_PCM_Error, check_FPGA_FIFO_empty, read_FPGA_backtel_FIFO</w:t>
              </w:r>
            </w:ins>
          </w:p>
        </w:tc>
      </w:tr>
      <w:tr w:rsidR="00084C76" w14:paraId="377C9AA7" w14:textId="77777777" w:rsidTr="002D2A1B">
        <w:trPr>
          <w:cantSplit/>
          <w:ins w:id="13944" w:author="김은수" w:date="2026-10-01T12:05:00Z"/>
          <w:trPrChange w:id="13945"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3946" w:author="김은수" w:date="2026-10-01T03:22:00Z">
              <w:tcPr>
                <w:tcW w:w="1304" w:type="dxa"/>
              </w:tcPr>
            </w:tcPrChange>
          </w:tcPr>
          <w:p w14:paraId="0149E36E" w14:textId="77777777" w:rsidR="00084C76" w:rsidRDefault="00084C76">
            <w:pPr>
              <w:pStyle w:val="TDCe"/>
              <w:rPr>
                <w:ins w:id="13947" w:author="김은수" w:date="2026-10-01T12:05:00Z" w16du:dateUtc="2026-10-01T03:05:00Z"/>
              </w:rPr>
            </w:pPr>
            <w:ins w:id="13948" w:author="김은수" w:date="2026-10-01T12:05:00Z" w16du:dateUtc="2026-10-01T03:05:00Z">
              <w:r>
                <w:t>동작 조건</w:t>
              </w:r>
            </w:ins>
          </w:p>
        </w:tc>
        <w:tc>
          <w:tcPr>
            <w:tcW w:w="7512" w:type="dxa"/>
            <w:tcPrChange w:id="13949" w:author="김은수" w:date="2026-10-01T03:22:00Z">
              <w:tcPr>
                <w:tcW w:w="7512" w:type="dxa"/>
              </w:tcPr>
            </w:tcPrChange>
          </w:tcPr>
          <w:p w14:paraId="0AA6AE62"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3950" w:author="김은수" w:date="2026-10-01T12:05:00Z" w16du:dateUtc="2026-10-01T03:05:00Z"/>
              </w:rPr>
            </w:pPr>
            <w:ins w:id="13951" w:author="김은수" w:date="2026-10-01T12:05:00Z" w16du:dateUtc="2026-10-01T03:05:00Z">
              <w:r>
                <w:t>버전, PCM 오류, 역방향 통신 오류, FIFO 빈 상태가 각각 올바른 필드로 해석되어야 한다.</w:t>
              </w:r>
            </w:ins>
          </w:p>
        </w:tc>
      </w:tr>
    </w:tbl>
    <w:p w14:paraId="4245CEB9" w14:textId="77777777" w:rsidR="00084C76" w:rsidRDefault="00084C76">
      <w:pPr>
        <w:pStyle w:val="TDC40"/>
        <w:spacing w:after="0"/>
        <w:rPr>
          <w:ins w:id="13952" w:author="김은수" w:date="2026-10-01T12:05:00Z" w16du:dateUtc="2026-10-01T03:05:00Z"/>
        </w:rPr>
        <w:pPrChange w:id="13953" w:author="김은수" w:date="2026-10-01T03:22:00Z">
          <w:pPr>
            <w:pStyle w:val="TDC40"/>
          </w:pPr>
        </w:pPrChange>
      </w:pPr>
    </w:p>
    <w:p w14:paraId="0B186D78" w14:textId="77777777" w:rsidR="00697371" w:rsidRPr="00E00010" w:rsidRDefault="00220104">
      <w:pPr>
        <w:pStyle w:val="TDC4"/>
        <w:rPr>
          <w:ins w:id="13954" w:author="김은수" w:date="2026-09-30T15:44:00Z" w16du:dateUtc="2026-09-30T06:44:00Z"/>
        </w:rPr>
        <w:pPrChange w:id="13955" w:author="김은수" w:date="2026-10-01T01:11:00Z">
          <w:pPr>
            <w:pStyle w:val="4"/>
            <w:numPr>
              <w:ilvl w:val="3"/>
              <w:numId w:val="7"/>
            </w:numPr>
            <w:tabs>
              <w:tab w:val="num" w:pos="1134"/>
            </w:tabs>
            <w:ind w:left="1200" w:hanging="400"/>
          </w:pPr>
        </w:pPrChange>
      </w:pPr>
      <w:ins w:id="13956" w:author="김은수" w:date="2026-09-30T15:44:00Z" w16du:dateUtc="2026-09-30T06:44:00Z">
        <w:r>
          <w:t>SU-ID-CM3-037, 펄스폭과 역방향 통신 설정</w:t>
        </w:r>
      </w:ins>
    </w:p>
    <w:p w14:paraId="432C5B67" w14:textId="77777777" w:rsidR="00084C76" w:rsidRDefault="00084C76">
      <w:pPr>
        <w:pStyle w:val="TDC40"/>
        <w:keepNext/>
        <w:rPr>
          <w:ins w:id="13957" w:author="김은수" w:date="2026-10-01T12:05:00Z" w16du:dateUtc="2026-10-01T03:05:00Z"/>
        </w:rPr>
        <w:pPrChange w:id="13958" w:author="김은수" w:date="2026-10-01T03:22:00Z">
          <w:pPr>
            <w:pStyle w:val="TDC40"/>
          </w:pPr>
        </w:pPrChange>
      </w:pPr>
      <w:ins w:id="13959" w:author="김은수" w:date="2026-10-01T12:05:00Z" w16du:dateUtc="2026-10-01T03:05:00Z">
        <w:r>
          <w:t>내부기 실행 단계에서 필요한 펄스 시간과 응답 형식을 설정한다.</w:t>
        </w:r>
      </w:ins>
    </w:p>
    <w:p w14:paraId="17BB4AD9" w14:textId="77777777" w:rsidR="00084C76" w:rsidRDefault="00084C76">
      <w:pPr>
        <w:pStyle w:val="TDC42"/>
        <w:rPr>
          <w:ins w:id="13960" w:author="김은수" w:date="2026-10-01T12:05:00Z" w16du:dateUtc="2026-10-01T03:05:00Z"/>
        </w:rPr>
      </w:pPr>
      <w:ins w:id="13961" w:author="김은수" w:date="2026-10-01T12:05:00Z" w16du:dateUtc="2026-10-01T03:05:00Z">
        <w:r>
          <w:t xml:space="preserve">표 </w:t>
        </w:r>
        <w:r>
          <w:fldChar w:fldCharType="begin"/>
        </w:r>
        <w:r>
          <w:instrText>SEQ 표 \* ARABIC</w:instrText>
        </w:r>
        <w:r>
          <w:fldChar w:fldCharType="separate"/>
        </w:r>
        <w:r>
          <w:t>166</w:t>
        </w:r>
        <w:r>
          <w:fldChar w:fldCharType="end"/>
        </w:r>
        <w:r>
          <w:t>. 펄스폭과 역방향 통신 설정 / 유닛 설계 내용</w:t>
        </w:r>
      </w:ins>
    </w:p>
    <w:tbl>
      <w:tblPr>
        <w:tblStyle w:val="TDC41"/>
        <w:tblW w:w="8816" w:type="dxa"/>
        <w:tblLayout w:type="fixed"/>
        <w:tblLook w:val="04A0" w:firstRow="1" w:lastRow="0" w:firstColumn="1" w:lastColumn="0" w:noHBand="0" w:noVBand="1"/>
        <w:tblPrChange w:id="13962"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13963">
          <w:tblGrid>
            <w:gridCol w:w="360"/>
            <w:gridCol w:w="360"/>
            <w:gridCol w:w="584"/>
            <w:gridCol w:w="7512"/>
          </w:tblGrid>
        </w:tblGridChange>
      </w:tblGrid>
      <w:tr w:rsidR="00084C76" w14:paraId="31D37098" w14:textId="77777777" w:rsidTr="0003495F">
        <w:trPr>
          <w:cnfStyle w:val="100000000000" w:firstRow="1" w:lastRow="0" w:firstColumn="0" w:lastColumn="0" w:oddVBand="0" w:evenVBand="0" w:oddHBand="0" w:evenHBand="0" w:firstRowFirstColumn="0" w:firstRowLastColumn="0" w:lastRowFirstColumn="0" w:lastRowLastColumn="0"/>
          <w:cantSplit/>
          <w:tblHeader/>
          <w:ins w:id="13964" w:author="김은수" w:date="2026-10-01T12:05:00Z"/>
          <w:trPrChange w:id="13965"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3966" w:author="김은수" w:date="2026-10-01T03:22:00Z">
              <w:tcPr>
                <w:tcW w:w="1304" w:type="dxa"/>
              </w:tcPr>
            </w:tcPrChange>
          </w:tcPr>
          <w:p w14:paraId="073324CD"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13967" w:author="김은수" w:date="2026-10-01T12:05:00Z" w16du:dateUtc="2026-10-01T03:05:00Z"/>
              </w:rPr>
            </w:pPr>
            <w:ins w:id="13968" w:author="김은수" w:date="2026-10-01T12:05:00Z" w16du:dateUtc="2026-10-01T03:05:00Z">
              <w:r>
                <w:t>항목</w:t>
              </w:r>
            </w:ins>
          </w:p>
        </w:tc>
        <w:tc>
          <w:tcPr>
            <w:tcW w:w="7512" w:type="dxa"/>
            <w:tcPrChange w:id="13969" w:author="김은수" w:date="2026-10-01T03:22:00Z">
              <w:tcPr>
                <w:tcW w:w="7512" w:type="dxa"/>
              </w:tcPr>
            </w:tcPrChange>
          </w:tcPr>
          <w:p w14:paraId="50178844"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13970" w:author="김은수" w:date="2026-10-01T12:05:00Z" w16du:dateUtc="2026-10-01T03:05:00Z"/>
              </w:rPr>
            </w:pPr>
            <w:ins w:id="13971" w:author="김은수" w:date="2026-10-01T12:05:00Z" w16du:dateUtc="2026-10-01T03:05:00Z">
              <w:r>
                <w:t>설계 내용</w:t>
              </w:r>
            </w:ins>
          </w:p>
        </w:tc>
      </w:tr>
      <w:tr w:rsidR="00084C76" w14:paraId="179BEB0C" w14:textId="77777777" w:rsidTr="0003495F">
        <w:trPr>
          <w:cantSplit/>
          <w:ins w:id="13972" w:author="김은수" w:date="2026-10-01T12:05:00Z"/>
          <w:trPrChange w:id="13973"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3974" w:author="김은수" w:date="2026-10-01T03:22:00Z">
              <w:tcPr>
                <w:tcW w:w="1304" w:type="dxa"/>
              </w:tcPr>
            </w:tcPrChange>
          </w:tcPr>
          <w:p w14:paraId="17935388" w14:textId="77777777" w:rsidR="00084C76" w:rsidRDefault="00084C76">
            <w:pPr>
              <w:pStyle w:val="TDCe"/>
              <w:rPr>
                <w:ins w:id="13975" w:author="김은수" w:date="2026-10-01T12:05:00Z" w16du:dateUtc="2026-10-01T03:05:00Z"/>
              </w:rPr>
            </w:pPr>
            <w:ins w:id="13976" w:author="김은수" w:date="2026-10-01T12:05:00Z" w16du:dateUtc="2026-10-01T03:05:00Z">
              <w:r>
                <w:t>입력</w:t>
              </w:r>
            </w:ins>
          </w:p>
        </w:tc>
        <w:tc>
          <w:tcPr>
            <w:tcW w:w="7512" w:type="dxa"/>
            <w:tcPrChange w:id="13977" w:author="김은수" w:date="2026-10-01T03:22:00Z">
              <w:tcPr>
                <w:tcW w:w="7512" w:type="dxa"/>
              </w:tcPr>
            </w:tcPrChange>
          </w:tcPr>
          <w:p w14:paraId="09F859DB"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3978" w:author="김은수" w:date="2026-10-01T12:05:00Z" w16du:dateUtc="2026-10-01T03:05:00Z"/>
              </w:rPr>
            </w:pPr>
            <w:ins w:id="13979" w:author="김은수" w:date="2026-10-01T12:05:00Z" w16du:dateUtc="2026-10-01T03:05:00Z">
              <w:r>
                <w:t>펄스폭/역방향 통신 모드 요청</w:t>
              </w:r>
            </w:ins>
          </w:p>
        </w:tc>
      </w:tr>
      <w:tr w:rsidR="00084C76" w14:paraId="1CA5A3CE" w14:textId="77777777" w:rsidTr="0003495F">
        <w:trPr>
          <w:cantSplit/>
          <w:ins w:id="13980" w:author="김은수" w:date="2026-10-01T12:05:00Z"/>
          <w:trPrChange w:id="13981"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3982" w:author="김은수" w:date="2026-10-01T03:22:00Z">
              <w:tcPr>
                <w:tcW w:w="1304" w:type="dxa"/>
              </w:tcPr>
            </w:tcPrChange>
          </w:tcPr>
          <w:p w14:paraId="5394DF95" w14:textId="77777777" w:rsidR="00084C76" w:rsidRDefault="00084C76">
            <w:pPr>
              <w:pStyle w:val="TDCe"/>
              <w:rPr>
                <w:ins w:id="13983" w:author="김은수" w:date="2026-10-01T12:05:00Z" w16du:dateUtc="2026-10-01T03:05:00Z"/>
              </w:rPr>
            </w:pPr>
            <w:ins w:id="13984" w:author="김은수" w:date="2026-10-01T12:05:00Z" w16du:dateUtc="2026-10-01T03:05:00Z">
              <w:r>
                <w:t>출력</w:t>
              </w:r>
            </w:ins>
          </w:p>
        </w:tc>
        <w:tc>
          <w:tcPr>
            <w:tcW w:w="7512" w:type="dxa"/>
            <w:tcPrChange w:id="13985" w:author="김은수" w:date="2026-10-01T03:22:00Z">
              <w:tcPr>
                <w:tcW w:w="7512" w:type="dxa"/>
              </w:tcPr>
            </w:tcPrChange>
          </w:tcPr>
          <w:p w14:paraId="11524820"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3986" w:author="김은수" w:date="2026-10-01T12:05:00Z" w16du:dateUtc="2026-10-01T03:05:00Z"/>
              </w:rPr>
            </w:pPr>
            <w:ins w:id="13987" w:author="김은수" w:date="2026-10-01T12:05:00Z" w16du:dateUtc="2026-10-01T03:05:00Z">
              <w:r>
                <w:t>내부기 제어 설정 및 전원 상태 조회</w:t>
              </w:r>
            </w:ins>
          </w:p>
        </w:tc>
      </w:tr>
      <w:tr w:rsidR="00084C76" w14:paraId="31460630" w14:textId="77777777" w:rsidTr="0003495F">
        <w:trPr>
          <w:cantSplit/>
          <w:ins w:id="13988" w:author="김은수" w:date="2026-10-01T12:05:00Z"/>
          <w:trPrChange w:id="13989"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3990" w:author="김은수" w:date="2026-10-01T03:22:00Z">
              <w:tcPr>
                <w:tcW w:w="1304" w:type="dxa"/>
              </w:tcPr>
            </w:tcPrChange>
          </w:tcPr>
          <w:p w14:paraId="1989E7CF" w14:textId="77777777" w:rsidR="00084C76" w:rsidRDefault="00084C76">
            <w:pPr>
              <w:pStyle w:val="TDCe"/>
              <w:rPr>
                <w:ins w:id="13991" w:author="김은수" w:date="2026-10-01T12:05:00Z" w16du:dateUtc="2026-10-01T03:05:00Z"/>
              </w:rPr>
            </w:pPr>
            <w:ins w:id="13992" w:author="김은수" w:date="2026-10-01T12:05:00Z" w16du:dateUtc="2026-10-01T03:05:00Z">
              <w:r>
                <w:lastRenderedPageBreak/>
                <w:t>처리</w:t>
              </w:r>
            </w:ins>
          </w:p>
        </w:tc>
        <w:tc>
          <w:tcPr>
            <w:tcW w:w="7512" w:type="dxa"/>
            <w:tcPrChange w:id="13993" w:author="김은수" w:date="2026-10-01T03:22:00Z">
              <w:tcPr>
                <w:tcW w:w="7512" w:type="dxa"/>
              </w:tcPr>
            </w:tcPrChange>
          </w:tcPr>
          <w:p w14:paraId="5A8EBF19"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3994" w:author="김은수" w:date="2026-10-01T12:05:00Z" w16du:dateUtc="2026-10-01T03:05:00Z"/>
              </w:rPr>
            </w:pPr>
            <w:ins w:id="13995" w:author="김은수" w:date="2026-10-01T12:05:00Z" w16du:dateUtc="2026-10-01T03:05:00Z">
              <w:r>
                <w:t>펄스폭을 변경하거나 최소값으로 초기화한다. 역방향 통신의 모드 설정/해제를 제공하며 내부기 전원 상태를 조회한다.</w:t>
              </w:r>
            </w:ins>
          </w:p>
        </w:tc>
      </w:tr>
    </w:tbl>
    <w:p w14:paraId="66682CB0" w14:textId="77777777" w:rsidR="00084C76" w:rsidRDefault="00084C76">
      <w:pPr>
        <w:pStyle w:val="TDC40"/>
        <w:spacing w:after="0"/>
        <w:rPr>
          <w:ins w:id="13996" w:author="김은수" w:date="2026-10-01T12:05:00Z" w16du:dateUtc="2026-10-01T03:05:00Z"/>
        </w:rPr>
        <w:pPrChange w:id="13997" w:author="김은수" w:date="2026-10-01T03:22:00Z">
          <w:pPr>
            <w:pStyle w:val="TDC40"/>
          </w:pPr>
        </w:pPrChange>
      </w:pPr>
    </w:p>
    <w:p w14:paraId="45874031" w14:textId="77777777" w:rsidR="00084C76" w:rsidRDefault="00084C76">
      <w:pPr>
        <w:pStyle w:val="TDC42"/>
        <w:rPr>
          <w:ins w:id="13998" w:author="김은수" w:date="2026-10-01T12:05:00Z" w16du:dateUtc="2026-10-01T03:05:00Z"/>
        </w:rPr>
      </w:pPr>
      <w:ins w:id="13999" w:author="김은수" w:date="2026-10-01T12:05:00Z" w16du:dateUtc="2026-10-01T03:05:00Z">
        <w:r>
          <w:t xml:space="preserve">표 </w:t>
        </w:r>
        <w:r>
          <w:fldChar w:fldCharType="begin"/>
        </w:r>
        <w:r>
          <w:instrText>SEQ 표 \* ARABIC</w:instrText>
        </w:r>
        <w:r>
          <w:fldChar w:fldCharType="separate"/>
        </w:r>
        <w:r>
          <w:t>167</w:t>
        </w:r>
        <w:r>
          <w:fldChar w:fldCharType="end"/>
        </w:r>
        <w:r>
          <w:t>. 펄스폭과 역방향 통신 설정 / 구현 조건</w:t>
        </w:r>
      </w:ins>
    </w:p>
    <w:tbl>
      <w:tblPr>
        <w:tblStyle w:val="TDC41"/>
        <w:tblW w:w="8816" w:type="dxa"/>
        <w:tblLayout w:type="fixed"/>
        <w:tblLook w:val="04A0" w:firstRow="1" w:lastRow="0" w:firstColumn="1" w:lastColumn="0" w:noHBand="0" w:noVBand="1"/>
        <w:tblPrChange w:id="14000"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14001">
          <w:tblGrid>
            <w:gridCol w:w="360"/>
            <w:gridCol w:w="360"/>
            <w:gridCol w:w="584"/>
            <w:gridCol w:w="7512"/>
          </w:tblGrid>
        </w:tblGridChange>
      </w:tblGrid>
      <w:tr w:rsidR="00084C76" w14:paraId="45494CAC" w14:textId="77777777" w:rsidTr="0003495F">
        <w:trPr>
          <w:cnfStyle w:val="100000000000" w:firstRow="1" w:lastRow="0" w:firstColumn="0" w:lastColumn="0" w:oddVBand="0" w:evenVBand="0" w:oddHBand="0" w:evenHBand="0" w:firstRowFirstColumn="0" w:firstRowLastColumn="0" w:lastRowFirstColumn="0" w:lastRowLastColumn="0"/>
          <w:cantSplit/>
          <w:tblHeader/>
          <w:ins w:id="14002" w:author="김은수" w:date="2026-10-01T12:05:00Z"/>
          <w:trPrChange w:id="14003"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4004" w:author="김은수" w:date="2026-10-01T03:22:00Z">
              <w:tcPr>
                <w:tcW w:w="1304" w:type="dxa"/>
              </w:tcPr>
            </w:tcPrChange>
          </w:tcPr>
          <w:p w14:paraId="70B672FC"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14005" w:author="김은수" w:date="2026-10-01T12:05:00Z" w16du:dateUtc="2026-10-01T03:05:00Z"/>
              </w:rPr>
            </w:pPr>
            <w:ins w:id="14006" w:author="김은수" w:date="2026-10-01T12:05:00Z" w16du:dateUtc="2026-10-01T03:05:00Z">
              <w:r>
                <w:t>구분</w:t>
              </w:r>
            </w:ins>
          </w:p>
        </w:tc>
        <w:tc>
          <w:tcPr>
            <w:tcW w:w="7512" w:type="dxa"/>
            <w:tcPrChange w:id="14007" w:author="김은수" w:date="2026-10-01T03:22:00Z">
              <w:tcPr>
                <w:tcW w:w="7512" w:type="dxa"/>
              </w:tcPr>
            </w:tcPrChange>
          </w:tcPr>
          <w:p w14:paraId="22662FED"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14008" w:author="김은수" w:date="2026-10-01T12:05:00Z" w16du:dateUtc="2026-10-01T03:05:00Z"/>
              </w:rPr>
            </w:pPr>
            <w:ins w:id="14009" w:author="김은수" w:date="2026-10-01T12:05:00Z" w16du:dateUtc="2026-10-01T03:05:00Z">
              <w:r>
                <w:t>구현 조건</w:t>
              </w:r>
            </w:ins>
          </w:p>
        </w:tc>
      </w:tr>
      <w:tr w:rsidR="00084C76" w14:paraId="2A604E26" w14:textId="77777777" w:rsidTr="0003495F">
        <w:trPr>
          <w:cantSplit/>
          <w:ins w:id="14010" w:author="김은수" w:date="2026-10-01T12:05:00Z"/>
          <w:trPrChange w:id="14011"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4012" w:author="김은수" w:date="2026-10-01T03:22:00Z">
              <w:tcPr>
                <w:tcW w:w="1304" w:type="dxa"/>
              </w:tcPr>
            </w:tcPrChange>
          </w:tcPr>
          <w:p w14:paraId="280F3774" w14:textId="77777777" w:rsidR="00084C76" w:rsidRDefault="00084C76">
            <w:pPr>
              <w:pStyle w:val="TDCe"/>
              <w:rPr>
                <w:ins w:id="14013" w:author="김은수" w:date="2026-10-01T12:05:00Z" w16du:dateUtc="2026-10-01T03:05:00Z"/>
              </w:rPr>
            </w:pPr>
            <w:ins w:id="14014" w:author="김은수" w:date="2026-10-01T12:05:00Z" w16du:dateUtc="2026-10-01T03:05:00Z">
              <w:r>
                <w:t>관련 함수</w:t>
              </w:r>
            </w:ins>
          </w:p>
        </w:tc>
        <w:tc>
          <w:tcPr>
            <w:tcW w:w="7512" w:type="dxa"/>
            <w:tcPrChange w:id="14015" w:author="김은수" w:date="2026-10-01T03:22:00Z">
              <w:tcPr>
                <w:tcW w:w="7512" w:type="dxa"/>
              </w:tcPr>
            </w:tcPrChange>
          </w:tcPr>
          <w:p w14:paraId="6ACF363A" w14:textId="77777777" w:rsidR="00084C76" w:rsidRPr="00E00010" w:rsidRDefault="00084C76">
            <w:pPr>
              <w:pStyle w:val="TDCf"/>
              <w:cnfStyle w:val="000000000000" w:firstRow="0" w:lastRow="0" w:firstColumn="0" w:lastColumn="0" w:oddVBand="0" w:evenVBand="0" w:oddHBand="0" w:evenHBand="0" w:firstRowFirstColumn="0" w:firstRowLastColumn="0" w:lastRowFirstColumn="0" w:lastRowLastColumn="0"/>
              <w:rPr>
                <w:ins w:id="14016" w:author="김은수" w:date="2026-10-01T12:05:00Z" w16du:dateUtc="2026-10-01T03:05:00Z"/>
                <w:lang w:val="en-US"/>
                <w:rPrChange w:id="14017" w:author="김은수" w:date="2026-10-01T13:46:00Z" w16du:dateUtc="2026-10-01T04:46:00Z">
                  <w:rPr>
                    <w:ins w:id="14018" w:author="김은수" w:date="2026-10-01T12:05:00Z" w16du:dateUtc="2026-10-01T03:05:00Z"/>
                  </w:rPr>
                </w:rPrChange>
              </w:rPr>
            </w:pPr>
            <w:ins w:id="14019" w:author="김은수" w:date="2026-10-01T12:05:00Z" w16du:dateUtc="2026-10-01T03:05:00Z">
              <w:r w:rsidRPr="00E00010">
                <w:rPr>
                  <w:lang w:val="en-US"/>
                  <w:rPrChange w:id="14020" w:author="김은수" w:date="2026-10-01T13:46:00Z" w16du:dateUtc="2026-10-01T04:46:00Z">
                    <w:rPr/>
                  </w:rPrChange>
                </w:rPr>
                <w:t>chang_PulseWidth, chang_PulseWidth_minimum, change_8BitBacktel_mode, disable_Backtel / read_isd_Power_State</w:t>
              </w:r>
            </w:ins>
          </w:p>
        </w:tc>
      </w:tr>
      <w:tr w:rsidR="00084C76" w14:paraId="5536C4ED" w14:textId="77777777" w:rsidTr="0003495F">
        <w:trPr>
          <w:cantSplit/>
          <w:ins w:id="14021" w:author="김은수" w:date="2026-10-01T12:05:00Z"/>
          <w:trPrChange w:id="14022"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4023" w:author="김은수" w:date="2026-10-01T03:22:00Z">
              <w:tcPr>
                <w:tcW w:w="1304" w:type="dxa"/>
              </w:tcPr>
            </w:tcPrChange>
          </w:tcPr>
          <w:p w14:paraId="4BA2E40B" w14:textId="77777777" w:rsidR="00084C76" w:rsidRDefault="00084C76">
            <w:pPr>
              <w:pStyle w:val="TDCe"/>
              <w:rPr>
                <w:ins w:id="14024" w:author="김은수" w:date="2026-10-01T12:05:00Z" w16du:dateUtc="2026-10-01T03:05:00Z"/>
              </w:rPr>
            </w:pPr>
            <w:ins w:id="14025" w:author="김은수" w:date="2026-10-01T12:05:00Z" w16du:dateUtc="2026-10-01T03:05:00Z">
              <w:r>
                <w:t>동작 조건</w:t>
              </w:r>
            </w:ins>
          </w:p>
        </w:tc>
        <w:tc>
          <w:tcPr>
            <w:tcW w:w="7512" w:type="dxa"/>
            <w:tcPrChange w:id="14026" w:author="김은수" w:date="2026-10-01T03:22:00Z">
              <w:tcPr>
                <w:tcW w:w="7512" w:type="dxa"/>
              </w:tcPr>
            </w:tcPrChange>
          </w:tcPr>
          <w:p w14:paraId="4313447A"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4027" w:author="김은수" w:date="2026-10-01T12:05:00Z" w16du:dateUtc="2026-10-01T03:05:00Z"/>
              </w:rPr>
            </w:pPr>
            <w:ins w:id="14028" w:author="김은수" w:date="2026-10-01T12:05:00Z" w16du:dateUtc="2026-10-01T03:05:00Z">
              <w:r>
                <w:t>각 요청이 대응 레지스터 필드에 반영되어야 하며 모드 해제 시 이전 활성 비트가 남지 않아야 한다.</w:t>
              </w:r>
            </w:ins>
          </w:p>
        </w:tc>
      </w:tr>
    </w:tbl>
    <w:p w14:paraId="312D9250" w14:textId="77777777" w:rsidR="00084C76" w:rsidRDefault="00084C76">
      <w:pPr>
        <w:pStyle w:val="TDC40"/>
        <w:spacing w:after="0"/>
        <w:rPr>
          <w:ins w:id="14029" w:author="김은수" w:date="2026-10-01T12:05:00Z" w16du:dateUtc="2026-10-01T03:05:00Z"/>
        </w:rPr>
        <w:pPrChange w:id="14030" w:author="김은수" w:date="2026-10-01T03:22:00Z">
          <w:pPr>
            <w:pStyle w:val="TDC40"/>
          </w:pPr>
        </w:pPrChange>
      </w:pPr>
    </w:p>
    <w:p w14:paraId="3C52D537" w14:textId="77777777" w:rsidR="00697371" w:rsidRPr="00E00010" w:rsidRDefault="00220104">
      <w:pPr>
        <w:pStyle w:val="TDC4"/>
        <w:rPr>
          <w:ins w:id="14031" w:author="김은수" w:date="2026-09-30T15:44:00Z" w16du:dateUtc="2026-09-30T06:44:00Z"/>
        </w:rPr>
        <w:pPrChange w:id="14032" w:author="김은수" w:date="2026-10-01T01:11:00Z">
          <w:pPr>
            <w:pStyle w:val="4"/>
            <w:numPr>
              <w:ilvl w:val="3"/>
              <w:numId w:val="7"/>
            </w:numPr>
            <w:tabs>
              <w:tab w:val="num" w:pos="1134"/>
            </w:tabs>
            <w:ind w:left="1200" w:hanging="400"/>
          </w:pPr>
        </w:pPrChange>
      </w:pPr>
      <w:ins w:id="14033" w:author="김은수" w:date="2026-09-30T15:44:00Z" w16du:dateUtc="2026-09-30T06:44:00Z">
        <w:r>
          <w:t>SU-ID-CM3-038, 주 송신 PMIC 접근</w:t>
        </w:r>
      </w:ins>
    </w:p>
    <w:p w14:paraId="50CA63C4" w14:textId="77777777" w:rsidR="00084C76" w:rsidRDefault="00084C76">
      <w:pPr>
        <w:pStyle w:val="TDC40"/>
        <w:keepNext/>
        <w:rPr>
          <w:ins w:id="14034" w:author="김은수" w:date="2026-10-01T12:05:00Z" w16du:dateUtc="2026-10-01T03:05:00Z"/>
        </w:rPr>
        <w:pPrChange w:id="14035" w:author="김은수" w:date="2026-10-01T03:22:00Z">
          <w:pPr>
            <w:pStyle w:val="TDC40"/>
          </w:pPr>
        </w:pPrChange>
      </w:pPr>
      <w:ins w:id="14036" w:author="김은수" w:date="2026-10-01T12:05:00Z" w16du:dateUtc="2026-10-01T03:05:00Z">
        <w:r>
          <w:t>송신 전원 소자의 레지스터 접근을 내부기 제어에서 공통으로 사용한다.</w:t>
        </w:r>
      </w:ins>
    </w:p>
    <w:p w14:paraId="7F62264C" w14:textId="77777777" w:rsidR="00084C76" w:rsidRDefault="00084C76">
      <w:pPr>
        <w:pStyle w:val="TDC42"/>
        <w:rPr>
          <w:ins w:id="14037" w:author="김은수" w:date="2026-10-01T12:05:00Z" w16du:dateUtc="2026-10-01T03:05:00Z"/>
        </w:rPr>
      </w:pPr>
      <w:ins w:id="14038" w:author="김은수" w:date="2026-10-01T12:05:00Z" w16du:dateUtc="2026-10-01T03:05:00Z">
        <w:r>
          <w:t xml:space="preserve">표 </w:t>
        </w:r>
        <w:r>
          <w:fldChar w:fldCharType="begin"/>
        </w:r>
        <w:r>
          <w:instrText>SEQ 표 \* ARABIC</w:instrText>
        </w:r>
        <w:r>
          <w:fldChar w:fldCharType="separate"/>
        </w:r>
        <w:r>
          <w:t>168</w:t>
        </w:r>
        <w:r>
          <w:fldChar w:fldCharType="end"/>
        </w:r>
        <w:r>
          <w:t>. 주 송신 PMIC 접근 / 유닛 설계 내용</w:t>
        </w:r>
      </w:ins>
    </w:p>
    <w:tbl>
      <w:tblPr>
        <w:tblStyle w:val="TDC41"/>
        <w:tblW w:w="8816" w:type="dxa"/>
        <w:tblLayout w:type="fixed"/>
        <w:tblLook w:val="04A0" w:firstRow="1" w:lastRow="0" w:firstColumn="1" w:lastColumn="0" w:noHBand="0" w:noVBand="1"/>
        <w:tblPrChange w:id="14039"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14040">
          <w:tblGrid>
            <w:gridCol w:w="360"/>
            <w:gridCol w:w="360"/>
            <w:gridCol w:w="584"/>
            <w:gridCol w:w="7512"/>
          </w:tblGrid>
        </w:tblGridChange>
      </w:tblGrid>
      <w:tr w:rsidR="00084C76" w14:paraId="78F10987" w14:textId="77777777" w:rsidTr="00DA0FDD">
        <w:trPr>
          <w:cnfStyle w:val="100000000000" w:firstRow="1" w:lastRow="0" w:firstColumn="0" w:lastColumn="0" w:oddVBand="0" w:evenVBand="0" w:oddHBand="0" w:evenHBand="0" w:firstRowFirstColumn="0" w:firstRowLastColumn="0" w:lastRowFirstColumn="0" w:lastRowLastColumn="0"/>
          <w:cantSplit/>
          <w:tblHeader/>
          <w:ins w:id="14041" w:author="김은수" w:date="2026-10-01T12:05:00Z"/>
          <w:trPrChange w:id="14042"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4043" w:author="김은수" w:date="2026-10-01T03:22:00Z">
              <w:tcPr>
                <w:tcW w:w="1304" w:type="dxa"/>
              </w:tcPr>
            </w:tcPrChange>
          </w:tcPr>
          <w:p w14:paraId="7364387A"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14044" w:author="김은수" w:date="2026-10-01T12:05:00Z" w16du:dateUtc="2026-10-01T03:05:00Z"/>
              </w:rPr>
            </w:pPr>
            <w:ins w:id="14045" w:author="김은수" w:date="2026-10-01T12:05:00Z" w16du:dateUtc="2026-10-01T03:05:00Z">
              <w:r>
                <w:t>항목</w:t>
              </w:r>
            </w:ins>
          </w:p>
        </w:tc>
        <w:tc>
          <w:tcPr>
            <w:tcW w:w="7512" w:type="dxa"/>
            <w:tcPrChange w:id="14046" w:author="김은수" w:date="2026-10-01T03:22:00Z">
              <w:tcPr>
                <w:tcW w:w="7512" w:type="dxa"/>
              </w:tcPr>
            </w:tcPrChange>
          </w:tcPr>
          <w:p w14:paraId="66D79EB9"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14047" w:author="김은수" w:date="2026-10-01T12:05:00Z" w16du:dateUtc="2026-10-01T03:05:00Z"/>
              </w:rPr>
            </w:pPr>
            <w:ins w:id="14048" w:author="김은수" w:date="2026-10-01T12:05:00Z" w16du:dateUtc="2026-10-01T03:05:00Z">
              <w:r>
                <w:t>설계 내용</w:t>
              </w:r>
            </w:ins>
          </w:p>
        </w:tc>
      </w:tr>
      <w:tr w:rsidR="00084C76" w14:paraId="1FF22530" w14:textId="77777777" w:rsidTr="00DA0FDD">
        <w:trPr>
          <w:cantSplit/>
          <w:ins w:id="14049" w:author="김은수" w:date="2026-10-01T12:05:00Z"/>
          <w:trPrChange w:id="14050"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4051" w:author="김은수" w:date="2026-10-01T03:22:00Z">
              <w:tcPr>
                <w:tcW w:w="1304" w:type="dxa"/>
              </w:tcPr>
            </w:tcPrChange>
          </w:tcPr>
          <w:p w14:paraId="52077694" w14:textId="77777777" w:rsidR="00084C76" w:rsidRDefault="00084C76">
            <w:pPr>
              <w:pStyle w:val="TDCe"/>
              <w:rPr>
                <w:ins w:id="14052" w:author="김은수" w:date="2026-10-01T12:05:00Z" w16du:dateUtc="2026-10-01T03:05:00Z"/>
              </w:rPr>
            </w:pPr>
            <w:ins w:id="14053" w:author="김은수" w:date="2026-10-01T12:05:00Z" w16du:dateUtc="2026-10-01T03:05:00Z">
              <w:r>
                <w:t>입력</w:t>
              </w:r>
            </w:ins>
          </w:p>
        </w:tc>
        <w:tc>
          <w:tcPr>
            <w:tcW w:w="7512" w:type="dxa"/>
            <w:tcPrChange w:id="14054" w:author="김은수" w:date="2026-10-01T03:22:00Z">
              <w:tcPr>
                <w:tcW w:w="7512" w:type="dxa"/>
              </w:tcPr>
            </w:tcPrChange>
          </w:tcPr>
          <w:p w14:paraId="035CF365"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4055" w:author="김은수" w:date="2026-10-01T12:05:00Z" w16du:dateUtc="2026-10-01T03:05:00Z"/>
              </w:rPr>
            </w:pPr>
            <w:ins w:id="14056" w:author="김은수" w:date="2026-10-01T12:05:00Z" w16du:dateUtc="2026-10-01T03:05:00Z">
              <w:r>
                <w:t>PMIC 주소/레지스터/데이터와 리셋 요청</w:t>
              </w:r>
            </w:ins>
          </w:p>
        </w:tc>
      </w:tr>
      <w:tr w:rsidR="00084C76" w14:paraId="0C07EB24" w14:textId="77777777" w:rsidTr="00DA0FDD">
        <w:trPr>
          <w:cantSplit/>
          <w:ins w:id="14057" w:author="김은수" w:date="2026-10-01T12:05:00Z"/>
          <w:trPrChange w:id="14058"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4059" w:author="김은수" w:date="2026-10-01T03:22:00Z">
              <w:tcPr>
                <w:tcW w:w="1304" w:type="dxa"/>
              </w:tcPr>
            </w:tcPrChange>
          </w:tcPr>
          <w:p w14:paraId="27895E75" w14:textId="77777777" w:rsidR="00084C76" w:rsidRDefault="00084C76">
            <w:pPr>
              <w:pStyle w:val="TDCe"/>
              <w:rPr>
                <w:ins w:id="14060" w:author="김은수" w:date="2026-10-01T12:05:00Z" w16du:dateUtc="2026-10-01T03:05:00Z"/>
              </w:rPr>
            </w:pPr>
            <w:ins w:id="14061" w:author="김은수" w:date="2026-10-01T12:05:00Z" w16du:dateUtc="2026-10-01T03:05:00Z">
              <w:r>
                <w:t>출력</w:t>
              </w:r>
            </w:ins>
          </w:p>
        </w:tc>
        <w:tc>
          <w:tcPr>
            <w:tcW w:w="7512" w:type="dxa"/>
            <w:tcPrChange w:id="14062" w:author="김은수" w:date="2026-10-01T03:22:00Z">
              <w:tcPr>
                <w:tcW w:w="7512" w:type="dxa"/>
              </w:tcPr>
            </w:tcPrChange>
          </w:tcPr>
          <w:p w14:paraId="5BF974EF"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4063" w:author="김은수" w:date="2026-10-01T12:05:00Z" w16du:dateUtc="2026-10-01T03:05:00Z"/>
              </w:rPr>
            </w:pPr>
            <w:ins w:id="14064" w:author="김은수" w:date="2026-10-01T12:05:00Z" w16du:dateUtc="2026-10-01T03:05:00Z">
              <w:r>
                <w:t>I2C 쓰기/읽기 결과와 리셋 상태</w:t>
              </w:r>
            </w:ins>
          </w:p>
        </w:tc>
      </w:tr>
      <w:tr w:rsidR="00084C76" w14:paraId="5F2E21F8" w14:textId="77777777" w:rsidTr="00DA0FDD">
        <w:trPr>
          <w:cantSplit/>
          <w:ins w:id="14065" w:author="김은수" w:date="2026-10-01T12:05:00Z"/>
          <w:trPrChange w:id="14066"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4067" w:author="김은수" w:date="2026-10-01T03:22:00Z">
              <w:tcPr>
                <w:tcW w:w="1304" w:type="dxa"/>
              </w:tcPr>
            </w:tcPrChange>
          </w:tcPr>
          <w:p w14:paraId="26D4704A" w14:textId="77777777" w:rsidR="00084C76" w:rsidRDefault="00084C76">
            <w:pPr>
              <w:pStyle w:val="TDCe"/>
              <w:rPr>
                <w:ins w:id="14068" w:author="김은수" w:date="2026-10-01T12:05:00Z" w16du:dateUtc="2026-10-01T03:05:00Z"/>
              </w:rPr>
            </w:pPr>
            <w:ins w:id="14069" w:author="김은수" w:date="2026-10-01T12:05:00Z" w16du:dateUtc="2026-10-01T03:05:00Z">
              <w:r>
                <w:t>처리</w:t>
              </w:r>
            </w:ins>
          </w:p>
        </w:tc>
        <w:tc>
          <w:tcPr>
            <w:tcW w:w="7512" w:type="dxa"/>
            <w:tcPrChange w:id="14070" w:author="김은수" w:date="2026-10-01T03:22:00Z">
              <w:tcPr>
                <w:tcW w:w="7512" w:type="dxa"/>
              </w:tcPr>
            </w:tcPrChange>
          </w:tcPr>
          <w:p w14:paraId="3EE480CE"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4071" w:author="김은수" w:date="2026-10-01T12:05:00Z" w16du:dateUtc="2026-10-01T03:05:00Z"/>
              </w:rPr>
            </w:pPr>
            <w:ins w:id="14072" w:author="김은수" w:date="2026-10-01T12:05:00Z" w16du:dateUtc="2026-10-01T03:05:00Z">
              <w:r>
                <w:t>레지스터 쓰기/읽기를 I2C 전송에 연결하고 리셋 함수를 제공한다. 읽기 데이터와 전송 성공 상태를 구분한다.</w:t>
              </w:r>
            </w:ins>
          </w:p>
        </w:tc>
      </w:tr>
    </w:tbl>
    <w:p w14:paraId="07DA1DB6" w14:textId="77777777" w:rsidR="00084C76" w:rsidRDefault="00084C76">
      <w:pPr>
        <w:pStyle w:val="TDC40"/>
        <w:spacing w:after="0"/>
        <w:rPr>
          <w:ins w:id="14073" w:author="김은수" w:date="2026-10-01T12:05:00Z" w16du:dateUtc="2026-10-01T03:05:00Z"/>
        </w:rPr>
        <w:pPrChange w:id="14074" w:author="김은수" w:date="2026-10-01T03:22:00Z">
          <w:pPr>
            <w:pStyle w:val="TDC40"/>
          </w:pPr>
        </w:pPrChange>
      </w:pPr>
    </w:p>
    <w:p w14:paraId="55B270D5" w14:textId="77777777" w:rsidR="00084C76" w:rsidRDefault="00084C76">
      <w:pPr>
        <w:pStyle w:val="TDC42"/>
        <w:rPr>
          <w:ins w:id="14075" w:author="김은수" w:date="2026-10-01T12:05:00Z" w16du:dateUtc="2026-10-01T03:05:00Z"/>
        </w:rPr>
      </w:pPr>
      <w:ins w:id="14076" w:author="김은수" w:date="2026-10-01T12:05:00Z" w16du:dateUtc="2026-10-01T03:05:00Z">
        <w:r>
          <w:t xml:space="preserve">표 </w:t>
        </w:r>
        <w:r>
          <w:fldChar w:fldCharType="begin"/>
        </w:r>
        <w:r>
          <w:instrText>SEQ 표 \* ARABIC</w:instrText>
        </w:r>
        <w:r>
          <w:fldChar w:fldCharType="separate"/>
        </w:r>
        <w:r>
          <w:t>169</w:t>
        </w:r>
        <w:r>
          <w:fldChar w:fldCharType="end"/>
        </w:r>
        <w:r>
          <w:t>. 주 송신 PMIC 접근 / 구현 조건</w:t>
        </w:r>
      </w:ins>
    </w:p>
    <w:tbl>
      <w:tblPr>
        <w:tblStyle w:val="TDC41"/>
        <w:tblW w:w="8816" w:type="dxa"/>
        <w:tblLayout w:type="fixed"/>
        <w:tblLook w:val="04A0" w:firstRow="1" w:lastRow="0" w:firstColumn="1" w:lastColumn="0" w:noHBand="0" w:noVBand="1"/>
        <w:tblPrChange w:id="14077"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14078">
          <w:tblGrid>
            <w:gridCol w:w="360"/>
            <w:gridCol w:w="360"/>
            <w:gridCol w:w="584"/>
            <w:gridCol w:w="7512"/>
          </w:tblGrid>
        </w:tblGridChange>
      </w:tblGrid>
      <w:tr w:rsidR="00084C76" w14:paraId="2E524884" w14:textId="77777777" w:rsidTr="00DA0FDD">
        <w:trPr>
          <w:cnfStyle w:val="100000000000" w:firstRow="1" w:lastRow="0" w:firstColumn="0" w:lastColumn="0" w:oddVBand="0" w:evenVBand="0" w:oddHBand="0" w:evenHBand="0" w:firstRowFirstColumn="0" w:firstRowLastColumn="0" w:lastRowFirstColumn="0" w:lastRowLastColumn="0"/>
          <w:cantSplit/>
          <w:tblHeader/>
          <w:ins w:id="14079" w:author="김은수" w:date="2026-10-01T12:05:00Z"/>
          <w:trPrChange w:id="14080"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4081" w:author="김은수" w:date="2026-10-01T03:22:00Z">
              <w:tcPr>
                <w:tcW w:w="1304" w:type="dxa"/>
              </w:tcPr>
            </w:tcPrChange>
          </w:tcPr>
          <w:p w14:paraId="399F918B"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14082" w:author="김은수" w:date="2026-10-01T12:05:00Z" w16du:dateUtc="2026-10-01T03:05:00Z"/>
              </w:rPr>
            </w:pPr>
            <w:ins w:id="14083" w:author="김은수" w:date="2026-10-01T12:05:00Z" w16du:dateUtc="2026-10-01T03:05:00Z">
              <w:r>
                <w:t>구분</w:t>
              </w:r>
            </w:ins>
          </w:p>
        </w:tc>
        <w:tc>
          <w:tcPr>
            <w:tcW w:w="7512" w:type="dxa"/>
            <w:tcPrChange w:id="14084" w:author="김은수" w:date="2026-10-01T03:22:00Z">
              <w:tcPr>
                <w:tcW w:w="7512" w:type="dxa"/>
              </w:tcPr>
            </w:tcPrChange>
          </w:tcPr>
          <w:p w14:paraId="399F4622"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14085" w:author="김은수" w:date="2026-10-01T12:05:00Z" w16du:dateUtc="2026-10-01T03:05:00Z"/>
              </w:rPr>
            </w:pPr>
            <w:ins w:id="14086" w:author="김은수" w:date="2026-10-01T12:05:00Z" w16du:dateUtc="2026-10-01T03:05:00Z">
              <w:r>
                <w:t>구현 조건</w:t>
              </w:r>
            </w:ins>
          </w:p>
        </w:tc>
      </w:tr>
      <w:tr w:rsidR="00084C76" w14:paraId="1B1F647C" w14:textId="77777777" w:rsidTr="00DA0FDD">
        <w:trPr>
          <w:cantSplit/>
          <w:ins w:id="14087" w:author="김은수" w:date="2026-10-01T12:05:00Z"/>
          <w:trPrChange w:id="14088"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4089" w:author="김은수" w:date="2026-10-01T03:22:00Z">
              <w:tcPr>
                <w:tcW w:w="1304" w:type="dxa"/>
              </w:tcPr>
            </w:tcPrChange>
          </w:tcPr>
          <w:p w14:paraId="25B4B257" w14:textId="77777777" w:rsidR="00084C76" w:rsidRDefault="00084C76">
            <w:pPr>
              <w:pStyle w:val="TDCe"/>
              <w:rPr>
                <w:ins w:id="14090" w:author="김은수" w:date="2026-10-01T12:05:00Z" w16du:dateUtc="2026-10-01T03:05:00Z"/>
              </w:rPr>
            </w:pPr>
            <w:ins w:id="14091" w:author="김은수" w:date="2026-10-01T12:05:00Z" w16du:dateUtc="2026-10-01T03:05:00Z">
              <w:r>
                <w:t>관련 함수</w:t>
              </w:r>
            </w:ins>
          </w:p>
        </w:tc>
        <w:tc>
          <w:tcPr>
            <w:tcW w:w="7512" w:type="dxa"/>
            <w:tcPrChange w:id="14092" w:author="김은수" w:date="2026-10-01T03:22:00Z">
              <w:tcPr>
                <w:tcW w:w="7512" w:type="dxa"/>
              </w:tcPr>
            </w:tcPrChange>
          </w:tcPr>
          <w:p w14:paraId="202A8AE6" w14:textId="77777777" w:rsidR="00084C76" w:rsidRPr="00E00010" w:rsidRDefault="00084C76">
            <w:pPr>
              <w:pStyle w:val="TDCf"/>
              <w:cnfStyle w:val="000000000000" w:firstRow="0" w:lastRow="0" w:firstColumn="0" w:lastColumn="0" w:oddVBand="0" w:evenVBand="0" w:oddHBand="0" w:evenHBand="0" w:firstRowFirstColumn="0" w:firstRowLastColumn="0" w:lastRowFirstColumn="0" w:lastRowLastColumn="0"/>
              <w:rPr>
                <w:ins w:id="14093" w:author="김은수" w:date="2026-10-01T12:05:00Z" w16du:dateUtc="2026-10-01T03:05:00Z"/>
                <w:lang w:val="en-US"/>
                <w:rPrChange w:id="14094" w:author="김은수" w:date="2026-10-01T13:46:00Z" w16du:dateUtc="2026-10-01T04:46:00Z">
                  <w:rPr>
                    <w:ins w:id="14095" w:author="김은수" w:date="2026-10-01T12:05:00Z" w16du:dateUtc="2026-10-01T03:05:00Z"/>
                  </w:rPr>
                </w:rPrChange>
              </w:rPr>
            </w:pPr>
            <w:ins w:id="14096" w:author="김은수" w:date="2026-10-01T12:05:00Z" w16du:dateUtc="2026-10-01T03:05:00Z">
              <w:r w:rsidRPr="00E00010">
                <w:rPr>
                  <w:lang w:val="en-US"/>
                  <w:rPrChange w:id="14097" w:author="김은수" w:date="2026-10-01T13:46:00Z" w16du:dateUtc="2026-10-01T04:46:00Z">
                    <w:rPr/>
                  </w:rPrChange>
                </w:rPr>
                <w:t>write_REN_ISL91128_register_byCM3_I2C, read_REN_ISL91128_register_byCM3_I2C, Reset_REN_ISL91128</w:t>
              </w:r>
            </w:ins>
          </w:p>
        </w:tc>
      </w:tr>
      <w:tr w:rsidR="00084C76" w14:paraId="37DE0C39" w14:textId="77777777" w:rsidTr="00DA0FDD">
        <w:trPr>
          <w:cantSplit/>
          <w:ins w:id="14098" w:author="김은수" w:date="2026-10-01T12:05:00Z"/>
          <w:trPrChange w:id="14099"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4100" w:author="김은수" w:date="2026-10-01T03:22:00Z">
              <w:tcPr>
                <w:tcW w:w="1304" w:type="dxa"/>
              </w:tcPr>
            </w:tcPrChange>
          </w:tcPr>
          <w:p w14:paraId="1E5EB51A" w14:textId="77777777" w:rsidR="00084C76" w:rsidRDefault="00084C76">
            <w:pPr>
              <w:pStyle w:val="TDCe"/>
              <w:rPr>
                <w:ins w:id="14101" w:author="김은수" w:date="2026-10-01T12:05:00Z" w16du:dateUtc="2026-10-01T03:05:00Z"/>
              </w:rPr>
            </w:pPr>
            <w:ins w:id="14102" w:author="김은수" w:date="2026-10-01T12:05:00Z" w16du:dateUtc="2026-10-01T03:05:00Z">
              <w:r>
                <w:lastRenderedPageBreak/>
                <w:t>동작 조건</w:t>
              </w:r>
            </w:ins>
          </w:p>
        </w:tc>
        <w:tc>
          <w:tcPr>
            <w:tcW w:w="7512" w:type="dxa"/>
            <w:tcPrChange w:id="14103" w:author="김은수" w:date="2026-10-01T03:22:00Z">
              <w:tcPr>
                <w:tcW w:w="7512" w:type="dxa"/>
              </w:tcPr>
            </w:tcPrChange>
          </w:tcPr>
          <w:p w14:paraId="325667EF"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4104" w:author="김은수" w:date="2026-10-01T12:05:00Z" w16du:dateUtc="2026-10-01T03:05:00Z"/>
              </w:rPr>
            </w:pPr>
            <w:ins w:id="14105" w:author="김은수" w:date="2026-10-01T12:05:00Z" w16du:dateUtc="2026-10-01T03:05:00Z">
              <w:r>
                <w:t>지정한 주소/데이터로 전송하고 읽기 버퍼를 호출자에게 제공해야 한다.</w:t>
              </w:r>
            </w:ins>
          </w:p>
        </w:tc>
      </w:tr>
    </w:tbl>
    <w:p w14:paraId="5C87BCB9" w14:textId="77777777" w:rsidR="00084C76" w:rsidRDefault="00084C76">
      <w:pPr>
        <w:pStyle w:val="TDC40"/>
        <w:spacing w:after="0"/>
        <w:rPr>
          <w:ins w:id="14106" w:author="김은수" w:date="2026-10-01T12:05:00Z" w16du:dateUtc="2026-10-01T03:05:00Z"/>
        </w:rPr>
        <w:pPrChange w:id="14107" w:author="김은수" w:date="2026-10-01T03:22:00Z">
          <w:pPr>
            <w:pStyle w:val="TDC40"/>
          </w:pPr>
        </w:pPrChange>
      </w:pPr>
    </w:p>
    <w:p w14:paraId="5E5FF320" w14:textId="77777777" w:rsidR="00697371" w:rsidRPr="00E00010" w:rsidRDefault="00220104">
      <w:pPr>
        <w:pStyle w:val="TDC4"/>
        <w:rPr>
          <w:ins w:id="14108" w:author="김은수" w:date="2026-09-30T15:44:00Z" w16du:dateUtc="2026-09-30T06:44:00Z"/>
        </w:rPr>
        <w:pPrChange w:id="14109" w:author="김은수" w:date="2026-10-01T01:11:00Z">
          <w:pPr>
            <w:pStyle w:val="4"/>
            <w:numPr>
              <w:ilvl w:val="3"/>
              <w:numId w:val="7"/>
            </w:numPr>
            <w:tabs>
              <w:tab w:val="num" w:pos="1134"/>
            </w:tabs>
            <w:ind w:left="1200" w:hanging="400"/>
          </w:pPr>
        </w:pPrChange>
      </w:pPr>
      <w:ins w:id="14110" w:author="김은수" w:date="2026-09-30T15:44:00Z" w16du:dateUtc="2026-09-30T06:44:00Z">
        <w:r>
          <w:t>SU-ID-CM3-039, 자극 전원 활성과 차단</w:t>
        </w:r>
      </w:ins>
    </w:p>
    <w:p w14:paraId="21FEFE60" w14:textId="77777777" w:rsidR="00084C76" w:rsidRDefault="00084C76">
      <w:pPr>
        <w:pStyle w:val="TDC40"/>
        <w:keepNext/>
        <w:rPr>
          <w:ins w:id="14111" w:author="김은수" w:date="2026-10-01T12:05:00Z" w16du:dateUtc="2026-10-01T03:05:00Z"/>
        </w:rPr>
        <w:pPrChange w:id="14112" w:author="김은수" w:date="2026-10-01T03:22:00Z">
          <w:pPr>
            <w:pStyle w:val="TDC40"/>
          </w:pPr>
        </w:pPrChange>
      </w:pPr>
      <w:ins w:id="14113" w:author="김은수" w:date="2026-10-01T12:05:00Z" w16du:dateUtc="2026-10-01T03:05:00Z">
        <w:r>
          <w:t>자극 실행과 종료 시 필요한 전원 상태를 명확히 전환한다.</w:t>
        </w:r>
      </w:ins>
    </w:p>
    <w:p w14:paraId="4E7163FE" w14:textId="77777777" w:rsidR="00084C76" w:rsidRDefault="00084C76">
      <w:pPr>
        <w:pStyle w:val="TDC42"/>
        <w:rPr>
          <w:ins w:id="14114" w:author="김은수" w:date="2026-10-01T12:05:00Z" w16du:dateUtc="2026-10-01T03:05:00Z"/>
        </w:rPr>
      </w:pPr>
      <w:ins w:id="14115" w:author="김은수" w:date="2026-10-01T12:05:00Z" w16du:dateUtc="2026-10-01T03:05:00Z">
        <w:r>
          <w:t xml:space="preserve">표 </w:t>
        </w:r>
        <w:r>
          <w:fldChar w:fldCharType="begin"/>
        </w:r>
        <w:r>
          <w:instrText>SEQ 표 \* ARABIC</w:instrText>
        </w:r>
        <w:r>
          <w:fldChar w:fldCharType="separate"/>
        </w:r>
        <w:r>
          <w:t>170</w:t>
        </w:r>
        <w:r>
          <w:fldChar w:fldCharType="end"/>
        </w:r>
        <w:r>
          <w:t>. 자극 전원 활성과 차단 / 유닛 설계 내용</w:t>
        </w:r>
      </w:ins>
    </w:p>
    <w:tbl>
      <w:tblPr>
        <w:tblStyle w:val="TDC41"/>
        <w:tblW w:w="8816" w:type="dxa"/>
        <w:tblLayout w:type="fixed"/>
        <w:tblLook w:val="04A0" w:firstRow="1" w:lastRow="0" w:firstColumn="1" w:lastColumn="0" w:noHBand="0" w:noVBand="1"/>
        <w:tblPrChange w:id="14116"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14117">
          <w:tblGrid>
            <w:gridCol w:w="360"/>
            <w:gridCol w:w="360"/>
            <w:gridCol w:w="584"/>
            <w:gridCol w:w="7512"/>
          </w:tblGrid>
        </w:tblGridChange>
      </w:tblGrid>
      <w:tr w:rsidR="00084C76" w14:paraId="15204E1E" w14:textId="77777777" w:rsidTr="002F142E">
        <w:trPr>
          <w:cnfStyle w:val="100000000000" w:firstRow="1" w:lastRow="0" w:firstColumn="0" w:lastColumn="0" w:oddVBand="0" w:evenVBand="0" w:oddHBand="0" w:evenHBand="0" w:firstRowFirstColumn="0" w:firstRowLastColumn="0" w:lastRowFirstColumn="0" w:lastRowLastColumn="0"/>
          <w:cantSplit/>
          <w:tblHeader/>
          <w:ins w:id="14118" w:author="김은수" w:date="2026-10-01T12:05:00Z"/>
          <w:trPrChange w:id="14119"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4120" w:author="김은수" w:date="2026-10-01T03:22:00Z">
              <w:tcPr>
                <w:tcW w:w="1304" w:type="dxa"/>
              </w:tcPr>
            </w:tcPrChange>
          </w:tcPr>
          <w:p w14:paraId="6F15ED2C"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14121" w:author="김은수" w:date="2026-10-01T12:05:00Z" w16du:dateUtc="2026-10-01T03:05:00Z"/>
              </w:rPr>
            </w:pPr>
            <w:ins w:id="14122" w:author="김은수" w:date="2026-10-01T12:05:00Z" w16du:dateUtc="2026-10-01T03:05:00Z">
              <w:r>
                <w:t>항목</w:t>
              </w:r>
            </w:ins>
          </w:p>
        </w:tc>
        <w:tc>
          <w:tcPr>
            <w:tcW w:w="7512" w:type="dxa"/>
            <w:tcPrChange w:id="14123" w:author="김은수" w:date="2026-10-01T03:22:00Z">
              <w:tcPr>
                <w:tcW w:w="7512" w:type="dxa"/>
              </w:tcPr>
            </w:tcPrChange>
          </w:tcPr>
          <w:p w14:paraId="3738B263"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14124" w:author="김은수" w:date="2026-10-01T12:05:00Z" w16du:dateUtc="2026-10-01T03:05:00Z"/>
              </w:rPr>
            </w:pPr>
            <w:ins w:id="14125" w:author="김은수" w:date="2026-10-01T12:05:00Z" w16du:dateUtc="2026-10-01T03:05:00Z">
              <w:r>
                <w:t>설계 내용</w:t>
              </w:r>
            </w:ins>
          </w:p>
        </w:tc>
      </w:tr>
      <w:tr w:rsidR="00084C76" w14:paraId="30410CFE" w14:textId="77777777" w:rsidTr="002F142E">
        <w:trPr>
          <w:cantSplit/>
          <w:ins w:id="14126" w:author="김은수" w:date="2026-10-01T12:05:00Z"/>
          <w:trPrChange w:id="14127"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4128" w:author="김은수" w:date="2026-10-01T03:22:00Z">
              <w:tcPr>
                <w:tcW w:w="1304" w:type="dxa"/>
              </w:tcPr>
            </w:tcPrChange>
          </w:tcPr>
          <w:p w14:paraId="136199B0" w14:textId="77777777" w:rsidR="00084C76" w:rsidRDefault="00084C76">
            <w:pPr>
              <w:pStyle w:val="TDCe"/>
              <w:rPr>
                <w:ins w:id="14129" w:author="김은수" w:date="2026-10-01T12:05:00Z" w16du:dateUtc="2026-10-01T03:05:00Z"/>
              </w:rPr>
            </w:pPr>
            <w:ins w:id="14130" w:author="김은수" w:date="2026-10-01T12:05:00Z" w16du:dateUtc="2026-10-01T03:05:00Z">
              <w:r>
                <w:t>입력</w:t>
              </w:r>
            </w:ins>
          </w:p>
        </w:tc>
        <w:tc>
          <w:tcPr>
            <w:tcW w:w="7512" w:type="dxa"/>
            <w:tcPrChange w:id="14131" w:author="김은수" w:date="2026-10-01T03:22:00Z">
              <w:tcPr>
                <w:tcW w:w="7512" w:type="dxa"/>
              </w:tcPr>
            </w:tcPrChange>
          </w:tcPr>
          <w:p w14:paraId="22519EAD"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4132" w:author="김은수" w:date="2026-10-01T12:05:00Z" w16du:dateUtc="2026-10-01T03:05:00Z"/>
              </w:rPr>
            </w:pPr>
            <w:ins w:id="14133" w:author="김은수" w:date="2026-10-01T12:05:00Z" w16du:dateUtc="2026-10-01T03:05:00Z">
              <w:r>
                <w:t>VP 출력 활성/비활성/리셋 요청</w:t>
              </w:r>
            </w:ins>
          </w:p>
        </w:tc>
      </w:tr>
      <w:tr w:rsidR="00084C76" w14:paraId="54541544" w14:textId="77777777" w:rsidTr="002F142E">
        <w:trPr>
          <w:cantSplit/>
          <w:ins w:id="14134" w:author="김은수" w:date="2026-10-01T12:05:00Z"/>
          <w:trPrChange w:id="14135"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4136" w:author="김은수" w:date="2026-10-01T03:22:00Z">
              <w:tcPr>
                <w:tcW w:w="1304" w:type="dxa"/>
              </w:tcPr>
            </w:tcPrChange>
          </w:tcPr>
          <w:p w14:paraId="4A9C4450" w14:textId="77777777" w:rsidR="00084C76" w:rsidRDefault="00084C76">
            <w:pPr>
              <w:pStyle w:val="TDCe"/>
              <w:rPr>
                <w:ins w:id="14137" w:author="김은수" w:date="2026-10-01T12:05:00Z" w16du:dateUtc="2026-10-01T03:05:00Z"/>
              </w:rPr>
            </w:pPr>
            <w:ins w:id="14138" w:author="김은수" w:date="2026-10-01T12:05:00Z" w16du:dateUtc="2026-10-01T03:05:00Z">
              <w:r>
                <w:t>출력</w:t>
              </w:r>
            </w:ins>
          </w:p>
        </w:tc>
        <w:tc>
          <w:tcPr>
            <w:tcW w:w="7512" w:type="dxa"/>
            <w:tcPrChange w:id="14139" w:author="김은수" w:date="2026-10-01T03:22:00Z">
              <w:tcPr>
                <w:tcW w:w="7512" w:type="dxa"/>
              </w:tcPr>
            </w:tcPrChange>
          </w:tcPr>
          <w:p w14:paraId="67F59B4F"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4140" w:author="김은수" w:date="2026-10-01T12:05:00Z" w16du:dateUtc="2026-10-01T03:05:00Z"/>
              </w:rPr>
            </w:pPr>
            <w:ins w:id="14141" w:author="김은수" w:date="2026-10-01T12:05:00Z" w16du:dateUtc="2026-10-01T03:05:00Z">
              <w:r>
                <w:t>자극 전원 제어 상태</w:t>
              </w:r>
            </w:ins>
          </w:p>
        </w:tc>
      </w:tr>
      <w:tr w:rsidR="00084C76" w14:paraId="6EA5E418" w14:textId="77777777" w:rsidTr="002F142E">
        <w:trPr>
          <w:cantSplit/>
          <w:ins w:id="14142" w:author="김은수" w:date="2026-10-01T12:05:00Z"/>
          <w:trPrChange w:id="14143"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4144" w:author="김은수" w:date="2026-10-01T03:22:00Z">
              <w:tcPr>
                <w:tcW w:w="1304" w:type="dxa"/>
              </w:tcPr>
            </w:tcPrChange>
          </w:tcPr>
          <w:p w14:paraId="38C0BD4D" w14:textId="77777777" w:rsidR="00084C76" w:rsidRDefault="00084C76">
            <w:pPr>
              <w:pStyle w:val="TDCe"/>
              <w:rPr>
                <w:ins w:id="14145" w:author="김은수" w:date="2026-10-01T12:05:00Z" w16du:dateUtc="2026-10-01T03:05:00Z"/>
              </w:rPr>
            </w:pPr>
            <w:ins w:id="14146" w:author="김은수" w:date="2026-10-01T12:05:00Z" w16du:dateUtc="2026-10-01T03:05:00Z">
              <w:r>
                <w:t>처리</w:t>
              </w:r>
            </w:ins>
          </w:p>
        </w:tc>
        <w:tc>
          <w:tcPr>
            <w:tcW w:w="7512" w:type="dxa"/>
            <w:tcPrChange w:id="14147" w:author="김은수" w:date="2026-10-01T03:22:00Z">
              <w:tcPr>
                <w:tcW w:w="7512" w:type="dxa"/>
              </w:tcPr>
            </w:tcPrChange>
          </w:tcPr>
          <w:p w14:paraId="552B0684"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4148" w:author="김은수" w:date="2026-10-01T12:05:00Z" w16du:dateUtc="2026-10-01T03:05:00Z"/>
              </w:rPr>
            </w:pPr>
            <w:ins w:id="14149" w:author="김은수" w:date="2026-10-01T12:05:00Z" w16du:dateUtc="2026-10-01T03:05:00Z">
              <w:r>
                <w:t>VP 출력 허용, 비활성화 및 리셋을 구분하여 처리한다. 출력 차단을 포함하는 리셋 경로에서는 제어 비트의 순서를 보존한다.</w:t>
              </w:r>
            </w:ins>
          </w:p>
        </w:tc>
      </w:tr>
    </w:tbl>
    <w:p w14:paraId="6D2C6D5E" w14:textId="77777777" w:rsidR="00084C76" w:rsidRDefault="00084C76">
      <w:pPr>
        <w:pStyle w:val="TDC40"/>
        <w:spacing w:after="0"/>
        <w:rPr>
          <w:ins w:id="14150" w:author="김은수" w:date="2026-10-01T12:05:00Z" w16du:dateUtc="2026-10-01T03:05:00Z"/>
        </w:rPr>
        <w:pPrChange w:id="14151" w:author="김은수" w:date="2026-10-01T03:22:00Z">
          <w:pPr>
            <w:pStyle w:val="TDC40"/>
          </w:pPr>
        </w:pPrChange>
      </w:pPr>
    </w:p>
    <w:p w14:paraId="5C6CAAB4" w14:textId="77777777" w:rsidR="00084C76" w:rsidRDefault="00084C76">
      <w:pPr>
        <w:pStyle w:val="TDC42"/>
        <w:rPr>
          <w:ins w:id="14152" w:author="김은수" w:date="2026-10-01T12:05:00Z" w16du:dateUtc="2026-10-01T03:05:00Z"/>
        </w:rPr>
      </w:pPr>
      <w:ins w:id="14153" w:author="김은수" w:date="2026-10-01T12:05:00Z" w16du:dateUtc="2026-10-01T03:05:00Z">
        <w:r>
          <w:t xml:space="preserve">표 </w:t>
        </w:r>
        <w:r>
          <w:fldChar w:fldCharType="begin"/>
        </w:r>
        <w:r>
          <w:instrText>SEQ 표 \* ARABIC</w:instrText>
        </w:r>
        <w:r>
          <w:fldChar w:fldCharType="separate"/>
        </w:r>
        <w:r>
          <w:t>171</w:t>
        </w:r>
        <w:r>
          <w:fldChar w:fldCharType="end"/>
        </w:r>
        <w:r>
          <w:t>. 자극 전원 활성과 차단 / 구현 조건</w:t>
        </w:r>
      </w:ins>
    </w:p>
    <w:tbl>
      <w:tblPr>
        <w:tblStyle w:val="TDC41"/>
        <w:tblW w:w="8816" w:type="dxa"/>
        <w:tblLayout w:type="fixed"/>
        <w:tblLook w:val="04A0" w:firstRow="1" w:lastRow="0" w:firstColumn="1" w:lastColumn="0" w:noHBand="0" w:noVBand="1"/>
        <w:tblPrChange w:id="14154"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14155">
          <w:tblGrid>
            <w:gridCol w:w="360"/>
            <w:gridCol w:w="360"/>
            <w:gridCol w:w="584"/>
            <w:gridCol w:w="7512"/>
          </w:tblGrid>
        </w:tblGridChange>
      </w:tblGrid>
      <w:tr w:rsidR="00084C76" w14:paraId="6E43F5AD" w14:textId="77777777" w:rsidTr="002F142E">
        <w:trPr>
          <w:cnfStyle w:val="100000000000" w:firstRow="1" w:lastRow="0" w:firstColumn="0" w:lastColumn="0" w:oddVBand="0" w:evenVBand="0" w:oddHBand="0" w:evenHBand="0" w:firstRowFirstColumn="0" w:firstRowLastColumn="0" w:lastRowFirstColumn="0" w:lastRowLastColumn="0"/>
          <w:cantSplit/>
          <w:tblHeader/>
          <w:ins w:id="14156" w:author="김은수" w:date="2026-10-01T12:05:00Z"/>
          <w:trPrChange w:id="14157"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4158" w:author="김은수" w:date="2026-10-01T03:22:00Z">
              <w:tcPr>
                <w:tcW w:w="1304" w:type="dxa"/>
              </w:tcPr>
            </w:tcPrChange>
          </w:tcPr>
          <w:p w14:paraId="4FDDA976"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14159" w:author="김은수" w:date="2026-10-01T12:05:00Z" w16du:dateUtc="2026-10-01T03:05:00Z"/>
              </w:rPr>
            </w:pPr>
            <w:ins w:id="14160" w:author="김은수" w:date="2026-10-01T12:05:00Z" w16du:dateUtc="2026-10-01T03:05:00Z">
              <w:r>
                <w:t>구분</w:t>
              </w:r>
            </w:ins>
          </w:p>
        </w:tc>
        <w:tc>
          <w:tcPr>
            <w:tcW w:w="7512" w:type="dxa"/>
            <w:tcPrChange w:id="14161" w:author="김은수" w:date="2026-10-01T03:22:00Z">
              <w:tcPr>
                <w:tcW w:w="7512" w:type="dxa"/>
              </w:tcPr>
            </w:tcPrChange>
          </w:tcPr>
          <w:p w14:paraId="05BAE731"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14162" w:author="김은수" w:date="2026-10-01T12:05:00Z" w16du:dateUtc="2026-10-01T03:05:00Z"/>
              </w:rPr>
            </w:pPr>
            <w:ins w:id="14163" w:author="김은수" w:date="2026-10-01T12:05:00Z" w16du:dateUtc="2026-10-01T03:05:00Z">
              <w:r>
                <w:t>구현 조건</w:t>
              </w:r>
            </w:ins>
          </w:p>
        </w:tc>
      </w:tr>
      <w:tr w:rsidR="00084C76" w14:paraId="4C10C11B" w14:textId="77777777" w:rsidTr="002F142E">
        <w:trPr>
          <w:cantSplit/>
          <w:ins w:id="14164" w:author="김은수" w:date="2026-10-01T12:05:00Z"/>
          <w:trPrChange w:id="14165"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4166" w:author="김은수" w:date="2026-10-01T03:22:00Z">
              <w:tcPr>
                <w:tcW w:w="1304" w:type="dxa"/>
              </w:tcPr>
            </w:tcPrChange>
          </w:tcPr>
          <w:p w14:paraId="4034D480" w14:textId="77777777" w:rsidR="00084C76" w:rsidRDefault="00084C76">
            <w:pPr>
              <w:pStyle w:val="TDCe"/>
              <w:rPr>
                <w:ins w:id="14167" w:author="김은수" w:date="2026-10-01T12:05:00Z" w16du:dateUtc="2026-10-01T03:05:00Z"/>
              </w:rPr>
            </w:pPr>
            <w:ins w:id="14168" w:author="김은수" w:date="2026-10-01T12:05:00Z" w16du:dateUtc="2026-10-01T03:05:00Z">
              <w:r>
                <w:t>관련 함수</w:t>
              </w:r>
            </w:ins>
          </w:p>
        </w:tc>
        <w:tc>
          <w:tcPr>
            <w:tcW w:w="7512" w:type="dxa"/>
            <w:tcPrChange w:id="14169" w:author="김은수" w:date="2026-10-01T03:22:00Z">
              <w:tcPr>
                <w:tcW w:w="7512" w:type="dxa"/>
              </w:tcPr>
            </w:tcPrChange>
          </w:tcPr>
          <w:p w14:paraId="45C906A5" w14:textId="77777777" w:rsidR="00084C76" w:rsidRPr="00E00010" w:rsidRDefault="00084C76">
            <w:pPr>
              <w:pStyle w:val="TDCf"/>
              <w:cnfStyle w:val="000000000000" w:firstRow="0" w:lastRow="0" w:firstColumn="0" w:lastColumn="0" w:oddVBand="0" w:evenVBand="0" w:oddHBand="0" w:evenHBand="0" w:firstRowFirstColumn="0" w:firstRowLastColumn="0" w:lastRowFirstColumn="0" w:lastRowLastColumn="0"/>
              <w:rPr>
                <w:ins w:id="14170" w:author="김은수" w:date="2026-10-01T12:05:00Z" w16du:dateUtc="2026-10-01T03:05:00Z"/>
                <w:lang w:val="en-US"/>
                <w:rPrChange w:id="14171" w:author="김은수" w:date="2026-10-01T13:46:00Z" w16du:dateUtc="2026-10-01T04:46:00Z">
                  <w:rPr>
                    <w:ins w:id="14172" w:author="김은수" w:date="2026-10-01T12:05:00Z" w16du:dateUtc="2026-10-01T03:05:00Z"/>
                  </w:rPr>
                </w:rPrChange>
              </w:rPr>
            </w:pPr>
            <w:ins w:id="14173" w:author="김은수" w:date="2026-10-01T12:05:00Z" w16du:dateUtc="2026-10-01T03:05:00Z">
              <w:r w:rsidRPr="00E00010">
                <w:rPr>
                  <w:lang w:val="en-US"/>
                  <w:rPrChange w:id="14174" w:author="김은수" w:date="2026-10-01T13:46:00Z" w16du:dateUtc="2026-10-01T04:46:00Z">
                    <w:rPr/>
                  </w:rPrChange>
                </w:rPr>
                <w:t>enable_VP_REN_ISL98608, disable_REN_ISL98608, Reset_REN_ISL98608, Reset_disableOutup_REN_ISL98608</w:t>
              </w:r>
            </w:ins>
          </w:p>
        </w:tc>
      </w:tr>
      <w:tr w:rsidR="00084C76" w14:paraId="640E72AE" w14:textId="77777777" w:rsidTr="002F142E">
        <w:trPr>
          <w:cantSplit/>
          <w:ins w:id="14175" w:author="김은수" w:date="2026-10-01T12:05:00Z"/>
          <w:trPrChange w:id="14176"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4177" w:author="김은수" w:date="2026-10-01T03:22:00Z">
              <w:tcPr>
                <w:tcW w:w="1304" w:type="dxa"/>
              </w:tcPr>
            </w:tcPrChange>
          </w:tcPr>
          <w:p w14:paraId="39CD087E" w14:textId="77777777" w:rsidR="00084C76" w:rsidRDefault="00084C76">
            <w:pPr>
              <w:pStyle w:val="TDCe"/>
              <w:rPr>
                <w:ins w:id="14178" w:author="김은수" w:date="2026-10-01T12:05:00Z" w16du:dateUtc="2026-10-01T03:05:00Z"/>
              </w:rPr>
            </w:pPr>
            <w:ins w:id="14179" w:author="김은수" w:date="2026-10-01T12:05:00Z" w16du:dateUtc="2026-10-01T03:05:00Z">
              <w:r>
                <w:t>동작 조건</w:t>
              </w:r>
            </w:ins>
          </w:p>
        </w:tc>
        <w:tc>
          <w:tcPr>
            <w:tcW w:w="7512" w:type="dxa"/>
            <w:tcPrChange w:id="14180" w:author="김은수" w:date="2026-10-01T03:22:00Z">
              <w:tcPr>
                <w:tcW w:w="7512" w:type="dxa"/>
              </w:tcPr>
            </w:tcPrChange>
          </w:tcPr>
          <w:p w14:paraId="09CBA1E5"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4181" w:author="김은수" w:date="2026-10-01T12:05:00Z" w16du:dateUtc="2026-10-01T03:05:00Z"/>
              </w:rPr>
            </w:pPr>
            <w:ins w:id="14182" w:author="김은수" w:date="2026-10-01T12:05:00Z" w16du:dateUtc="2026-10-01T03:05:00Z">
              <w:r>
                <w:t>요청에 맞는 출력 제어가 수행되고 차단 요청 경로에서 출력 허용 상태를 남기지 않아야 한다.</w:t>
              </w:r>
            </w:ins>
          </w:p>
        </w:tc>
      </w:tr>
    </w:tbl>
    <w:p w14:paraId="195268A9" w14:textId="77777777" w:rsidR="00084C76" w:rsidRDefault="00084C76">
      <w:pPr>
        <w:pStyle w:val="TDC40"/>
        <w:spacing w:after="0"/>
        <w:rPr>
          <w:ins w:id="14183" w:author="김은수" w:date="2026-10-01T12:05:00Z" w16du:dateUtc="2026-10-01T03:05:00Z"/>
        </w:rPr>
        <w:pPrChange w:id="14184" w:author="김은수" w:date="2026-10-01T03:22:00Z">
          <w:pPr>
            <w:pStyle w:val="TDC40"/>
          </w:pPr>
        </w:pPrChange>
      </w:pPr>
    </w:p>
    <w:p w14:paraId="0985E102" w14:textId="77777777" w:rsidR="00697371" w:rsidRPr="00E00010" w:rsidRDefault="00220104">
      <w:pPr>
        <w:pStyle w:val="TDC4"/>
        <w:rPr>
          <w:ins w:id="14185" w:author="김은수" w:date="2026-09-30T15:44:00Z" w16du:dateUtc="2026-09-30T06:44:00Z"/>
        </w:rPr>
        <w:pPrChange w:id="14186" w:author="김은수" w:date="2026-10-01T01:11:00Z">
          <w:pPr>
            <w:pStyle w:val="4"/>
            <w:numPr>
              <w:ilvl w:val="3"/>
              <w:numId w:val="7"/>
            </w:numPr>
            <w:tabs>
              <w:tab w:val="num" w:pos="1134"/>
            </w:tabs>
            <w:ind w:left="1200" w:hanging="400"/>
          </w:pPr>
        </w:pPrChange>
      </w:pPr>
      <w:ins w:id="14187" w:author="김은수" w:date="2026-09-30T15:44:00Z" w16du:dateUtc="2026-09-30T06:44:00Z">
        <w:r>
          <w:lastRenderedPageBreak/>
          <w:t>SU-ID-CM3-040, 보조 PMIC 접근</w:t>
        </w:r>
      </w:ins>
    </w:p>
    <w:p w14:paraId="7015B362" w14:textId="77777777" w:rsidR="00084C76" w:rsidRDefault="00084C76">
      <w:pPr>
        <w:pStyle w:val="TDC40"/>
        <w:keepNext/>
        <w:rPr>
          <w:ins w:id="14188" w:author="김은수" w:date="2026-10-01T12:05:00Z" w16du:dateUtc="2026-10-01T03:05:00Z"/>
        </w:rPr>
        <w:pPrChange w:id="14189" w:author="김은수" w:date="2026-10-01T03:22:00Z">
          <w:pPr>
            <w:pStyle w:val="TDC40"/>
          </w:pPr>
        </w:pPrChange>
      </w:pPr>
      <w:ins w:id="14190" w:author="김은수" w:date="2026-10-01T12:05:00Z" w16du:dateUtc="2026-10-01T03:05:00Z">
        <w:r>
          <w:t>보조 전원 소자의 상태 확인과 초기화를 제공한다.</w:t>
        </w:r>
      </w:ins>
    </w:p>
    <w:p w14:paraId="0B8FB682" w14:textId="77777777" w:rsidR="00084C76" w:rsidRDefault="00084C76">
      <w:pPr>
        <w:pStyle w:val="TDC42"/>
        <w:rPr>
          <w:ins w:id="14191" w:author="김은수" w:date="2026-10-01T12:05:00Z" w16du:dateUtc="2026-10-01T03:05:00Z"/>
        </w:rPr>
      </w:pPr>
      <w:ins w:id="14192" w:author="김은수" w:date="2026-10-01T12:05:00Z" w16du:dateUtc="2026-10-01T03:05:00Z">
        <w:r>
          <w:t xml:space="preserve">표 </w:t>
        </w:r>
        <w:r>
          <w:fldChar w:fldCharType="begin"/>
        </w:r>
        <w:r>
          <w:instrText>SEQ 표 \* ARABIC</w:instrText>
        </w:r>
        <w:r>
          <w:fldChar w:fldCharType="separate"/>
        </w:r>
        <w:r>
          <w:t>172</w:t>
        </w:r>
        <w:r>
          <w:fldChar w:fldCharType="end"/>
        </w:r>
        <w:r>
          <w:t>. 보조 PMIC 접근 / 유닛 설계 내용</w:t>
        </w:r>
      </w:ins>
    </w:p>
    <w:tbl>
      <w:tblPr>
        <w:tblStyle w:val="TDC41"/>
        <w:tblW w:w="8816" w:type="dxa"/>
        <w:tblLayout w:type="fixed"/>
        <w:tblLook w:val="04A0" w:firstRow="1" w:lastRow="0" w:firstColumn="1" w:lastColumn="0" w:noHBand="0" w:noVBand="1"/>
        <w:tblPrChange w:id="14193"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14194">
          <w:tblGrid>
            <w:gridCol w:w="360"/>
            <w:gridCol w:w="360"/>
            <w:gridCol w:w="584"/>
            <w:gridCol w:w="7512"/>
          </w:tblGrid>
        </w:tblGridChange>
      </w:tblGrid>
      <w:tr w:rsidR="00084C76" w14:paraId="0BABE6B5" w14:textId="77777777" w:rsidTr="00597090">
        <w:trPr>
          <w:cnfStyle w:val="100000000000" w:firstRow="1" w:lastRow="0" w:firstColumn="0" w:lastColumn="0" w:oddVBand="0" w:evenVBand="0" w:oddHBand="0" w:evenHBand="0" w:firstRowFirstColumn="0" w:firstRowLastColumn="0" w:lastRowFirstColumn="0" w:lastRowLastColumn="0"/>
          <w:cantSplit/>
          <w:tblHeader/>
          <w:ins w:id="14195" w:author="김은수" w:date="2026-10-01T12:05:00Z"/>
          <w:trPrChange w:id="14196"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4197" w:author="김은수" w:date="2026-10-01T03:22:00Z">
              <w:tcPr>
                <w:tcW w:w="1304" w:type="dxa"/>
              </w:tcPr>
            </w:tcPrChange>
          </w:tcPr>
          <w:p w14:paraId="23594F1A"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14198" w:author="김은수" w:date="2026-10-01T12:05:00Z" w16du:dateUtc="2026-10-01T03:05:00Z"/>
              </w:rPr>
            </w:pPr>
            <w:ins w:id="14199" w:author="김은수" w:date="2026-10-01T12:05:00Z" w16du:dateUtc="2026-10-01T03:05:00Z">
              <w:r>
                <w:t>항목</w:t>
              </w:r>
            </w:ins>
          </w:p>
        </w:tc>
        <w:tc>
          <w:tcPr>
            <w:tcW w:w="7512" w:type="dxa"/>
            <w:tcPrChange w:id="14200" w:author="김은수" w:date="2026-10-01T03:22:00Z">
              <w:tcPr>
                <w:tcW w:w="7512" w:type="dxa"/>
              </w:tcPr>
            </w:tcPrChange>
          </w:tcPr>
          <w:p w14:paraId="343C62ED"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14201" w:author="김은수" w:date="2026-10-01T12:05:00Z" w16du:dateUtc="2026-10-01T03:05:00Z"/>
              </w:rPr>
            </w:pPr>
            <w:ins w:id="14202" w:author="김은수" w:date="2026-10-01T12:05:00Z" w16du:dateUtc="2026-10-01T03:05:00Z">
              <w:r>
                <w:t>설계 내용</w:t>
              </w:r>
            </w:ins>
          </w:p>
        </w:tc>
      </w:tr>
      <w:tr w:rsidR="00084C76" w14:paraId="0E7C84A8" w14:textId="77777777" w:rsidTr="00597090">
        <w:trPr>
          <w:cantSplit/>
          <w:ins w:id="14203" w:author="김은수" w:date="2026-10-01T12:05:00Z"/>
          <w:trPrChange w:id="14204"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4205" w:author="김은수" w:date="2026-10-01T03:22:00Z">
              <w:tcPr>
                <w:tcW w:w="1304" w:type="dxa"/>
              </w:tcPr>
            </w:tcPrChange>
          </w:tcPr>
          <w:p w14:paraId="5CBE619A" w14:textId="77777777" w:rsidR="00084C76" w:rsidRDefault="00084C76">
            <w:pPr>
              <w:pStyle w:val="TDCe"/>
              <w:rPr>
                <w:ins w:id="14206" w:author="김은수" w:date="2026-10-01T12:05:00Z" w16du:dateUtc="2026-10-01T03:05:00Z"/>
              </w:rPr>
            </w:pPr>
            <w:ins w:id="14207" w:author="김은수" w:date="2026-10-01T12:05:00Z" w16du:dateUtc="2026-10-01T03:05:00Z">
              <w:r>
                <w:t>입력</w:t>
              </w:r>
            </w:ins>
          </w:p>
        </w:tc>
        <w:tc>
          <w:tcPr>
            <w:tcW w:w="7512" w:type="dxa"/>
            <w:tcPrChange w:id="14208" w:author="김은수" w:date="2026-10-01T03:22:00Z">
              <w:tcPr>
                <w:tcW w:w="7512" w:type="dxa"/>
              </w:tcPr>
            </w:tcPrChange>
          </w:tcPr>
          <w:p w14:paraId="0EB34576"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4209" w:author="김은수" w:date="2026-10-01T12:05:00Z" w16du:dateUtc="2026-10-01T03:05:00Z"/>
              </w:rPr>
            </w:pPr>
            <w:ins w:id="14210" w:author="김은수" w:date="2026-10-01T12:05:00Z" w16du:dateUtc="2026-10-01T03:05:00Z">
              <w:r>
                <w:t>보조 전원 소자 리셋/읽기 요청</w:t>
              </w:r>
            </w:ins>
          </w:p>
        </w:tc>
      </w:tr>
      <w:tr w:rsidR="00084C76" w14:paraId="041C9B29" w14:textId="77777777" w:rsidTr="00597090">
        <w:trPr>
          <w:cantSplit/>
          <w:ins w:id="14211" w:author="김은수" w:date="2026-10-01T12:05:00Z"/>
          <w:trPrChange w:id="14212"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4213" w:author="김은수" w:date="2026-10-01T03:22:00Z">
              <w:tcPr>
                <w:tcW w:w="1304" w:type="dxa"/>
              </w:tcPr>
            </w:tcPrChange>
          </w:tcPr>
          <w:p w14:paraId="59F9CAC4" w14:textId="77777777" w:rsidR="00084C76" w:rsidRDefault="00084C76">
            <w:pPr>
              <w:pStyle w:val="TDCe"/>
              <w:rPr>
                <w:ins w:id="14214" w:author="김은수" w:date="2026-10-01T12:05:00Z" w16du:dateUtc="2026-10-01T03:05:00Z"/>
              </w:rPr>
            </w:pPr>
            <w:ins w:id="14215" w:author="김은수" w:date="2026-10-01T12:05:00Z" w16du:dateUtc="2026-10-01T03:05:00Z">
              <w:r>
                <w:t>출력</w:t>
              </w:r>
            </w:ins>
          </w:p>
        </w:tc>
        <w:tc>
          <w:tcPr>
            <w:tcW w:w="7512" w:type="dxa"/>
            <w:tcPrChange w:id="14216" w:author="김은수" w:date="2026-10-01T03:22:00Z">
              <w:tcPr>
                <w:tcW w:w="7512" w:type="dxa"/>
              </w:tcPr>
            </w:tcPrChange>
          </w:tcPr>
          <w:p w14:paraId="5EE4A1B6"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4217" w:author="김은수" w:date="2026-10-01T12:05:00Z" w16du:dateUtc="2026-10-01T03:05:00Z"/>
              </w:rPr>
            </w:pPr>
            <w:ins w:id="14218" w:author="김은수" w:date="2026-10-01T12:05:00Z" w16du:dateUtc="2026-10-01T03:05:00Z">
              <w:r>
                <w:t>리셋 상태와 레지스터 값</w:t>
              </w:r>
            </w:ins>
          </w:p>
        </w:tc>
      </w:tr>
      <w:tr w:rsidR="00084C76" w14:paraId="50232F85" w14:textId="77777777" w:rsidTr="00597090">
        <w:trPr>
          <w:cantSplit/>
          <w:ins w:id="14219" w:author="김은수" w:date="2026-10-01T12:05:00Z"/>
          <w:trPrChange w:id="14220"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4221" w:author="김은수" w:date="2026-10-01T03:22:00Z">
              <w:tcPr>
                <w:tcW w:w="1304" w:type="dxa"/>
              </w:tcPr>
            </w:tcPrChange>
          </w:tcPr>
          <w:p w14:paraId="587937C7" w14:textId="77777777" w:rsidR="00084C76" w:rsidRDefault="00084C76">
            <w:pPr>
              <w:pStyle w:val="TDCe"/>
              <w:rPr>
                <w:ins w:id="14222" w:author="김은수" w:date="2026-10-01T12:05:00Z" w16du:dateUtc="2026-10-01T03:05:00Z"/>
              </w:rPr>
            </w:pPr>
            <w:ins w:id="14223" w:author="김은수" w:date="2026-10-01T12:05:00Z" w16du:dateUtc="2026-10-01T03:05:00Z">
              <w:r>
                <w:t>처리</w:t>
              </w:r>
            </w:ins>
          </w:p>
        </w:tc>
        <w:tc>
          <w:tcPr>
            <w:tcW w:w="7512" w:type="dxa"/>
            <w:tcPrChange w:id="14224" w:author="김은수" w:date="2026-10-01T03:22:00Z">
              <w:tcPr>
                <w:tcW w:w="7512" w:type="dxa"/>
              </w:tcPr>
            </w:tcPrChange>
          </w:tcPr>
          <w:p w14:paraId="3D5DBCDD"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4225" w:author="김은수" w:date="2026-10-01T12:05:00Z" w16du:dateUtc="2026-10-01T03:05:00Z"/>
              </w:rPr>
            </w:pPr>
            <w:ins w:id="14226" w:author="김은수" w:date="2026-10-01T12:05:00Z" w16du:dateUtc="2026-10-01T03:05:00Z">
              <w:r>
                <w:t>보조 PMIC의 I2C 주소와 레지스터 정의를 사용한다. 주 송신 PMIC와 주소/데이터 구조를 혼동하지 않도록 분리한다.</w:t>
              </w:r>
            </w:ins>
          </w:p>
        </w:tc>
      </w:tr>
    </w:tbl>
    <w:p w14:paraId="70E2D4DC" w14:textId="77777777" w:rsidR="00084C76" w:rsidRDefault="00084C76">
      <w:pPr>
        <w:pStyle w:val="TDC40"/>
        <w:spacing w:after="0"/>
        <w:rPr>
          <w:ins w:id="14227" w:author="김은수" w:date="2026-10-01T12:05:00Z" w16du:dateUtc="2026-10-01T03:05:00Z"/>
        </w:rPr>
        <w:pPrChange w:id="14228" w:author="김은수" w:date="2026-10-01T03:22:00Z">
          <w:pPr>
            <w:pStyle w:val="TDC40"/>
          </w:pPr>
        </w:pPrChange>
      </w:pPr>
    </w:p>
    <w:p w14:paraId="490CEA11" w14:textId="77777777" w:rsidR="00084C76" w:rsidRDefault="00084C76">
      <w:pPr>
        <w:pStyle w:val="TDC42"/>
        <w:rPr>
          <w:ins w:id="14229" w:author="김은수" w:date="2026-10-01T12:05:00Z" w16du:dateUtc="2026-10-01T03:05:00Z"/>
        </w:rPr>
      </w:pPr>
      <w:ins w:id="14230" w:author="김은수" w:date="2026-10-01T12:05:00Z" w16du:dateUtc="2026-10-01T03:05:00Z">
        <w:r>
          <w:t xml:space="preserve">표 </w:t>
        </w:r>
        <w:r>
          <w:fldChar w:fldCharType="begin"/>
        </w:r>
        <w:r>
          <w:instrText>SEQ 표 \* ARABIC</w:instrText>
        </w:r>
        <w:r>
          <w:fldChar w:fldCharType="separate"/>
        </w:r>
        <w:r>
          <w:t>173</w:t>
        </w:r>
        <w:r>
          <w:fldChar w:fldCharType="end"/>
        </w:r>
        <w:r>
          <w:t>. 보조 PMIC 접근 / 구현 조건</w:t>
        </w:r>
      </w:ins>
    </w:p>
    <w:tbl>
      <w:tblPr>
        <w:tblStyle w:val="TDC41"/>
        <w:tblW w:w="8816" w:type="dxa"/>
        <w:tblLayout w:type="fixed"/>
        <w:tblLook w:val="04A0" w:firstRow="1" w:lastRow="0" w:firstColumn="1" w:lastColumn="0" w:noHBand="0" w:noVBand="1"/>
        <w:tblPrChange w:id="14231"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14232">
          <w:tblGrid>
            <w:gridCol w:w="360"/>
            <w:gridCol w:w="360"/>
            <w:gridCol w:w="584"/>
            <w:gridCol w:w="7512"/>
          </w:tblGrid>
        </w:tblGridChange>
      </w:tblGrid>
      <w:tr w:rsidR="00084C76" w14:paraId="787C7B23" w14:textId="77777777" w:rsidTr="00597090">
        <w:trPr>
          <w:cnfStyle w:val="100000000000" w:firstRow="1" w:lastRow="0" w:firstColumn="0" w:lastColumn="0" w:oddVBand="0" w:evenVBand="0" w:oddHBand="0" w:evenHBand="0" w:firstRowFirstColumn="0" w:firstRowLastColumn="0" w:lastRowFirstColumn="0" w:lastRowLastColumn="0"/>
          <w:cantSplit/>
          <w:tblHeader/>
          <w:ins w:id="14233" w:author="김은수" w:date="2026-10-01T12:05:00Z"/>
          <w:trPrChange w:id="14234"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4235" w:author="김은수" w:date="2026-10-01T03:22:00Z">
              <w:tcPr>
                <w:tcW w:w="1304" w:type="dxa"/>
              </w:tcPr>
            </w:tcPrChange>
          </w:tcPr>
          <w:p w14:paraId="0F7C689E"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14236" w:author="김은수" w:date="2026-10-01T12:05:00Z" w16du:dateUtc="2026-10-01T03:05:00Z"/>
              </w:rPr>
            </w:pPr>
            <w:ins w:id="14237" w:author="김은수" w:date="2026-10-01T12:05:00Z" w16du:dateUtc="2026-10-01T03:05:00Z">
              <w:r>
                <w:t>구분</w:t>
              </w:r>
            </w:ins>
          </w:p>
        </w:tc>
        <w:tc>
          <w:tcPr>
            <w:tcW w:w="7512" w:type="dxa"/>
            <w:tcPrChange w:id="14238" w:author="김은수" w:date="2026-10-01T03:22:00Z">
              <w:tcPr>
                <w:tcW w:w="7512" w:type="dxa"/>
              </w:tcPr>
            </w:tcPrChange>
          </w:tcPr>
          <w:p w14:paraId="32C63217"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14239" w:author="김은수" w:date="2026-10-01T12:05:00Z" w16du:dateUtc="2026-10-01T03:05:00Z"/>
              </w:rPr>
            </w:pPr>
            <w:ins w:id="14240" w:author="김은수" w:date="2026-10-01T12:05:00Z" w16du:dateUtc="2026-10-01T03:05:00Z">
              <w:r>
                <w:t>구현 조건</w:t>
              </w:r>
            </w:ins>
          </w:p>
        </w:tc>
      </w:tr>
      <w:tr w:rsidR="00084C76" w14:paraId="09D547F7" w14:textId="77777777" w:rsidTr="00597090">
        <w:trPr>
          <w:cantSplit/>
          <w:ins w:id="14241" w:author="김은수" w:date="2026-10-01T12:05:00Z"/>
          <w:trPrChange w:id="14242"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4243" w:author="김은수" w:date="2026-10-01T03:22:00Z">
              <w:tcPr>
                <w:tcW w:w="1304" w:type="dxa"/>
              </w:tcPr>
            </w:tcPrChange>
          </w:tcPr>
          <w:p w14:paraId="5A8CE54D" w14:textId="77777777" w:rsidR="00084C76" w:rsidRDefault="00084C76">
            <w:pPr>
              <w:pStyle w:val="TDCe"/>
              <w:rPr>
                <w:ins w:id="14244" w:author="김은수" w:date="2026-10-01T12:05:00Z" w16du:dateUtc="2026-10-01T03:05:00Z"/>
              </w:rPr>
            </w:pPr>
            <w:ins w:id="14245" w:author="김은수" w:date="2026-10-01T12:05:00Z" w16du:dateUtc="2026-10-01T03:05:00Z">
              <w:r>
                <w:t>관련 함수</w:t>
              </w:r>
            </w:ins>
          </w:p>
        </w:tc>
        <w:tc>
          <w:tcPr>
            <w:tcW w:w="7512" w:type="dxa"/>
            <w:tcPrChange w:id="14246" w:author="김은수" w:date="2026-10-01T03:22:00Z">
              <w:tcPr>
                <w:tcW w:w="7512" w:type="dxa"/>
              </w:tcPr>
            </w:tcPrChange>
          </w:tcPr>
          <w:p w14:paraId="6A4590EA" w14:textId="77777777" w:rsidR="00084C76" w:rsidRPr="00E00010" w:rsidRDefault="00084C76">
            <w:pPr>
              <w:pStyle w:val="TDCf"/>
              <w:cnfStyle w:val="000000000000" w:firstRow="0" w:lastRow="0" w:firstColumn="0" w:lastColumn="0" w:oddVBand="0" w:evenVBand="0" w:oddHBand="0" w:evenHBand="0" w:firstRowFirstColumn="0" w:firstRowLastColumn="0" w:lastRowFirstColumn="0" w:lastRowLastColumn="0"/>
              <w:rPr>
                <w:ins w:id="14247" w:author="김은수" w:date="2026-10-01T12:05:00Z" w16du:dateUtc="2026-10-01T03:05:00Z"/>
                <w:lang w:val="en-US"/>
                <w:rPrChange w:id="14248" w:author="김은수" w:date="2026-10-01T13:46:00Z" w16du:dateUtc="2026-10-01T04:46:00Z">
                  <w:rPr>
                    <w:ins w:id="14249" w:author="김은수" w:date="2026-10-01T12:05:00Z" w16du:dateUtc="2026-10-01T03:05:00Z"/>
                  </w:rPr>
                </w:rPrChange>
              </w:rPr>
            </w:pPr>
            <w:ins w:id="14250" w:author="김은수" w:date="2026-10-01T12:05:00Z" w16du:dateUtc="2026-10-01T03:05:00Z">
              <w:r w:rsidRPr="00E00010">
                <w:rPr>
                  <w:lang w:val="en-US"/>
                  <w:rPrChange w:id="14251" w:author="김은수" w:date="2026-10-01T13:46:00Z" w16du:dateUtc="2026-10-01T04:46:00Z">
                    <w:rPr/>
                  </w:rPrChange>
                </w:rPr>
                <w:t>Reset_REN_ISL9122, read_REN_ISL9122_register_byCM3_I2C</w:t>
              </w:r>
            </w:ins>
          </w:p>
        </w:tc>
      </w:tr>
      <w:tr w:rsidR="00084C76" w14:paraId="0B56BD53" w14:textId="77777777" w:rsidTr="00597090">
        <w:trPr>
          <w:cantSplit/>
          <w:ins w:id="14252" w:author="김은수" w:date="2026-10-01T12:05:00Z"/>
          <w:trPrChange w:id="14253"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4254" w:author="김은수" w:date="2026-10-01T03:22:00Z">
              <w:tcPr>
                <w:tcW w:w="1304" w:type="dxa"/>
              </w:tcPr>
            </w:tcPrChange>
          </w:tcPr>
          <w:p w14:paraId="563671DF" w14:textId="77777777" w:rsidR="00084C76" w:rsidRDefault="00084C76">
            <w:pPr>
              <w:pStyle w:val="TDCe"/>
              <w:rPr>
                <w:ins w:id="14255" w:author="김은수" w:date="2026-10-01T12:05:00Z" w16du:dateUtc="2026-10-01T03:05:00Z"/>
              </w:rPr>
            </w:pPr>
            <w:ins w:id="14256" w:author="김은수" w:date="2026-10-01T12:05:00Z" w16du:dateUtc="2026-10-01T03:05:00Z">
              <w:r>
                <w:t>동작 조건</w:t>
              </w:r>
            </w:ins>
          </w:p>
        </w:tc>
        <w:tc>
          <w:tcPr>
            <w:tcW w:w="7512" w:type="dxa"/>
            <w:tcPrChange w:id="14257" w:author="김은수" w:date="2026-10-01T03:22:00Z">
              <w:tcPr>
                <w:tcW w:w="7512" w:type="dxa"/>
              </w:tcPr>
            </w:tcPrChange>
          </w:tcPr>
          <w:p w14:paraId="01BB591F"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4258" w:author="김은수" w:date="2026-10-01T12:05:00Z" w16du:dateUtc="2026-10-01T03:05:00Z"/>
              </w:rPr>
            </w:pPr>
            <w:ins w:id="14259" w:author="김은수" w:date="2026-10-01T12:05:00Z" w16du:dateUtc="2026-10-01T03:05:00Z">
              <w:r>
                <w:t>보조 PMIC에 해당하는 주소로 명령을 보내고 읽은 값을 반환해야 한다.</w:t>
              </w:r>
            </w:ins>
          </w:p>
        </w:tc>
      </w:tr>
    </w:tbl>
    <w:p w14:paraId="19A9E270" w14:textId="77777777" w:rsidR="00084C76" w:rsidRDefault="00084C76">
      <w:pPr>
        <w:pStyle w:val="TDC40"/>
        <w:spacing w:after="0"/>
        <w:rPr>
          <w:ins w:id="14260" w:author="김은수" w:date="2026-10-01T12:05:00Z" w16du:dateUtc="2026-10-01T03:05:00Z"/>
        </w:rPr>
        <w:pPrChange w:id="14261" w:author="김은수" w:date="2026-10-01T03:22:00Z">
          <w:pPr>
            <w:pStyle w:val="TDC40"/>
          </w:pPr>
        </w:pPrChange>
      </w:pPr>
    </w:p>
    <w:p w14:paraId="25609F86" w14:textId="77777777" w:rsidR="00697371" w:rsidRPr="00E00010" w:rsidRDefault="00220104">
      <w:pPr>
        <w:pStyle w:val="TDC4"/>
        <w:rPr>
          <w:ins w:id="14262" w:author="김은수" w:date="2026-09-30T15:44:00Z" w16du:dateUtc="2026-09-30T06:44:00Z"/>
        </w:rPr>
        <w:pPrChange w:id="14263" w:author="김은수" w:date="2026-10-01T01:11:00Z">
          <w:pPr>
            <w:pStyle w:val="4"/>
            <w:numPr>
              <w:ilvl w:val="3"/>
              <w:numId w:val="7"/>
            </w:numPr>
            <w:tabs>
              <w:tab w:val="num" w:pos="1134"/>
            </w:tabs>
            <w:ind w:left="1200" w:hanging="400"/>
          </w:pPr>
        </w:pPrChange>
      </w:pPr>
      <w:ins w:id="14264" w:author="김은수" w:date="2026-09-30T15:44:00Z" w16du:dateUtc="2026-09-30T06:44:00Z">
        <w:r>
          <w:t>SU-ID-CM3-041, 내부기 자극 설정 적용</w:t>
        </w:r>
      </w:ins>
    </w:p>
    <w:p w14:paraId="06D48ECB" w14:textId="77777777" w:rsidR="00084C76" w:rsidRDefault="00084C76">
      <w:pPr>
        <w:pStyle w:val="TDC40"/>
        <w:keepNext/>
        <w:rPr>
          <w:ins w:id="14265" w:author="김은수" w:date="2026-10-01T12:05:00Z" w16du:dateUtc="2026-10-01T03:05:00Z"/>
        </w:rPr>
        <w:pPrChange w:id="14266" w:author="김은수" w:date="2026-10-01T03:22:00Z">
          <w:pPr>
            <w:pStyle w:val="TDC40"/>
          </w:pPr>
        </w:pPrChange>
      </w:pPr>
      <w:ins w:id="14267" w:author="김은수" w:date="2026-10-01T12:05:00Z" w16du:dateUtc="2026-10-01T03:05:00Z">
        <w:r>
          <w:t>새 맵의 자극 파라미터를 내부기에 전달한 다음 실시간 출력을 허용한다.</w:t>
        </w:r>
      </w:ins>
    </w:p>
    <w:p w14:paraId="2376B8EF" w14:textId="77777777" w:rsidR="00084C76" w:rsidRDefault="00084C76">
      <w:pPr>
        <w:pStyle w:val="TDC42"/>
        <w:rPr>
          <w:ins w:id="14268" w:author="김은수" w:date="2026-10-01T12:05:00Z" w16du:dateUtc="2026-10-01T03:05:00Z"/>
        </w:rPr>
      </w:pPr>
      <w:ins w:id="14269" w:author="김은수" w:date="2026-10-01T12:05:00Z" w16du:dateUtc="2026-10-01T03:05:00Z">
        <w:r>
          <w:t xml:space="preserve">표 </w:t>
        </w:r>
        <w:r>
          <w:fldChar w:fldCharType="begin"/>
        </w:r>
        <w:r>
          <w:instrText>SEQ 표 \* ARABIC</w:instrText>
        </w:r>
        <w:r>
          <w:fldChar w:fldCharType="separate"/>
        </w:r>
        <w:r>
          <w:t>174</w:t>
        </w:r>
        <w:r>
          <w:fldChar w:fldCharType="end"/>
        </w:r>
        <w:r>
          <w:t>. 내부기 자극 설정 적용 / 유닛 설계 내용</w:t>
        </w:r>
      </w:ins>
    </w:p>
    <w:tbl>
      <w:tblPr>
        <w:tblStyle w:val="TDC41"/>
        <w:tblW w:w="8816" w:type="dxa"/>
        <w:tblLayout w:type="fixed"/>
        <w:tblLook w:val="04A0" w:firstRow="1" w:lastRow="0" w:firstColumn="1" w:lastColumn="0" w:noHBand="0" w:noVBand="1"/>
        <w:tblPrChange w:id="14270"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14271">
          <w:tblGrid>
            <w:gridCol w:w="360"/>
            <w:gridCol w:w="360"/>
            <w:gridCol w:w="584"/>
            <w:gridCol w:w="7512"/>
          </w:tblGrid>
        </w:tblGridChange>
      </w:tblGrid>
      <w:tr w:rsidR="00084C76" w14:paraId="324FCFC0" w14:textId="77777777" w:rsidTr="00220FB1">
        <w:trPr>
          <w:cnfStyle w:val="100000000000" w:firstRow="1" w:lastRow="0" w:firstColumn="0" w:lastColumn="0" w:oddVBand="0" w:evenVBand="0" w:oddHBand="0" w:evenHBand="0" w:firstRowFirstColumn="0" w:firstRowLastColumn="0" w:lastRowFirstColumn="0" w:lastRowLastColumn="0"/>
          <w:cantSplit/>
          <w:tblHeader/>
          <w:ins w:id="14272" w:author="김은수" w:date="2026-10-01T12:05:00Z"/>
          <w:trPrChange w:id="14273"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4274" w:author="김은수" w:date="2026-10-01T03:22:00Z">
              <w:tcPr>
                <w:tcW w:w="1304" w:type="dxa"/>
              </w:tcPr>
            </w:tcPrChange>
          </w:tcPr>
          <w:p w14:paraId="1CA166FB"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14275" w:author="김은수" w:date="2026-10-01T12:05:00Z" w16du:dateUtc="2026-10-01T03:05:00Z"/>
              </w:rPr>
            </w:pPr>
            <w:ins w:id="14276" w:author="김은수" w:date="2026-10-01T12:05:00Z" w16du:dateUtc="2026-10-01T03:05:00Z">
              <w:r>
                <w:t>항목</w:t>
              </w:r>
            </w:ins>
          </w:p>
        </w:tc>
        <w:tc>
          <w:tcPr>
            <w:tcW w:w="7512" w:type="dxa"/>
            <w:tcPrChange w:id="14277" w:author="김은수" w:date="2026-10-01T03:22:00Z">
              <w:tcPr>
                <w:tcW w:w="7512" w:type="dxa"/>
              </w:tcPr>
            </w:tcPrChange>
          </w:tcPr>
          <w:p w14:paraId="76F86536"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14278" w:author="김은수" w:date="2026-10-01T12:05:00Z" w16du:dateUtc="2026-10-01T03:05:00Z"/>
              </w:rPr>
            </w:pPr>
            <w:ins w:id="14279" w:author="김은수" w:date="2026-10-01T12:05:00Z" w16du:dateUtc="2026-10-01T03:05:00Z">
              <w:r>
                <w:t>설계 내용</w:t>
              </w:r>
            </w:ins>
          </w:p>
        </w:tc>
      </w:tr>
      <w:tr w:rsidR="00084C76" w14:paraId="2BEC6768" w14:textId="77777777" w:rsidTr="00220FB1">
        <w:trPr>
          <w:cantSplit/>
          <w:ins w:id="14280" w:author="김은수" w:date="2026-10-01T12:05:00Z"/>
          <w:trPrChange w:id="14281"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4282" w:author="김은수" w:date="2026-10-01T03:22:00Z">
              <w:tcPr>
                <w:tcW w:w="1304" w:type="dxa"/>
              </w:tcPr>
            </w:tcPrChange>
          </w:tcPr>
          <w:p w14:paraId="3AE1D609" w14:textId="77777777" w:rsidR="00084C76" w:rsidRDefault="00084C76">
            <w:pPr>
              <w:pStyle w:val="TDCe"/>
              <w:rPr>
                <w:ins w:id="14283" w:author="김은수" w:date="2026-10-01T12:05:00Z" w16du:dateUtc="2026-10-01T03:05:00Z"/>
              </w:rPr>
            </w:pPr>
            <w:ins w:id="14284" w:author="김은수" w:date="2026-10-01T12:05:00Z" w16du:dateUtc="2026-10-01T03:05:00Z">
              <w:r>
                <w:t>입력</w:t>
              </w:r>
            </w:ins>
          </w:p>
        </w:tc>
        <w:tc>
          <w:tcPr>
            <w:tcW w:w="7512" w:type="dxa"/>
            <w:tcPrChange w:id="14285" w:author="김은수" w:date="2026-10-01T03:22:00Z">
              <w:tcPr>
                <w:tcW w:w="7512" w:type="dxa"/>
              </w:tcPr>
            </w:tcPrChange>
          </w:tcPr>
          <w:p w14:paraId="04DCF695"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4286" w:author="김은수" w:date="2026-10-01T12:05:00Z" w16du:dateUtc="2026-10-01T03:05:00Z"/>
              </w:rPr>
            </w:pPr>
            <w:ins w:id="14287" w:author="김은수" w:date="2026-10-01T12:05:00Z" w16du:dateUtc="2026-10-01T03:05:00Z">
              <w:r>
                <w:t>맵 로드 상태, 단극/양극 모드, 계산한 자극 파라미터</w:t>
              </w:r>
            </w:ins>
          </w:p>
        </w:tc>
      </w:tr>
      <w:tr w:rsidR="00084C76" w14:paraId="3314D47F" w14:textId="77777777" w:rsidTr="00220FB1">
        <w:trPr>
          <w:cantSplit/>
          <w:ins w:id="14288" w:author="김은수" w:date="2026-10-01T12:05:00Z"/>
          <w:trPrChange w:id="14289"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4290" w:author="김은수" w:date="2026-10-01T03:22:00Z">
              <w:tcPr>
                <w:tcW w:w="1304" w:type="dxa"/>
              </w:tcPr>
            </w:tcPrChange>
          </w:tcPr>
          <w:p w14:paraId="2747B9E1" w14:textId="77777777" w:rsidR="00084C76" w:rsidRDefault="00084C76">
            <w:pPr>
              <w:pStyle w:val="TDCe"/>
              <w:rPr>
                <w:ins w:id="14291" w:author="김은수" w:date="2026-10-01T12:05:00Z" w16du:dateUtc="2026-10-01T03:05:00Z"/>
              </w:rPr>
            </w:pPr>
            <w:ins w:id="14292" w:author="김은수" w:date="2026-10-01T12:05:00Z" w16du:dateUtc="2026-10-01T03:05:00Z">
              <w:r>
                <w:t>출력</w:t>
              </w:r>
            </w:ins>
          </w:p>
        </w:tc>
        <w:tc>
          <w:tcPr>
            <w:tcW w:w="7512" w:type="dxa"/>
            <w:tcPrChange w:id="14293" w:author="김은수" w:date="2026-10-01T03:22:00Z">
              <w:tcPr>
                <w:tcW w:w="7512" w:type="dxa"/>
              </w:tcPr>
            </w:tcPrChange>
          </w:tcPr>
          <w:p w14:paraId="05B2AFF4"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4294" w:author="김은수" w:date="2026-10-01T12:05:00Z" w16du:dateUtc="2026-10-01T03:05:00Z"/>
              </w:rPr>
            </w:pPr>
            <w:ins w:id="14295" w:author="김은수" w:date="2026-10-01T12:05:00Z" w16du:dateUtc="2026-10-01T03:05:00Z">
              <w:r>
                <w:t>내부기 설정 완료와 실행 상태</w:t>
              </w:r>
            </w:ins>
          </w:p>
        </w:tc>
      </w:tr>
      <w:tr w:rsidR="00084C76" w14:paraId="5FEFE816" w14:textId="77777777" w:rsidTr="00220FB1">
        <w:trPr>
          <w:cantSplit/>
          <w:ins w:id="14296" w:author="김은수" w:date="2026-10-01T12:05:00Z"/>
          <w:trPrChange w:id="14297"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4298" w:author="김은수" w:date="2026-10-01T03:22:00Z">
              <w:tcPr>
                <w:tcW w:w="1304" w:type="dxa"/>
              </w:tcPr>
            </w:tcPrChange>
          </w:tcPr>
          <w:p w14:paraId="4128D019" w14:textId="77777777" w:rsidR="00084C76" w:rsidRDefault="00084C76">
            <w:pPr>
              <w:pStyle w:val="TDCe"/>
              <w:rPr>
                <w:ins w:id="14299" w:author="김은수" w:date="2026-10-01T12:05:00Z" w16du:dateUtc="2026-10-01T03:05:00Z"/>
              </w:rPr>
            </w:pPr>
            <w:ins w:id="14300" w:author="김은수" w:date="2026-10-01T12:05:00Z" w16du:dateUtc="2026-10-01T03:05:00Z">
              <w:r>
                <w:t>처리</w:t>
              </w:r>
            </w:ins>
          </w:p>
        </w:tc>
        <w:tc>
          <w:tcPr>
            <w:tcW w:w="7512" w:type="dxa"/>
            <w:tcPrChange w:id="14301" w:author="김은수" w:date="2026-10-01T03:22:00Z">
              <w:tcPr>
                <w:tcW w:w="7512" w:type="dxa"/>
              </w:tcPr>
            </w:tcPrChange>
          </w:tcPr>
          <w:p w14:paraId="55C41F41"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4302" w:author="김은수" w:date="2026-10-01T12:05:00Z" w16du:dateUtc="2026-10-01T03:05:00Z"/>
              </w:rPr>
            </w:pPr>
            <w:ins w:id="14303" w:author="김은수" w:date="2026-10-01T12:05:00Z" w16du:dateUtc="2026-10-01T03:05:00Z">
              <w:r>
                <w:t>새 맵 상태를 확인하고 단극/양극 모드에 맞는 레지스터/PCM 명령을 구성한다. 단계별 설정을 완료한 뒤 완료 상태를 제공한다.</w:t>
              </w:r>
            </w:ins>
          </w:p>
        </w:tc>
      </w:tr>
    </w:tbl>
    <w:p w14:paraId="11A78E47" w14:textId="77777777" w:rsidR="00084C76" w:rsidRDefault="00084C76">
      <w:pPr>
        <w:pStyle w:val="TDC40"/>
        <w:spacing w:after="0"/>
        <w:rPr>
          <w:ins w:id="14304" w:author="김은수" w:date="2026-10-01T12:05:00Z" w16du:dateUtc="2026-10-01T03:05:00Z"/>
        </w:rPr>
        <w:pPrChange w:id="14305" w:author="김은수" w:date="2026-10-01T03:22:00Z">
          <w:pPr>
            <w:pStyle w:val="TDC40"/>
          </w:pPr>
        </w:pPrChange>
      </w:pPr>
    </w:p>
    <w:p w14:paraId="6409FE0D" w14:textId="77777777" w:rsidR="00084C76" w:rsidRDefault="00084C76">
      <w:pPr>
        <w:pStyle w:val="TDC42"/>
        <w:rPr>
          <w:ins w:id="14306" w:author="김은수" w:date="2026-10-01T12:05:00Z" w16du:dateUtc="2026-10-01T03:05:00Z"/>
        </w:rPr>
      </w:pPr>
      <w:ins w:id="14307" w:author="김은수" w:date="2026-10-01T12:05:00Z" w16du:dateUtc="2026-10-01T03:05:00Z">
        <w:r>
          <w:lastRenderedPageBreak/>
          <w:t xml:space="preserve">표 </w:t>
        </w:r>
        <w:r>
          <w:fldChar w:fldCharType="begin"/>
        </w:r>
        <w:r>
          <w:instrText>SEQ 표 \* ARABIC</w:instrText>
        </w:r>
        <w:r>
          <w:fldChar w:fldCharType="separate"/>
        </w:r>
        <w:r>
          <w:t>175</w:t>
        </w:r>
        <w:r>
          <w:fldChar w:fldCharType="end"/>
        </w:r>
        <w:r>
          <w:t>. 내부기 자극 설정 적용 / 구현 조건</w:t>
        </w:r>
      </w:ins>
    </w:p>
    <w:tbl>
      <w:tblPr>
        <w:tblStyle w:val="TDC41"/>
        <w:tblW w:w="8816" w:type="dxa"/>
        <w:tblLayout w:type="fixed"/>
        <w:tblLook w:val="04A0" w:firstRow="1" w:lastRow="0" w:firstColumn="1" w:lastColumn="0" w:noHBand="0" w:noVBand="1"/>
        <w:tblPrChange w:id="14308"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14309">
          <w:tblGrid>
            <w:gridCol w:w="360"/>
            <w:gridCol w:w="360"/>
            <w:gridCol w:w="584"/>
            <w:gridCol w:w="7512"/>
          </w:tblGrid>
        </w:tblGridChange>
      </w:tblGrid>
      <w:tr w:rsidR="00084C76" w14:paraId="3A61F371" w14:textId="77777777" w:rsidTr="00220FB1">
        <w:trPr>
          <w:cnfStyle w:val="100000000000" w:firstRow="1" w:lastRow="0" w:firstColumn="0" w:lastColumn="0" w:oddVBand="0" w:evenVBand="0" w:oddHBand="0" w:evenHBand="0" w:firstRowFirstColumn="0" w:firstRowLastColumn="0" w:lastRowFirstColumn="0" w:lastRowLastColumn="0"/>
          <w:cantSplit/>
          <w:tblHeader/>
          <w:ins w:id="14310" w:author="김은수" w:date="2026-10-01T12:05:00Z"/>
          <w:trPrChange w:id="14311"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4312" w:author="김은수" w:date="2026-10-01T03:22:00Z">
              <w:tcPr>
                <w:tcW w:w="1304" w:type="dxa"/>
              </w:tcPr>
            </w:tcPrChange>
          </w:tcPr>
          <w:p w14:paraId="6E6424C4"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14313" w:author="김은수" w:date="2026-10-01T12:05:00Z" w16du:dateUtc="2026-10-01T03:05:00Z"/>
              </w:rPr>
            </w:pPr>
            <w:ins w:id="14314" w:author="김은수" w:date="2026-10-01T12:05:00Z" w16du:dateUtc="2026-10-01T03:05:00Z">
              <w:r>
                <w:t>구분</w:t>
              </w:r>
            </w:ins>
          </w:p>
        </w:tc>
        <w:tc>
          <w:tcPr>
            <w:tcW w:w="7512" w:type="dxa"/>
            <w:tcPrChange w:id="14315" w:author="김은수" w:date="2026-10-01T03:22:00Z">
              <w:tcPr>
                <w:tcW w:w="7512" w:type="dxa"/>
              </w:tcPr>
            </w:tcPrChange>
          </w:tcPr>
          <w:p w14:paraId="12E37090"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14316" w:author="김은수" w:date="2026-10-01T12:05:00Z" w16du:dateUtc="2026-10-01T03:05:00Z"/>
              </w:rPr>
            </w:pPr>
            <w:ins w:id="14317" w:author="김은수" w:date="2026-10-01T12:05:00Z" w16du:dateUtc="2026-10-01T03:05:00Z">
              <w:r>
                <w:t>구현 조건</w:t>
              </w:r>
            </w:ins>
          </w:p>
        </w:tc>
      </w:tr>
      <w:tr w:rsidR="00084C76" w14:paraId="77E0B6C8" w14:textId="77777777" w:rsidTr="00220FB1">
        <w:trPr>
          <w:cantSplit/>
          <w:ins w:id="14318" w:author="김은수" w:date="2026-10-01T12:05:00Z"/>
          <w:trPrChange w:id="14319"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4320" w:author="김은수" w:date="2026-10-01T03:22:00Z">
              <w:tcPr>
                <w:tcW w:w="1304" w:type="dxa"/>
              </w:tcPr>
            </w:tcPrChange>
          </w:tcPr>
          <w:p w14:paraId="5AC5198E" w14:textId="77777777" w:rsidR="00084C76" w:rsidRDefault="00084C76">
            <w:pPr>
              <w:pStyle w:val="TDCe"/>
              <w:rPr>
                <w:ins w:id="14321" w:author="김은수" w:date="2026-10-01T12:05:00Z" w16du:dateUtc="2026-10-01T03:05:00Z"/>
              </w:rPr>
            </w:pPr>
            <w:ins w:id="14322" w:author="김은수" w:date="2026-10-01T12:05:00Z" w16du:dateUtc="2026-10-01T03:05:00Z">
              <w:r>
                <w:t>관련 함수</w:t>
              </w:r>
            </w:ins>
          </w:p>
        </w:tc>
        <w:tc>
          <w:tcPr>
            <w:tcW w:w="7512" w:type="dxa"/>
            <w:tcPrChange w:id="14323" w:author="김은수" w:date="2026-10-01T03:22:00Z">
              <w:tcPr>
                <w:tcW w:w="7512" w:type="dxa"/>
              </w:tcPr>
            </w:tcPrChange>
          </w:tcPr>
          <w:p w14:paraId="56723ED1" w14:textId="77777777" w:rsidR="00084C76" w:rsidRPr="00E00010" w:rsidRDefault="00084C76">
            <w:pPr>
              <w:pStyle w:val="TDCf"/>
              <w:cnfStyle w:val="000000000000" w:firstRow="0" w:lastRow="0" w:firstColumn="0" w:lastColumn="0" w:oddVBand="0" w:evenVBand="0" w:oddHBand="0" w:evenHBand="0" w:firstRowFirstColumn="0" w:firstRowLastColumn="0" w:lastRowFirstColumn="0" w:lastRowLastColumn="0"/>
              <w:rPr>
                <w:ins w:id="14324" w:author="김은수" w:date="2026-10-01T12:05:00Z" w16du:dateUtc="2026-10-01T03:05:00Z"/>
                <w:lang w:val="en-US"/>
                <w:rPrChange w:id="14325" w:author="김은수" w:date="2026-10-01T13:46:00Z" w16du:dateUtc="2026-10-01T04:46:00Z">
                  <w:rPr>
                    <w:ins w:id="14326" w:author="김은수" w:date="2026-10-01T12:05:00Z" w16du:dateUtc="2026-10-01T03:05:00Z"/>
                  </w:rPr>
                </w:rPrChange>
              </w:rPr>
            </w:pPr>
            <w:ins w:id="14327" w:author="김은수" w:date="2026-10-01T12:05:00Z" w16du:dateUtc="2026-10-01T03:05:00Z">
              <w:r w:rsidRPr="00E00010">
                <w:rPr>
                  <w:lang w:val="en-US"/>
                  <w:rPrChange w:id="14328" w:author="김은수" w:date="2026-10-01T13:46:00Z" w16du:dateUtc="2026-10-01T04:46:00Z">
                    <w:rPr/>
                  </w:rPrChange>
                </w:rPr>
                <w:t>stimulationSetting, settingStimulPara_monoPolarMode, settingStimulPara_biPolarMode, isStimulParaIsSettingDone / set_newMapLoadeFlagForStimulParaSetting, isNewMapLoadeFlag</w:t>
              </w:r>
            </w:ins>
          </w:p>
        </w:tc>
      </w:tr>
      <w:tr w:rsidR="00084C76" w14:paraId="49F9B1E3" w14:textId="77777777" w:rsidTr="00220FB1">
        <w:trPr>
          <w:cantSplit/>
          <w:ins w:id="14329" w:author="김은수" w:date="2026-10-01T12:05:00Z"/>
          <w:trPrChange w:id="14330"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4331" w:author="김은수" w:date="2026-10-01T03:22:00Z">
              <w:tcPr>
                <w:tcW w:w="1304" w:type="dxa"/>
              </w:tcPr>
            </w:tcPrChange>
          </w:tcPr>
          <w:p w14:paraId="02D11537" w14:textId="77777777" w:rsidR="00084C76" w:rsidRDefault="00084C76">
            <w:pPr>
              <w:pStyle w:val="TDCe"/>
              <w:rPr>
                <w:ins w:id="14332" w:author="김은수" w:date="2026-10-01T12:05:00Z" w16du:dateUtc="2026-10-01T03:05:00Z"/>
              </w:rPr>
            </w:pPr>
            <w:ins w:id="14333" w:author="김은수" w:date="2026-10-01T12:05:00Z" w16du:dateUtc="2026-10-01T03:05:00Z">
              <w:r>
                <w:t>동작 조건</w:t>
              </w:r>
            </w:ins>
          </w:p>
        </w:tc>
        <w:tc>
          <w:tcPr>
            <w:tcW w:w="7512" w:type="dxa"/>
            <w:tcPrChange w:id="14334" w:author="김은수" w:date="2026-10-01T03:22:00Z">
              <w:tcPr>
                <w:tcW w:w="7512" w:type="dxa"/>
              </w:tcPr>
            </w:tcPrChange>
          </w:tcPr>
          <w:p w14:paraId="2A278A84"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4335" w:author="김은수" w:date="2026-10-01T12:05:00Z" w16du:dateUtc="2026-10-01T03:05:00Z"/>
              </w:rPr>
            </w:pPr>
            <w:ins w:id="14336" w:author="김은수" w:date="2026-10-01T12:05:00Z" w16du:dateUtc="2026-10-01T03:05:00Z">
              <w:r>
                <w:t>선택한 모드의 설정이 모두 처리된 뒤 완료 상태가 활성화되어야 한다. 미완료 상태에서 완료를 반환하지 않아야 한다.</w:t>
              </w:r>
            </w:ins>
          </w:p>
        </w:tc>
      </w:tr>
    </w:tbl>
    <w:p w14:paraId="0B2A2A55" w14:textId="77777777" w:rsidR="00084C76" w:rsidRDefault="00084C76">
      <w:pPr>
        <w:pStyle w:val="TDC40"/>
        <w:spacing w:after="0"/>
        <w:rPr>
          <w:ins w:id="14337" w:author="김은수" w:date="2026-10-01T12:05:00Z" w16du:dateUtc="2026-10-01T03:05:00Z"/>
        </w:rPr>
        <w:pPrChange w:id="14338" w:author="김은수" w:date="2026-10-01T03:22:00Z">
          <w:pPr>
            <w:pStyle w:val="TDC40"/>
          </w:pPr>
        </w:pPrChange>
      </w:pPr>
    </w:p>
    <w:p w14:paraId="6BA6C2B0" w14:textId="77777777" w:rsidR="00697371" w:rsidRPr="00E00010" w:rsidRDefault="00220104">
      <w:pPr>
        <w:pStyle w:val="TDC4"/>
        <w:rPr>
          <w:ins w:id="14339" w:author="김은수" w:date="2026-09-30T15:44:00Z" w16du:dateUtc="2026-09-30T06:44:00Z"/>
        </w:rPr>
        <w:pPrChange w:id="14340" w:author="김은수" w:date="2026-10-01T01:11:00Z">
          <w:pPr>
            <w:pStyle w:val="4"/>
            <w:numPr>
              <w:ilvl w:val="3"/>
              <w:numId w:val="7"/>
            </w:numPr>
            <w:tabs>
              <w:tab w:val="num" w:pos="1134"/>
            </w:tabs>
            <w:ind w:left="1200" w:hanging="400"/>
          </w:pPr>
        </w:pPrChange>
      </w:pPr>
      <w:ins w:id="14341" w:author="김은수" w:date="2026-09-30T15:44:00Z" w16du:dateUtc="2026-09-30T06:44:00Z">
        <w:r>
          <w:t>SU-ID-CM3-042, 내부기 및 사용자 설정 저장</w:t>
        </w:r>
      </w:ins>
    </w:p>
    <w:p w14:paraId="7787C289" w14:textId="77777777" w:rsidR="00084C76" w:rsidRDefault="00084C76">
      <w:pPr>
        <w:pStyle w:val="TDC40"/>
        <w:keepNext/>
        <w:rPr>
          <w:ins w:id="14342" w:author="김은수" w:date="2026-10-01T12:05:00Z" w16du:dateUtc="2026-10-01T03:05:00Z"/>
        </w:rPr>
        <w:pPrChange w:id="14343" w:author="김은수" w:date="2026-10-01T03:22:00Z">
          <w:pPr>
            <w:pStyle w:val="TDC40"/>
          </w:pPr>
        </w:pPrChange>
      </w:pPr>
      <w:ins w:id="14344" w:author="김은수" w:date="2026-10-01T12:05:00Z" w16du:dateUtc="2026-10-01T03:05:00Z">
        <w:r>
          <w:t>다음 기동에서도 선택한 내부기와 사용자 설정을 다시 사용할 수 있게 한다.</w:t>
        </w:r>
      </w:ins>
    </w:p>
    <w:p w14:paraId="2E3EF17D" w14:textId="77777777" w:rsidR="00084C76" w:rsidRDefault="00084C76">
      <w:pPr>
        <w:pStyle w:val="TDC42"/>
        <w:rPr>
          <w:ins w:id="14345" w:author="김은수" w:date="2026-10-01T12:05:00Z" w16du:dateUtc="2026-10-01T03:05:00Z"/>
        </w:rPr>
      </w:pPr>
      <w:ins w:id="14346" w:author="김은수" w:date="2026-10-01T12:05:00Z" w16du:dateUtc="2026-10-01T03:05:00Z">
        <w:r>
          <w:t xml:space="preserve">표 </w:t>
        </w:r>
        <w:r>
          <w:fldChar w:fldCharType="begin"/>
        </w:r>
        <w:r>
          <w:instrText>SEQ 표 \* ARABIC</w:instrText>
        </w:r>
        <w:r>
          <w:fldChar w:fldCharType="separate"/>
        </w:r>
        <w:r>
          <w:t>176</w:t>
        </w:r>
        <w:r>
          <w:fldChar w:fldCharType="end"/>
        </w:r>
        <w:r>
          <w:t>. 내부기 및 사용자 설정 저장 / 유닛 설계 내용</w:t>
        </w:r>
      </w:ins>
    </w:p>
    <w:tbl>
      <w:tblPr>
        <w:tblStyle w:val="TDC41"/>
        <w:tblW w:w="8816" w:type="dxa"/>
        <w:tblLayout w:type="fixed"/>
        <w:tblLook w:val="04A0" w:firstRow="1" w:lastRow="0" w:firstColumn="1" w:lastColumn="0" w:noHBand="0" w:noVBand="1"/>
        <w:tblPrChange w:id="14347"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14348">
          <w:tblGrid>
            <w:gridCol w:w="360"/>
            <w:gridCol w:w="360"/>
            <w:gridCol w:w="584"/>
            <w:gridCol w:w="7512"/>
          </w:tblGrid>
        </w:tblGridChange>
      </w:tblGrid>
      <w:tr w:rsidR="00084C76" w14:paraId="5BDF4ABE" w14:textId="77777777" w:rsidTr="005E1FF8">
        <w:trPr>
          <w:cnfStyle w:val="100000000000" w:firstRow="1" w:lastRow="0" w:firstColumn="0" w:lastColumn="0" w:oddVBand="0" w:evenVBand="0" w:oddHBand="0" w:evenHBand="0" w:firstRowFirstColumn="0" w:firstRowLastColumn="0" w:lastRowFirstColumn="0" w:lastRowLastColumn="0"/>
          <w:cantSplit/>
          <w:tblHeader/>
          <w:ins w:id="14349" w:author="김은수" w:date="2026-10-01T12:05:00Z"/>
          <w:trPrChange w:id="14350"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4351" w:author="김은수" w:date="2026-10-01T03:22:00Z">
              <w:tcPr>
                <w:tcW w:w="1304" w:type="dxa"/>
              </w:tcPr>
            </w:tcPrChange>
          </w:tcPr>
          <w:p w14:paraId="3FC31BA8"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14352" w:author="김은수" w:date="2026-10-01T12:05:00Z" w16du:dateUtc="2026-10-01T03:05:00Z"/>
              </w:rPr>
            </w:pPr>
            <w:ins w:id="14353" w:author="김은수" w:date="2026-10-01T12:05:00Z" w16du:dateUtc="2026-10-01T03:05:00Z">
              <w:r>
                <w:t>항목</w:t>
              </w:r>
            </w:ins>
          </w:p>
        </w:tc>
        <w:tc>
          <w:tcPr>
            <w:tcW w:w="7512" w:type="dxa"/>
            <w:tcPrChange w:id="14354" w:author="김은수" w:date="2026-10-01T03:22:00Z">
              <w:tcPr>
                <w:tcW w:w="7512" w:type="dxa"/>
              </w:tcPr>
            </w:tcPrChange>
          </w:tcPr>
          <w:p w14:paraId="3B08CE4E"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14355" w:author="김은수" w:date="2026-10-01T12:05:00Z" w16du:dateUtc="2026-10-01T03:05:00Z"/>
              </w:rPr>
            </w:pPr>
            <w:ins w:id="14356" w:author="김은수" w:date="2026-10-01T12:05:00Z" w16du:dateUtc="2026-10-01T03:05:00Z">
              <w:r>
                <w:t>설계 내용</w:t>
              </w:r>
            </w:ins>
          </w:p>
        </w:tc>
      </w:tr>
      <w:tr w:rsidR="00084C76" w14:paraId="5682AA7D" w14:textId="77777777" w:rsidTr="005E1FF8">
        <w:trPr>
          <w:cantSplit/>
          <w:ins w:id="14357" w:author="김은수" w:date="2026-10-01T12:05:00Z"/>
          <w:trPrChange w:id="14358"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4359" w:author="김은수" w:date="2026-10-01T03:22:00Z">
              <w:tcPr>
                <w:tcW w:w="1304" w:type="dxa"/>
              </w:tcPr>
            </w:tcPrChange>
          </w:tcPr>
          <w:p w14:paraId="20435502" w14:textId="77777777" w:rsidR="00084C76" w:rsidRDefault="00084C76">
            <w:pPr>
              <w:pStyle w:val="TDCe"/>
              <w:rPr>
                <w:ins w:id="14360" w:author="김은수" w:date="2026-10-01T12:05:00Z" w16du:dateUtc="2026-10-01T03:05:00Z"/>
              </w:rPr>
            </w:pPr>
            <w:ins w:id="14361" w:author="김은수" w:date="2026-10-01T12:05:00Z" w16du:dateUtc="2026-10-01T03:05:00Z">
              <w:r>
                <w:t>입력</w:t>
              </w:r>
            </w:ins>
          </w:p>
        </w:tc>
        <w:tc>
          <w:tcPr>
            <w:tcW w:w="7512" w:type="dxa"/>
            <w:tcPrChange w:id="14362" w:author="김은수" w:date="2026-10-01T03:22:00Z">
              <w:tcPr>
                <w:tcW w:w="7512" w:type="dxa"/>
              </w:tcPr>
            </w:tcPrChange>
          </w:tcPr>
          <w:p w14:paraId="5220FC7A"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4363" w:author="김은수" w:date="2026-10-01T12:05:00Z" w16du:dateUtc="2026-10-01T03:05:00Z"/>
              </w:rPr>
            </w:pPr>
            <w:ins w:id="14364" w:author="김은수" w:date="2026-10-01T12:05:00Z" w16du:dateUtc="2026-10-01T03:05:00Z">
              <w:r>
                <w:t>내부기 정보와 사용자 설정, 대상 내부기 번호</w:t>
              </w:r>
            </w:ins>
          </w:p>
        </w:tc>
      </w:tr>
      <w:tr w:rsidR="00084C76" w14:paraId="74FA5076" w14:textId="77777777" w:rsidTr="005E1FF8">
        <w:trPr>
          <w:cantSplit/>
          <w:ins w:id="14365" w:author="김은수" w:date="2026-10-01T12:05:00Z"/>
          <w:trPrChange w:id="14366"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4367" w:author="김은수" w:date="2026-10-01T03:22:00Z">
              <w:tcPr>
                <w:tcW w:w="1304" w:type="dxa"/>
              </w:tcPr>
            </w:tcPrChange>
          </w:tcPr>
          <w:p w14:paraId="6DD352E7" w14:textId="77777777" w:rsidR="00084C76" w:rsidRDefault="00084C76">
            <w:pPr>
              <w:pStyle w:val="TDCe"/>
              <w:rPr>
                <w:ins w:id="14368" w:author="김은수" w:date="2026-10-01T12:05:00Z" w16du:dateUtc="2026-10-01T03:05:00Z"/>
              </w:rPr>
            </w:pPr>
            <w:ins w:id="14369" w:author="김은수" w:date="2026-10-01T12:05:00Z" w16du:dateUtc="2026-10-01T03:05:00Z">
              <w:r>
                <w:t>출력</w:t>
              </w:r>
            </w:ins>
          </w:p>
        </w:tc>
        <w:tc>
          <w:tcPr>
            <w:tcW w:w="7512" w:type="dxa"/>
            <w:tcPrChange w:id="14370" w:author="김은수" w:date="2026-10-01T03:22:00Z">
              <w:tcPr>
                <w:tcW w:w="7512" w:type="dxa"/>
              </w:tcPr>
            </w:tcPrChange>
          </w:tcPr>
          <w:p w14:paraId="5F204B6C"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4371" w:author="김은수" w:date="2026-10-01T12:05:00Z" w16du:dateUtc="2026-10-01T03:05:00Z"/>
              </w:rPr>
            </w:pPr>
            <w:ins w:id="14372" w:author="김은수" w:date="2026-10-01T12:05:00Z" w16du:dateUtc="2026-10-01T03:05:00Z">
              <w:r>
                <w:t>저장 파일과 복원 자료</w:t>
              </w:r>
            </w:ins>
          </w:p>
        </w:tc>
      </w:tr>
      <w:tr w:rsidR="00084C76" w14:paraId="6471526C" w14:textId="77777777" w:rsidTr="005E1FF8">
        <w:trPr>
          <w:cantSplit/>
          <w:ins w:id="14373" w:author="김은수" w:date="2026-10-01T12:05:00Z"/>
          <w:trPrChange w:id="14374"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4375" w:author="김은수" w:date="2026-10-01T03:22:00Z">
              <w:tcPr>
                <w:tcW w:w="1304" w:type="dxa"/>
              </w:tcPr>
            </w:tcPrChange>
          </w:tcPr>
          <w:p w14:paraId="41EDC417" w14:textId="77777777" w:rsidR="00084C76" w:rsidRDefault="00084C76">
            <w:pPr>
              <w:pStyle w:val="TDCe"/>
              <w:rPr>
                <w:ins w:id="14376" w:author="김은수" w:date="2026-10-01T12:05:00Z" w16du:dateUtc="2026-10-01T03:05:00Z"/>
              </w:rPr>
            </w:pPr>
            <w:ins w:id="14377" w:author="김은수" w:date="2026-10-01T12:05:00Z" w16du:dateUtc="2026-10-01T03:05:00Z">
              <w:r>
                <w:t>처리</w:t>
              </w:r>
            </w:ins>
          </w:p>
        </w:tc>
        <w:tc>
          <w:tcPr>
            <w:tcW w:w="7512" w:type="dxa"/>
            <w:tcPrChange w:id="14378" w:author="김은수" w:date="2026-10-01T03:22:00Z">
              <w:tcPr>
                <w:tcW w:w="7512" w:type="dxa"/>
              </w:tcPr>
            </w:tcPrChange>
          </w:tcPr>
          <w:p w14:paraId="59887EB2"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4379" w:author="김은수" w:date="2026-10-01T12:05:00Z" w16du:dateUtc="2026-10-01T03:05:00Z"/>
              </w:rPr>
            </w:pPr>
            <w:ins w:id="14380" w:author="김은수" w:date="2026-10-01T12:05:00Z" w16du:dateUtc="2026-10-01T03:05:00Z">
              <w:r>
                <w:t>내부기별 정보와 사용자 설정의 파일 저장/읽기는 CM3에서 담당한다. 기본 자료를 기록하는 경로와 변경 자료를 저장하는 경로를 구분하고, CFX에서 사용할 자료는 공유 메모리로 전달한다.</w:t>
              </w:r>
            </w:ins>
          </w:p>
        </w:tc>
      </w:tr>
    </w:tbl>
    <w:p w14:paraId="6A73D851" w14:textId="77777777" w:rsidR="00084C76" w:rsidRDefault="00084C76">
      <w:pPr>
        <w:pStyle w:val="TDC40"/>
        <w:spacing w:after="0"/>
        <w:rPr>
          <w:ins w:id="14381" w:author="김은수" w:date="2026-10-01T12:05:00Z" w16du:dateUtc="2026-10-01T03:05:00Z"/>
        </w:rPr>
        <w:pPrChange w:id="14382" w:author="김은수" w:date="2026-10-01T03:22:00Z">
          <w:pPr>
            <w:pStyle w:val="TDC40"/>
          </w:pPr>
        </w:pPrChange>
      </w:pPr>
    </w:p>
    <w:p w14:paraId="793E8885" w14:textId="77777777" w:rsidR="00084C76" w:rsidRDefault="00084C76">
      <w:pPr>
        <w:pStyle w:val="TDC42"/>
        <w:rPr>
          <w:ins w:id="14383" w:author="김은수" w:date="2026-10-01T12:05:00Z" w16du:dateUtc="2026-10-01T03:05:00Z"/>
        </w:rPr>
      </w:pPr>
      <w:ins w:id="14384" w:author="김은수" w:date="2026-10-01T12:05:00Z" w16du:dateUtc="2026-10-01T03:05:00Z">
        <w:r>
          <w:t xml:space="preserve">표 </w:t>
        </w:r>
        <w:r>
          <w:fldChar w:fldCharType="begin"/>
        </w:r>
        <w:r>
          <w:instrText>SEQ 표 \* ARABIC</w:instrText>
        </w:r>
        <w:r>
          <w:fldChar w:fldCharType="separate"/>
        </w:r>
        <w:r>
          <w:t>177</w:t>
        </w:r>
        <w:r>
          <w:fldChar w:fldCharType="end"/>
        </w:r>
        <w:r>
          <w:t>. 내부기 및 사용자 설정 저장 / 구현 조건</w:t>
        </w:r>
      </w:ins>
    </w:p>
    <w:tbl>
      <w:tblPr>
        <w:tblStyle w:val="TDC41"/>
        <w:tblW w:w="8816" w:type="dxa"/>
        <w:tblLayout w:type="fixed"/>
        <w:tblLook w:val="04A0" w:firstRow="1" w:lastRow="0" w:firstColumn="1" w:lastColumn="0" w:noHBand="0" w:noVBand="1"/>
        <w:tblPrChange w:id="14385"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14386">
          <w:tblGrid>
            <w:gridCol w:w="360"/>
            <w:gridCol w:w="360"/>
            <w:gridCol w:w="584"/>
            <w:gridCol w:w="7512"/>
          </w:tblGrid>
        </w:tblGridChange>
      </w:tblGrid>
      <w:tr w:rsidR="00084C76" w14:paraId="26AE09FD" w14:textId="77777777" w:rsidTr="005E1FF8">
        <w:trPr>
          <w:cnfStyle w:val="100000000000" w:firstRow="1" w:lastRow="0" w:firstColumn="0" w:lastColumn="0" w:oddVBand="0" w:evenVBand="0" w:oddHBand="0" w:evenHBand="0" w:firstRowFirstColumn="0" w:firstRowLastColumn="0" w:lastRowFirstColumn="0" w:lastRowLastColumn="0"/>
          <w:cantSplit/>
          <w:tblHeader/>
          <w:ins w:id="14387" w:author="김은수" w:date="2026-10-01T12:05:00Z"/>
          <w:trPrChange w:id="14388"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4389" w:author="김은수" w:date="2026-10-01T03:22:00Z">
              <w:tcPr>
                <w:tcW w:w="1304" w:type="dxa"/>
              </w:tcPr>
            </w:tcPrChange>
          </w:tcPr>
          <w:p w14:paraId="6F084223"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14390" w:author="김은수" w:date="2026-10-01T12:05:00Z" w16du:dateUtc="2026-10-01T03:05:00Z"/>
              </w:rPr>
            </w:pPr>
            <w:ins w:id="14391" w:author="김은수" w:date="2026-10-01T12:05:00Z" w16du:dateUtc="2026-10-01T03:05:00Z">
              <w:r>
                <w:t>구분</w:t>
              </w:r>
            </w:ins>
          </w:p>
        </w:tc>
        <w:tc>
          <w:tcPr>
            <w:tcW w:w="7512" w:type="dxa"/>
            <w:tcPrChange w:id="14392" w:author="김은수" w:date="2026-10-01T03:22:00Z">
              <w:tcPr>
                <w:tcW w:w="7512" w:type="dxa"/>
              </w:tcPr>
            </w:tcPrChange>
          </w:tcPr>
          <w:p w14:paraId="2ADE213E"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14393" w:author="김은수" w:date="2026-10-01T12:05:00Z" w16du:dateUtc="2026-10-01T03:05:00Z"/>
              </w:rPr>
            </w:pPr>
            <w:ins w:id="14394" w:author="김은수" w:date="2026-10-01T12:05:00Z" w16du:dateUtc="2026-10-01T03:05:00Z">
              <w:r>
                <w:t>구현 조건</w:t>
              </w:r>
            </w:ins>
          </w:p>
        </w:tc>
      </w:tr>
      <w:tr w:rsidR="00084C76" w14:paraId="7849CB3A" w14:textId="77777777" w:rsidTr="005E1FF8">
        <w:trPr>
          <w:cantSplit/>
          <w:ins w:id="14395" w:author="김은수" w:date="2026-10-01T12:05:00Z"/>
          <w:trPrChange w:id="14396"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4397" w:author="김은수" w:date="2026-10-01T03:22:00Z">
              <w:tcPr>
                <w:tcW w:w="1304" w:type="dxa"/>
              </w:tcPr>
            </w:tcPrChange>
          </w:tcPr>
          <w:p w14:paraId="7DC1E6CE" w14:textId="77777777" w:rsidR="00084C76" w:rsidRDefault="00084C76">
            <w:pPr>
              <w:pStyle w:val="TDCe"/>
              <w:rPr>
                <w:ins w:id="14398" w:author="김은수" w:date="2026-10-01T12:05:00Z" w16du:dateUtc="2026-10-01T03:05:00Z"/>
              </w:rPr>
            </w:pPr>
            <w:ins w:id="14399" w:author="김은수" w:date="2026-10-01T12:05:00Z" w16du:dateUtc="2026-10-01T03:05:00Z">
              <w:r>
                <w:t>관련 함수</w:t>
              </w:r>
            </w:ins>
          </w:p>
        </w:tc>
        <w:tc>
          <w:tcPr>
            <w:tcW w:w="7512" w:type="dxa"/>
            <w:tcPrChange w:id="14400" w:author="김은수" w:date="2026-10-01T03:22:00Z">
              <w:tcPr>
                <w:tcW w:w="7512" w:type="dxa"/>
              </w:tcPr>
            </w:tcPrChange>
          </w:tcPr>
          <w:p w14:paraId="12C05A02" w14:textId="77777777" w:rsidR="00084C76" w:rsidRPr="00E00010" w:rsidRDefault="00084C76">
            <w:pPr>
              <w:pStyle w:val="TDCf"/>
              <w:cnfStyle w:val="000000000000" w:firstRow="0" w:lastRow="0" w:firstColumn="0" w:lastColumn="0" w:oddVBand="0" w:evenVBand="0" w:oddHBand="0" w:evenHBand="0" w:firstRowFirstColumn="0" w:firstRowLastColumn="0" w:lastRowFirstColumn="0" w:lastRowLastColumn="0"/>
              <w:rPr>
                <w:ins w:id="14401" w:author="김은수" w:date="2026-10-01T12:05:00Z" w16du:dateUtc="2026-10-01T03:05:00Z"/>
                <w:lang w:val="en-US"/>
                <w:rPrChange w:id="14402" w:author="김은수" w:date="2026-10-01T13:46:00Z" w16du:dateUtc="2026-10-01T04:46:00Z">
                  <w:rPr>
                    <w:ins w:id="14403" w:author="김은수" w:date="2026-10-01T12:05:00Z" w16du:dateUtc="2026-10-01T03:05:00Z"/>
                  </w:rPr>
                </w:rPrChange>
              </w:rPr>
            </w:pPr>
            <w:ins w:id="14404" w:author="김은수" w:date="2026-10-01T12:05:00Z" w16du:dateUtc="2026-10-01T03:05:00Z">
              <w:r w:rsidRPr="00E00010">
                <w:rPr>
                  <w:lang w:val="en-US"/>
                  <w:rPrChange w:id="14405" w:author="김은수" w:date="2026-10-01T13:46:00Z" w16du:dateUtc="2026-10-01T04:46:00Z">
                    <w:rPr/>
                  </w:rPrChange>
                </w:rPr>
                <w:t>write_isdInfo_N_userSetting_atFlash, read_isdInfo_N_userSetting_fromFlash, write_Original_isdInfo_N_userSetting_atFlash</w:t>
              </w:r>
            </w:ins>
          </w:p>
        </w:tc>
      </w:tr>
      <w:tr w:rsidR="00084C76" w14:paraId="6142FA57" w14:textId="77777777" w:rsidTr="005E1FF8">
        <w:trPr>
          <w:cantSplit/>
          <w:ins w:id="14406" w:author="김은수" w:date="2026-10-01T12:05:00Z"/>
          <w:trPrChange w:id="14407"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4408" w:author="김은수" w:date="2026-10-01T03:22:00Z">
              <w:tcPr>
                <w:tcW w:w="1304" w:type="dxa"/>
              </w:tcPr>
            </w:tcPrChange>
          </w:tcPr>
          <w:p w14:paraId="42065B5E" w14:textId="77777777" w:rsidR="00084C76" w:rsidRDefault="00084C76">
            <w:pPr>
              <w:pStyle w:val="TDCe"/>
              <w:rPr>
                <w:ins w:id="14409" w:author="김은수" w:date="2026-10-01T12:05:00Z" w16du:dateUtc="2026-10-01T03:05:00Z"/>
              </w:rPr>
            </w:pPr>
            <w:ins w:id="14410" w:author="김은수" w:date="2026-10-01T12:05:00Z" w16du:dateUtc="2026-10-01T03:05:00Z">
              <w:r>
                <w:t>동작 조건</w:t>
              </w:r>
            </w:ins>
          </w:p>
        </w:tc>
        <w:tc>
          <w:tcPr>
            <w:tcW w:w="7512" w:type="dxa"/>
            <w:tcPrChange w:id="14411" w:author="김은수" w:date="2026-10-01T03:22:00Z">
              <w:tcPr>
                <w:tcW w:w="7512" w:type="dxa"/>
              </w:tcPr>
            </w:tcPrChange>
          </w:tcPr>
          <w:p w14:paraId="08EC0330"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4412" w:author="김은수" w:date="2026-10-01T12:05:00Z" w16du:dateUtc="2026-10-01T03:05:00Z"/>
              </w:rPr>
            </w:pPr>
            <w:ins w:id="14413" w:author="김은수" w:date="2026-10-01T12:05:00Z" w16du:dateUtc="2026-10-01T03:05:00Z">
              <w:r>
                <w:t>대상 내부기에 맞는 파일로 접근하고 읽은 자료가 해당 저장 구조에 복원되어야 한다.</w:t>
              </w:r>
            </w:ins>
          </w:p>
        </w:tc>
      </w:tr>
    </w:tbl>
    <w:p w14:paraId="618AB465" w14:textId="77777777" w:rsidR="00084C76" w:rsidRDefault="00084C76">
      <w:pPr>
        <w:pStyle w:val="TDC40"/>
        <w:spacing w:after="0"/>
        <w:rPr>
          <w:ins w:id="14414" w:author="김은수" w:date="2026-10-01T12:05:00Z" w16du:dateUtc="2026-10-01T03:05:00Z"/>
        </w:rPr>
        <w:pPrChange w:id="14415" w:author="김은수" w:date="2026-10-01T03:22:00Z">
          <w:pPr>
            <w:pStyle w:val="TDC40"/>
          </w:pPr>
        </w:pPrChange>
      </w:pPr>
    </w:p>
    <w:p w14:paraId="213769E6" w14:textId="77777777" w:rsidR="00697371" w:rsidRPr="00E00010" w:rsidRDefault="00220104">
      <w:pPr>
        <w:pStyle w:val="TDC4"/>
        <w:rPr>
          <w:ins w:id="14416" w:author="김은수" w:date="2026-09-30T15:44:00Z" w16du:dateUtc="2026-09-30T06:44:00Z"/>
        </w:rPr>
        <w:pPrChange w:id="14417" w:author="김은수" w:date="2026-10-01T01:11:00Z">
          <w:pPr>
            <w:pStyle w:val="4"/>
            <w:numPr>
              <w:ilvl w:val="3"/>
              <w:numId w:val="7"/>
            </w:numPr>
            <w:tabs>
              <w:tab w:val="num" w:pos="1134"/>
            </w:tabs>
            <w:ind w:left="1200" w:hanging="400"/>
          </w:pPr>
        </w:pPrChange>
      </w:pPr>
      <w:ins w:id="14418" w:author="김은수" w:date="2026-09-30T15:44:00Z" w16du:dateUtc="2026-09-30T06:44:00Z">
        <w:r>
          <w:lastRenderedPageBreak/>
          <w:t>SU-ID-CM3-043, 맵 저장과 삭제 범위</w:t>
        </w:r>
      </w:ins>
    </w:p>
    <w:p w14:paraId="65E662E9" w14:textId="77777777" w:rsidR="00084C76" w:rsidRDefault="00084C76">
      <w:pPr>
        <w:pStyle w:val="TDC40"/>
        <w:keepNext/>
        <w:rPr>
          <w:ins w:id="14419" w:author="김은수" w:date="2026-10-01T12:05:00Z" w16du:dateUtc="2026-10-01T03:05:00Z"/>
        </w:rPr>
        <w:pPrChange w:id="14420" w:author="김은수" w:date="2026-10-01T03:22:00Z">
          <w:pPr>
            <w:pStyle w:val="TDC40"/>
          </w:pPr>
        </w:pPrChange>
      </w:pPr>
      <w:ins w:id="14421" w:author="김은수" w:date="2026-10-01T12:05:00Z" w16du:dateUtc="2026-10-01T03:05:00Z">
        <w:r>
          <w:t>매핑 변경을 보존하면서 삭제 명령이 의도한 범위를 넘지 않게 구분한다.</w:t>
        </w:r>
      </w:ins>
    </w:p>
    <w:p w14:paraId="526D73FD" w14:textId="77777777" w:rsidR="00084C76" w:rsidRDefault="00084C76">
      <w:pPr>
        <w:pStyle w:val="TDC42"/>
        <w:rPr>
          <w:ins w:id="14422" w:author="김은수" w:date="2026-10-01T12:05:00Z" w16du:dateUtc="2026-10-01T03:05:00Z"/>
        </w:rPr>
      </w:pPr>
      <w:ins w:id="14423" w:author="김은수" w:date="2026-10-01T12:05:00Z" w16du:dateUtc="2026-10-01T03:05:00Z">
        <w:r>
          <w:t xml:space="preserve">표 </w:t>
        </w:r>
        <w:r>
          <w:fldChar w:fldCharType="begin"/>
        </w:r>
        <w:r>
          <w:instrText>SEQ 표 \* ARABIC</w:instrText>
        </w:r>
        <w:r>
          <w:fldChar w:fldCharType="separate"/>
        </w:r>
        <w:r>
          <w:t>178</w:t>
        </w:r>
        <w:r>
          <w:fldChar w:fldCharType="end"/>
        </w:r>
        <w:r>
          <w:t>. 맵 저장과 삭제 범위 / 유닛 설계 내용</w:t>
        </w:r>
      </w:ins>
    </w:p>
    <w:tbl>
      <w:tblPr>
        <w:tblStyle w:val="TDC41"/>
        <w:tblW w:w="8816" w:type="dxa"/>
        <w:tblLayout w:type="fixed"/>
        <w:tblLook w:val="04A0" w:firstRow="1" w:lastRow="0" w:firstColumn="1" w:lastColumn="0" w:noHBand="0" w:noVBand="1"/>
        <w:tblPrChange w:id="14424"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14425">
          <w:tblGrid>
            <w:gridCol w:w="360"/>
            <w:gridCol w:w="360"/>
            <w:gridCol w:w="584"/>
            <w:gridCol w:w="7512"/>
          </w:tblGrid>
        </w:tblGridChange>
      </w:tblGrid>
      <w:tr w:rsidR="00084C76" w14:paraId="46E2DE37" w14:textId="77777777" w:rsidTr="00E171D0">
        <w:trPr>
          <w:cnfStyle w:val="100000000000" w:firstRow="1" w:lastRow="0" w:firstColumn="0" w:lastColumn="0" w:oddVBand="0" w:evenVBand="0" w:oddHBand="0" w:evenHBand="0" w:firstRowFirstColumn="0" w:firstRowLastColumn="0" w:lastRowFirstColumn="0" w:lastRowLastColumn="0"/>
          <w:cantSplit/>
          <w:tblHeader/>
          <w:ins w:id="14426" w:author="김은수" w:date="2026-10-01T12:05:00Z"/>
          <w:trPrChange w:id="14427"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4428" w:author="김은수" w:date="2026-10-01T03:22:00Z">
              <w:tcPr>
                <w:tcW w:w="1304" w:type="dxa"/>
              </w:tcPr>
            </w:tcPrChange>
          </w:tcPr>
          <w:p w14:paraId="4C07879A"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14429" w:author="김은수" w:date="2026-10-01T12:05:00Z" w16du:dateUtc="2026-10-01T03:05:00Z"/>
              </w:rPr>
            </w:pPr>
            <w:ins w:id="14430" w:author="김은수" w:date="2026-10-01T12:05:00Z" w16du:dateUtc="2026-10-01T03:05:00Z">
              <w:r>
                <w:t>항목</w:t>
              </w:r>
            </w:ins>
          </w:p>
        </w:tc>
        <w:tc>
          <w:tcPr>
            <w:tcW w:w="7512" w:type="dxa"/>
            <w:tcPrChange w:id="14431" w:author="김은수" w:date="2026-10-01T03:22:00Z">
              <w:tcPr>
                <w:tcW w:w="7512" w:type="dxa"/>
              </w:tcPr>
            </w:tcPrChange>
          </w:tcPr>
          <w:p w14:paraId="57E9FEDA"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14432" w:author="김은수" w:date="2026-10-01T12:05:00Z" w16du:dateUtc="2026-10-01T03:05:00Z"/>
              </w:rPr>
            </w:pPr>
            <w:ins w:id="14433" w:author="김은수" w:date="2026-10-01T12:05:00Z" w16du:dateUtc="2026-10-01T03:05:00Z">
              <w:r>
                <w:t>설계 내용</w:t>
              </w:r>
            </w:ins>
          </w:p>
        </w:tc>
      </w:tr>
      <w:tr w:rsidR="00084C76" w14:paraId="77F56EAE" w14:textId="77777777" w:rsidTr="00E171D0">
        <w:trPr>
          <w:cantSplit/>
          <w:ins w:id="14434" w:author="김은수" w:date="2026-10-01T12:05:00Z"/>
          <w:trPrChange w:id="14435"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4436" w:author="김은수" w:date="2026-10-01T03:22:00Z">
              <w:tcPr>
                <w:tcW w:w="1304" w:type="dxa"/>
              </w:tcPr>
            </w:tcPrChange>
          </w:tcPr>
          <w:p w14:paraId="0873C8D6" w14:textId="77777777" w:rsidR="00084C76" w:rsidRDefault="00084C76">
            <w:pPr>
              <w:pStyle w:val="TDCe"/>
              <w:rPr>
                <w:ins w:id="14437" w:author="김은수" w:date="2026-10-01T12:05:00Z" w16du:dateUtc="2026-10-01T03:05:00Z"/>
              </w:rPr>
            </w:pPr>
            <w:ins w:id="14438" w:author="김은수" w:date="2026-10-01T12:05:00Z" w16du:dateUtc="2026-10-01T03:05:00Z">
              <w:r>
                <w:t>입력</w:t>
              </w:r>
            </w:ins>
          </w:p>
        </w:tc>
        <w:tc>
          <w:tcPr>
            <w:tcW w:w="7512" w:type="dxa"/>
            <w:tcPrChange w:id="14439" w:author="김은수" w:date="2026-10-01T03:22:00Z">
              <w:tcPr>
                <w:tcW w:w="7512" w:type="dxa"/>
              </w:tcPr>
            </w:tcPrChange>
          </w:tcPr>
          <w:p w14:paraId="5CEC7FF3"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4440" w:author="김은수" w:date="2026-10-01T12:05:00Z" w16du:dateUtc="2026-10-01T03:05:00Z"/>
              </w:rPr>
            </w:pPr>
            <w:ins w:id="14441" w:author="김은수" w:date="2026-10-01T12:05:00Z" w16du:dateUtc="2026-10-01T03:05:00Z">
              <w:r>
                <w:t>맵 데이터, 선택 맵/내부기/전체 삭제 요청</w:t>
              </w:r>
            </w:ins>
          </w:p>
        </w:tc>
      </w:tr>
      <w:tr w:rsidR="00084C76" w14:paraId="1960338A" w14:textId="77777777" w:rsidTr="00E171D0">
        <w:trPr>
          <w:cantSplit/>
          <w:ins w:id="14442" w:author="김은수" w:date="2026-10-01T12:05:00Z"/>
          <w:trPrChange w:id="14443"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4444" w:author="김은수" w:date="2026-10-01T03:22:00Z">
              <w:tcPr>
                <w:tcW w:w="1304" w:type="dxa"/>
              </w:tcPr>
            </w:tcPrChange>
          </w:tcPr>
          <w:p w14:paraId="1DA40E83" w14:textId="77777777" w:rsidR="00084C76" w:rsidRDefault="00084C76">
            <w:pPr>
              <w:pStyle w:val="TDCe"/>
              <w:rPr>
                <w:ins w:id="14445" w:author="김은수" w:date="2026-10-01T12:05:00Z" w16du:dateUtc="2026-10-01T03:05:00Z"/>
              </w:rPr>
            </w:pPr>
            <w:ins w:id="14446" w:author="김은수" w:date="2026-10-01T12:05:00Z" w16du:dateUtc="2026-10-01T03:05:00Z">
              <w:r>
                <w:t>출력</w:t>
              </w:r>
            </w:ins>
          </w:p>
        </w:tc>
        <w:tc>
          <w:tcPr>
            <w:tcW w:w="7512" w:type="dxa"/>
            <w:tcPrChange w:id="14447" w:author="김은수" w:date="2026-10-01T03:22:00Z">
              <w:tcPr>
                <w:tcW w:w="7512" w:type="dxa"/>
              </w:tcPr>
            </w:tcPrChange>
          </w:tcPr>
          <w:p w14:paraId="39CD7076"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4448" w:author="김은수" w:date="2026-10-01T12:05:00Z" w16du:dateUtc="2026-10-01T03:05:00Z"/>
              </w:rPr>
            </w:pPr>
            <w:ins w:id="14449" w:author="김은수" w:date="2026-10-01T12:05:00Z" w16du:dateUtc="2026-10-01T03:05:00Z">
              <w:r>
                <w:t>맵 파일과 지정 범위의 초기화 결과</w:t>
              </w:r>
            </w:ins>
          </w:p>
        </w:tc>
      </w:tr>
      <w:tr w:rsidR="00084C76" w14:paraId="56F92125" w14:textId="77777777" w:rsidTr="00E171D0">
        <w:trPr>
          <w:cantSplit/>
          <w:ins w:id="14450" w:author="김은수" w:date="2026-10-01T12:05:00Z"/>
          <w:trPrChange w:id="14451"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4452" w:author="김은수" w:date="2026-10-01T03:22:00Z">
              <w:tcPr>
                <w:tcW w:w="1304" w:type="dxa"/>
              </w:tcPr>
            </w:tcPrChange>
          </w:tcPr>
          <w:p w14:paraId="1AA5F25A" w14:textId="77777777" w:rsidR="00084C76" w:rsidRDefault="00084C76">
            <w:pPr>
              <w:pStyle w:val="TDCe"/>
              <w:rPr>
                <w:ins w:id="14453" w:author="김은수" w:date="2026-10-01T12:05:00Z" w16du:dateUtc="2026-10-01T03:05:00Z"/>
              </w:rPr>
            </w:pPr>
            <w:ins w:id="14454" w:author="김은수" w:date="2026-10-01T12:05:00Z" w16du:dateUtc="2026-10-01T03:05:00Z">
              <w:r>
                <w:t>처리</w:t>
              </w:r>
            </w:ins>
          </w:p>
        </w:tc>
        <w:tc>
          <w:tcPr>
            <w:tcW w:w="7512" w:type="dxa"/>
            <w:tcPrChange w:id="14455" w:author="김은수" w:date="2026-10-01T03:22:00Z">
              <w:tcPr>
                <w:tcW w:w="7512" w:type="dxa"/>
              </w:tcPr>
            </w:tcPrChange>
          </w:tcPr>
          <w:p w14:paraId="6B4F2987"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4456" w:author="김은수" w:date="2026-10-01T12:05:00Z" w16du:dateUtc="2026-10-01T03:05:00Z"/>
              </w:rPr>
            </w:pPr>
            <w:ins w:id="14457" w:author="김은수" w:date="2026-10-01T12:05:00Z" w16du:dateUtc="2026-10-01T03:05:00Z">
              <w:r>
                <w:t>자극 파라미터를 저장/읽고 맵 하나, 선택 내부기 전체, 모든 내부기 자료의 초기화를 별도 경로로 수행한다. 초기화 대상은 호출한 경로의 선택 범위로 한정한다.</w:t>
              </w:r>
            </w:ins>
          </w:p>
        </w:tc>
      </w:tr>
    </w:tbl>
    <w:p w14:paraId="2E796115" w14:textId="77777777" w:rsidR="00084C76" w:rsidRDefault="00084C76">
      <w:pPr>
        <w:pStyle w:val="TDC40"/>
        <w:spacing w:after="0"/>
        <w:rPr>
          <w:ins w:id="14458" w:author="김은수" w:date="2026-10-01T12:05:00Z" w16du:dateUtc="2026-10-01T03:05:00Z"/>
        </w:rPr>
        <w:pPrChange w:id="14459" w:author="김은수" w:date="2026-10-01T03:22:00Z">
          <w:pPr>
            <w:pStyle w:val="TDC40"/>
          </w:pPr>
        </w:pPrChange>
      </w:pPr>
    </w:p>
    <w:p w14:paraId="018E37E7" w14:textId="77777777" w:rsidR="00084C76" w:rsidRDefault="00084C76">
      <w:pPr>
        <w:pStyle w:val="TDC42"/>
        <w:rPr>
          <w:ins w:id="14460" w:author="김은수" w:date="2026-10-01T12:05:00Z" w16du:dateUtc="2026-10-01T03:05:00Z"/>
        </w:rPr>
      </w:pPr>
      <w:ins w:id="14461" w:author="김은수" w:date="2026-10-01T12:05:00Z" w16du:dateUtc="2026-10-01T03:05:00Z">
        <w:r>
          <w:t xml:space="preserve">표 </w:t>
        </w:r>
        <w:r>
          <w:fldChar w:fldCharType="begin"/>
        </w:r>
        <w:r>
          <w:instrText>SEQ 표 \* ARABIC</w:instrText>
        </w:r>
        <w:r>
          <w:fldChar w:fldCharType="separate"/>
        </w:r>
        <w:r>
          <w:t>179</w:t>
        </w:r>
        <w:r>
          <w:fldChar w:fldCharType="end"/>
        </w:r>
        <w:r>
          <w:t>. 맵 저장과 삭제 범위 / 구현 조건</w:t>
        </w:r>
      </w:ins>
    </w:p>
    <w:tbl>
      <w:tblPr>
        <w:tblStyle w:val="TDC41"/>
        <w:tblW w:w="8816" w:type="dxa"/>
        <w:tblLayout w:type="fixed"/>
        <w:tblLook w:val="04A0" w:firstRow="1" w:lastRow="0" w:firstColumn="1" w:lastColumn="0" w:noHBand="0" w:noVBand="1"/>
        <w:tblPrChange w:id="14462"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14463">
          <w:tblGrid>
            <w:gridCol w:w="360"/>
            <w:gridCol w:w="360"/>
            <w:gridCol w:w="584"/>
            <w:gridCol w:w="7512"/>
          </w:tblGrid>
        </w:tblGridChange>
      </w:tblGrid>
      <w:tr w:rsidR="00084C76" w14:paraId="2AEB190A" w14:textId="77777777" w:rsidTr="00E171D0">
        <w:trPr>
          <w:cnfStyle w:val="100000000000" w:firstRow="1" w:lastRow="0" w:firstColumn="0" w:lastColumn="0" w:oddVBand="0" w:evenVBand="0" w:oddHBand="0" w:evenHBand="0" w:firstRowFirstColumn="0" w:firstRowLastColumn="0" w:lastRowFirstColumn="0" w:lastRowLastColumn="0"/>
          <w:cantSplit/>
          <w:tblHeader/>
          <w:ins w:id="14464" w:author="김은수" w:date="2026-10-01T12:05:00Z"/>
          <w:trPrChange w:id="14465"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4466" w:author="김은수" w:date="2026-10-01T03:22:00Z">
              <w:tcPr>
                <w:tcW w:w="1304" w:type="dxa"/>
              </w:tcPr>
            </w:tcPrChange>
          </w:tcPr>
          <w:p w14:paraId="48034128"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14467" w:author="김은수" w:date="2026-10-01T12:05:00Z" w16du:dateUtc="2026-10-01T03:05:00Z"/>
              </w:rPr>
            </w:pPr>
            <w:ins w:id="14468" w:author="김은수" w:date="2026-10-01T12:05:00Z" w16du:dateUtc="2026-10-01T03:05:00Z">
              <w:r>
                <w:t>구분</w:t>
              </w:r>
            </w:ins>
          </w:p>
        </w:tc>
        <w:tc>
          <w:tcPr>
            <w:tcW w:w="7512" w:type="dxa"/>
            <w:tcPrChange w:id="14469" w:author="김은수" w:date="2026-10-01T03:22:00Z">
              <w:tcPr>
                <w:tcW w:w="7512" w:type="dxa"/>
              </w:tcPr>
            </w:tcPrChange>
          </w:tcPr>
          <w:p w14:paraId="3FE763C3"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14470" w:author="김은수" w:date="2026-10-01T12:05:00Z" w16du:dateUtc="2026-10-01T03:05:00Z"/>
              </w:rPr>
            </w:pPr>
            <w:ins w:id="14471" w:author="김은수" w:date="2026-10-01T12:05:00Z" w16du:dateUtc="2026-10-01T03:05:00Z">
              <w:r>
                <w:t>구현 조건</w:t>
              </w:r>
            </w:ins>
          </w:p>
        </w:tc>
      </w:tr>
      <w:tr w:rsidR="00084C76" w14:paraId="12DA9592" w14:textId="77777777" w:rsidTr="00E171D0">
        <w:trPr>
          <w:cantSplit/>
          <w:ins w:id="14472" w:author="김은수" w:date="2026-10-01T12:05:00Z"/>
          <w:trPrChange w:id="14473"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4474" w:author="김은수" w:date="2026-10-01T03:22:00Z">
              <w:tcPr>
                <w:tcW w:w="1304" w:type="dxa"/>
              </w:tcPr>
            </w:tcPrChange>
          </w:tcPr>
          <w:p w14:paraId="182C6F60" w14:textId="77777777" w:rsidR="00084C76" w:rsidRDefault="00084C76">
            <w:pPr>
              <w:pStyle w:val="TDCe"/>
              <w:rPr>
                <w:ins w:id="14475" w:author="김은수" w:date="2026-10-01T12:05:00Z" w16du:dateUtc="2026-10-01T03:05:00Z"/>
              </w:rPr>
            </w:pPr>
            <w:ins w:id="14476" w:author="김은수" w:date="2026-10-01T12:05:00Z" w16du:dateUtc="2026-10-01T03:05:00Z">
              <w:r>
                <w:t>관련 함수</w:t>
              </w:r>
            </w:ins>
          </w:p>
        </w:tc>
        <w:tc>
          <w:tcPr>
            <w:tcW w:w="7512" w:type="dxa"/>
            <w:tcPrChange w:id="14477" w:author="김은수" w:date="2026-10-01T03:22:00Z">
              <w:tcPr>
                <w:tcW w:w="7512" w:type="dxa"/>
              </w:tcPr>
            </w:tcPrChange>
          </w:tcPr>
          <w:p w14:paraId="7BB96813" w14:textId="77777777" w:rsidR="00084C76" w:rsidRPr="00E00010" w:rsidRDefault="00084C76">
            <w:pPr>
              <w:pStyle w:val="TDCf"/>
              <w:cnfStyle w:val="000000000000" w:firstRow="0" w:lastRow="0" w:firstColumn="0" w:lastColumn="0" w:oddVBand="0" w:evenVBand="0" w:oddHBand="0" w:evenHBand="0" w:firstRowFirstColumn="0" w:firstRowLastColumn="0" w:lastRowFirstColumn="0" w:lastRowLastColumn="0"/>
              <w:rPr>
                <w:ins w:id="14478" w:author="김은수" w:date="2026-10-01T12:05:00Z" w16du:dateUtc="2026-10-01T03:05:00Z"/>
                <w:lang w:val="en-US"/>
                <w:rPrChange w:id="14479" w:author="김은수" w:date="2026-10-01T13:46:00Z" w16du:dateUtc="2026-10-01T04:46:00Z">
                  <w:rPr>
                    <w:ins w:id="14480" w:author="김은수" w:date="2026-10-01T12:05:00Z" w16du:dateUtc="2026-10-01T03:05:00Z"/>
                  </w:rPr>
                </w:rPrChange>
              </w:rPr>
            </w:pPr>
            <w:ins w:id="14481" w:author="김은수" w:date="2026-10-01T12:05:00Z" w16du:dateUtc="2026-10-01T03:05:00Z">
              <w:r w:rsidRPr="00E00010">
                <w:rPr>
                  <w:lang w:val="en-US"/>
                  <w:rPrChange w:id="14482" w:author="김은수" w:date="2026-10-01T13:46:00Z" w16du:dateUtc="2026-10-01T04:46:00Z">
                    <w:rPr/>
                  </w:rPrChange>
                </w:rPr>
                <w:t>write_stimulPara_atFlash, read_stimulPara_fromFlash, reset_NVM_MapData, reset_NVM_Selected_ISD_allData / reset_NVM_All_ISD_allData</w:t>
              </w:r>
            </w:ins>
          </w:p>
        </w:tc>
      </w:tr>
      <w:tr w:rsidR="00084C76" w14:paraId="01EEA3CC" w14:textId="77777777" w:rsidTr="00E171D0">
        <w:trPr>
          <w:cantSplit/>
          <w:ins w:id="14483" w:author="김은수" w:date="2026-10-01T12:05:00Z"/>
          <w:trPrChange w:id="14484"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4485" w:author="김은수" w:date="2026-10-01T03:22:00Z">
              <w:tcPr>
                <w:tcW w:w="1304" w:type="dxa"/>
              </w:tcPr>
            </w:tcPrChange>
          </w:tcPr>
          <w:p w14:paraId="66A8AE78" w14:textId="77777777" w:rsidR="00084C76" w:rsidRDefault="00084C76">
            <w:pPr>
              <w:pStyle w:val="TDCe"/>
              <w:rPr>
                <w:ins w:id="14486" w:author="김은수" w:date="2026-10-01T12:05:00Z" w16du:dateUtc="2026-10-01T03:05:00Z"/>
              </w:rPr>
            </w:pPr>
            <w:ins w:id="14487" w:author="김은수" w:date="2026-10-01T12:05:00Z" w16du:dateUtc="2026-10-01T03:05:00Z">
              <w:r>
                <w:t>동작 조건</w:t>
              </w:r>
            </w:ins>
          </w:p>
        </w:tc>
        <w:tc>
          <w:tcPr>
            <w:tcW w:w="7512" w:type="dxa"/>
            <w:tcPrChange w:id="14488" w:author="김은수" w:date="2026-10-01T03:22:00Z">
              <w:tcPr>
                <w:tcW w:w="7512" w:type="dxa"/>
              </w:tcPr>
            </w:tcPrChange>
          </w:tcPr>
          <w:p w14:paraId="703A26C7"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4489" w:author="김은수" w:date="2026-10-01T12:05:00Z" w16du:dateUtc="2026-10-01T03:05:00Z"/>
              </w:rPr>
            </w:pPr>
            <w:ins w:id="14490" w:author="김은수" w:date="2026-10-01T12:05:00Z" w16du:dateUtc="2026-10-01T03:05:00Z">
              <w:r>
                <w:t>맵 하나 삭제는 해당 맵만, A 자료 삭제는 A만, 전체 삭제는 전체 저장 자료를 대상으로 한다.</w:t>
              </w:r>
            </w:ins>
          </w:p>
        </w:tc>
      </w:tr>
    </w:tbl>
    <w:p w14:paraId="3B0E7432" w14:textId="77777777" w:rsidR="00084C76" w:rsidRDefault="00084C76">
      <w:pPr>
        <w:pStyle w:val="TDC40"/>
        <w:spacing w:after="0"/>
        <w:rPr>
          <w:ins w:id="14491" w:author="김은수" w:date="2026-10-01T12:05:00Z" w16du:dateUtc="2026-10-01T03:05:00Z"/>
        </w:rPr>
        <w:pPrChange w:id="14492" w:author="김은수" w:date="2026-10-01T03:22:00Z">
          <w:pPr>
            <w:pStyle w:val="TDC40"/>
          </w:pPr>
        </w:pPrChange>
      </w:pPr>
    </w:p>
    <w:p w14:paraId="348C66A7" w14:textId="77777777" w:rsidR="00697371" w:rsidRPr="00E00010" w:rsidRDefault="00220104">
      <w:pPr>
        <w:pStyle w:val="TDC4"/>
        <w:rPr>
          <w:ins w:id="14493" w:author="김은수" w:date="2026-09-30T15:44:00Z" w16du:dateUtc="2026-09-30T06:44:00Z"/>
        </w:rPr>
        <w:pPrChange w:id="14494" w:author="김은수" w:date="2026-10-01T01:11:00Z">
          <w:pPr>
            <w:pStyle w:val="4"/>
            <w:numPr>
              <w:ilvl w:val="3"/>
              <w:numId w:val="7"/>
            </w:numPr>
            <w:tabs>
              <w:tab w:val="num" w:pos="1134"/>
            </w:tabs>
            <w:ind w:left="1200" w:hanging="400"/>
          </w:pPr>
        </w:pPrChange>
      </w:pPr>
      <w:ins w:id="14495" w:author="김은수" w:date="2026-09-30T15:44:00Z" w16du:dateUtc="2026-09-30T06:44:00Z">
        <w:r>
          <w:t>SU-ID-CM3-044, 자극 알림 실행</w:t>
        </w:r>
      </w:ins>
    </w:p>
    <w:p w14:paraId="094ADFE6" w14:textId="77777777" w:rsidR="00084C76" w:rsidRDefault="00084C76">
      <w:pPr>
        <w:pStyle w:val="TDC40"/>
        <w:keepNext/>
        <w:rPr>
          <w:ins w:id="14496" w:author="김은수" w:date="2026-10-01T12:05:00Z" w16du:dateUtc="2026-10-01T03:05:00Z"/>
        </w:rPr>
        <w:pPrChange w:id="14497" w:author="김은수" w:date="2026-10-01T03:22:00Z">
          <w:pPr>
            <w:pStyle w:val="TDC40"/>
          </w:pPr>
        </w:pPrChange>
      </w:pPr>
      <w:ins w:id="14498" w:author="김은수" w:date="2026-10-01T12:05:00Z" w16du:dateUtc="2026-10-01T03:05:00Z">
        <w:r>
          <w:t>설정 변경 등의 알림을 지정된 전극 자극으로 전달한다.</w:t>
        </w:r>
      </w:ins>
    </w:p>
    <w:p w14:paraId="187C3C1F" w14:textId="77777777" w:rsidR="00084C76" w:rsidRDefault="00084C76">
      <w:pPr>
        <w:pStyle w:val="TDC42"/>
        <w:rPr>
          <w:ins w:id="14499" w:author="김은수" w:date="2026-10-01T12:05:00Z" w16du:dateUtc="2026-10-01T03:05:00Z"/>
        </w:rPr>
      </w:pPr>
      <w:ins w:id="14500" w:author="김은수" w:date="2026-10-01T12:05:00Z" w16du:dateUtc="2026-10-01T03:05:00Z">
        <w:r>
          <w:t xml:space="preserve">표 </w:t>
        </w:r>
        <w:r>
          <w:fldChar w:fldCharType="begin"/>
        </w:r>
        <w:r>
          <w:instrText>SEQ 표 \* ARABIC</w:instrText>
        </w:r>
        <w:r>
          <w:fldChar w:fldCharType="separate"/>
        </w:r>
        <w:r>
          <w:t>180</w:t>
        </w:r>
        <w:r>
          <w:fldChar w:fldCharType="end"/>
        </w:r>
        <w:r>
          <w:t>. 자극 알림 실행 / 유닛 설계 내용</w:t>
        </w:r>
      </w:ins>
    </w:p>
    <w:tbl>
      <w:tblPr>
        <w:tblStyle w:val="TDC41"/>
        <w:tblW w:w="8816" w:type="dxa"/>
        <w:tblLayout w:type="fixed"/>
        <w:tblLook w:val="04A0" w:firstRow="1" w:lastRow="0" w:firstColumn="1" w:lastColumn="0" w:noHBand="0" w:noVBand="1"/>
        <w:tblPrChange w:id="14501"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14502">
          <w:tblGrid>
            <w:gridCol w:w="360"/>
            <w:gridCol w:w="360"/>
            <w:gridCol w:w="584"/>
            <w:gridCol w:w="7512"/>
          </w:tblGrid>
        </w:tblGridChange>
      </w:tblGrid>
      <w:tr w:rsidR="00084C76" w14:paraId="113347F4" w14:textId="77777777" w:rsidTr="00DA2363">
        <w:trPr>
          <w:cnfStyle w:val="100000000000" w:firstRow="1" w:lastRow="0" w:firstColumn="0" w:lastColumn="0" w:oddVBand="0" w:evenVBand="0" w:oddHBand="0" w:evenHBand="0" w:firstRowFirstColumn="0" w:firstRowLastColumn="0" w:lastRowFirstColumn="0" w:lastRowLastColumn="0"/>
          <w:cantSplit/>
          <w:tblHeader/>
          <w:ins w:id="14503" w:author="김은수" w:date="2026-10-01T12:05:00Z"/>
          <w:trPrChange w:id="14504"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4505" w:author="김은수" w:date="2026-10-01T03:22:00Z">
              <w:tcPr>
                <w:tcW w:w="1304" w:type="dxa"/>
              </w:tcPr>
            </w:tcPrChange>
          </w:tcPr>
          <w:p w14:paraId="711B2243"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14506" w:author="김은수" w:date="2026-10-01T12:05:00Z" w16du:dateUtc="2026-10-01T03:05:00Z"/>
              </w:rPr>
            </w:pPr>
            <w:ins w:id="14507" w:author="김은수" w:date="2026-10-01T12:05:00Z" w16du:dateUtc="2026-10-01T03:05:00Z">
              <w:r>
                <w:t>항목</w:t>
              </w:r>
            </w:ins>
          </w:p>
        </w:tc>
        <w:tc>
          <w:tcPr>
            <w:tcW w:w="7512" w:type="dxa"/>
            <w:tcPrChange w:id="14508" w:author="김은수" w:date="2026-10-01T03:22:00Z">
              <w:tcPr>
                <w:tcW w:w="7512" w:type="dxa"/>
              </w:tcPr>
            </w:tcPrChange>
          </w:tcPr>
          <w:p w14:paraId="38FE5C9A"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14509" w:author="김은수" w:date="2026-10-01T12:05:00Z" w16du:dateUtc="2026-10-01T03:05:00Z"/>
              </w:rPr>
            </w:pPr>
            <w:ins w:id="14510" w:author="김은수" w:date="2026-10-01T12:05:00Z" w16du:dateUtc="2026-10-01T03:05:00Z">
              <w:r>
                <w:t>설계 내용</w:t>
              </w:r>
            </w:ins>
          </w:p>
        </w:tc>
      </w:tr>
      <w:tr w:rsidR="00084C76" w14:paraId="260B7458" w14:textId="77777777" w:rsidTr="00DA2363">
        <w:trPr>
          <w:cantSplit/>
          <w:ins w:id="14511" w:author="김은수" w:date="2026-10-01T12:05:00Z"/>
          <w:trPrChange w:id="14512"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4513" w:author="김은수" w:date="2026-10-01T03:22:00Z">
              <w:tcPr>
                <w:tcW w:w="1304" w:type="dxa"/>
              </w:tcPr>
            </w:tcPrChange>
          </w:tcPr>
          <w:p w14:paraId="775C2478" w14:textId="77777777" w:rsidR="00084C76" w:rsidRDefault="00084C76">
            <w:pPr>
              <w:pStyle w:val="TDCe"/>
              <w:rPr>
                <w:ins w:id="14514" w:author="김은수" w:date="2026-10-01T12:05:00Z" w16du:dateUtc="2026-10-01T03:05:00Z"/>
              </w:rPr>
            </w:pPr>
            <w:ins w:id="14515" w:author="김은수" w:date="2026-10-01T12:05:00Z" w16du:dateUtc="2026-10-01T03:05:00Z">
              <w:r>
                <w:t>입력</w:t>
              </w:r>
            </w:ins>
          </w:p>
        </w:tc>
        <w:tc>
          <w:tcPr>
            <w:tcW w:w="7512" w:type="dxa"/>
            <w:tcPrChange w:id="14516" w:author="김은수" w:date="2026-10-01T03:22:00Z">
              <w:tcPr>
                <w:tcW w:w="7512" w:type="dxa"/>
              </w:tcPr>
            </w:tcPrChange>
          </w:tcPr>
          <w:p w14:paraId="24EFFEB7"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4517" w:author="김은수" w:date="2026-10-01T12:05:00Z" w16du:dateUtc="2026-10-01T03:05:00Z"/>
              </w:rPr>
            </w:pPr>
            <w:ins w:id="14518" w:author="김은수" w:date="2026-10-01T12:05:00Z" w16du:dateUtc="2026-10-01T03:05:00Z">
              <w:r>
                <w:t>알림 트리거, 알림 채널 및 크기</w:t>
              </w:r>
            </w:ins>
          </w:p>
        </w:tc>
      </w:tr>
      <w:tr w:rsidR="00084C76" w14:paraId="7A38C850" w14:textId="77777777" w:rsidTr="00DA2363">
        <w:trPr>
          <w:cantSplit/>
          <w:ins w:id="14519" w:author="김은수" w:date="2026-10-01T12:05:00Z"/>
          <w:trPrChange w:id="14520"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4521" w:author="김은수" w:date="2026-10-01T03:22:00Z">
              <w:tcPr>
                <w:tcW w:w="1304" w:type="dxa"/>
              </w:tcPr>
            </w:tcPrChange>
          </w:tcPr>
          <w:p w14:paraId="207B20D9" w14:textId="77777777" w:rsidR="00084C76" w:rsidRDefault="00084C76">
            <w:pPr>
              <w:pStyle w:val="TDCe"/>
              <w:rPr>
                <w:ins w:id="14522" w:author="김은수" w:date="2026-10-01T12:05:00Z" w16du:dateUtc="2026-10-01T03:05:00Z"/>
              </w:rPr>
            </w:pPr>
            <w:ins w:id="14523" w:author="김은수" w:date="2026-10-01T12:05:00Z" w16du:dateUtc="2026-10-01T03:05:00Z">
              <w:r>
                <w:t>출력</w:t>
              </w:r>
            </w:ins>
          </w:p>
        </w:tc>
        <w:tc>
          <w:tcPr>
            <w:tcW w:w="7512" w:type="dxa"/>
            <w:tcPrChange w:id="14524" w:author="김은수" w:date="2026-10-01T03:22:00Z">
              <w:tcPr>
                <w:tcW w:w="7512" w:type="dxa"/>
              </w:tcPr>
            </w:tcPrChange>
          </w:tcPr>
          <w:p w14:paraId="2EA7E63F"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4525" w:author="김은수" w:date="2026-10-01T12:05:00Z" w16du:dateUtc="2026-10-01T03:05:00Z"/>
              </w:rPr>
            </w:pPr>
            <w:ins w:id="14526" w:author="김은수" w:date="2026-10-01T12:05:00Z" w16du:dateUtc="2026-10-01T03:05:00Z">
              <w:r>
                <w:t>시간에 따른 알림 On/Off 공유 상태</w:t>
              </w:r>
            </w:ins>
          </w:p>
        </w:tc>
      </w:tr>
      <w:tr w:rsidR="00084C76" w14:paraId="29A30AC6" w14:textId="77777777" w:rsidTr="00DA2363">
        <w:trPr>
          <w:cantSplit/>
          <w:ins w:id="14527" w:author="김은수" w:date="2026-10-01T12:05:00Z"/>
          <w:trPrChange w:id="14528"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4529" w:author="김은수" w:date="2026-10-01T03:22:00Z">
              <w:tcPr>
                <w:tcW w:w="1304" w:type="dxa"/>
              </w:tcPr>
            </w:tcPrChange>
          </w:tcPr>
          <w:p w14:paraId="6F69A590" w14:textId="77777777" w:rsidR="00084C76" w:rsidRDefault="00084C76">
            <w:pPr>
              <w:pStyle w:val="TDCe"/>
              <w:rPr>
                <w:ins w:id="14530" w:author="김은수" w:date="2026-10-01T12:05:00Z" w16du:dateUtc="2026-10-01T03:05:00Z"/>
              </w:rPr>
            </w:pPr>
            <w:ins w:id="14531" w:author="김은수" w:date="2026-10-01T12:05:00Z" w16du:dateUtc="2026-10-01T03:05:00Z">
              <w:r>
                <w:lastRenderedPageBreak/>
                <w:t>처리</w:t>
              </w:r>
            </w:ins>
          </w:p>
        </w:tc>
        <w:tc>
          <w:tcPr>
            <w:tcW w:w="7512" w:type="dxa"/>
            <w:tcPrChange w:id="14532" w:author="김은수" w:date="2026-10-01T03:22:00Z">
              <w:tcPr>
                <w:tcW w:w="7512" w:type="dxa"/>
              </w:tcPr>
            </w:tcPrChange>
          </w:tcPr>
          <w:p w14:paraId="430172EF"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4533" w:author="김은수" w:date="2026-10-01T12:05:00Z" w16du:dateUtc="2026-10-01T03:05:00Z"/>
              </w:rPr>
            </w:pPr>
            <w:ins w:id="14534" w:author="김은수" w:date="2026-10-01T12:05:00Z" w16du:dateUtc="2026-10-01T03:05:00Z">
              <w:r>
                <w:t>트리거를 받아 알림 상태를 시작하고 정해진 시간 순서로 On/Off를 진행한다. 알림 크기를 공유하며 완료 후 일반 자극 상태로 돌아간다.</w:t>
              </w:r>
            </w:ins>
          </w:p>
        </w:tc>
      </w:tr>
    </w:tbl>
    <w:p w14:paraId="6EE12080" w14:textId="77777777" w:rsidR="00084C76" w:rsidRDefault="00084C76">
      <w:pPr>
        <w:pStyle w:val="TDC40"/>
        <w:spacing w:after="0"/>
        <w:rPr>
          <w:ins w:id="14535" w:author="김은수" w:date="2026-10-01T12:05:00Z" w16du:dateUtc="2026-10-01T03:05:00Z"/>
        </w:rPr>
        <w:pPrChange w:id="14536" w:author="김은수" w:date="2026-10-01T03:22:00Z">
          <w:pPr>
            <w:pStyle w:val="TDC40"/>
          </w:pPr>
        </w:pPrChange>
      </w:pPr>
    </w:p>
    <w:p w14:paraId="4DA8AEC8" w14:textId="77777777" w:rsidR="00084C76" w:rsidRDefault="00084C76">
      <w:pPr>
        <w:pStyle w:val="TDC42"/>
        <w:rPr>
          <w:ins w:id="14537" w:author="김은수" w:date="2026-10-01T12:05:00Z" w16du:dateUtc="2026-10-01T03:05:00Z"/>
        </w:rPr>
      </w:pPr>
      <w:ins w:id="14538" w:author="김은수" w:date="2026-10-01T12:05:00Z" w16du:dateUtc="2026-10-01T03:05:00Z">
        <w:r>
          <w:t xml:space="preserve">표 </w:t>
        </w:r>
        <w:r>
          <w:fldChar w:fldCharType="begin"/>
        </w:r>
        <w:r>
          <w:instrText>SEQ 표 \* ARABIC</w:instrText>
        </w:r>
        <w:r>
          <w:fldChar w:fldCharType="separate"/>
        </w:r>
        <w:r>
          <w:t>181</w:t>
        </w:r>
        <w:r>
          <w:fldChar w:fldCharType="end"/>
        </w:r>
        <w:r>
          <w:t>. 자극 알림 실행 / 구현 조건</w:t>
        </w:r>
      </w:ins>
    </w:p>
    <w:tbl>
      <w:tblPr>
        <w:tblStyle w:val="TDC41"/>
        <w:tblW w:w="8816" w:type="dxa"/>
        <w:tblLayout w:type="fixed"/>
        <w:tblLook w:val="04A0" w:firstRow="1" w:lastRow="0" w:firstColumn="1" w:lastColumn="0" w:noHBand="0" w:noVBand="1"/>
        <w:tblPrChange w:id="14539"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14540">
          <w:tblGrid>
            <w:gridCol w:w="360"/>
            <w:gridCol w:w="360"/>
            <w:gridCol w:w="584"/>
            <w:gridCol w:w="7512"/>
          </w:tblGrid>
        </w:tblGridChange>
      </w:tblGrid>
      <w:tr w:rsidR="00084C76" w14:paraId="7B9AD8A0" w14:textId="77777777" w:rsidTr="00DA2363">
        <w:trPr>
          <w:cnfStyle w:val="100000000000" w:firstRow="1" w:lastRow="0" w:firstColumn="0" w:lastColumn="0" w:oddVBand="0" w:evenVBand="0" w:oddHBand="0" w:evenHBand="0" w:firstRowFirstColumn="0" w:firstRowLastColumn="0" w:lastRowFirstColumn="0" w:lastRowLastColumn="0"/>
          <w:cantSplit/>
          <w:tblHeader/>
          <w:ins w:id="14541" w:author="김은수" w:date="2026-10-01T12:05:00Z"/>
          <w:trPrChange w:id="14542"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4543" w:author="김은수" w:date="2026-10-01T03:22:00Z">
              <w:tcPr>
                <w:tcW w:w="1304" w:type="dxa"/>
              </w:tcPr>
            </w:tcPrChange>
          </w:tcPr>
          <w:p w14:paraId="5B46183B"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14544" w:author="김은수" w:date="2026-10-01T12:05:00Z" w16du:dateUtc="2026-10-01T03:05:00Z"/>
              </w:rPr>
            </w:pPr>
            <w:ins w:id="14545" w:author="김은수" w:date="2026-10-01T12:05:00Z" w16du:dateUtc="2026-10-01T03:05:00Z">
              <w:r>
                <w:t>구분</w:t>
              </w:r>
            </w:ins>
          </w:p>
        </w:tc>
        <w:tc>
          <w:tcPr>
            <w:tcW w:w="7512" w:type="dxa"/>
            <w:tcPrChange w:id="14546" w:author="김은수" w:date="2026-10-01T03:22:00Z">
              <w:tcPr>
                <w:tcW w:w="7512" w:type="dxa"/>
              </w:tcPr>
            </w:tcPrChange>
          </w:tcPr>
          <w:p w14:paraId="2B1C66A7"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14547" w:author="김은수" w:date="2026-10-01T12:05:00Z" w16du:dateUtc="2026-10-01T03:05:00Z"/>
              </w:rPr>
            </w:pPr>
            <w:ins w:id="14548" w:author="김은수" w:date="2026-10-01T12:05:00Z" w16du:dateUtc="2026-10-01T03:05:00Z">
              <w:r>
                <w:t>구현 조건</w:t>
              </w:r>
            </w:ins>
          </w:p>
        </w:tc>
      </w:tr>
      <w:tr w:rsidR="00084C76" w14:paraId="34A9B8C0" w14:textId="77777777" w:rsidTr="00DA2363">
        <w:trPr>
          <w:cantSplit/>
          <w:ins w:id="14549" w:author="김은수" w:date="2026-10-01T12:05:00Z"/>
          <w:trPrChange w:id="14550"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4551" w:author="김은수" w:date="2026-10-01T03:22:00Z">
              <w:tcPr>
                <w:tcW w:w="1304" w:type="dxa"/>
              </w:tcPr>
            </w:tcPrChange>
          </w:tcPr>
          <w:p w14:paraId="7E7568A8" w14:textId="77777777" w:rsidR="00084C76" w:rsidRDefault="00084C76">
            <w:pPr>
              <w:pStyle w:val="TDCe"/>
              <w:rPr>
                <w:ins w:id="14552" w:author="김은수" w:date="2026-10-01T12:05:00Z" w16du:dateUtc="2026-10-01T03:05:00Z"/>
              </w:rPr>
            </w:pPr>
            <w:ins w:id="14553" w:author="김은수" w:date="2026-10-01T12:05:00Z" w16du:dateUtc="2026-10-01T03:05:00Z">
              <w:r>
                <w:t>관련 함수</w:t>
              </w:r>
            </w:ins>
          </w:p>
        </w:tc>
        <w:tc>
          <w:tcPr>
            <w:tcW w:w="7512" w:type="dxa"/>
            <w:tcPrChange w:id="14554" w:author="김은수" w:date="2026-10-01T03:22:00Z">
              <w:tcPr>
                <w:tcW w:w="7512" w:type="dxa"/>
              </w:tcPr>
            </w:tcPrChange>
          </w:tcPr>
          <w:p w14:paraId="793D0304" w14:textId="77777777" w:rsidR="00084C76" w:rsidRPr="00E00010" w:rsidRDefault="00084C76">
            <w:pPr>
              <w:pStyle w:val="TDCf"/>
              <w:cnfStyle w:val="000000000000" w:firstRow="0" w:lastRow="0" w:firstColumn="0" w:lastColumn="0" w:oddVBand="0" w:evenVBand="0" w:oddHBand="0" w:evenHBand="0" w:firstRowFirstColumn="0" w:firstRowLastColumn="0" w:lastRowFirstColumn="0" w:lastRowLastColumn="0"/>
              <w:rPr>
                <w:ins w:id="14555" w:author="김은수" w:date="2026-10-01T12:05:00Z" w16du:dateUtc="2026-10-01T03:05:00Z"/>
                <w:lang w:val="en-US"/>
                <w:rPrChange w:id="14556" w:author="김은수" w:date="2026-10-01T13:46:00Z" w16du:dateUtc="2026-10-01T04:46:00Z">
                  <w:rPr>
                    <w:ins w:id="14557" w:author="김은수" w:date="2026-10-01T12:05:00Z" w16du:dateUtc="2026-10-01T03:05:00Z"/>
                  </w:rPr>
                </w:rPrChange>
              </w:rPr>
            </w:pPr>
            <w:ins w:id="14558" w:author="김은수" w:date="2026-10-01T12:05:00Z" w16du:dateUtc="2026-10-01T03:05:00Z">
              <w:r w:rsidRPr="00E00010">
                <w:rPr>
                  <w:lang w:val="en-US"/>
                  <w:rPrChange w:id="14559" w:author="김은수" w:date="2026-10-01T13:46:00Z" w16du:dateUtc="2026-10-01T04:46:00Z">
                    <w:rPr/>
                  </w:rPrChange>
                </w:rPr>
                <w:t>stimulation_IndicatorOut, set_stimulationIndicatorTrigger, setIndicatoStimlulLevel_255</w:t>
              </w:r>
            </w:ins>
          </w:p>
        </w:tc>
      </w:tr>
      <w:tr w:rsidR="00084C76" w14:paraId="3C712ED2" w14:textId="77777777" w:rsidTr="00DA2363">
        <w:trPr>
          <w:cantSplit/>
          <w:ins w:id="14560" w:author="김은수" w:date="2026-10-01T12:05:00Z"/>
          <w:trPrChange w:id="14561"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4562" w:author="김은수" w:date="2026-10-01T03:22:00Z">
              <w:tcPr>
                <w:tcW w:w="1304" w:type="dxa"/>
              </w:tcPr>
            </w:tcPrChange>
          </w:tcPr>
          <w:p w14:paraId="6E2160CF" w14:textId="77777777" w:rsidR="00084C76" w:rsidRDefault="00084C76">
            <w:pPr>
              <w:pStyle w:val="TDCe"/>
              <w:rPr>
                <w:ins w:id="14563" w:author="김은수" w:date="2026-10-01T12:05:00Z" w16du:dateUtc="2026-10-01T03:05:00Z"/>
              </w:rPr>
            </w:pPr>
            <w:ins w:id="14564" w:author="김은수" w:date="2026-10-01T12:05:00Z" w16du:dateUtc="2026-10-01T03:05:00Z">
              <w:r>
                <w:t>동작 조건</w:t>
              </w:r>
            </w:ins>
          </w:p>
        </w:tc>
        <w:tc>
          <w:tcPr>
            <w:tcW w:w="7512" w:type="dxa"/>
            <w:tcPrChange w:id="14565" w:author="김은수" w:date="2026-10-01T03:22:00Z">
              <w:tcPr>
                <w:tcW w:w="7512" w:type="dxa"/>
              </w:tcPr>
            </w:tcPrChange>
          </w:tcPr>
          <w:p w14:paraId="118BD4D8"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4566" w:author="김은수" w:date="2026-10-01T12:05:00Z" w16du:dateUtc="2026-10-01T03:05:00Z"/>
              </w:rPr>
            </w:pPr>
            <w:ins w:id="14567" w:author="김은수" w:date="2026-10-01T12:05:00Z" w16du:dateUtc="2026-10-01T03:05:00Z">
              <w:r>
                <w:t>지정 채널/크기의 알림 요청이 생성되고 완료 후 알림 상태가 해제되어야 한다.</w:t>
              </w:r>
            </w:ins>
          </w:p>
        </w:tc>
      </w:tr>
    </w:tbl>
    <w:p w14:paraId="5D1E0BA6" w14:textId="77777777" w:rsidR="00084C76" w:rsidRDefault="00084C76">
      <w:pPr>
        <w:pStyle w:val="TDC40"/>
        <w:spacing w:after="0"/>
        <w:rPr>
          <w:ins w:id="14568" w:author="김은수" w:date="2026-10-01T12:05:00Z" w16du:dateUtc="2026-10-01T03:05:00Z"/>
        </w:rPr>
        <w:pPrChange w:id="14569" w:author="김은수" w:date="2026-10-01T03:22:00Z">
          <w:pPr>
            <w:pStyle w:val="TDC40"/>
          </w:pPr>
        </w:pPrChange>
      </w:pPr>
    </w:p>
    <w:p w14:paraId="64B1C594" w14:textId="77777777" w:rsidR="00697371" w:rsidRPr="00E00010" w:rsidRDefault="00220104">
      <w:pPr>
        <w:pStyle w:val="TDC43"/>
        <w:rPr>
          <w:ins w:id="14570" w:author="김은수" w:date="2026-09-30T15:44:00Z" w16du:dateUtc="2026-09-30T06:44:00Z"/>
        </w:rPr>
        <w:pPrChange w:id="14571" w:author="김은수" w:date="2026-10-01T01:11:00Z">
          <w:pPr>
            <w:keepLines/>
            <w:widowControl/>
            <w:snapToGrid w:val="0"/>
            <w:spacing w:after="180" w:line="300" w:lineRule="auto"/>
            <w:ind w:left="1245"/>
            <w:jc w:val="left"/>
          </w:pPr>
        </w:pPrChange>
      </w:pPr>
      <w:ins w:id="14572" w:author="김은수" w:date="2026-09-30T15:44:00Z" w16du:dateUtc="2026-09-30T06:44:00Z">
        <w:r>
          <w:rPr>
            <w:b/>
            <w:bCs/>
            <w:rPrChange w:id="14573" w:author="김은수" w:date="2026-10-01T01:11:00Z">
              <w:rPr>
                <w:b/>
                <w:bCs/>
                <w:sz w:val="22"/>
              </w:rPr>
            </w:rPrChange>
          </w:rPr>
          <w:t xml:space="preserve">흐름 참고 : </w:t>
        </w:r>
        <w:r>
          <w:rPr>
            <w:rPrChange w:id="14574" w:author="김은수" w:date="2026-10-01T01:11:00Z">
              <w:rPr>
                <w:sz w:val="22"/>
              </w:rPr>
            </w:rPrChange>
          </w:rPr>
          <w:t>정상 1ms 반복 호출 기준이다. 선택 채널과 알림 크기는 별도로 준비된 값을 사용한다.</w:t>
        </w:r>
      </w:ins>
    </w:p>
    <w:p w14:paraId="12F5BCA6" w14:textId="77777777" w:rsidR="00BA1805" w:rsidRPr="00E00010" w:rsidRDefault="00BA1805">
      <w:pPr>
        <w:pStyle w:val="TDC44"/>
        <w:pageBreakBefore/>
        <w:rPr>
          <w:ins w:id="14575" w:author="김은수" w:date="2026-09-30T15:44:00Z" w16du:dateUtc="2026-09-30T06:44:00Z"/>
        </w:rPr>
        <w:pPrChange w:id="14576" w:author="김은수" w:date="2026-10-01T01:11:00Z">
          <w:pPr>
            <w:keepNext/>
            <w:keepLines/>
            <w:pageBreakBefore/>
            <w:widowControl/>
            <w:snapToGrid w:val="0"/>
            <w:spacing w:after="100" w:line="240" w:lineRule="auto"/>
            <w:jc w:val="center"/>
          </w:pPr>
        </w:pPrChange>
      </w:pPr>
      <w:ins w:id="14577" w:author="김은수" w:date="2026-09-30T15:44:00Z" w16du:dateUtc="2026-09-30T06:44:00Z">
        <w:r w:rsidRPr="00E00010">
          <w:rPr>
            <w:noProof/>
          </w:rPr>
          <w:lastRenderedPageBreak/>
          <w:drawing>
            <wp:inline distT="0" distB="0" distL="0" distR="0" wp14:anchorId="3E4EBC4E" wp14:editId="0010EAF7">
              <wp:extent cx="4320000" cy="5551200"/>
              <wp:effectExtent l="0" t="0" r="0" b="0"/>
              <wp:docPr id="1022" name="Flow CM3-044" descr="SU-ID-CM3-044 자극 알림 실행 설계 순서도">
                <a:extLst xmlns:a="http://schemas.openxmlformats.org/drawingml/2006/main">
                  <a:ext uri="{FF2B5EF4-FFF2-40B4-BE49-F238E27FC236}">
                    <a16:creationId xmlns:a16="http://schemas.microsoft.com/office/drawing/2014/main" id="{E8B69799-F488-0C76-6806-D41022ABA04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그림 256" descr="스크린샷, 어둠, 블랙, 밤이(가) 표시된 사진&#10;&#10;자동 생성된 설명">
                        <a:extLst>
                          <a:ext uri="{FF2B5EF4-FFF2-40B4-BE49-F238E27FC236}">
                            <a16:creationId xmlns:a16="http://schemas.microsoft.com/office/drawing/2014/main" id="{E8B69799-F488-0C76-6806-D41022ABA043}"/>
                          </a:ext>
                        </a:extLst>
                      </pic:cNvPr>
                      <pic:cNvPicPr>
                        <a:picLocks noChangeAspect="1"/>
                      </pic:cNvPicPr>
                    </pic:nvPicPr>
                    <pic:blipFill>
                      <a:blip r:embed="rId81"/>
                      <a:stretch>
                        <a:fillRect/>
                      </a:stretch>
                    </pic:blipFill>
                    <pic:spPr>
                      <a:xfrm>
                        <a:off x="0" y="0"/>
                        <a:ext cx="4320000" cy="5551200"/>
                      </a:xfrm>
                      <a:prstGeom prst="rect">
                        <a:avLst/>
                      </a:prstGeom>
                    </pic:spPr>
                  </pic:pic>
                </a:graphicData>
              </a:graphic>
            </wp:inline>
          </w:drawing>
        </w:r>
      </w:ins>
    </w:p>
    <w:p w14:paraId="7852E5C6" w14:textId="77777777" w:rsidR="00697371" w:rsidRPr="00E00010" w:rsidRDefault="00220104">
      <w:pPr>
        <w:pStyle w:val="TDC45"/>
        <w:rPr>
          <w:ins w:id="14578" w:author="김은수" w:date="2026-09-30T15:44:00Z" w16du:dateUtc="2026-09-30T06:44:00Z"/>
        </w:rPr>
        <w:pPrChange w:id="14579" w:author="김은수" w:date="2026-10-01T01:11:00Z">
          <w:pPr>
            <w:keepLines/>
            <w:widowControl/>
            <w:snapToGrid w:val="0"/>
            <w:spacing w:after="180" w:line="276" w:lineRule="auto"/>
            <w:jc w:val="center"/>
          </w:pPr>
        </w:pPrChange>
      </w:pPr>
      <w:ins w:id="14580" w:author="김은수" w:date="2026-09-30T15:44:00Z" w16du:dateUtc="2026-09-30T06:44:00Z">
        <w:r w:rsidRPr="00E00010">
          <w:t>그림 30. SU-ID-CM3-044 자극 알림 실행 순서도</w:t>
        </w:r>
      </w:ins>
    </w:p>
    <w:p w14:paraId="1F45C2FC" w14:textId="77777777" w:rsidR="00697371" w:rsidRDefault="00220104">
      <w:pPr>
        <w:pStyle w:val="TDC2"/>
        <w:pageBreakBefore/>
        <w:pPrChange w:id="14581" w:author="김은수" w:date="2026-09-30T15:44:00Z" w16du:dateUtc="2026-09-30T06:44:00Z">
          <w:pPr>
            <w:pStyle w:val="2"/>
            <w:numPr>
              <w:ilvl w:val="1"/>
              <w:numId w:val="39"/>
            </w:numPr>
            <w:ind w:left="840" w:hanging="600"/>
          </w:pPr>
        </w:pPrChange>
      </w:pPr>
      <w:bookmarkStart w:id="14582" w:name="_Toc180573651"/>
      <w:bookmarkStart w:id="14583" w:name="_Toc241675647"/>
      <w:r>
        <w:lastRenderedPageBreak/>
        <w:t>Bluetooth Communication Module</w:t>
      </w:r>
      <w:bookmarkEnd w:id="14582"/>
      <w:bookmarkEnd w:id="14583"/>
    </w:p>
    <w:p w14:paraId="5256004F" w14:textId="77777777" w:rsidR="002B4FEF" w:rsidRPr="00E00010" w:rsidRDefault="002B4FEF">
      <w:pPr>
        <w:spacing w:after="0" w:line="300" w:lineRule="auto"/>
        <w:rPr>
          <w:del w:id="14584" w:author="김은수" w:date="2026-09-30T15:44:00Z" w16du:dateUtc="2026-09-30T06:44:00Z"/>
          <w:szCs w:val="20"/>
        </w:rPr>
        <w:pPrChange w:id="14585" w:author="김은수" w:date="2026-10-01T03:22:00Z">
          <w:pPr>
            <w:ind w:leftChars="300" w:left="600"/>
          </w:pPr>
        </w:pPrChange>
      </w:pPr>
      <w:del w:id="14586" w:author="김은수" w:date="2026-09-30T15:44:00Z" w16du:dateUtc="2026-09-30T06:44:00Z">
        <w:r>
          <w:rPr>
            <w:rFonts w:hint="eastAsia"/>
          </w:rPr>
          <w:delText>블루투스 마스터 장치에서 데이터를 수신하고 이를 처리하고 응답 데이터를 마스터 장치에 전송하는 기능을 구현한다.</w:delText>
        </w:r>
        <w:bookmarkStart w:id="14587" w:name="_Toc241675648"/>
        <w:bookmarkEnd w:id="14587"/>
      </w:del>
    </w:p>
    <w:p w14:paraId="4856AA78" w14:textId="77777777" w:rsidR="002B4FEF" w:rsidRDefault="00DF4A77">
      <w:pPr>
        <w:pStyle w:val="3"/>
        <w:keepNext w:val="0"/>
        <w:keepLines w:val="0"/>
        <w:widowControl w:val="0"/>
        <w:numPr>
          <w:ilvl w:val="2"/>
          <w:numId w:val="39"/>
        </w:numPr>
        <w:snapToGrid/>
        <w:spacing w:before="0" w:after="0" w:line="300" w:lineRule="auto"/>
        <w:jc w:val="both"/>
        <w:rPr>
          <w:del w:id="14588" w:author="김은수" w:date="2026-09-30T15:44:00Z" w16du:dateUtc="2026-09-30T06:44:00Z"/>
          <w:sz w:val="20"/>
          <w:szCs w:val="20"/>
          <w:rPrChange w:id="14589" w:author="김은수" w:date="2026-10-01T03:22:00Z">
            <w:rPr>
              <w:del w:id="14590" w:author="김은수" w:date="2026-09-30T15:44:00Z" w16du:dateUtc="2026-09-30T06:44:00Z"/>
            </w:rPr>
          </w:rPrChange>
        </w:rPr>
        <w:pPrChange w:id="14591" w:author="김은수" w:date="2026-10-01T03:22:00Z">
          <w:pPr>
            <w:pStyle w:val="3"/>
            <w:numPr>
              <w:ilvl w:val="2"/>
              <w:numId w:val="39"/>
            </w:numPr>
            <w:spacing w:after="0"/>
            <w:ind w:left="1000" w:hanging="400"/>
          </w:pPr>
        </w:pPrChange>
      </w:pPr>
      <w:bookmarkStart w:id="14592" w:name="_Toc180573652"/>
      <w:del w:id="14593" w:author="김은수" w:date="2026-09-30T15:44:00Z" w16du:dateUtc="2026-09-30T06:44:00Z">
        <w:r>
          <w:rPr>
            <w:rFonts w:hint="eastAsia"/>
          </w:rPr>
          <w:delText>SU</w:delText>
        </w:r>
        <w:r w:rsidR="004A63D2">
          <w:delText>-ID-</w:delText>
        </w:r>
        <w:r w:rsidR="004A63D2">
          <w:rPr>
            <w:rFonts w:hint="eastAsia"/>
          </w:rPr>
          <w:delText>N</w:delText>
        </w:r>
        <w:r w:rsidR="004A63D2">
          <w:delText>RF-0</w:delText>
        </w:r>
        <w:r w:rsidR="00436E99">
          <w:delText>1</w:delText>
        </w:r>
        <w:r w:rsidR="00757DD2">
          <w:delText>8</w:delText>
        </w:r>
        <w:r w:rsidR="004A63D2">
          <w:delText xml:space="preserve">, </w:delText>
        </w:r>
        <w:r w:rsidR="002B4FEF">
          <w:rPr>
            <w:rFonts w:hint="eastAsia"/>
          </w:rPr>
          <w:delText>블루투스 데이터 수신 유닛</w:delText>
        </w:r>
        <w:bookmarkStart w:id="14594" w:name="_Toc241675649"/>
        <w:bookmarkEnd w:id="14592"/>
        <w:bookmarkEnd w:id="14594"/>
      </w:del>
    </w:p>
    <w:p w14:paraId="3FD69A48" w14:textId="77777777" w:rsidR="002B4FEF" w:rsidRPr="00E00010" w:rsidRDefault="002B4FEF">
      <w:pPr>
        <w:spacing w:after="0" w:line="300" w:lineRule="auto"/>
        <w:rPr>
          <w:del w:id="14595" w:author="김은수" w:date="2026-09-30T15:44:00Z" w16du:dateUtc="2026-09-30T06:44:00Z"/>
          <w:szCs w:val="20"/>
        </w:rPr>
        <w:pPrChange w:id="14596" w:author="김은수" w:date="2026-10-01T03:22:00Z">
          <w:pPr>
            <w:spacing w:after="0"/>
            <w:ind w:leftChars="613" w:left="1226"/>
          </w:pPr>
        </w:pPrChange>
      </w:pPr>
      <w:del w:id="14597" w:author="김은수" w:date="2026-09-30T15:44:00Z" w16du:dateUtc="2026-09-30T06:44:00Z">
        <w:r>
          <w:rPr>
            <w:rFonts w:hint="eastAsia"/>
          </w:rPr>
          <w:delText xml:space="preserve">입력 파라미터 </w:delText>
        </w:r>
        <w:r>
          <w:delText xml:space="preserve">: </w:delText>
        </w:r>
        <w:r>
          <w:rPr>
            <w:rFonts w:hint="eastAsia"/>
          </w:rPr>
          <w:delText>원본 데이터 배열 주소,</w:delText>
        </w:r>
        <w:r>
          <w:delText xml:space="preserve"> </w:delText>
        </w:r>
        <w:r>
          <w:rPr>
            <w:rFonts w:hint="eastAsia"/>
          </w:rPr>
          <w:delText>데이터 개수</w:delText>
        </w:r>
        <w:bookmarkStart w:id="14598" w:name="_Toc241675650"/>
        <w:bookmarkEnd w:id="14598"/>
      </w:del>
    </w:p>
    <w:p w14:paraId="26E98A15" w14:textId="77777777" w:rsidR="002B4FEF" w:rsidRPr="00E00010" w:rsidRDefault="002B4FEF">
      <w:pPr>
        <w:spacing w:after="0" w:line="300" w:lineRule="auto"/>
        <w:rPr>
          <w:del w:id="14599" w:author="김은수" w:date="2026-09-30T15:44:00Z" w16du:dateUtc="2026-09-30T06:44:00Z"/>
          <w:szCs w:val="20"/>
        </w:rPr>
        <w:pPrChange w:id="14600" w:author="김은수" w:date="2026-10-01T03:22:00Z">
          <w:pPr>
            <w:spacing w:after="0"/>
            <w:ind w:leftChars="613" w:left="1226"/>
          </w:pPr>
        </w:pPrChange>
      </w:pPr>
      <w:del w:id="14601" w:author="김은수" w:date="2026-09-30T15:44:00Z" w16du:dateUtc="2026-09-30T06:44:00Z">
        <w:r>
          <w:rPr>
            <w:rFonts w:hint="eastAsia"/>
          </w:rPr>
          <w:delText xml:space="preserve">반환 파라미터 </w:delText>
        </w:r>
        <w:r>
          <w:delText xml:space="preserve">: </w:delText>
        </w:r>
        <w:r>
          <w:rPr>
            <w:rFonts w:hint="eastAsia"/>
          </w:rPr>
          <w:delText>없음</w:delText>
        </w:r>
        <w:bookmarkStart w:id="14602" w:name="_Toc241675651"/>
        <w:bookmarkEnd w:id="14602"/>
      </w:del>
    </w:p>
    <w:p w14:paraId="68631DDF" w14:textId="77777777" w:rsidR="002B4FEF" w:rsidRPr="00E00010" w:rsidRDefault="002B4FEF">
      <w:pPr>
        <w:spacing w:after="0" w:line="300" w:lineRule="auto"/>
        <w:rPr>
          <w:del w:id="14603" w:author="김은수" w:date="2026-09-30T15:44:00Z" w16du:dateUtc="2026-09-30T06:44:00Z"/>
          <w:szCs w:val="20"/>
        </w:rPr>
        <w:pPrChange w:id="14604" w:author="김은수" w:date="2026-10-01T03:22:00Z">
          <w:pPr>
            <w:spacing w:after="0"/>
            <w:ind w:leftChars="613" w:left="1226"/>
          </w:pPr>
        </w:pPrChange>
      </w:pPr>
      <w:del w:id="14605" w:author="김은수" w:date="2026-09-30T15:44:00Z" w16du:dateUtc="2026-09-30T06:44:00Z">
        <w:r>
          <w:rPr>
            <w:rFonts w:hint="eastAsia"/>
          </w:rPr>
          <w:delText xml:space="preserve">수정 파라미터 </w:delText>
        </w:r>
        <w:r>
          <w:delText xml:space="preserve">: </w:delText>
        </w:r>
        <w:r>
          <w:rPr>
            <w:rFonts w:hint="eastAsia"/>
          </w:rPr>
          <w:delText>B</w:delText>
        </w:r>
        <w:r>
          <w:delText>LE_state, BLE_Rx_buff</w:delText>
        </w:r>
        <w:bookmarkStart w:id="14606" w:name="_Toc241675652"/>
        <w:bookmarkEnd w:id="14606"/>
      </w:del>
    </w:p>
    <w:p w14:paraId="3D7DD079" w14:textId="77777777" w:rsidR="002B4FEF" w:rsidRPr="00E00010" w:rsidRDefault="002B4FEF">
      <w:pPr>
        <w:spacing w:after="0" w:line="300" w:lineRule="auto"/>
        <w:rPr>
          <w:del w:id="14607" w:author="김은수" w:date="2026-09-30T15:44:00Z" w16du:dateUtc="2026-09-30T06:44:00Z"/>
          <w:szCs w:val="20"/>
        </w:rPr>
        <w:pPrChange w:id="14608" w:author="김은수" w:date="2026-10-01T03:22:00Z">
          <w:pPr>
            <w:spacing w:after="0"/>
            <w:ind w:leftChars="613" w:left="1226"/>
          </w:pPr>
        </w:pPrChange>
      </w:pPr>
      <w:del w:id="14609" w:author="김은수" w:date="2026-09-30T15:44:00Z" w16du:dateUtc="2026-09-30T06:44:00Z">
        <w:r>
          <w:rPr>
            <w:rFonts w:hint="eastAsia"/>
          </w:rPr>
          <w:delText xml:space="preserve">기능 및 동작 </w:delText>
        </w:r>
        <w:r>
          <w:delText xml:space="preserve">:  </w:delText>
        </w:r>
        <w:r>
          <w:rPr>
            <w:rFonts w:hint="eastAsia"/>
          </w:rPr>
          <w:delText xml:space="preserve"> </w:delText>
        </w:r>
        <w:bookmarkStart w:id="14610" w:name="_Toc241675653"/>
        <w:bookmarkEnd w:id="14610"/>
      </w:del>
    </w:p>
    <w:p w14:paraId="1EB39158" w14:textId="77777777" w:rsidR="002B4FEF" w:rsidRPr="00E00010" w:rsidRDefault="002B4FEF">
      <w:pPr>
        <w:spacing w:after="0" w:line="300" w:lineRule="auto"/>
        <w:rPr>
          <w:del w:id="14611" w:author="김은수" w:date="2026-09-30T15:44:00Z" w16du:dateUtc="2026-09-30T06:44:00Z"/>
          <w:szCs w:val="20"/>
        </w:rPr>
        <w:pPrChange w:id="14612" w:author="김은수" w:date="2026-10-01T03:22:00Z">
          <w:pPr>
            <w:spacing w:after="0"/>
            <w:ind w:leftChars="813" w:left="1626"/>
          </w:pPr>
        </w:pPrChange>
      </w:pPr>
      <w:del w:id="14613" w:author="김은수" w:date="2026-09-30T15:44:00Z" w16du:dateUtc="2026-09-30T06:44:00Z">
        <w:r>
          <w:rPr>
            <w:rFonts w:hint="eastAsia"/>
          </w:rPr>
          <w:delText xml:space="preserve">블루투스 마스터 장치에서 데이터를 수신하면 </w:delText>
        </w:r>
        <w:r>
          <w:delText>BLE Stack</w:delText>
        </w:r>
        <w:r>
          <w:rPr>
            <w:rFonts w:hint="eastAsia"/>
          </w:rPr>
          <w:delText>에서 블루투스 데이터 수신 처리 유닛을 호출한다.</w:delText>
        </w:r>
        <w:r>
          <w:delText xml:space="preserve"> </w:delText>
        </w:r>
        <w:r>
          <w:rPr>
            <w:rFonts w:hint="eastAsia"/>
          </w:rPr>
          <w:delText>B</w:delText>
        </w:r>
        <w:r>
          <w:delText xml:space="preserve">LE </w:delText>
        </w:r>
        <w:r>
          <w:rPr>
            <w:rFonts w:hint="eastAsia"/>
          </w:rPr>
          <w:delText xml:space="preserve">스텍에서 수신한 데이터를 </w:delText>
        </w:r>
        <w:r>
          <w:delText>BLE_Rx_buff</w:delText>
        </w:r>
        <w:r>
          <w:rPr>
            <w:rFonts w:hint="eastAsia"/>
          </w:rPr>
          <w:delText>로 복사하고,</w:delText>
        </w:r>
        <w:r>
          <w:delText xml:space="preserve"> BLE_state</w:delText>
        </w:r>
        <w:r>
          <w:rPr>
            <w:rFonts w:hint="eastAsia"/>
          </w:rPr>
          <w:delText xml:space="preserve">를 </w:delText>
        </w:r>
        <w:r>
          <w:delText>receiveEv</w:delText>
        </w:r>
        <w:r>
          <w:rPr>
            <w:rFonts w:hint="eastAsia"/>
          </w:rPr>
          <w:delText>e</w:delText>
        </w:r>
        <w:r>
          <w:delText>n</w:delText>
        </w:r>
        <w:r>
          <w:rPr>
            <w:rFonts w:hint="eastAsia"/>
          </w:rPr>
          <w:delText>t로 변경한다.</w:delText>
        </w:r>
        <w:bookmarkStart w:id="14614" w:name="_Toc241675654"/>
        <w:bookmarkEnd w:id="14614"/>
      </w:del>
    </w:p>
    <w:p w14:paraId="69DB9935" w14:textId="77777777" w:rsidR="00AA2E78" w:rsidRPr="00E00010" w:rsidRDefault="00DC4768">
      <w:pPr>
        <w:spacing w:after="0" w:line="300" w:lineRule="auto"/>
        <w:rPr>
          <w:del w:id="14615" w:author="김은수" w:date="2026-09-30T15:44:00Z" w16du:dateUtc="2026-09-30T06:44:00Z"/>
          <w:szCs w:val="20"/>
        </w:rPr>
        <w:pPrChange w:id="14616" w:author="김은수" w:date="2026-10-01T03:22:00Z">
          <w:pPr>
            <w:ind w:leftChars="813" w:left="1626"/>
          </w:pPr>
        </w:pPrChange>
      </w:pPr>
      <w:del w:id="14617" w:author="김은수" w:date="2026-09-30T15:44:00Z" w16du:dateUtc="2026-09-30T06:44:00Z">
        <w:r>
          <w:delText>Log data</w:delText>
        </w:r>
        <w:r>
          <w:rPr>
            <w:rFonts w:hint="eastAsia"/>
          </w:rPr>
          <w:delText xml:space="preserve">를 수신한 이후부터 </w:delText>
        </w:r>
        <w:r>
          <w:delText>BLE_state</w:delText>
        </w:r>
        <w:r>
          <w:rPr>
            <w:rFonts w:hint="eastAsia"/>
          </w:rPr>
          <w:delText>가 변경되도록</w:delText>
        </w:r>
        <w:r w:rsidR="00AA2E78">
          <w:rPr>
            <w:rFonts w:hint="eastAsia"/>
          </w:rPr>
          <w:delText xml:space="preserve"> </w:delText>
        </w:r>
        <w:r>
          <w:rPr>
            <w:rFonts w:hint="eastAsia"/>
          </w:rPr>
          <w:delText>한다.</w:delText>
        </w:r>
        <w:bookmarkStart w:id="14618" w:name="_Toc241675655"/>
        <w:bookmarkEnd w:id="14618"/>
      </w:del>
    </w:p>
    <w:p w14:paraId="289187F5" w14:textId="77777777" w:rsidR="00697371" w:rsidRPr="00E00010" w:rsidRDefault="00220104">
      <w:pPr>
        <w:pStyle w:val="TDC3"/>
        <w:rPr>
          <w:ins w:id="14619" w:author="김은수" w:date="2026-09-30T15:44:00Z" w16du:dateUtc="2026-09-30T06:44:00Z"/>
        </w:rPr>
        <w:pPrChange w:id="14620" w:author="김은수" w:date="2026-10-01T01:11:00Z">
          <w:pPr>
            <w:pStyle w:val="3"/>
            <w:numPr>
              <w:ilvl w:val="2"/>
              <w:numId w:val="7"/>
            </w:numPr>
            <w:tabs>
              <w:tab w:val="num" w:pos="850"/>
            </w:tabs>
            <w:ind w:left="1000" w:hanging="400"/>
          </w:pPr>
        </w:pPrChange>
      </w:pPr>
      <w:bookmarkStart w:id="14621" w:name="_Toc241675656"/>
      <w:bookmarkStart w:id="14622" w:name="_Toc180573653"/>
      <w:r>
        <w:t>SI-ID-</w:t>
      </w:r>
      <w:del w:id="14623" w:author="김은수" w:date="2026-09-30T15:44:00Z" w16du:dateUtc="2026-09-30T06:44:00Z">
        <w:r w:rsidR="004A63D2">
          <w:rPr>
            <w:rFonts w:hint="eastAsia"/>
          </w:rPr>
          <w:delText>N</w:delText>
        </w:r>
        <w:r w:rsidR="004A63D2">
          <w:delText>RF-0</w:delText>
        </w:r>
        <w:r w:rsidR="00035D49">
          <w:delText>03</w:delText>
        </w:r>
      </w:del>
      <w:ins w:id="14624" w:author="김은수" w:date="2026-09-30T15:44:00Z" w16du:dateUtc="2026-09-30T06:44:00Z">
        <w:r>
          <w:t>CM3-004</w:t>
        </w:r>
      </w:ins>
      <w:r>
        <w:t xml:space="preserve">, 블루투스 통신 </w:t>
      </w:r>
      <w:ins w:id="14625" w:author="김은수" w:date="2026-09-30T15:44:00Z" w16du:dateUtc="2026-09-30T06:44:00Z">
        <w:r>
          <w:t>모듈</w:t>
        </w:r>
        <w:bookmarkEnd w:id="14621"/>
      </w:ins>
    </w:p>
    <w:p w14:paraId="72198596" w14:textId="77777777" w:rsidR="00697371" w:rsidRPr="00E00010" w:rsidRDefault="00220104">
      <w:pPr>
        <w:pStyle w:val="TDC4"/>
        <w:rPr>
          <w:ins w:id="14626" w:author="김은수" w:date="2026-09-30T15:44:00Z" w16du:dateUtc="2026-09-30T06:44:00Z"/>
        </w:rPr>
        <w:pPrChange w:id="14627" w:author="김은수" w:date="2026-10-01T01:11:00Z">
          <w:pPr>
            <w:pStyle w:val="4"/>
            <w:numPr>
              <w:ilvl w:val="3"/>
              <w:numId w:val="7"/>
            </w:numPr>
            <w:tabs>
              <w:tab w:val="num" w:pos="1134"/>
            </w:tabs>
            <w:ind w:left="1200" w:hanging="400"/>
          </w:pPr>
        </w:pPrChange>
      </w:pPr>
      <w:ins w:id="14628" w:author="김은수" w:date="2026-09-30T15:44:00Z" w16du:dateUtc="2026-09-30T06:44:00Z">
        <w:r>
          <w:t>SU-ID-CM3-045, QCC 수신 분류와 시스템 정보 응답</w:t>
        </w:r>
      </w:ins>
    </w:p>
    <w:p w14:paraId="5826C58D" w14:textId="77777777" w:rsidR="00084C76" w:rsidRDefault="00084C76">
      <w:pPr>
        <w:pStyle w:val="TDC40"/>
        <w:keepNext/>
        <w:rPr>
          <w:ins w:id="14629" w:author="김은수" w:date="2026-10-01T12:05:00Z" w16du:dateUtc="2026-10-01T03:05:00Z"/>
        </w:rPr>
        <w:pPrChange w:id="14630" w:author="김은수" w:date="2026-10-01T03:22:00Z">
          <w:pPr>
            <w:pStyle w:val="TDC40"/>
          </w:pPr>
        </w:pPrChange>
      </w:pPr>
      <w:ins w:id="14631" w:author="김은수" w:date="2026-10-01T12:05:00Z" w16du:dateUtc="2026-10-01T03:05:00Z">
        <w:r>
          <w:t>QCC 전달 정보를 E8300의 제어 기능에 연결하고 수신 결과를 응답한다.</w:t>
        </w:r>
      </w:ins>
    </w:p>
    <w:p w14:paraId="62758804" w14:textId="77777777" w:rsidR="00084C76" w:rsidRDefault="00084C76">
      <w:pPr>
        <w:pStyle w:val="TDC42"/>
        <w:rPr>
          <w:ins w:id="14632" w:author="김은수" w:date="2026-10-01T12:05:00Z" w16du:dateUtc="2026-10-01T03:05:00Z"/>
        </w:rPr>
      </w:pPr>
      <w:ins w:id="14633" w:author="김은수" w:date="2026-10-01T12:05:00Z" w16du:dateUtc="2026-10-01T03:05:00Z">
        <w:r>
          <w:t xml:space="preserve">표 </w:t>
        </w:r>
        <w:r>
          <w:fldChar w:fldCharType="begin"/>
        </w:r>
        <w:r>
          <w:instrText>SEQ 표 \* ARABIC</w:instrText>
        </w:r>
        <w:r>
          <w:fldChar w:fldCharType="separate"/>
        </w:r>
        <w:r>
          <w:t>182</w:t>
        </w:r>
        <w:r>
          <w:fldChar w:fldCharType="end"/>
        </w:r>
        <w:r>
          <w:t>. QCC 수신 분류와 시스템 정보 응답 / 유닛 설계 내용</w:t>
        </w:r>
      </w:ins>
    </w:p>
    <w:tbl>
      <w:tblPr>
        <w:tblStyle w:val="TDC41"/>
        <w:tblW w:w="8816" w:type="dxa"/>
        <w:tblLayout w:type="fixed"/>
        <w:tblLook w:val="04A0" w:firstRow="1" w:lastRow="0" w:firstColumn="1" w:lastColumn="0" w:noHBand="0" w:noVBand="1"/>
        <w:tblPrChange w:id="14634"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14635">
          <w:tblGrid>
            <w:gridCol w:w="360"/>
            <w:gridCol w:w="360"/>
            <w:gridCol w:w="584"/>
            <w:gridCol w:w="7512"/>
          </w:tblGrid>
        </w:tblGridChange>
      </w:tblGrid>
      <w:tr w:rsidR="00084C76" w14:paraId="16FC8CF7" w14:textId="77777777" w:rsidTr="003553C4">
        <w:trPr>
          <w:cnfStyle w:val="100000000000" w:firstRow="1" w:lastRow="0" w:firstColumn="0" w:lastColumn="0" w:oddVBand="0" w:evenVBand="0" w:oddHBand="0" w:evenHBand="0" w:firstRowFirstColumn="0" w:firstRowLastColumn="0" w:lastRowFirstColumn="0" w:lastRowLastColumn="0"/>
          <w:cantSplit/>
          <w:tblHeader/>
          <w:ins w:id="14636" w:author="김은수" w:date="2026-10-01T12:05:00Z"/>
          <w:trPrChange w:id="14637"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4638" w:author="김은수" w:date="2026-10-01T03:22:00Z">
              <w:tcPr>
                <w:tcW w:w="1304" w:type="dxa"/>
              </w:tcPr>
            </w:tcPrChange>
          </w:tcPr>
          <w:p w14:paraId="51EFDA78"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14639" w:author="김은수" w:date="2026-10-01T12:05:00Z" w16du:dateUtc="2026-10-01T03:05:00Z"/>
              </w:rPr>
            </w:pPr>
            <w:ins w:id="14640" w:author="김은수" w:date="2026-10-01T12:05:00Z" w16du:dateUtc="2026-10-01T03:05:00Z">
              <w:r>
                <w:t>항목</w:t>
              </w:r>
            </w:ins>
          </w:p>
        </w:tc>
        <w:tc>
          <w:tcPr>
            <w:tcW w:w="7512" w:type="dxa"/>
            <w:tcPrChange w:id="14641" w:author="김은수" w:date="2026-10-01T03:22:00Z">
              <w:tcPr>
                <w:tcW w:w="7512" w:type="dxa"/>
              </w:tcPr>
            </w:tcPrChange>
          </w:tcPr>
          <w:p w14:paraId="799CFF56"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14642" w:author="김은수" w:date="2026-10-01T12:05:00Z" w16du:dateUtc="2026-10-01T03:05:00Z"/>
              </w:rPr>
            </w:pPr>
            <w:ins w:id="14643" w:author="김은수" w:date="2026-10-01T12:05:00Z" w16du:dateUtc="2026-10-01T03:05:00Z">
              <w:r>
                <w:t>설계 내용</w:t>
              </w:r>
            </w:ins>
          </w:p>
        </w:tc>
      </w:tr>
      <w:tr w:rsidR="00084C76" w14:paraId="35970166" w14:textId="77777777" w:rsidTr="003553C4">
        <w:trPr>
          <w:cantSplit/>
          <w:ins w:id="14644" w:author="김은수" w:date="2026-10-01T12:05:00Z"/>
          <w:trPrChange w:id="14645"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4646" w:author="김은수" w:date="2026-10-01T03:22:00Z">
              <w:tcPr>
                <w:tcW w:w="1304" w:type="dxa"/>
              </w:tcPr>
            </w:tcPrChange>
          </w:tcPr>
          <w:p w14:paraId="71B8A9FB" w14:textId="77777777" w:rsidR="00084C76" w:rsidRDefault="00084C76">
            <w:pPr>
              <w:pStyle w:val="TDCe"/>
              <w:rPr>
                <w:ins w:id="14647" w:author="김은수" w:date="2026-10-01T12:05:00Z" w16du:dateUtc="2026-10-01T03:05:00Z"/>
              </w:rPr>
            </w:pPr>
            <w:ins w:id="14648" w:author="김은수" w:date="2026-10-01T12:05:00Z" w16du:dateUtc="2026-10-01T03:05:00Z">
              <w:r>
                <w:t>입력</w:t>
              </w:r>
            </w:ins>
          </w:p>
        </w:tc>
        <w:tc>
          <w:tcPr>
            <w:tcW w:w="7512" w:type="dxa"/>
            <w:tcPrChange w:id="14649" w:author="김은수" w:date="2026-10-01T03:22:00Z">
              <w:tcPr>
                <w:tcW w:w="7512" w:type="dxa"/>
              </w:tcPr>
            </w:tcPrChange>
          </w:tcPr>
          <w:p w14:paraId="545E029C"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4650" w:author="김은수" w:date="2026-10-01T12:05:00Z" w16du:dateUtc="2026-10-01T03:05:00Z"/>
              </w:rPr>
            </w:pPr>
            <w:ins w:id="14651" w:author="김은수" w:date="2026-10-01T12:05:00Z" w16du:dateUtc="2026-10-01T03:05:00Z">
              <w:r>
                <w:t>SPI 수신 패킷의 명령/데이터</w:t>
              </w:r>
            </w:ins>
          </w:p>
        </w:tc>
      </w:tr>
      <w:tr w:rsidR="00084C76" w14:paraId="34653D1C" w14:textId="77777777" w:rsidTr="003553C4">
        <w:trPr>
          <w:cantSplit/>
          <w:ins w:id="14652" w:author="김은수" w:date="2026-10-01T12:05:00Z"/>
          <w:trPrChange w:id="14653"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4654" w:author="김은수" w:date="2026-10-01T03:22:00Z">
              <w:tcPr>
                <w:tcW w:w="1304" w:type="dxa"/>
              </w:tcPr>
            </w:tcPrChange>
          </w:tcPr>
          <w:p w14:paraId="7D1D8104" w14:textId="77777777" w:rsidR="00084C76" w:rsidRDefault="00084C76">
            <w:pPr>
              <w:pStyle w:val="TDCe"/>
              <w:rPr>
                <w:ins w:id="14655" w:author="김은수" w:date="2026-10-01T12:05:00Z" w16du:dateUtc="2026-10-01T03:05:00Z"/>
              </w:rPr>
            </w:pPr>
            <w:ins w:id="14656" w:author="김은수" w:date="2026-10-01T12:05:00Z" w16du:dateUtc="2026-10-01T03:05:00Z">
              <w:r>
                <w:t>출력</w:t>
              </w:r>
            </w:ins>
          </w:p>
        </w:tc>
        <w:tc>
          <w:tcPr>
            <w:tcW w:w="7512" w:type="dxa"/>
            <w:tcPrChange w:id="14657" w:author="김은수" w:date="2026-10-01T03:22:00Z">
              <w:tcPr>
                <w:tcW w:w="7512" w:type="dxa"/>
              </w:tcPr>
            </w:tcPrChange>
          </w:tcPr>
          <w:p w14:paraId="6FEB63EC"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4658" w:author="김은수" w:date="2026-10-01T12:05:00Z" w16du:dateUtc="2026-10-01T03:05:00Z"/>
              </w:rPr>
            </w:pPr>
            <w:ins w:id="14659" w:author="김은수" w:date="2026-10-01T12:05:00Z" w16du:dateUtc="2026-10-01T03:05:00Z">
              <w:r>
                <w:t>명령별 처리와 응답, 전원/오디오 상태</w:t>
              </w:r>
            </w:ins>
          </w:p>
        </w:tc>
      </w:tr>
      <w:tr w:rsidR="00084C76" w14:paraId="1DCE2DB3" w14:textId="77777777" w:rsidTr="003553C4">
        <w:trPr>
          <w:cantSplit/>
          <w:ins w:id="14660" w:author="김은수" w:date="2026-10-01T12:05:00Z"/>
          <w:trPrChange w:id="14661"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4662" w:author="김은수" w:date="2026-10-01T03:22:00Z">
              <w:tcPr>
                <w:tcW w:w="1304" w:type="dxa"/>
              </w:tcPr>
            </w:tcPrChange>
          </w:tcPr>
          <w:p w14:paraId="2AE63610" w14:textId="77777777" w:rsidR="00084C76" w:rsidRDefault="00084C76">
            <w:pPr>
              <w:pStyle w:val="TDCe"/>
              <w:rPr>
                <w:ins w:id="14663" w:author="김은수" w:date="2026-10-01T12:05:00Z" w16du:dateUtc="2026-10-01T03:05:00Z"/>
              </w:rPr>
            </w:pPr>
            <w:ins w:id="14664" w:author="김은수" w:date="2026-10-01T12:05:00Z" w16du:dateUtc="2026-10-01T03:05:00Z">
              <w:r>
                <w:t>처리</w:t>
              </w:r>
            </w:ins>
          </w:p>
        </w:tc>
        <w:tc>
          <w:tcPr>
            <w:tcW w:w="7512" w:type="dxa"/>
            <w:tcPrChange w:id="14665" w:author="김은수" w:date="2026-10-01T03:22:00Z">
              <w:tcPr>
                <w:tcW w:w="7512" w:type="dxa"/>
              </w:tcPr>
            </w:tcPrChange>
          </w:tcPr>
          <w:p w14:paraId="5CB4C3F3"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4666" w:author="김은수" w:date="2026-10-01T12:05:00Z" w16du:dateUtc="2026-10-01T03:05:00Z"/>
              </w:rPr>
            </w:pPr>
            <w:ins w:id="14667" w:author="김은수" w:date="2026-10-01T12:05:00Z" w16du:dateUtc="2026-10-01T03:05:00Z">
              <w:r>
                <w:t>명령을 리모콘, 매핑, 시스템 정보 등으로 분류한다. 0x34의 배터리/충전/뚜껑 상태, 0x35의 표시/DFU 상태, 0x36의 오디오 연결 종류를 반영한다. 응답을 송신 버퍼에 준비한다.</w:t>
              </w:r>
            </w:ins>
          </w:p>
        </w:tc>
      </w:tr>
    </w:tbl>
    <w:p w14:paraId="09BBFF80" w14:textId="77777777" w:rsidR="00084C76" w:rsidRDefault="00084C76">
      <w:pPr>
        <w:pStyle w:val="TDC40"/>
        <w:spacing w:after="0"/>
        <w:rPr>
          <w:ins w:id="14668" w:author="김은수" w:date="2026-10-01T12:05:00Z" w16du:dateUtc="2026-10-01T03:05:00Z"/>
        </w:rPr>
        <w:pPrChange w:id="14669" w:author="김은수" w:date="2026-10-01T03:22:00Z">
          <w:pPr>
            <w:pStyle w:val="TDC40"/>
          </w:pPr>
        </w:pPrChange>
      </w:pPr>
    </w:p>
    <w:p w14:paraId="0C459251" w14:textId="77777777" w:rsidR="00084C76" w:rsidRDefault="00084C76">
      <w:pPr>
        <w:pStyle w:val="TDC42"/>
        <w:rPr>
          <w:ins w:id="14670" w:author="김은수" w:date="2026-10-01T12:05:00Z" w16du:dateUtc="2026-10-01T03:05:00Z"/>
        </w:rPr>
      </w:pPr>
      <w:ins w:id="14671" w:author="김은수" w:date="2026-10-01T12:05:00Z" w16du:dateUtc="2026-10-01T03:05:00Z">
        <w:r>
          <w:t xml:space="preserve">표 </w:t>
        </w:r>
        <w:r>
          <w:fldChar w:fldCharType="begin"/>
        </w:r>
        <w:r>
          <w:instrText>SEQ 표 \* ARABIC</w:instrText>
        </w:r>
        <w:r>
          <w:fldChar w:fldCharType="separate"/>
        </w:r>
        <w:r>
          <w:t>183</w:t>
        </w:r>
        <w:r>
          <w:fldChar w:fldCharType="end"/>
        </w:r>
        <w:r>
          <w:t>. QCC 수신 분류와 시스템 정보 응답 / 구현 조건</w:t>
        </w:r>
      </w:ins>
    </w:p>
    <w:tbl>
      <w:tblPr>
        <w:tblStyle w:val="TDC41"/>
        <w:tblW w:w="8816" w:type="dxa"/>
        <w:tblLayout w:type="fixed"/>
        <w:tblLook w:val="04A0" w:firstRow="1" w:lastRow="0" w:firstColumn="1" w:lastColumn="0" w:noHBand="0" w:noVBand="1"/>
        <w:tblPrChange w:id="14672"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14673">
          <w:tblGrid>
            <w:gridCol w:w="360"/>
            <w:gridCol w:w="360"/>
            <w:gridCol w:w="584"/>
            <w:gridCol w:w="7512"/>
          </w:tblGrid>
        </w:tblGridChange>
      </w:tblGrid>
      <w:tr w:rsidR="00084C76" w14:paraId="0089E894" w14:textId="77777777" w:rsidTr="003553C4">
        <w:trPr>
          <w:cnfStyle w:val="100000000000" w:firstRow="1" w:lastRow="0" w:firstColumn="0" w:lastColumn="0" w:oddVBand="0" w:evenVBand="0" w:oddHBand="0" w:evenHBand="0" w:firstRowFirstColumn="0" w:firstRowLastColumn="0" w:lastRowFirstColumn="0" w:lastRowLastColumn="0"/>
          <w:cantSplit/>
          <w:tblHeader/>
          <w:ins w:id="14674" w:author="김은수" w:date="2026-10-01T12:05:00Z"/>
          <w:trPrChange w:id="14675"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4676" w:author="김은수" w:date="2026-10-01T03:22:00Z">
              <w:tcPr>
                <w:tcW w:w="1304" w:type="dxa"/>
              </w:tcPr>
            </w:tcPrChange>
          </w:tcPr>
          <w:p w14:paraId="640AE578"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14677" w:author="김은수" w:date="2026-10-01T12:05:00Z" w16du:dateUtc="2026-10-01T03:05:00Z"/>
              </w:rPr>
            </w:pPr>
            <w:ins w:id="14678" w:author="김은수" w:date="2026-10-01T12:05:00Z" w16du:dateUtc="2026-10-01T03:05:00Z">
              <w:r>
                <w:t>구분</w:t>
              </w:r>
            </w:ins>
          </w:p>
        </w:tc>
        <w:tc>
          <w:tcPr>
            <w:tcW w:w="7512" w:type="dxa"/>
            <w:tcPrChange w:id="14679" w:author="김은수" w:date="2026-10-01T03:22:00Z">
              <w:tcPr>
                <w:tcW w:w="7512" w:type="dxa"/>
              </w:tcPr>
            </w:tcPrChange>
          </w:tcPr>
          <w:p w14:paraId="111227B4"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14680" w:author="김은수" w:date="2026-10-01T12:05:00Z" w16du:dateUtc="2026-10-01T03:05:00Z"/>
              </w:rPr>
            </w:pPr>
            <w:ins w:id="14681" w:author="김은수" w:date="2026-10-01T12:05:00Z" w16du:dateUtc="2026-10-01T03:05:00Z">
              <w:r>
                <w:t>구현 조건</w:t>
              </w:r>
            </w:ins>
          </w:p>
        </w:tc>
      </w:tr>
      <w:tr w:rsidR="00084C76" w14:paraId="3CF7CB9E" w14:textId="77777777" w:rsidTr="003553C4">
        <w:trPr>
          <w:cantSplit/>
          <w:ins w:id="14682" w:author="김은수" w:date="2026-10-01T12:05:00Z"/>
          <w:trPrChange w:id="14683"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4684" w:author="김은수" w:date="2026-10-01T03:22:00Z">
              <w:tcPr>
                <w:tcW w:w="1304" w:type="dxa"/>
              </w:tcPr>
            </w:tcPrChange>
          </w:tcPr>
          <w:p w14:paraId="45AC347B" w14:textId="77777777" w:rsidR="00084C76" w:rsidRDefault="00084C76">
            <w:pPr>
              <w:pStyle w:val="TDCe"/>
              <w:rPr>
                <w:ins w:id="14685" w:author="김은수" w:date="2026-10-01T12:05:00Z" w16du:dateUtc="2026-10-01T03:05:00Z"/>
              </w:rPr>
            </w:pPr>
            <w:ins w:id="14686" w:author="김은수" w:date="2026-10-01T12:05:00Z" w16du:dateUtc="2026-10-01T03:05:00Z">
              <w:r>
                <w:t>관련 함수</w:t>
              </w:r>
            </w:ins>
          </w:p>
        </w:tc>
        <w:tc>
          <w:tcPr>
            <w:tcW w:w="7512" w:type="dxa"/>
            <w:tcPrChange w:id="14687" w:author="김은수" w:date="2026-10-01T03:22:00Z">
              <w:tcPr>
                <w:tcW w:w="7512" w:type="dxa"/>
              </w:tcPr>
            </w:tcPrChange>
          </w:tcPr>
          <w:p w14:paraId="7A662DCB"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4688" w:author="김은수" w:date="2026-10-01T12:05:00Z" w16du:dateUtc="2026-10-01T03:05:00Z"/>
              </w:rPr>
            </w:pPr>
            <w:ins w:id="14689" w:author="김은수" w:date="2026-10-01T12:05:00Z" w16du:dateUtc="2026-10-01T03:05:00Z">
              <w:r>
                <w:t>bleCommunication</w:t>
              </w:r>
            </w:ins>
          </w:p>
        </w:tc>
      </w:tr>
      <w:tr w:rsidR="00084C76" w14:paraId="76B2CE64" w14:textId="77777777" w:rsidTr="003553C4">
        <w:trPr>
          <w:cantSplit/>
          <w:ins w:id="14690" w:author="김은수" w:date="2026-10-01T12:05:00Z"/>
          <w:trPrChange w:id="14691"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4692" w:author="김은수" w:date="2026-10-01T03:22:00Z">
              <w:tcPr>
                <w:tcW w:w="1304" w:type="dxa"/>
              </w:tcPr>
            </w:tcPrChange>
          </w:tcPr>
          <w:p w14:paraId="094B4471" w14:textId="77777777" w:rsidR="00084C76" w:rsidRDefault="00084C76">
            <w:pPr>
              <w:pStyle w:val="TDCe"/>
              <w:rPr>
                <w:ins w:id="14693" w:author="김은수" w:date="2026-10-01T12:05:00Z" w16du:dateUtc="2026-10-01T03:05:00Z"/>
              </w:rPr>
            </w:pPr>
            <w:ins w:id="14694" w:author="김은수" w:date="2026-10-01T12:05:00Z" w16du:dateUtc="2026-10-01T03:05:00Z">
              <w:r>
                <w:t>동작 조건</w:t>
              </w:r>
            </w:ins>
          </w:p>
        </w:tc>
        <w:tc>
          <w:tcPr>
            <w:tcW w:w="7512" w:type="dxa"/>
            <w:tcPrChange w:id="14695" w:author="김은수" w:date="2026-10-01T03:22:00Z">
              <w:tcPr>
                <w:tcW w:w="7512" w:type="dxa"/>
              </w:tcPr>
            </w:tcPrChange>
          </w:tcPr>
          <w:p w14:paraId="278D66F0"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4696" w:author="김은수" w:date="2026-10-01T12:05:00Z" w16du:dateUtc="2026-10-01T03:05:00Z"/>
              </w:rPr>
            </w:pPr>
            <w:ins w:id="14697" w:author="김은수" w:date="2026-10-01T12:05:00Z" w16du:dateUtc="2026-10-01T03:05:00Z">
              <w:r>
                <w:t>각 명령의 필드가 해당 상태에만 반영되고 응답이 준비되어야 한다. 이 유닛은 E8300 측 명령 처리 범위이며 QCC 내부 무선 프로토콜은 별도로 구성한다.</w:t>
              </w:r>
            </w:ins>
          </w:p>
        </w:tc>
      </w:tr>
    </w:tbl>
    <w:p w14:paraId="44A4BDED" w14:textId="77777777" w:rsidR="00084C76" w:rsidRDefault="00084C76">
      <w:pPr>
        <w:pStyle w:val="TDC40"/>
        <w:spacing w:after="0"/>
        <w:rPr>
          <w:ins w:id="14698" w:author="김은수" w:date="2026-10-01T12:05:00Z" w16du:dateUtc="2026-10-01T03:05:00Z"/>
        </w:rPr>
        <w:pPrChange w:id="14699" w:author="김은수" w:date="2026-10-01T03:22:00Z">
          <w:pPr>
            <w:pStyle w:val="TDC40"/>
          </w:pPr>
        </w:pPrChange>
      </w:pPr>
    </w:p>
    <w:p w14:paraId="7F1700A4" w14:textId="77777777" w:rsidR="00697371" w:rsidRPr="00E00010" w:rsidDel="001D1C2F" w:rsidRDefault="00220104">
      <w:pPr>
        <w:pStyle w:val="TDC40"/>
        <w:spacing w:after="0"/>
        <w:rPr>
          <w:del w:id="14700" w:author="김은수" w:date="2026-10-01T11:11:00Z" w16du:dateUtc="2026-10-01T02:11:00Z"/>
        </w:rPr>
        <w:pPrChange w:id="14701" w:author="김은수" w:date="2026-09-30T15:44:00Z" w16du:dateUtc="2026-09-30T06:44:00Z">
          <w:pPr>
            <w:pStyle w:val="3"/>
            <w:numPr>
              <w:ilvl w:val="2"/>
              <w:numId w:val="39"/>
            </w:numPr>
            <w:spacing w:after="0"/>
            <w:ind w:left="1060" w:hanging="460"/>
          </w:pPr>
        </w:pPrChange>
      </w:pPr>
      <w:del w:id="14702" w:author="김은수" w:date="2026-10-01T11:11:00Z" w16du:dateUtc="2026-10-01T02:11:00Z">
        <w:r w:rsidDel="001D1C2F">
          <w:rPr>
            <w:rPrChange w:id="14703" w:author="김은수" w:date="2026-09-30T15:44:00Z" w16du:dateUtc="2026-09-30T06:44:00Z">
              <w:rPr>
                <w:rFonts w:ascii="맑은 고딕" w:eastAsia="맑은 고딕" w:hAnsi="맑은 고딕" w:cs="맑은 고딕"/>
                <w:b/>
                <w:bCs/>
                <w:color w:val="000000"/>
                <w:sz w:val="23"/>
                <w:szCs w:val="23"/>
              </w:rPr>
            </w:rPrChange>
          </w:rPr>
          <w:delText xml:space="preserve">제어 </w:delText>
        </w:r>
      </w:del>
      <w:del w:id="14704" w:author="김은수" w:date="2026-09-30T15:44:00Z" w16du:dateUtc="2026-09-30T06:44:00Z">
        <w:r w:rsidR="00AA2E78">
          <w:rPr>
            <w:rFonts w:hint="eastAsia"/>
          </w:rPr>
          <w:delText>항목</w:delText>
        </w:r>
      </w:del>
      <w:bookmarkEnd w:id="14622"/>
    </w:p>
    <w:p w14:paraId="308081B9" w14:textId="77777777" w:rsidR="00697371" w:rsidRPr="00E00010" w:rsidDel="001D1C2F" w:rsidRDefault="00220104">
      <w:pPr>
        <w:pStyle w:val="TDC40"/>
        <w:spacing w:after="0"/>
        <w:rPr>
          <w:del w:id="14705" w:author="김은수" w:date="2026-10-01T11:11:00Z" w16du:dateUtc="2026-10-01T02:11:00Z"/>
        </w:rPr>
        <w:pPrChange w:id="14706" w:author="김은수" w:date="2026-09-30T15:44:00Z" w16du:dateUtc="2026-09-30T06:44:00Z">
          <w:pPr>
            <w:spacing w:after="0"/>
            <w:ind w:leftChars="613" w:left="1226"/>
          </w:pPr>
        </w:pPrChange>
      </w:pPr>
      <w:del w:id="14707" w:author="김은수" w:date="2026-10-01T11:11:00Z" w16du:dateUtc="2026-10-01T02:11:00Z">
        <w:r w:rsidDel="001D1C2F">
          <w:rPr>
            <w:b/>
            <w:rPrChange w:id="14708" w:author="김은수" w:date="2026-09-30T15:44:00Z" w16du:dateUtc="2026-09-30T06:44:00Z">
              <w:rPr/>
            </w:rPrChange>
          </w:rPr>
          <w:delText xml:space="preserve">입력 </w:delText>
        </w:r>
      </w:del>
      <w:del w:id="14709" w:author="김은수" w:date="2026-09-30T15:44:00Z" w16du:dateUtc="2026-09-30T06:44:00Z">
        <w:r w:rsidR="002B4FEF">
          <w:rPr>
            <w:rFonts w:hint="eastAsia"/>
          </w:rPr>
          <w:delText xml:space="preserve">파라미터 </w:delText>
        </w:r>
        <w:r w:rsidR="002B4FEF">
          <w:delText xml:space="preserve">: </w:delText>
        </w:r>
        <w:r w:rsidR="002B4FEF">
          <w:rPr>
            <w:rFonts w:hint="eastAsia"/>
          </w:rPr>
          <w:delText>없음</w:delText>
        </w:r>
        <w:r w:rsidR="002B4FEF">
          <w:delText>.</w:delText>
        </w:r>
      </w:del>
    </w:p>
    <w:p w14:paraId="4CFD70A5" w14:textId="77777777" w:rsidR="002B4FEF" w:rsidRPr="00E00010" w:rsidRDefault="002B4FEF">
      <w:pPr>
        <w:spacing w:after="0" w:line="300" w:lineRule="auto"/>
        <w:rPr>
          <w:del w:id="14710" w:author="김은수" w:date="2026-09-30T15:44:00Z" w16du:dateUtc="2026-09-30T06:44:00Z"/>
          <w:szCs w:val="20"/>
        </w:rPr>
        <w:pPrChange w:id="14711" w:author="김은수" w:date="2026-10-01T03:22:00Z">
          <w:pPr>
            <w:spacing w:after="0"/>
            <w:ind w:leftChars="613" w:left="1226"/>
          </w:pPr>
        </w:pPrChange>
      </w:pPr>
      <w:del w:id="14712" w:author="김은수" w:date="2026-09-30T15:44:00Z" w16du:dateUtc="2026-09-30T06:44:00Z">
        <w:r>
          <w:rPr>
            <w:rFonts w:hint="eastAsia"/>
          </w:rPr>
          <w:delText xml:space="preserve">반환 파라미터 </w:delText>
        </w:r>
        <w:r>
          <w:delText xml:space="preserve">: </w:delText>
        </w:r>
        <w:r>
          <w:rPr>
            <w:rFonts w:hint="eastAsia"/>
          </w:rPr>
          <w:delText>없음</w:delText>
        </w:r>
      </w:del>
    </w:p>
    <w:p w14:paraId="31D74CFF" w14:textId="77777777" w:rsidR="00697371" w:rsidRPr="00E00010" w:rsidRDefault="002B4FEF">
      <w:pPr>
        <w:pStyle w:val="TDC43"/>
        <w:rPr>
          <w:ins w:id="14713" w:author="김은수" w:date="2026-09-30T15:44:00Z" w16du:dateUtc="2026-09-30T06:44:00Z"/>
        </w:rPr>
        <w:pPrChange w:id="14714" w:author="김은수" w:date="2026-10-01T01:11:00Z">
          <w:pPr>
            <w:keepLines/>
            <w:widowControl/>
            <w:snapToGrid w:val="0"/>
            <w:spacing w:after="180" w:line="300" w:lineRule="auto"/>
            <w:ind w:left="1245"/>
            <w:jc w:val="left"/>
          </w:pPr>
        </w:pPrChange>
      </w:pPr>
      <w:del w:id="14715" w:author="김은수" w:date="2026-09-30T15:44:00Z" w16du:dateUtc="2026-09-30T06:44:00Z">
        <w:r>
          <w:rPr>
            <w:rFonts w:hint="eastAsia"/>
          </w:rPr>
          <w:delText xml:space="preserve">수정 파라미터 </w:delText>
        </w:r>
        <w:r>
          <w:delText>:</w:delText>
        </w:r>
      </w:del>
      <w:ins w:id="14716" w:author="김은수" w:date="2026-09-30T15:44:00Z" w16du:dateUtc="2026-09-30T06:44:00Z">
        <w:r w:rsidR="00220104">
          <w:rPr>
            <w:b/>
            <w:bCs/>
            <w:rPrChange w:id="14717" w:author="김은수" w:date="2026-10-01T01:11:00Z">
              <w:rPr>
                <w:b/>
                <w:bCs/>
                <w:sz w:val="22"/>
              </w:rPr>
            </w:rPrChange>
          </w:rPr>
          <w:t xml:space="preserve">흐름 참고 : </w:t>
        </w:r>
        <w:r w:rsidR="00220104">
          <w:rPr>
            <w:rPrChange w:id="14718" w:author="김은수" w:date="2026-10-01T01:11:00Z">
              <w:rPr>
                <w:sz w:val="22"/>
              </w:rPr>
            </w:rPrChange>
          </w:rPr>
          <w:t>0x34/0x35/0x36은 배터리/표시/오디오 상태 연계에 사용한다. QCC 내부 무선 처리가 아니라 E8300 수신 이후의 설계다.</w:t>
        </w:r>
      </w:ins>
    </w:p>
    <w:p w14:paraId="2BB1B16C" w14:textId="77777777" w:rsidR="00BA1805" w:rsidRPr="00E00010" w:rsidRDefault="00BA1805">
      <w:pPr>
        <w:pStyle w:val="TDC44"/>
        <w:rPr>
          <w:ins w:id="14719" w:author="김은수" w:date="2026-09-30T15:44:00Z" w16du:dateUtc="2026-09-30T06:44:00Z"/>
        </w:rPr>
        <w:pPrChange w:id="14720" w:author="김은수" w:date="2026-10-01T01:11:00Z">
          <w:pPr>
            <w:keepNext/>
            <w:keepLines/>
            <w:pageBreakBefore/>
            <w:widowControl/>
            <w:snapToGrid w:val="0"/>
            <w:spacing w:after="100" w:line="240" w:lineRule="auto"/>
            <w:jc w:val="center"/>
          </w:pPr>
        </w:pPrChange>
      </w:pPr>
      <w:ins w:id="14721" w:author="김은수" w:date="2026-09-30T15:44:00Z" w16du:dateUtc="2026-09-30T06:44:00Z">
        <w:r w:rsidRPr="00E00010">
          <w:rPr>
            <w:noProof/>
          </w:rPr>
          <w:lastRenderedPageBreak/>
          <w:drawing>
            <wp:inline distT="0" distB="0" distL="0" distR="0" wp14:anchorId="3E4EBC4E" wp14:editId="0010EAF7">
              <wp:extent cx="4320000" cy="3585600"/>
              <wp:effectExtent l="0" t="0" r="0" b="0"/>
              <wp:docPr id="1023" name="Flow CM3-045" descr="SU-ID-CM3-045 QCC 수신 분류와 시스템 정보 응답 설계 순서도">
                <a:extLst xmlns:a="http://schemas.openxmlformats.org/drawingml/2006/main">
                  <a:ext uri="{FF2B5EF4-FFF2-40B4-BE49-F238E27FC236}">
                    <a16:creationId xmlns:a16="http://schemas.microsoft.com/office/drawing/2014/main" id="{E8B69799-F488-0C76-6806-D41022ABA04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그림 256" descr="스크린샷, 어둠, 블랙, 밤이(가) 표시된 사진&#10;&#10;자동 생성된 설명">
                        <a:extLst>
                          <a:ext uri="{FF2B5EF4-FFF2-40B4-BE49-F238E27FC236}">
                            <a16:creationId xmlns:a16="http://schemas.microsoft.com/office/drawing/2014/main" id="{E8B69799-F488-0C76-6806-D41022ABA043}"/>
                          </a:ext>
                        </a:extLst>
                      </pic:cNvPr>
                      <pic:cNvPicPr>
                        <a:picLocks noChangeAspect="1"/>
                      </pic:cNvPicPr>
                    </pic:nvPicPr>
                    <pic:blipFill>
                      <a:blip r:embed="rId82"/>
                      <a:stretch>
                        <a:fillRect/>
                      </a:stretch>
                    </pic:blipFill>
                    <pic:spPr>
                      <a:xfrm>
                        <a:off x="0" y="0"/>
                        <a:ext cx="4320000" cy="3585600"/>
                      </a:xfrm>
                      <a:prstGeom prst="rect">
                        <a:avLst/>
                      </a:prstGeom>
                    </pic:spPr>
                  </pic:pic>
                </a:graphicData>
              </a:graphic>
            </wp:inline>
          </w:drawing>
        </w:r>
      </w:ins>
    </w:p>
    <w:p w14:paraId="5AF04D75" w14:textId="77777777" w:rsidR="00697371" w:rsidRPr="00E00010" w:rsidRDefault="00220104">
      <w:pPr>
        <w:pStyle w:val="TDC45"/>
        <w:rPr>
          <w:ins w:id="14722" w:author="김은수" w:date="2026-09-30T15:44:00Z" w16du:dateUtc="2026-09-30T06:44:00Z"/>
        </w:rPr>
        <w:pPrChange w:id="14723" w:author="김은수" w:date="2026-10-01T01:11:00Z">
          <w:pPr>
            <w:keepLines/>
            <w:widowControl/>
            <w:snapToGrid w:val="0"/>
            <w:spacing w:after="180" w:line="276" w:lineRule="auto"/>
            <w:jc w:val="center"/>
          </w:pPr>
        </w:pPrChange>
      </w:pPr>
      <w:ins w:id="14724" w:author="김은수" w:date="2026-09-30T15:44:00Z" w16du:dateUtc="2026-09-30T06:44:00Z">
        <w:r w:rsidRPr="00E00010">
          <w:t>그림 31. SU-ID-CM3-045 QCC 수신 분류와 시스템 정보 응답 순서도</w:t>
        </w:r>
      </w:ins>
    </w:p>
    <w:p w14:paraId="4FD85772" w14:textId="77777777" w:rsidR="000C626C" w:rsidRDefault="000C626C">
      <w:pPr>
        <w:pStyle w:val="TDC40"/>
        <w:rPr>
          <w:ins w:id="14725" w:author="김은수" w:date="2026-10-01T05:08:00Z"/>
        </w:rPr>
      </w:pPr>
    </w:p>
    <w:p w14:paraId="399F975E" w14:textId="77777777" w:rsidR="00697371" w:rsidRPr="00E00010" w:rsidRDefault="00220104">
      <w:pPr>
        <w:pStyle w:val="TDC4"/>
        <w:rPr>
          <w:ins w:id="14726" w:author="김은수" w:date="2026-09-30T15:44:00Z" w16du:dateUtc="2026-09-30T06:44:00Z"/>
        </w:rPr>
        <w:pPrChange w:id="14727" w:author="김은수" w:date="2026-10-01T01:11:00Z">
          <w:pPr>
            <w:pStyle w:val="4"/>
            <w:numPr>
              <w:ilvl w:val="3"/>
              <w:numId w:val="7"/>
            </w:numPr>
            <w:tabs>
              <w:tab w:val="num" w:pos="1134"/>
            </w:tabs>
            <w:ind w:left="1200" w:hanging="400"/>
          </w:pPr>
        </w:pPrChange>
      </w:pPr>
      <w:ins w:id="14728" w:author="김은수" w:date="2026-09-30T15:44:00Z" w16du:dateUtc="2026-09-30T06:44:00Z">
        <w:r>
          <w:t>SU-ID-CM3-046, 리모콘 명령 처리</w:t>
        </w:r>
      </w:ins>
    </w:p>
    <w:p w14:paraId="3A7EBAA7" w14:textId="77777777" w:rsidR="00084C76" w:rsidRDefault="00084C76">
      <w:pPr>
        <w:pStyle w:val="TDC40"/>
        <w:keepNext/>
        <w:rPr>
          <w:ins w:id="14729" w:author="김은수" w:date="2026-10-01T12:05:00Z" w16du:dateUtc="2026-10-01T03:05:00Z"/>
        </w:rPr>
        <w:pPrChange w:id="14730" w:author="김은수" w:date="2026-10-01T03:22:00Z">
          <w:pPr>
            <w:pStyle w:val="TDC40"/>
          </w:pPr>
        </w:pPrChange>
      </w:pPr>
      <w:ins w:id="14731" w:author="김은수" w:date="2026-10-01T12:05:00Z" w16du:dateUtc="2026-10-01T03:05:00Z">
        <w:r>
          <w:t>리모콘 연결 허용 상태에 따라 조회와 설정 명령을 처리하고, 연결 확인 시 받은 시간과 주소를 감사기록에 남긴다.</w:t>
        </w:r>
      </w:ins>
    </w:p>
    <w:p w14:paraId="2ACB79C7" w14:textId="77777777" w:rsidR="00084C76" w:rsidRDefault="00084C76">
      <w:pPr>
        <w:pStyle w:val="TDC42"/>
        <w:rPr>
          <w:ins w:id="14732" w:author="김은수" w:date="2026-10-01T12:05:00Z" w16du:dateUtc="2026-10-01T03:05:00Z"/>
        </w:rPr>
      </w:pPr>
      <w:ins w:id="14733" w:author="김은수" w:date="2026-10-01T12:05:00Z" w16du:dateUtc="2026-10-01T03:05:00Z">
        <w:r>
          <w:t xml:space="preserve">표 </w:t>
        </w:r>
        <w:r>
          <w:fldChar w:fldCharType="begin"/>
        </w:r>
        <w:r>
          <w:instrText>SEQ 표 \* ARABIC</w:instrText>
        </w:r>
        <w:r>
          <w:fldChar w:fldCharType="separate"/>
        </w:r>
        <w:r>
          <w:t>184</w:t>
        </w:r>
        <w:r>
          <w:fldChar w:fldCharType="end"/>
        </w:r>
        <w:r>
          <w:t>. 리모콘 명령 처리 / 유닛 설계 내용</w:t>
        </w:r>
      </w:ins>
    </w:p>
    <w:tbl>
      <w:tblPr>
        <w:tblStyle w:val="TDC41"/>
        <w:tblW w:w="8816" w:type="dxa"/>
        <w:tblLayout w:type="fixed"/>
        <w:tblLook w:val="04A0" w:firstRow="1" w:lastRow="0" w:firstColumn="1" w:lastColumn="0" w:noHBand="0" w:noVBand="1"/>
        <w:tblPrChange w:id="14734"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14735">
          <w:tblGrid>
            <w:gridCol w:w="360"/>
            <w:gridCol w:w="360"/>
            <w:gridCol w:w="584"/>
            <w:gridCol w:w="7512"/>
          </w:tblGrid>
        </w:tblGridChange>
      </w:tblGrid>
      <w:tr w:rsidR="00084C76" w14:paraId="56AC6BCE" w14:textId="77777777" w:rsidTr="00985A9D">
        <w:trPr>
          <w:cnfStyle w:val="100000000000" w:firstRow="1" w:lastRow="0" w:firstColumn="0" w:lastColumn="0" w:oddVBand="0" w:evenVBand="0" w:oddHBand="0" w:evenHBand="0" w:firstRowFirstColumn="0" w:firstRowLastColumn="0" w:lastRowFirstColumn="0" w:lastRowLastColumn="0"/>
          <w:cantSplit/>
          <w:tblHeader/>
          <w:ins w:id="14736" w:author="김은수" w:date="2026-10-01T12:05:00Z"/>
          <w:trPrChange w:id="14737"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4738" w:author="김은수" w:date="2026-10-01T03:22:00Z">
              <w:tcPr>
                <w:tcW w:w="1304" w:type="dxa"/>
              </w:tcPr>
            </w:tcPrChange>
          </w:tcPr>
          <w:p w14:paraId="5B0B8A5A"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14739" w:author="김은수" w:date="2026-10-01T12:05:00Z" w16du:dateUtc="2026-10-01T03:05:00Z"/>
              </w:rPr>
            </w:pPr>
            <w:ins w:id="14740" w:author="김은수" w:date="2026-10-01T12:05:00Z" w16du:dateUtc="2026-10-01T03:05:00Z">
              <w:r>
                <w:t>항목</w:t>
              </w:r>
            </w:ins>
          </w:p>
        </w:tc>
        <w:tc>
          <w:tcPr>
            <w:tcW w:w="7512" w:type="dxa"/>
            <w:tcPrChange w:id="14741" w:author="김은수" w:date="2026-10-01T03:22:00Z">
              <w:tcPr>
                <w:tcW w:w="7512" w:type="dxa"/>
              </w:tcPr>
            </w:tcPrChange>
          </w:tcPr>
          <w:p w14:paraId="64C78E56"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14742" w:author="김은수" w:date="2026-10-01T12:05:00Z" w16du:dateUtc="2026-10-01T03:05:00Z"/>
              </w:rPr>
            </w:pPr>
            <w:ins w:id="14743" w:author="김은수" w:date="2026-10-01T12:05:00Z" w16du:dateUtc="2026-10-01T03:05:00Z">
              <w:r>
                <w:t>설계 내용</w:t>
              </w:r>
            </w:ins>
          </w:p>
        </w:tc>
      </w:tr>
      <w:tr w:rsidR="00084C76" w14:paraId="5F21A5EC" w14:textId="77777777" w:rsidTr="00985A9D">
        <w:trPr>
          <w:cantSplit/>
          <w:ins w:id="14744" w:author="김은수" w:date="2026-10-01T12:05:00Z"/>
          <w:trPrChange w:id="14745"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4746" w:author="김은수" w:date="2026-10-01T03:22:00Z">
              <w:tcPr>
                <w:tcW w:w="1304" w:type="dxa"/>
              </w:tcPr>
            </w:tcPrChange>
          </w:tcPr>
          <w:p w14:paraId="2FB0B3A0" w14:textId="77777777" w:rsidR="00084C76" w:rsidRDefault="00084C76">
            <w:pPr>
              <w:pStyle w:val="TDCe"/>
              <w:rPr>
                <w:ins w:id="14747" w:author="김은수" w:date="2026-10-01T12:05:00Z" w16du:dateUtc="2026-10-01T03:05:00Z"/>
              </w:rPr>
            </w:pPr>
            <w:ins w:id="14748" w:author="김은수" w:date="2026-10-01T12:05:00Z" w16du:dateUtc="2026-10-01T03:05:00Z">
              <w:r>
                <w:t>입력</w:t>
              </w:r>
            </w:ins>
          </w:p>
        </w:tc>
        <w:tc>
          <w:tcPr>
            <w:tcW w:w="7512" w:type="dxa"/>
            <w:tcPrChange w:id="14749" w:author="김은수" w:date="2026-10-01T03:22:00Z">
              <w:tcPr>
                <w:tcW w:w="7512" w:type="dxa"/>
              </w:tcPr>
            </w:tcPrChange>
          </w:tcPr>
          <w:p w14:paraId="28E7C948"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4750" w:author="김은수" w:date="2026-10-01T12:05:00Z" w16du:dateUtc="2026-10-01T03:05:00Z"/>
              </w:rPr>
            </w:pPr>
            <w:ins w:id="14751" w:author="김은수" w:date="2026-10-01T12:05:00Z" w16du:dateUtc="2026-10-01T03:05:00Z">
              <w:r>
                <w:t>리모콘 명령, 연결 허용 상태, 선택한 내부기/설정, 연결 확인 명령에 포함된 기준 시간과 블루투스 주소</w:t>
              </w:r>
            </w:ins>
          </w:p>
        </w:tc>
      </w:tr>
      <w:tr w:rsidR="00084C76" w14:paraId="34D0E845" w14:textId="77777777" w:rsidTr="00985A9D">
        <w:trPr>
          <w:cantSplit/>
          <w:ins w:id="14752" w:author="김은수" w:date="2026-10-01T12:05:00Z"/>
          <w:trPrChange w:id="14753"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4754" w:author="김은수" w:date="2026-10-01T03:22:00Z">
              <w:tcPr>
                <w:tcW w:w="1304" w:type="dxa"/>
              </w:tcPr>
            </w:tcPrChange>
          </w:tcPr>
          <w:p w14:paraId="28E7359D" w14:textId="77777777" w:rsidR="00084C76" w:rsidRDefault="00084C76">
            <w:pPr>
              <w:pStyle w:val="TDCe"/>
              <w:rPr>
                <w:ins w:id="14755" w:author="김은수" w:date="2026-10-01T12:05:00Z" w16du:dateUtc="2026-10-01T03:05:00Z"/>
              </w:rPr>
            </w:pPr>
            <w:ins w:id="14756" w:author="김은수" w:date="2026-10-01T12:05:00Z" w16du:dateUtc="2026-10-01T03:05:00Z">
              <w:r>
                <w:t>출력</w:t>
              </w:r>
            </w:ins>
          </w:p>
        </w:tc>
        <w:tc>
          <w:tcPr>
            <w:tcW w:w="7512" w:type="dxa"/>
            <w:tcPrChange w:id="14757" w:author="김은수" w:date="2026-10-01T03:22:00Z">
              <w:tcPr>
                <w:tcW w:w="7512" w:type="dxa"/>
              </w:tcPr>
            </w:tcPrChange>
          </w:tcPr>
          <w:p w14:paraId="49008A92"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4758" w:author="김은수" w:date="2026-10-01T12:05:00Z" w16du:dateUtc="2026-10-01T03:05:00Z"/>
              </w:rPr>
            </w:pPr>
            <w:ins w:id="14759" w:author="김은수" w:date="2026-10-01T12:05:00Z" w16du:dateUtc="2026-10-01T03:05:00Z">
              <w:r>
                <w:t>명령 실행 결과와 응답, 연결 이벤트와 해당 시간/주소가 저장된 감사기록</w:t>
              </w:r>
            </w:ins>
          </w:p>
        </w:tc>
      </w:tr>
      <w:tr w:rsidR="00084C76" w14:paraId="1993F2D1" w14:textId="77777777" w:rsidTr="00985A9D">
        <w:trPr>
          <w:cantSplit/>
          <w:ins w:id="14760" w:author="김은수" w:date="2026-10-01T12:05:00Z"/>
          <w:trPrChange w:id="14761"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4762" w:author="김은수" w:date="2026-10-01T03:22:00Z">
              <w:tcPr>
                <w:tcW w:w="1304" w:type="dxa"/>
              </w:tcPr>
            </w:tcPrChange>
          </w:tcPr>
          <w:p w14:paraId="4D6B61C1" w14:textId="77777777" w:rsidR="00084C76" w:rsidRDefault="00084C76">
            <w:pPr>
              <w:pStyle w:val="TDCe"/>
              <w:rPr>
                <w:ins w:id="14763" w:author="김은수" w:date="2026-10-01T12:05:00Z" w16du:dateUtc="2026-10-01T03:05:00Z"/>
              </w:rPr>
            </w:pPr>
            <w:ins w:id="14764" w:author="김은수" w:date="2026-10-01T12:05:00Z" w16du:dateUtc="2026-10-01T03:05:00Z">
              <w:r>
                <w:lastRenderedPageBreak/>
                <w:t>처리</w:t>
              </w:r>
            </w:ins>
          </w:p>
        </w:tc>
        <w:tc>
          <w:tcPr>
            <w:tcW w:w="7512" w:type="dxa"/>
            <w:tcPrChange w:id="14765" w:author="김은수" w:date="2026-10-01T03:22:00Z">
              <w:tcPr>
                <w:tcW w:w="7512" w:type="dxa"/>
              </w:tcPr>
            </w:tcPrChange>
          </w:tcPr>
          <w:p w14:paraId="2B91F5EB"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4766" w:author="김은수" w:date="2026-10-01T12:05:00Z" w16du:dateUtc="2026-10-01T03:05:00Z"/>
              </w:rPr>
            </w:pPr>
            <w:ins w:id="14767" w:author="김은수" w:date="2026-10-01T12:05:00Z" w16du:dateUtc="2026-10-01T03:05:00Z">
              <w:r>
                <w:t>수신 패킷에서 명령을 추출한다. 연결 확인 명령은 리모콘 연결 허용 상태를 설정하고, 일반 명령은 그 상태를 확인한 뒤 실행한다. 명령별 응답을 구성한 뒤 처리한 명령을 정리한다.</w:t>
              </w:r>
              <w:r>
                <w:br/>
                <w:t>연결 확인 시 데이터의 연/월/일/시/분/초로 기준 시간을 갱신하고, 주소 6바이트를 설정한 다음 연결 이벤트(0x40)를 기록한다. 기록 시에는 기준 시간에 경과 시간을 반영하여 시간 6바이트, 주소 6바이트, 이벤트 4바이트를 한 묶음으로 저장한다. 기록 수는 255에서 더 늘리지 않고, 다음 기록 위치는 254 다음에 0으로 돌아가 가장 오래된 자리를 교체한다.</w:t>
              </w:r>
            </w:ins>
          </w:p>
        </w:tc>
      </w:tr>
    </w:tbl>
    <w:p w14:paraId="5BD7097A" w14:textId="77777777" w:rsidR="00084C76" w:rsidRDefault="00084C76">
      <w:pPr>
        <w:pStyle w:val="TDC40"/>
        <w:spacing w:after="0"/>
        <w:rPr>
          <w:ins w:id="14768" w:author="김은수" w:date="2026-10-01T12:05:00Z" w16du:dateUtc="2026-10-01T03:05:00Z"/>
        </w:rPr>
        <w:pPrChange w:id="14769" w:author="김은수" w:date="2026-10-01T03:22:00Z">
          <w:pPr>
            <w:pStyle w:val="TDC40"/>
          </w:pPr>
        </w:pPrChange>
      </w:pPr>
    </w:p>
    <w:p w14:paraId="63936715" w14:textId="77777777" w:rsidR="00084C76" w:rsidRDefault="00084C76">
      <w:pPr>
        <w:pStyle w:val="TDC42"/>
        <w:rPr>
          <w:ins w:id="14770" w:author="김은수" w:date="2026-10-01T12:05:00Z" w16du:dateUtc="2026-10-01T03:05:00Z"/>
        </w:rPr>
      </w:pPr>
      <w:ins w:id="14771" w:author="김은수" w:date="2026-10-01T12:05:00Z" w16du:dateUtc="2026-10-01T03:05:00Z">
        <w:r>
          <w:t xml:space="preserve">표 </w:t>
        </w:r>
        <w:r>
          <w:fldChar w:fldCharType="begin"/>
        </w:r>
        <w:r>
          <w:instrText>SEQ 표 \* ARABIC</w:instrText>
        </w:r>
        <w:r>
          <w:fldChar w:fldCharType="separate"/>
        </w:r>
        <w:r>
          <w:t>185</w:t>
        </w:r>
        <w:r>
          <w:fldChar w:fldCharType="end"/>
        </w:r>
        <w:r>
          <w:t>. 리모콘 명령 처리 / 구현 조건</w:t>
        </w:r>
      </w:ins>
    </w:p>
    <w:tbl>
      <w:tblPr>
        <w:tblStyle w:val="TDC41"/>
        <w:tblW w:w="8816" w:type="dxa"/>
        <w:tblLayout w:type="fixed"/>
        <w:tblLook w:val="04A0" w:firstRow="1" w:lastRow="0" w:firstColumn="1" w:lastColumn="0" w:noHBand="0" w:noVBand="1"/>
        <w:tblPrChange w:id="14772"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14773">
          <w:tblGrid>
            <w:gridCol w:w="360"/>
            <w:gridCol w:w="360"/>
            <w:gridCol w:w="584"/>
            <w:gridCol w:w="7512"/>
          </w:tblGrid>
        </w:tblGridChange>
      </w:tblGrid>
      <w:tr w:rsidR="00084C76" w14:paraId="6024F732" w14:textId="77777777" w:rsidTr="00985A9D">
        <w:trPr>
          <w:cnfStyle w:val="100000000000" w:firstRow="1" w:lastRow="0" w:firstColumn="0" w:lastColumn="0" w:oddVBand="0" w:evenVBand="0" w:oddHBand="0" w:evenHBand="0" w:firstRowFirstColumn="0" w:firstRowLastColumn="0" w:lastRowFirstColumn="0" w:lastRowLastColumn="0"/>
          <w:cantSplit/>
          <w:tblHeader/>
          <w:ins w:id="14774" w:author="김은수" w:date="2026-10-01T12:05:00Z"/>
          <w:trPrChange w:id="14775"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4776" w:author="김은수" w:date="2026-10-01T03:22:00Z">
              <w:tcPr>
                <w:tcW w:w="1304" w:type="dxa"/>
              </w:tcPr>
            </w:tcPrChange>
          </w:tcPr>
          <w:p w14:paraId="28E681B3"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14777" w:author="김은수" w:date="2026-10-01T12:05:00Z" w16du:dateUtc="2026-10-01T03:05:00Z"/>
              </w:rPr>
            </w:pPr>
            <w:ins w:id="14778" w:author="김은수" w:date="2026-10-01T12:05:00Z" w16du:dateUtc="2026-10-01T03:05:00Z">
              <w:r>
                <w:t>구분</w:t>
              </w:r>
            </w:ins>
          </w:p>
        </w:tc>
        <w:tc>
          <w:tcPr>
            <w:tcW w:w="7512" w:type="dxa"/>
            <w:tcPrChange w:id="14779" w:author="김은수" w:date="2026-10-01T03:22:00Z">
              <w:tcPr>
                <w:tcW w:w="7512" w:type="dxa"/>
              </w:tcPr>
            </w:tcPrChange>
          </w:tcPr>
          <w:p w14:paraId="2E0A672D"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14780" w:author="김은수" w:date="2026-10-01T12:05:00Z" w16du:dateUtc="2026-10-01T03:05:00Z"/>
              </w:rPr>
            </w:pPr>
            <w:ins w:id="14781" w:author="김은수" w:date="2026-10-01T12:05:00Z" w16du:dateUtc="2026-10-01T03:05:00Z">
              <w:r>
                <w:t>구현 조건</w:t>
              </w:r>
            </w:ins>
          </w:p>
        </w:tc>
      </w:tr>
      <w:tr w:rsidR="00084C76" w14:paraId="7241AB18" w14:textId="77777777" w:rsidTr="00985A9D">
        <w:trPr>
          <w:cantSplit/>
          <w:ins w:id="14782" w:author="김은수" w:date="2026-10-01T12:05:00Z"/>
          <w:trPrChange w:id="14783"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4784" w:author="김은수" w:date="2026-10-01T03:22:00Z">
              <w:tcPr>
                <w:tcW w:w="1304" w:type="dxa"/>
              </w:tcPr>
            </w:tcPrChange>
          </w:tcPr>
          <w:p w14:paraId="052C2ECE" w14:textId="77777777" w:rsidR="00084C76" w:rsidRDefault="00084C76">
            <w:pPr>
              <w:pStyle w:val="TDCe"/>
              <w:rPr>
                <w:ins w:id="14785" w:author="김은수" w:date="2026-10-01T12:05:00Z" w16du:dateUtc="2026-10-01T03:05:00Z"/>
              </w:rPr>
            </w:pPr>
            <w:ins w:id="14786" w:author="김은수" w:date="2026-10-01T12:05:00Z" w16du:dateUtc="2026-10-01T03:05:00Z">
              <w:r>
                <w:t>관련 함수</w:t>
              </w:r>
            </w:ins>
          </w:p>
        </w:tc>
        <w:tc>
          <w:tcPr>
            <w:tcW w:w="7512" w:type="dxa"/>
            <w:tcPrChange w:id="14787" w:author="김은수" w:date="2026-10-01T03:22:00Z">
              <w:tcPr>
                <w:tcW w:w="7512" w:type="dxa"/>
              </w:tcPr>
            </w:tcPrChange>
          </w:tcPr>
          <w:p w14:paraId="0B0C4F0F" w14:textId="77777777" w:rsidR="00084C76" w:rsidRPr="00E00010" w:rsidRDefault="00084C76">
            <w:pPr>
              <w:pStyle w:val="TDCf"/>
              <w:cnfStyle w:val="000000000000" w:firstRow="0" w:lastRow="0" w:firstColumn="0" w:lastColumn="0" w:oddVBand="0" w:evenVBand="0" w:oddHBand="0" w:evenHBand="0" w:firstRowFirstColumn="0" w:firstRowLastColumn="0" w:lastRowFirstColumn="0" w:lastRowLastColumn="0"/>
              <w:rPr>
                <w:ins w:id="14788" w:author="김은수" w:date="2026-10-01T12:05:00Z" w16du:dateUtc="2026-10-01T03:05:00Z"/>
                <w:lang w:val="en-US"/>
                <w:rPrChange w:id="14789" w:author="김은수" w:date="2026-10-01T13:46:00Z" w16du:dateUtc="2026-10-01T04:46:00Z">
                  <w:rPr>
                    <w:ins w:id="14790" w:author="김은수" w:date="2026-10-01T12:05:00Z" w16du:dateUtc="2026-10-01T03:05:00Z"/>
                  </w:rPr>
                </w:rPrChange>
              </w:rPr>
            </w:pPr>
            <w:ins w:id="14791" w:author="김은수" w:date="2026-10-01T12:05:00Z" w16du:dateUtc="2026-10-01T03:05:00Z">
              <w:r>
                <w:t>fetch_remoteControlPacket, remoteControl, getRemoteCommand, clearRemoteColtrolCommand / is_isd_passKeyMatch, set_isd_passKeyMatchResult / ci_timer_update_reference_time, ci_timer_get_reference_time_after_self_update, ci_event_log_update_bt_addr, ci_event_log_write</w:t>
              </w:r>
            </w:ins>
          </w:p>
        </w:tc>
      </w:tr>
      <w:tr w:rsidR="00084C76" w14:paraId="1D021F18" w14:textId="77777777" w:rsidTr="00985A9D">
        <w:trPr>
          <w:cantSplit/>
          <w:ins w:id="14792" w:author="김은수" w:date="2026-10-01T12:05:00Z"/>
          <w:trPrChange w:id="14793"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4794" w:author="김은수" w:date="2026-10-01T03:22:00Z">
              <w:tcPr>
                <w:tcW w:w="1304" w:type="dxa"/>
              </w:tcPr>
            </w:tcPrChange>
          </w:tcPr>
          <w:p w14:paraId="5C4D9DD8" w14:textId="77777777" w:rsidR="00084C76" w:rsidRDefault="00084C76">
            <w:pPr>
              <w:pStyle w:val="TDCe"/>
              <w:rPr>
                <w:ins w:id="14795" w:author="김은수" w:date="2026-10-01T12:05:00Z" w16du:dateUtc="2026-10-01T03:05:00Z"/>
              </w:rPr>
            </w:pPr>
            <w:ins w:id="14796" w:author="김은수" w:date="2026-10-01T12:05:00Z" w16du:dateUtc="2026-10-01T03:05:00Z">
              <w:r>
                <w:t>동작 조건</w:t>
              </w:r>
            </w:ins>
          </w:p>
        </w:tc>
        <w:tc>
          <w:tcPr>
            <w:tcW w:w="7512" w:type="dxa"/>
            <w:tcPrChange w:id="14797" w:author="김은수" w:date="2026-10-01T03:22:00Z">
              <w:tcPr>
                <w:tcW w:w="7512" w:type="dxa"/>
              </w:tcPr>
            </w:tcPrChange>
          </w:tcPr>
          <w:p w14:paraId="28AD577D"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4798" w:author="김은수" w:date="2026-10-01T12:05:00Z" w16du:dateUtc="2026-10-01T03:05:00Z"/>
              </w:rPr>
            </w:pPr>
            <w:ins w:id="14799" w:author="김은수" w:date="2026-10-01T12:05:00Z" w16du:dateUtc="2026-10-01T03:05:00Z">
              <w:r>
                <w:t>일반 명령은 연결 허용 상태에서만 실행하고, 연결 확인 명령은 별도로 처리한다. 처리 완료 후 명령 상태를 정리한다.</w:t>
              </w:r>
              <w:r>
                <w:br/>
                <w:t>시간은 연결 확인 데이터의 4~9번 바이트, 주소는 10~15번 바이트에서 받는다(0부터 센 위치). 연도는 2000년을 기준으로 한 값이다. 예를 들어 시간 {26,10,2,13,14,15}, 주소 {12,34,56,78,9A,BC}(16진수), 이벤트 0x40이면 2026-10-02 13:14:15의 연결 기록을 저장한다. 경과 1,000 ms마다 시간을 1초 증가시키고 일/월/연도 경계를 반영한다.</w:t>
              </w:r>
              <w:r>
                <w:br/>
                <w:t>파일 열기/읽기/쓰기와 기록 정보 검사에 실패하면 저장을 완료한 것으로 처리하지 않고 오류를 전달한다. 파일 닫기까지 정상 완료한 경우 0, 실패한 경우 -1을 반환하도록 한다.</w:t>
              </w:r>
            </w:ins>
          </w:p>
        </w:tc>
      </w:tr>
    </w:tbl>
    <w:p w14:paraId="756F9689" w14:textId="77777777" w:rsidR="00084C76" w:rsidRDefault="00084C76">
      <w:pPr>
        <w:pStyle w:val="TDC40"/>
        <w:spacing w:after="0"/>
        <w:rPr>
          <w:ins w:id="14800" w:author="김은수" w:date="2026-10-01T12:05:00Z" w16du:dateUtc="2026-10-01T03:05:00Z"/>
        </w:rPr>
        <w:pPrChange w:id="14801" w:author="김은수" w:date="2026-10-01T03:22:00Z">
          <w:pPr>
            <w:pStyle w:val="TDC40"/>
          </w:pPr>
        </w:pPrChange>
      </w:pPr>
    </w:p>
    <w:p w14:paraId="54EEF629" w14:textId="5B5214C0" w:rsidR="000C626C" w:rsidRDefault="000C626C">
      <w:pPr>
        <w:pStyle w:val="TDC43"/>
        <w:spacing w:after="160"/>
        <w:rPr>
          <w:ins w:id="14802" w:author="김은수" w:date="2026-10-12T01:00:00Z"/>
        </w:rPr>
      </w:pPr>
    </w:p>
    <w:p w14:paraId="6E666E6A" w14:textId="77777777" w:rsidR="00697371" w:rsidRPr="00E00010" w:rsidRDefault="00220104">
      <w:pPr>
        <w:pStyle w:val="TDC43"/>
        <w:rPr>
          <w:ins w:id="14803" w:author="김은수" w:date="2026-09-30T15:44:00Z" w16du:dateUtc="2026-09-30T06:44:00Z"/>
        </w:rPr>
        <w:pPrChange w:id="14804" w:author="김은수" w:date="2026-10-01T01:11:00Z">
          <w:pPr>
            <w:keepLines/>
            <w:widowControl/>
            <w:snapToGrid w:val="0"/>
            <w:spacing w:after="180" w:line="300" w:lineRule="auto"/>
            <w:ind w:left="1245"/>
            <w:jc w:val="left"/>
          </w:pPr>
        </w:pPrChange>
      </w:pPr>
      <w:ins w:id="14805" w:author="김은수" w:date="2026-09-30T15:44:00Z" w16du:dateUtc="2026-09-30T06:44:00Z">
        <w:r>
          <w:rPr>
            <w:b/>
            <w:bCs/>
            <w:rPrChange w:id="14806" w:author="김은수" w:date="2026-10-01T01:11:00Z">
              <w:rPr>
                <w:b/>
                <w:bCs/>
                <w:sz w:val="22"/>
              </w:rPr>
            </w:rPrChange>
          </w:rPr>
          <w:lastRenderedPageBreak/>
          <w:t>흐름 참고 : 연결 확인 명령의 응답과 일반 명령의 허용 상태를 구분하여 관리한다. 이 허용 상태는 명령 실행을 제어하는 상태값이며 암호학적 인증 결과와는 구분한다.</w:t>
        </w:r>
      </w:ins>
    </w:p>
    <w:p w14:paraId="6AA6CB72" w14:textId="77777777" w:rsidR="00BA1805" w:rsidRPr="00E00010" w:rsidRDefault="00BA1805">
      <w:pPr>
        <w:pStyle w:val="TDC44"/>
        <w:rPr>
          <w:ins w:id="14807" w:author="김은수" w:date="2026-09-30T15:44:00Z" w16du:dateUtc="2026-09-30T06:44:00Z"/>
        </w:rPr>
        <w:pPrChange w:id="14808" w:author="김은수" w:date="2026-10-01T01:11:00Z">
          <w:pPr>
            <w:keepNext/>
            <w:keepLines/>
            <w:pageBreakBefore/>
            <w:widowControl/>
            <w:snapToGrid w:val="0"/>
            <w:spacing w:after="100" w:line="240" w:lineRule="auto"/>
            <w:jc w:val="center"/>
          </w:pPr>
        </w:pPrChange>
      </w:pPr>
      <w:ins w:id="14809" w:author="김은수" w:date="2026-09-30T15:44:00Z" w16du:dateUtc="2026-09-30T06:44:00Z">
        <w:r w:rsidRPr="00E00010">
          <w:rPr>
            <w:noProof/>
          </w:rPr>
          <w:drawing>
            <wp:inline distT="0" distB="0" distL="0" distR="0" wp14:anchorId="3E4EBC4E" wp14:editId="0010EAF7">
              <wp:extent cx="4320000" cy="3601800"/>
              <wp:effectExtent l="0" t="0" r="0" b="0"/>
              <wp:docPr id="1024" name="Flow CM3-046" descr="SU-ID-CM3-046 리모콘 명령 처리 설계 순서도">
                <a:extLst xmlns:a="http://schemas.openxmlformats.org/drawingml/2006/main">
                  <a:ext uri="{FF2B5EF4-FFF2-40B4-BE49-F238E27FC236}">
                    <a16:creationId xmlns:a16="http://schemas.microsoft.com/office/drawing/2014/main" id="{E8B69799-F488-0C76-6806-D41022ABA04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그림 256" descr="스크린샷, 어둠, 블랙, 밤이(가) 표시된 사진&#10;&#10;자동 생성된 설명">
                        <a:extLst>
                          <a:ext uri="{FF2B5EF4-FFF2-40B4-BE49-F238E27FC236}">
                            <a16:creationId xmlns:a16="http://schemas.microsoft.com/office/drawing/2014/main" id="{E8B69799-F488-0C76-6806-D41022ABA043}"/>
                          </a:ext>
                        </a:extLst>
                      </pic:cNvPr>
                      <pic:cNvPicPr>
                        <a:picLocks noChangeAspect="1"/>
                      </pic:cNvPicPr>
                    </pic:nvPicPr>
                    <pic:blipFill>
                      <a:blip r:embed="rId83"/>
                      <a:stretch>
                        <a:fillRect/>
                      </a:stretch>
                    </pic:blipFill>
                    <pic:spPr>
                      <a:xfrm>
                        <a:off x="0" y="0"/>
                        <a:ext cx="4320000" cy="3601800"/>
                      </a:xfrm>
                      <a:prstGeom prst="rect">
                        <a:avLst/>
                      </a:prstGeom>
                    </pic:spPr>
                  </pic:pic>
                </a:graphicData>
              </a:graphic>
            </wp:inline>
          </w:drawing>
        </w:r>
      </w:ins>
    </w:p>
    <w:p w14:paraId="1BD7C6D5" w14:textId="77777777" w:rsidR="00697371" w:rsidRPr="00E00010" w:rsidRDefault="00220104">
      <w:pPr>
        <w:pStyle w:val="TDC45"/>
        <w:rPr>
          <w:ins w:id="14810" w:author="김은수" w:date="2026-09-30T15:44:00Z" w16du:dateUtc="2026-09-30T06:44:00Z"/>
        </w:rPr>
        <w:pPrChange w:id="14811" w:author="김은수" w:date="2026-10-01T01:11:00Z">
          <w:pPr>
            <w:keepLines/>
            <w:widowControl/>
            <w:snapToGrid w:val="0"/>
            <w:spacing w:after="180" w:line="276" w:lineRule="auto"/>
            <w:jc w:val="center"/>
          </w:pPr>
        </w:pPrChange>
      </w:pPr>
      <w:ins w:id="14812" w:author="김은수" w:date="2026-09-30T15:44:00Z" w16du:dateUtc="2026-09-30T06:44:00Z">
        <w:r w:rsidRPr="00E00010">
          <w:t>그림 32. SU-ID-CM3-046 리모콘 명령 처리 순서도</w:t>
        </w:r>
      </w:ins>
    </w:p>
    <w:p w14:paraId="3FF39ADE" w14:textId="77777777" w:rsidR="000C626C" w:rsidRDefault="000C626C">
      <w:pPr>
        <w:pStyle w:val="TDC40"/>
        <w:rPr>
          <w:ins w:id="14813" w:author="김은수" w:date="2026-10-01T05:08:00Z"/>
        </w:rPr>
      </w:pPr>
    </w:p>
    <w:p w14:paraId="7F89070B" w14:textId="77777777" w:rsidR="00697371" w:rsidRPr="00E00010" w:rsidRDefault="00220104">
      <w:pPr>
        <w:pStyle w:val="TDC4"/>
        <w:rPr>
          <w:ins w:id="14814" w:author="김은수" w:date="2026-09-30T15:44:00Z" w16du:dateUtc="2026-09-30T06:44:00Z"/>
        </w:rPr>
        <w:pPrChange w:id="14815" w:author="김은수" w:date="2026-10-01T01:11:00Z">
          <w:pPr>
            <w:pStyle w:val="4"/>
            <w:numPr>
              <w:ilvl w:val="3"/>
              <w:numId w:val="7"/>
            </w:numPr>
            <w:tabs>
              <w:tab w:val="num" w:pos="1134"/>
            </w:tabs>
            <w:ind w:left="1200" w:hanging="400"/>
          </w:pPr>
        </w:pPrChange>
      </w:pPr>
      <w:ins w:id="14816" w:author="김은수" w:date="2026-09-30T15:44:00Z" w16du:dateUtc="2026-09-30T06:44:00Z">
        <w:r>
          <w:t>SU-ID-CM3-047, 입력 게인 명령 처리</w:t>
        </w:r>
      </w:ins>
    </w:p>
    <w:p w14:paraId="46E02D61" w14:textId="77777777" w:rsidR="00084C76" w:rsidRDefault="00084C76">
      <w:pPr>
        <w:pStyle w:val="TDC40"/>
        <w:keepNext/>
        <w:rPr>
          <w:ins w:id="14817" w:author="김은수" w:date="2026-10-01T12:05:00Z" w16du:dateUtc="2026-10-01T03:05:00Z"/>
        </w:rPr>
        <w:pPrChange w:id="14818" w:author="김은수" w:date="2026-10-01T03:22:00Z">
          <w:pPr>
            <w:pStyle w:val="TDC40"/>
          </w:pPr>
        </w:pPrChange>
      </w:pPr>
      <w:ins w:id="14819" w:author="김은수" w:date="2026-10-01T12:05:00Z" w16du:dateUtc="2026-10-01T03:05:00Z">
        <w:r>
          <w:t>마이크와 외부 입력의 레벨 조절을 리모콘 프로토콜과 연결한다.</w:t>
        </w:r>
      </w:ins>
    </w:p>
    <w:p w14:paraId="2139A9CC" w14:textId="77777777" w:rsidR="00084C76" w:rsidRDefault="00084C76">
      <w:pPr>
        <w:pStyle w:val="TDC42"/>
        <w:rPr>
          <w:ins w:id="14820" w:author="김은수" w:date="2026-10-01T12:05:00Z" w16du:dateUtc="2026-10-01T03:05:00Z"/>
        </w:rPr>
      </w:pPr>
      <w:ins w:id="14821" w:author="김은수" w:date="2026-10-01T12:05:00Z" w16du:dateUtc="2026-10-01T03:05:00Z">
        <w:r>
          <w:t xml:space="preserve">표 </w:t>
        </w:r>
        <w:r>
          <w:fldChar w:fldCharType="begin"/>
        </w:r>
        <w:r>
          <w:instrText>SEQ 표 \* ARABIC</w:instrText>
        </w:r>
        <w:r>
          <w:fldChar w:fldCharType="separate"/>
        </w:r>
        <w:r>
          <w:t>186</w:t>
        </w:r>
        <w:r>
          <w:fldChar w:fldCharType="end"/>
        </w:r>
        <w:r>
          <w:t>. 입력 게인 명령 처리 / 유닛 설계 내용</w:t>
        </w:r>
      </w:ins>
    </w:p>
    <w:tbl>
      <w:tblPr>
        <w:tblStyle w:val="TDC41"/>
        <w:tblW w:w="8816" w:type="dxa"/>
        <w:tblLayout w:type="fixed"/>
        <w:tblLook w:val="04A0" w:firstRow="1" w:lastRow="0" w:firstColumn="1" w:lastColumn="0" w:noHBand="0" w:noVBand="1"/>
        <w:tblPrChange w:id="14822"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14823">
          <w:tblGrid>
            <w:gridCol w:w="360"/>
            <w:gridCol w:w="360"/>
            <w:gridCol w:w="584"/>
            <w:gridCol w:w="7512"/>
          </w:tblGrid>
        </w:tblGridChange>
      </w:tblGrid>
      <w:tr w:rsidR="00084C76" w14:paraId="66FD1684" w14:textId="77777777" w:rsidTr="00D772D0">
        <w:trPr>
          <w:cnfStyle w:val="100000000000" w:firstRow="1" w:lastRow="0" w:firstColumn="0" w:lastColumn="0" w:oddVBand="0" w:evenVBand="0" w:oddHBand="0" w:evenHBand="0" w:firstRowFirstColumn="0" w:firstRowLastColumn="0" w:lastRowFirstColumn="0" w:lastRowLastColumn="0"/>
          <w:cantSplit/>
          <w:tblHeader/>
          <w:ins w:id="14824" w:author="김은수" w:date="2026-10-01T12:05:00Z"/>
          <w:trPrChange w:id="14825"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4826" w:author="김은수" w:date="2026-10-01T03:22:00Z">
              <w:tcPr>
                <w:tcW w:w="1304" w:type="dxa"/>
              </w:tcPr>
            </w:tcPrChange>
          </w:tcPr>
          <w:p w14:paraId="3C33BC7E"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14827" w:author="김은수" w:date="2026-10-01T12:05:00Z" w16du:dateUtc="2026-10-01T03:05:00Z"/>
              </w:rPr>
            </w:pPr>
            <w:ins w:id="14828" w:author="김은수" w:date="2026-10-01T12:05:00Z" w16du:dateUtc="2026-10-01T03:05:00Z">
              <w:r>
                <w:t>항목</w:t>
              </w:r>
            </w:ins>
          </w:p>
        </w:tc>
        <w:tc>
          <w:tcPr>
            <w:tcW w:w="7512" w:type="dxa"/>
            <w:tcPrChange w:id="14829" w:author="김은수" w:date="2026-10-01T03:22:00Z">
              <w:tcPr>
                <w:tcW w:w="7512" w:type="dxa"/>
              </w:tcPr>
            </w:tcPrChange>
          </w:tcPr>
          <w:p w14:paraId="27D30F42"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14830" w:author="김은수" w:date="2026-10-01T12:05:00Z" w16du:dateUtc="2026-10-01T03:05:00Z"/>
              </w:rPr>
            </w:pPr>
            <w:ins w:id="14831" w:author="김은수" w:date="2026-10-01T12:05:00Z" w16du:dateUtc="2026-10-01T03:05:00Z">
              <w:r>
                <w:t>설계 내용</w:t>
              </w:r>
            </w:ins>
          </w:p>
        </w:tc>
      </w:tr>
      <w:tr w:rsidR="00084C76" w14:paraId="29E38083" w14:textId="77777777" w:rsidTr="00D772D0">
        <w:trPr>
          <w:cantSplit/>
          <w:ins w:id="14832" w:author="김은수" w:date="2026-10-01T12:05:00Z"/>
          <w:trPrChange w:id="14833"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4834" w:author="김은수" w:date="2026-10-01T03:22:00Z">
              <w:tcPr>
                <w:tcW w:w="1304" w:type="dxa"/>
              </w:tcPr>
            </w:tcPrChange>
          </w:tcPr>
          <w:p w14:paraId="1655A0FE" w14:textId="77777777" w:rsidR="00084C76" w:rsidRDefault="00084C76">
            <w:pPr>
              <w:pStyle w:val="TDCe"/>
              <w:rPr>
                <w:ins w:id="14835" w:author="김은수" w:date="2026-10-01T12:05:00Z" w16du:dateUtc="2026-10-01T03:05:00Z"/>
              </w:rPr>
            </w:pPr>
            <w:ins w:id="14836" w:author="김은수" w:date="2026-10-01T12:05:00Z" w16du:dateUtc="2026-10-01T03:05:00Z">
              <w:r>
                <w:t>입력</w:t>
              </w:r>
            </w:ins>
          </w:p>
        </w:tc>
        <w:tc>
          <w:tcPr>
            <w:tcW w:w="7512" w:type="dxa"/>
            <w:tcPrChange w:id="14837" w:author="김은수" w:date="2026-10-01T03:22:00Z">
              <w:tcPr>
                <w:tcW w:w="7512" w:type="dxa"/>
              </w:tcPr>
            </w:tcPrChange>
          </w:tcPr>
          <w:p w14:paraId="6E0DFE59"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4838" w:author="김은수" w:date="2026-10-01T12:05:00Z" w16du:dateUtc="2026-10-01T03:05:00Z"/>
              </w:rPr>
            </w:pPr>
            <w:ins w:id="14839" w:author="김은수" w:date="2026-10-01T12:05:00Z" w16du:dateUtc="2026-10-01T03:05:00Z">
              <w:r>
                <w:t>입력 A/B의 게인 조회/설정 명령</w:t>
              </w:r>
            </w:ins>
          </w:p>
        </w:tc>
      </w:tr>
      <w:tr w:rsidR="00084C76" w14:paraId="079E9056" w14:textId="77777777" w:rsidTr="00D772D0">
        <w:trPr>
          <w:cantSplit/>
          <w:ins w:id="14840" w:author="김은수" w:date="2026-10-01T12:05:00Z"/>
          <w:trPrChange w:id="14841"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4842" w:author="김은수" w:date="2026-10-01T03:22:00Z">
              <w:tcPr>
                <w:tcW w:w="1304" w:type="dxa"/>
              </w:tcPr>
            </w:tcPrChange>
          </w:tcPr>
          <w:p w14:paraId="17C5F5E3" w14:textId="77777777" w:rsidR="00084C76" w:rsidRDefault="00084C76">
            <w:pPr>
              <w:pStyle w:val="TDCe"/>
              <w:rPr>
                <w:ins w:id="14843" w:author="김은수" w:date="2026-10-01T12:05:00Z" w16du:dateUtc="2026-10-01T03:05:00Z"/>
              </w:rPr>
            </w:pPr>
            <w:ins w:id="14844" w:author="김은수" w:date="2026-10-01T12:05:00Z" w16du:dateUtc="2026-10-01T03:05:00Z">
              <w:r>
                <w:t>출력</w:t>
              </w:r>
            </w:ins>
          </w:p>
        </w:tc>
        <w:tc>
          <w:tcPr>
            <w:tcW w:w="7512" w:type="dxa"/>
            <w:tcPrChange w:id="14845" w:author="김은수" w:date="2026-10-01T03:22:00Z">
              <w:tcPr>
                <w:tcW w:w="7512" w:type="dxa"/>
              </w:tcPr>
            </w:tcPrChange>
          </w:tcPr>
          <w:p w14:paraId="2076C635"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4846" w:author="김은수" w:date="2026-10-01T12:05:00Z" w16du:dateUtc="2026-10-01T03:05:00Z"/>
              </w:rPr>
            </w:pPr>
            <w:ins w:id="14847" w:author="김은수" w:date="2026-10-01T12:05:00Z" w16du:dateUtc="2026-10-01T03:05:00Z">
              <w:r>
                <w:t>저장 게인 인덱스, 공유 상태 및 응답</w:t>
              </w:r>
            </w:ins>
          </w:p>
        </w:tc>
      </w:tr>
      <w:tr w:rsidR="00084C76" w14:paraId="297F2AC4" w14:textId="77777777" w:rsidTr="00D772D0">
        <w:trPr>
          <w:cantSplit/>
          <w:ins w:id="14848" w:author="김은수" w:date="2026-10-01T12:05:00Z"/>
          <w:trPrChange w:id="14849"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4850" w:author="김은수" w:date="2026-10-01T03:22:00Z">
              <w:tcPr>
                <w:tcW w:w="1304" w:type="dxa"/>
              </w:tcPr>
            </w:tcPrChange>
          </w:tcPr>
          <w:p w14:paraId="6913E5BE" w14:textId="77777777" w:rsidR="00084C76" w:rsidRDefault="00084C76">
            <w:pPr>
              <w:pStyle w:val="TDCe"/>
              <w:rPr>
                <w:ins w:id="14851" w:author="김은수" w:date="2026-10-01T12:05:00Z" w16du:dateUtc="2026-10-01T03:05:00Z"/>
              </w:rPr>
            </w:pPr>
            <w:ins w:id="14852" w:author="김은수" w:date="2026-10-01T12:05:00Z" w16du:dateUtc="2026-10-01T03:05:00Z">
              <w:r>
                <w:t>처리</w:t>
              </w:r>
            </w:ins>
          </w:p>
        </w:tc>
        <w:tc>
          <w:tcPr>
            <w:tcW w:w="7512" w:type="dxa"/>
            <w:tcPrChange w:id="14853" w:author="김은수" w:date="2026-10-01T03:22:00Z">
              <w:tcPr>
                <w:tcW w:w="7512" w:type="dxa"/>
              </w:tcPr>
            </w:tcPrChange>
          </w:tcPr>
          <w:p w14:paraId="3B619433"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4854" w:author="김은수" w:date="2026-10-01T12:05:00Z" w16du:dateUtc="2026-10-01T03:05:00Z"/>
              </w:rPr>
            </w:pPr>
            <w:ins w:id="14855" w:author="김은수" w:date="2026-10-01T12:05:00Z" w16du:dateUtc="2026-10-01T03:05:00Z">
              <w:r>
                <w:t>명령의 조회/설정 구분과 게인 인덱스를 확인한다. 설정을 공유 데이터에 반영하고 현재값 또는 오류 응답을 만든다.</w:t>
              </w:r>
            </w:ins>
          </w:p>
        </w:tc>
      </w:tr>
    </w:tbl>
    <w:p w14:paraId="0E986A90" w14:textId="77777777" w:rsidR="00084C76" w:rsidRDefault="00084C76">
      <w:pPr>
        <w:pStyle w:val="TDC40"/>
        <w:spacing w:after="0"/>
        <w:rPr>
          <w:ins w:id="14856" w:author="김은수" w:date="2026-10-01T12:05:00Z" w16du:dateUtc="2026-10-01T03:05:00Z"/>
        </w:rPr>
        <w:pPrChange w:id="14857" w:author="김은수" w:date="2026-10-01T03:22:00Z">
          <w:pPr>
            <w:pStyle w:val="TDC40"/>
          </w:pPr>
        </w:pPrChange>
      </w:pPr>
    </w:p>
    <w:p w14:paraId="083CC320" w14:textId="77777777" w:rsidR="00084C76" w:rsidRDefault="00084C76">
      <w:pPr>
        <w:pStyle w:val="TDC42"/>
        <w:rPr>
          <w:ins w:id="14858" w:author="김은수" w:date="2026-10-01T12:05:00Z" w16du:dateUtc="2026-10-01T03:05:00Z"/>
        </w:rPr>
      </w:pPr>
      <w:ins w:id="14859" w:author="김은수" w:date="2026-10-01T12:05:00Z" w16du:dateUtc="2026-10-01T03:05:00Z">
        <w:r>
          <w:lastRenderedPageBreak/>
          <w:t xml:space="preserve">표 </w:t>
        </w:r>
        <w:r>
          <w:fldChar w:fldCharType="begin"/>
        </w:r>
        <w:r>
          <w:instrText>SEQ 표 \* ARABIC</w:instrText>
        </w:r>
        <w:r>
          <w:fldChar w:fldCharType="separate"/>
        </w:r>
        <w:r>
          <w:t>187</w:t>
        </w:r>
        <w:r>
          <w:fldChar w:fldCharType="end"/>
        </w:r>
        <w:r>
          <w:t>. 입력 게인 명령 처리 / 구현 조건</w:t>
        </w:r>
      </w:ins>
    </w:p>
    <w:tbl>
      <w:tblPr>
        <w:tblStyle w:val="TDC41"/>
        <w:tblW w:w="8816" w:type="dxa"/>
        <w:tblLayout w:type="fixed"/>
        <w:tblLook w:val="04A0" w:firstRow="1" w:lastRow="0" w:firstColumn="1" w:lastColumn="0" w:noHBand="0" w:noVBand="1"/>
        <w:tblPrChange w:id="14860"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14861">
          <w:tblGrid>
            <w:gridCol w:w="360"/>
            <w:gridCol w:w="360"/>
            <w:gridCol w:w="584"/>
            <w:gridCol w:w="7512"/>
          </w:tblGrid>
        </w:tblGridChange>
      </w:tblGrid>
      <w:tr w:rsidR="00084C76" w14:paraId="20F91A80" w14:textId="77777777" w:rsidTr="00D772D0">
        <w:trPr>
          <w:cnfStyle w:val="100000000000" w:firstRow="1" w:lastRow="0" w:firstColumn="0" w:lastColumn="0" w:oddVBand="0" w:evenVBand="0" w:oddHBand="0" w:evenHBand="0" w:firstRowFirstColumn="0" w:firstRowLastColumn="0" w:lastRowFirstColumn="0" w:lastRowLastColumn="0"/>
          <w:cantSplit/>
          <w:tblHeader/>
          <w:ins w:id="14862" w:author="김은수" w:date="2026-10-01T12:05:00Z"/>
          <w:trPrChange w:id="14863"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4864" w:author="김은수" w:date="2026-10-01T03:22:00Z">
              <w:tcPr>
                <w:tcW w:w="1304" w:type="dxa"/>
              </w:tcPr>
            </w:tcPrChange>
          </w:tcPr>
          <w:p w14:paraId="1E164791"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14865" w:author="김은수" w:date="2026-10-01T12:05:00Z" w16du:dateUtc="2026-10-01T03:05:00Z"/>
              </w:rPr>
            </w:pPr>
            <w:ins w:id="14866" w:author="김은수" w:date="2026-10-01T12:05:00Z" w16du:dateUtc="2026-10-01T03:05:00Z">
              <w:r>
                <w:t>구분</w:t>
              </w:r>
            </w:ins>
          </w:p>
        </w:tc>
        <w:tc>
          <w:tcPr>
            <w:tcW w:w="7512" w:type="dxa"/>
            <w:tcPrChange w:id="14867" w:author="김은수" w:date="2026-10-01T03:22:00Z">
              <w:tcPr>
                <w:tcW w:w="7512" w:type="dxa"/>
              </w:tcPr>
            </w:tcPrChange>
          </w:tcPr>
          <w:p w14:paraId="57C44E35"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14868" w:author="김은수" w:date="2026-10-01T12:05:00Z" w16du:dateUtc="2026-10-01T03:05:00Z"/>
              </w:rPr>
            </w:pPr>
            <w:ins w:id="14869" w:author="김은수" w:date="2026-10-01T12:05:00Z" w16du:dateUtc="2026-10-01T03:05:00Z">
              <w:r>
                <w:t>구현 조건</w:t>
              </w:r>
            </w:ins>
          </w:p>
        </w:tc>
      </w:tr>
      <w:tr w:rsidR="00084C76" w14:paraId="61720F39" w14:textId="77777777" w:rsidTr="00D772D0">
        <w:trPr>
          <w:cantSplit/>
          <w:ins w:id="14870" w:author="김은수" w:date="2026-10-01T12:05:00Z"/>
          <w:trPrChange w:id="14871"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4872" w:author="김은수" w:date="2026-10-01T03:22:00Z">
              <w:tcPr>
                <w:tcW w:w="1304" w:type="dxa"/>
              </w:tcPr>
            </w:tcPrChange>
          </w:tcPr>
          <w:p w14:paraId="0F7A72C6" w14:textId="77777777" w:rsidR="00084C76" w:rsidRDefault="00084C76">
            <w:pPr>
              <w:pStyle w:val="TDCe"/>
              <w:rPr>
                <w:ins w:id="14873" w:author="김은수" w:date="2026-10-01T12:05:00Z" w16du:dateUtc="2026-10-01T03:05:00Z"/>
              </w:rPr>
            </w:pPr>
            <w:ins w:id="14874" w:author="김은수" w:date="2026-10-01T12:05:00Z" w16du:dateUtc="2026-10-01T03:05:00Z">
              <w:r>
                <w:t>관련 함수</w:t>
              </w:r>
            </w:ins>
          </w:p>
        </w:tc>
        <w:tc>
          <w:tcPr>
            <w:tcW w:w="7512" w:type="dxa"/>
            <w:tcPrChange w:id="14875" w:author="김은수" w:date="2026-10-01T03:22:00Z">
              <w:tcPr>
                <w:tcW w:w="7512" w:type="dxa"/>
              </w:tcPr>
            </w:tcPrChange>
          </w:tcPr>
          <w:p w14:paraId="6791DA56" w14:textId="77777777" w:rsidR="00084C76" w:rsidRPr="00E00010" w:rsidRDefault="00084C76">
            <w:pPr>
              <w:pStyle w:val="TDCf"/>
              <w:cnfStyle w:val="000000000000" w:firstRow="0" w:lastRow="0" w:firstColumn="0" w:lastColumn="0" w:oddVBand="0" w:evenVBand="0" w:oddHBand="0" w:evenHBand="0" w:firstRowFirstColumn="0" w:firstRowLastColumn="0" w:lastRowFirstColumn="0" w:lastRowLastColumn="0"/>
              <w:rPr>
                <w:ins w:id="14876" w:author="김은수" w:date="2026-10-01T12:05:00Z" w16du:dateUtc="2026-10-01T03:05:00Z"/>
                <w:lang w:val="en-US"/>
                <w:rPrChange w:id="14877" w:author="김은수" w:date="2026-10-01T13:46:00Z" w16du:dateUtc="2026-10-01T04:46:00Z">
                  <w:rPr>
                    <w:ins w:id="14878" w:author="김은수" w:date="2026-10-01T12:05:00Z" w16du:dateUtc="2026-10-01T03:05:00Z"/>
                  </w:rPr>
                </w:rPrChange>
              </w:rPr>
            </w:pPr>
            <w:ins w:id="14879" w:author="김은수" w:date="2026-10-01T12:05:00Z" w16du:dateUtc="2026-10-01T03:05:00Z">
              <w:r w:rsidRPr="00E00010">
                <w:rPr>
                  <w:lang w:val="en-US"/>
                  <w:rPrChange w:id="14880" w:author="김은수" w:date="2026-10-01T13:46:00Z" w16du:dateUtc="2026-10-01T04:46:00Z">
                    <w:rPr/>
                  </w:rPrChange>
                </w:rPr>
                <w:t>tdc_remote_gain_control_handle</w:t>
              </w:r>
            </w:ins>
          </w:p>
        </w:tc>
      </w:tr>
      <w:tr w:rsidR="00084C76" w14:paraId="5160B625" w14:textId="77777777" w:rsidTr="00D772D0">
        <w:trPr>
          <w:cantSplit/>
          <w:ins w:id="14881" w:author="김은수" w:date="2026-10-01T12:05:00Z"/>
          <w:trPrChange w:id="14882"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4883" w:author="김은수" w:date="2026-10-01T03:22:00Z">
              <w:tcPr>
                <w:tcW w:w="1304" w:type="dxa"/>
              </w:tcPr>
            </w:tcPrChange>
          </w:tcPr>
          <w:p w14:paraId="6FBEF2D1" w14:textId="77777777" w:rsidR="00084C76" w:rsidRDefault="00084C76">
            <w:pPr>
              <w:pStyle w:val="TDCe"/>
              <w:rPr>
                <w:ins w:id="14884" w:author="김은수" w:date="2026-10-01T12:05:00Z" w16du:dateUtc="2026-10-01T03:05:00Z"/>
              </w:rPr>
            </w:pPr>
            <w:ins w:id="14885" w:author="김은수" w:date="2026-10-01T12:05:00Z" w16du:dateUtc="2026-10-01T03:05:00Z">
              <w:r>
                <w:t>동작 조건</w:t>
              </w:r>
            </w:ins>
          </w:p>
        </w:tc>
        <w:tc>
          <w:tcPr>
            <w:tcW w:w="7512" w:type="dxa"/>
            <w:tcPrChange w:id="14886" w:author="김은수" w:date="2026-10-01T03:22:00Z">
              <w:tcPr>
                <w:tcW w:w="7512" w:type="dxa"/>
              </w:tcPr>
            </w:tcPrChange>
          </w:tcPr>
          <w:p w14:paraId="0B763876"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4887" w:author="김은수" w:date="2026-10-01T12:05:00Z" w16du:dateUtc="2026-10-01T03:05:00Z"/>
              </w:rPr>
            </w:pPr>
            <w:ins w:id="14888" w:author="김은수" w:date="2026-10-01T12:05:00Z" w16du:dateUtc="2026-10-01T03:05:00Z">
              <w:r>
                <w:t>유효 명령은 대상 게인에 반영되고 잘못된 요청은 오류 경로로 처리되어야 한다. A/B 대상이 뒤바뀌지 않아야 한다.</w:t>
              </w:r>
            </w:ins>
          </w:p>
        </w:tc>
      </w:tr>
    </w:tbl>
    <w:p w14:paraId="06389AE3" w14:textId="77777777" w:rsidR="00084C76" w:rsidRDefault="00084C76">
      <w:pPr>
        <w:pStyle w:val="TDC40"/>
        <w:spacing w:after="0"/>
        <w:rPr>
          <w:ins w:id="14889" w:author="김은수" w:date="2026-10-01T12:05:00Z" w16du:dateUtc="2026-10-01T03:05:00Z"/>
        </w:rPr>
        <w:pPrChange w:id="14890" w:author="김은수" w:date="2026-10-01T03:22:00Z">
          <w:pPr>
            <w:pStyle w:val="TDC40"/>
          </w:pPr>
        </w:pPrChange>
      </w:pPr>
    </w:p>
    <w:p w14:paraId="449AAA17" w14:textId="77777777" w:rsidR="00697371" w:rsidRPr="00E00010" w:rsidRDefault="00220104">
      <w:pPr>
        <w:pStyle w:val="TDC4"/>
        <w:rPr>
          <w:ins w:id="14891" w:author="김은수" w:date="2026-09-30T15:44:00Z" w16du:dateUtc="2026-09-30T06:44:00Z"/>
        </w:rPr>
        <w:pPrChange w:id="14892" w:author="김은수" w:date="2026-10-01T01:11:00Z">
          <w:pPr>
            <w:pStyle w:val="4"/>
            <w:numPr>
              <w:ilvl w:val="3"/>
              <w:numId w:val="7"/>
            </w:numPr>
            <w:tabs>
              <w:tab w:val="num" w:pos="1134"/>
            </w:tabs>
            <w:ind w:left="1200" w:hanging="400"/>
          </w:pPr>
        </w:pPrChange>
      </w:pPr>
      <w:ins w:id="14893" w:author="김은수" w:date="2026-09-30T15:44:00Z" w16du:dateUtc="2026-09-30T06:44:00Z">
        <w:r>
          <w:t>SU-ID-CM3-048, 매핑 연결 및 종료 상태</w:t>
        </w:r>
      </w:ins>
    </w:p>
    <w:p w14:paraId="7C7C13F6" w14:textId="77777777" w:rsidR="00084C76" w:rsidRDefault="00084C76">
      <w:pPr>
        <w:pStyle w:val="TDC40"/>
        <w:keepNext/>
        <w:rPr>
          <w:ins w:id="14894" w:author="김은수" w:date="2026-10-01T12:05:00Z" w16du:dateUtc="2026-10-01T03:05:00Z"/>
        </w:rPr>
        <w:pPrChange w:id="14895" w:author="김은수" w:date="2026-10-01T03:22:00Z">
          <w:pPr>
            <w:pStyle w:val="TDC40"/>
          </w:pPr>
        </w:pPrChange>
      </w:pPr>
      <w:ins w:id="14896" w:author="김은수" w:date="2026-10-01T12:05:00Z" w16du:dateUtc="2026-10-01T03:05:00Z">
        <w:r>
          <w:t>통신 종료와 맵 처리 완료의 순서를 맞춘다.</w:t>
        </w:r>
      </w:ins>
    </w:p>
    <w:p w14:paraId="3F16BBE1" w14:textId="77777777" w:rsidR="00084C76" w:rsidRDefault="00084C76">
      <w:pPr>
        <w:pStyle w:val="TDC42"/>
        <w:rPr>
          <w:ins w:id="14897" w:author="김은수" w:date="2026-10-01T12:05:00Z" w16du:dateUtc="2026-10-01T03:05:00Z"/>
        </w:rPr>
      </w:pPr>
      <w:ins w:id="14898" w:author="김은수" w:date="2026-10-01T12:05:00Z" w16du:dateUtc="2026-10-01T03:05:00Z">
        <w:r>
          <w:t xml:space="preserve">표 </w:t>
        </w:r>
        <w:r>
          <w:fldChar w:fldCharType="begin"/>
        </w:r>
        <w:r>
          <w:instrText>SEQ 표 \* ARABIC</w:instrText>
        </w:r>
        <w:r>
          <w:fldChar w:fldCharType="separate"/>
        </w:r>
        <w:r>
          <w:t>188</w:t>
        </w:r>
        <w:r>
          <w:fldChar w:fldCharType="end"/>
        </w:r>
        <w:r>
          <w:t>. 매핑 연결 및 종료 상태 / 유닛 설계 내용</w:t>
        </w:r>
      </w:ins>
    </w:p>
    <w:tbl>
      <w:tblPr>
        <w:tblStyle w:val="TDC41"/>
        <w:tblW w:w="8816" w:type="dxa"/>
        <w:tblLayout w:type="fixed"/>
        <w:tblLook w:val="04A0" w:firstRow="1" w:lastRow="0" w:firstColumn="1" w:lastColumn="0" w:noHBand="0" w:noVBand="1"/>
        <w:tblPrChange w:id="14899"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14900">
          <w:tblGrid>
            <w:gridCol w:w="360"/>
            <w:gridCol w:w="360"/>
            <w:gridCol w:w="584"/>
            <w:gridCol w:w="7512"/>
          </w:tblGrid>
        </w:tblGridChange>
      </w:tblGrid>
      <w:tr w:rsidR="00084C76" w14:paraId="273934D3" w14:textId="77777777" w:rsidTr="0079694E">
        <w:trPr>
          <w:cnfStyle w:val="100000000000" w:firstRow="1" w:lastRow="0" w:firstColumn="0" w:lastColumn="0" w:oddVBand="0" w:evenVBand="0" w:oddHBand="0" w:evenHBand="0" w:firstRowFirstColumn="0" w:firstRowLastColumn="0" w:lastRowFirstColumn="0" w:lastRowLastColumn="0"/>
          <w:cantSplit/>
          <w:tblHeader/>
          <w:ins w:id="14901" w:author="김은수" w:date="2026-10-01T12:05:00Z"/>
          <w:trPrChange w:id="14902"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4903" w:author="김은수" w:date="2026-10-01T03:22:00Z">
              <w:tcPr>
                <w:tcW w:w="1304" w:type="dxa"/>
              </w:tcPr>
            </w:tcPrChange>
          </w:tcPr>
          <w:p w14:paraId="663275C9"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14904" w:author="김은수" w:date="2026-10-01T12:05:00Z" w16du:dateUtc="2026-10-01T03:05:00Z"/>
              </w:rPr>
            </w:pPr>
            <w:ins w:id="14905" w:author="김은수" w:date="2026-10-01T12:05:00Z" w16du:dateUtc="2026-10-01T03:05:00Z">
              <w:r>
                <w:t>항목</w:t>
              </w:r>
            </w:ins>
          </w:p>
        </w:tc>
        <w:tc>
          <w:tcPr>
            <w:tcW w:w="7512" w:type="dxa"/>
            <w:tcPrChange w:id="14906" w:author="김은수" w:date="2026-10-01T03:22:00Z">
              <w:tcPr>
                <w:tcW w:w="7512" w:type="dxa"/>
              </w:tcPr>
            </w:tcPrChange>
          </w:tcPr>
          <w:p w14:paraId="38DD9210"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14907" w:author="김은수" w:date="2026-10-01T12:05:00Z" w16du:dateUtc="2026-10-01T03:05:00Z"/>
              </w:rPr>
            </w:pPr>
            <w:ins w:id="14908" w:author="김은수" w:date="2026-10-01T12:05:00Z" w16du:dateUtc="2026-10-01T03:05:00Z">
              <w:r>
                <w:t>설계 내용</w:t>
              </w:r>
            </w:ins>
          </w:p>
        </w:tc>
      </w:tr>
      <w:tr w:rsidR="00084C76" w14:paraId="4F9C0B7E" w14:textId="77777777" w:rsidTr="0079694E">
        <w:trPr>
          <w:cantSplit/>
          <w:ins w:id="14909" w:author="김은수" w:date="2026-10-01T12:05:00Z"/>
          <w:trPrChange w:id="14910"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4911" w:author="김은수" w:date="2026-10-01T03:22:00Z">
              <w:tcPr>
                <w:tcW w:w="1304" w:type="dxa"/>
              </w:tcPr>
            </w:tcPrChange>
          </w:tcPr>
          <w:p w14:paraId="58AC414B" w14:textId="77777777" w:rsidR="00084C76" w:rsidRDefault="00084C76">
            <w:pPr>
              <w:pStyle w:val="TDCe"/>
              <w:rPr>
                <w:ins w:id="14912" w:author="김은수" w:date="2026-10-01T12:05:00Z" w16du:dateUtc="2026-10-01T03:05:00Z"/>
              </w:rPr>
            </w:pPr>
            <w:ins w:id="14913" w:author="김은수" w:date="2026-10-01T12:05:00Z" w16du:dateUtc="2026-10-01T03:05:00Z">
              <w:r>
                <w:t>입력</w:t>
              </w:r>
            </w:ins>
          </w:p>
        </w:tc>
        <w:tc>
          <w:tcPr>
            <w:tcW w:w="7512" w:type="dxa"/>
            <w:tcPrChange w:id="14914" w:author="김은수" w:date="2026-10-01T03:22:00Z">
              <w:tcPr>
                <w:tcW w:w="7512" w:type="dxa"/>
              </w:tcPr>
            </w:tcPrChange>
          </w:tcPr>
          <w:p w14:paraId="6351AE64"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4915" w:author="김은수" w:date="2026-10-01T12:05:00Z" w16du:dateUtc="2026-10-01T03:05:00Z"/>
              </w:rPr>
            </w:pPr>
            <w:ins w:id="14916" w:author="김은수" w:date="2026-10-01T12:05:00Z" w16du:dateUtc="2026-10-01T03:05:00Z">
              <w:r>
                <w:t>매핑 연결/해제와 BLE 종료 요청</w:t>
              </w:r>
            </w:ins>
          </w:p>
        </w:tc>
      </w:tr>
      <w:tr w:rsidR="00084C76" w14:paraId="3B7D3E9E" w14:textId="77777777" w:rsidTr="0079694E">
        <w:trPr>
          <w:cantSplit/>
          <w:ins w:id="14917" w:author="김은수" w:date="2026-10-01T12:05:00Z"/>
          <w:trPrChange w:id="14918"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4919" w:author="김은수" w:date="2026-10-01T03:22:00Z">
              <w:tcPr>
                <w:tcW w:w="1304" w:type="dxa"/>
              </w:tcPr>
            </w:tcPrChange>
          </w:tcPr>
          <w:p w14:paraId="3071C075" w14:textId="77777777" w:rsidR="00084C76" w:rsidRDefault="00084C76">
            <w:pPr>
              <w:pStyle w:val="TDCe"/>
              <w:rPr>
                <w:ins w:id="14920" w:author="김은수" w:date="2026-10-01T12:05:00Z" w16du:dateUtc="2026-10-01T03:05:00Z"/>
              </w:rPr>
            </w:pPr>
            <w:ins w:id="14921" w:author="김은수" w:date="2026-10-01T12:05:00Z" w16du:dateUtc="2026-10-01T03:05:00Z">
              <w:r>
                <w:t>출력</w:t>
              </w:r>
            </w:ins>
          </w:p>
        </w:tc>
        <w:tc>
          <w:tcPr>
            <w:tcW w:w="7512" w:type="dxa"/>
            <w:tcPrChange w:id="14922" w:author="김은수" w:date="2026-10-01T03:22:00Z">
              <w:tcPr>
                <w:tcW w:w="7512" w:type="dxa"/>
              </w:tcPr>
            </w:tcPrChange>
          </w:tcPr>
          <w:p w14:paraId="16F1209F"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4923" w:author="김은수" w:date="2026-10-01T12:05:00Z" w16du:dateUtc="2026-10-01T03:05:00Z"/>
              </w:rPr>
            </w:pPr>
            <w:ins w:id="14924" w:author="김은수" w:date="2026-10-01T12:05:00Z" w16du:dateUtc="2026-10-01T03:05:00Z">
              <w:r>
                <w:t>연결 상태, 종료 대기 명령</w:t>
              </w:r>
            </w:ins>
          </w:p>
        </w:tc>
      </w:tr>
      <w:tr w:rsidR="00084C76" w14:paraId="7E8F670D" w14:textId="77777777" w:rsidTr="0079694E">
        <w:trPr>
          <w:cantSplit/>
          <w:ins w:id="14925" w:author="김은수" w:date="2026-10-01T12:05:00Z"/>
          <w:trPrChange w:id="14926"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4927" w:author="김은수" w:date="2026-10-01T03:22:00Z">
              <w:tcPr>
                <w:tcW w:w="1304" w:type="dxa"/>
              </w:tcPr>
            </w:tcPrChange>
          </w:tcPr>
          <w:p w14:paraId="4ED7F87B" w14:textId="77777777" w:rsidR="00084C76" w:rsidRDefault="00084C76">
            <w:pPr>
              <w:pStyle w:val="TDCe"/>
              <w:rPr>
                <w:ins w:id="14928" w:author="김은수" w:date="2026-10-01T12:05:00Z" w16du:dateUtc="2026-10-01T03:05:00Z"/>
              </w:rPr>
            </w:pPr>
            <w:ins w:id="14929" w:author="김은수" w:date="2026-10-01T12:05:00Z" w16du:dateUtc="2026-10-01T03:05:00Z">
              <w:r>
                <w:t>처리</w:t>
              </w:r>
            </w:ins>
          </w:p>
        </w:tc>
        <w:tc>
          <w:tcPr>
            <w:tcW w:w="7512" w:type="dxa"/>
            <w:tcPrChange w:id="14930" w:author="김은수" w:date="2026-10-01T03:22:00Z">
              <w:tcPr>
                <w:tcW w:w="7512" w:type="dxa"/>
              </w:tcPr>
            </w:tcPrChange>
          </w:tcPr>
          <w:p w14:paraId="4E6472A8"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4931" w:author="김은수" w:date="2026-10-01T12:05:00Z" w16du:dateUtc="2026-10-01T03:05:00Z"/>
              </w:rPr>
            </w:pPr>
            <w:ins w:id="14932" w:author="김은수" w:date="2026-10-01T12:05:00Z" w16du:dateUtc="2026-10-01T03:05:00Z">
              <w:r>
                <w:t>매핑 연결/해제 요청을 수신 명령 필드에 넣어 mappingControl에서 처리하게 한다. 처리 결과는 반환 구조체의 mappingConnection으로 전달된다. 리모콘과 매핑의 종료 대기 요청은 각 명령 경로에 전달한다.</w:t>
              </w:r>
            </w:ins>
          </w:p>
        </w:tc>
      </w:tr>
    </w:tbl>
    <w:p w14:paraId="5E715DA0" w14:textId="77777777" w:rsidR="00084C76" w:rsidRDefault="00084C76">
      <w:pPr>
        <w:pStyle w:val="TDC40"/>
        <w:spacing w:after="0"/>
        <w:rPr>
          <w:ins w:id="14933" w:author="김은수" w:date="2026-10-01T12:05:00Z" w16du:dateUtc="2026-10-01T03:05:00Z"/>
        </w:rPr>
        <w:pPrChange w:id="14934" w:author="김은수" w:date="2026-10-01T03:22:00Z">
          <w:pPr>
            <w:pStyle w:val="TDC40"/>
          </w:pPr>
        </w:pPrChange>
      </w:pPr>
    </w:p>
    <w:p w14:paraId="3E219F5D" w14:textId="77777777" w:rsidR="00084C76" w:rsidRDefault="00084C76">
      <w:pPr>
        <w:pStyle w:val="TDC42"/>
        <w:rPr>
          <w:ins w:id="14935" w:author="김은수" w:date="2026-10-01T12:05:00Z" w16du:dateUtc="2026-10-01T03:05:00Z"/>
        </w:rPr>
      </w:pPr>
      <w:ins w:id="14936" w:author="김은수" w:date="2026-10-01T12:05:00Z" w16du:dateUtc="2026-10-01T03:05:00Z">
        <w:r>
          <w:t xml:space="preserve">표 </w:t>
        </w:r>
        <w:r>
          <w:fldChar w:fldCharType="begin"/>
        </w:r>
        <w:r>
          <w:instrText>SEQ 표 \* ARABIC</w:instrText>
        </w:r>
        <w:r>
          <w:fldChar w:fldCharType="separate"/>
        </w:r>
        <w:r>
          <w:t>189</w:t>
        </w:r>
        <w:r>
          <w:fldChar w:fldCharType="end"/>
        </w:r>
        <w:r>
          <w:t>. 매핑 연결 및 종료 상태 / 구현 조건</w:t>
        </w:r>
      </w:ins>
    </w:p>
    <w:tbl>
      <w:tblPr>
        <w:tblStyle w:val="TDC41"/>
        <w:tblW w:w="8816" w:type="dxa"/>
        <w:tblLayout w:type="fixed"/>
        <w:tblLook w:val="04A0" w:firstRow="1" w:lastRow="0" w:firstColumn="1" w:lastColumn="0" w:noHBand="0" w:noVBand="1"/>
        <w:tblPrChange w:id="14937"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14938">
          <w:tblGrid>
            <w:gridCol w:w="360"/>
            <w:gridCol w:w="360"/>
            <w:gridCol w:w="584"/>
            <w:gridCol w:w="7512"/>
          </w:tblGrid>
        </w:tblGridChange>
      </w:tblGrid>
      <w:tr w:rsidR="00084C76" w14:paraId="2C954AEA" w14:textId="77777777" w:rsidTr="0079694E">
        <w:trPr>
          <w:cnfStyle w:val="100000000000" w:firstRow="1" w:lastRow="0" w:firstColumn="0" w:lastColumn="0" w:oddVBand="0" w:evenVBand="0" w:oddHBand="0" w:evenHBand="0" w:firstRowFirstColumn="0" w:firstRowLastColumn="0" w:lastRowFirstColumn="0" w:lastRowLastColumn="0"/>
          <w:cantSplit/>
          <w:tblHeader/>
          <w:ins w:id="14939" w:author="김은수" w:date="2026-10-01T12:05:00Z"/>
          <w:trPrChange w:id="14940"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4941" w:author="김은수" w:date="2026-10-01T03:22:00Z">
              <w:tcPr>
                <w:tcW w:w="1304" w:type="dxa"/>
              </w:tcPr>
            </w:tcPrChange>
          </w:tcPr>
          <w:p w14:paraId="2AEB7D44"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14942" w:author="김은수" w:date="2026-10-01T12:05:00Z" w16du:dateUtc="2026-10-01T03:05:00Z"/>
              </w:rPr>
            </w:pPr>
            <w:ins w:id="14943" w:author="김은수" w:date="2026-10-01T12:05:00Z" w16du:dateUtc="2026-10-01T03:05:00Z">
              <w:r>
                <w:t>구분</w:t>
              </w:r>
            </w:ins>
          </w:p>
        </w:tc>
        <w:tc>
          <w:tcPr>
            <w:tcW w:w="7512" w:type="dxa"/>
            <w:tcPrChange w:id="14944" w:author="김은수" w:date="2026-10-01T03:22:00Z">
              <w:tcPr>
                <w:tcW w:w="7512" w:type="dxa"/>
              </w:tcPr>
            </w:tcPrChange>
          </w:tcPr>
          <w:p w14:paraId="2731624F"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14945" w:author="김은수" w:date="2026-10-01T12:05:00Z" w16du:dateUtc="2026-10-01T03:05:00Z"/>
              </w:rPr>
            </w:pPr>
            <w:ins w:id="14946" w:author="김은수" w:date="2026-10-01T12:05:00Z" w16du:dateUtc="2026-10-01T03:05:00Z">
              <w:r>
                <w:t>구현 조건</w:t>
              </w:r>
            </w:ins>
          </w:p>
        </w:tc>
      </w:tr>
      <w:tr w:rsidR="00084C76" w14:paraId="4F8F1175" w14:textId="77777777" w:rsidTr="0079694E">
        <w:trPr>
          <w:cantSplit/>
          <w:ins w:id="14947" w:author="김은수" w:date="2026-10-01T12:05:00Z"/>
          <w:trPrChange w:id="14948"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4949" w:author="김은수" w:date="2026-10-01T03:22:00Z">
              <w:tcPr>
                <w:tcW w:w="1304" w:type="dxa"/>
              </w:tcPr>
            </w:tcPrChange>
          </w:tcPr>
          <w:p w14:paraId="7667C128" w14:textId="77777777" w:rsidR="00084C76" w:rsidRDefault="00084C76">
            <w:pPr>
              <w:pStyle w:val="TDCe"/>
              <w:rPr>
                <w:ins w:id="14950" w:author="김은수" w:date="2026-10-01T12:05:00Z" w16du:dateUtc="2026-10-01T03:05:00Z"/>
              </w:rPr>
            </w:pPr>
            <w:ins w:id="14951" w:author="김은수" w:date="2026-10-01T12:05:00Z" w16du:dateUtc="2026-10-01T03:05:00Z">
              <w:r>
                <w:t>관련 함수</w:t>
              </w:r>
            </w:ins>
          </w:p>
        </w:tc>
        <w:tc>
          <w:tcPr>
            <w:tcW w:w="7512" w:type="dxa"/>
            <w:tcPrChange w:id="14952" w:author="김은수" w:date="2026-10-01T03:22:00Z">
              <w:tcPr>
                <w:tcW w:w="7512" w:type="dxa"/>
              </w:tcPr>
            </w:tcPrChange>
          </w:tcPr>
          <w:p w14:paraId="056A06AF"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4953" w:author="김은수" w:date="2026-10-01T12:05:00Z" w16du:dateUtc="2026-10-01T03:05:00Z"/>
              </w:rPr>
            </w:pPr>
            <w:ins w:id="14954" w:author="김은수" w:date="2026-10-01T12:05:00Z" w16du:dateUtc="2026-10-01T03:05:00Z">
              <w:r>
                <w:t>changeRemoteCommandWaitingForBleOff, updateMappingProgramConnection, changeMappingCommandBleDisconneted, changeMappingCommandWaitingForBleOff</w:t>
              </w:r>
            </w:ins>
          </w:p>
        </w:tc>
      </w:tr>
      <w:tr w:rsidR="00084C76" w14:paraId="72A9D0E6" w14:textId="77777777" w:rsidTr="0079694E">
        <w:trPr>
          <w:cantSplit/>
          <w:ins w:id="14955" w:author="김은수" w:date="2026-10-01T12:05:00Z"/>
          <w:trPrChange w:id="14956"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4957" w:author="김은수" w:date="2026-10-01T03:22:00Z">
              <w:tcPr>
                <w:tcW w:w="1304" w:type="dxa"/>
              </w:tcPr>
            </w:tcPrChange>
          </w:tcPr>
          <w:p w14:paraId="3E9DA3F3" w14:textId="77777777" w:rsidR="00084C76" w:rsidRDefault="00084C76">
            <w:pPr>
              <w:pStyle w:val="TDCe"/>
              <w:rPr>
                <w:ins w:id="14958" w:author="김은수" w:date="2026-10-01T12:05:00Z" w16du:dateUtc="2026-10-01T03:05:00Z"/>
              </w:rPr>
            </w:pPr>
            <w:ins w:id="14959" w:author="김은수" w:date="2026-10-01T12:05:00Z" w16du:dateUtc="2026-10-01T03:05:00Z">
              <w:r>
                <w:t>동작 조건</w:t>
              </w:r>
            </w:ins>
          </w:p>
        </w:tc>
        <w:tc>
          <w:tcPr>
            <w:tcW w:w="7512" w:type="dxa"/>
            <w:tcPrChange w:id="14960" w:author="김은수" w:date="2026-10-01T03:22:00Z">
              <w:tcPr>
                <w:tcW w:w="7512" w:type="dxa"/>
              </w:tcPr>
            </w:tcPrChange>
          </w:tcPr>
          <w:p w14:paraId="40A77114"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4961" w:author="김은수" w:date="2026-10-01T12:05:00Z" w16du:dateUtc="2026-10-01T03:05:00Z"/>
              </w:rPr>
            </w:pPr>
            <w:ins w:id="14962" w:author="김은수" w:date="2026-10-01T12:05:00Z" w16du:dateUtc="2026-10-01T03:05:00Z">
              <w:r>
                <w:t>요청은 연결/해제 명령으로 기록되고 실제 처리 후 반환되는 연결 상태에 반영되어야 한다. 종료 요청은 해당 명령 처리에 전달되어야 한다.</w:t>
              </w:r>
            </w:ins>
          </w:p>
        </w:tc>
      </w:tr>
    </w:tbl>
    <w:p w14:paraId="77BFF014" w14:textId="77777777" w:rsidR="00084C76" w:rsidRDefault="00084C76">
      <w:pPr>
        <w:pStyle w:val="TDC40"/>
        <w:spacing w:after="0"/>
        <w:rPr>
          <w:ins w:id="14963" w:author="김은수" w:date="2026-10-01T12:05:00Z" w16du:dateUtc="2026-10-01T03:05:00Z"/>
        </w:rPr>
        <w:pPrChange w:id="14964" w:author="김은수" w:date="2026-10-01T03:22:00Z">
          <w:pPr>
            <w:pStyle w:val="TDC40"/>
          </w:pPr>
        </w:pPrChange>
      </w:pPr>
    </w:p>
    <w:p w14:paraId="196A1818" w14:textId="77777777" w:rsidR="00697371" w:rsidRPr="00E00010" w:rsidRDefault="00220104">
      <w:pPr>
        <w:pStyle w:val="TDC4"/>
        <w:rPr>
          <w:ins w:id="14965" w:author="김은수" w:date="2026-09-30T15:44:00Z" w16du:dateUtc="2026-09-30T06:44:00Z"/>
        </w:rPr>
        <w:pPrChange w:id="14966" w:author="김은수" w:date="2026-10-01T01:11:00Z">
          <w:pPr>
            <w:pStyle w:val="4"/>
            <w:numPr>
              <w:ilvl w:val="3"/>
              <w:numId w:val="7"/>
            </w:numPr>
            <w:tabs>
              <w:tab w:val="num" w:pos="1134"/>
            </w:tabs>
            <w:ind w:left="1200" w:hanging="400"/>
          </w:pPr>
        </w:pPrChange>
      </w:pPr>
      <w:del w:id="14967" w:author="김은수" w:date="2026-10-01T11:11:00Z" w16du:dateUtc="2026-10-01T02:11:00Z">
        <w:r w:rsidRPr="00E00010" w:rsidDel="001D1C2F">
          <w:lastRenderedPageBreak/>
          <w:delText xml:space="preserve"> BLE</w:delText>
        </w:r>
      </w:del>
      <w:ins w:id="14968" w:author="김은수" w:date="2026-09-30T15:44:00Z" w16du:dateUtc="2026-09-30T06:44:00Z">
        <w:r>
          <w:t>SU-ID-CM3-049, 매핑 명령 실행</w:t>
        </w:r>
      </w:ins>
    </w:p>
    <w:p w14:paraId="162B08B1" w14:textId="77777777" w:rsidR="00084C76" w:rsidRDefault="00084C76">
      <w:pPr>
        <w:pStyle w:val="TDC40"/>
        <w:keepNext/>
        <w:rPr>
          <w:ins w:id="14969" w:author="김은수" w:date="2026-10-01T12:05:00Z" w16du:dateUtc="2026-10-01T03:05:00Z"/>
        </w:rPr>
        <w:pPrChange w:id="14970" w:author="김은수" w:date="2026-10-01T03:22:00Z">
          <w:pPr>
            <w:pStyle w:val="TDC40"/>
          </w:pPr>
        </w:pPrChange>
      </w:pPr>
      <w:ins w:id="14971" w:author="김은수" w:date="2026-10-01T12:05:00Z" w16du:dateUtc="2026-10-01T03:05:00Z">
        <w:r>
          <w:t>매핑 프로그램에서 요구한 자극과 자료 처리를 해당 내부기 기능에 연결한다.</w:t>
        </w:r>
      </w:ins>
    </w:p>
    <w:p w14:paraId="0BF93C14" w14:textId="77777777" w:rsidR="00084C76" w:rsidRDefault="00084C76">
      <w:pPr>
        <w:pStyle w:val="TDC42"/>
        <w:rPr>
          <w:ins w:id="14972" w:author="김은수" w:date="2026-10-01T12:05:00Z" w16du:dateUtc="2026-10-01T03:05:00Z"/>
        </w:rPr>
      </w:pPr>
      <w:ins w:id="14973" w:author="김은수" w:date="2026-10-01T12:05:00Z" w16du:dateUtc="2026-10-01T03:05:00Z">
        <w:r>
          <w:t xml:space="preserve">표 </w:t>
        </w:r>
        <w:r>
          <w:fldChar w:fldCharType="begin"/>
        </w:r>
        <w:r>
          <w:instrText>SEQ 표 \* ARABIC</w:instrText>
        </w:r>
        <w:r>
          <w:fldChar w:fldCharType="separate"/>
        </w:r>
        <w:r>
          <w:t>190</w:t>
        </w:r>
        <w:r>
          <w:fldChar w:fldCharType="end"/>
        </w:r>
        <w:r>
          <w:t>. 매핑 명령 실행 / 유닛 설계 내용</w:t>
        </w:r>
      </w:ins>
    </w:p>
    <w:tbl>
      <w:tblPr>
        <w:tblStyle w:val="TDC41"/>
        <w:tblW w:w="8816" w:type="dxa"/>
        <w:tblLayout w:type="fixed"/>
        <w:tblLook w:val="04A0" w:firstRow="1" w:lastRow="0" w:firstColumn="1" w:lastColumn="0" w:noHBand="0" w:noVBand="1"/>
        <w:tblPrChange w:id="14974"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14975">
          <w:tblGrid>
            <w:gridCol w:w="360"/>
            <w:gridCol w:w="360"/>
            <w:gridCol w:w="584"/>
            <w:gridCol w:w="7512"/>
          </w:tblGrid>
        </w:tblGridChange>
      </w:tblGrid>
      <w:tr w:rsidR="00084C76" w14:paraId="651553A8" w14:textId="77777777" w:rsidTr="00ED129C">
        <w:trPr>
          <w:cnfStyle w:val="100000000000" w:firstRow="1" w:lastRow="0" w:firstColumn="0" w:lastColumn="0" w:oddVBand="0" w:evenVBand="0" w:oddHBand="0" w:evenHBand="0" w:firstRowFirstColumn="0" w:firstRowLastColumn="0" w:lastRowFirstColumn="0" w:lastRowLastColumn="0"/>
          <w:cantSplit/>
          <w:tblHeader/>
          <w:ins w:id="14976" w:author="김은수" w:date="2026-10-01T12:05:00Z"/>
          <w:trPrChange w:id="14977"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4978" w:author="김은수" w:date="2026-10-01T03:22:00Z">
              <w:tcPr>
                <w:tcW w:w="1304" w:type="dxa"/>
              </w:tcPr>
            </w:tcPrChange>
          </w:tcPr>
          <w:p w14:paraId="73829392"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14979" w:author="김은수" w:date="2026-10-01T12:05:00Z" w16du:dateUtc="2026-10-01T03:05:00Z"/>
              </w:rPr>
            </w:pPr>
            <w:ins w:id="14980" w:author="김은수" w:date="2026-10-01T12:05:00Z" w16du:dateUtc="2026-10-01T03:05:00Z">
              <w:r>
                <w:t>항목</w:t>
              </w:r>
            </w:ins>
          </w:p>
        </w:tc>
        <w:tc>
          <w:tcPr>
            <w:tcW w:w="7512" w:type="dxa"/>
            <w:tcPrChange w:id="14981" w:author="김은수" w:date="2026-10-01T03:22:00Z">
              <w:tcPr>
                <w:tcW w:w="7512" w:type="dxa"/>
              </w:tcPr>
            </w:tcPrChange>
          </w:tcPr>
          <w:p w14:paraId="73642CBD"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14982" w:author="김은수" w:date="2026-10-01T12:05:00Z" w16du:dateUtc="2026-10-01T03:05:00Z"/>
              </w:rPr>
            </w:pPr>
            <w:ins w:id="14983" w:author="김은수" w:date="2026-10-01T12:05:00Z" w16du:dateUtc="2026-10-01T03:05:00Z">
              <w:r>
                <w:t>설계 내용</w:t>
              </w:r>
            </w:ins>
          </w:p>
        </w:tc>
      </w:tr>
      <w:tr w:rsidR="00084C76" w14:paraId="12B5E4F0" w14:textId="77777777" w:rsidTr="00ED129C">
        <w:trPr>
          <w:cantSplit/>
          <w:ins w:id="14984" w:author="김은수" w:date="2026-10-01T12:05:00Z"/>
          <w:trPrChange w:id="14985"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4986" w:author="김은수" w:date="2026-10-01T03:22:00Z">
              <w:tcPr>
                <w:tcW w:w="1304" w:type="dxa"/>
              </w:tcPr>
            </w:tcPrChange>
          </w:tcPr>
          <w:p w14:paraId="7E373DC0" w14:textId="77777777" w:rsidR="00084C76" w:rsidRDefault="00084C76">
            <w:pPr>
              <w:pStyle w:val="TDCe"/>
              <w:rPr>
                <w:ins w:id="14987" w:author="김은수" w:date="2026-10-01T12:05:00Z" w16du:dateUtc="2026-10-01T03:05:00Z"/>
              </w:rPr>
            </w:pPr>
            <w:ins w:id="14988" w:author="김은수" w:date="2026-10-01T12:05:00Z" w16du:dateUtc="2026-10-01T03:05:00Z">
              <w:r>
                <w:t>입력</w:t>
              </w:r>
            </w:ins>
          </w:p>
        </w:tc>
        <w:tc>
          <w:tcPr>
            <w:tcW w:w="7512" w:type="dxa"/>
            <w:tcPrChange w:id="14989" w:author="김은수" w:date="2026-10-01T03:22:00Z">
              <w:tcPr>
                <w:tcW w:w="7512" w:type="dxa"/>
              </w:tcPr>
            </w:tcPrChange>
          </w:tcPr>
          <w:p w14:paraId="2848FA45"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4990" w:author="김은수" w:date="2026-10-01T12:05:00Z" w16du:dateUtc="2026-10-01T03:05:00Z"/>
              </w:rPr>
            </w:pPr>
            <w:ins w:id="14991" w:author="김은수" w:date="2026-10-01T12:05:00Z" w16du:dateUtc="2026-10-01T03:05:00Z">
              <w:r>
                <w:t>매핑 명령과 채널/맵/자극 데이터</w:t>
              </w:r>
            </w:ins>
          </w:p>
        </w:tc>
      </w:tr>
      <w:tr w:rsidR="00084C76" w14:paraId="03FB3907" w14:textId="77777777" w:rsidTr="00ED129C">
        <w:trPr>
          <w:cantSplit/>
          <w:ins w:id="14992" w:author="김은수" w:date="2026-10-01T12:05:00Z"/>
          <w:trPrChange w:id="14993"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4994" w:author="김은수" w:date="2026-10-01T03:22:00Z">
              <w:tcPr>
                <w:tcW w:w="1304" w:type="dxa"/>
              </w:tcPr>
            </w:tcPrChange>
          </w:tcPr>
          <w:p w14:paraId="671C83AE" w14:textId="77777777" w:rsidR="00084C76" w:rsidRDefault="00084C76">
            <w:pPr>
              <w:pStyle w:val="TDCe"/>
              <w:rPr>
                <w:ins w:id="14995" w:author="김은수" w:date="2026-10-01T12:05:00Z" w16du:dateUtc="2026-10-01T03:05:00Z"/>
              </w:rPr>
            </w:pPr>
            <w:ins w:id="14996" w:author="김은수" w:date="2026-10-01T12:05:00Z" w16du:dateUtc="2026-10-01T03:05:00Z">
              <w:r>
                <w:t>출력</w:t>
              </w:r>
            </w:ins>
          </w:p>
        </w:tc>
        <w:tc>
          <w:tcPr>
            <w:tcW w:w="7512" w:type="dxa"/>
            <w:tcPrChange w:id="14997" w:author="김은수" w:date="2026-10-01T03:22:00Z">
              <w:tcPr>
                <w:tcW w:w="7512" w:type="dxa"/>
              </w:tcPr>
            </w:tcPrChange>
          </w:tcPr>
          <w:p w14:paraId="4BF4A8C4"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4998" w:author="김은수" w:date="2026-10-01T12:05:00Z" w16du:dateUtc="2026-10-01T03:05:00Z"/>
              </w:rPr>
            </w:pPr>
            <w:ins w:id="14999" w:author="김은수" w:date="2026-10-01T12:05:00Z" w16du:dateUtc="2026-10-01T03:05:00Z">
              <w:r>
                <w:t>지정 자극, 실시간 자극, 저장/읽기 응답</w:t>
              </w:r>
            </w:ins>
          </w:p>
        </w:tc>
      </w:tr>
      <w:tr w:rsidR="00084C76" w14:paraId="7411931E" w14:textId="77777777" w:rsidTr="00ED129C">
        <w:trPr>
          <w:cantSplit/>
          <w:ins w:id="15000" w:author="김은수" w:date="2026-10-01T12:05:00Z"/>
          <w:trPrChange w:id="15001"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5002" w:author="김은수" w:date="2026-10-01T03:22:00Z">
              <w:tcPr>
                <w:tcW w:w="1304" w:type="dxa"/>
              </w:tcPr>
            </w:tcPrChange>
          </w:tcPr>
          <w:p w14:paraId="57C78281" w14:textId="77777777" w:rsidR="00084C76" w:rsidRDefault="00084C76">
            <w:pPr>
              <w:pStyle w:val="TDCe"/>
              <w:rPr>
                <w:ins w:id="15003" w:author="김은수" w:date="2026-10-01T12:05:00Z" w16du:dateUtc="2026-10-01T03:05:00Z"/>
              </w:rPr>
            </w:pPr>
            <w:ins w:id="15004" w:author="김은수" w:date="2026-10-01T12:05:00Z" w16du:dateUtc="2026-10-01T03:05:00Z">
              <w:r>
                <w:t>처리</w:t>
              </w:r>
            </w:ins>
          </w:p>
        </w:tc>
        <w:tc>
          <w:tcPr>
            <w:tcW w:w="7512" w:type="dxa"/>
            <w:tcPrChange w:id="15005" w:author="김은수" w:date="2026-10-01T03:22:00Z">
              <w:tcPr>
                <w:tcW w:w="7512" w:type="dxa"/>
              </w:tcPr>
            </w:tcPrChange>
          </w:tcPr>
          <w:p w14:paraId="1BE67B36"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5006" w:author="김은수" w:date="2026-10-01T12:05:00Z" w16du:dateUtc="2026-10-01T03:05:00Z"/>
              </w:rPr>
            </w:pPr>
            <w:ins w:id="15007" w:author="김은수" w:date="2026-10-01T12:05:00Z" w16du:dateUtc="2026-10-01T03:05:00Z">
              <w:r>
                <w:t>수신한 매핑 명령을 추출하고 지정 자극, 실시간 자극, 설정 및 저장 기능으로 분기한다. 처리 완료 후 응답과 명령 해제 상태를 정리한다.</w:t>
              </w:r>
            </w:ins>
          </w:p>
        </w:tc>
      </w:tr>
    </w:tbl>
    <w:p w14:paraId="6145D132" w14:textId="77777777" w:rsidR="00084C76" w:rsidRDefault="00084C76">
      <w:pPr>
        <w:pStyle w:val="TDC40"/>
        <w:spacing w:after="0"/>
        <w:rPr>
          <w:ins w:id="15008" w:author="김은수" w:date="2026-10-01T12:05:00Z" w16du:dateUtc="2026-10-01T03:05:00Z"/>
        </w:rPr>
        <w:pPrChange w:id="15009" w:author="김은수" w:date="2026-10-01T03:22:00Z">
          <w:pPr>
            <w:pStyle w:val="TDC40"/>
          </w:pPr>
        </w:pPrChange>
      </w:pPr>
    </w:p>
    <w:p w14:paraId="4E774933" w14:textId="77777777" w:rsidR="00084C76" w:rsidRDefault="00084C76">
      <w:pPr>
        <w:pStyle w:val="TDC42"/>
        <w:rPr>
          <w:ins w:id="15010" w:author="김은수" w:date="2026-10-01T12:05:00Z" w16du:dateUtc="2026-10-01T03:05:00Z"/>
        </w:rPr>
      </w:pPr>
      <w:ins w:id="15011" w:author="김은수" w:date="2026-10-01T12:05:00Z" w16du:dateUtc="2026-10-01T03:05:00Z">
        <w:r>
          <w:t xml:space="preserve">표 </w:t>
        </w:r>
        <w:r>
          <w:fldChar w:fldCharType="begin"/>
        </w:r>
        <w:r>
          <w:instrText>SEQ 표 \* ARABIC</w:instrText>
        </w:r>
        <w:r>
          <w:fldChar w:fldCharType="separate"/>
        </w:r>
        <w:r>
          <w:t>191</w:t>
        </w:r>
        <w:r>
          <w:fldChar w:fldCharType="end"/>
        </w:r>
        <w:r>
          <w:t>. 매핑 명령 실행 / 구현 조건</w:t>
        </w:r>
      </w:ins>
    </w:p>
    <w:tbl>
      <w:tblPr>
        <w:tblStyle w:val="TDC41"/>
        <w:tblW w:w="8816" w:type="dxa"/>
        <w:tblLayout w:type="fixed"/>
        <w:tblLook w:val="04A0" w:firstRow="1" w:lastRow="0" w:firstColumn="1" w:lastColumn="0" w:noHBand="0" w:noVBand="1"/>
        <w:tblPrChange w:id="15012"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15013">
          <w:tblGrid>
            <w:gridCol w:w="360"/>
            <w:gridCol w:w="360"/>
            <w:gridCol w:w="584"/>
            <w:gridCol w:w="7512"/>
          </w:tblGrid>
        </w:tblGridChange>
      </w:tblGrid>
      <w:tr w:rsidR="00084C76" w14:paraId="30EEE7FA" w14:textId="77777777" w:rsidTr="00ED129C">
        <w:trPr>
          <w:cnfStyle w:val="100000000000" w:firstRow="1" w:lastRow="0" w:firstColumn="0" w:lastColumn="0" w:oddVBand="0" w:evenVBand="0" w:oddHBand="0" w:evenHBand="0" w:firstRowFirstColumn="0" w:firstRowLastColumn="0" w:lastRowFirstColumn="0" w:lastRowLastColumn="0"/>
          <w:cantSplit/>
          <w:tblHeader/>
          <w:ins w:id="15014" w:author="김은수" w:date="2026-10-01T12:05:00Z"/>
          <w:trPrChange w:id="15015"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5016" w:author="김은수" w:date="2026-10-01T03:22:00Z">
              <w:tcPr>
                <w:tcW w:w="1304" w:type="dxa"/>
              </w:tcPr>
            </w:tcPrChange>
          </w:tcPr>
          <w:p w14:paraId="514001CB"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15017" w:author="김은수" w:date="2026-10-01T12:05:00Z" w16du:dateUtc="2026-10-01T03:05:00Z"/>
              </w:rPr>
            </w:pPr>
            <w:ins w:id="15018" w:author="김은수" w:date="2026-10-01T12:05:00Z" w16du:dateUtc="2026-10-01T03:05:00Z">
              <w:r>
                <w:t>구분</w:t>
              </w:r>
            </w:ins>
          </w:p>
        </w:tc>
        <w:tc>
          <w:tcPr>
            <w:tcW w:w="7512" w:type="dxa"/>
            <w:tcPrChange w:id="15019" w:author="김은수" w:date="2026-10-01T03:22:00Z">
              <w:tcPr>
                <w:tcW w:w="7512" w:type="dxa"/>
              </w:tcPr>
            </w:tcPrChange>
          </w:tcPr>
          <w:p w14:paraId="1F91A18A"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15020" w:author="김은수" w:date="2026-10-01T12:05:00Z" w16du:dateUtc="2026-10-01T03:05:00Z"/>
              </w:rPr>
            </w:pPr>
            <w:ins w:id="15021" w:author="김은수" w:date="2026-10-01T12:05:00Z" w16du:dateUtc="2026-10-01T03:05:00Z">
              <w:r>
                <w:t>구현 조건</w:t>
              </w:r>
            </w:ins>
          </w:p>
        </w:tc>
      </w:tr>
      <w:tr w:rsidR="00084C76" w14:paraId="4F989DFE" w14:textId="77777777" w:rsidTr="00ED129C">
        <w:trPr>
          <w:cantSplit/>
          <w:ins w:id="15022" w:author="김은수" w:date="2026-10-01T12:05:00Z"/>
          <w:trPrChange w:id="15023"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5024" w:author="김은수" w:date="2026-10-01T03:22:00Z">
              <w:tcPr>
                <w:tcW w:w="1304" w:type="dxa"/>
              </w:tcPr>
            </w:tcPrChange>
          </w:tcPr>
          <w:p w14:paraId="5846282D" w14:textId="77777777" w:rsidR="00084C76" w:rsidRDefault="00084C76">
            <w:pPr>
              <w:pStyle w:val="TDCe"/>
              <w:rPr>
                <w:ins w:id="15025" w:author="김은수" w:date="2026-10-01T12:05:00Z" w16du:dateUtc="2026-10-01T03:05:00Z"/>
              </w:rPr>
            </w:pPr>
            <w:ins w:id="15026" w:author="김은수" w:date="2026-10-01T12:05:00Z" w16du:dateUtc="2026-10-01T03:05:00Z">
              <w:r>
                <w:t>관련 함수</w:t>
              </w:r>
            </w:ins>
          </w:p>
        </w:tc>
        <w:tc>
          <w:tcPr>
            <w:tcW w:w="7512" w:type="dxa"/>
            <w:tcPrChange w:id="15027" w:author="김은수" w:date="2026-10-01T03:22:00Z">
              <w:tcPr>
                <w:tcW w:w="7512" w:type="dxa"/>
              </w:tcPr>
            </w:tcPrChange>
          </w:tcPr>
          <w:p w14:paraId="168035B2" w14:textId="77777777" w:rsidR="00084C76" w:rsidRPr="00E00010" w:rsidRDefault="00084C76">
            <w:pPr>
              <w:pStyle w:val="TDCf"/>
              <w:cnfStyle w:val="000000000000" w:firstRow="0" w:lastRow="0" w:firstColumn="0" w:lastColumn="0" w:oddVBand="0" w:evenVBand="0" w:oddHBand="0" w:evenHBand="0" w:firstRowFirstColumn="0" w:firstRowLastColumn="0" w:lastRowFirstColumn="0" w:lastRowLastColumn="0"/>
              <w:rPr>
                <w:ins w:id="15028" w:author="김은수" w:date="2026-10-01T12:05:00Z" w16du:dateUtc="2026-10-01T03:05:00Z"/>
                <w:lang w:val="en-US"/>
                <w:rPrChange w:id="15029" w:author="김은수" w:date="2026-10-01T13:46:00Z" w16du:dateUtc="2026-10-01T04:46:00Z">
                  <w:rPr>
                    <w:ins w:id="15030" w:author="김은수" w:date="2026-10-01T12:05:00Z" w16du:dateUtc="2026-10-01T03:05:00Z"/>
                  </w:rPr>
                </w:rPrChange>
              </w:rPr>
            </w:pPr>
            <w:ins w:id="15031" w:author="김은수" w:date="2026-10-01T12:05:00Z" w16du:dateUtc="2026-10-01T03:05:00Z">
              <w:r w:rsidRPr="00E00010">
                <w:rPr>
                  <w:lang w:val="en-US"/>
                  <w:rPrChange w:id="15032" w:author="김은수" w:date="2026-10-01T13:46:00Z" w16du:dateUtc="2026-10-01T04:46:00Z">
                    <w:rPr/>
                  </w:rPrChange>
                </w:rPr>
                <w:t>fetch_mappingControlPacket, mappingControl, getMappingCommand, clear_mappingCommand</w:t>
              </w:r>
            </w:ins>
          </w:p>
        </w:tc>
      </w:tr>
      <w:tr w:rsidR="00084C76" w14:paraId="183358CA" w14:textId="77777777" w:rsidTr="00ED129C">
        <w:trPr>
          <w:cantSplit/>
          <w:ins w:id="15033" w:author="김은수" w:date="2026-10-01T12:05:00Z"/>
          <w:trPrChange w:id="15034"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5035" w:author="김은수" w:date="2026-10-01T03:22:00Z">
              <w:tcPr>
                <w:tcW w:w="1304" w:type="dxa"/>
              </w:tcPr>
            </w:tcPrChange>
          </w:tcPr>
          <w:p w14:paraId="2CF1F92F" w14:textId="77777777" w:rsidR="00084C76" w:rsidRDefault="00084C76">
            <w:pPr>
              <w:pStyle w:val="TDCe"/>
              <w:rPr>
                <w:ins w:id="15036" w:author="김은수" w:date="2026-10-01T12:05:00Z" w16du:dateUtc="2026-10-01T03:05:00Z"/>
              </w:rPr>
            </w:pPr>
            <w:ins w:id="15037" w:author="김은수" w:date="2026-10-01T12:05:00Z" w16du:dateUtc="2026-10-01T03:05:00Z">
              <w:r>
                <w:t>동작 조건</w:t>
              </w:r>
            </w:ins>
          </w:p>
        </w:tc>
        <w:tc>
          <w:tcPr>
            <w:tcW w:w="7512" w:type="dxa"/>
            <w:tcPrChange w:id="15038" w:author="김은수" w:date="2026-10-01T03:22:00Z">
              <w:tcPr>
                <w:tcW w:w="7512" w:type="dxa"/>
              </w:tcPr>
            </w:tcPrChange>
          </w:tcPr>
          <w:p w14:paraId="59F146BB"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5039" w:author="김은수" w:date="2026-10-01T12:05:00Z" w16du:dateUtc="2026-10-01T03:05:00Z"/>
              </w:rPr>
            </w:pPr>
            <w:ins w:id="15040" w:author="김은수" w:date="2026-10-01T12:05:00Z" w16du:dateUtc="2026-10-01T03:05:00Z">
              <w:r>
                <w:t>명령이 대응 기능으로 연결되고 응답과 명령 해제가 처리 결과에 맞게 이루어져야 한다.</w:t>
              </w:r>
            </w:ins>
          </w:p>
        </w:tc>
      </w:tr>
    </w:tbl>
    <w:p w14:paraId="04E20398" w14:textId="77777777" w:rsidR="00084C76" w:rsidRDefault="00084C76">
      <w:pPr>
        <w:pStyle w:val="TDC40"/>
        <w:spacing w:after="0"/>
        <w:rPr>
          <w:ins w:id="15041" w:author="김은수" w:date="2026-10-01T12:05:00Z" w16du:dateUtc="2026-10-01T03:05:00Z"/>
        </w:rPr>
        <w:pPrChange w:id="15042" w:author="김은수" w:date="2026-10-01T03:22:00Z">
          <w:pPr>
            <w:pStyle w:val="TDC40"/>
          </w:pPr>
        </w:pPrChange>
      </w:pPr>
    </w:p>
    <w:p w14:paraId="6DB09943" w14:textId="77777777" w:rsidR="00697371" w:rsidRPr="00E00010" w:rsidRDefault="00220104">
      <w:pPr>
        <w:pStyle w:val="TDC43"/>
        <w:rPr>
          <w:ins w:id="15043" w:author="김은수" w:date="2026-09-30T15:44:00Z" w16du:dateUtc="2026-09-30T06:44:00Z"/>
        </w:rPr>
        <w:pPrChange w:id="15044" w:author="김은수" w:date="2026-10-01T01:11:00Z">
          <w:pPr>
            <w:keepLines/>
            <w:widowControl/>
            <w:snapToGrid w:val="0"/>
            <w:spacing w:after="180" w:line="300" w:lineRule="auto"/>
            <w:ind w:left="1245"/>
            <w:jc w:val="left"/>
          </w:pPr>
        </w:pPrChange>
      </w:pPr>
      <w:ins w:id="15045" w:author="김은수" w:date="2026-09-30T15:44:00Z" w16du:dateUtc="2026-09-30T06:44:00Z">
        <w:r>
          <w:rPr>
            <w:b/>
            <w:bCs/>
            <w:rPrChange w:id="15046" w:author="김은수" w:date="2026-10-01T01:11:00Z">
              <w:rPr>
                <w:b/>
                <w:bCs/>
                <w:sz w:val="22"/>
              </w:rPr>
            </w:rPrChange>
          </w:rPr>
          <w:t xml:space="preserve">흐름 참고 : </w:t>
        </w:r>
        <w:r>
          <w:rPr>
            <w:rPrChange w:id="15047" w:author="김은수" w:date="2026-10-01T01:11:00Z">
              <w:rPr>
                <w:sz w:val="22"/>
              </w:rPr>
            </w:rPrChange>
          </w:rPr>
          <w:t>연결 종료 명령은 응답 전송 완료 후 재기동한다. 블루투스 연결 해제는 매핑 상태를 해제하고 내부기 초기화를 요청한다.</w:t>
        </w:r>
      </w:ins>
    </w:p>
    <w:p w14:paraId="2AF47E47" w14:textId="77777777" w:rsidR="00BA1805" w:rsidRPr="00E00010" w:rsidRDefault="00BA1805">
      <w:pPr>
        <w:pStyle w:val="TDC44"/>
        <w:rPr>
          <w:ins w:id="15048" w:author="김은수" w:date="2026-09-30T15:44:00Z" w16du:dateUtc="2026-09-30T06:44:00Z"/>
        </w:rPr>
        <w:pPrChange w:id="15049" w:author="김은수" w:date="2026-10-01T01:11:00Z">
          <w:pPr>
            <w:keepNext/>
            <w:keepLines/>
            <w:pageBreakBefore/>
            <w:widowControl/>
            <w:snapToGrid w:val="0"/>
            <w:spacing w:after="100" w:line="240" w:lineRule="auto"/>
            <w:jc w:val="center"/>
          </w:pPr>
        </w:pPrChange>
      </w:pPr>
      <w:ins w:id="15050" w:author="김은수" w:date="2026-09-30T15:44:00Z" w16du:dateUtc="2026-09-30T06:44:00Z">
        <w:r w:rsidRPr="00E00010">
          <w:rPr>
            <w:noProof/>
          </w:rPr>
          <w:lastRenderedPageBreak/>
          <w:drawing>
            <wp:inline distT="0" distB="0" distL="0" distR="0" wp14:anchorId="3E4EBC4E" wp14:editId="0010EAF7">
              <wp:extent cx="4320000" cy="4498200"/>
              <wp:effectExtent l="0" t="0" r="0" b="0"/>
              <wp:docPr id="1025" name="Flow CM3-049" descr="SU-ID-CM3-049 매핑 명령 실행 설계 순서도">
                <a:extLst xmlns:a="http://schemas.openxmlformats.org/drawingml/2006/main">
                  <a:ext uri="{FF2B5EF4-FFF2-40B4-BE49-F238E27FC236}">
                    <a16:creationId xmlns:a16="http://schemas.microsoft.com/office/drawing/2014/main" id="{E8B69799-F488-0C76-6806-D41022ABA04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그림 256" descr="스크린샷, 어둠, 블랙, 밤이(가) 표시된 사진&#10;&#10;자동 생성된 설명">
                        <a:extLst>
                          <a:ext uri="{FF2B5EF4-FFF2-40B4-BE49-F238E27FC236}">
                            <a16:creationId xmlns:a16="http://schemas.microsoft.com/office/drawing/2014/main" id="{E8B69799-F488-0C76-6806-D41022ABA043}"/>
                          </a:ext>
                        </a:extLst>
                      </pic:cNvPr>
                      <pic:cNvPicPr>
                        <a:picLocks noChangeAspect="1"/>
                      </pic:cNvPicPr>
                    </pic:nvPicPr>
                    <pic:blipFill>
                      <a:blip r:embed="rId84"/>
                      <a:stretch>
                        <a:fillRect/>
                      </a:stretch>
                    </pic:blipFill>
                    <pic:spPr>
                      <a:xfrm>
                        <a:off x="0" y="0"/>
                        <a:ext cx="4320000" cy="4498200"/>
                      </a:xfrm>
                      <a:prstGeom prst="rect">
                        <a:avLst/>
                      </a:prstGeom>
                    </pic:spPr>
                  </pic:pic>
                </a:graphicData>
              </a:graphic>
            </wp:inline>
          </w:drawing>
        </w:r>
      </w:ins>
    </w:p>
    <w:p w14:paraId="009D22AB" w14:textId="77777777" w:rsidR="00697371" w:rsidRPr="00E00010" w:rsidRDefault="00220104">
      <w:pPr>
        <w:pStyle w:val="TDC45"/>
        <w:rPr>
          <w:ins w:id="15051" w:author="김은수" w:date="2026-09-30T15:44:00Z" w16du:dateUtc="2026-09-30T06:44:00Z"/>
        </w:rPr>
        <w:pPrChange w:id="15052" w:author="김은수" w:date="2026-10-01T01:11:00Z">
          <w:pPr>
            <w:keepLines/>
            <w:widowControl/>
            <w:snapToGrid w:val="0"/>
            <w:spacing w:after="180" w:line="276" w:lineRule="auto"/>
            <w:jc w:val="center"/>
          </w:pPr>
        </w:pPrChange>
      </w:pPr>
      <w:ins w:id="15053" w:author="김은수" w:date="2026-09-30T15:44:00Z" w16du:dateUtc="2026-09-30T06:44:00Z">
        <w:r w:rsidRPr="00E00010">
          <w:t>그림 33. SU-ID-CM3-049 매핑 명령 실행 순서도</w:t>
        </w:r>
      </w:ins>
    </w:p>
    <w:p w14:paraId="2747A86E" w14:textId="77777777" w:rsidR="000C626C" w:rsidRDefault="000C626C">
      <w:pPr>
        <w:pStyle w:val="TDC40"/>
        <w:rPr>
          <w:ins w:id="15054" w:author="김은수" w:date="2026-10-01T05:08:00Z"/>
        </w:rPr>
      </w:pPr>
    </w:p>
    <w:p w14:paraId="0315412F" w14:textId="77777777" w:rsidR="00697371" w:rsidRPr="00E00010" w:rsidRDefault="00220104">
      <w:pPr>
        <w:pStyle w:val="TDC4"/>
        <w:rPr>
          <w:ins w:id="15055" w:author="김은수" w:date="2026-09-30T15:44:00Z" w16du:dateUtc="2026-09-30T06:44:00Z"/>
        </w:rPr>
        <w:pPrChange w:id="15056" w:author="김은수" w:date="2026-10-01T01:11:00Z">
          <w:pPr>
            <w:pStyle w:val="4"/>
            <w:numPr>
              <w:ilvl w:val="3"/>
              <w:numId w:val="7"/>
            </w:numPr>
            <w:tabs>
              <w:tab w:val="num" w:pos="1134"/>
            </w:tabs>
            <w:ind w:left="1200" w:hanging="400"/>
          </w:pPr>
        </w:pPrChange>
      </w:pPr>
      <w:ins w:id="15057" w:author="김은수" w:date="2026-09-30T15:44:00Z" w16du:dateUtc="2026-09-30T06:44:00Z">
        <w:r>
          <w:t>SU-ID-CM3-050, OTA 세션 시작과 종료</w:t>
        </w:r>
      </w:ins>
    </w:p>
    <w:p w14:paraId="6172500C" w14:textId="77777777" w:rsidR="00084C76" w:rsidRDefault="00084C76">
      <w:pPr>
        <w:pStyle w:val="TDC40"/>
        <w:keepNext/>
        <w:rPr>
          <w:ins w:id="15058" w:author="김은수" w:date="2026-10-01T12:05:00Z" w16du:dateUtc="2026-10-01T03:05:00Z"/>
        </w:rPr>
        <w:pPrChange w:id="15059" w:author="김은수" w:date="2026-10-01T03:22:00Z">
          <w:pPr>
            <w:pStyle w:val="TDC40"/>
          </w:pPr>
        </w:pPrChange>
      </w:pPr>
      <w:ins w:id="15060" w:author="김은수" w:date="2026-10-01T12:05:00Z" w16du:dateUtc="2026-10-01T03:05:00Z">
        <w:r>
          <w:t>일반 동작과 파일 갱신의 시작/완료를 구분하여 관리한다.</w:t>
        </w:r>
      </w:ins>
    </w:p>
    <w:p w14:paraId="7975C5BF" w14:textId="77777777" w:rsidR="00084C76" w:rsidRDefault="00084C76">
      <w:pPr>
        <w:pStyle w:val="TDC42"/>
        <w:rPr>
          <w:ins w:id="15061" w:author="김은수" w:date="2026-10-01T12:05:00Z" w16du:dateUtc="2026-10-01T03:05:00Z"/>
        </w:rPr>
      </w:pPr>
      <w:ins w:id="15062" w:author="김은수" w:date="2026-10-01T12:05:00Z" w16du:dateUtc="2026-10-01T03:05:00Z">
        <w:r>
          <w:t xml:space="preserve">표 </w:t>
        </w:r>
        <w:r>
          <w:fldChar w:fldCharType="begin"/>
        </w:r>
        <w:r>
          <w:instrText>SEQ 표 \* ARABIC</w:instrText>
        </w:r>
        <w:r>
          <w:fldChar w:fldCharType="separate"/>
        </w:r>
        <w:r>
          <w:t>192</w:t>
        </w:r>
        <w:r>
          <w:fldChar w:fldCharType="end"/>
        </w:r>
        <w:r>
          <w:t>. OTA 세션 시작과 종료 / 유닛 설계 내용</w:t>
        </w:r>
      </w:ins>
    </w:p>
    <w:tbl>
      <w:tblPr>
        <w:tblStyle w:val="TDC41"/>
        <w:tblW w:w="8816" w:type="dxa"/>
        <w:tblLayout w:type="fixed"/>
        <w:tblLook w:val="04A0" w:firstRow="1" w:lastRow="0" w:firstColumn="1" w:lastColumn="0" w:noHBand="0" w:noVBand="1"/>
        <w:tblPrChange w:id="15063"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15064">
          <w:tblGrid>
            <w:gridCol w:w="360"/>
            <w:gridCol w:w="360"/>
            <w:gridCol w:w="584"/>
            <w:gridCol w:w="7512"/>
          </w:tblGrid>
        </w:tblGridChange>
      </w:tblGrid>
      <w:tr w:rsidR="00084C76" w14:paraId="2F892BE7" w14:textId="77777777" w:rsidTr="00966849">
        <w:trPr>
          <w:cnfStyle w:val="100000000000" w:firstRow="1" w:lastRow="0" w:firstColumn="0" w:lastColumn="0" w:oddVBand="0" w:evenVBand="0" w:oddHBand="0" w:evenHBand="0" w:firstRowFirstColumn="0" w:firstRowLastColumn="0" w:lastRowFirstColumn="0" w:lastRowLastColumn="0"/>
          <w:cantSplit/>
          <w:tblHeader/>
          <w:ins w:id="15065" w:author="김은수" w:date="2026-10-01T12:05:00Z"/>
          <w:trPrChange w:id="15066"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5067" w:author="김은수" w:date="2026-10-01T03:22:00Z">
              <w:tcPr>
                <w:tcW w:w="1304" w:type="dxa"/>
              </w:tcPr>
            </w:tcPrChange>
          </w:tcPr>
          <w:p w14:paraId="36302055"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15068" w:author="김은수" w:date="2026-10-01T12:05:00Z" w16du:dateUtc="2026-10-01T03:05:00Z"/>
              </w:rPr>
            </w:pPr>
            <w:ins w:id="15069" w:author="김은수" w:date="2026-10-01T12:05:00Z" w16du:dateUtc="2026-10-01T03:05:00Z">
              <w:r>
                <w:t>항목</w:t>
              </w:r>
            </w:ins>
          </w:p>
        </w:tc>
        <w:tc>
          <w:tcPr>
            <w:tcW w:w="7512" w:type="dxa"/>
            <w:tcPrChange w:id="15070" w:author="김은수" w:date="2026-10-01T03:22:00Z">
              <w:tcPr>
                <w:tcW w:w="7512" w:type="dxa"/>
              </w:tcPr>
            </w:tcPrChange>
          </w:tcPr>
          <w:p w14:paraId="6F551EBD"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15071" w:author="김은수" w:date="2026-10-01T12:05:00Z" w16du:dateUtc="2026-10-01T03:05:00Z"/>
              </w:rPr>
            </w:pPr>
            <w:ins w:id="15072" w:author="김은수" w:date="2026-10-01T12:05:00Z" w16du:dateUtc="2026-10-01T03:05:00Z">
              <w:r>
                <w:t>설계 내용</w:t>
              </w:r>
            </w:ins>
          </w:p>
        </w:tc>
      </w:tr>
      <w:tr w:rsidR="00084C76" w14:paraId="5469A09E" w14:textId="77777777" w:rsidTr="00966849">
        <w:trPr>
          <w:cantSplit/>
          <w:ins w:id="15073" w:author="김은수" w:date="2026-10-01T12:05:00Z"/>
          <w:trPrChange w:id="15074"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5075" w:author="김은수" w:date="2026-10-01T03:22:00Z">
              <w:tcPr>
                <w:tcW w:w="1304" w:type="dxa"/>
              </w:tcPr>
            </w:tcPrChange>
          </w:tcPr>
          <w:p w14:paraId="3C65FE7B" w14:textId="77777777" w:rsidR="00084C76" w:rsidRDefault="00084C76">
            <w:pPr>
              <w:pStyle w:val="TDCe"/>
              <w:rPr>
                <w:ins w:id="15076" w:author="김은수" w:date="2026-10-01T12:05:00Z" w16du:dateUtc="2026-10-01T03:05:00Z"/>
              </w:rPr>
            </w:pPr>
            <w:ins w:id="15077" w:author="김은수" w:date="2026-10-01T12:05:00Z" w16du:dateUtc="2026-10-01T03:05:00Z">
              <w:r>
                <w:t>입력</w:t>
              </w:r>
            </w:ins>
          </w:p>
        </w:tc>
        <w:tc>
          <w:tcPr>
            <w:tcW w:w="7512" w:type="dxa"/>
            <w:tcPrChange w:id="15078" w:author="김은수" w:date="2026-10-01T03:22:00Z">
              <w:tcPr>
                <w:tcW w:w="7512" w:type="dxa"/>
              </w:tcPr>
            </w:tcPrChange>
          </w:tcPr>
          <w:p w14:paraId="2FE08C0D"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5079" w:author="김은수" w:date="2026-10-01T12:05:00Z" w16du:dateUtc="2026-10-01T03:05:00Z"/>
              </w:rPr>
            </w:pPr>
            <w:ins w:id="15080" w:author="김은수" w:date="2026-10-01T12:05:00Z" w16du:dateUtc="2026-10-01T03:05:00Z">
              <w:r>
                <w:t>갱신 시작/종료 명령과 DFU 연결 상태</w:t>
              </w:r>
            </w:ins>
          </w:p>
        </w:tc>
      </w:tr>
      <w:tr w:rsidR="00084C76" w14:paraId="5904D0FE" w14:textId="77777777" w:rsidTr="00966849">
        <w:trPr>
          <w:cantSplit/>
          <w:ins w:id="15081" w:author="김은수" w:date="2026-10-01T12:05:00Z"/>
          <w:trPrChange w:id="15082"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5083" w:author="김은수" w:date="2026-10-01T03:22:00Z">
              <w:tcPr>
                <w:tcW w:w="1304" w:type="dxa"/>
              </w:tcPr>
            </w:tcPrChange>
          </w:tcPr>
          <w:p w14:paraId="7343BBB1" w14:textId="77777777" w:rsidR="00084C76" w:rsidRDefault="00084C76">
            <w:pPr>
              <w:pStyle w:val="TDCe"/>
              <w:rPr>
                <w:ins w:id="15084" w:author="김은수" w:date="2026-10-01T12:05:00Z" w16du:dateUtc="2026-10-01T03:05:00Z"/>
              </w:rPr>
            </w:pPr>
            <w:ins w:id="15085" w:author="김은수" w:date="2026-10-01T12:05:00Z" w16du:dateUtc="2026-10-01T03:05:00Z">
              <w:r>
                <w:t>출력</w:t>
              </w:r>
            </w:ins>
          </w:p>
        </w:tc>
        <w:tc>
          <w:tcPr>
            <w:tcW w:w="7512" w:type="dxa"/>
            <w:tcPrChange w:id="15086" w:author="김은수" w:date="2026-10-01T03:22:00Z">
              <w:tcPr>
                <w:tcW w:w="7512" w:type="dxa"/>
              </w:tcPr>
            </w:tcPrChange>
          </w:tcPr>
          <w:p w14:paraId="08845D88"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5087" w:author="김은수" w:date="2026-10-01T12:05:00Z" w16du:dateUtc="2026-10-01T03:05:00Z"/>
              </w:rPr>
            </w:pPr>
            <w:ins w:id="15088" w:author="김은수" w:date="2026-10-01T12:05:00Z" w16du:dateUtc="2026-10-01T03:05:00Z">
              <w:r>
                <w:t>갱신 세션 및 응답 상태</w:t>
              </w:r>
            </w:ins>
          </w:p>
        </w:tc>
      </w:tr>
      <w:tr w:rsidR="00084C76" w14:paraId="229E3E24" w14:textId="77777777" w:rsidTr="00966849">
        <w:trPr>
          <w:cantSplit/>
          <w:ins w:id="15089" w:author="김은수" w:date="2026-10-01T12:05:00Z"/>
          <w:trPrChange w:id="15090"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5091" w:author="김은수" w:date="2026-10-01T03:22:00Z">
              <w:tcPr>
                <w:tcW w:w="1304" w:type="dxa"/>
              </w:tcPr>
            </w:tcPrChange>
          </w:tcPr>
          <w:p w14:paraId="28D28F05" w14:textId="77777777" w:rsidR="00084C76" w:rsidRDefault="00084C76">
            <w:pPr>
              <w:pStyle w:val="TDCe"/>
              <w:rPr>
                <w:ins w:id="15092" w:author="김은수" w:date="2026-10-01T12:05:00Z" w16du:dateUtc="2026-10-01T03:05:00Z"/>
              </w:rPr>
            </w:pPr>
            <w:ins w:id="15093" w:author="김은수" w:date="2026-10-01T12:05:00Z" w16du:dateUtc="2026-10-01T03:05:00Z">
              <w:r>
                <w:t>처리</w:t>
              </w:r>
            </w:ins>
          </w:p>
        </w:tc>
        <w:tc>
          <w:tcPr>
            <w:tcW w:w="7512" w:type="dxa"/>
            <w:tcPrChange w:id="15094" w:author="김은수" w:date="2026-10-01T03:22:00Z">
              <w:tcPr>
                <w:tcW w:w="7512" w:type="dxa"/>
              </w:tcPr>
            </w:tcPrChange>
          </w:tcPr>
          <w:p w14:paraId="30C57820"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5095" w:author="김은수" w:date="2026-10-01T12:05:00Z" w16du:dateUtc="2026-10-01T03:05:00Z"/>
              </w:rPr>
            </w:pPr>
            <w:ins w:id="15096" w:author="김은수" w:date="2026-10-01T12:05:00Z" w16du:dateUtc="2026-10-01T03:05:00Z">
              <w:r>
                <w:t>갱신 시작/종료 패킷을 처리하고 DFU 연결 상태를 저장/조회한다. 파일 데이터 수신과 세션 제어를 분리한다.</w:t>
              </w:r>
            </w:ins>
          </w:p>
        </w:tc>
      </w:tr>
    </w:tbl>
    <w:p w14:paraId="2BC2AEBD" w14:textId="77777777" w:rsidR="00084C76" w:rsidRDefault="00084C76">
      <w:pPr>
        <w:pStyle w:val="TDC40"/>
        <w:spacing w:after="0"/>
        <w:rPr>
          <w:ins w:id="15097" w:author="김은수" w:date="2026-10-01T12:05:00Z" w16du:dateUtc="2026-10-01T03:05:00Z"/>
        </w:rPr>
        <w:pPrChange w:id="15098" w:author="김은수" w:date="2026-10-01T03:22:00Z">
          <w:pPr>
            <w:pStyle w:val="TDC40"/>
          </w:pPr>
        </w:pPrChange>
      </w:pPr>
    </w:p>
    <w:p w14:paraId="66B66352" w14:textId="77777777" w:rsidR="00084C76" w:rsidRDefault="00084C76">
      <w:pPr>
        <w:pStyle w:val="TDC42"/>
        <w:rPr>
          <w:ins w:id="15099" w:author="김은수" w:date="2026-10-01T12:05:00Z" w16du:dateUtc="2026-10-01T03:05:00Z"/>
        </w:rPr>
      </w:pPr>
      <w:ins w:id="15100" w:author="김은수" w:date="2026-10-01T12:05:00Z" w16du:dateUtc="2026-10-01T03:05:00Z">
        <w:r>
          <w:t xml:space="preserve">표 </w:t>
        </w:r>
        <w:r>
          <w:fldChar w:fldCharType="begin"/>
        </w:r>
        <w:r>
          <w:instrText>SEQ 표 \* ARABIC</w:instrText>
        </w:r>
        <w:r>
          <w:fldChar w:fldCharType="separate"/>
        </w:r>
        <w:r>
          <w:t>193</w:t>
        </w:r>
        <w:r>
          <w:fldChar w:fldCharType="end"/>
        </w:r>
        <w:r>
          <w:t>. OTA 세션 시작과 종료 / 구현 조건</w:t>
        </w:r>
      </w:ins>
    </w:p>
    <w:tbl>
      <w:tblPr>
        <w:tblStyle w:val="TDC41"/>
        <w:tblW w:w="8816" w:type="dxa"/>
        <w:tblLayout w:type="fixed"/>
        <w:tblLook w:val="04A0" w:firstRow="1" w:lastRow="0" w:firstColumn="1" w:lastColumn="0" w:noHBand="0" w:noVBand="1"/>
        <w:tblPrChange w:id="15101"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15102">
          <w:tblGrid>
            <w:gridCol w:w="360"/>
            <w:gridCol w:w="360"/>
            <w:gridCol w:w="584"/>
            <w:gridCol w:w="7512"/>
          </w:tblGrid>
        </w:tblGridChange>
      </w:tblGrid>
      <w:tr w:rsidR="00084C76" w14:paraId="28789A55" w14:textId="77777777" w:rsidTr="00966849">
        <w:trPr>
          <w:cnfStyle w:val="100000000000" w:firstRow="1" w:lastRow="0" w:firstColumn="0" w:lastColumn="0" w:oddVBand="0" w:evenVBand="0" w:oddHBand="0" w:evenHBand="0" w:firstRowFirstColumn="0" w:firstRowLastColumn="0" w:lastRowFirstColumn="0" w:lastRowLastColumn="0"/>
          <w:cantSplit/>
          <w:tblHeader/>
          <w:ins w:id="15103" w:author="김은수" w:date="2026-10-01T12:05:00Z"/>
          <w:trPrChange w:id="15104"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5105" w:author="김은수" w:date="2026-10-01T03:22:00Z">
              <w:tcPr>
                <w:tcW w:w="1304" w:type="dxa"/>
              </w:tcPr>
            </w:tcPrChange>
          </w:tcPr>
          <w:p w14:paraId="7E0D38BF"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15106" w:author="김은수" w:date="2026-10-01T12:05:00Z" w16du:dateUtc="2026-10-01T03:05:00Z"/>
              </w:rPr>
            </w:pPr>
            <w:ins w:id="15107" w:author="김은수" w:date="2026-10-01T12:05:00Z" w16du:dateUtc="2026-10-01T03:05:00Z">
              <w:r>
                <w:t>구분</w:t>
              </w:r>
            </w:ins>
          </w:p>
        </w:tc>
        <w:tc>
          <w:tcPr>
            <w:tcW w:w="7512" w:type="dxa"/>
            <w:tcPrChange w:id="15108" w:author="김은수" w:date="2026-10-01T03:22:00Z">
              <w:tcPr>
                <w:tcW w:w="7512" w:type="dxa"/>
              </w:tcPr>
            </w:tcPrChange>
          </w:tcPr>
          <w:p w14:paraId="5C46F02B"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15109" w:author="김은수" w:date="2026-10-01T12:05:00Z" w16du:dateUtc="2026-10-01T03:05:00Z"/>
              </w:rPr>
            </w:pPr>
            <w:ins w:id="15110" w:author="김은수" w:date="2026-10-01T12:05:00Z" w16du:dateUtc="2026-10-01T03:05:00Z">
              <w:r>
                <w:t>구현 조건</w:t>
              </w:r>
            </w:ins>
          </w:p>
        </w:tc>
      </w:tr>
      <w:tr w:rsidR="00084C76" w14:paraId="5A0EE871" w14:textId="77777777" w:rsidTr="00966849">
        <w:trPr>
          <w:cantSplit/>
          <w:ins w:id="15111" w:author="김은수" w:date="2026-10-01T12:05:00Z"/>
          <w:trPrChange w:id="15112"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5113" w:author="김은수" w:date="2026-10-01T03:22:00Z">
              <w:tcPr>
                <w:tcW w:w="1304" w:type="dxa"/>
              </w:tcPr>
            </w:tcPrChange>
          </w:tcPr>
          <w:p w14:paraId="35C57A42" w14:textId="77777777" w:rsidR="00084C76" w:rsidRDefault="00084C76">
            <w:pPr>
              <w:pStyle w:val="TDCe"/>
              <w:rPr>
                <w:ins w:id="15114" w:author="김은수" w:date="2026-10-01T12:05:00Z" w16du:dateUtc="2026-10-01T03:05:00Z"/>
              </w:rPr>
            </w:pPr>
            <w:ins w:id="15115" w:author="김은수" w:date="2026-10-01T12:05:00Z" w16du:dateUtc="2026-10-01T03:05:00Z">
              <w:r>
                <w:t>관련 함수</w:t>
              </w:r>
            </w:ins>
          </w:p>
        </w:tc>
        <w:tc>
          <w:tcPr>
            <w:tcW w:w="7512" w:type="dxa"/>
            <w:tcPrChange w:id="15116" w:author="김은수" w:date="2026-10-01T03:22:00Z">
              <w:tcPr>
                <w:tcW w:w="7512" w:type="dxa"/>
              </w:tcPr>
            </w:tcPrChange>
          </w:tcPr>
          <w:p w14:paraId="73F00579" w14:textId="77777777" w:rsidR="00084C76" w:rsidRPr="00E00010" w:rsidRDefault="00084C76">
            <w:pPr>
              <w:pStyle w:val="TDCf"/>
              <w:cnfStyle w:val="000000000000" w:firstRow="0" w:lastRow="0" w:firstColumn="0" w:lastColumn="0" w:oddVBand="0" w:evenVBand="0" w:oddHBand="0" w:evenHBand="0" w:firstRowFirstColumn="0" w:firstRowLastColumn="0" w:lastRowFirstColumn="0" w:lastRowLastColumn="0"/>
              <w:rPr>
                <w:ins w:id="15117" w:author="김은수" w:date="2026-10-01T12:05:00Z" w16du:dateUtc="2026-10-01T03:05:00Z"/>
                <w:lang w:val="en-US"/>
                <w:rPrChange w:id="15118" w:author="김은수" w:date="2026-10-01T13:46:00Z" w16du:dateUtc="2026-10-01T04:46:00Z">
                  <w:rPr>
                    <w:ins w:id="15119" w:author="김은수" w:date="2026-10-01T12:05:00Z" w16du:dateUtc="2026-10-01T03:05:00Z"/>
                  </w:rPr>
                </w:rPrChange>
              </w:rPr>
            </w:pPr>
            <w:ins w:id="15120" w:author="김은수" w:date="2026-10-01T12:05:00Z" w16du:dateUtc="2026-10-01T03:05:00Z">
              <w:r w:rsidRPr="00E00010">
                <w:rPr>
                  <w:lang w:val="en-US"/>
                  <w:rPrChange w:id="15121" w:author="김은수" w:date="2026-10-01T13:46:00Z" w16du:dateUtc="2026-10-01T04:46:00Z">
                    <w:rPr/>
                  </w:rPrChange>
                </w:rPr>
                <w:t>ci_ble_fetch_packet_ota_start_end, tdc_set_ota_dfu_conn_state, tdc_get_ota_dfu_conn_state</w:t>
              </w:r>
            </w:ins>
          </w:p>
        </w:tc>
      </w:tr>
      <w:tr w:rsidR="00084C76" w14:paraId="459A3668" w14:textId="77777777" w:rsidTr="00966849">
        <w:trPr>
          <w:cantSplit/>
          <w:ins w:id="15122" w:author="김은수" w:date="2026-10-01T12:05:00Z"/>
          <w:trPrChange w:id="15123"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5124" w:author="김은수" w:date="2026-10-01T03:22:00Z">
              <w:tcPr>
                <w:tcW w:w="1304" w:type="dxa"/>
              </w:tcPr>
            </w:tcPrChange>
          </w:tcPr>
          <w:p w14:paraId="08F83010" w14:textId="77777777" w:rsidR="00084C76" w:rsidRDefault="00084C76">
            <w:pPr>
              <w:pStyle w:val="TDCe"/>
              <w:rPr>
                <w:ins w:id="15125" w:author="김은수" w:date="2026-10-01T12:05:00Z" w16du:dateUtc="2026-10-01T03:05:00Z"/>
              </w:rPr>
            </w:pPr>
            <w:ins w:id="15126" w:author="김은수" w:date="2026-10-01T12:05:00Z" w16du:dateUtc="2026-10-01T03:05:00Z">
              <w:r>
                <w:t>동작 조건</w:t>
              </w:r>
            </w:ins>
          </w:p>
        </w:tc>
        <w:tc>
          <w:tcPr>
            <w:tcW w:w="7512" w:type="dxa"/>
            <w:tcPrChange w:id="15127" w:author="김은수" w:date="2026-10-01T03:22:00Z">
              <w:tcPr>
                <w:tcW w:w="7512" w:type="dxa"/>
              </w:tcPr>
            </w:tcPrChange>
          </w:tcPr>
          <w:p w14:paraId="345896B4"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5128" w:author="김은수" w:date="2026-10-01T12:05:00Z" w16du:dateUtc="2026-10-01T03:05:00Z"/>
              </w:rPr>
            </w:pPr>
            <w:ins w:id="15129" w:author="김은수" w:date="2026-10-01T12:05:00Z" w16du:dateUtc="2026-10-01T03:05:00Z">
              <w:r>
                <w:t>시작과 종료가 각각 해당 상태를 갱신하고 DFU 연결 조회 결과가 저장 상태와 일치해야 한다.</w:t>
              </w:r>
            </w:ins>
          </w:p>
        </w:tc>
      </w:tr>
    </w:tbl>
    <w:p w14:paraId="48260467" w14:textId="77777777" w:rsidR="00084C76" w:rsidRDefault="00084C76">
      <w:pPr>
        <w:pStyle w:val="TDC40"/>
        <w:spacing w:after="0"/>
        <w:rPr>
          <w:ins w:id="15130" w:author="김은수" w:date="2026-10-01T12:05:00Z" w16du:dateUtc="2026-10-01T03:05:00Z"/>
        </w:rPr>
        <w:pPrChange w:id="15131" w:author="김은수" w:date="2026-10-01T03:22:00Z">
          <w:pPr>
            <w:pStyle w:val="TDC40"/>
          </w:pPr>
        </w:pPrChange>
      </w:pPr>
    </w:p>
    <w:p w14:paraId="7583CE56" w14:textId="77777777" w:rsidR="00697371" w:rsidRPr="00E00010" w:rsidDel="001D1C2F" w:rsidRDefault="00220104">
      <w:pPr>
        <w:pStyle w:val="TDC40"/>
        <w:spacing w:after="0"/>
        <w:rPr>
          <w:del w:id="15132" w:author="김은수" w:date="2026-10-01T11:11:00Z" w16du:dateUtc="2026-10-01T02:11:00Z"/>
        </w:rPr>
        <w:pPrChange w:id="15133" w:author="김은수" w:date="2026-09-30T15:44:00Z" w16du:dateUtc="2026-09-30T06:44:00Z">
          <w:pPr>
            <w:spacing w:after="0"/>
            <w:ind w:leftChars="613" w:left="1226"/>
          </w:pPr>
        </w:pPrChange>
      </w:pPr>
      <w:del w:id="15134" w:author="김은수" w:date="2026-10-01T11:11:00Z" w16du:dateUtc="2026-10-01T02:11:00Z">
        <w:r w:rsidRPr="00E00010" w:rsidDel="001D1C2F">
          <w:delText>_state</w:delText>
        </w:r>
      </w:del>
    </w:p>
    <w:p w14:paraId="5C8FC129" w14:textId="77777777" w:rsidR="002B4FEF" w:rsidRPr="00E00010" w:rsidRDefault="002B4FEF">
      <w:pPr>
        <w:spacing w:after="0" w:line="300" w:lineRule="auto"/>
        <w:rPr>
          <w:del w:id="15135" w:author="김은수" w:date="2026-09-30T15:44:00Z" w16du:dateUtc="2026-09-30T06:44:00Z"/>
          <w:szCs w:val="20"/>
        </w:rPr>
        <w:pPrChange w:id="15136" w:author="김은수" w:date="2026-10-01T03:22:00Z">
          <w:pPr>
            <w:spacing w:after="0"/>
            <w:ind w:leftChars="613" w:left="1226"/>
          </w:pPr>
        </w:pPrChange>
      </w:pPr>
      <w:del w:id="15137" w:author="김은수" w:date="2026-09-30T15:44:00Z" w16du:dateUtc="2026-09-30T06:44:00Z">
        <w:r>
          <w:rPr>
            <w:rFonts w:hint="eastAsia"/>
          </w:rPr>
          <w:delText xml:space="preserve">기능 및 동작 </w:delText>
        </w:r>
        <w:r>
          <w:delText xml:space="preserve">:  </w:delText>
        </w:r>
        <w:r>
          <w:rPr>
            <w:rFonts w:hint="eastAsia"/>
          </w:rPr>
          <w:delText xml:space="preserve"> </w:delText>
        </w:r>
      </w:del>
    </w:p>
    <w:p w14:paraId="11F22EEB" w14:textId="77777777" w:rsidR="002B4FEF" w:rsidRPr="00E00010" w:rsidRDefault="002B4FEF">
      <w:pPr>
        <w:spacing w:after="0" w:line="300" w:lineRule="auto"/>
        <w:rPr>
          <w:del w:id="15138" w:author="김은수" w:date="2026-09-30T15:44:00Z" w16du:dateUtc="2026-09-30T06:44:00Z"/>
          <w:szCs w:val="20"/>
        </w:rPr>
        <w:pPrChange w:id="15139" w:author="김은수" w:date="2026-10-01T03:22:00Z">
          <w:pPr>
            <w:ind w:leftChars="813" w:left="1626"/>
          </w:pPr>
        </w:pPrChange>
      </w:pPr>
      <w:del w:id="15140" w:author="김은수" w:date="2026-09-30T15:44:00Z" w16du:dateUtc="2026-09-30T06:44:00Z">
        <w:r>
          <w:delText xml:space="preserve"> </w:delText>
        </w:r>
        <w:r>
          <w:rPr>
            <w:rFonts w:hint="eastAsia"/>
          </w:rPr>
          <w:delText>B</w:delText>
        </w:r>
        <w:r>
          <w:delText>LE_state</w:delText>
        </w:r>
        <w:r>
          <w:rPr>
            <w:rFonts w:hint="eastAsia"/>
          </w:rPr>
          <w:delText>에 따라 아래 그림과 같이 동작하도록 구현한다.</w:delText>
        </w:r>
      </w:del>
    </w:p>
    <w:p w14:paraId="12FEABDD" w14:textId="77777777" w:rsidR="002B4FEF" w:rsidRPr="00E00010" w:rsidRDefault="002B4FEF">
      <w:pPr>
        <w:spacing w:after="0" w:line="300" w:lineRule="auto"/>
        <w:rPr>
          <w:del w:id="15141" w:author="김은수" w:date="2026-09-30T15:44:00Z" w16du:dateUtc="2026-09-30T06:44:00Z"/>
          <w:szCs w:val="20"/>
        </w:rPr>
        <w:pPrChange w:id="15142" w:author="김은수" w:date="2026-10-01T03:22:00Z">
          <w:pPr>
            <w:spacing w:after="0" w:line="240" w:lineRule="auto"/>
          </w:pPr>
        </w:pPrChange>
      </w:pPr>
    </w:p>
    <w:p w14:paraId="4F14037E" w14:textId="77777777" w:rsidR="00F67872" w:rsidRPr="00E00010" w:rsidRDefault="00B47A3B">
      <w:pPr>
        <w:rPr>
          <w:del w:id="15143" w:author="김은수" w:date="2026-09-30T15:44:00Z" w16du:dateUtc="2026-09-30T06:44:00Z"/>
          <w:szCs w:val="20"/>
        </w:rPr>
        <w:pPrChange w:id="15144" w:author="김은수" w:date="2026-10-01T03:22:00Z">
          <w:pPr>
            <w:spacing w:after="0" w:line="240" w:lineRule="auto"/>
            <w:ind w:leftChars="600" w:left="1200"/>
          </w:pPr>
        </w:pPrChange>
      </w:pPr>
      <w:del w:id="15145" w:author="김은수" w:date="2026-09-30T15:44:00Z" w16du:dateUtc="2026-09-30T06:44:00Z">
        <w:r w:rsidRPr="00B47A3B">
          <w:rPr>
            <w:noProof/>
          </w:rPr>
          <w:drawing>
            <wp:inline distT="0" distB="0" distL="0" distR="0" wp14:anchorId="54639FEC" wp14:editId="69972A2C">
              <wp:extent cx="5028857" cy="3935219"/>
              <wp:effectExtent l="0" t="0" r="0" b="0"/>
              <wp:docPr id="158" name="그림 157" descr="스크린샷, 텍스트, 그래픽, 디자인이(가) 표시된 사진&#10;&#10;자동 생성된 설명">
                <a:extLst xmlns:a="http://schemas.openxmlformats.org/drawingml/2006/main">
                  <a:ext uri="{FF2B5EF4-FFF2-40B4-BE49-F238E27FC236}">
                    <a16:creationId xmlns:a16="http://schemas.microsoft.com/office/drawing/2014/main" id="{421432AE-B8C5-EAE4-43F8-6C1599811CB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그림 157" descr="스크린샷, 텍스트, 그래픽, 디자인이(가) 표시된 사진&#10;&#10;자동 생성된 설명">
                        <a:extLst>
                          <a:ext uri="{FF2B5EF4-FFF2-40B4-BE49-F238E27FC236}">
                            <a16:creationId xmlns:a16="http://schemas.microsoft.com/office/drawing/2014/main" id="{421432AE-B8C5-EAE4-43F8-6C1599811CBD}"/>
                          </a:ext>
                        </a:extLst>
                      </pic:cNvPr>
                      <pic:cNvPicPr>
                        <a:picLocks noChangeAspect="1"/>
                      </pic:cNvPicPr>
                    </pic:nvPicPr>
                    <pic:blipFill>
                      <a:blip r:embed="rId85"/>
                      <a:stretch>
                        <a:fillRect/>
                      </a:stretch>
                    </pic:blipFill>
                    <pic:spPr>
                      <a:xfrm>
                        <a:off x="0" y="0"/>
                        <a:ext cx="5031384" cy="3937197"/>
                      </a:xfrm>
                      <a:prstGeom prst="rect">
                        <a:avLst/>
                      </a:prstGeom>
                    </pic:spPr>
                  </pic:pic>
                </a:graphicData>
              </a:graphic>
            </wp:inline>
          </w:drawing>
        </w:r>
      </w:del>
    </w:p>
    <w:p w14:paraId="4DD6DA2E" w14:textId="77777777" w:rsidR="00961A27" w:rsidRPr="00E00010" w:rsidRDefault="00961A27">
      <w:pPr>
        <w:spacing w:after="0" w:line="300" w:lineRule="auto"/>
        <w:rPr>
          <w:del w:id="15146" w:author="김은수" w:date="2026-09-30T15:44:00Z" w16du:dateUtc="2026-09-30T06:44:00Z"/>
          <w:szCs w:val="20"/>
        </w:rPr>
        <w:pPrChange w:id="15147" w:author="김은수" w:date="2026-10-01T03:22:00Z">
          <w:pPr>
            <w:spacing w:after="0" w:line="240" w:lineRule="auto"/>
            <w:ind w:leftChars="600" w:left="1200"/>
          </w:pPr>
        </w:pPrChange>
      </w:pPr>
    </w:p>
    <w:p w14:paraId="467CF5A5" w14:textId="77777777" w:rsidR="00697371" w:rsidRPr="00E00010" w:rsidRDefault="00B041B6">
      <w:pPr>
        <w:pStyle w:val="TDC4"/>
        <w:rPr>
          <w:ins w:id="15148" w:author="김은수" w:date="2026-09-30T15:44:00Z" w16du:dateUtc="2026-09-30T06:44:00Z"/>
        </w:rPr>
        <w:pPrChange w:id="15149" w:author="김은수" w:date="2026-10-01T01:11:00Z">
          <w:pPr>
            <w:pStyle w:val="4"/>
            <w:numPr>
              <w:ilvl w:val="3"/>
              <w:numId w:val="7"/>
            </w:numPr>
            <w:tabs>
              <w:tab w:val="num" w:pos="1134"/>
            </w:tabs>
            <w:ind w:left="1200" w:hanging="400"/>
          </w:pPr>
        </w:pPrChange>
      </w:pPr>
      <w:bookmarkStart w:id="15150" w:name="_Toc180573654"/>
      <w:del w:id="15151" w:author="김은수" w:date="2026-09-30T15:44:00Z" w16du:dateUtc="2026-09-30T06:44:00Z">
        <w:r>
          <w:rPr>
            <w:rFonts w:hint="eastAsia"/>
          </w:rPr>
          <w:delText>7</w:delText>
        </w:r>
        <w:r>
          <w:delText>.</w:delText>
        </w:r>
      </w:del>
      <w:ins w:id="15152" w:author="김은수" w:date="2026-09-30T15:44:00Z" w16du:dateUtc="2026-09-30T06:44:00Z">
        <w:r w:rsidR="00220104">
          <w:t>SU-ID-CM3-051, OTA 데이터와 기동 위치 명령</w:t>
        </w:r>
      </w:ins>
    </w:p>
    <w:p w14:paraId="42E89A1A" w14:textId="77777777" w:rsidR="00084C76" w:rsidRDefault="00084C76">
      <w:pPr>
        <w:pStyle w:val="TDC40"/>
        <w:keepNext/>
        <w:rPr>
          <w:ins w:id="15153" w:author="김은수" w:date="2026-10-01T12:05:00Z" w16du:dateUtc="2026-10-01T03:05:00Z"/>
        </w:rPr>
        <w:pPrChange w:id="15154" w:author="김은수" w:date="2026-10-01T03:22:00Z">
          <w:pPr>
            <w:pStyle w:val="TDC40"/>
          </w:pPr>
        </w:pPrChange>
      </w:pPr>
      <w:ins w:id="15155" w:author="김은수" w:date="2026-10-01T12:05:00Z" w16du:dateUtc="2026-10-01T03:05:00Z">
        <w:r>
          <w:t>수신한 이미지를 지정 저장 위치에 기록하고 이후 기동 대상 선택과 연결한다.</w:t>
        </w:r>
      </w:ins>
    </w:p>
    <w:p w14:paraId="706CA525" w14:textId="77777777" w:rsidR="00084C76" w:rsidRDefault="00084C76">
      <w:pPr>
        <w:pStyle w:val="TDC42"/>
        <w:rPr>
          <w:ins w:id="15156" w:author="김은수" w:date="2026-10-01T12:05:00Z" w16du:dateUtc="2026-10-01T03:05:00Z"/>
        </w:rPr>
      </w:pPr>
      <w:ins w:id="15157" w:author="김은수" w:date="2026-10-01T12:05:00Z" w16du:dateUtc="2026-10-01T03:05:00Z">
        <w:r>
          <w:t xml:space="preserve">표 </w:t>
        </w:r>
        <w:r>
          <w:fldChar w:fldCharType="begin"/>
        </w:r>
        <w:r>
          <w:instrText>SEQ 표 \* ARABIC</w:instrText>
        </w:r>
        <w:r>
          <w:fldChar w:fldCharType="separate"/>
        </w:r>
        <w:r>
          <w:t>194</w:t>
        </w:r>
        <w:r>
          <w:fldChar w:fldCharType="end"/>
        </w:r>
        <w:r>
          <w:t>. OTA 데이터와 기동 위치 명령 / 유닛 설계 내용</w:t>
        </w:r>
      </w:ins>
    </w:p>
    <w:tbl>
      <w:tblPr>
        <w:tblStyle w:val="TDC41"/>
        <w:tblW w:w="8816" w:type="dxa"/>
        <w:tblLayout w:type="fixed"/>
        <w:tblLook w:val="04A0" w:firstRow="1" w:lastRow="0" w:firstColumn="1" w:lastColumn="0" w:noHBand="0" w:noVBand="1"/>
        <w:tblPrChange w:id="15158"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15159">
          <w:tblGrid>
            <w:gridCol w:w="360"/>
            <w:gridCol w:w="360"/>
            <w:gridCol w:w="584"/>
            <w:gridCol w:w="7512"/>
          </w:tblGrid>
        </w:tblGridChange>
      </w:tblGrid>
      <w:tr w:rsidR="00084C76" w14:paraId="67ADF92D" w14:textId="77777777" w:rsidTr="00C627B1">
        <w:trPr>
          <w:cnfStyle w:val="100000000000" w:firstRow="1" w:lastRow="0" w:firstColumn="0" w:lastColumn="0" w:oddVBand="0" w:evenVBand="0" w:oddHBand="0" w:evenHBand="0" w:firstRowFirstColumn="0" w:firstRowLastColumn="0" w:lastRowFirstColumn="0" w:lastRowLastColumn="0"/>
          <w:cantSplit/>
          <w:tblHeader/>
          <w:ins w:id="15160" w:author="김은수" w:date="2026-10-01T12:05:00Z"/>
          <w:trPrChange w:id="15161"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5162" w:author="김은수" w:date="2026-10-01T03:22:00Z">
              <w:tcPr>
                <w:tcW w:w="1304" w:type="dxa"/>
              </w:tcPr>
            </w:tcPrChange>
          </w:tcPr>
          <w:p w14:paraId="13086425"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15163" w:author="김은수" w:date="2026-10-01T12:05:00Z" w16du:dateUtc="2026-10-01T03:05:00Z"/>
              </w:rPr>
            </w:pPr>
            <w:ins w:id="15164" w:author="김은수" w:date="2026-10-01T12:05:00Z" w16du:dateUtc="2026-10-01T03:05:00Z">
              <w:r>
                <w:t>항목</w:t>
              </w:r>
            </w:ins>
          </w:p>
        </w:tc>
        <w:tc>
          <w:tcPr>
            <w:tcW w:w="7512" w:type="dxa"/>
            <w:tcPrChange w:id="15165" w:author="김은수" w:date="2026-10-01T03:22:00Z">
              <w:tcPr>
                <w:tcW w:w="7512" w:type="dxa"/>
              </w:tcPr>
            </w:tcPrChange>
          </w:tcPr>
          <w:p w14:paraId="43F6A1E7"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15166" w:author="김은수" w:date="2026-10-01T12:05:00Z" w16du:dateUtc="2026-10-01T03:05:00Z"/>
              </w:rPr>
            </w:pPr>
            <w:ins w:id="15167" w:author="김은수" w:date="2026-10-01T12:05:00Z" w16du:dateUtc="2026-10-01T03:05:00Z">
              <w:r>
                <w:t>설계 내용</w:t>
              </w:r>
            </w:ins>
          </w:p>
        </w:tc>
      </w:tr>
      <w:tr w:rsidR="00084C76" w14:paraId="5A470F5A" w14:textId="77777777" w:rsidTr="00C627B1">
        <w:trPr>
          <w:cantSplit/>
          <w:ins w:id="15168" w:author="김은수" w:date="2026-10-01T12:05:00Z"/>
          <w:trPrChange w:id="15169"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5170" w:author="김은수" w:date="2026-10-01T03:22:00Z">
              <w:tcPr>
                <w:tcW w:w="1304" w:type="dxa"/>
              </w:tcPr>
            </w:tcPrChange>
          </w:tcPr>
          <w:p w14:paraId="183D2085" w14:textId="77777777" w:rsidR="00084C76" w:rsidRDefault="00084C76">
            <w:pPr>
              <w:pStyle w:val="TDCe"/>
              <w:rPr>
                <w:ins w:id="15171" w:author="김은수" w:date="2026-10-01T12:05:00Z" w16du:dateUtc="2026-10-01T03:05:00Z"/>
              </w:rPr>
            </w:pPr>
            <w:ins w:id="15172" w:author="김은수" w:date="2026-10-01T12:05:00Z" w16du:dateUtc="2026-10-01T03:05:00Z">
              <w:r>
                <w:t>입력</w:t>
              </w:r>
            </w:ins>
          </w:p>
        </w:tc>
        <w:tc>
          <w:tcPr>
            <w:tcW w:w="7512" w:type="dxa"/>
            <w:tcPrChange w:id="15173" w:author="김은수" w:date="2026-10-01T03:22:00Z">
              <w:tcPr>
                <w:tcW w:w="7512" w:type="dxa"/>
              </w:tcPr>
            </w:tcPrChange>
          </w:tcPr>
          <w:p w14:paraId="7C155ABD"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5174" w:author="김은수" w:date="2026-10-01T12:05:00Z" w16du:dateUtc="2026-10-01T03:05:00Z"/>
              </w:rPr>
            </w:pPr>
            <w:ins w:id="15175" w:author="김은수" w:date="2026-10-01T12:05:00Z" w16du:dateUtc="2026-10-01T03:05:00Z">
              <w:r>
                <w:t>갱신 데이터, 파일 종류, 기동 정보 조회/선택 명령</w:t>
              </w:r>
            </w:ins>
          </w:p>
        </w:tc>
      </w:tr>
      <w:tr w:rsidR="00084C76" w14:paraId="2F864258" w14:textId="77777777" w:rsidTr="00C627B1">
        <w:trPr>
          <w:cantSplit/>
          <w:ins w:id="15176" w:author="김은수" w:date="2026-10-01T12:05:00Z"/>
          <w:trPrChange w:id="15177"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5178" w:author="김은수" w:date="2026-10-01T03:22:00Z">
              <w:tcPr>
                <w:tcW w:w="1304" w:type="dxa"/>
              </w:tcPr>
            </w:tcPrChange>
          </w:tcPr>
          <w:p w14:paraId="7324D1EC" w14:textId="77777777" w:rsidR="00084C76" w:rsidRDefault="00084C76">
            <w:pPr>
              <w:pStyle w:val="TDCe"/>
              <w:rPr>
                <w:ins w:id="15179" w:author="김은수" w:date="2026-10-01T12:05:00Z" w16du:dateUtc="2026-10-01T03:05:00Z"/>
              </w:rPr>
            </w:pPr>
            <w:ins w:id="15180" w:author="김은수" w:date="2026-10-01T12:05:00Z" w16du:dateUtc="2026-10-01T03:05:00Z">
              <w:r>
                <w:t>출력</w:t>
              </w:r>
            </w:ins>
          </w:p>
        </w:tc>
        <w:tc>
          <w:tcPr>
            <w:tcW w:w="7512" w:type="dxa"/>
            <w:tcPrChange w:id="15181" w:author="김은수" w:date="2026-10-01T03:22:00Z">
              <w:tcPr>
                <w:tcW w:w="7512" w:type="dxa"/>
              </w:tcPr>
            </w:tcPrChange>
          </w:tcPr>
          <w:p w14:paraId="66964FF4"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5182" w:author="김은수" w:date="2026-10-01T12:05:00Z" w16du:dateUtc="2026-10-01T03:05:00Z"/>
              </w:rPr>
            </w:pPr>
            <w:ins w:id="15183" w:author="김은수" w:date="2026-10-01T12:05:00Z" w16du:dateUtc="2026-10-01T03:05:00Z">
              <w:r>
                <w:t>파일 기록 요청과 기동 선택 응답</w:t>
              </w:r>
            </w:ins>
          </w:p>
        </w:tc>
      </w:tr>
      <w:tr w:rsidR="00084C76" w14:paraId="71DF0AC3" w14:textId="77777777" w:rsidTr="00C627B1">
        <w:trPr>
          <w:cantSplit/>
          <w:ins w:id="15184" w:author="김은수" w:date="2026-10-01T12:05:00Z"/>
          <w:trPrChange w:id="15185"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5186" w:author="김은수" w:date="2026-10-01T03:22:00Z">
              <w:tcPr>
                <w:tcW w:w="1304" w:type="dxa"/>
              </w:tcPr>
            </w:tcPrChange>
          </w:tcPr>
          <w:p w14:paraId="4CAC09BA" w14:textId="77777777" w:rsidR="00084C76" w:rsidRDefault="00084C76">
            <w:pPr>
              <w:pStyle w:val="TDCe"/>
              <w:rPr>
                <w:ins w:id="15187" w:author="김은수" w:date="2026-10-01T12:05:00Z" w16du:dateUtc="2026-10-01T03:05:00Z"/>
              </w:rPr>
            </w:pPr>
            <w:ins w:id="15188" w:author="김은수" w:date="2026-10-01T12:05:00Z" w16du:dateUtc="2026-10-01T03:05:00Z">
              <w:r>
                <w:t>처리</w:t>
              </w:r>
            </w:ins>
          </w:p>
        </w:tc>
        <w:tc>
          <w:tcPr>
            <w:tcW w:w="7512" w:type="dxa"/>
            <w:tcPrChange w:id="15189" w:author="김은수" w:date="2026-10-01T03:22:00Z">
              <w:tcPr>
                <w:tcW w:w="7512" w:type="dxa"/>
              </w:tcPr>
            </w:tcPrChange>
          </w:tcPr>
          <w:p w14:paraId="7EFE03A7"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5190" w:author="김은수" w:date="2026-10-01T12:05:00Z" w16du:dateUtc="2026-10-01T03:05:00Z"/>
              </w:rPr>
            </w:pPr>
            <w:ins w:id="15191" w:author="김은수" w:date="2026-10-01T12:05:00Z" w16du:dateUtc="2026-10-01T03:05:00Z">
              <w:r>
                <w:t>갱신 데이터 패킷을 파일 기록 처리에 전달한다. 기동 정보 조회와 선택 명령은 구분하여 상태 파일을 읽거나 갱신한다. OTA 명령에서 선택할 수 있는 슬롯은 1~2로 제한하고, 부트로더의 슬롯 정보 범위 1~4와 구분한다.</w:t>
              </w:r>
            </w:ins>
          </w:p>
        </w:tc>
      </w:tr>
    </w:tbl>
    <w:p w14:paraId="14ACC6AA" w14:textId="77777777" w:rsidR="00084C76" w:rsidRDefault="00084C76">
      <w:pPr>
        <w:pStyle w:val="TDC40"/>
        <w:spacing w:after="0"/>
        <w:rPr>
          <w:ins w:id="15192" w:author="김은수" w:date="2026-10-01T12:05:00Z" w16du:dateUtc="2026-10-01T03:05:00Z"/>
        </w:rPr>
        <w:pPrChange w:id="15193" w:author="김은수" w:date="2026-10-01T03:22:00Z">
          <w:pPr>
            <w:pStyle w:val="TDC40"/>
          </w:pPr>
        </w:pPrChange>
      </w:pPr>
    </w:p>
    <w:p w14:paraId="434E29EB" w14:textId="77777777" w:rsidR="00084C76" w:rsidRDefault="00084C76">
      <w:pPr>
        <w:pStyle w:val="TDC42"/>
        <w:rPr>
          <w:ins w:id="15194" w:author="김은수" w:date="2026-10-01T12:05:00Z" w16du:dateUtc="2026-10-01T03:05:00Z"/>
        </w:rPr>
      </w:pPr>
      <w:ins w:id="15195" w:author="김은수" w:date="2026-10-01T12:05:00Z" w16du:dateUtc="2026-10-01T03:05:00Z">
        <w:r>
          <w:t xml:space="preserve">표 </w:t>
        </w:r>
        <w:r>
          <w:fldChar w:fldCharType="begin"/>
        </w:r>
        <w:r>
          <w:instrText>SEQ 표 \* ARABIC</w:instrText>
        </w:r>
        <w:r>
          <w:fldChar w:fldCharType="separate"/>
        </w:r>
        <w:r>
          <w:t>195</w:t>
        </w:r>
        <w:r>
          <w:fldChar w:fldCharType="end"/>
        </w:r>
        <w:r>
          <w:t>. OTA 데이터와 기동 위치 명령 / 구현 조건</w:t>
        </w:r>
      </w:ins>
    </w:p>
    <w:tbl>
      <w:tblPr>
        <w:tblStyle w:val="TDC41"/>
        <w:tblW w:w="8816" w:type="dxa"/>
        <w:tblLayout w:type="fixed"/>
        <w:tblLook w:val="04A0" w:firstRow="1" w:lastRow="0" w:firstColumn="1" w:lastColumn="0" w:noHBand="0" w:noVBand="1"/>
        <w:tblPrChange w:id="15196"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15197">
          <w:tblGrid>
            <w:gridCol w:w="360"/>
            <w:gridCol w:w="360"/>
            <w:gridCol w:w="584"/>
            <w:gridCol w:w="7512"/>
          </w:tblGrid>
        </w:tblGridChange>
      </w:tblGrid>
      <w:tr w:rsidR="00084C76" w14:paraId="74DC0B83" w14:textId="77777777" w:rsidTr="00C627B1">
        <w:trPr>
          <w:cnfStyle w:val="100000000000" w:firstRow="1" w:lastRow="0" w:firstColumn="0" w:lastColumn="0" w:oddVBand="0" w:evenVBand="0" w:oddHBand="0" w:evenHBand="0" w:firstRowFirstColumn="0" w:firstRowLastColumn="0" w:lastRowFirstColumn="0" w:lastRowLastColumn="0"/>
          <w:cantSplit/>
          <w:tblHeader/>
          <w:ins w:id="15198" w:author="김은수" w:date="2026-10-01T12:05:00Z"/>
          <w:trPrChange w:id="15199"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5200" w:author="김은수" w:date="2026-10-01T03:22:00Z">
              <w:tcPr>
                <w:tcW w:w="1304" w:type="dxa"/>
              </w:tcPr>
            </w:tcPrChange>
          </w:tcPr>
          <w:p w14:paraId="28AB051F"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15201" w:author="김은수" w:date="2026-10-01T12:05:00Z" w16du:dateUtc="2026-10-01T03:05:00Z"/>
              </w:rPr>
            </w:pPr>
            <w:ins w:id="15202" w:author="김은수" w:date="2026-10-01T12:05:00Z" w16du:dateUtc="2026-10-01T03:05:00Z">
              <w:r>
                <w:t>구분</w:t>
              </w:r>
            </w:ins>
          </w:p>
        </w:tc>
        <w:tc>
          <w:tcPr>
            <w:tcW w:w="7512" w:type="dxa"/>
            <w:tcPrChange w:id="15203" w:author="김은수" w:date="2026-10-01T03:22:00Z">
              <w:tcPr>
                <w:tcW w:w="7512" w:type="dxa"/>
              </w:tcPr>
            </w:tcPrChange>
          </w:tcPr>
          <w:p w14:paraId="43F04D8E"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15204" w:author="김은수" w:date="2026-10-01T12:05:00Z" w16du:dateUtc="2026-10-01T03:05:00Z"/>
              </w:rPr>
            </w:pPr>
            <w:ins w:id="15205" w:author="김은수" w:date="2026-10-01T12:05:00Z" w16du:dateUtc="2026-10-01T03:05:00Z">
              <w:r>
                <w:t>구현 조건</w:t>
              </w:r>
            </w:ins>
          </w:p>
        </w:tc>
      </w:tr>
      <w:tr w:rsidR="00084C76" w14:paraId="66A66F3F" w14:textId="77777777" w:rsidTr="00C627B1">
        <w:trPr>
          <w:cantSplit/>
          <w:ins w:id="15206" w:author="김은수" w:date="2026-10-01T12:05:00Z"/>
          <w:trPrChange w:id="15207"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5208" w:author="김은수" w:date="2026-10-01T03:22:00Z">
              <w:tcPr>
                <w:tcW w:w="1304" w:type="dxa"/>
              </w:tcPr>
            </w:tcPrChange>
          </w:tcPr>
          <w:p w14:paraId="38B29302" w14:textId="77777777" w:rsidR="00084C76" w:rsidRDefault="00084C76">
            <w:pPr>
              <w:pStyle w:val="TDCe"/>
              <w:rPr>
                <w:ins w:id="15209" w:author="김은수" w:date="2026-10-01T12:05:00Z" w16du:dateUtc="2026-10-01T03:05:00Z"/>
              </w:rPr>
            </w:pPr>
            <w:ins w:id="15210" w:author="김은수" w:date="2026-10-01T12:05:00Z" w16du:dateUtc="2026-10-01T03:05:00Z">
              <w:r>
                <w:t>관련 함수</w:t>
              </w:r>
            </w:ins>
          </w:p>
        </w:tc>
        <w:tc>
          <w:tcPr>
            <w:tcW w:w="7512" w:type="dxa"/>
            <w:tcPrChange w:id="15211" w:author="김은수" w:date="2026-10-01T03:22:00Z">
              <w:tcPr>
                <w:tcW w:w="7512" w:type="dxa"/>
              </w:tcPr>
            </w:tcPrChange>
          </w:tcPr>
          <w:p w14:paraId="35BE754A" w14:textId="77777777" w:rsidR="00084C76" w:rsidRPr="00E00010" w:rsidRDefault="00084C76">
            <w:pPr>
              <w:pStyle w:val="TDCf"/>
              <w:cnfStyle w:val="000000000000" w:firstRow="0" w:lastRow="0" w:firstColumn="0" w:lastColumn="0" w:oddVBand="0" w:evenVBand="0" w:oddHBand="0" w:evenHBand="0" w:firstRowFirstColumn="0" w:firstRowLastColumn="0" w:lastRowFirstColumn="0" w:lastRowLastColumn="0"/>
              <w:rPr>
                <w:ins w:id="15212" w:author="김은수" w:date="2026-10-01T12:05:00Z" w16du:dateUtc="2026-10-01T03:05:00Z"/>
                <w:lang w:val="en-US"/>
                <w:rPrChange w:id="15213" w:author="김은수" w:date="2026-10-01T13:46:00Z" w16du:dateUtc="2026-10-01T04:46:00Z">
                  <w:rPr>
                    <w:ins w:id="15214" w:author="김은수" w:date="2026-10-01T12:05:00Z" w16du:dateUtc="2026-10-01T03:05:00Z"/>
                  </w:rPr>
                </w:rPrChange>
              </w:rPr>
            </w:pPr>
            <w:ins w:id="15215" w:author="김은수" w:date="2026-10-01T12:05:00Z" w16du:dateUtc="2026-10-01T03:05:00Z">
              <w:r w:rsidRPr="00E00010">
                <w:rPr>
                  <w:lang w:val="en-US"/>
                  <w:rPrChange w:id="15216" w:author="김은수" w:date="2026-10-01T13:46:00Z" w16du:dateUtc="2026-10-01T04:46:00Z">
                    <w:rPr/>
                  </w:rPrChange>
                </w:rPr>
                <w:t>ci_ble_fetch_packet_ota, ci_ble_fetch_packet_boot</w:t>
              </w:r>
            </w:ins>
          </w:p>
        </w:tc>
      </w:tr>
      <w:tr w:rsidR="00084C76" w14:paraId="5AEAA585" w14:textId="77777777" w:rsidTr="00C627B1">
        <w:trPr>
          <w:cantSplit/>
          <w:ins w:id="15217" w:author="김은수" w:date="2026-10-01T12:05:00Z"/>
          <w:trPrChange w:id="15218"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5219" w:author="김은수" w:date="2026-10-01T03:22:00Z">
              <w:tcPr>
                <w:tcW w:w="1304" w:type="dxa"/>
              </w:tcPr>
            </w:tcPrChange>
          </w:tcPr>
          <w:p w14:paraId="1A06BC26" w14:textId="77777777" w:rsidR="00084C76" w:rsidRDefault="00084C76">
            <w:pPr>
              <w:pStyle w:val="TDCe"/>
              <w:rPr>
                <w:ins w:id="15220" w:author="김은수" w:date="2026-10-01T12:05:00Z" w16du:dateUtc="2026-10-01T03:05:00Z"/>
              </w:rPr>
            </w:pPr>
            <w:ins w:id="15221" w:author="김은수" w:date="2026-10-01T12:05:00Z" w16du:dateUtc="2026-10-01T03:05:00Z">
              <w:r>
                <w:t>동작 조건</w:t>
              </w:r>
            </w:ins>
          </w:p>
        </w:tc>
        <w:tc>
          <w:tcPr>
            <w:tcW w:w="7512" w:type="dxa"/>
            <w:tcPrChange w:id="15222" w:author="김은수" w:date="2026-10-01T03:22:00Z">
              <w:tcPr>
                <w:tcW w:w="7512" w:type="dxa"/>
              </w:tcPr>
            </w:tcPrChange>
          </w:tcPr>
          <w:p w14:paraId="0F6CC5BD"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5223" w:author="김은수" w:date="2026-10-01T12:05:00Z" w16du:dateUtc="2026-10-01T03:05:00Z"/>
              </w:rPr>
            </w:pPr>
            <w:ins w:id="15224" w:author="김은수" w:date="2026-10-01T12:05:00Z" w16du:dateUtc="2026-10-01T03:05:00Z">
              <w:r>
                <w:t>파일 종류/슬롯에 맞는 대상이 선택되고 잘못된 요청은 지원 범위의 오류 처리로 연결되어야 한다.</w:t>
              </w:r>
            </w:ins>
          </w:p>
        </w:tc>
      </w:tr>
    </w:tbl>
    <w:p w14:paraId="76DCD28E" w14:textId="77777777" w:rsidR="00084C76" w:rsidRDefault="00084C76">
      <w:pPr>
        <w:pStyle w:val="TDC40"/>
        <w:spacing w:after="0"/>
        <w:rPr>
          <w:ins w:id="15225" w:author="김은수" w:date="2026-10-01T12:05:00Z" w16du:dateUtc="2026-10-01T03:05:00Z"/>
        </w:rPr>
        <w:pPrChange w:id="15226" w:author="김은수" w:date="2026-10-01T03:22:00Z">
          <w:pPr>
            <w:pStyle w:val="TDC40"/>
          </w:pPr>
        </w:pPrChange>
      </w:pPr>
    </w:p>
    <w:p w14:paraId="1086795D" w14:textId="77777777" w:rsidR="00697371" w:rsidRPr="00E00010" w:rsidRDefault="00220104">
      <w:pPr>
        <w:pStyle w:val="TDC43"/>
        <w:rPr>
          <w:ins w:id="15227" w:author="김은수" w:date="2026-09-30T15:44:00Z" w16du:dateUtc="2026-09-30T06:44:00Z"/>
        </w:rPr>
        <w:pPrChange w:id="15228" w:author="김은수" w:date="2026-10-01T01:11:00Z">
          <w:pPr>
            <w:keepLines/>
            <w:widowControl/>
            <w:snapToGrid w:val="0"/>
            <w:spacing w:after="180" w:line="300" w:lineRule="auto"/>
            <w:ind w:left="1245"/>
            <w:jc w:val="left"/>
          </w:pPr>
        </w:pPrChange>
      </w:pPr>
      <w:ins w:id="15229" w:author="김은수" w:date="2026-09-30T15:44:00Z" w16du:dateUtc="2026-09-30T06:44:00Z">
        <w:r>
          <w:rPr>
            <w:b/>
            <w:bCs/>
            <w:rPrChange w:id="15230" w:author="김은수" w:date="2026-10-01T01:11:00Z">
              <w:rPr>
                <w:b/>
                <w:bCs/>
                <w:sz w:val="22"/>
              </w:rPr>
            </w:rPrChange>
          </w:rPr>
          <w:lastRenderedPageBreak/>
          <w:t>흐름 참고 : OTA 파일 데이터의 수신 순서와 파일 쓰기 결과를 확인한다. 기동 슬롯 명령은 별도 인터페이스로 처리하며, QCC 자체 펌웨어의 갱신 절차와 구분한다.</w:t>
        </w:r>
      </w:ins>
    </w:p>
    <w:p w14:paraId="11EAAE4B" w14:textId="77777777" w:rsidR="00BA1805" w:rsidRPr="00E00010" w:rsidRDefault="00BA1805">
      <w:pPr>
        <w:pStyle w:val="TDC44"/>
        <w:pageBreakBefore/>
        <w:rPr>
          <w:ins w:id="15231" w:author="김은수" w:date="2026-09-30T15:44:00Z" w16du:dateUtc="2026-09-30T06:44:00Z"/>
        </w:rPr>
        <w:pPrChange w:id="15232" w:author="김은수" w:date="2026-10-01T01:11:00Z">
          <w:pPr>
            <w:keepNext/>
            <w:keepLines/>
            <w:pageBreakBefore/>
            <w:widowControl/>
            <w:snapToGrid w:val="0"/>
            <w:spacing w:after="100" w:line="240" w:lineRule="auto"/>
            <w:jc w:val="center"/>
          </w:pPr>
        </w:pPrChange>
      </w:pPr>
      <w:ins w:id="15233" w:author="김은수" w:date="2026-09-30T15:44:00Z" w16du:dateUtc="2026-09-30T06:44:00Z">
        <w:r w:rsidRPr="00E00010">
          <w:rPr>
            <w:noProof/>
          </w:rPr>
          <w:lastRenderedPageBreak/>
          <w:drawing>
            <wp:inline distT="0" distB="0" distL="0" distR="0" wp14:anchorId="3E4EBC4E" wp14:editId="0010EAF7">
              <wp:extent cx="4320000" cy="5364900"/>
              <wp:effectExtent l="0" t="0" r="0" b="0"/>
              <wp:docPr id="1026" name="Flow CM3-051" descr="SU-ID-CM3-051 OTA 데이터와 기동 위치 명령 설계 순서도">
                <a:extLst xmlns:a="http://schemas.openxmlformats.org/drawingml/2006/main">
                  <a:ext uri="{FF2B5EF4-FFF2-40B4-BE49-F238E27FC236}">
                    <a16:creationId xmlns:a16="http://schemas.microsoft.com/office/drawing/2014/main" id="{E8B69799-F488-0C76-6806-D41022ABA04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그림 256" descr="스크린샷, 어둠, 블랙, 밤이(가) 표시된 사진&#10;&#10;자동 생성된 설명">
                        <a:extLst>
                          <a:ext uri="{FF2B5EF4-FFF2-40B4-BE49-F238E27FC236}">
                            <a16:creationId xmlns:a16="http://schemas.microsoft.com/office/drawing/2014/main" id="{E8B69799-F488-0C76-6806-D41022ABA043}"/>
                          </a:ext>
                        </a:extLst>
                      </pic:cNvPr>
                      <pic:cNvPicPr>
                        <a:picLocks noChangeAspect="1"/>
                      </pic:cNvPicPr>
                    </pic:nvPicPr>
                    <pic:blipFill>
                      <a:blip r:embed="rId86"/>
                      <a:stretch>
                        <a:fillRect/>
                      </a:stretch>
                    </pic:blipFill>
                    <pic:spPr>
                      <a:xfrm>
                        <a:off x="0" y="0"/>
                        <a:ext cx="4320000" cy="5364900"/>
                      </a:xfrm>
                      <a:prstGeom prst="rect">
                        <a:avLst/>
                      </a:prstGeom>
                    </pic:spPr>
                  </pic:pic>
                </a:graphicData>
              </a:graphic>
            </wp:inline>
          </w:drawing>
        </w:r>
      </w:ins>
    </w:p>
    <w:p w14:paraId="732D2DFD" w14:textId="77777777" w:rsidR="00697371" w:rsidRPr="00E00010" w:rsidRDefault="00220104">
      <w:pPr>
        <w:pStyle w:val="TDC45"/>
        <w:rPr>
          <w:ins w:id="15234" w:author="김은수" w:date="2026-09-30T15:44:00Z" w16du:dateUtc="2026-09-30T06:44:00Z"/>
        </w:rPr>
        <w:pPrChange w:id="15235" w:author="김은수" w:date="2026-10-01T01:11:00Z">
          <w:pPr>
            <w:keepLines/>
            <w:widowControl/>
            <w:snapToGrid w:val="0"/>
            <w:spacing w:after="180" w:line="276" w:lineRule="auto"/>
            <w:jc w:val="center"/>
          </w:pPr>
        </w:pPrChange>
      </w:pPr>
      <w:ins w:id="15236" w:author="김은수" w:date="2026-09-30T15:44:00Z" w16du:dateUtc="2026-09-30T06:44:00Z">
        <w:r w:rsidRPr="00E00010">
          <w:t>그림 34. SU-ID-CM3-051 OTA 데이터와 기동 위치 명령 순서도</w:t>
        </w:r>
      </w:ins>
    </w:p>
    <w:p w14:paraId="274A2C56" w14:textId="77777777" w:rsidR="00697371" w:rsidRDefault="00220104">
      <w:pPr>
        <w:pStyle w:val="TDC1"/>
        <w:pageBreakBefore/>
        <w:pPrChange w:id="15237" w:author="김은수" w:date="2026-09-30T15:44:00Z" w16du:dateUtc="2026-09-30T06:44:00Z">
          <w:pPr>
            <w:pStyle w:val="10"/>
          </w:pPr>
        </w:pPrChange>
      </w:pPr>
      <w:bookmarkStart w:id="15238" w:name="_Toc241675657"/>
      <w:ins w:id="15239" w:author="김은수" w:date="2026-09-30T15:44:00Z" w16du:dateUtc="2026-09-30T06:44:00Z">
        <w:r>
          <w:lastRenderedPageBreak/>
          <w:t>부트로더</w:t>
        </w:r>
      </w:ins>
      <w:r>
        <w:t xml:space="preserve"> 소프트웨어 상세 설계</w:t>
      </w:r>
      <w:bookmarkEnd w:id="15238"/>
      <w:del w:id="15240" w:author="김은수" w:date="2026-09-30T15:44:00Z" w16du:dateUtc="2026-09-30T06:44:00Z">
        <w:r w:rsidR="00961A27" w:rsidRPr="00C915AB">
          <w:rPr>
            <w:rFonts w:hint="eastAsia"/>
          </w:rPr>
          <w:delText xml:space="preserve"> 검증</w:delText>
        </w:r>
      </w:del>
      <w:bookmarkEnd w:id="15150"/>
    </w:p>
    <w:p w14:paraId="6393A898" w14:textId="77777777" w:rsidR="00961A27" w:rsidRPr="00E00010" w:rsidRDefault="00961A27">
      <w:pPr>
        <w:pStyle w:val="a8"/>
        <w:spacing w:after="0" w:line="300" w:lineRule="auto"/>
        <w:rPr>
          <w:del w:id="15241" w:author="김은수" w:date="2026-09-30T15:44:00Z" w16du:dateUtc="2026-09-30T06:44:00Z"/>
          <w:szCs w:val="20"/>
        </w:rPr>
        <w:pPrChange w:id="15242" w:author="김은수" w:date="2026-10-01T03:22:00Z">
          <w:pPr>
            <w:pStyle w:val="a8"/>
            <w:ind w:leftChars="0" w:left="600"/>
          </w:pPr>
        </w:pPrChange>
      </w:pPr>
      <w:del w:id="15243" w:author="김은수" w:date="2026-09-30T15:44:00Z" w16du:dateUtc="2026-09-30T06:44:00Z">
        <w:r>
          <w:rPr>
            <w:rFonts w:hint="eastAsia"/>
          </w:rPr>
          <w:delText>-</w:delText>
        </w:r>
        <w:r>
          <w:delText xml:space="preserve"> </w:delText>
        </w:r>
        <w:r>
          <w:rPr>
            <w:rFonts w:hint="eastAsia"/>
          </w:rPr>
          <w:delText>소프트웨어 아키텍쳐가 모두 구현되도록 설계 되었는가?</w:delText>
        </w:r>
      </w:del>
    </w:p>
    <w:p w14:paraId="32B7C8C1" w14:textId="77777777" w:rsidR="00961A27" w:rsidRPr="00E00010" w:rsidRDefault="00961A27">
      <w:pPr>
        <w:pStyle w:val="a8"/>
        <w:spacing w:after="0" w:line="300" w:lineRule="auto"/>
        <w:rPr>
          <w:del w:id="15244" w:author="김은수" w:date="2026-09-30T15:44:00Z" w16du:dateUtc="2026-09-30T06:44:00Z"/>
          <w:szCs w:val="20"/>
        </w:rPr>
        <w:pPrChange w:id="15245" w:author="김은수" w:date="2026-10-01T03:22:00Z">
          <w:pPr>
            <w:pStyle w:val="a8"/>
            <w:ind w:leftChars="0" w:left="600"/>
          </w:pPr>
        </w:pPrChange>
      </w:pPr>
      <w:del w:id="15246" w:author="김은수" w:date="2026-09-30T15:44:00Z" w16du:dateUtc="2026-09-30T06:44:00Z">
        <w:r>
          <w:rPr>
            <w:rFonts w:hint="eastAsia"/>
          </w:rPr>
          <w:delText>:</w:delText>
        </w:r>
        <w:r>
          <w:delText xml:space="preserve"> </w:delText>
        </w:r>
        <w:r>
          <w:rPr>
            <w:rFonts w:hint="eastAsia"/>
          </w:rPr>
          <w:delText>예.</w:delText>
        </w:r>
      </w:del>
    </w:p>
    <w:p w14:paraId="4F9D5F6A" w14:textId="77777777" w:rsidR="00893147" w:rsidRPr="00E00010" w:rsidRDefault="00893147">
      <w:pPr>
        <w:pStyle w:val="a8"/>
        <w:spacing w:after="0" w:line="300" w:lineRule="auto"/>
        <w:rPr>
          <w:del w:id="15247" w:author="김은수" w:date="2026-09-30T15:44:00Z" w16du:dateUtc="2026-09-30T06:44:00Z"/>
          <w:szCs w:val="20"/>
        </w:rPr>
        <w:pPrChange w:id="15248" w:author="김은수" w:date="2026-10-01T03:22:00Z">
          <w:pPr>
            <w:pStyle w:val="a8"/>
            <w:spacing w:after="0" w:line="240" w:lineRule="auto"/>
            <w:ind w:leftChars="0" w:left="600"/>
          </w:pPr>
        </w:pPrChange>
      </w:pPr>
    </w:p>
    <w:p w14:paraId="63625466" w14:textId="77777777" w:rsidR="00697371" w:rsidRPr="00E00010" w:rsidRDefault="00961A27">
      <w:pPr>
        <w:pStyle w:val="TDC12"/>
        <w:rPr>
          <w:ins w:id="15249" w:author="김은수" w:date="2026-09-30T15:44:00Z" w16du:dateUtc="2026-09-30T06:44:00Z"/>
        </w:rPr>
        <w:pPrChange w:id="15250" w:author="김은수" w:date="2026-10-01T01:11:00Z">
          <w:pPr>
            <w:keepNext/>
            <w:keepLines/>
            <w:widowControl/>
            <w:snapToGrid w:val="0"/>
            <w:spacing w:before="200" w:after="120" w:line="276" w:lineRule="auto"/>
            <w:ind w:left="400"/>
            <w:jc w:val="left"/>
          </w:pPr>
        </w:pPrChange>
      </w:pPr>
      <w:del w:id="15251" w:author="김은수" w:date="2026-09-30T15:44:00Z" w16du:dateUtc="2026-09-30T06:44:00Z">
        <w:r>
          <w:rPr>
            <w:rFonts w:hint="eastAsia"/>
          </w:rPr>
          <w:delText>-</w:delText>
        </w:r>
      </w:del>
      <w:ins w:id="15252" w:author="김은수" w:date="2026-09-30T15:44:00Z" w16du:dateUtc="2026-09-30T06:44:00Z">
        <w:r w:rsidR="00220104">
          <w:rPr>
            <w:rPrChange w:id="15253" w:author="김은수" w:date="2026-10-01T01:11:00Z">
              <w:rPr>
                <w:sz w:val="22"/>
              </w:rPr>
            </w:rPrChange>
          </w:rPr>
          <w:t xml:space="preserve">표 </w:t>
        </w:r>
        <w:r>
          <w:rPr>
            <w:rPrChange w:id="15254" w:author="김은수" w:date="2026-10-01T01:11:00Z">
              <w:rPr>
                <w:sz w:val="22"/>
              </w:rPr>
            </w:rPrChange>
          </w:rPr>
          <w:fldChar w:fldCharType="begin"/>
        </w:r>
        <w:r>
          <w:rPr>
            <w:rPrChange w:id="15255" w:author="김은수" w:date="2026-10-01T01:11:00Z">
              <w:rPr>
                <w:sz w:val="22"/>
              </w:rPr>
            </w:rPrChange>
          </w:rPr>
          <w:instrText>SEQ 표 \* ARABIC</w:instrText>
        </w:r>
        <w:r>
          <w:rPr>
            <w:rPrChange w:id="15256" w:author="김은수" w:date="2026-10-01T01:11:00Z">
              <w:rPr>
                <w:sz w:val="22"/>
              </w:rPr>
            </w:rPrChange>
          </w:rPr>
          <w:fldChar w:fldCharType="separate"/>
        </w:r>
        <w:r>
          <w:rPr>
            <w:rPrChange w:id="15257" w:author="김은수" w:date="2026-10-01T01:11:00Z">
              <w:rPr>
                <w:sz w:val="22"/>
              </w:rPr>
            </w:rPrChange>
          </w:rPr>
          <w:t>196</w:t>
        </w:r>
        <w:r>
          <w:rPr>
            <w:rPrChange w:id="15258" w:author="김은수" w:date="2026-10-01T01:11:00Z">
              <w:rPr>
                <w:sz w:val="22"/>
              </w:rPr>
            </w:rPrChange>
          </w:rPr>
          <w:fldChar w:fldCharType="end"/>
        </w:r>
        <w:r>
          <w:rPr>
            <w:rPrChange w:id="15259" w:author="김은수" w:date="2026-10-01T01:11:00Z">
              <w:rPr>
                <w:sz w:val="22"/>
              </w:rPr>
            </w:rPrChange>
          </w:rPr>
          <w:t>. 부트로더 유닛 목록</w:t>
        </w:r>
      </w:ins>
    </w:p>
    <w:tbl>
      <w:tblPr>
        <w:tblStyle w:val="TDC11"/>
        <w:tblW w:w="0" w:type="auto"/>
        <w:tblLook w:val="04A0" w:firstRow="1" w:lastRow="0" w:firstColumn="1" w:lastColumn="0" w:noHBand="0" w:noVBand="1"/>
        <w:tblPrChange w:id="15260" w:author="김은수" w:date="2026-10-01T01:11:00Z">
          <w:tblPr>
            <w:tblStyle w:val="TDC11"/>
            <w:tblW w:w="0" w:type="nil"/>
            <w:tblLook w:val="04A0" w:firstRow="1" w:lastRow="0" w:firstColumn="1" w:lastColumn="0" w:noHBand="0" w:noVBand="1"/>
          </w:tblPr>
        </w:tblPrChange>
      </w:tblPr>
      <w:tblGrid>
        <w:gridCol w:w="2250"/>
        <w:gridCol w:w="2250"/>
        <w:gridCol w:w="4500"/>
        <w:tblGridChange w:id="15261">
          <w:tblGrid>
            <w:gridCol w:w="360"/>
            <w:gridCol w:w="360"/>
            <w:gridCol w:w="360"/>
            <w:gridCol w:w="1170"/>
            <w:gridCol w:w="2250"/>
            <w:gridCol w:w="4500"/>
          </w:tblGrid>
        </w:tblGridChange>
      </w:tblGrid>
      <w:tr w:rsidR="00697371" w14:paraId="01333C20" w14:textId="77777777">
        <w:trPr>
          <w:cnfStyle w:val="100000000000" w:firstRow="1" w:lastRow="0" w:firstColumn="0" w:lastColumn="0" w:oddVBand="0" w:evenVBand="0" w:oddHBand="0" w:evenHBand="0" w:firstRowFirstColumn="0" w:firstRowLastColumn="0" w:lastRowFirstColumn="0" w:lastRowLastColumn="0"/>
          <w:cantSplit/>
          <w:tblHeader/>
          <w:ins w:id="15262" w:author="김은수" w:date="2026-09-30T15:44:00Z"/>
          <w:trPrChange w:id="15263" w:author="김은수" w:date="2026-10-01T01:11:00Z">
            <w:trPr>
              <w:gridAfter w:val="3"/>
              <w:cantSplit/>
              <w:tblHeader/>
            </w:trPr>
          </w:trPrChange>
        </w:trPr>
        <w:tc>
          <w:tcPr>
            <w:cnfStyle w:val="001000000000" w:firstRow="0" w:lastRow="0" w:firstColumn="1" w:lastColumn="0" w:oddVBand="0" w:evenVBand="0" w:oddHBand="0" w:evenHBand="0" w:firstRowFirstColumn="0" w:firstRowLastColumn="0" w:lastRowFirstColumn="0" w:lastRowLastColumn="0"/>
            <w:tcW w:w="2250" w:type="dxa"/>
            <w:tcPrChange w:id="15264" w:author="김은수" w:date="2026-10-01T01:11:00Z">
              <w:tcPr>
                <w:tcW w:w="2250" w:type="dxa"/>
                <w:shd w:val="clear" w:color="auto" w:fill="E7E6E6"/>
              </w:tcPr>
            </w:tcPrChange>
          </w:tcPr>
          <w:p w14:paraId="4E4CC6AA" w14:textId="77777777" w:rsidR="00697371" w:rsidRDefault="00220104">
            <w:pPr>
              <w:pStyle w:val="TDC0"/>
              <w:cnfStyle w:val="101000000000" w:firstRow="1" w:lastRow="0" w:firstColumn="1" w:lastColumn="0" w:oddVBand="0" w:evenVBand="0" w:oddHBand="0" w:evenHBand="0" w:firstRowFirstColumn="0" w:firstRowLastColumn="0" w:lastRowFirstColumn="0" w:lastRowLastColumn="0"/>
              <w:rPr>
                <w:ins w:id="15265" w:author="김은수" w:date="2026-09-30T15:44:00Z" w16du:dateUtc="2026-09-30T06:44:00Z"/>
              </w:rPr>
              <w:pPrChange w:id="15266" w:author="김은수" w:date="2026-10-01T01:11:00Z">
                <w:pPr>
                  <w:spacing w:after="0" w:line="240" w:lineRule="auto"/>
                  <w:cnfStyle w:val="101000000000" w:firstRow="1" w:lastRow="0" w:firstColumn="1" w:lastColumn="0" w:oddVBand="0" w:evenVBand="0" w:oddHBand="0" w:evenHBand="0" w:firstRowFirstColumn="0" w:firstRowLastColumn="0" w:lastRowFirstColumn="0" w:lastRowLastColumn="0"/>
                </w:pPr>
              </w:pPrChange>
            </w:pPr>
            <w:ins w:id="15267" w:author="김은수" w:date="2026-09-30T15:44:00Z" w16du:dateUtc="2026-09-30T06:44:00Z">
              <w:r>
                <w:rPr>
                  <w:b/>
                  <w:rPrChange w:id="15268" w:author="김은수" w:date="2026-10-01T01:11:00Z">
                    <w:rPr>
                      <w:rFonts w:asciiTheme="minorHAnsi" w:eastAsiaTheme="minorEastAsia" w:hAnsiTheme="minorHAnsi" w:cstheme="minorBidi"/>
                      <w:b w:val="0"/>
                      <w:color w:val="auto"/>
                      <w:szCs w:val="22"/>
                      <w:lang w:val="en-US"/>
                    </w:rPr>
                  </w:rPrChange>
                </w:rPr>
                <w:t>소프트웨어 항목</w:t>
              </w:r>
            </w:ins>
          </w:p>
        </w:tc>
        <w:tc>
          <w:tcPr>
            <w:tcW w:w="2250" w:type="dxa"/>
            <w:tcPrChange w:id="15269" w:author="김은수" w:date="2026-10-01T01:11:00Z">
              <w:tcPr>
                <w:tcW w:w="2250" w:type="dxa"/>
                <w:shd w:val="clear" w:color="auto" w:fill="E7E6E6"/>
              </w:tcPr>
            </w:tcPrChange>
          </w:tcPr>
          <w:p w14:paraId="726E3A07" w14:textId="77777777" w:rsidR="00697371" w:rsidRDefault="00220104">
            <w:pPr>
              <w:pStyle w:val="TDC0"/>
              <w:cnfStyle w:val="100000000000" w:firstRow="1" w:lastRow="0" w:firstColumn="0" w:lastColumn="0" w:oddVBand="0" w:evenVBand="0" w:oddHBand="0" w:evenHBand="0" w:firstRowFirstColumn="0" w:firstRowLastColumn="0" w:lastRowFirstColumn="0" w:lastRowLastColumn="0"/>
              <w:rPr>
                <w:ins w:id="15270" w:author="김은수" w:date="2026-09-30T15:44:00Z" w16du:dateUtc="2026-09-30T06:44:00Z"/>
              </w:rPr>
              <w:pPrChange w:id="15271" w:author="김은수" w:date="2026-10-01T01:11:00Z">
                <w:pPr>
                  <w:spacing w:after="0" w:line="240" w:lineRule="auto"/>
                  <w:cnfStyle w:val="100000000000" w:firstRow="1" w:lastRow="0" w:firstColumn="0" w:lastColumn="0" w:oddVBand="0" w:evenVBand="0" w:oddHBand="0" w:evenHBand="0" w:firstRowFirstColumn="0" w:firstRowLastColumn="0" w:lastRowFirstColumn="0" w:lastRowLastColumn="0"/>
                </w:pPr>
              </w:pPrChange>
            </w:pPr>
            <w:ins w:id="15272" w:author="김은수" w:date="2026-09-30T15:44:00Z" w16du:dateUtc="2026-09-30T06:44:00Z">
              <w:r>
                <w:rPr>
                  <w:b/>
                  <w:rPrChange w:id="15273" w:author="김은수" w:date="2026-10-01T01:11:00Z">
                    <w:rPr>
                      <w:rFonts w:asciiTheme="minorHAnsi" w:eastAsiaTheme="minorEastAsia" w:hAnsiTheme="minorHAnsi" w:cstheme="minorBidi"/>
                      <w:b w:val="0"/>
                      <w:color w:val="auto"/>
                      <w:szCs w:val="22"/>
                      <w:lang w:val="en-US"/>
                    </w:rPr>
                  </w:rPrChange>
                </w:rPr>
                <w:t>유닛 ID</w:t>
              </w:r>
            </w:ins>
          </w:p>
        </w:tc>
        <w:tc>
          <w:tcPr>
            <w:tcW w:w="4500" w:type="dxa"/>
            <w:tcPrChange w:id="15274" w:author="김은수" w:date="2026-10-01T01:11:00Z">
              <w:tcPr>
                <w:tcW w:w="4500" w:type="dxa"/>
                <w:shd w:val="clear" w:color="auto" w:fill="E7E6E6"/>
              </w:tcPr>
            </w:tcPrChange>
          </w:tcPr>
          <w:p w14:paraId="09B50952" w14:textId="77777777" w:rsidR="00697371" w:rsidRDefault="00220104">
            <w:pPr>
              <w:pStyle w:val="TDC0"/>
              <w:cnfStyle w:val="100000000000" w:firstRow="1" w:lastRow="0" w:firstColumn="0" w:lastColumn="0" w:oddVBand="0" w:evenVBand="0" w:oddHBand="0" w:evenHBand="0" w:firstRowFirstColumn="0" w:firstRowLastColumn="0" w:lastRowFirstColumn="0" w:lastRowLastColumn="0"/>
              <w:rPr>
                <w:ins w:id="15275" w:author="김은수" w:date="2026-09-30T15:44:00Z" w16du:dateUtc="2026-09-30T06:44:00Z"/>
              </w:rPr>
              <w:pPrChange w:id="15276" w:author="김은수" w:date="2026-10-01T01:11:00Z">
                <w:pPr>
                  <w:spacing w:after="0" w:line="240" w:lineRule="auto"/>
                  <w:cnfStyle w:val="100000000000" w:firstRow="1" w:lastRow="0" w:firstColumn="0" w:lastColumn="0" w:oddVBand="0" w:evenVBand="0" w:oddHBand="0" w:evenHBand="0" w:firstRowFirstColumn="0" w:firstRowLastColumn="0" w:lastRowFirstColumn="0" w:lastRowLastColumn="0"/>
                </w:pPr>
              </w:pPrChange>
            </w:pPr>
            <w:ins w:id="15277" w:author="김은수" w:date="2026-09-30T15:44:00Z" w16du:dateUtc="2026-09-30T06:44:00Z">
              <w:r>
                <w:rPr>
                  <w:b/>
                  <w:rPrChange w:id="15278" w:author="김은수" w:date="2026-10-01T01:11:00Z">
                    <w:rPr>
                      <w:rFonts w:asciiTheme="minorHAnsi" w:eastAsiaTheme="minorEastAsia" w:hAnsiTheme="minorHAnsi" w:cstheme="minorBidi"/>
                      <w:b w:val="0"/>
                      <w:color w:val="auto"/>
                      <w:szCs w:val="22"/>
                      <w:lang w:val="en-US"/>
                    </w:rPr>
                  </w:rPrChange>
                </w:rPr>
                <w:t>유닛 이름</w:t>
              </w:r>
            </w:ins>
          </w:p>
        </w:tc>
      </w:tr>
      <w:tr w:rsidR="00697371" w14:paraId="678B041A" w14:textId="77777777">
        <w:trPr>
          <w:cantSplit/>
          <w:ins w:id="15279" w:author="김은수" w:date="2026-09-30T15:44:00Z"/>
          <w:trPrChange w:id="15280"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15281" w:author="김은수" w:date="2026-10-01T01:11:00Z">
              <w:tcPr>
                <w:tcW w:w="2250" w:type="dxa"/>
              </w:tcPr>
            </w:tcPrChange>
          </w:tcPr>
          <w:p w14:paraId="259646FB" w14:textId="77777777" w:rsidR="00697371" w:rsidRDefault="00220104">
            <w:pPr>
              <w:pStyle w:val="TDC7"/>
              <w:jc w:val="center"/>
              <w:rPr>
                <w:ins w:id="15282" w:author="김은수" w:date="2026-09-30T15:44:00Z" w16du:dateUtc="2026-09-30T06:44:00Z"/>
              </w:rPr>
              <w:pPrChange w:id="15283" w:author="김은수" w:date="2026-10-01T01:11:00Z">
                <w:pPr>
                  <w:spacing w:after="0" w:line="240" w:lineRule="auto"/>
                </w:pPr>
              </w:pPrChange>
            </w:pPr>
            <w:ins w:id="15284" w:author="김은수" w:date="2026-09-30T15:44:00Z" w16du:dateUtc="2026-09-30T06:44:00Z">
              <w:r>
                <w:t>SI-ID-BOOT-001</w:t>
              </w:r>
            </w:ins>
          </w:p>
        </w:tc>
        <w:tc>
          <w:tcPr>
            <w:tcW w:w="2250" w:type="dxa"/>
            <w:tcPrChange w:id="15285" w:author="김은수" w:date="2026-10-01T01:11:00Z">
              <w:tcPr>
                <w:tcW w:w="2250" w:type="dxa"/>
              </w:tcPr>
            </w:tcPrChange>
          </w:tcPr>
          <w:p w14:paraId="112DDD3C"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15286" w:author="김은수" w:date="2026-09-30T15:44:00Z" w16du:dateUtc="2026-09-30T06:44:00Z"/>
              </w:rPr>
              <w:pPrChange w:id="15287"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15288" w:author="김은수" w:date="2026-09-30T15:44:00Z" w16du:dateUtc="2026-09-30T06:44:00Z">
              <w:r>
                <w:t>SU-ID-BOOT-001</w:t>
              </w:r>
            </w:ins>
          </w:p>
        </w:tc>
        <w:tc>
          <w:tcPr>
            <w:tcW w:w="4500" w:type="dxa"/>
            <w:tcPrChange w:id="15289" w:author="김은수" w:date="2026-10-01T01:11:00Z">
              <w:tcPr>
                <w:tcW w:w="4500" w:type="dxa"/>
              </w:tcPr>
            </w:tcPrChange>
          </w:tcPr>
          <w:p w14:paraId="278D01CE"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15290" w:author="김은수" w:date="2026-09-30T15:44:00Z" w16du:dateUtc="2026-09-30T06:44:00Z"/>
              </w:rPr>
              <w:pPrChange w:id="15291"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15292" w:author="김은수" w:date="2026-09-30T15:44:00Z" w16du:dateUtc="2026-09-30T06:44:00Z">
              <w:r>
                <w:t>기동 하드웨어와 공유 영역 초기화</w:t>
              </w:r>
            </w:ins>
          </w:p>
        </w:tc>
      </w:tr>
      <w:tr w:rsidR="00697371" w14:paraId="19411EF7" w14:textId="77777777">
        <w:trPr>
          <w:cantSplit/>
          <w:ins w:id="15293" w:author="김은수" w:date="2026-09-30T15:44:00Z"/>
          <w:trPrChange w:id="15294"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15295" w:author="김은수" w:date="2026-10-01T01:11:00Z">
              <w:tcPr>
                <w:tcW w:w="2250" w:type="dxa"/>
              </w:tcPr>
            </w:tcPrChange>
          </w:tcPr>
          <w:p w14:paraId="5B294DD8" w14:textId="77777777" w:rsidR="00697371" w:rsidRDefault="00220104">
            <w:pPr>
              <w:pStyle w:val="TDC7"/>
              <w:jc w:val="center"/>
              <w:rPr>
                <w:ins w:id="15296" w:author="김은수" w:date="2026-09-30T15:44:00Z" w16du:dateUtc="2026-09-30T06:44:00Z"/>
              </w:rPr>
              <w:pPrChange w:id="15297" w:author="김은수" w:date="2026-10-01T01:11:00Z">
                <w:pPr>
                  <w:spacing w:after="0" w:line="240" w:lineRule="auto"/>
                </w:pPr>
              </w:pPrChange>
            </w:pPr>
            <w:ins w:id="15298" w:author="김은수" w:date="2026-09-30T15:44:00Z" w16du:dateUtc="2026-09-30T06:44:00Z">
              <w:r>
                <w:t>SI-ID-BOOT-001</w:t>
              </w:r>
            </w:ins>
          </w:p>
        </w:tc>
        <w:tc>
          <w:tcPr>
            <w:tcW w:w="2250" w:type="dxa"/>
            <w:tcPrChange w:id="15299" w:author="김은수" w:date="2026-10-01T01:11:00Z">
              <w:tcPr>
                <w:tcW w:w="2250" w:type="dxa"/>
              </w:tcPr>
            </w:tcPrChange>
          </w:tcPr>
          <w:p w14:paraId="5A9C4B4E"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15300" w:author="김은수" w:date="2026-09-30T15:44:00Z" w16du:dateUtc="2026-09-30T06:44:00Z"/>
              </w:rPr>
              <w:pPrChange w:id="15301"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15302" w:author="김은수" w:date="2026-09-30T15:44:00Z" w16du:dateUtc="2026-09-30T06:44:00Z">
              <w:r>
                <w:t>SU-ID-BOOT-002</w:t>
              </w:r>
            </w:ins>
          </w:p>
        </w:tc>
        <w:tc>
          <w:tcPr>
            <w:tcW w:w="4500" w:type="dxa"/>
            <w:tcPrChange w:id="15303" w:author="김은수" w:date="2026-10-01T01:11:00Z">
              <w:tcPr>
                <w:tcW w:w="4500" w:type="dxa"/>
              </w:tcPr>
            </w:tcPrChange>
          </w:tcPr>
          <w:p w14:paraId="3901E87F"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15304" w:author="김은수" w:date="2026-09-30T15:44:00Z" w16du:dateUtc="2026-09-30T06:44:00Z"/>
              </w:rPr>
              <w:pPrChange w:id="15305"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15306" w:author="김은수" w:date="2026-09-30T15:44:00Z" w16du:dateUtc="2026-09-30T06:44:00Z">
              <w:r>
                <w:t>기동 지연 대기</w:t>
              </w:r>
            </w:ins>
          </w:p>
        </w:tc>
      </w:tr>
      <w:tr w:rsidR="00697371" w14:paraId="54553E4C" w14:textId="77777777">
        <w:trPr>
          <w:cantSplit/>
          <w:ins w:id="15307" w:author="김은수" w:date="2026-09-30T15:44:00Z"/>
          <w:trPrChange w:id="15308"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15309" w:author="김은수" w:date="2026-10-01T01:11:00Z">
              <w:tcPr>
                <w:tcW w:w="2250" w:type="dxa"/>
              </w:tcPr>
            </w:tcPrChange>
          </w:tcPr>
          <w:p w14:paraId="724DA080" w14:textId="77777777" w:rsidR="00697371" w:rsidRDefault="00220104">
            <w:pPr>
              <w:pStyle w:val="TDC7"/>
              <w:jc w:val="center"/>
              <w:rPr>
                <w:ins w:id="15310" w:author="김은수" w:date="2026-09-30T15:44:00Z" w16du:dateUtc="2026-09-30T06:44:00Z"/>
              </w:rPr>
              <w:pPrChange w:id="15311" w:author="김은수" w:date="2026-10-01T01:11:00Z">
                <w:pPr>
                  <w:spacing w:after="0" w:line="240" w:lineRule="auto"/>
                </w:pPr>
              </w:pPrChange>
            </w:pPr>
            <w:ins w:id="15312" w:author="김은수" w:date="2026-09-30T15:44:00Z" w16du:dateUtc="2026-09-30T06:44:00Z">
              <w:r>
                <w:t>SI-ID-BOOT-001</w:t>
              </w:r>
            </w:ins>
          </w:p>
        </w:tc>
        <w:tc>
          <w:tcPr>
            <w:tcW w:w="2250" w:type="dxa"/>
            <w:tcPrChange w:id="15313" w:author="김은수" w:date="2026-10-01T01:11:00Z">
              <w:tcPr>
                <w:tcW w:w="2250" w:type="dxa"/>
              </w:tcPr>
            </w:tcPrChange>
          </w:tcPr>
          <w:p w14:paraId="2713463D"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15314" w:author="김은수" w:date="2026-09-30T15:44:00Z" w16du:dateUtc="2026-09-30T06:44:00Z"/>
              </w:rPr>
              <w:pPrChange w:id="15315"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15316" w:author="김은수" w:date="2026-09-30T15:44:00Z" w16du:dateUtc="2026-09-30T06:44:00Z">
              <w:r>
                <w:t>SU-ID-BOOT-003</w:t>
              </w:r>
            </w:ins>
          </w:p>
        </w:tc>
        <w:tc>
          <w:tcPr>
            <w:tcW w:w="4500" w:type="dxa"/>
            <w:tcPrChange w:id="15317" w:author="김은수" w:date="2026-10-01T01:11:00Z">
              <w:tcPr>
                <w:tcW w:w="4500" w:type="dxa"/>
              </w:tcPr>
            </w:tcPrChange>
          </w:tcPr>
          <w:p w14:paraId="297A4FD4"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15318" w:author="김은수" w:date="2026-09-30T15:44:00Z" w16du:dateUtc="2026-09-30T06:44:00Z"/>
              </w:rPr>
              <w:pPrChange w:id="15319"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15320" w:author="김은수" w:date="2026-09-30T15:44:00Z" w16du:dateUtc="2026-09-30T06:44:00Z">
              <w:r>
                <w:t>정상 기동과 서비스 모드 선택</w:t>
              </w:r>
            </w:ins>
          </w:p>
        </w:tc>
      </w:tr>
      <w:tr w:rsidR="00697371" w14:paraId="3CCFAC42" w14:textId="77777777">
        <w:trPr>
          <w:cantSplit/>
          <w:ins w:id="15321" w:author="김은수" w:date="2026-09-30T15:44:00Z"/>
          <w:trPrChange w:id="15322"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15323" w:author="김은수" w:date="2026-10-01T01:11:00Z">
              <w:tcPr>
                <w:tcW w:w="2250" w:type="dxa"/>
              </w:tcPr>
            </w:tcPrChange>
          </w:tcPr>
          <w:p w14:paraId="6543D1FC" w14:textId="77777777" w:rsidR="00697371" w:rsidRDefault="00220104">
            <w:pPr>
              <w:pStyle w:val="TDC7"/>
              <w:jc w:val="center"/>
              <w:rPr>
                <w:ins w:id="15324" w:author="김은수" w:date="2026-09-30T15:44:00Z" w16du:dateUtc="2026-09-30T06:44:00Z"/>
              </w:rPr>
              <w:pPrChange w:id="15325" w:author="김은수" w:date="2026-10-01T01:11:00Z">
                <w:pPr>
                  <w:spacing w:after="0" w:line="240" w:lineRule="auto"/>
                </w:pPr>
              </w:pPrChange>
            </w:pPr>
            <w:ins w:id="15326" w:author="김은수" w:date="2026-09-30T15:44:00Z" w16du:dateUtc="2026-09-30T06:44:00Z">
              <w:r>
                <w:t>SI-ID-BOOT-001</w:t>
              </w:r>
            </w:ins>
          </w:p>
        </w:tc>
        <w:tc>
          <w:tcPr>
            <w:tcW w:w="2250" w:type="dxa"/>
            <w:tcPrChange w:id="15327" w:author="김은수" w:date="2026-10-01T01:11:00Z">
              <w:tcPr>
                <w:tcW w:w="2250" w:type="dxa"/>
              </w:tcPr>
            </w:tcPrChange>
          </w:tcPr>
          <w:p w14:paraId="75DB8B5B"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15328" w:author="김은수" w:date="2026-09-30T15:44:00Z" w16du:dateUtc="2026-09-30T06:44:00Z"/>
              </w:rPr>
              <w:pPrChange w:id="15329"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15330" w:author="김은수" w:date="2026-09-30T15:44:00Z" w16du:dateUtc="2026-09-30T06:44:00Z">
              <w:r>
                <w:t>SU-ID-BOOT-004</w:t>
              </w:r>
            </w:ins>
          </w:p>
        </w:tc>
        <w:tc>
          <w:tcPr>
            <w:tcW w:w="4500" w:type="dxa"/>
            <w:tcPrChange w:id="15331" w:author="김은수" w:date="2026-10-01T01:11:00Z">
              <w:tcPr>
                <w:tcW w:w="4500" w:type="dxa"/>
              </w:tcPr>
            </w:tcPrChange>
          </w:tcPr>
          <w:p w14:paraId="027E27F6"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15332" w:author="김은수" w:date="2026-09-30T15:44:00Z" w16du:dateUtc="2026-09-30T06:44:00Z"/>
              </w:rPr>
              <w:pPrChange w:id="15333"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15334" w:author="김은수" w:date="2026-09-30T15:44:00Z" w16du:dateUtc="2026-09-30T06:44:00Z">
              <w:r>
                <w:t>기동 표시와 경과 시간</w:t>
              </w:r>
            </w:ins>
          </w:p>
        </w:tc>
      </w:tr>
      <w:tr w:rsidR="00697371" w14:paraId="5D4291B9" w14:textId="77777777">
        <w:trPr>
          <w:cantSplit/>
          <w:ins w:id="15335" w:author="김은수" w:date="2026-09-30T15:44:00Z"/>
          <w:trPrChange w:id="15336"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15337" w:author="김은수" w:date="2026-10-01T01:11:00Z">
              <w:tcPr>
                <w:tcW w:w="2250" w:type="dxa"/>
              </w:tcPr>
            </w:tcPrChange>
          </w:tcPr>
          <w:p w14:paraId="06103A0C" w14:textId="77777777" w:rsidR="00697371" w:rsidRDefault="00220104">
            <w:pPr>
              <w:pStyle w:val="TDC7"/>
              <w:jc w:val="center"/>
              <w:rPr>
                <w:ins w:id="15338" w:author="김은수" w:date="2026-09-30T15:44:00Z" w16du:dateUtc="2026-09-30T06:44:00Z"/>
              </w:rPr>
              <w:pPrChange w:id="15339" w:author="김은수" w:date="2026-10-01T01:11:00Z">
                <w:pPr>
                  <w:spacing w:after="0" w:line="240" w:lineRule="auto"/>
                </w:pPr>
              </w:pPrChange>
            </w:pPr>
            <w:ins w:id="15340" w:author="김은수" w:date="2026-09-30T15:44:00Z" w16du:dateUtc="2026-09-30T06:44:00Z">
              <w:r>
                <w:t>SI-ID-BOOT-001</w:t>
              </w:r>
            </w:ins>
          </w:p>
        </w:tc>
        <w:tc>
          <w:tcPr>
            <w:tcW w:w="2250" w:type="dxa"/>
            <w:tcPrChange w:id="15341" w:author="김은수" w:date="2026-10-01T01:11:00Z">
              <w:tcPr>
                <w:tcW w:w="2250" w:type="dxa"/>
              </w:tcPr>
            </w:tcPrChange>
          </w:tcPr>
          <w:p w14:paraId="378F8F37"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15342" w:author="김은수" w:date="2026-09-30T15:44:00Z" w16du:dateUtc="2026-09-30T06:44:00Z"/>
              </w:rPr>
              <w:pPrChange w:id="15343"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15344" w:author="김은수" w:date="2026-09-30T15:44:00Z" w16du:dateUtc="2026-09-30T06:44:00Z">
              <w:r>
                <w:t>SU-ID-BOOT-005</w:t>
              </w:r>
            </w:ins>
          </w:p>
        </w:tc>
        <w:tc>
          <w:tcPr>
            <w:tcW w:w="4500" w:type="dxa"/>
            <w:tcPrChange w:id="15345" w:author="김은수" w:date="2026-10-01T01:11:00Z">
              <w:tcPr>
                <w:tcW w:w="4500" w:type="dxa"/>
              </w:tcPr>
            </w:tcPrChange>
          </w:tcPr>
          <w:p w14:paraId="1975F4F1"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15346" w:author="김은수" w:date="2026-09-30T15:44:00Z" w16du:dateUtc="2026-09-30T06:44:00Z"/>
              </w:rPr>
              <w:pPrChange w:id="15347"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15348" w:author="김은수" w:date="2026-09-30T15:44:00Z" w16du:dateUtc="2026-09-30T06:44:00Z">
              <w:r>
                <w:t>응용 코어 기동</w:t>
              </w:r>
            </w:ins>
          </w:p>
        </w:tc>
      </w:tr>
      <w:tr w:rsidR="00697371" w14:paraId="37ADE0BD" w14:textId="77777777">
        <w:trPr>
          <w:cantSplit/>
          <w:ins w:id="15349" w:author="김은수" w:date="2026-09-30T15:44:00Z"/>
          <w:trPrChange w:id="15350"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15351" w:author="김은수" w:date="2026-10-01T01:11:00Z">
              <w:tcPr>
                <w:tcW w:w="2250" w:type="dxa"/>
              </w:tcPr>
            </w:tcPrChange>
          </w:tcPr>
          <w:p w14:paraId="5DDD4DAE" w14:textId="77777777" w:rsidR="00697371" w:rsidRDefault="00220104">
            <w:pPr>
              <w:pStyle w:val="TDC7"/>
              <w:jc w:val="center"/>
              <w:rPr>
                <w:ins w:id="15352" w:author="김은수" w:date="2026-09-30T15:44:00Z" w16du:dateUtc="2026-09-30T06:44:00Z"/>
              </w:rPr>
              <w:pPrChange w:id="15353" w:author="김은수" w:date="2026-10-01T01:11:00Z">
                <w:pPr>
                  <w:spacing w:after="0" w:line="240" w:lineRule="auto"/>
                </w:pPr>
              </w:pPrChange>
            </w:pPr>
            <w:ins w:id="15354" w:author="김은수" w:date="2026-09-30T15:44:00Z" w16du:dateUtc="2026-09-30T06:44:00Z">
              <w:r>
                <w:t>SI-ID-BOOT-001</w:t>
              </w:r>
            </w:ins>
          </w:p>
        </w:tc>
        <w:tc>
          <w:tcPr>
            <w:tcW w:w="2250" w:type="dxa"/>
            <w:tcPrChange w:id="15355" w:author="김은수" w:date="2026-10-01T01:11:00Z">
              <w:tcPr>
                <w:tcW w:w="2250" w:type="dxa"/>
              </w:tcPr>
            </w:tcPrChange>
          </w:tcPr>
          <w:p w14:paraId="0DFA067F"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15356" w:author="김은수" w:date="2026-09-30T15:44:00Z" w16du:dateUtc="2026-09-30T06:44:00Z"/>
              </w:rPr>
              <w:pPrChange w:id="15357"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15358" w:author="김은수" w:date="2026-09-30T15:44:00Z" w16du:dateUtc="2026-09-30T06:44:00Z">
              <w:r>
                <w:t>SU-ID-BOOT-006</w:t>
              </w:r>
            </w:ins>
          </w:p>
        </w:tc>
        <w:tc>
          <w:tcPr>
            <w:tcW w:w="4500" w:type="dxa"/>
            <w:tcPrChange w:id="15359" w:author="김은수" w:date="2026-10-01T01:11:00Z">
              <w:tcPr>
                <w:tcW w:w="4500" w:type="dxa"/>
              </w:tcPr>
            </w:tcPrChange>
          </w:tcPr>
          <w:p w14:paraId="4BD7FA65"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15360" w:author="김은수" w:date="2026-09-30T15:44:00Z" w16du:dateUtc="2026-09-30T06:44:00Z"/>
              </w:rPr>
              <w:pPrChange w:id="15361"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15362" w:author="김은수" w:date="2026-09-30T15:44:00Z" w16du:dateUtc="2026-09-30T06:44:00Z">
              <w:r>
                <w:t>부트 실행 순서 관리</w:t>
              </w:r>
            </w:ins>
          </w:p>
        </w:tc>
      </w:tr>
      <w:tr w:rsidR="00697371" w14:paraId="22FF1266" w14:textId="77777777">
        <w:trPr>
          <w:cantSplit/>
          <w:ins w:id="15363" w:author="김은수" w:date="2026-09-30T15:44:00Z"/>
          <w:trPrChange w:id="15364"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15365" w:author="김은수" w:date="2026-10-01T01:11:00Z">
              <w:tcPr>
                <w:tcW w:w="2250" w:type="dxa"/>
              </w:tcPr>
            </w:tcPrChange>
          </w:tcPr>
          <w:p w14:paraId="249389A7" w14:textId="77777777" w:rsidR="00697371" w:rsidRDefault="00220104">
            <w:pPr>
              <w:pStyle w:val="TDC7"/>
              <w:jc w:val="center"/>
              <w:rPr>
                <w:ins w:id="15366" w:author="김은수" w:date="2026-09-30T15:44:00Z" w16du:dateUtc="2026-09-30T06:44:00Z"/>
              </w:rPr>
              <w:pPrChange w:id="15367" w:author="김은수" w:date="2026-10-01T01:11:00Z">
                <w:pPr>
                  <w:spacing w:after="0" w:line="240" w:lineRule="auto"/>
                </w:pPr>
              </w:pPrChange>
            </w:pPr>
            <w:ins w:id="15368" w:author="김은수" w:date="2026-09-30T15:44:00Z" w16du:dateUtc="2026-09-30T06:44:00Z">
              <w:r>
                <w:t>SI-ID-BOOT-001</w:t>
              </w:r>
            </w:ins>
          </w:p>
        </w:tc>
        <w:tc>
          <w:tcPr>
            <w:tcW w:w="2250" w:type="dxa"/>
            <w:tcPrChange w:id="15369" w:author="김은수" w:date="2026-10-01T01:11:00Z">
              <w:tcPr>
                <w:tcW w:w="2250" w:type="dxa"/>
              </w:tcPr>
            </w:tcPrChange>
          </w:tcPr>
          <w:p w14:paraId="4B14A116"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15370" w:author="김은수" w:date="2026-09-30T15:44:00Z" w16du:dateUtc="2026-09-30T06:44:00Z"/>
              </w:rPr>
              <w:pPrChange w:id="15371"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15372" w:author="김은수" w:date="2026-09-30T15:44:00Z" w16du:dateUtc="2026-09-30T06:44:00Z">
              <w:r>
                <w:t>SU-ID-BOOT-007</w:t>
              </w:r>
            </w:ins>
          </w:p>
        </w:tc>
        <w:tc>
          <w:tcPr>
            <w:tcW w:w="4500" w:type="dxa"/>
            <w:tcPrChange w:id="15373" w:author="김은수" w:date="2026-10-01T01:11:00Z">
              <w:tcPr>
                <w:tcW w:w="4500" w:type="dxa"/>
              </w:tcPr>
            </w:tcPrChange>
          </w:tcPr>
          <w:p w14:paraId="7174A587"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15374" w:author="김은수" w:date="2026-09-30T15:44:00Z" w16du:dateUtc="2026-09-30T06:44:00Z"/>
              </w:rPr>
              <w:pPrChange w:id="15375"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15376" w:author="김은수" w:date="2026-09-30T15:44:00Z" w16du:dateUtc="2026-09-30T06:44:00Z">
              <w:r>
                <w:t>기동 저장장치 준비</w:t>
              </w:r>
            </w:ins>
          </w:p>
        </w:tc>
      </w:tr>
      <w:tr w:rsidR="00697371" w14:paraId="04AB293D" w14:textId="77777777">
        <w:trPr>
          <w:cantSplit/>
          <w:ins w:id="15377" w:author="김은수" w:date="2026-09-30T15:44:00Z"/>
          <w:trPrChange w:id="15378"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15379" w:author="김은수" w:date="2026-10-01T01:11:00Z">
              <w:tcPr>
                <w:tcW w:w="2250" w:type="dxa"/>
              </w:tcPr>
            </w:tcPrChange>
          </w:tcPr>
          <w:p w14:paraId="2E718B54" w14:textId="77777777" w:rsidR="00697371" w:rsidRDefault="00220104">
            <w:pPr>
              <w:pStyle w:val="TDC7"/>
              <w:jc w:val="center"/>
              <w:rPr>
                <w:ins w:id="15380" w:author="김은수" w:date="2026-09-30T15:44:00Z" w16du:dateUtc="2026-09-30T06:44:00Z"/>
              </w:rPr>
              <w:pPrChange w:id="15381" w:author="김은수" w:date="2026-10-01T01:11:00Z">
                <w:pPr>
                  <w:spacing w:after="0" w:line="240" w:lineRule="auto"/>
                </w:pPr>
              </w:pPrChange>
            </w:pPr>
            <w:ins w:id="15382" w:author="김은수" w:date="2026-09-30T15:44:00Z" w16du:dateUtc="2026-09-30T06:44:00Z">
              <w:r>
                <w:t>SI-ID-BOOT-001</w:t>
              </w:r>
            </w:ins>
          </w:p>
        </w:tc>
        <w:tc>
          <w:tcPr>
            <w:tcW w:w="2250" w:type="dxa"/>
            <w:tcPrChange w:id="15383" w:author="김은수" w:date="2026-10-01T01:11:00Z">
              <w:tcPr>
                <w:tcW w:w="2250" w:type="dxa"/>
              </w:tcPr>
            </w:tcPrChange>
          </w:tcPr>
          <w:p w14:paraId="54FAD8CD"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15384" w:author="김은수" w:date="2026-09-30T15:44:00Z" w16du:dateUtc="2026-09-30T06:44:00Z"/>
              </w:rPr>
              <w:pPrChange w:id="15385"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15386" w:author="김은수" w:date="2026-09-30T15:44:00Z" w16du:dateUtc="2026-09-30T06:44:00Z">
              <w:r>
                <w:t>SU-ID-BOOT-008</w:t>
              </w:r>
            </w:ins>
          </w:p>
        </w:tc>
        <w:tc>
          <w:tcPr>
            <w:tcW w:w="4500" w:type="dxa"/>
            <w:tcPrChange w:id="15387" w:author="김은수" w:date="2026-10-01T01:11:00Z">
              <w:tcPr>
                <w:tcW w:w="4500" w:type="dxa"/>
              </w:tcPr>
            </w:tcPrChange>
          </w:tcPr>
          <w:p w14:paraId="365C0EA9"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15388" w:author="김은수" w:date="2026-09-30T15:44:00Z" w16du:dateUtc="2026-09-30T06:44:00Z"/>
              </w:rPr>
              <w:pPrChange w:id="15389"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15390" w:author="김은수" w:date="2026-09-30T15:44:00Z" w16du:dateUtc="2026-09-30T06:44:00Z">
              <w:r>
                <w:t>기동 정보와 제조 정보 적재</w:t>
              </w:r>
            </w:ins>
          </w:p>
        </w:tc>
      </w:tr>
      <w:tr w:rsidR="00697371" w14:paraId="01AF69A5" w14:textId="77777777">
        <w:trPr>
          <w:cantSplit/>
          <w:ins w:id="15391" w:author="김은수" w:date="2026-09-30T15:44:00Z"/>
          <w:trPrChange w:id="15392"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15393" w:author="김은수" w:date="2026-10-01T01:11:00Z">
              <w:tcPr>
                <w:tcW w:w="2250" w:type="dxa"/>
              </w:tcPr>
            </w:tcPrChange>
          </w:tcPr>
          <w:p w14:paraId="3559B359" w14:textId="77777777" w:rsidR="00697371" w:rsidRDefault="00220104">
            <w:pPr>
              <w:pStyle w:val="TDC7"/>
              <w:jc w:val="center"/>
              <w:rPr>
                <w:ins w:id="15394" w:author="김은수" w:date="2026-09-30T15:44:00Z" w16du:dateUtc="2026-09-30T06:44:00Z"/>
              </w:rPr>
              <w:pPrChange w:id="15395" w:author="김은수" w:date="2026-10-01T01:11:00Z">
                <w:pPr>
                  <w:spacing w:after="0" w:line="240" w:lineRule="auto"/>
                </w:pPr>
              </w:pPrChange>
            </w:pPr>
            <w:ins w:id="15396" w:author="김은수" w:date="2026-09-30T15:44:00Z" w16du:dateUtc="2026-09-30T06:44:00Z">
              <w:r>
                <w:t>SI-ID-BOOT-001</w:t>
              </w:r>
            </w:ins>
          </w:p>
        </w:tc>
        <w:tc>
          <w:tcPr>
            <w:tcW w:w="2250" w:type="dxa"/>
            <w:tcPrChange w:id="15397" w:author="김은수" w:date="2026-10-01T01:11:00Z">
              <w:tcPr>
                <w:tcW w:w="2250" w:type="dxa"/>
              </w:tcPr>
            </w:tcPrChange>
          </w:tcPr>
          <w:p w14:paraId="4D421AEC"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15398" w:author="김은수" w:date="2026-09-30T15:44:00Z" w16du:dateUtc="2026-09-30T06:44:00Z"/>
              </w:rPr>
              <w:pPrChange w:id="15399"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15400" w:author="김은수" w:date="2026-09-30T15:44:00Z" w16du:dateUtc="2026-09-30T06:44:00Z">
              <w:r>
                <w:t>SU-ID-BOOT-009</w:t>
              </w:r>
            </w:ins>
          </w:p>
        </w:tc>
        <w:tc>
          <w:tcPr>
            <w:tcW w:w="4500" w:type="dxa"/>
            <w:tcPrChange w:id="15401" w:author="김은수" w:date="2026-10-01T01:11:00Z">
              <w:tcPr>
                <w:tcW w:w="4500" w:type="dxa"/>
              </w:tcPr>
            </w:tcPrChange>
          </w:tcPr>
          <w:p w14:paraId="7C0FB569"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15402" w:author="김은수" w:date="2026-09-30T15:44:00Z" w16du:dateUtc="2026-09-30T06:44:00Z"/>
              </w:rPr>
              <w:pPrChange w:id="15403"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15404" w:author="김은수" w:date="2026-09-30T15:44:00Z" w16du:dateUtc="2026-09-30T06:44:00Z">
              <w:r>
                <w:t>적재 대상 파일 이름 결정</w:t>
              </w:r>
            </w:ins>
          </w:p>
        </w:tc>
      </w:tr>
      <w:tr w:rsidR="00697371" w14:paraId="7FDDA99B" w14:textId="77777777">
        <w:trPr>
          <w:cantSplit/>
          <w:ins w:id="15405" w:author="김은수" w:date="2026-09-30T15:44:00Z"/>
          <w:trPrChange w:id="15406"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15407" w:author="김은수" w:date="2026-10-01T01:11:00Z">
              <w:tcPr>
                <w:tcW w:w="2250" w:type="dxa"/>
              </w:tcPr>
            </w:tcPrChange>
          </w:tcPr>
          <w:p w14:paraId="41749304" w14:textId="77777777" w:rsidR="00697371" w:rsidRDefault="00220104">
            <w:pPr>
              <w:pStyle w:val="TDC7"/>
              <w:jc w:val="center"/>
              <w:rPr>
                <w:ins w:id="15408" w:author="김은수" w:date="2026-09-30T15:44:00Z" w16du:dateUtc="2026-09-30T06:44:00Z"/>
              </w:rPr>
              <w:pPrChange w:id="15409" w:author="김은수" w:date="2026-10-01T01:11:00Z">
                <w:pPr>
                  <w:spacing w:after="0" w:line="240" w:lineRule="auto"/>
                </w:pPr>
              </w:pPrChange>
            </w:pPr>
            <w:ins w:id="15410" w:author="김은수" w:date="2026-09-30T15:44:00Z" w16du:dateUtc="2026-09-30T06:44:00Z">
              <w:r>
                <w:t>SI-ID-BOOT-001</w:t>
              </w:r>
            </w:ins>
          </w:p>
        </w:tc>
        <w:tc>
          <w:tcPr>
            <w:tcW w:w="2250" w:type="dxa"/>
            <w:tcPrChange w:id="15411" w:author="김은수" w:date="2026-10-01T01:11:00Z">
              <w:tcPr>
                <w:tcW w:w="2250" w:type="dxa"/>
              </w:tcPr>
            </w:tcPrChange>
          </w:tcPr>
          <w:p w14:paraId="3038E383"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15412" w:author="김은수" w:date="2026-09-30T15:44:00Z" w16du:dateUtc="2026-09-30T06:44:00Z"/>
              </w:rPr>
              <w:pPrChange w:id="15413"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15414" w:author="김은수" w:date="2026-09-30T15:44:00Z" w16du:dateUtc="2026-09-30T06:44:00Z">
              <w:r>
                <w:t>SU-ID-BOOT-010</w:t>
              </w:r>
            </w:ins>
          </w:p>
        </w:tc>
        <w:tc>
          <w:tcPr>
            <w:tcW w:w="4500" w:type="dxa"/>
            <w:tcPrChange w:id="15415" w:author="김은수" w:date="2026-10-01T01:11:00Z">
              <w:tcPr>
                <w:tcW w:w="4500" w:type="dxa"/>
              </w:tcPr>
            </w:tcPrChange>
          </w:tcPr>
          <w:p w14:paraId="117CE804"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15416" w:author="김은수" w:date="2026-09-30T15:44:00Z" w16du:dateUtc="2026-09-30T06:44:00Z"/>
              </w:rPr>
              <w:pPrChange w:id="15417"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15418" w:author="김은수" w:date="2026-09-30T15:44:00Z" w16du:dateUtc="2026-09-30T06:44:00Z">
              <w:r>
                <w:t>응용 파일 열기와 헤더 검사</w:t>
              </w:r>
            </w:ins>
          </w:p>
        </w:tc>
      </w:tr>
      <w:tr w:rsidR="00697371" w14:paraId="11DE8C93" w14:textId="77777777">
        <w:trPr>
          <w:cantSplit/>
          <w:ins w:id="15419" w:author="김은수" w:date="2026-09-30T15:44:00Z"/>
          <w:trPrChange w:id="15420"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15421" w:author="김은수" w:date="2026-10-01T01:11:00Z">
              <w:tcPr>
                <w:tcW w:w="2250" w:type="dxa"/>
              </w:tcPr>
            </w:tcPrChange>
          </w:tcPr>
          <w:p w14:paraId="75C09C70" w14:textId="77777777" w:rsidR="00697371" w:rsidRDefault="00220104">
            <w:pPr>
              <w:pStyle w:val="TDC7"/>
              <w:jc w:val="center"/>
              <w:rPr>
                <w:ins w:id="15422" w:author="김은수" w:date="2026-09-30T15:44:00Z" w16du:dateUtc="2026-09-30T06:44:00Z"/>
              </w:rPr>
              <w:pPrChange w:id="15423" w:author="김은수" w:date="2026-10-01T01:11:00Z">
                <w:pPr>
                  <w:spacing w:after="0" w:line="240" w:lineRule="auto"/>
                </w:pPr>
              </w:pPrChange>
            </w:pPr>
            <w:ins w:id="15424" w:author="김은수" w:date="2026-09-30T15:44:00Z" w16du:dateUtc="2026-09-30T06:44:00Z">
              <w:r>
                <w:t>SI-ID-BOOT-001</w:t>
              </w:r>
            </w:ins>
          </w:p>
        </w:tc>
        <w:tc>
          <w:tcPr>
            <w:tcW w:w="2250" w:type="dxa"/>
            <w:tcPrChange w:id="15425" w:author="김은수" w:date="2026-10-01T01:11:00Z">
              <w:tcPr>
                <w:tcW w:w="2250" w:type="dxa"/>
              </w:tcPr>
            </w:tcPrChange>
          </w:tcPr>
          <w:p w14:paraId="793E5BB6"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15426" w:author="김은수" w:date="2026-09-30T15:44:00Z" w16du:dateUtc="2026-09-30T06:44:00Z"/>
              </w:rPr>
              <w:pPrChange w:id="15427"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15428" w:author="김은수" w:date="2026-09-30T15:44:00Z" w16du:dateUtc="2026-09-30T06:44:00Z">
              <w:r>
                <w:t>SU-ID-BOOT-011</w:t>
              </w:r>
            </w:ins>
          </w:p>
        </w:tc>
        <w:tc>
          <w:tcPr>
            <w:tcW w:w="4500" w:type="dxa"/>
            <w:tcPrChange w:id="15429" w:author="김은수" w:date="2026-10-01T01:11:00Z">
              <w:tcPr>
                <w:tcW w:w="4500" w:type="dxa"/>
              </w:tcPr>
            </w:tcPrChange>
          </w:tcPr>
          <w:p w14:paraId="68514C07"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15430" w:author="김은수" w:date="2026-09-30T15:44:00Z" w16du:dateUtc="2026-09-30T06:44:00Z"/>
              </w:rPr>
              <w:pPrChange w:id="15431"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15432" w:author="김은수" w:date="2026-09-30T15:44:00Z" w16du:dateUtc="2026-09-30T06:44:00Z">
              <w:r>
                <w:t>이미지 구획 처리</w:t>
              </w:r>
            </w:ins>
          </w:p>
        </w:tc>
      </w:tr>
      <w:tr w:rsidR="00697371" w14:paraId="702498E3" w14:textId="77777777">
        <w:trPr>
          <w:cantSplit/>
          <w:ins w:id="15433" w:author="김은수" w:date="2026-09-30T15:44:00Z"/>
          <w:trPrChange w:id="15434"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15435" w:author="김은수" w:date="2026-10-01T01:11:00Z">
              <w:tcPr>
                <w:tcW w:w="2250" w:type="dxa"/>
              </w:tcPr>
            </w:tcPrChange>
          </w:tcPr>
          <w:p w14:paraId="21C3A9B0" w14:textId="77777777" w:rsidR="00697371" w:rsidRDefault="00220104">
            <w:pPr>
              <w:pStyle w:val="TDC7"/>
              <w:jc w:val="center"/>
              <w:rPr>
                <w:ins w:id="15436" w:author="김은수" w:date="2026-09-30T15:44:00Z" w16du:dateUtc="2026-09-30T06:44:00Z"/>
              </w:rPr>
              <w:pPrChange w:id="15437" w:author="김은수" w:date="2026-10-01T01:11:00Z">
                <w:pPr>
                  <w:spacing w:after="0" w:line="240" w:lineRule="auto"/>
                </w:pPr>
              </w:pPrChange>
            </w:pPr>
            <w:ins w:id="15438" w:author="김은수" w:date="2026-09-30T15:44:00Z" w16du:dateUtc="2026-09-30T06:44:00Z">
              <w:r>
                <w:t>SI-ID-BOOT-001</w:t>
              </w:r>
            </w:ins>
          </w:p>
        </w:tc>
        <w:tc>
          <w:tcPr>
            <w:tcW w:w="2250" w:type="dxa"/>
            <w:tcPrChange w:id="15439" w:author="김은수" w:date="2026-10-01T01:11:00Z">
              <w:tcPr>
                <w:tcW w:w="2250" w:type="dxa"/>
              </w:tcPr>
            </w:tcPrChange>
          </w:tcPr>
          <w:p w14:paraId="6A5186F2"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15440" w:author="김은수" w:date="2026-09-30T15:44:00Z" w16du:dateUtc="2026-09-30T06:44:00Z"/>
              </w:rPr>
              <w:pPrChange w:id="15441"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15442" w:author="김은수" w:date="2026-09-30T15:44:00Z" w16du:dateUtc="2026-09-30T06:44:00Z">
              <w:r>
                <w:t>SU-ID-BOOT-012</w:t>
              </w:r>
            </w:ins>
          </w:p>
        </w:tc>
        <w:tc>
          <w:tcPr>
            <w:tcW w:w="4500" w:type="dxa"/>
            <w:tcPrChange w:id="15443" w:author="김은수" w:date="2026-10-01T01:11:00Z">
              <w:tcPr>
                <w:tcW w:w="4500" w:type="dxa"/>
              </w:tcPr>
            </w:tcPrChange>
          </w:tcPr>
          <w:p w14:paraId="54B2F317"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15444" w:author="김은수" w:date="2026-09-30T15:44:00Z" w16du:dateUtc="2026-09-30T06:44:00Z"/>
              </w:rPr>
              <w:pPrChange w:id="15445"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15446" w:author="김은수" w:date="2026-09-30T15:44:00Z" w16du:dateUtc="2026-09-30T06:44:00Z">
              <w:r>
                <w:t>매니페스트 처리</w:t>
              </w:r>
            </w:ins>
          </w:p>
        </w:tc>
      </w:tr>
      <w:tr w:rsidR="00697371" w14:paraId="68F65C7E" w14:textId="77777777">
        <w:trPr>
          <w:cantSplit/>
          <w:ins w:id="15447" w:author="김은수" w:date="2026-09-30T15:44:00Z"/>
          <w:trPrChange w:id="15448"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15449" w:author="김은수" w:date="2026-10-01T01:11:00Z">
              <w:tcPr>
                <w:tcW w:w="2250" w:type="dxa"/>
              </w:tcPr>
            </w:tcPrChange>
          </w:tcPr>
          <w:p w14:paraId="470A2D02" w14:textId="77777777" w:rsidR="00697371" w:rsidRDefault="00220104">
            <w:pPr>
              <w:pStyle w:val="TDC7"/>
              <w:jc w:val="center"/>
              <w:rPr>
                <w:ins w:id="15450" w:author="김은수" w:date="2026-09-30T15:44:00Z" w16du:dateUtc="2026-09-30T06:44:00Z"/>
              </w:rPr>
              <w:pPrChange w:id="15451" w:author="김은수" w:date="2026-10-01T01:11:00Z">
                <w:pPr>
                  <w:spacing w:after="0" w:line="240" w:lineRule="auto"/>
                </w:pPr>
              </w:pPrChange>
            </w:pPr>
            <w:ins w:id="15452" w:author="김은수" w:date="2026-09-30T15:44:00Z" w16du:dateUtc="2026-09-30T06:44:00Z">
              <w:r>
                <w:t>SI-ID-BOOT-001</w:t>
              </w:r>
            </w:ins>
          </w:p>
        </w:tc>
        <w:tc>
          <w:tcPr>
            <w:tcW w:w="2250" w:type="dxa"/>
            <w:tcPrChange w:id="15453" w:author="김은수" w:date="2026-10-01T01:11:00Z">
              <w:tcPr>
                <w:tcW w:w="2250" w:type="dxa"/>
              </w:tcPr>
            </w:tcPrChange>
          </w:tcPr>
          <w:p w14:paraId="6C6D78F8"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15454" w:author="김은수" w:date="2026-09-30T15:44:00Z" w16du:dateUtc="2026-09-30T06:44:00Z"/>
              </w:rPr>
              <w:pPrChange w:id="15455"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15456" w:author="김은수" w:date="2026-09-30T15:44:00Z" w16du:dateUtc="2026-09-30T06:44:00Z">
              <w:r>
                <w:t>SU-ID-BOOT-013</w:t>
              </w:r>
            </w:ins>
          </w:p>
        </w:tc>
        <w:tc>
          <w:tcPr>
            <w:tcW w:w="4500" w:type="dxa"/>
            <w:tcPrChange w:id="15457" w:author="김은수" w:date="2026-10-01T01:11:00Z">
              <w:tcPr>
                <w:tcW w:w="4500" w:type="dxa"/>
              </w:tcPr>
            </w:tcPrChange>
          </w:tcPr>
          <w:p w14:paraId="3EC6BABB"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15458" w:author="김은수" w:date="2026-09-30T15:44:00Z" w16du:dateUtc="2026-09-30T06:44:00Z"/>
              </w:rPr>
              <w:pPrChange w:id="15459"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15460" w:author="김은수" w:date="2026-09-30T15:44:00Z" w16du:dateUtc="2026-09-30T06:44:00Z">
              <w:r>
                <w:t>이미지 CRC 검사</w:t>
              </w:r>
            </w:ins>
          </w:p>
        </w:tc>
      </w:tr>
      <w:tr w:rsidR="00697371" w14:paraId="4A9EEE8D" w14:textId="77777777">
        <w:trPr>
          <w:cantSplit/>
          <w:ins w:id="15461" w:author="김은수" w:date="2026-09-30T15:44:00Z"/>
          <w:trPrChange w:id="15462"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15463" w:author="김은수" w:date="2026-10-01T01:11:00Z">
              <w:tcPr>
                <w:tcW w:w="2250" w:type="dxa"/>
              </w:tcPr>
            </w:tcPrChange>
          </w:tcPr>
          <w:p w14:paraId="4E472F54" w14:textId="77777777" w:rsidR="00697371" w:rsidRDefault="00220104">
            <w:pPr>
              <w:pStyle w:val="TDC7"/>
              <w:jc w:val="center"/>
              <w:rPr>
                <w:ins w:id="15464" w:author="김은수" w:date="2026-09-30T15:44:00Z" w16du:dateUtc="2026-09-30T06:44:00Z"/>
              </w:rPr>
              <w:pPrChange w:id="15465" w:author="김은수" w:date="2026-10-01T01:11:00Z">
                <w:pPr>
                  <w:spacing w:after="0" w:line="240" w:lineRule="auto"/>
                </w:pPr>
              </w:pPrChange>
            </w:pPr>
            <w:ins w:id="15466" w:author="김은수" w:date="2026-09-30T15:44:00Z" w16du:dateUtc="2026-09-30T06:44:00Z">
              <w:r>
                <w:t>SI-ID-BOOT-001</w:t>
              </w:r>
            </w:ins>
          </w:p>
        </w:tc>
        <w:tc>
          <w:tcPr>
            <w:tcW w:w="2250" w:type="dxa"/>
            <w:tcPrChange w:id="15467" w:author="김은수" w:date="2026-10-01T01:11:00Z">
              <w:tcPr>
                <w:tcW w:w="2250" w:type="dxa"/>
              </w:tcPr>
            </w:tcPrChange>
          </w:tcPr>
          <w:p w14:paraId="1BEF9664"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15468" w:author="김은수" w:date="2026-09-30T15:44:00Z" w16du:dateUtc="2026-09-30T06:44:00Z"/>
              </w:rPr>
              <w:pPrChange w:id="15469"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15470" w:author="김은수" w:date="2026-09-30T15:44:00Z" w16du:dateUtc="2026-09-30T06:44:00Z">
              <w:r>
                <w:t>SU-ID-BOOT-014</w:t>
              </w:r>
            </w:ins>
          </w:p>
        </w:tc>
        <w:tc>
          <w:tcPr>
            <w:tcW w:w="4500" w:type="dxa"/>
            <w:tcPrChange w:id="15471" w:author="김은수" w:date="2026-10-01T01:11:00Z">
              <w:tcPr>
                <w:tcW w:w="4500" w:type="dxa"/>
              </w:tcPr>
            </w:tcPrChange>
          </w:tcPr>
          <w:p w14:paraId="51692AE2"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15472" w:author="김은수" w:date="2026-09-30T15:44:00Z" w16du:dateUtc="2026-09-30T06:44:00Z"/>
              </w:rPr>
              <w:pPrChange w:id="15473"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15474" w:author="김은수" w:date="2026-09-30T15:44:00Z" w16du:dateUtc="2026-09-30T06:44:00Z">
              <w:r>
                <w:t>이미지 AES 복호화</w:t>
              </w:r>
            </w:ins>
          </w:p>
        </w:tc>
      </w:tr>
      <w:tr w:rsidR="00697371" w14:paraId="61CE735D" w14:textId="77777777">
        <w:trPr>
          <w:cantSplit/>
          <w:ins w:id="15475" w:author="김은수" w:date="2026-09-30T15:44:00Z"/>
          <w:trPrChange w:id="15476"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15477" w:author="김은수" w:date="2026-10-01T01:11:00Z">
              <w:tcPr>
                <w:tcW w:w="2250" w:type="dxa"/>
              </w:tcPr>
            </w:tcPrChange>
          </w:tcPr>
          <w:p w14:paraId="4E3277E1" w14:textId="77777777" w:rsidR="00697371" w:rsidRDefault="00220104">
            <w:pPr>
              <w:pStyle w:val="TDC7"/>
              <w:jc w:val="center"/>
              <w:rPr>
                <w:ins w:id="15478" w:author="김은수" w:date="2026-09-30T15:44:00Z" w16du:dateUtc="2026-09-30T06:44:00Z"/>
              </w:rPr>
              <w:pPrChange w:id="15479" w:author="김은수" w:date="2026-10-01T01:11:00Z">
                <w:pPr>
                  <w:spacing w:after="0" w:line="240" w:lineRule="auto"/>
                </w:pPr>
              </w:pPrChange>
            </w:pPr>
            <w:ins w:id="15480" w:author="김은수" w:date="2026-09-30T15:44:00Z" w16du:dateUtc="2026-09-30T06:44:00Z">
              <w:r>
                <w:t>SI-ID-BOOT-001</w:t>
              </w:r>
            </w:ins>
          </w:p>
        </w:tc>
        <w:tc>
          <w:tcPr>
            <w:tcW w:w="2250" w:type="dxa"/>
            <w:tcPrChange w:id="15481" w:author="김은수" w:date="2026-10-01T01:11:00Z">
              <w:tcPr>
                <w:tcW w:w="2250" w:type="dxa"/>
              </w:tcPr>
            </w:tcPrChange>
          </w:tcPr>
          <w:p w14:paraId="012DD8B8"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15482" w:author="김은수" w:date="2026-09-30T15:44:00Z" w16du:dateUtc="2026-09-30T06:44:00Z"/>
              </w:rPr>
              <w:pPrChange w:id="15483"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15484" w:author="김은수" w:date="2026-09-30T15:44:00Z" w16du:dateUtc="2026-09-30T06:44:00Z">
              <w:r>
                <w:t>SU-ID-BOOT-015</w:t>
              </w:r>
            </w:ins>
          </w:p>
        </w:tc>
        <w:tc>
          <w:tcPr>
            <w:tcW w:w="4500" w:type="dxa"/>
            <w:tcPrChange w:id="15485" w:author="김은수" w:date="2026-10-01T01:11:00Z">
              <w:tcPr>
                <w:tcW w:w="4500" w:type="dxa"/>
              </w:tcPr>
            </w:tcPrChange>
          </w:tcPr>
          <w:p w14:paraId="56DFC67C"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15486" w:author="김은수" w:date="2026-09-30T15:44:00Z" w16du:dateUtc="2026-09-30T06:44:00Z"/>
              </w:rPr>
              <w:pPrChange w:id="15487"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15488" w:author="김은수" w:date="2026-09-30T15:44:00Z" w16du:dateUtc="2026-09-30T06:44:00Z">
              <w:r>
                <w:t>구획 데이터 전송</w:t>
              </w:r>
            </w:ins>
          </w:p>
        </w:tc>
      </w:tr>
      <w:tr w:rsidR="00697371" w14:paraId="1425CAD2" w14:textId="77777777">
        <w:trPr>
          <w:cantSplit/>
          <w:ins w:id="15489" w:author="김은수" w:date="2026-09-30T15:44:00Z"/>
          <w:trPrChange w:id="15490"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15491" w:author="김은수" w:date="2026-10-01T01:11:00Z">
              <w:tcPr>
                <w:tcW w:w="2250" w:type="dxa"/>
              </w:tcPr>
            </w:tcPrChange>
          </w:tcPr>
          <w:p w14:paraId="482CA6CE" w14:textId="77777777" w:rsidR="00697371" w:rsidRDefault="00220104">
            <w:pPr>
              <w:pStyle w:val="TDC7"/>
              <w:jc w:val="center"/>
              <w:rPr>
                <w:ins w:id="15492" w:author="김은수" w:date="2026-09-30T15:44:00Z" w16du:dateUtc="2026-09-30T06:44:00Z"/>
              </w:rPr>
              <w:pPrChange w:id="15493" w:author="김은수" w:date="2026-10-01T01:11:00Z">
                <w:pPr>
                  <w:spacing w:after="0" w:line="240" w:lineRule="auto"/>
                </w:pPr>
              </w:pPrChange>
            </w:pPr>
            <w:ins w:id="15494" w:author="김은수" w:date="2026-09-30T15:44:00Z" w16du:dateUtc="2026-09-30T06:44:00Z">
              <w:r>
                <w:t>SI-ID-BOOT-001</w:t>
              </w:r>
            </w:ins>
          </w:p>
        </w:tc>
        <w:tc>
          <w:tcPr>
            <w:tcW w:w="2250" w:type="dxa"/>
            <w:tcPrChange w:id="15495" w:author="김은수" w:date="2026-10-01T01:11:00Z">
              <w:tcPr>
                <w:tcW w:w="2250" w:type="dxa"/>
              </w:tcPr>
            </w:tcPrChange>
          </w:tcPr>
          <w:p w14:paraId="7407F583"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15496" w:author="김은수" w:date="2026-09-30T15:44:00Z" w16du:dateUtc="2026-09-30T06:44:00Z"/>
              </w:rPr>
              <w:pPrChange w:id="15497"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15498" w:author="김은수" w:date="2026-09-30T15:44:00Z" w16du:dateUtc="2026-09-30T06:44:00Z">
              <w:r>
                <w:t>SU-ID-BOOT-016</w:t>
              </w:r>
            </w:ins>
          </w:p>
        </w:tc>
        <w:tc>
          <w:tcPr>
            <w:tcW w:w="4500" w:type="dxa"/>
            <w:tcPrChange w:id="15499" w:author="김은수" w:date="2026-10-01T01:11:00Z">
              <w:tcPr>
                <w:tcW w:w="4500" w:type="dxa"/>
              </w:tcPr>
            </w:tcPrChange>
          </w:tcPr>
          <w:p w14:paraId="7062AA22"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15500" w:author="김은수" w:date="2026-09-30T15:44:00Z" w16du:dateUtc="2026-09-30T06:44:00Z"/>
              </w:rPr>
              <w:pPrChange w:id="15501"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15502" w:author="김은수" w:date="2026-09-30T15:44:00Z" w16du:dateUtc="2026-09-30T06:44:00Z">
              <w:r>
                <w:t>프로그램 메모리 잠금</w:t>
              </w:r>
            </w:ins>
          </w:p>
        </w:tc>
      </w:tr>
      <w:tr w:rsidR="00697371" w14:paraId="4A46836A" w14:textId="77777777">
        <w:trPr>
          <w:cantSplit/>
          <w:ins w:id="15503" w:author="김은수" w:date="2026-09-30T15:44:00Z"/>
          <w:trPrChange w:id="15504"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15505" w:author="김은수" w:date="2026-10-01T01:11:00Z">
              <w:tcPr>
                <w:tcW w:w="2250" w:type="dxa"/>
              </w:tcPr>
            </w:tcPrChange>
          </w:tcPr>
          <w:p w14:paraId="08E2A67F" w14:textId="77777777" w:rsidR="00697371" w:rsidRDefault="00220104">
            <w:pPr>
              <w:pStyle w:val="TDC7"/>
              <w:jc w:val="center"/>
              <w:rPr>
                <w:ins w:id="15506" w:author="김은수" w:date="2026-09-30T15:44:00Z" w16du:dateUtc="2026-09-30T06:44:00Z"/>
              </w:rPr>
              <w:pPrChange w:id="15507" w:author="김은수" w:date="2026-10-01T01:11:00Z">
                <w:pPr>
                  <w:spacing w:after="0" w:line="240" w:lineRule="auto"/>
                </w:pPr>
              </w:pPrChange>
            </w:pPr>
            <w:ins w:id="15508" w:author="김은수" w:date="2026-09-30T15:44:00Z" w16du:dateUtc="2026-09-30T06:44:00Z">
              <w:r>
                <w:t>SI-ID-BOOT-001</w:t>
              </w:r>
            </w:ins>
          </w:p>
        </w:tc>
        <w:tc>
          <w:tcPr>
            <w:tcW w:w="2250" w:type="dxa"/>
            <w:tcPrChange w:id="15509" w:author="김은수" w:date="2026-10-01T01:11:00Z">
              <w:tcPr>
                <w:tcW w:w="2250" w:type="dxa"/>
              </w:tcPr>
            </w:tcPrChange>
          </w:tcPr>
          <w:p w14:paraId="7A19FF32"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15510" w:author="김은수" w:date="2026-09-30T15:44:00Z" w16du:dateUtc="2026-09-30T06:44:00Z"/>
              </w:rPr>
              <w:pPrChange w:id="15511"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15512" w:author="김은수" w:date="2026-09-30T15:44:00Z" w16du:dateUtc="2026-09-30T06:44:00Z">
              <w:r>
                <w:t>SU-ID-BOOT-017</w:t>
              </w:r>
            </w:ins>
          </w:p>
        </w:tc>
        <w:tc>
          <w:tcPr>
            <w:tcW w:w="4500" w:type="dxa"/>
            <w:tcPrChange w:id="15513" w:author="김은수" w:date="2026-10-01T01:11:00Z">
              <w:tcPr>
                <w:tcW w:w="4500" w:type="dxa"/>
              </w:tcPr>
            </w:tcPrChange>
          </w:tcPr>
          <w:p w14:paraId="52600FAF"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15514" w:author="김은수" w:date="2026-09-30T15:44:00Z" w16du:dateUtc="2026-09-30T06:44:00Z"/>
              </w:rPr>
              <w:pPrChange w:id="15515"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15516" w:author="김은수" w:date="2026-09-30T15:44:00Z" w16du:dateUtc="2026-09-30T06:44:00Z">
              <w:r>
                <w:t>서비스 모드 점검</w:t>
              </w:r>
            </w:ins>
          </w:p>
        </w:tc>
      </w:tr>
      <w:tr w:rsidR="00697371" w14:paraId="0D1B0A7B" w14:textId="77777777">
        <w:trPr>
          <w:cantSplit/>
          <w:ins w:id="15517" w:author="김은수" w:date="2026-09-30T15:44:00Z"/>
          <w:trPrChange w:id="15518"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15519" w:author="김은수" w:date="2026-10-01T01:11:00Z">
              <w:tcPr>
                <w:tcW w:w="2250" w:type="dxa"/>
              </w:tcPr>
            </w:tcPrChange>
          </w:tcPr>
          <w:p w14:paraId="0E2C675B" w14:textId="77777777" w:rsidR="00697371" w:rsidRDefault="00220104">
            <w:pPr>
              <w:pStyle w:val="TDC7"/>
              <w:jc w:val="center"/>
              <w:rPr>
                <w:ins w:id="15520" w:author="김은수" w:date="2026-09-30T15:44:00Z" w16du:dateUtc="2026-09-30T06:44:00Z"/>
              </w:rPr>
              <w:pPrChange w:id="15521" w:author="김은수" w:date="2026-10-01T01:11:00Z">
                <w:pPr>
                  <w:keepNext/>
                  <w:spacing w:after="0" w:line="240" w:lineRule="auto"/>
                </w:pPr>
              </w:pPrChange>
            </w:pPr>
            <w:ins w:id="15522" w:author="김은수" w:date="2026-09-30T15:44:00Z" w16du:dateUtc="2026-09-30T06:44:00Z">
              <w:r>
                <w:t>SI-ID-BOOT-001</w:t>
              </w:r>
            </w:ins>
          </w:p>
        </w:tc>
        <w:tc>
          <w:tcPr>
            <w:tcW w:w="2250" w:type="dxa"/>
            <w:tcPrChange w:id="15523" w:author="김은수" w:date="2026-10-01T01:11:00Z">
              <w:tcPr>
                <w:tcW w:w="2250" w:type="dxa"/>
              </w:tcPr>
            </w:tcPrChange>
          </w:tcPr>
          <w:p w14:paraId="5885CC79"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15524" w:author="김은수" w:date="2026-09-30T15:44:00Z" w16du:dateUtc="2026-09-30T06:44:00Z"/>
              </w:rPr>
              <w:pPrChange w:id="15525" w:author="김은수" w:date="2026-10-01T01:11:00Z">
                <w:pPr>
                  <w:keepNext/>
                  <w:spacing w:after="0" w:line="240" w:lineRule="auto"/>
                  <w:cnfStyle w:val="000000000000" w:firstRow="0" w:lastRow="0" w:firstColumn="0" w:lastColumn="0" w:oddVBand="0" w:evenVBand="0" w:oddHBand="0" w:evenHBand="0" w:firstRowFirstColumn="0" w:firstRowLastColumn="0" w:lastRowFirstColumn="0" w:lastRowLastColumn="0"/>
                </w:pPr>
              </w:pPrChange>
            </w:pPr>
            <w:ins w:id="15526" w:author="김은수" w:date="2026-09-30T15:44:00Z" w16du:dateUtc="2026-09-30T06:44:00Z">
              <w:r>
                <w:t>SU-ID-BOOT-018</w:t>
              </w:r>
            </w:ins>
          </w:p>
        </w:tc>
        <w:tc>
          <w:tcPr>
            <w:tcW w:w="4500" w:type="dxa"/>
            <w:tcPrChange w:id="15527" w:author="김은수" w:date="2026-10-01T01:11:00Z">
              <w:tcPr>
                <w:tcW w:w="4500" w:type="dxa"/>
              </w:tcPr>
            </w:tcPrChange>
          </w:tcPr>
          <w:p w14:paraId="20022390"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15528" w:author="김은수" w:date="2026-09-30T15:44:00Z" w16du:dateUtc="2026-09-30T06:44:00Z"/>
              </w:rPr>
              <w:pPrChange w:id="15529" w:author="김은수" w:date="2026-10-01T01:11:00Z">
                <w:pPr>
                  <w:keepNext/>
                  <w:spacing w:after="0" w:line="240" w:lineRule="auto"/>
                  <w:cnfStyle w:val="000000000000" w:firstRow="0" w:lastRow="0" w:firstColumn="0" w:lastColumn="0" w:oddVBand="0" w:evenVBand="0" w:oddHBand="0" w:evenHBand="0" w:firstRowFirstColumn="0" w:firstRowLastColumn="0" w:lastRowFirstColumn="0" w:lastRowLastColumn="0"/>
                </w:pPr>
              </w:pPrChange>
            </w:pPr>
            <w:ins w:id="15530" w:author="김은수" w:date="2026-09-30T15:44:00Z" w16du:dateUtc="2026-09-30T06:44:00Z">
              <w:r>
                <w:t>서비스 표시와 재기동</w:t>
              </w:r>
            </w:ins>
          </w:p>
        </w:tc>
      </w:tr>
      <w:tr w:rsidR="00697371" w14:paraId="6824D52C" w14:textId="77777777">
        <w:trPr>
          <w:cantSplit/>
          <w:ins w:id="15531" w:author="김은수" w:date="2026-09-30T15:44:00Z"/>
          <w:trPrChange w:id="15532"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15533" w:author="김은수" w:date="2026-10-01T01:11:00Z">
              <w:tcPr>
                <w:tcW w:w="2250" w:type="dxa"/>
              </w:tcPr>
            </w:tcPrChange>
          </w:tcPr>
          <w:p w14:paraId="616DC8E1" w14:textId="77777777" w:rsidR="00697371" w:rsidRDefault="00220104">
            <w:pPr>
              <w:pStyle w:val="TDC7"/>
              <w:jc w:val="center"/>
              <w:rPr>
                <w:ins w:id="15534" w:author="김은수" w:date="2026-09-30T15:44:00Z" w16du:dateUtc="2026-09-30T06:44:00Z"/>
              </w:rPr>
              <w:pPrChange w:id="15535" w:author="김은수" w:date="2026-10-01T01:11:00Z">
                <w:pPr>
                  <w:keepNext/>
                  <w:spacing w:after="0" w:line="240" w:lineRule="auto"/>
                </w:pPr>
              </w:pPrChange>
            </w:pPr>
            <w:ins w:id="15536" w:author="김은수" w:date="2026-09-30T15:44:00Z" w16du:dateUtc="2026-09-30T06:44:00Z">
              <w:r>
                <w:lastRenderedPageBreak/>
                <w:t>SI-ID-BOOT-002</w:t>
              </w:r>
            </w:ins>
          </w:p>
        </w:tc>
        <w:tc>
          <w:tcPr>
            <w:tcW w:w="2250" w:type="dxa"/>
            <w:tcPrChange w:id="15537" w:author="김은수" w:date="2026-10-01T01:11:00Z">
              <w:tcPr>
                <w:tcW w:w="2250" w:type="dxa"/>
              </w:tcPr>
            </w:tcPrChange>
          </w:tcPr>
          <w:p w14:paraId="4BC0426B"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15538" w:author="김은수" w:date="2026-09-30T15:44:00Z" w16du:dateUtc="2026-09-30T06:44:00Z"/>
              </w:rPr>
              <w:pPrChange w:id="15539" w:author="김은수" w:date="2026-10-01T01:11:00Z">
                <w:pPr>
                  <w:keepNext/>
                  <w:spacing w:after="0" w:line="240" w:lineRule="auto"/>
                  <w:cnfStyle w:val="000000000000" w:firstRow="0" w:lastRow="0" w:firstColumn="0" w:lastColumn="0" w:oddVBand="0" w:evenVBand="0" w:oddHBand="0" w:evenHBand="0" w:firstRowFirstColumn="0" w:firstRowLastColumn="0" w:lastRowFirstColumn="0" w:lastRowLastColumn="0"/>
                </w:pPr>
              </w:pPrChange>
            </w:pPr>
            <w:ins w:id="15540" w:author="김은수" w:date="2026-09-30T15:44:00Z" w16du:dateUtc="2026-09-30T06:44:00Z">
              <w:r>
                <w:t>SU-ID-BOOT-019</w:t>
              </w:r>
            </w:ins>
          </w:p>
        </w:tc>
        <w:tc>
          <w:tcPr>
            <w:tcW w:w="4500" w:type="dxa"/>
            <w:tcPrChange w:id="15541" w:author="김은수" w:date="2026-10-01T01:11:00Z">
              <w:tcPr>
                <w:tcW w:w="4500" w:type="dxa"/>
              </w:tcPr>
            </w:tcPrChange>
          </w:tcPr>
          <w:p w14:paraId="29C0E52E"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15542" w:author="김은수" w:date="2026-09-30T15:44:00Z" w16du:dateUtc="2026-09-30T06:44:00Z"/>
              </w:rPr>
              <w:pPrChange w:id="15543" w:author="김은수" w:date="2026-10-01T01:11:00Z">
                <w:pPr>
                  <w:keepNext/>
                  <w:spacing w:after="0" w:line="240" w:lineRule="auto"/>
                  <w:cnfStyle w:val="000000000000" w:firstRow="0" w:lastRow="0" w:firstColumn="0" w:lastColumn="0" w:oddVBand="0" w:evenVBand="0" w:oddHBand="0" w:evenHBand="0" w:firstRowFirstColumn="0" w:firstRowLastColumn="0" w:lastRowFirstColumn="0" w:lastRowLastColumn="0"/>
                </w:pPr>
              </w:pPrChange>
            </w:pPr>
            <w:ins w:id="15544" w:author="김은수" w:date="2026-09-30T15:44:00Z" w16du:dateUtc="2026-09-30T06:44:00Z">
              <w:r>
                <w:t>부트 상태 파일 읽기와 초기화</w:t>
              </w:r>
            </w:ins>
          </w:p>
        </w:tc>
      </w:tr>
      <w:tr w:rsidR="00697371" w14:paraId="55D579EC" w14:textId="77777777">
        <w:trPr>
          <w:cantSplit/>
          <w:ins w:id="15545" w:author="김은수" w:date="2026-09-30T15:44:00Z"/>
          <w:trPrChange w:id="15546" w:author="김은수" w:date="2026-10-01T01:11: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250" w:type="dxa"/>
            <w:tcPrChange w:id="15547" w:author="김은수" w:date="2026-10-01T01:11:00Z">
              <w:tcPr>
                <w:tcW w:w="2250" w:type="dxa"/>
              </w:tcPr>
            </w:tcPrChange>
          </w:tcPr>
          <w:p w14:paraId="6812F36A" w14:textId="77777777" w:rsidR="00697371" w:rsidRDefault="00220104">
            <w:pPr>
              <w:pStyle w:val="TDC7"/>
              <w:jc w:val="center"/>
              <w:rPr>
                <w:ins w:id="15548" w:author="김은수" w:date="2026-09-30T15:44:00Z" w16du:dateUtc="2026-09-30T06:44:00Z"/>
              </w:rPr>
              <w:pPrChange w:id="15549" w:author="김은수" w:date="2026-10-01T01:11:00Z">
                <w:pPr>
                  <w:spacing w:after="0" w:line="240" w:lineRule="auto"/>
                </w:pPr>
              </w:pPrChange>
            </w:pPr>
            <w:ins w:id="15550" w:author="김은수" w:date="2026-09-30T15:44:00Z" w16du:dateUtc="2026-09-30T06:44:00Z">
              <w:r>
                <w:t>SI-ID-BOOT-002</w:t>
              </w:r>
            </w:ins>
          </w:p>
        </w:tc>
        <w:tc>
          <w:tcPr>
            <w:tcW w:w="2250" w:type="dxa"/>
            <w:tcPrChange w:id="15551" w:author="김은수" w:date="2026-10-01T01:11:00Z">
              <w:tcPr>
                <w:tcW w:w="2250" w:type="dxa"/>
              </w:tcPr>
            </w:tcPrChange>
          </w:tcPr>
          <w:p w14:paraId="3A112211"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15552" w:author="김은수" w:date="2026-09-30T15:44:00Z" w16du:dateUtc="2026-09-30T06:44:00Z"/>
              </w:rPr>
              <w:pPrChange w:id="15553"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15554" w:author="김은수" w:date="2026-09-30T15:44:00Z" w16du:dateUtc="2026-09-30T06:44:00Z">
              <w:r>
                <w:t>SU-ID-BOOT-020</w:t>
              </w:r>
            </w:ins>
          </w:p>
        </w:tc>
        <w:tc>
          <w:tcPr>
            <w:tcW w:w="4500" w:type="dxa"/>
            <w:tcPrChange w:id="15555" w:author="김은수" w:date="2026-10-01T01:11:00Z">
              <w:tcPr>
                <w:tcW w:w="4500" w:type="dxa"/>
              </w:tcPr>
            </w:tcPrChange>
          </w:tcPr>
          <w:p w14:paraId="3E54C9FB" w14:textId="77777777" w:rsidR="00697371" w:rsidRDefault="00220104">
            <w:pPr>
              <w:pStyle w:val="TDC7"/>
              <w:cnfStyle w:val="000000000000" w:firstRow="0" w:lastRow="0" w:firstColumn="0" w:lastColumn="0" w:oddVBand="0" w:evenVBand="0" w:oddHBand="0" w:evenHBand="0" w:firstRowFirstColumn="0" w:firstRowLastColumn="0" w:lastRowFirstColumn="0" w:lastRowLastColumn="0"/>
              <w:rPr>
                <w:ins w:id="15556" w:author="김은수" w:date="2026-09-30T15:44:00Z" w16du:dateUtc="2026-09-30T06:44:00Z"/>
              </w:rPr>
              <w:pPrChange w:id="15557" w:author="김은수" w:date="2026-10-01T01:11:00Z">
                <w:pPr>
                  <w:spacing w:after="0" w:line="240" w:lineRule="auto"/>
                  <w:cnfStyle w:val="000000000000" w:firstRow="0" w:lastRow="0" w:firstColumn="0" w:lastColumn="0" w:oddVBand="0" w:evenVBand="0" w:oddHBand="0" w:evenHBand="0" w:firstRowFirstColumn="0" w:firstRowLastColumn="0" w:lastRowFirstColumn="0" w:lastRowLastColumn="0"/>
                </w:pPr>
              </w:pPrChange>
            </w:pPr>
            <w:ins w:id="15558" w:author="김은수" w:date="2026-09-30T15:44:00Z" w16du:dateUtc="2026-09-30T06:44:00Z">
              <w:r>
                <w:t>기동 슬롯 선택과 대체 기동</w:t>
              </w:r>
            </w:ins>
          </w:p>
        </w:tc>
      </w:tr>
    </w:tbl>
    <w:p w14:paraId="79B34778" w14:textId="77777777" w:rsidR="000A4182" w:rsidRDefault="000A4182">
      <w:pPr>
        <w:pStyle w:val="TDC10"/>
        <w:spacing w:after="0"/>
        <w:rPr>
          <w:ins w:id="15559" w:author="김은수" w:date="2026-10-01T03:22:00Z"/>
        </w:rPr>
      </w:pPr>
    </w:p>
    <w:p w14:paraId="6DC9C6A5" w14:textId="77777777" w:rsidR="00697371" w:rsidRPr="00E00010" w:rsidRDefault="00220104">
      <w:pPr>
        <w:pStyle w:val="TDC2"/>
        <w:pageBreakBefore/>
        <w:rPr>
          <w:ins w:id="15560" w:author="김은수" w:date="2026-09-30T15:44:00Z" w16du:dateUtc="2026-09-30T06:44:00Z"/>
          <w:lang w:val="en-US"/>
          <w:rPrChange w:id="15561" w:author="김은수" w:date="2026-10-01T13:46:00Z" w16du:dateUtc="2026-10-01T04:46:00Z">
            <w:rPr>
              <w:ins w:id="15562" w:author="김은수" w:date="2026-09-30T15:44:00Z" w16du:dateUtc="2026-09-30T06:44:00Z"/>
              <w:sz w:val="26"/>
              <w:szCs w:val="26"/>
              <w:lang w:val="ko-KR"/>
            </w:rPr>
          </w:rPrChange>
        </w:rPr>
        <w:pPrChange w:id="15563" w:author="김은수" w:date="2026-10-01T01:11:00Z">
          <w:pPr>
            <w:pStyle w:val="2"/>
            <w:pageBreakBefore/>
            <w:numPr>
              <w:ilvl w:val="1"/>
              <w:numId w:val="7"/>
            </w:numPr>
            <w:tabs>
              <w:tab w:val="num" w:pos="567"/>
            </w:tabs>
            <w:ind w:left="567" w:hanging="425"/>
          </w:pPr>
        </w:pPrChange>
      </w:pPr>
      <w:bookmarkStart w:id="15564" w:name="_Toc241675658"/>
      <w:ins w:id="15565" w:author="김은수" w:date="2026-09-30T15:44:00Z" w16du:dateUtc="2026-09-30T06:44:00Z">
        <w:r w:rsidRPr="00E00010">
          <w:rPr>
            <w:lang w:val="en-US"/>
            <w:rPrChange w:id="15566" w:author="김은수" w:date="2026-10-01T13:46:00Z" w16du:dateUtc="2026-10-01T04:46:00Z">
              <w:rPr>
                <w:bCs/>
                <w:sz w:val="25"/>
                <w:szCs w:val="25"/>
              </w:rPr>
            </w:rPrChange>
          </w:rPr>
          <w:lastRenderedPageBreak/>
          <w:t>Boot Control and Image Loading Module</w:t>
        </w:r>
        <w:bookmarkEnd w:id="15564"/>
      </w:ins>
    </w:p>
    <w:p w14:paraId="70D6921D" w14:textId="77777777" w:rsidR="00697371" w:rsidRPr="00E00010" w:rsidRDefault="00220104">
      <w:pPr>
        <w:pStyle w:val="TDC3"/>
        <w:rPr>
          <w:ins w:id="15567" w:author="김은수" w:date="2026-09-30T15:44:00Z" w16du:dateUtc="2026-09-30T06:44:00Z"/>
        </w:rPr>
        <w:pPrChange w:id="15568" w:author="김은수" w:date="2026-10-01T01:11:00Z">
          <w:pPr>
            <w:pStyle w:val="3"/>
            <w:numPr>
              <w:ilvl w:val="2"/>
              <w:numId w:val="7"/>
            </w:numPr>
            <w:tabs>
              <w:tab w:val="num" w:pos="850"/>
            </w:tabs>
            <w:ind w:left="1000" w:hanging="400"/>
          </w:pPr>
        </w:pPrChange>
      </w:pPr>
      <w:bookmarkStart w:id="15569" w:name="_Toc241675659"/>
      <w:ins w:id="15570" w:author="김은수" w:date="2026-09-30T15:44:00Z" w16du:dateUtc="2026-09-30T06:44:00Z">
        <w:r>
          <w:t>SI-ID-BOOT-001, 부트 제어 및 이미지 적재 모듈</w:t>
        </w:r>
        <w:bookmarkEnd w:id="15569"/>
      </w:ins>
    </w:p>
    <w:p w14:paraId="72B04B35" w14:textId="77777777" w:rsidR="00697371" w:rsidRPr="00E00010" w:rsidRDefault="00220104">
      <w:pPr>
        <w:pStyle w:val="TDC4"/>
        <w:rPr>
          <w:ins w:id="15571" w:author="김은수" w:date="2026-09-30T15:44:00Z" w16du:dateUtc="2026-09-30T06:44:00Z"/>
        </w:rPr>
        <w:pPrChange w:id="15572" w:author="김은수" w:date="2026-10-01T01:11:00Z">
          <w:pPr>
            <w:pStyle w:val="4"/>
            <w:numPr>
              <w:ilvl w:val="3"/>
              <w:numId w:val="7"/>
            </w:numPr>
            <w:tabs>
              <w:tab w:val="num" w:pos="1134"/>
            </w:tabs>
            <w:ind w:left="1200" w:hanging="400"/>
          </w:pPr>
        </w:pPrChange>
      </w:pPr>
      <w:ins w:id="15573" w:author="김은수" w:date="2026-09-30T15:44:00Z" w16du:dateUtc="2026-09-30T06:44:00Z">
        <w:r>
          <w:t>SU-ID-BOOT-001, 기동 하드웨어와 공유 영역 초기화</w:t>
        </w:r>
      </w:ins>
    </w:p>
    <w:p w14:paraId="70422703" w14:textId="77777777" w:rsidR="00084C76" w:rsidRDefault="00084C76">
      <w:pPr>
        <w:pStyle w:val="TDC40"/>
        <w:keepNext/>
        <w:rPr>
          <w:ins w:id="15574" w:author="김은수" w:date="2026-10-01T12:05:00Z" w16du:dateUtc="2026-10-01T03:05:00Z"/>
        </w:rPr>
        <w:pPrChange w:id="15575" w:author="김은수" w:date="2026-10-01T03:22:00Z">
          <w:pPr>
            <w:pStyle w:val="TDC40"/>
          </w:pPr>
        </w:pPrChange>
      </w:pPr>
      <w:ins w:id="15576" w:author="김은수" w:date="2026-10-01T12:05:00Z" w16du:dateUtc="2026-10-01T03:05:00Z">
        <w:r>
          <w:t>응용 코어를 시작하기 전에 공통 하드웨어와 코어 간 전달 영역을 준비한다.</w:t>
        </w:r>
      </w:ins>
    </w:p>
    <w:p w14:paraId="34DF9A8C" w14:textId="77777777" w:rsidR="00084C76" w:rsidRDefault="00084C76">
      <w:pPr>
        <w:pStyle w:val="TDC42"/>
        <w:rPr>
          <w:ins w:id="15577" w:author="김은수" w:date="2026-10-01T12:05:00Z" w16du:dateUtc="2026-10-01T03:05:00Z"/>
        </w:rPr>
      </w:pPr>
      <w:ins w:id="15578" w:author="김은수" w:date="2026-10-01T12:05:00Z" w16du:dateUtc="2026-10-01T03:05:00Z">
        <w:r>
          <w:t xml:space="preserve">표 </w:t>
        </w:r>
        <w:r>
          <w:fldChar w:fldCharType="begin"/>
        </w:r>
        <w:r>
          <w:instrText>SEQ 표 \* ARABIC</w:instrText>
        </w:r>
        <w:r>
          <w:fldChar w:fldCharType="separate"/>
        </w:r>
        <w:r>
          <w:t>197</w:t>
        </w:r>
        <w:r>
          <w:fldChar w:fldCharType="end"/>
        </w:r>
        <w:r>
          <w:t>. 기동 하드웨어와 공유 영역 초기화 / 유닛 설계 내용</w:t>
        </w:r>
      </w:ins>
    </w:p>
    <w:tbl>
      <w:tblPr>
        <w:tblStyle w:val="TDC41"/>
        <w:tblW w:w="8816" w:type="dxa"/>
        <w:tblLayout w:type="fixed"/>
        <w:tblLook w:val="04A0" w:firstRow="1" w:lastRow="0" w:firstColumn="1" w:lastColumn="0" w:noHBand="0" w:noVBand="1"/>
        <w:tblPrChange w:id="15579"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15580">
          <w:tblGrid>
            <w:gridCol w:w="360"/>
            <w:gridCol w:w="360"/>
            <w:gridCol w:w="584"/>
            <w:gridCol w:w="7512"/>
          </w:tblGrid>
        </w:tblGridChange>
      </w:tblGrid>
      <w:tr w:rsidR="00084C76" w14:paraId="5765AAD1" w14:textId="77777777" w:rsidTr="00811056">
        <w:trPr>
          <w:cnfStyle w:val="100000000000" w:firstRow="1" w:lastRow="0" w:firstColumn="0" w:lastColumn="0" w:oddVBand="0" w:evenVBand="0" w:oddHBand="0" w:evenHBand="0" w:firstRowFirstColumn="0" w:firstRowLastColumn="0" w:lastRowFirstColumn="0" w:lastRowLastColumn="0"/>
          <w:cantSplit/>
          <w:tblHeader/>
          <w:ins w:id="15581" w:author="김은수" w:date="2026-10-01T12:05:00Z"/>
          <w:trPrChange w:id="15582"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5583" w:author="김은수" w:date="2026-10-01T03:22:00Z">
              <w:tcPr>
                <w:tcW w:w="1304" w:type="dxa"/>
              </w:tcPr>
            </w:tcPrChange>
          </w:tcPr>
          <w:p w14:paraId="0138BB77"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15584" w:author="김은수" w:date="2026-10-01T12:05:00Z" w16du:dateUtc="2026-10-01T03:05:00Z"/>
              </w:rPr>
            </w:pPr>
            <w:ins w:id="15585" w:author="김은수" w:date="2026-10-01T12:05:00Z" w16du:dateUtc="2026-10-01T03:05:00Z">
              <w:r>
                <w:t>항목</w:t>
              </w:r>
            </w:ins>
          </w:p>
        </w:tc>
        <w:tc>
          <w:tcPr>
            <w:tcW w:w="7512" w:type="dxa"/>
            <w:tcPrChange w:id="15586" w:author="김은수" w:date="2026-10-01T03:22:00Z">
              <w:tcPr>
                <w:tcW w:w="7512" w:type="dxa"/>
              </w:tcPr>
            </w:tcPrChange>
          </w:tcPr>
          <w:p w14:paraId="787C6618"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15587" w:author="김은수" w:date="2026-10-01T12:05:00Z" w16du:dateUtc="2026-10-01T03:05:00Z"/>
              </w:rPr>
            </w:pPr>
            <w:ins w:id="15588" w:author="김은수" w:date="2026-10-01T12:05:00Z" w16du:dateUtc="2026-10-01T03:05:00Z">
              <w:r>
                <w:t>설계 내용</w:t>
              </w:r>
            </w:ins>
          </w:p>
        </w:tc>
      </w:tr>
      <w:tr w:rsidR="00084C76" w14:paraId="0A3845CF" w14:textId="77777777" w:rsidTr="00811056">
        <w:trPr>
          <w:cantSplit/>
          <w:ins w:id="15589" w:author="김은수" w:date="2026-10-01T12:05:00Z"/>
          <w:trPrChange w:id="15590"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5591" w:author="김은수" w:date="2026-10-01T03:22:00Z">
              <w:tcPr>
                <w:tcW w:w="1304" w:type="dxa"/>
              </w:tcPr>
            </w:tcPrChange>
          </w:tcPr>
          <w:p w14:paraId="7257024B" w14:textId="77777777" w:rsidR="00084C76" w:rsidRDefault="00084C76">
            <w:pPr>
              <w:pStyle w:val="TDCe"/>
              <w:rPr>
                <w:ins w:id="15592" w:author="김은수" w:date="2026-10-01T12:05:00Z" w16du:dateUtc="2026-10-01T03:05:00Z"/>
              </w:rPr>
            </w:pPr>
            <w:ins w:id="15593" w:author="김은수" w:date="2026-10-01T12:05:00Z" w16du:dateUtc="2026-10-01T03:05:00Z">
              <w:r>
                <w:t>입력</w:t>
              </w:r>
            </w:ins>
          </w:p>
        </w:tc>
        <w:tc>
          <w:tcPr>
            <w:tcW w:w="7512" w:type="dxa"/>
            <w:tcPrChange w:id="15594" w:author="김은수" w:date="2026-10-01T03:22:00Z">
              <w:tcPr>
                <w:tcW w:w="7512" w:type="dxa"/>
              </w:tcPr>
            </w:tcPrChange>
          </w:tcPr>
          <w:p w14:paraId="0EFFE671"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5595" w:author="김은수" w:date="2026-10-01T12:05:00Z" w16du:dateUtc="2026-10-01T03:05:00Z"/>
              </w:rPr>
            </w:pPr>
            <w:ins w:id="15596" w:author="김은수" w:date="2026-10-01T12:05:00Z" w16du:dateUtc="2026-10-01T03:05:00Z">
              <w:r>
                <w:t>전원 인가와 보드 설정</w:t>
              </w:r>
            </w:ins>
          </w:p>
        </w:tc>
      </w:tr>
      <w:tr w:rsidR="00084C76" w14:paraId="6B1D9FD2" w14:textId="77777777" w:rsidTr="00811056">
        <w:trPr>
          <w:cantSplit/>
          <w:ins w:id="15597" w:author="김은수" w:date="2026-10-01T12:05:00Z"/>
          <w:trPrChange w:id="15598"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5599" w:author="김은수" w:date="2026-10-01T03:22:00Z">
              <w:tcPr>
                <w:tcW w:w="1304" w:type="dxa"/>
              </w:tcPr>
            </w:tcPrChange>
          </w:tcPr>
          <w:p w14:paraId="2BDAD7FD" w14:textId="77777777" w:rsidR="00084C76" w:rsidRDefault="00084C76">
            <w:pPr>
              <w:pStyle w:val="TDCe"/>
              <w:rPr>
                <w:ins w:id="15600" w:author="김은수" w:date="2026-10-01T12:05:00Z" w16du:dateUtc="2026-10-01T03:05:00Z"/>
              </w:rPr>
            </w:pPr>
            <w:ins w:id="15601" w:author="김은수" w:date="2026-10-01T12:05:00Z" w16du:dateUtc="2026-10-01T03:05:00Z">
              <w:r>
                <w:t>출력</w:t>
              </w:r>
            </w:ins>
          </w:p>
        </w:tc>
        <w:tc>
          <w:tcPr>
            <w:tcW w:w="7512" w:type="dxa"/>
            <w:tcPrChange w:id="15602" w:author="김은수" w:date="2026-10-01T03:22:00Z">
              <w:tcPr>
                <w:tcW w:w="7512" w:type="dxa"/>
              </w:tcPr>
            </w:tcPrChange>
          </w:tcPr>
          <w:p w14:paraId="059CCAD2"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5603" w:author="김은수" w:date="2026-10-01T12:05:00Z" w16du:dateUtc="2026-10-01T03:05:00Z"/>
              </w:rPr>
            </w:pPr>
            <w:ins w:id="15604" w:author="김은수" w:date="2026-10-01T12:05:00Z" w16du:dateUtc="2026-10-01T03:05:00Z">
              <w:r>
                <w:t>초기 입출력/공유 메모리/인터럽트 상태</w:t>
              </w:r>
            </w:ins>
          </w:p>
        </w:tc>
      </w:tr>
      <w:tr w:rsidR="00084C76" w14:paraId="27E8812B" w14:textId="77777777" w:rsidTr="00811056">
        <w:trPr>
          <w:cantSplit/>
          <w:ins w:id="15605" w:author="김은수" w:date="2026-10-01T12:05:00Z"/>
          <w:trPrChange w:id="15606"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5607" w:author="김은수" w:date="2026-10-01T03:22:00Z">
              <w:tcPr>
                <w:tcW w:w="1304" w:type="dxa"/>
              </w:tcPr>
            </w:tcPrChange>
          </w:tcPr>
          <w:p w14:paraId="6A892AB5" w14:textId="77777777" w:rsidR="00084C76" w:rsidRDefault="00084C76">
            <w:pPr>
              <w:pStyle w:val="TDCe"/>
              <w:rPr>
                <w:ins w:id="15608" w:author="김은수" w:date="2026-10-01T12:05:00Z" w16du:dateUtc="2026-10-01T03:05:00Z"/>
              </w:rPr>
            </w:pPr>
            <w:ins w:id="15609" w:author="김은수" w:date="2026-10-01T12:05:00Z" w16du:dateUtc="2026-10-01T03:05:00Z">
              <w:r>
                <w:t>처리</w:t>
              </w:r>
            </w:ins>
          </w:p>
        </w:tc>
        <w:tc>
          <w:tcPr>
            <w:tcW w:w="7512" w:type="dxa"/>
            <w:tcPrChange w:id="15610" w:author="김은수" w:date="2026-10-01T03:22:00Z">
              <w:tcPr>
                <w:tcW w:w="7512" w:type="dxa"/>
              </w:tcPr>
            </w:tcPrChange>
          </w:tcPr>
          <w:p w14:paraId="2B383F7E"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5611" w:author="김은수" w:date="2026-10-01T12:05:00Z" w16du:dateUtc="2026-10-01T03:05:00Z"/>
              </w:rPr>
            </w:pPr>
            <w:ins w:id="15612" w:author="김은수" w:date="2026-10-01T12:05:00Z" w16du:dateUtc="2026-10-01T03:05:00Z">
              <w:r>
                <w:t>인터럽트를 차단한 상태에서 초기 입출력과 QCC 제어 상태를 설정하고 공유 영역을 초기화한다. 응용 코어의 반복 처리와 부트로더의 준비 단계를 구분한다.</w:t>
              </w:r>
            </w:ins>
          </w:p>
        </w:tc>
      </w:tr>
    </w:tbl>
    <w:p w14:paraId="1DB01189" w14:textId="77777777" w:rsidR="00084C76" w:rsidRDefault="00084C76">
      <w:pPr>
        <w:pStyle w:val="TDC40"/>
        <w:spacing w:after="0"/>
        <w:rPr>
          <w:ins w:id="15613" w:author="김은수" w:date="2026-10-01T12:05:00Z" w16du:dateUtc="2026-10-01T03:05:00Z"/>
        </w:rPr>
        <w:pPrChange w:id="15614" w:author="김은수" w:date="2026-10-01T03:22:00Z">
          <w:pPr>
            <w:pStyle w:val="TDC40"/>
          </w:pPr>
        </w:pPrChange>
      </w:pPr>
    </w:p>
    <w:p w14:paraId="069D701E" w14:textId="77777777" w:rsidR="00084C76" w:rsidRDefault="00084C76">
      <w:pPr>
        <w:pStyle w:val="TDC42"/>
        <w:rPr>
          <w:ins w:id="15615" w:author="김은수" w:date="2026-10-01T12:05:00Z" w16du:dateUtc="2026-10-01T03:05:00Z"/>
        </w:rPr>
      </w:pPr>
      <w:ins w:id="15616" w:author="김은수" w:date="2026-10-01T12:05:00Z" w16du:dateUtc="2026-10-01T03:05:00Z">
        <w:r>
          <w:t xml:space="preserve">표 </w:t>
        </w:r>
        <w:r>
          <w:fldChar w:fldCharType="begin"/>
        </w:r>
        <w:r>
          <w:instrText>SEQ 표 \* ARABIC</w:instrText>
        </w:r>
        <w:r>
          <w:fldChar w:fldCharType="separate"/>
        </w:r>
        <w:r>
          <w:t>198</w:t>
        </w:r>
        <w:r>
          <w:fldChar w:fldCharType="end"/>
        </w:r>
        <w:r>
          <w:t>. 기동 하드웨어와 공유 영역 초기화 / 구현 조건</w:t>
        </w:r>
      </w:ins>
    </w:p>
    <w:tbl>
      <w:tblPr>
        <w:tblStyle w:val="TDC41"/>
        <w:tblW w:w="8816" w:type="dxa"/>
        <w:tblLayout w:type="fixed"/>
        <w:tblLook w:val="04A0" w:firstRow="1" w:lastRow="0" w:firstColumn="1" w:lastColumn="0" w:noHBand="0" w:noVBand="1"/>
        <w:tblPrChange w:id="15617"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15618">
          <w:tblGrid>
            <w:gridCol w:w="360"/>
            <w:gridCol w:w="360"/>
            <w:gridCol w:w="584"/>
            <w:gridCol w:w="7512"/>
          </w:tblGrid>
        </w:tblGridChange>
      </w:tblGrid>
      <w:tr w:rsidR="00084C76" w14:paraId="2AEB621F" w14:textId="77777777" w:rsidTr="00811056">
        <w:trPr>
          <w:cnfStyle w:val="100000000000" w:firstRow="1" w:lastRow="0" w:firstColumn="0" w:lastColumn="0" w:oddVBand="0" w:evenVBand="0" w:oddHBand="0" w:evenHBand="0" w:firstRowFirstColumn="0" w:firstRowLastColumn="0" w:lastRowFirstColumn="0" w:lastRowLastColumn="0"/>
          <w:cantSplit/>
          <w:tblHeader/>
          <w:ins w:id="15619" w:author="김은수" w:date="2026-10-01T12:05:00Z"/>
          <w:trPrChange w:id="15620"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5621" w:author="김은수" w:date="2026-10-01T03:22:00Z">
              <w:tcPr>
                <w:tcW w:w="1304" w:type="dxa"/>
              </w:tcPr>
            </w:tcPrChange>
          </w:tcPr>
          <w:p w14:paraId="60E2DCFA"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15622" w:author="김은수" w:date="2026-10-01T12:05:00Z" w16du:dateUtc="2026-10-01T03:05:00Z"/>
              </w:rPr>
            </w:pPr>
            <w:ins w:id="15623" w:author="김은수" w:date="2026-10-01T12:05:00Z" w16du:dateUtc="2026-10-01T03:05:00Z">
              <w:r>
                <w:t>구분</w:t>
              </w:r>
            </w:ins>
          </w:p>
        </w:tc>
        <w:tc>
          <w:tcPr>
            <w:tcW w:w="7512" w:type="dxa"/>
            <w:tcPrChange w:id="15624" w:author="김은수" w:date="2026-10-01T03:22:00Z">
              <w:tcPr>
                <w:tcW w:w="7512" w:type="dxa"/>
              </w:tcPr>
            </w:tcPrChange>
          </w:tcPr>
          <w:p w14:paraId="7A4457DB"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15625" w:author="김은수" w:date="2026-10-01T12:05:00Z" w16du:dateUtc="2026-10-01T03:05:00Z"/>
              </w:rPr>
            </w:pPr>
            <w:ins w:id="15626" w:author="김은수" w:date="2026-10-01T12:05:00Z" w16du:dateUtc="2026-10-01T03:05:00Z">
              <w:r>
                <w:t>구현 조건</w:t>
              </w:r>
            </w:ins>
          </w:p>
        </w:tc>
      </w:tr>
      <w:tr w:rsidR="00084C76" w14:paraId="7C69A081" w14:textId="77777777" w:rsidTr="00811056">
        <w:trPr>
          <w:cantSplit/>
          <w:ins w:id="15627" w:author="김은수" w:date="2026-10-01T12:05:00Z"/>
          <w:trPrChange w:id="15628"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5629" w:author="김은수" w:date="2026-10-01T03:22:00Z">
              <w:tcPr>
                <w:tcW w:w="1304" w:type="dxa"/>
              </w:tcPr>
            </w:tcPrChange>
          </w:tcPr>
          <w:p w14:paraId="232018F4" w14:textId="77777777" w:rsidR="00084C76" w:rsidRDefault="00084C76">
            <w:pPr>
              <w:pStyle w:val="TDCe"/>
              <w:rPr>
                <w:ins w:id="15630" w:author="김은수" w:date="2026-10-01T12:05:00Z" w16du:dateUtc="2026-10-01T03:05:00Z"/>
              </w:rPr>
            </w:pPr>
            <w:ins w:id="15631" w:author="김은수" w:date="2026-10-01T12:05:00Z" w16du:dateUtc="2026-10-01T03:05:00Z">
              <w:r>
                <w:t>관련 함수</w:t>
              </w:r>
            </w:ins>
          </w:p>
        </w:tc>
        <w:tc>
          <w:tcPr>
            <w:tcW w:w="7512" w:type="dxa"/>
            <w:tcPrChange w:id="15632" w:author="김은수" w:date="2026-10-01T03:22:00Z">
              <w:tcPr>
                <w:tcW w:w="7512" w:type="dxa"/>
              </w:tcPr>
            </w:tcPrChange>
          </w:tcPr>
          <w:p w14:paraId="216A0C61"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5633" w:author="김은수" w:date="2026-10-01T12:05:00Z" w16du:dateUtc="2026-10-01T03:05:00Z"/>
              </w:rPr>
            </w:pPr>
            <w:ins w:id="15634" w:author="김은수" w:date="2026-10-01T12:05:00Z" w16du:dateUtc="2026-10-01T03:05:00Z">
              <w:r>
                <w:t>main</w:t>
              </w:r>
            </w:ins>
          </w:p>
        </w:tc>
      </w:tr>
      <w:tr w:rsidR="00084C76" w14:paraId="0D678415" w14:textId="77777777" w:rsidTr="00811056">
        <w:trPr>
          <w:cantSplit/>
          <w:ins w:id="15635" w:author="김은수" w:date="2026-10-01T12:05:00Z"/>
          <w:trPrChange w:id="15636"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5637" w:author="김은수" w:date="2026-10-01T03:22:00Z">
              <w:tcPr>
                <w:tcW w:w="1304" w:type="dxa"/>
              </w:tcPr>
            </w:tcPrChange>
          </w:tcPr>
          <w:p w14:paraId="7B3F68B3" w14:textId="77777777" w:rsidR="00084C76" w:rsidRDefault="00084C76">
            <w:pPr>
              <w:pStyle w:val="TDCe"/>
              <w:rPr>
                <w:ins w:id="15638" w:author="김은수" w:date="2026-10-01T12:05:00Z" w16du:dateUtc="2026-10-01T03:05:00Z"/>
              </w:rPr>
            </w:pPr>
            <w:ins w:id="15639" w:author="김은수" w:date="2026-10-01T12:05:00Z" w16du:dateUtc="2026-10-01T03:05:00Z">
              <w:r>
                <w:t>동작 조건</w:t>
              </w:r>
            </w:ins>
          </w:p>
        </w:tc>
        <w:tc>
          <w:tcPr>
            <w:tcW w:w="7512" w:type="dxa"/>
            <w:tcPrChange w:id="15640" w:author="김은수" w:date="2026-10-01T03:22:00Z">
              <w:tcPr>
                <w:tcW w:w="7512" w:type="dxa"/>
              </w:tcPr>
            </w:tcPrChange>
          </w:tcPr>
          <w:p w14:paraId="4AA09456"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5641" w:author="김은수" w:date="2026-10-01T12:05:00Z" w16du:dateUtc="2026-10-01T03:05:00Z"/>
              </w:rPr>
            </w:pPr>
            <w:ins w:id="15642" w:author="김은수" w:date="2026-10-01T12:05:00Z" w16du:dateUtc="2026-10-01T03:05:00Z">
              <w:r>
                <w:t>공유 영역과 하드웨어 준비가 응용 코어 기동보다 먼저 이루어져야 한다.</w:t>
              </w:r>
            </w:ins>
          </w:p>
        </w:tc>
      </w:tr>
    </w:tbl>
    <w:p w14:paraId="5742CF20" w14:textId="77777777" w:rsidR="00084C76" w:rsidRDefault="00084C76">
      <w:pPr>
        <w:pStyle w:val="TDC40"/>
        <w:spacing w:after="0"/>
        <w:rPr>
          <w:ins w:id="15643" w:author="김은수" w:date="2026-10-01T12:05:00Z" w16du:dateUtc="2026-10-01T03:05:00Z"/>
        </w:rPr>
        <w:pPrChange w:id="15644" w:author="김은수" w:date="2026-10-01T03:22:00Z">
          <w:pPr>
            <w:pStyle w:val="TDC40"/>
          </w:pPr>
        </w:pPrChange>
      </w:pPr>
    </w:p>
    <w:p w14:paraId="3910F2FD" w14:textId="77777777" w:rsidR="00697371" w:rsidRPr="00E00010" w:rsidRDefault="00220104">
      <w:pPr>
        <w:pStyle w:val="TDC4"/>
        <w:rPr>
          <w:ins w:id="15645" w:author="김은수" w:date="2026-09-30T15:44:00Z" w16du:dateUtc="2026-09-30T06:44:00Z"/>
        </w:rPr>
        <w:pPrChange w:id="15646" w:author="김은수" w:date="2026-10-01T01:11:00Z">
          <w:pPr>
            <w:pStyle w:val="4"/>
            <w:numPr>
              <w:ilvl w:val="3"/>
              <w:numId w:val="7"/>
            </w:numPr>
            <w:tabs>
              <w:tab w:val="num" w:pos="1134"/>
            </w:tabs>
            <w:ind w:left="1200" w:hanging="400"/>
          </w:pPr>
        </w:pPrChange>
      </w:pPr>
      <w:ins w:id="15647" w:author="김은수" w:date="2026-09-30T15:44:00Z" w16du:dateUtc="2026-09-30T06:44:00Z">
        <w:r>
          <w:t>SU-ID-BOOT-002, 기동 지연 대기</w:t>
        </w:r>
      </w:ins>
    </w:p>
    <w:p w14:paraId="5A46B11F" w14:textId="77777777" w:rsidR="00084C76" w:rsidRDefault="00084C76">
      <w:pPr>
        <w:pStyle w:val="TDC40"/>
        <w:keepNext/>
        <w:rPr>
          <w:ins w:id="15648" w:author="김은수" w:date="2026-10-01T12:05:00Z" w16du:dateUtc="2026-10-01T03:05:00Z"/>
        </w:rPr>
        <w:pPrChange w:id="15649" w:author="김은수" w:date="2026-10-01T03:22:00Z">
          <w:pPr>
            <w:pStyle w:val="TDC40"/>
          </w:pPr>
        </w:pPrChange>
      </w:pPr>
      <w:ins w:id="15650" w:author="김은수" w:date="2026-10-01T12:05:00Z" w16du:dateUtc="2026-10-01T03:05:00Z">
        <w:r>
          <w:t>초기 하드웨어 제어 사이에 필요한 대기 시간을 확보한다.</w:t>
        </w:r>
      </w:ins>
    </w:p>
    <w:p w14:paraId="6505CA9A" w14:textId="77777777" w:rsidR="00084C76" w:rsidRDefault="00084C76">
      <w:pPr>
        <w:pStyle w:val="TDC42"/>
        <w:rPr>
          <w:ins w:id="15651" w:author="김은수" w:date="2026-10-01T12:05:00Z" w16du:dateUtc="2026-10-01T03:05:00Z"/>
        </w:rPr>
      </w:pPr>
      <w:ins w:id="15652" w:author="김은수" w:date="2026-10-01T12:05:00Z" w16du:dateUtc="2026-10-01T03:05:00Z">
        <w:r>
          <w:t xml:space="preserve">표 </w:t>
        </w:r>
        <w:r>
          <w:fldChar w:fldCharType="begin"/>
        </w:r>
        <w:r>
          <w:instrText>SEQ 표 \* ARABIC</w:instrText>
        </w:r>
        <w:r>
          <w:fldChar w:fldCharType="separate"/>
        </w:r>
        <w:r>
          <w:t>199</w:t>
        </w:r>
        <w:r>
          <w:fldChar w:fldCharType="end"/>
        </w:r>
        <w:r>
          <w:t>. 기동 지연 대기 / 유닛 설계 내용</w:t>
        </w:r>
      </w:ins>
    </w:p>
    <w:tbl>
      <w:tblPr>
        <w:tblStyle w:val="TDC41"/>
        <w:tblW w:w="8816" w:type="dxa"/>
        <w:tblLayout w:type="fixed"/>
        <w:tblLook w:val="04A0" w:firstRow="1" w:lastRow="0" w:firstColumn="1" w:lastColumn="0" w:noHBand="0" w:noVBand="1"/>
        <w:tblPrChange w:id="15653"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15654">
          <w:tblGrid>
            <w:gridCol w:w="360"/>
            <w:gridCol w:w="360"/>
            <w:gridCol w:w="584"/>
            <w:gridCol w:w="7512"/>
          </w:tblGrid>
        </w:tblGridChange>
      </w:tblGrid>
      <w:tr w:rsidR="00084C76" w14:paraId="0636440E" w14:textId="77777777" w:rsidTr="0062704D">
        <w:trPr>
          <w:cnfStyle w:val="100000000000" w:firstRow="1" w:lastRow="0" w:firstColumn="0" w:lastColumn="0" w:oddVBand="0" w:evenVBand="0" w:oddHBand="0" w:evenHBand="0" w:firstRowFirstColumn="0" w:firstRowLastColumn="0" w:lastRowFirstColumn="0" w:lastRowLastColumn="0"/>
          <w:cantSplit/>
          <w:tblHeader/>
          <w:ins w:id="15655" w:author="김은수" w:date="2026-10-01T12:05:00Z"/>
          <w:trPrChange w:id="15656"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5657" w:author="김은수" w:date="2026-10-01T03:22:00Z">
              <w:tcPr>
                <w:tcW w:w="1304" w:type="dxa"/>
              </w:tcPr>
            </w:tcPrChange>
          </w:tcPr>
          <w:p w14:paraId="2A3A55B5"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15658" w:author="김은수" w:date="2026-10-01T12:05:00Z" w16du:dateUtc="2026-10-01T03:05:00Z"/>
              </w:rPr>
            </w:pPr>
            <w:ins w:id="15659" w:author="김은수" w:date="2026-10-01T12:05:00Z" w16du:dateUtc="2026-10-01T03:05:00Z">
              <w:r>
                <w:t>항목</w:t>
              </w:r>
            </w:ins>
          </w:p>
        </w:tc>
        <w:tc>
          <w:tcPr>
            <w:tcW w:w="7512" w:type="dxa"/>
            <w:tcPrChange w:id="15660" w:author="김은수" w:date="2026-10-01T03:22:00Z">
              <w:tcPr>
                <w:tcW w:w="7512" w:type="dxa"/>
              </w:tcPr>
            </w:tcPrChange>
          </w:tcPr>
          <w:p w14:paraId="1AF6B97A"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15661" w:author="김은수" w:date="2026-10-01T12:05:00Z" w16du:dateUtc="2026-10-01T03:05:00Z"/>
              </w:rPr>
            </w:pPr>
            <w:ins w:id="15662" w:author="김은수" w:date="2026-10-01T12:05:00Z" w16du:dateUtc="2026-10-01T03:05:00Z">
              <w:r>
                <w:t>설계 내용</w:t>
              </w:r>
            </w:ins>
          </w:p>
        </w:tc>
      </w:tr>
      <w:tr w:rsidR="00084C76" w14:paraId="631C13D8" w14:textId="77777777" w:rsidTr="0062704D">
        <w:trPr>
          <w:cantSplit/>
          <w:ins w:id="15663" w:author="김은수" w:date="2026-10-01T12:05:00Z"/>
          <w:trPrChange w:id="15664"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5665" w:author="김은수" w:date="2026-10-01T03:22:00Z">
              <w:tcPr>
                <w:tcW w:w="1304" w:type="dxa"/>
              </w:tcPr>
            </w:tcPrChange>
          </w:tcPr>
          <w:p w14:paraId="6ADD928B" w14:textId="77777777" w:rsidR="00084C76" w:rsidRDefault="00084C76">
            <w:pPr>
              <w:pStyle w:val="TDCe"/>
              <w:rPr>
                <w:ins w:id="15666" w:author="김은수" w:date="2026-10-01T12:05:00Z" w16du:dateUtc="2026-10-01T03:05:00Z"/>
              </w:rPr>
            </w:pPr>
            <w:ins w:id="15667" w:author="김은수" w:date="2026-10-01T12:05:00Z" w16du:dateUtc="2026-10-01T03:05:00Z">
              <w:r>
                <w:t>입력</w:t>
              </w:r>
            </w:ins>
          </w:p>
        </w:tc>
        <w:tc>
          <w:tcPr>
            <w:tcW w:w="7512" w:type="dxa"/>
            <w:tcPrChange w:id="15668" w:author="김은수" w:date="2026-10-01T03:22:00Z">
              <w:tcPr>
                <w:tcW w:w="7512" w:type="dxa"/>
              </w:tcPr>
            </w:tcPrChange>
          </w:tcPr>
          <w:p w14:paraId="514BC6F2"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5669" w:author="김은수" w:date="2026-10-01T12:05:00Z" w16du:dateUtc="2026-10-01T03:05:00Z"/>
              </w:rPr>
            </w:pPr>
            <w:ins w:id="15670" w:author="김은수" w:date="2026-10-01T12:05:00Z" w16du:dateUtc="2026-10-01T03:05:00Z">
              <w:r>
                <w:t>요청 지연 시간(us)</w:t>
              </w:r>
            </w:ins>
          </w:p>
        </w:tc>
      </w:tr>
      <w:tr w:rsidR="00084C76" w14:paraId="4F2D1445" w14:textId="77777777" w:rsidTr="0062704D">
        <w:trPr>
          <w:cantSplit/>
          <w:ins w:id="15671" w:author="김은수" w:date="2026-10-01T12:05:00Z"/>
          <w:trPrChange w:id="15672"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5673" w:author="김은수" w:date="2026-10-01T03:22:00Z">
              <w:tcPr>
                <w:tcW w:w="1304" w:type="dxa"/>
              </w:tcPr>
            </w:tcPrChange>
          </w:tcPr>
          <w:p w14:paraId="47322ED1" w14:textId="77777777" w:rsidR="00084C76" w:rsidRDefault="00084C76">
            <w:pPr>
              <w:pStyle w:val="TDCe"/>
              <w:rPr>
                <w:ins w:id="15674" w:author="김은수" w:date="2026-10-01T12:05:00Z" w16du:dateUtc="2026-10-01T03:05:00Z"/>
              </w:rPr>
            </w:pPr>
            <w:ins w:id="15675" w:author="김은수" w:date="2026-10-01T12:05:00Z" w16du:dateUtc="2026-10-01T03:05:00Z">
              <w:r>
                <w:t>출력</w:t>
              </w:r>
            </w:ins>
          </w:p>
        </w:tc>
        <w:tc>
          <w:tcPr>
            <w:tcW w:w="7512" w:type="dxa"/>
            <w:tcPrChange w:id="15676" w:author="김은수" w:date="2026-10-01T03:22:00Z">
              <w:tcPr>
                <w:tcW w:w="7512" w:type="dxa"/>
              </w:tcPr>
            </w:tcPrChange>
          </w:tcPr>
          <w:p w14:paraId="6B3AF099"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5677" w:author="김은수" w:date="2026-10-01T12:05:00Z" w16du:dateUtc="2026-10-01T03:05:00Z"/>
              </w:rPr>
            </w:pPr>
            <w:ins w:id="15678" w:author="김은수" w:date="2026-10-01T12:05:00Z" w16du:dateUtc="2026-10-01T03:05:00Z">
              <w:r>
                <w:t>지연 후 복귀</w:t>
              </w:r>
            </w:ins>
          </w:p>
        </w:tc>
      </w:tr>
      <w:tr w:rsidR="00084C76" w14:paraId="77230EC6" w14:textId="77777777" w:rsidTr="0062704D">
        <w:trPr>
          <w:cantSplit/>
          <w:ins w:id="15679" w:author="김은수" w:date="2026-10-01T12:05:00Z"/>
          <w:trPrChange w:id="15680"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5681" w:author="김은수" w:date="2026-10-01T03:22:00Z">
              <w:tcPr>
                <w:tcW w:w="1304" w:type="dxa"/>
              </w:tcPr>
            </w:tcPrChange>
          </w:tcPr>
          <w:p w14:paraId="0F6F6A1E" w14:textId="77777777" w:rsidR="00084C76" w:rsidRDefault="00084C76">
            <w:pPr>
              <w:pStyle w:val="TDCe"/>
              <w:rPr>
                <w:ins w:id="15682" w:author="김은수" w:date="2026-10-01T12:05:00Z" w16du:dateUtc="2026-10-01T03:05:00Z"/>
              </w:rPr>
            </w:pPr>
            <w:ins w:id="15683" w:author="김은수" w:date="2026-10-01T12:05:00Z" w16du:dateUtc="2026-10-01T03:05:00Z">
              <w:r>
                <w:lastRenderedPageBreak/>
                <w:t>처리</w:t>
              </w:r>
            </w:ins>
          </w:p>
        </w:tc>
        <w:tc>
          <w:tcPr>
            <w:tcW w:w="7512" w:type="dxa"/>
            <w:tcPrChange w:id="15684" w:author="김은수" w:date="2026-10-01T03:22:00Z">
              <w:tcPr>
                <w:tcW w:w="7512" w:type="dxa"/>
              </w:tcPr>
            </w:tcPrChange>
          </w:tcPr>
          <w:p w14:paraId="4046CC94"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5685" w:author="김은수" w:date="2026-10-01T12:05:00Z" w16du:dateUtc="2026-10-01T03:05:00Z"/>
              </w:rPr>
            </w:pPr>
            <w:ins w:id="15686" w:author="김은수" w:date="2026-10-01T12:05:00Z" w16du:dateUtc="2026-10-01T03:05:00Z">
              <w:r>
                <w:t>요청 시간을 기준 타이머/루프 계산에 적용한다. 호출 지점의 클럭 조건과 시간 단위를 맞추어 사용한다.</w:t>
              </w:r>
            </w:ins>
          </w:p>
        </w:tc>
      </w:tr>
    </w:tbl>
    <w:p w14:paraId="16FAA6F0" w14:textId="77777777" w:rsidR="00084C76" w:rsidRDefault="00084C76">
      <w:pPr>
        <w:pStyle w:val="TDC40"/>
        <w:spacing w:after="0"/>
        <w:rPr>
          <w:ins w:id="15687" w:author="김은수" w:date="2026-10-01T12:05:00Z" w16du:dateUtc="2026-10-01T03:05:00Z"/>
        </w:rPr>
        <w:pPrChange w:id="15688" w:author="김은수" w:date="2026-10-01T03:22:00Z">
          <w:pPr>
            <w:pStyle w:val="TDC40"/>
          </w:pPr>
        </w:pPrChange>
      </w:pPr>
    </w:p>
    <w:p w14:paraId="28E2F2F8" w14:textId="77777777" w:rsidR="00084C76" w:rsidRDefault="00084C76">
      <w:pPr>
        <w:pStyle w:val="TDC42"/>
        <w:rPr>
          <w:ins w:id="15689" w:author="김은수" w:date="2026-10-01T12:05:00Z" w16du:dateUtc="2026-10-01T03:05:00Z"/>
        </w:rPr>
      </w:pPr>
      <w:ins w:id="15690" w:author="김은수" w:date="2026-10-01T12:05:00Z" w16du:dateUtc="2026-10-01T03:05:00Z">
        <w:r>
          <w:t xml:space="preserve">표 </w:t>
        </w:r>
        <w:r>
          <w:fldChar w:fldCharType="begin"/>
        </w:r>
        <w:r>
          <w:instrText>SEQ 표 \* ARABIC</w:instrText>
        </w:r>
        <w:r>
          <w:fldChar w:fldCharType="separate"/>
        </w:r>
        <w:r>
          <w:t>200</w:t>
        </w:r>
        <w:r>
          <w:fldChar w:fldCharType="end"/>
        </w:r>
        <w:r>
          <w:t>. 기동 지연 대기 / 구현 조건</w:t>
        </w:r>
      </w:ins>
    </w:p>
    <w:tbl>
      <w:tblPr>
        <w:tblStyle w:val="TDC41"/>
        <w:tblW w:w="8816" w:type="dxa"/>
        <w:tblLayout w:type="fixed"/>
        <w:tblLook w:val="04A0" w:firstRow="1" w:lastRow="0" w:firstColumn="1" w:lastColumn="0" w:noHBand="0" w:noVBand="1"/>
        <w:tblPrChange w:id="15691"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15692">
          <w:tblGrid>
            <w:gridCol w:w="360"/>
            <w:gridCol w:w="360"/>
            <w:gridCol w:w="584"/>
            <w:gridCol w:w="7512"/>
          </w:tblGrid>
        </w:tblGridChange>
      </w:tblGrid>
      <w:tr w:rsidR="00084C76" w14:paraId="66571782" w14:textId="77777777" w:rsidTr="0062704D">
        <w:trPr>
          <w:cnfStyle w:val="100000000000" w:firstRow="1" w:lastRow="0" w:firstColumn="0" w:lastColumn="0" w:oddVBand="0" w:evenVBand="0" w:oddHBand="0" w:evenHBand="0" w:firstRowFirstColumn="0" w:firstRowLastColumn="0" w:lastRowFirstColumn="0" w:lastRowLastColumn="0"/>
          <w:cantSplit/>
          <w:tblHeader/>
          <w:ins w:id="15693" w:author="김은수" w:date="2026-10-01T12:05:00Z"/>
          <w:trPrChange w:id="15694"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5695" w:author="김은수" w:date="2026-10-01T03:22:00Z">
              <w:tcPr>
                <w:tcW w:w="1304" w:type="dxa"/>
              </w:tcPr>
            </w:tcPrChange>
          </w:tcPr>
          <w:p w14:paraId="258FED43"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15696" w:author="김은수" w:date="2026-10-01T12:05:00Z" w16du:dateUtc="2026-10-01T03:05:00Z"/>
              </w:rPr>
            </w:pPr>
            <w:ins w:id="15697" w:author="김은수" w:date="2026-10-01T12:05:00Z" w16du:dateUtc="2026-10-01T03:05:00Z">
              <w:r>
                <w:t>구분</w:t>
              </w:r>
            </w:ins>
          </w:p>
        </w:tc>
        <w:tc>
          <w:tcPr>
            <w:tcW w:w="7512" w:type="dxa"/>
            <w:tcPrChange w:id="15698" w:author="김은수" w:date="2026-10-01T03:22:00Z">
              <w:tcPr>
                <w:tcW w:w="7512" w:type="dxa"/>
              </w:tcPr>
            </w:tcPrChange>
          </w:tcPr>
          <w:p w14:paraId="1D8DDCAA"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15699" w:author="김은수" w:date="2026-10-01T12:05:00Z" w16du:dateUtc="2026-10-01T03:05:00Z"/>
              </w:rPr>
            </w:pPr>
            <w:ins w:id="15700" w:author="김은수" w:date="2026-10-01T12:05:00Z" w16du:dateUtc="2026-10-01T03:05:00Z">
              <w:r>
                <w:t>구현 조건</w:t>
              </w:r>
            </w:ins>
          </w:p>
        </w:tc>
      </w:tr>
      <w:tr w:rsidR="00084C76" w14:paraId="3230651C" w14:textId="77777777" w:rsidTr="0062704D">
        <w:trPr>
          <w:cantSplit/>
          <w:ins w:id="15701" w:author="김은수" w:date="2026-10-01T12:05:00Z"/>
          <w:trPrChange w:id="15702"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5703" w:author="김은수" w:date="2026-10-01T03:22:00Z">
              <w:tcPr>
                <w:tcW w:w="1304" w:type="dxa"/>
              </w:tcPr>
            </w:tcPrChange>
          </w:tcPr>
          <w:p w14:paraId="362DC772" w14:textId="77777777" w:rsidR="00084C76" w:rsidRDefault="00084C76">
            <w:pPr>
              <w:pStyle w:val="TDCe"/>
              <w:rPr>
                <w:ins w:id="15704" w:author="김은수" w:date="2026-10-01T12:05:00Z" w16du:dateUtc="2026-10-01T03:05:00Z"/>
              </w:rPr>
            </w:pPr>
            <w:ins w:id="15705" w:author="김은수" w:date="2026-10-01T12:05:00Z" w16du:dateUtc="2026-10-01T03:05:00Z">
              <w:r>
                <w:t>관련 함수</w:t>
              </w:r>
            </w:ins>
          </w:p>
        </w:tc>
        <w:tc>
          <w:tcPr>
            <w:tcW w:w="7512" w:type="dxa"/>
            <w:tcPrChange w:id="15706" w:author="김은수" w:date="2026-10-01T03:22:00Z">
              <w:tcPr>
                <w:tcW w:w="7512" w:type="dxa"/>
              </w:tcPr>
            </w:tcPrChange>
          </w:tcPr>
          <w:p w14:paraId="15492580"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5707" w:author="김은수" w:date="2026-10-01T12:05:00Z" w16du:dateUtc="2026-10-01T03:05:00Z"/>
              </w:rPr>
            </w:pPr>
            <w:ins w:id="15708" w:author="김은수" w:date="2026-10-01T12:05:00Z" w16du:dateUtc="2026-10-01T03:05:00Z">
              <w:r>
                <w:t>tdc_delay_us</w:t>
              </w:r>
            </w:ins>
          </w:p>
        </w:tc>
      </w:tr>
      <w:tr w:rsidR="00084C76" w14:paraId="4C23FB8D" w14:textId="77777777" w:rsidTr="0062704D">
        <w:trPr>
          <w:cantSplit/>
          <w:ins w:id="15709" w:author="김은수" w:date="2026-10-01T12:05:00Z"/>
          <w:trPrChange w:id="15710"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5711" w:author="김은수" w:date="2026-10-01T03:22:00Z">
              <w:tcPr>
                <w:tcW w:w="1304" w:type="dxa"/>
              </w:tcPr>
            </w:tcPrChange>
          </w:tcPr>
          <w:p w14:paraId="05A3B333" w14:textId="77777777" w:rsidR="00084C76" w:rsidRDefault="00084C76">
            <w:pPr>
              <w:pStyle w:val="TDCe"/>
              <w:rPr>
                <w:ins w:id="15712" w:author="김은수" w:date="2026-10-01T12:05:00Z" w16du:dateUtc="2026-10-01T03:05:00Z"/>
              </w:rPr>
            </w:pPr>
            <w:ins w:id="15713" w:author="김은수" w:date="2026-10-01T12:05:00Z" w16du:dateUtc="2026-10-01T03:05:00Z">
              <w:r>
                <w:t>동작 조건</w:t>
              </w:r>
            </w:ins>
          </w:p>
        </w:tc>
        <w:tc>
          <w:tcPr>
            <w:tcW w:w="7512" w:type="dxa"/>
            <w:tcPrChange w:id="15714" w:author="김은수" w:date="2026-10-01T03:22:00Z">
              <w:tcPr>
                <w:tcW w:w="7512" w:type="dxa"/>
              </w:tcPr>
            </w:tcPrChange>
          </w:tcPr>
          <w:p w14:paraId="741E5EB3"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5715" w:author="김은수" w:date="2026-10-01T12:05:00Z" w16du:dateUtc="2026-10-01T03:05:00Z"/>
              </w:rPr>
            </w:pPr>
            <w:ins w:id="15716" w:author="김은수" w:date="2026-10-01T12:05:00Z" w16du:dateUtc="2026-10-01T03:05:00Z">
              <w:r>
                <w:t>시간 단위가 호출자와 일치하고 요청 시간이 종료 조건에 반영되어야 한다.</w:t>
              </w:r>
            </w:ins>
          </w:p>
        </w:tc>
      </w:tr>
    </w:tbl>
    <w:p w14:paraId="1B763A40" w14:textId="77777777" w:rsidR="00084C76" w:rsidRDefault="00084C76">
      <w:pPr>
        <w:pStyle w:val="TDC40"/>
        <w:spacing w:after="0"/>
        <w:rPr>
          <w:ins w:id="15717" w:author="김은수" w:date="2026-10-01T12:05:00Z" w16du:dateUtc="2026-10-01T03:05:00Z"/>
        </w:rPr>
        <w:pPrChange w:id="15718" w:author="김은수" w:date="2026-10-01T03:22:00Z">
          <w:pPr>
            <w:pStyle w:val="TDC40"/>
          </w:pPr>
        </w:pPrChange>
      </w:pPr>
    </w:p>
    <w:p w14:paraId="21A55D8D" w14:textId="77777777" w:rsidR="00697371" w:rsidRPr="00E00010" w:rsidRDefault="00220104">
      <w:pPr>
        <w:pStyle w:val="TDC4"/>
        <w:rPr>
          <w:ins w:id="15719" w:author="김은수" w:date="2026-09-30T15:44:00Z" w16du:dateUtc="2026-09-30T06:44:00Z"/>
        </w:rPr>
        <w:pPrChange w:id="15720" w:author="김은수" w:date="2026-10-01T01:11:00Z">
          <w:pPr>
            <w:pStyle w:val="4"/>
            <w:numPr>
              <w:ilvl w:val="3"/>
              <w:numId w:val="7"/>
            </w:numPr>
            <w:tabs>
              <w:tab w:val="num" w:pos="1134"/>
            </w:tabs>
            <w:ind w:left="1200" w:hanging="400"/>
          </w:pPr>
        </w:pPrChange>
      </w:pPr>
      <w:ins w:id="15721" w:author="김은수" w:date="2026-09-30T15:44:00Z" w16du:dateUtc="2026-09-30T06:44:00Z">
        <w:r>
          <w:t>SU-ID-BOOT-003, 정상 기동과 서비스 모드 선택</w:t>
        </w:r>
      </w:ins>
    </w:p>
    <w:p w14:paraId="6002BBD1" w14:textId="77777777" w:rsidR="00084C76" w:rsidRDefault="00084C76">
      <w:pPr>
        <w:pStyle w:val="TDC40"/>
        <w:keepNext/>
        <w:rPr>
          <w:ins w:id="15722" w:author="김은수" w:date="2026-10-01T12:05:00Z" w16du:dateUtc="2026-10-01T03:05:00Z"/>
        </w:rPr>
        <w:pPrChange w:id="15723" w:author="김은수" w:date="2026-10-01T03:22:00Z">
          <w:pPr>
            <w:pStyle w:val="TDC40"/>
          </w:pPr>
        </w:pPrChange>
      </w:pPr>
      <w:ins w:id="15724" w:author="김은수" w:date="2026-10-01T12:05:00Z" w16du:dateUtc="2026-10-01T03:05:00Z">
        <w:r>
          <w:t>점검용 서비스 실행과 일반 응용 실행을 분리한다.</w:t>
        </w:r>
      </w:ins>
    </w:p>
    <w:p w14:paraId="63EC39B5" w14:textId="77777777" w:rsidR="00084C76" w:rsidRDefault="00084C76">
      <w:pPr>
        <w:pStyle w:val="TDC42"/>
        <w:rPr>
          <w:ins w:id="15725" w:author="김은수" w:date="2026-10-01T12:05:00Z" w16du:dateUtc="2026-10-01T03:05:00Z"/>
        </w:rPr>
      </w:pPr>
      <w:ins w:id="15726" w:author="김은수" w:date="2026-10-01T12:05:00Z" w16du:dateUtc="2026-10-01T03:05:00Z">
        <w:r>
          <w:t xml:space="preserve">표 </w:t>
        </w:r>
        <w:r>
          <w:fldChar w:fldCharType="begin"/>
        </w:r>
        <w:r>
          <w:instrText>SEQ 표 \* ARABIC</w:instrText>
        </w:r>
        <w:r>
          <w:fldChar w:fldCharType="separate"/>
        </w:r>
        <w:r>
          <w:t>201</w:t>
        </w:r>
        <w:r>
          <w:fldChar w:fldCharType="end"/>
        </w:r>
        <w:r>
          <w:t>. 정상 기동과 서비스 모드 선택 / 유닛 설계 내용</w:t>
        </w:r>
      </w:ins>
    </w:p>
    <w:tbl>
      <w:tblPr>
        <w:tblStyle w:val="TDC41"/>
        <w:tblW w:w="8816" w:type="dxa"/>
        <w:tblLayout w:type="fixed"/>
        <w:tblLook w:val="04A0" w:firstRow="1" w:lastRow="0" w:firstColumn="1" w:lastColumn="0" w:noHBand="0" w:noVBand="1"/>
        <w:tblPrChange w:id="15727"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15728">
          <w:tblGrid>
            <w:gridCol w:w="360"/>
            <w:gridCol w:w="360"/>
            <w:gridCol w:w="584"/>
            <w:gridCol w:w="7512"/>
          </w:tblGrid>
        </w:tblGridChange>
      </w:tblGrid>
      <w:tr w:rsidR="00084C76" w14:paraId="505C4552" w14:textId="77777777" w:rsidTr="00BA4184">
        <w:trPr>
          <w:cnfStyle w:val="100000000000" w:firstRow="1" w:lastRow="0" w:firstColumn="0" w:lastColumn="0" w:oddVBand="0" w:evenVBand="0" w:oddHBand="0" w:evenHBand="0" w:firstRowFirstColumn="0" w:firstRowLastColumn="0" w:lastRowFirstColumn="0" w:lastRowLastColumn="0"/>
          <w:cantSplit/>
          <w:tblHeader/>
          <w:ins w:id="15729" w:author="김은수" w:date="2026-10-01T12:05:00Z"/>
          <w:trPrChange w:id="15730"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5731" w:author="김은수" w:date="2026-10-01T03:22:00Z">
              <w:tcPr>
                <w:tcW w:w="1304" w:type="dxa"/>
              </w:tcPr>
            </w:tcPrChange>
          </w:tcPr>
          <w:p w14:paraId="786ECD76"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15732" w:author="김은수" w:date="2026-10-01T12:05:00Z" w16du:dateUtc="2026-10-01T03:05:00Z"/>
              </w:rPr>
            </w:pPr>
            <w:ins w:id="15733" w:author="김은수" w:date="2026-10-01T12:05:00Z" w16du:dateUtc="2026-10-01T03:05:00Z">
              <w:r>
                <w:t>항목</w:t>
              </w:r>
            </w:ins>
          </w:p>
        </w:tc>
        <w:tc>
          <w:tcPr>
            <w:tcW w:w="7512" w:type="dxa"/>
            <w:tcPrChange w:id="15734" w:author="김은수" w:date="2026-10-01T03:22:00Z">
              <w:tcPr>
                <w:tcW w:w="7512" w:type="dxa"/>
              </w:tcPr>
            </w:tcPrChange>
          </w:tcPr>
          <w:p w14:paraId="4DCD199C"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15735" w:author="김은수" w:date="2026-10-01T12:05:00Z" w16du:dateUtc="2026-10-01T03:05:00Z"/>
              </w:rPr>
            </w:pPr>
            <w:ins w:id="15736" w:author="김은수" w:date="2026-10-01T12:05:00Z" w16du:dateUtc="2026-10-01T03:05:00Z">
              <w:r>
                <w:t>설계 내용</w:t>
              </w:r>
            </w:ins>
          </w:p>
        </w:tc>
      </w:tr>
      <w:tr w:rsidR="00084C76" w14:paraId="728785A8" w14:textId="77777777" w:rsidTr="00BA4184">
        <w:trPr>
          <w:cantSplit/>
          <w:ins w:id="15737" w:author="김은수" w:date="2026-10-01T12:05:00Z"/>
          <w:trPrChange w:id="15738"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5739" w:author="김은수" w:date="2026-10-01T03:22:00Z">
              <w:tcPr>
                <w:tcW w:w="1304" w:type="dxa"/>
              </w:tcPr>
            </w:tcPrChange>
          </w:tcPr>
          <w:p w14:paraId="7EDC37D9" w14:textId="77777777" w:rsidR="00084C76" w:rsidRDefault="00084C76">
            <w:pPr>
              <w:pStyle w:val="TDCe"/>
              <w:rPr>
                <w:ins w:id="15740" w:author="김은수" w:date="2026-10-01T12:05:00Z" w16du:dateUtc="2026-10-01T03:05:00Z"/>
              </w:rPr>
            </w:pPr>
            <w:ins w:id="15741" w:author="김은수" w:date="2026-10-01T12:05:00Z" w16du:dateUtc="2026-10-01T03:05:00Z">
              <w:r>
                <w:t>입력</w:t>
              </w:r>
            </w:ins>
          </w:p>
        </w:tc>
        <w:tc>
          <w:tcPr>
            <w:tcW w:w="7512" w:type="dxa"/>
            <w:tcPrChange w:id="15742" w:author="김은수" w:date="2026-10-01T03:22:00Z">
              <w:tcPr>
                <w:tcW w:w="7512" w:type="dxa"/>
              </w:tcPr>
            </w:tcPrChange>
          </w:tcPr>
          <w:p w14:paraId="61577099"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5743" w:author="김은수" w:date="2026-10-01T12:05:00Z" w16du:dateUtc="2026-10-01T03:05:00Z"/>
              </w:rPr>
            </w:pPr>
            <w:ins w:id="15744" w:author="김은수" w:date="2026-10-01T12:05:00Z" w16du:dateUtc="2026-10-01T03:05:00Z">
              <w:r>
                <w:t>기동 시 모드 판정 입력</w:t>
              </w:r>
            </w:ins>
          </w:p>
        </w:tc>
      </w:tr>
      <w:tr w:rsidR="00084C76" w14:paraId="58C6773C" w14:textId="77777777" w:rsidTr="00BA4184">
        <w:trPr>
          <w:cantSplit/>
          <w:ins w:id="15745" w:author="김은수" w:date="2026-10-01T12:05:00Z"/>
          <w:trPrChange w:id="15746"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5747" w:author="김은수" w:date="2026-10-01T03:22:00Z">
              <w:tcPr>
                <w:tcW w:w="1304" w:type="dxa"/>
              </w:tcPr>
            </w:tcPrChange>
          </w:tcPr>
          <w:p w14:paraId="541F6355" w14:textId="77777777" w:rsidR="00084C76" w:rsidRDefault="00084C76">
            <w:pPr>
              <w:pStyle w:val="TDCe"/>
              <w:rPr>
                <w:ins w:id="15748" w:author="김은수" w:date="2026-10-01T12:05:00Z" w16du:dateUtc="2026-10-01T03:05:00Z"/>
              </w:rPr>
            </w:pPr>
            <w:ins w:id="15749" w:author="김은수" w:date="2026-10-01T12:05:00Z" w16du:dateUtc="2026-10-01T03:05:00Z">
              <w:r>
                <w:t>출력</w:t>
              </w:r>
            </w:ins>
          </w:p>
        </w:tc>
        <w:tc>
          <w:tcPr>
            <w:tcW w:w="7512" w:type="dxa"/>
            <w:tcPrChange w:id="15750" w:author="김은수" w:date="2026-10-01T03:22:00Z">
              <w:tcPr>
                <w:tcW w:w="7512" w:type="dxa"/>
              </w:tcPr>
            </w:tcPrChange>
          </w:tcPr>
          <w:p w14:paraId="5332A3E5"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5751" w:author="김은수" w:date="2026-10-01T12:05:00Z" w16du:dateUtc="2026-10-01T03:05:00Z"/>
              </w:rPr>
            </w:pPr>
            <w:ins w:id="15752" w:author="김은수" w:date="2026-10-01T12:05:00Z" w16du:dateUtc="2026-10-01T03:05:00Z">
              <w:r>
                <w:t>정상 부트 또는 서비스 진입</w:t>
              </w:r>
            </w:ins>
          </w:p>
        </w:tc>
      </w:tr>
      <w:tr w:rsidR="00084C76" w14:paraId="60980F23" w14:textId="77777777" w:rsidTr="00BA4184">
        <w:trPr>
          <w:cantSplit/>
          <w:ins w:id="15753" w:author="김은수" w:date="2026-10-01T12:05:00Z"/>
          <w:trPrChange w:id="15754"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5755" w:author="김은수" w:date="2026-10-01T03:22:00Z">
              <w:tcPr>
                <w:tcW w:w="1304" w:type="dxa"/>
              </w:tcPr>
            </w:tcPrChange>
          </w:tcPr>
          <w:p w14:paraId="50D919FA" w14:textId="77777777" w:rsidR="00084C76" w:rsidRDefault="00084C76">
            <w:pPr>
              <w:pStyle w:val="TDCe"/>
              <w:rPr>
                <w:ins w:id="15756" w:author="김은수" w:date="2026-10-01T12:05:00Z" w16du:dateUtc="2026-10-01T03:05:00Z"/>
              </w:rPr>
            </w:pPr>
            <w:ins w:id="15757" w:author="김은수" w:date="2026-10-01T12:05:00Z" w16du:dateUtc="2026-10-01T03:05:00Z">
              <w:r>
                <w:t>처리</w:t>
              </w:r>
            </w:ins>
          </w:p>
        </w:tc>
        <w:tc>
          <w:tcPr>
            <w:tcW w:w="7512" w:type="dxa"/>
            <w:tcPrChange w:id="15758" w:author="김은수" w:date="2026-10-01T03:22:00Z">
              <w:tcPr>
                <w:tcW w:w="7512" w:type="dxa"/>
              </w:tcPr>
            </w:tcPrChange>
          </w:tcPr>
          <w:p w14:paraId="33C67C37"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5759" w:author="김은수" w:date="2026-10-01T12:05:00Z" w16du:dateUtc="2026-10-01T03:05:00Z"/>
              </w:rPr>
            </w:pPr>
            <w:ins w:id="15760" w:author="김은수" w:date="2026-10-01T12:05:00Z" w16du:dateUtc="2026-10-01T03:05:00Z">
              <w:r>
                <w:t>기동 입력을 확인하여 서비스 조건이면 서비스 루프로 들어가고, 아니면 정상 이미지 적재 절차를 수행한다. 서비스 분기가 일반 자극 실행으로 이어지지 않게 구분한다.</w:t>
              </w:r>
            </w:ins>
          </w:p>
        </w:tc>
      </w:tr>
    </w:tbl>
    <w:p w14:paraId="4489A4A8" w14:textId="77777777" w:rsidR="00084C76" w:rsidRDefault="00084C76">
      <w:pPr>
        <w:pStyle w:val="TDC40"/>
        <w:spacing w:after="0"/>
        <w:rPr>
          <w:ins w:id="15761" w:author="김은수" w:date="2026-10-01T12:05:00Z" w16du:dateUtc="2026-10-01T03:05:00Z"/>
        </w:rPr>
        <w:pPrChange w:id="15762" w:author="김은수" w:date="2026-10-01T03:22:00Z">
          <w:pPr>
            <w:pStyle w:val="TDC40"/>
          </w:pPr>
        </w:pPrChange>
      </w:pPr>
    </w:p>
    <w:p w14:paraId="6F7E8CEE" w14:textId="77777777" w:rsidR="00084C76" w:rsidRDefault="00084C76">
      <w:pPr>
        <w:pStyle w:val="TDC42"/>
        <w:rPr>
          <w:ins w:id="15763" w:author="김은수" w:date="2026-10-01T12:05:00Z" w16du:dateUtc="2026-10-01T03:05:00Z"/>
        </w:rPr>
      </w:pPr>
      <w:ins w:id="15764" w:author="김은수" w:date="2026-10-01T12:05:00Z" w16du:dateUtc="2026-10-01T03:05:00Z">
        <w:r>
          <w:t xml:space="preserve">표 </w:t>
        </w:r>
        <w:r>
          <w:fldChar w:fldCharType="begin"/>
        </w:r>
        <w:r>
          <w:instrText>SEQ 표 \* ARABIC</w:instrText>
        </w:r>
        <w:r>
          <w:fldChar w:fldCharType="separate"/>
        </w:r>
        <w:r>
          <w:t>202</w:t>
        </w:r>
        <w:r>
          <w:fldChar w:fldCharType="end"/>
        </w:r>
        <w:r>
          <w:t>. 정상 기동과 서비스 모드 선택 / 구현 조건</w:t>
        </w:r>
      </w:ins>
    </w:p>
    <w:tbl>
      <w:tblPr>
        <w:tblStyle w:val="TDC41"/>
        <w:tblW w:w="8816" w:type="dxa"/>
        <w:tblLayout w:type="fixed"/>
        <w:tblLook w:val="04A0" w:firstRow="1" w:lastRow="0" w:firstColumn="1" w:lastColumn="0" w:noHBand="0" w:noVBand="1"/>
        <w:tblPrChange w:id="15765"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15766">
          <w:tblGrid>
            <w:gridCol w:w="360"/>
            <w:gridCol w:w="360"/>
            <w:gridCol w:w="584"/>
            <w:gridCol w:w="7512"/>
          </w:tblGrid>
        </w:tblGridChange>
      </w:tblGrid>
      <w:tr w:rsidR="00084C76" w14:paraId="20FF343E" w14:textId="77777777" w:rsidTr="00BA4184">
        <w:trPr>
          <w:cnfStyle w:val="100000000000" w:firstRow="1" w:lastRow="0" w:firstColumn="0" w:lastColumn="0" w:oddVBand="0" w:evenVBand="0" w:oddHBand="0" w:evenHBand="0" w:firstRowFirstColumn="0" w:firstRowLastColumn="0" w:lastRowFirstColumn="0" w:lastRowLastColumn="0"/>
          <w:cantSplit/>
          <w:tblHeader/>
          <w:ins w:id="15767" w:author="김은수" w:date="2026-10-01T12:05:00Z"/>
          <w:trPrChange w:id="15768"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5769" w:author="김은수" w:date="2026-10-01T03:22:00Z">
              <w:tcPr>
                <w:tcW w:w="1304" w:type="dxa"/>
              </w:tcPr>
            </w:tcPrChange>
          </w:tcPr>
          <w:p w14:paraId="64F186BC"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15770" w:author="김은수" w:date="2026-10-01T12:05:00Z" w16du:dateUtc="2026-10-01T03:05:00Z"/>
              </w:rPr>
            </w:pPr>
            <w:ins w:id="15771" w:author="김은수" w:date="2026-10-01T12:05:00Z" w16du:dateUtc="2026-10-01T03:05:00Z">
              <w:r>
                <w:t>구분</w:t>
              </w:r>
            </w:ins>
          </w:p>
        </w:tc>
        <w:tc>
          <w:tcPr>
            <w:tcW w:w="7512" w:type="dxa"/>
            <w:tcPrChange w:id="15772" w:author="김은수" w:date="2026-10-01T03:22:00Z">
              <w:tcPr>
                <w:tcW w:w="7512" w:type="dxa"/>
              </w:tcPr>
            </w:tcPrChange>
          </w:tcPr>
          <w:p w14:paraId="20CAD94D"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15773" w:author="김은수" w:date="2026-10-01T12:05:00Z" w16du:dateUtc="2026-10-01T03:05:00Z"/>
              </w:rPr>
            </w:pPr>
            <w:ins w:id="15774" w:author="김은수" w:date="2026-10-01T12:05:00Z" w16du:dateUtc="2026-10-01T03:05:00Z">
              <w:r>
                <w:t>구현 조건</w:t>
              </w:r>
            </w:ins>
          </w:p>
        </w:tc>
      </w:tr>
      <w:tr w:rsidR="00084C76" w14:paraId="29CCBB4C" w14:textId="77777777" w:rsidTr="00BA4184">
        <w:trPr>
          <w:cantSplit/>
          <w:ins w:id="15775" w:author="김은수" w:date="2026-10-01T12:05:00Z"/>
          <w:trPrChange w:id="15776"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5777" w:author="김은수" w:date="2026-10-01T03:22:00Z">
              <w:tcPr>
                <w:tcW w:w="1304" w:type="dxa"/>
              </w:tcPr>
            </w:tcPrChange>
          </w:tcPr>
          <w:p w14:paraId="7983FD1F" w14:textId="77777777" w:rsidR="00084C76" w:rsidRDefault="00084C76">
            <w:pPr>
              <w:pStyle w:val="TDCe"/>
              <w:rPr>
                <w:ins w:id="15778" w:author="김은수" w:date="2026-10-01T12:05:00Z" w16du:dateUtc="2026-10-01T03:05:00Z"/>
              </w:rPr>
            </w:pPr>
            <w:ins w:id="15779" w:author="김은수" w:date="2026-10-01T12:05:00Z" w16du:dateUtc="2026-10-01T03:05:00Z">
              <w:r>
                <w:t>관련 함수</w:t>
              </w:r>
            </w:ins>
          </w:p>
        </w:tc>
        <w:tc>
          <w:tcPr>
            <w:tcW w:w="7512" w:type="dxa"/>
            <w:tcPrChange w:id="15780" w:author="김은수" w:date="2026-10-01T03:22:00Z">
              <w:tcPr>
                <w:tcW w:w="7512" w:type="dxa"/>
              </w:tcPr>
            </w:tcPrChange>
          </w:tcPr>
          <w:p w14:paraId="57927CDB"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5781" w:author="김은수" w:date="2026-10-01T12:05:00Z" w16du:dateUtc="2026-10-01T03:05:00Z"/>
              </w:rPr>
            </w:pPr>
            <w:ins w:id="15782" w:author="김은수" w:date="2026-10-01T12:05:00Z" w16du:dateUtc="2026-10-01T03:05:00Z">
              <w:r>
                <w:t>bootloader_main</w:t>
              </w:r>
            </w:ins>
          </w:p>
        </w:tc>
      </w:tr>
      <w:tr w:rsidR="00084C76" w14:paraId="3306CB23" w14:textId="77777777" w:rsidTr="00BA4184">
        <w:trPr>
          <w:cantSplit/>
          <w:ins w:id="15783" w:author="김은수" w:date="2026-10-01T12:05:00Z"/>
          <w:trPrChange w:id="15784"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5785" w:author="김은수" w:date="2026-10-01T03:22:00Z">
              <w:tcPr>
                <w:tcW w:w="1304" w:type="dxa"/>
              </w:tcPr>
            </w:tcPrChange>
          </w:tcPr>
          <w:p w14:paraId="2E3A0F01" w14:textId="77777777" w:rsidR="00084C76" w:rsidRDefault="00084C76">
            <w:pPr>
              <w:pStyle w:val="TDCe"/>
              <w:rPr>
                <w:ins w:id="15786" w:author="김은수" w:date="2026-10-01T12:05:00Z" w16du:dateUtc="2026-10-01T03:05:00Z"/>
              </w:rPr>
            </w:pPr>
            <w:ins w:id="15787" w:author="김은수" w:date="2026-10-01T12:05:00Z" w16du:dateUtc="2026-10-01T03:05:00Z">
              <w:r>
                <w:t>동작 조건</w:t>
              </w:r>
            </w:ins>
          </w:p>
        </w:tc>
        <w:tc>
          <w:tcPr>
            <w:tcW w:w="7512" w:type="dxa"/>
            <w:tcPrChange w:id="15788" w:author="김은수" w:date="2026-10-01T03:22:00Z">
              <w:tcPr>
                <w:tcW w:w="7512" w:type="dxa"/>
              </w:tcPr>
            </w:tcPrChange>
          </w:tcPr>
          <w:p w14:paraId="045E5C47"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5789" w:author="김은수" w:date="2026-10-01T12:05:00Z" w16du:dateUtc="2026-10-01T03:05:00Z"/>
              </w:rPr>
            </w:pPr>
            <w:ins w:id="15790" w:author="김은수" w:date="2026-10-01T12:05:00Z" w16du:dateUtc="2026-10-01T03:05:00Z">
              <w:r>
                <w:t>서비스 조건일 때 service_main, 정상 조건일 때 정상 부트 경로가 선택되어야 한다.</w:t>
              </w:r>
            </w:ins>
          </w:p>
        </w:tc>
      </w:tr>
    </w:tbl>
    <w:p w14:paraId="26ABD229" w14:textId="77777777" w:rsidR="00697371" w:rsidRPr="00E00010" w:rsidRDefault="00220104">
      <w:pPr>
        <w:pStyle w:val="TDC4"/>
        <w:rPr>
          <w:ins w:id="15791" w:author="김은수" w:date="2026-09-30T15:44:00Z" w16du:dateUtc="2026-09-30T06:44:00Z"/>
        </w:rPr>
        <w:pPrChange w:id="15792" w:author="김은수" w:date="2026-10-01T01:11:00Z">
          <w:pPr>
            <w:pStyle w:val="4"/>
            <w:numPr>
              <w:ilvl w:val="3"/>
              <w:numId w:val="7"/>
            </w:numPr>
            <w:tabs>
              <w:tab w:val="num" w:pos="1134"/>
            </w:tabs>
            <w:ind w:left="1200" w:hanging="400"/>
          </w:pPr>
        </w:pPrChange>
      </w:pPr>
      <w:ins w:id="15793" w:author="김은수" w:date="2026-09-30T15:44:00Z" w16du:dateUtc="2026-09-30T06:44:00Z">
        <w:r>
          <w:lastRenderedPageBreak/>
          <w:t>SU-ID-BOOT-004, 기동 표시와 경과 시간</w:t>
        </w:r>
      </w:ins>
    </w:p>
    <w:p w14:paraId="28AA3D92" w14:textId="77777777" w:rsidR="00084C76" w:rsidRDefault="00084C76">
      <w:pPr>
        <w:pStyle w:val="TDC40"/>
        <w:keepNext/>
        <w:rPr>
          <w:ins w:id="15794" w:author="김은수" w:date="2026-10-01T12:05:00Z" w16du:dateUtc="2026-10-01T03:05:00Z"/>
        </w:rPr>
        <w:pPrChange w:id="15795" w:author="김은수" w:date="2026-10-01T03:22:00Z">
          <w:pPr>
            <w:pStyle w:val="TDC40"/>
          </w:pPr>
        </w:pPrChange>
      </w:pPr>
      <w:ins w:id="15796" w:author="김은수" w:date="2026-10-01T12:05:00Z" w16du:dateUtc="2026-10-01T03:05:00Z">
        <w:r>
          <w:t>이미지 적재 동안 기동 진행을 표시하고 표시 종료 시점을 관리한다.</w:t>
        </w:r>
      </w:ins>
    </w:p>
    <w:p w14:paraId="2608D93D" w14:textId="77777777" w:rsidR="00084C76" w:rsidRDefault="00084C76">
      <w:pPr>
        <w:pStyle w:val="TDC42"/>
        <w:rPr>
          <w:ins w:id="15797" w:author="김은수" w:date="2026-10-01T12:05:00Z" w16du:dateUtc="2026-10-01T03:05:00Z"/>
        </w:rPr>
      </w:pPr>
      <w:ins w:id="15798" w:author="김은수" w:date="2026-10-01T12:05:00Z" w16du:dateUtc="2026-10-01T03:05:00Z">
        <w:r>
          <w:t xml:space="preserve">표 </w:t>
        </w:r>
        <w:r>
          <w:fldChar w:fldCharType="begin"/>
        </w:r>
        <w:r>
          <w:instrText>SEQ 표 \* ARABIC</w:instrText>
        </w:r>
        <w:r>
          <w:fldChar w:fldCharType="separate"/>
        </w:r>
        <w:r>
          <w:t>203</w:t>
        </w:r>
        <w:r>
          <w:fldChar w:fldCharType="end"/>
        </w:r>
        <w:r>
          <w:t>. 기동 표시와 경과 시간 / 유닛 설계 내용</w:t>
        </w:r>
      </w:ins>
    </w:p>
    <w:tbl>
      <w:tblPr>
        <w:tblStyle w:val="TDC41"/>
        <w:tblW w:w="8816" w:type="dxa"/>
        <w:tblLayout w:type="fixed"/>
        <w:tblLook w:val="04A0" w:firstRow="1" w:lastRow="0" w:firstColumn="1" w:lastColumn="0" w:noHBand="0" w:noVBand="1"/>
        <w:tblPrChange w:id="15799"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15800">
          <w:tblGrid>
            <w:gridCol w:w="360"/>
            <w:gridCol w:w="360"/>
            <w:gridCol w:w="584"/>
            <w:gridCol w:w="7512"/>
          </w:tblGrid>
        </w:tblGridChange>
      </w:tblGrid>
      <w:tr w:rsidR="00084C76" w14:paraId="107FFA34" w14:textId="77777777" w:rsidTr="00584F14">
        <w:trPr>
          <w:cnfStyle w:val="100000000000" w:firstRow="1" w:lastRow="0" w:firstColumn="0" w:lastColumn="0" w:oddVBand="0" w:evenVBand="0" w:oddHBand="0" w:evenHBand="0" w:firstRowFirstColumn="0" w:firstRowLastColumn="0" w:lastRowFirstColumn="0" w:lastRowLastColumn="0"/>
          <w:cantSplit/>
          <w:tblHeader/>
          <w:ins w:id="15801" w:author="김은수" w:date="2026-10-01T12:05:00Z"/>
          <w:trPrChange w:id="15802"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5803" w:author="김은수" w:date="2026-10-01T03:22:00Z">
              <w:tcPr>
                <w:tcW w:w="1304" w:type="dxa"/>
              </w:tcPr>
            </w:tcPrChange>
          </w:tcPr>
          <w:p w14:paraId="3C82D2C6"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15804" w:author="김은수" w:date="2026-10-01T12:05:00Z" w16du:dateUtc="2026-10-01T03:05:00Z"/>
              </w:rPr>
            </w:pPr>
            <w:ins w:id="15805" w:author="김은수" w:date="2026-10-01T12:05:00Z" w16du:dateUtc="2026-10-01T03:05:00Z">
              <w:r>
                <w:t>항목</w:t>
              </w:r>
            </w:ins>
          </w:p>
        </w:tc>
        <w:tc>
          <w:tcPr>
            <w:tcW w:w="7512" w:type="dxa"/>
            <w:tcPrChange w:id="15806" w:author="김은수" w:date="2026-10-01T03:22:00Z">
              <w:tcPr>
                <w:tcW w:w="7512" w:type="dxa"/>
              </w:tcPr>
            </w:tcPrChange>
          </w:tcPr>
          <w:p w14:paraId="01DCD910"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15807" w:author="김은수" w:date="2026-10-01T12:05:00Z" w16du:dateUtc="2026-10-01T03:05:00Z"/>
              </w:rPr>
            </w:pPr>
            <w:ins w:id="15808" w:author="김은수" w:date="2026-10-01T12:05:00Z" w16du:dateUtc="2026-10-01T03:05:00Z">
              <w:r>
                <w:t>설계 내용</w:t>
              </w:r>
            </w:ins>
          </w:p>
        </w:tc>
      </w:tr>
      <w:tr w:rsidR="00084C76" w14:paraId="09ACFB96" w14:textId="77777777" w:rsidTr="00584F14">
        <w:trPr>
          <w:cantSplit/>
          <w:ins w:id="15809" w:author="김은수" w:date="2026-10-01T12:05:00Z"/>
          <w:trPrChange w:id="15810"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5811" w:author="김은수" w:date="2026-10-01T03:22:00Z">
              <w:tcPr>
                <w:tcW w:w="1304" w:type="dxa"/>
              </w:tcPr>
            </w:tcPrChange>
          </w:tcPr>
          <w:p w14:paraId="18AE69FF" w14:textId="77777777" w:rsidR="00084C76" w:rsidRDefault="00084C76">
            <w:pPr>
              <w:pStyle w:val="TDCe"/>
              <w:rPr>
                <w:ins w:id="15812" w:author="김은수" w:date="2026-10-01T12:05:00Z" w16du:dateUtc="2026-10-01T03:05:00Z"/>
              </w:rPr>
            </w:pPr>
            <w:ins w:id="15813" w:author="김은수" w:date="2026-10-01T12:05:00Z" w16du:dateUtc="2026-10-01T03:05:00Z">
              <w:r>
                <w:t>입력</w:t>
              </w:r>
            </w:ins>
          </w:p>
        </w:tc>
        <w:tc>
          <w:tcPr>
            <w:tcW w:w="7512" w:type="dxa"/>
            <w:tcPrChange w:id="15814" w:author="김은수" w:date="2026-10-01T03:22:00Z">
              <w:tcPr>
                <w:tcW w:w="7512" w:type="dxa"/>
              </w:tcPr>
            </w:tcPrChange>
          </w:tcPr>
          <w:p w14:paraId="76252297"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5815" w:author="김은수" w:date="2026-10-01T12:05:00Z" w16du:dateUtc="2026-10-01T03:05:00Z"/>
              </w:rPr>
            </w:pPr>
            <w:ins w:id="15816" w:author="김은수" w:date="2026-10-01T12:05:00Z" w16du:dateUtc="2026-10-01T03:05:00Z">
              <w:r>
                <w:t>기동 표시 시작/정지와 tick</w:t>
              </w:r>
            </w:ins>
          </w:p>
        </w:tc>
      </w:tr>
      <w:tr w:rsidR="00084C76" w14:paraId="3FB1E018" w14:textId="77777777" w:rsidTr="00584F14">
        <w:trPr>
          <w:cantSplit/>
          <w:ins w:id="15817" w:author="김은수" w:date="2026-10-01T12:05:00Z"/>
          <w:trPrChange w:id="15818"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5819" w:author="김은수" w:date="2026-10-01T03:22:00Z">
              <w:tcPr>
                <w:tcW w:w="1304" w:type="dxa"/>
              </w:tcPr>
            </w:tcPrChange>
          </w:tcPr>
          <w:p w14:paraId="4C3C5F5D" w14:textId="77777777" w:rsidR="00084C76" w:rsidRDefault="00084C76">
            <w:pPr>
              <w:pStyle w:val="TDCe"/>
              <w:rPr>
                <w:ins w:id="15820" w:author="김은수" w:date="2026-10-01T12:05:00Z" w16du:dateUtc="2026-10-01T03:05:00Z"/>
              </w:rPr>
            </w:pPr>
            <w:ins w:id="15821" w:author="김은수" w:date="2026-10-01T12:05:00Z" w16du:dateUtc="2026-10-01T03:05:00Z">
              <w:r>
                <w:t>출력</w:t>
              </w:r>
            </w:ins>
          </w:p>
        </w:tc>
        <w:tc>
          <w:tcPr>
            <w:tcW w:w="7512" w:type="dxa"/>
            <w:tcPrChange w:id="15822" w:author="김은수" w:date="2026-10-01T03:22:00Z">
              <w:tcPr>
                <w:tcW w:w="7512" w:type="dxa"/>
              </w:tcPr>
            </w:tcPrChange>
          </w:tcPr>
          <w:p w14:paraId="432363A1"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5823" w:author="김은수" w:date="2026-10-01T12:05:00Z" w16du:dateUtc="2026-10-01T03:05:00Z"/>
              </w:rPr>
            </w:pPr>
            <w:ins w:id="15824" w:author="김은수" w:date="2026-10-01T12:05:00Z" w16du:dateUtc="2026-10-01T03:05:00Z">
              <w:r>
                <w:t>LED 상태, 완료 여부, 경과 시간</w:t>
              </w:r>
            </w:ins>
          </w:p>
        </w:tc>
      </w:tr>
      <w:tr w:rsidR="00084C76" w14:paraId="7ADC839A" w14:textId="77777777" w:rsidTr="00584F14">
        <w:trPr>
          <w:cantSplit/>
          <w:ins w:id="15825" w:author="김은수" w:date="2026-10-01T12:05:00Z"/>
          <w:trPrChange w:id="15826"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5827" w:author="김은수" w:date="2026-10-01T03:22:00Z">
              <w:tcPr>
                <w:tcW w:w="1304" w:type="dxa"/>
              </w:tcPr>
            </w:tcPrChange>
          </w:tcPr>
          <w:p w14:paraId="25EED2EF" w14:textId="77777777" w:rsidR="00084C76" w:rsidRDefault="00084C76">
            <w:pPr>
              <w:pStyle w:val="TDCe"/>
              <w:rPr>
                <w:ins w:id="15828" w:author="김은수" w:date="2026-10-01T12:05:00Z" w16du:dateUtc="2026-10-01T03:05:00Z"/>
              </w:rPr>
            </w:pPr>
            <w:ins w:id="15829" w:author="김은수" w:date="2026-10-01T12:05:00Z" w16du:dateUtc="2026-10-01T03:05:00Z">
              <w:r>
                <w:t>처리</w:t>
              </w:r>
            </w:ins>
          </w:p>
        </w:tc>
        <w:tc>
          <w:tcPr>
            <w:tcW w:w="7512" w:type="dxa"/>
            <w:tcPrChange w:id="15830" w:author="김은수" w:date="2026-10-01T03:22:00Z">
              <w:tcPr>
                <w:tcW w:w="7512" w:type="dxa"/>
              </w:tcPr>
            </w:tcPrChange>
          </w:tcPr>
          <w:p w14:paraId="561EE8F9"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5831" w:author="김은수" w:date="2026-10-01T12:05:00Z" w16du:dateUtc="2026-10-01T03:05:00Z"/>
              </w:rPr>
            </w:pPr>
            <w:ins w:id="15832" w:author="김은수" w:date="2026-10-01T12:05:00Z" w16du:dateUtc="2026-10-01T03:05:00Z">
              <w:r>
                <w:t>표시 상태를 초기화하고 시작한다. 경과 시간을 갱신하며 종료/완료 조회를 제공한다. 응용의 정상 LED 요청 관리와 부트 표시를 분리한다.</w:t>
              </w:r>
            </w:ins>
          </w:p>
        </w:tc>
      </w:tr>
    </w:tbl>
    <w:p w14:paraId="78B1A167" w14:textId="77777777" w:rsidR="00084C76" w:rsidRDefault="00084C76">
      <w:pPr>
        <w:pStyle w:val="TDC40"/>
        <w:spacing w:after="0"/>
        <w:rPr>
          <w:ins w:id="15833" w:author="김은수" w:date="2026-10-01T12:05:00Z" w16du:dateUtc="2026-10-01T03:05:00Z"/>
        </w:rPr>
        <w:pPrChange w:id="15834" w:author="김은수" w:date="2026-10-01T03:22:00Z">
          <w:pPr>
            <w:pStyle w:val="TDC40"/>
          </w:pPr>
        </w:pPrChange>
      </w:pPr>
    </w:p>
    <w:p w14:paraId="5189F35D" w14:textId="77777777" w:rsidR="00084C76" w:rsidRDefault="00084C76">
      <w:pPr>
        <w:pStyle w:val="TDC42"/>
        <w:rPr>
          <w:ins w:id="15835" w:author="김은수" w:date="2026-10-01T12:05:00Z" w16du:dateUtc="2026-10-01T03:05:00Z"/>
        </w:rPr>
      </w:pPr>
      <w:ins w:id="15836" w:author="김은수" w:date="2026-10-01T12:05:00Z" w16du:dateUtc="2026-10-01T03:05:00Z">
        <w:r>
          <w:t xml:space="preserve">표 </w:t>
        </w:r>
        <w:r>
          <w:fldChar w:fldCharType="begin"/>
        </w:r>
        <w:r>
          <w:instrText>SEQ 표 \* ARABIC</w:instrText>
        </w:r>
        <w:r>
          <w:fldChar w:fldCharType="separate"/>
        </w:r>
        <w:r>
          <w:t>204</w:t>
        </w:r>
        <w:r>
          <w:fldChar w:fldCharType="end"/>
        </w:r>
        <w:r>
          <w:t>. 기동 표시와 경과 시간 / 구현 조건</w:t>
        </w:r>
      </w:ins>
    </w:p>
    <w:tbl>
      <w:tblPr>
        <w:tblStyle w:val="TDC41"/>
        <w:tblW w:w="8816" w:type="dxa"/>
        <w:tblLayout w:type="fixed"/>
        <w:tblLook w:val="04A0" w:firstRow="1" w:lastRow="0" w:firstColumn="1" w:lastColumn="0" w:noHBand="0" w:noVBand="1"/>
        <w:tblPrChange w:id="15837"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15838">
          <w:tblGrid>
            <w:gridCol w:w="360"/>
            <w:gridCol w:w="360"/>
            <w:gridCol w:w="584"/>
            <w:gridCol w:w="7512"/>
          </w:tblGrid>
        </w:tblGridChange>
      </w:tblGrid>
      <w:tr w:rsidR="00084C76" w14:paraId="40E2AED8" w14:textId="77777777" w:rsidTr="00584F14">
        <w:trPr>
          <w:cnfStyle w:val="100000000000" w:firstRow="1" w:lastRow="0" w:firstColumn="0" w:lastColumn="0" w:oddVBand="0" w:evenVBand="0" w:oddHBand="0" w:evenHBand="0" w:firstRowFirstColumn="0" w:firstRowLastColumn="0" w:lastRowFirstColumn="0" w:lastRowLastColumn="0"/>
          <w:cantSplit/>
          <w:tblHeader/>
          <w:ins w:id="15839" w:author="김은수" w:date="2026-10-01T12:05:00Z"/>
          <w:trPrChange w:id="15840"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5841" w:author="김은수" w:date="2026-10-01T03:22:00Z">
              <w:tcPr>
                <w:tcW w:w="1304" w:type="dxa"/>
              </w:tcPr>
            </w:tcPrChange>
          </w:tcPr>
          <w:p w14:paraId="344A15DF"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15842" w:author="김은수" w:date="2026-10-01T12:05:00Z" w16du:dateUtc="2026-10-01T03:05:00Z"/>
              </w:rPr>
            </w:pPr>
            <w:ins w:id="15843" w:author="김은수" w:date="2026-10-01T12:05:00Z" w16du:dateUtc="2026-10-01T03:05:00Z">
              <w:r>
                <w:t>구분</w:t>
              </w:r>
            </w:ins>
          </w:p>
        </w:tc>
        <w:tc>
          <w:tcPr>
            <w:tcW w:w="7512" w:type="dxa"/>
            <w:tcPrChange w:id="15844" w:author="김은수" w:date="2026-10-01T03:22:00Z">
              <w:tcPr>
                <w:tcW w:w="7512" w:type="dxa"/>
              </w:tcPr>
            </w:tcPrChange>
          </w:tcPr>
          <w:p w14:paraId="1935D2BF"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15845" w:author="김은수" w:date="2026-10-01T12:05:00Z" w16du:dateUtc="2026-10-01T03:05:00Z"/>
              </w:rPr>
            </w:pPr>
            <w:ins w:id="15846" w:author="김은수" w:date="2026-10-01T12:05:00Z" w16du:dateUtc="2026-10-01T03:05:00Z">
              <w:r>
                <w:t>구현 조건</w:t>
              </w:r>
            </w:ins>
          </w:p>
        </w:tc>
      </w:tr>
      <w:tr w:rsidR="00084C76" w14:paraId="62D92494" w14:textId="77777777" w:rsidTr="00584F14">
        <w:trPr>
          <w:cantSplit/>
          <w:ins w:id="15847" w:author="김은수" w:date="2026-10-01T12:05:00Z"/>
          <w:trPrChange w:id="15848"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5849" w:author="김은수" w:date="2026-10-01T03:22:00Z">
              <w:tcPr>
                <w:tcW w:w="1304" w:type="dxa"/>
              </w:tcPr>
            </w:tcPrChange>
          </w:tcPr>
          <w:p w14:paraId="535A7CEB" w14:textId="77777777" w:rsidR="00084C76" w:rsidRDefault="00084C76">
            <w:pPr>
              <w:pStyle w:val="TDCe"/>
              <w:rPr>
                <w:ins w:id="15850" w:author="김은수" w:date="2026-10-01T12:05:00Z" w16du:dateUtc="2026-10-01T03:05:00Z"/>
              </w:rPr>
            </w:pPr>
            <w:ins w:id="15851" w:author="김은수" w:date="2026-10-01T12:05:00Z" w16du:dateUtc="2026-10-01T03:05:00Z">
              <w:r>
                <w:t>관련 함수</w:t>
              </w:r>
            </w:ins>
          </w:p>
        </w:tc>
        <w:tc>
          <w:tcPr>
            <w:tcW w:w="7512" w:type="dxa"/>
            <w:tcPrChange w:id="15852" w:author="김은수" w:date="2026-10-01T03:22:00Z">
              <w:tcPr>
                <w:tcW w:w="7512" w:type="dxa"/>
              </w:tcPr>
            </w:tcPrChange>
          </w:tcPr>
          <w:p w14:paraId="51772527" w14:textId="77777777" w:rsidR="00084C76" w:rsidRPr="00E00010" w:rsidRDefault="00084C76">
            <w:pPr>
              <w:pStyle w:val="TDCf"/>
              <w:cnfStyle w:val="000000000000" w:firstRow="0" w:lastRow="0" w:firstColumn="0" w:lastColumn="0" w:oddVBand="0" w:evenVBand="0" w:oddHBand="0" w:evenHBand="0" w:firstRowFirstColumn="0" w:firstRowLastColumn="0" w:lastRowFirstColumn="0" w:lastRowLastColumn="0"/>
              <w:rPr>
                <w:ins w:id="15853" w:author="김은수" w:date="2026-10-01T12:05:00Z" w16du:dateUtc="2026-10-01T03:05:00Z"/>
                <w:lang w:val="en-US"/>
                <w:rPrChange w:id="15854" w:author="김은수" w:date="2026-10-01T13:46:00Z" w16du:dateUtc="2026-10-01T04:46:00Z">
                  <w:rPr>
                    <w:ins w:id="15855" w:author="김은수" w:date="2026-10-01T12:05:00Z" w16du:dateUtc="2026-10-01T03:05:00Z"/>
                  </w:rPr>
                </w:rPrChange>
              </w:rPr>
            </w:pPr>
            <w:ins w:id="15856" w:author="김은수" w:date="2026-10-01T12:05:00Z" w16du:dateUtc="2026-10-01T03:05:00Z">
              <w:r w:rsidRPr="00E00010">
                <w:rPr>
                  <w:lang w:val="en-US"/>
                  <w:rPrChange w:id="15857" w:author="김은수" w:date="2026-10-01T13:46:00Z" w16du:dateUtc="2026-10-01T04:46:00Z">
                    <w:rPr/>
                  </w:rPrChange>
                </w:rPr>
                <w:t>tdc_boot_led_init, tdc_boot_led_start, tdc_boot_led_stop, tdc_boot_led_is_done / tdc_boot_led_elapsed_ms</w:t>
              </w:r>
            </w:ins>
          </w:p>
        </w:tc>
      </w:tr>
      <w:tr w:rsidR="00084C76" w14:paraId="1FAD0EE6" w14:textId="77777777" w:rsidTr="00584F14">
        <w:trPr>
          <w:cantSplit/>
          <w:ins w:id="15858" w:author="김은수" w:date="2026-10-01T12:05:00Z"/>
          <w:trPrChange w:id="15859"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5860" w:author="김은수" w:date="2026-10-01T03:22:00Z">
              <w:tcPr>
                <w:tcW w:w="1304" w:type="dxa"/>
              </w:tcPr>
            </w:tcPrChange>
          </w:tcPr>
          <w:p w14:paraId="3F5D32AF" w14:textId="77777777" w:rsidR="00084C76" w:rsidRDefault="00084C76">
            <w:pPr>
              <w:pStyle w:val="TDCe"/>
              <w:rPr>
                <w:ins w:id="15861" w:author="김은수" w:date="2026-10-01T12:05:00Z" w16du:dateUtc="2026-10-01T03:05:00Z"/>
              </w:rPr>
            </w:pPr>
            <w:ins w:id="15862" w:author="김은수" w:date="2026-10-01T12:05:00Z" w16du:dateUtc="2026-10-01T03:05:00Z">
              <w:r>
                <w:t>동작 조건</w:t>
              </w:r>
            </w:ins>
          </w:p>
        </w:tc>
        <w:tc>
          <w:tcPr>
            <w:tcW w:w="7512" w:type="dxa"/>
            <w:tcPrChange w:id="15863" w:author="김은수" w:date="2026-10-01T03:22:00Z">
              <w:tcPr>
                <w:tcW w:w="7512" w:type="dxa"/>
              </w:tcPr>
            </w:tcPrChange>
          </w:tcPr>
          <w:p w14:paraId="756E3325"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5864" w:author="김은수" w:date="2026-10-01T12:05:00Z" w16du:dateUtc="2026-10-01T03:05:00Z"/>
              </w:rPr>
            </w:pPr>
            <w:ins w:id="15865" w:author="김은수" w:date="2026-10-01T12:05:00Z" w16du:dateUtc="2026-10-01T03:05:00Z">
              <w:r>
                <w:t>경과 시간이 진행 상태와 맞고 정지 후 기동 표시가 계속 실행되지 않아야 한다.</w:t>
              </w:r>
            </w:ins>
          </w:p>
        </w:tc>
      </w:tr>
    </w:tbl>
    <w:p w14:paraId="4D215C27" w14:textId="77777777" w:rsidR="00084C76" w:rsidRDefault="00084C76">
      <w:pPr>
        <w:pStyle w:val="TDC40"/>
        <w:spacing w:after="0"/>
        <w:rPr>
          <w:ins w:id="15866" w:author="김은수" w:date="2026-10-01T12:05:00Z" w16du:dateUtc="2026-10-01T03:05:00Z"/>
        </w:rPr>
        <w:pPrChange w:id="15867" w:author="김은수" w:date="2026-10-01T03:22:00Z">
          <w:pPr>
            <w:pStyle w:val="TDC40"/>
          </w:pPr>
        </w:pPrChange>
      </w:pPr>
    </w:p>
    <w:p w14:paraId="13D932C4" w14:textId="77777777" w:rsidR="00697371" w:rsidRPr="00E00010" w:rsidRDefault="00220104">
      <w:pPr>
        <w:pStyle w:val="TDC4"/>
        <w:rPr>
          <w:ins w:id="15868" w:author="김은수" w:date="2026-09-30T15:44:00Z" w16du:dateUtc="2026-09-30T06:44:00Z"/>
        </w:rPr>
        <w:pPrChange w:id="15869" w:author="김은수" w:date="2026-10-01T01:11:00Z">
          <w:pPr>
            <w:pStyle w:val="4"/>
            <w:numPr>
              <w:ilvl w:val="3"/>
              <w:numId w:val="7"/>
            </w:numPr>
            <w:tabs>
              <w:tab w:val="num" w:pos="1134"/>
            </w:tabs>
            <w:ind w:left="1200" w:hanging="400"/>
          </w:pPr>
        </w:pPrChange>
      </w:pPr>
      <w:ins w:id="15870" w:author="김은수" w:date="2026-09-30T15:44:00Z" w16du:dateUtc="2026-09-30T06:44:00Z">
        <w:r>
          <w:t>SU-ID-BOOT-005, 응용 코어 기동</w:t>
        </w:r>
      </w:ins>
    </w:p>
    <w:p w14:paraId="0E7D4094" w14:textId="77777777" w:rsidR="00084C76" w:rsidRDefault="00084C76">
      <w:pPr>
        <w:pStyle w:val="TDC40"/>
        <w:keepNext/>
        <w:rPr>
          <w:ins w:id="15871" w:author="김은수" w:date="2026-10-01T12:05:00Z" w16du:dateUtc="2026-10-01T03:05:00Z"/>
        </w:rPr>
        <w:pPrChange w:id="15872" w:author="김은수" w:date="2026-10-01T03:22:00Z">
          <w:pPr>
            <w:pStyle w:val="TDC40"/>
          </w:pPr>
        </w:pPrChange>
      </w:pPr>
      <w:ins w:id="15873" w:author="김은수" w:date="2026-10-01T12:05:00Z" w16du:dateUtc="2026-10-01T03:05:00Z">
        <w:r>
          <w:t>적재된 프로그램의 시작 주소로 제어를 넘긴다.</w:t>
        </w:r>
      </w:ins>
    </w:p>
    <w:p w14:paraId="76232A28" w14:textId="77777777" w:rsidR="00084C76" w:rsidRDefault="00084C76">
      <w:pPr>
        <w:pStyle w:val="TDC42"/>
        <w:rPr>
          <w:ins w:id="15874" w:author="김은수" w:date="2026-10-01T12:05:00Z" w16du:dateUtc="2026-10-01T03:05:00Z"/>
        </w:rPr>
      </w:pPr>
      <w:ins w:id="15875" w:author="김은수" w:date="2026-10-01T12:05:00Z" w16du:dateUtc="2026-10-01T03:05:00Z">
        <w:r>
          <w:t xml:space="preserve">표 </w:t>
        </w:r>
        <w:r>
          <w:fldChar w:fldCharType="begin"/>
        </w:r>
        <w:r>
          <w:instrText>SEQ 표 \* ARABIC</w:instrText>
        </w:r>
        <w:r>
          <w:fldChar w:fldCharType="separate"/>
        </w:r>
        <w:r>
          <w:t>205</w:t>
        </w:r>
        <w:r>
          <w:fldChar w:fldCharType="end"/>
        </w:r>
        <w:r>
          <w:t>. 응용 코어 기동 / 유닛 설계 내용</w:t>
        </w:r>
      </w:ins>
    </w:p>
    <w:tbl>
      <w:tblPr>
        <w:tblStyle w:val="TDC41"/>
        <w:tblW w:w="8816" w:type="dxa"/>
        <w:tblLayout w:type="fixed"/>
        <w:tblLook w:val="04A0" w:firstRow="1" w:lastRow="0" w:firstColumn="1" w:lastColumn="0" w:noHBand="0" w:noVBand="1"/>
        <w:tblPrChange w:id="15876"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15877">
          <w:tblGrid>
            <w:gridCol w:w="360"/>
            <w:gridCol w:w="360"/>
            <w:gridCol w:w="584"/>
            <w:gridCol w:w="7512"/>
          </w:tblGrid>
        </w:tblGridChange>
      </w:tblGrid>
      <w:tr w:rsidR="00084C76" w14:paraId="6D6B79CF" w14:textId="77777777" w:rsidTr="00FE27E0">
        <w:trPr>
          <w:cnfStyle w:val="100000000000" w:firstRow="1" w:lastRow="0" w:firstColumn="0" w:lastColumn="0" w:oddVBand="0" w:evenVBand="0" w:oddHBand="0" w:evenHBand="0" w:firstRowFirstColumn="0" w:firstRowLastColumn="0" w:lastRowFirstColumn="0" w:lastRowLastColumn="0"/>
          <w:cantSplit/>
          <w:tblHeader/>
          <w:ins w:id="15878" w:author="김은수" w:date="2026-10-01T12:05:00Z"/>
          <w:trPrChange w:id="15879"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5880" w:author="김은수" w:date="2026-10-01T03:22:00Z">
              <w:tcPr>
                <w:tcW w:w="1304" w:type="dxa"/>
              </w:tcPr>
            </w:tcPrChange>
          </w:tcPr>
          <w:p w14:paraId="3E1529CE"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15881" w:author="김은수" w:date="2026-10-01T12:05:00Z" w16du:dateUtc="2026-10-01T03:05:00Z"/>
              </w:rPr>
            </w:pPr>
            <w:ins w:id="15882" w:author="김은수" w:date="2026-10-01T12:05:00Z" w16du:dateUtc="2026-10-01T03:05:00Z">
              <w:r>
                <w:t>항목</w:t>
              </w:r>
            </w:ins>
          </w:p>
        </w:tc>
        <w:tc>
          <w:tcPr>
            <w:tcW w:w="7512" w:type="dxa"/>
            <w:tcPrChange w:id="15883" w:author="김은수" w:date="2026-10-01T03:22:00Z">
              <w:tcPr>
                <w:tcW w:w="7512" w:type="dxa"/>
              </w:tcPr>
            </w:tcPrChange>
          </w:tcPr>
          <w:p w14:paraId="4CF1A59E"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15884" w:author="김은수" w:date="2026-10-01T12:05:00Z" w16du:dateUtc="2026-10-01T03:05:00Z"/>
              </w:rPr>
            </w:pPr>
            <w:ins w:id="15885" w:author="김은수" w:date="2026-10-01T12:05:00Z" w16du:dateUtc="2026-10-01T03:05:00Z">
              <w:r>
                <w:t>설계 내용</w:t>
              </w:r>
            </w:ins>
          </w:p>
        </w:tc>
      </w:tr>
      <w:tr w:rsidR="00084C76" w14:paraId="2AC2B0EC" w14:textId="77777777" w:rsidTr="00FE27E0">
        <w:trPr>
          <w:cantSplit/>
          <w:ins w:id="15886" w:author="김은수" w:date="2026-10-01T12:05:00Z"/>
          <w:trPrChange w:id="15887"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5888" w:author="김은수" w:date="2026-10-01T03:22:00Z">
              <w:tcPr>
                <w:tcW w:w="1304" w:type="dxa"/>
              </w:tcPr>
            </w:tcPrChange>
          </w:tcPr>
          <w:p w14:paraId="4F2CEB1E" w14:textId="77777777" w:rsidR="00084C76" w:rsidRDefault="00084C76">
            <w:pPr>
              <w:pStyle w:val="TDCe"/>
              <w:rPr>
                <w:ins w:id="15889" w:author="김은수" w:date="2026-10-01T12:05:00Z" w16du:dateUtc="2026-10-01T03:05:00Z"/>
              </w:rPr>
            </w:pPr>
            <w:ins w:id="15890" w:author="김은수" w:date="2026-10-01T12:05:00Z" w16du:dateUtc="2026-10-01T03:05:00Z">
              <w:r>
                <w:t>입력</w:t>
              </w:r>
            </w:ins>
          </w:p>
        </w:tc>
        <w:tc>
          <w:tcPr>
            <w:tcW w:w="7512" w:type="dxa"/>
            <w:tcPrChange w:id="15891" w:author="김은수" w:date="2026-10-01T03:22:00Z">
              <w:tcPr>
                <w:tcW w:w="7512" w:type="dxa"/>
              </w:tcPr>
            </w:tcPrChange>
          </w:tcPr>
          <w:p w14:paraId="0944AD8D"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5892" w:author="김은수" w:date="2026-10-01T12:05:00Z" w16du:dateUtc="2026-10-01T03:05:00Z"/>
              </w:rPr>
            </w:pPr>
            <w:ins w:id="15893" w:author="김은수" w:date="2026-10-01T12:05:00Z" w16du:dateUtc="2026-10-01T03:05:00Z">
              <w:r>
                <w:t>적재된 CM3/CFX 이미지와 시작 정보</w:t>
              </w:r>
            </w:ins>
          </w:p>
        </w:tc>
      </w:tr>
      <w:tr w:rsidR="00084C76" w14:paraId="6008F0D0" w14:textId="77777777" w:rsidTr="00FE27E0">
        <w:trPr>
          <w:cantSplit/>
          <w:ins w:id="15894" w:author="김은수" w:date="2026-10-01T12:05:00Z"/>
          <w:trPrChange w:id="15895"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5896" w:author="김은수" w:date="2026-10-01T03:22:00Z">
              <w:tcPr>
                <w:tcW w:w="1304" w:type="dxa"/>
              </w:tcPr>
            </w:tcPrChange>
          </w:tcPr>
          <w:p w14:paraId="0A0A1824" w14:textId="77777777" w:rsidR="00084C76" w:rsidRDefault="00084C76">
            <w:pPr>
              <w:pStyle w:val="TDCe"/>
              <w:rPr>
                <w:ins w:id="15897" w:author="김은수" w:date="2026-10-01T12:05:00Z" w16du:dateUtc="2026-10-01T03:05:00Z"/>
              </w:rPr>
            </w:pPr>
            <w:ins w:id="15898" w:author="김은수" w:date="2026-10-01T12:05:00Z" w16du:dateUtc="2026-10-01T03:05:00Z">
              <w:r>
                <w:t>출력</w:t>
              </w:r>
            </w:ins>
          </w:p>
        </w:tc>
        <w:tc>
          <w:tcPr>
            <w:tcW w:w="7512" w:type="dxa"/>
            <w:tcPrChange w:id="15899" w:author="김은수" w:date="2026-10-01T03:22:00Z">
              <w:tcPr>
                <w:tcW w:w="7512" w:type="dxa"/>
              </w:tcPr>
            </w:tcPrChange>
          </w:tcPr>
          <w:p w14:paraId="404CDEB7"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5900" w:author="김은수" w:date="2026-10-01T12:05:00Z" w16du:dateUtc="2026-10-01T03:05:00Z"/>
              </w:rPr>
            </w:pPr>
            <w:ins w:id="15901" w:author="김은수" w:date="2026-10-01T12:05:00Z" w16du:dateUtc="2026-10-01T03:05:00Z">
              <w:r>
                <w:t>각 응용 코어 실행</w:t>
              </w:r>
            </w:ins>
          </w:p>
        </w:tc>
      </w:tr>
      <w:tr w:rsidR="00084C76" w14:paraId="1472B55F" w14:textId="77777777" w:rsidTr="00FE27E0">
        <w:trPr>
          <w:cantSplit/>
          <w:ins w:id="15902" w:author="김은수" w:date="2026-10-01T12:05:00Z"/>
          <w:trPrChange w:id="15903"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5904" w:author="김은수" w:date="2026-10-01T03:22:00Z">
              <w:tcPr>
                <w:tcW w:w="1304" w:type="dxa"/>
              </w:tcPr>
            </w:tcPrChange>
          </w:tcPr>
          <w:p w14:paraId="520B4FB3" w14:textId="77777777" w:rsidR="00084C76" w:rsidRDefault="00084C76">
            <w:pPr>
              <w:pStyle w:val="TDCe"/>
              <w:rPr>
                <w:ins w:id="15905" w:author="김은수" w:date="2026-10-01T12:05:00Z" w16du:dateUtc="2026-10-01T03:05:00Z"/>
              </w:rPr>
            </w:pPr>
            <w:ins w:id="15906" w:author="김은수" w:date="2026-10-01T12:05:00Z" w16du:dateUtc="2026-10-01T03:05:00Z">
              <w:r>
                <w:t>처리</w:t>
              </w:r>
            </w:ins>
          </w:p>
        </w:tc>
        <w:tc>
          <w:tcPr>
            <w:tcW w:w="7512" w:type="dxa"/>
            <w:tcPrChange w:id="15907" w:author="김은수" w:date="2026-10-01T03:22:00Z">
              <w:tcPr>
                <w:tcW w:w="7512" w:type="dxa"/>
              </w:tcPr>
            </w:tcPrChange>
          </w:tcPr>
          <w:p w14:paraId="16FD74B3"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5908" w:author="김은수" w:date="2026-10-01T12:05:00Z" w16du:dateUtc="2026-10-01T03:05:00Z"/>
              </w:rPr>
            </w:pPr>
            <w:ins w:id="15909" w:author="김은수" w:date="2026-10-01T12:05:00Z" w16du:dateUtc="2026-10-01T03:05:00Z">
              <w:r>
                <w:t>코어별 기동 절차를 수행하고 해당 이미지의 시작 정보를 적용한다. CM3 응용 시작과 부트로더 자체 실행을 구분하며 CFX 기동 상태와 연결한다.</w:t>
              </w:r>
            </w:ins>
          </w:p>
        </w:tc>
      </w:tr>
    </w:tbl>
    <w:p w14:paraId="0FA4B5C9" w14:textId="77777777" w:rsidR="00084C76" w:rsidRDefault="00084C76">
      <w:pPr>
        <w:pStyle w:val="TDC40"/>
        <w:spacing w:after="0"/>
        <w:rPr>
          <w:ins w:id="15910" w:author="김은수" w:date="2026-10-01T12:05:00Z" w16du:dateUtc="2026-10-01T03:05:00Z"/>
        </w:rPr>
        <w:pPrChange w:id="15911" w:author="김은수" w:date="2026-10-01T03:22:00Z">
          <w:pPr>
            <w:pStyle w:val="TDC40"/>
          </w:pPr>
        </w:pPrChange>
      </w:pPr>
    </w:p>
    <w:p w14:paraId="3CDEA34E" w14:textId="77777777" w:rsidR="00084C76" w:rsidRDefault="00084C76">
      <w:pPr>
        <w:pStyle w:val="TDC42"/>
        <w:rPr>
          <w:ins w:id="15912" w:author="김은수" w:date="2026-10-01T12:05:00Z" w16du:dateUtc="2026-10-01T03:05:00Z"/>
        </w:rPr>
      </w:pPr>
      <w:ins w:id="15913" w:author="김은수" w:date="2026-10-01T12:05:00Z" w16du:dateUtc="2026-10-01T03:05:00Z">
        <w:r>
          <w:lastRenderedPageBreak/>
          <w:t xml:space="preserve">표 </w:t>
        </w:r>
        <w:r>
          <w:fldChar w:fldCharType="begin"/>
        </w:r>
        <w:r>
          <w:instrText>SEQ 표 \* ARABIC</w:instrText>
        </w:r>
        <w:r>
          <w:fldChar w:fldCharType="separate"/>
        </w:r>
        <w:r>
          <w:t>206</w:t>
        </w:r>
        <w:r>
          <w:fldChar w:fldCharType="end"/>
        </w:r>
        <w:r>
          <w:t>. 응용 코어 기동 / 구현 조건</w:t>
        </w:r>
      </w:ins>
    </w:p>
    <w:tbl>
      <w:tblPr>
        <w:tblStyle w:val="TDC41"/>
        <w:tblW w:w="8816" w:type="dxa"/>
        <w:tblLayout w:type="fixed"/>
        <w:tblLook w:val="04A0" w:firstRow="1" w:lastRow="0" w:firstColumn="1" w:lastColumn="0" w:noHBand="0" w:noVBand="1"/>
        <w:tblPrChange w:id="15914"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15915">
          <w:tblGrid>
            <w:gridCol w:w="360"/>
            <w:gridCol w:w="360"/>
            <w:gridCol w:w="584"/>
            <w:gridCol w:w="7512"/>
          </w:tblGrid>
        </w:tblGridChange>
      </w:tblGrid>
      <w:tr w:rsidR="00084C76" w14:paraId="27546FDE" w14:textId="77777777" w:rsidTr="00FE27E0">
        <w:trPr>
          <w:cnfStyle w:val="100000000000" w:firstRow="1" w:lastRow="0" w:firstColumn="0" w:lastColumn="0" w:oddVBand="0" w:evenVBand="0" w:oddHBand="0" w:evenHBand="0" w:firstRowFirstColumn="0" w:firstRowLastColumn="0" w:lastRowFirstColumn="0" w:lastRowLastColumn="0"/>
          <w:cantSplit/>
          <w:tblHeader/>
          <w:ins w:id="15916" w:author="김은수" w:date="2026-10-01T12:05:00Z"/>
          <w:trPrChange w:id="15917"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5918" w:author="김은수" w:date="2026-10-01T03:22:00Z">
              <w:tcPr>
                <w:tcW w:w="1304" w:type="dxa"/>
              </w:tcPr>
            </w:tcPrChange>
          </w:tcPr>
          <w:p w14:paraId="442BC585"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15919" w:author="김은수" w:date="2026-10-01T12:05:00Z" w16du:dateUtc="2026-10-01T03:05:00Z"/>
              </w:rPr>
            </w:pPr>
            <w:ins w:id="15920" w:author="김은수" w:date="2026-10-01T12:05:00Z" w16du:dateUtc="2026-10-01T03:05:00Z">
              <w:r>
                <w:t>구분</w:t>
              </w:r>
            </w:ins>
          </w:p>
        </w:tc>
        <w:tc>
          <w:tcPr>
            <w:tcW w:w="7512" w:type="dxa"/>
            <w:tcPrChange w:id="15921" w:author="김은수" w:date="2026-10-01T03:22:00Z">
              <w:tcPr>
                <w:tcW w:w="7512" w:type="dxa"/>
              </w:tcPr>
            </w:tcPrChange>
          </w:tcPr>
          <w:p w14:paraId="5E456584"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15922" w:author="김은수" w:date="2026-10-01T12:05:00Z" w16du:dateUtc="2026-10-01T03:05:00Z"/>
              </w:rPr>
            </w:pPr>
            <w:ins w:id="15923" w:author="김은수" w:date="2026-10-01T12:05:00Z" w16du:dateUtc="2026-10-01T03:05:00Z">
              <w:r>
                <w:t>구현 조건</w:t>
              </w:r>
            </w:ins>
          </w:p>
        </w:tc>
      </w:tr>
      <w:tr w:rsidR="00084C76" w14:paraId="3C7C0050" w14:textId="77777777" w:rsidTr="00FE27E0">
        <w:trPr>
          <w:cantSplit/>
          <w:ins w:id="15924" w:author="김은수" w:date="2026-10-01T12:05:00Z"/>
          <w:trPrChange w:id="15925"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5926" w:author="김은수" w:date="2026-10-01T03:22:00Z">
              <w:tcPr>
                <w:tcW w:w="1304" w:type="dxa"/>
              </w:tcPr>
            </w:tcPrChange>
          </w:tcPr>
          <w:p w14:paraId="6D54553D" w14:textId="77777777" w:rsidR="00084C76" w:rsidRDefault="00084C76">
            <w:pPr>
              <w:pStyle w:val="TDCe"/>
              <w:rPr>
                <w:ins w:id="15927" w:author="김은수" w:date="2026-10-01T12:05:00Z" w16du:dateUtc="2026-10-01T03:05:00Z"/>
              </w:rPr>
            </w:pPr>
            <w:ins w:id="15928" w:author="김은수" w:date="2026-10-01T12:05:00Z" w16du:dateUtc="2026-10-01T03:05:00Z">
              <w:r>
                <w:t>관련 함수</w:t>
              </w:r>
            </w:ins>
          </w:p>
        </w:tc>
        <w:tc>
          <w:tcPr>
            <w:tcW w:w="7512" w:type="dxa"/>
            <w:tcPrChange w:id="15929" w:author="김은수" w:date="2026-10-01T03:22:00Z">
              <w:tcPr>
                <w:tcW w:w="7512" w:type="dxa"/>
              </w:tcPr>
            </w:tcPrChange>
          </w:tcPr>
          <w:p w14:paraId="5756EAD6" w14:textId="77777777" w:rsidR="00084C76" w:rsidRPr="00E00010" w:rsidRDefault="00084C76">
            <w:pPr>
              <w:pStyle w:val="TDCf"/>
              <w:cnfStyle w:val="000000000000" w:firstRow="0" w:lastRow="0" w:firstColumn="0" w:lastColumn="0" w:oddVBand="0" w:evenVBand="0" w:oddHBand="0" w:evenHBand="0" w:firstRowFirstColumn="0" w:firstRowLastColumn="0" w:lastRowFirstColumn="0" w:lastRowLastColumn="0"/>
              <w:rPr>
                <w:ins w:id="15930" w:author="김은수" w:date="2026-10-01T12:05:00Z" w16du:dateUtc="2026-10-01T03:05:00Z"/>
                <w:lang w:val="en-US"/>
                <w:rPrChange w:id="15931" w:author="김은수" w:date="2026-10-01T13:46:00Z" w16du:dateUtc="2026-10-01T04:46:00Z">
                  <w:rPr>
                    <w:ins w:id="15932" w:author="김은수" w:date="2026-10-01T12:05:00Z" w16du:dateUtc="2026-10-01T03:05:00Z"/>
                  </w:rPr>
                </w:rPrChange>
              </w:rPr>
            </w:pPr>
            <w:ins w:id="15933" w:author="김은수" w:date="2026-10-01T12:05:00Z" w16du:dateUtc="2026-10-01T03:05:00Z">
              <w:r w:rsidRPr="00E00010">
                <w:rPr>
                  <w:lang w:val="en-US"/>
                  <w:rPrChange w:id="15934" w:author="김은수" w:date="2026-10-01T13:46:00Z" w16du:dateUtc="2026-10-01T04:46:00Z">
                    <w:rPr/>
                  </w:rPrChange>
                </w:rPr>
                <w:t>bootloader_boot_cm3, bootloader_boot_cfx</w:t>
              </w:r>
            </w:ins>
          </w:p>
        </w:tc>
      </w:tr>
      <w:tr w:rsidR="00084C76" w14:paraId="5C8A9A47" w14:textId="77777777" w:rsidTr="00FE27E0">
        <w:trPr>
          <w:cantSplit/>
          <w:ins w:id="15935" w:author="김은수" w:date="2026-10-01T12:05:00Z"/>
          <w:trPrChange w:id="15936"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5937" w:author="김은수" w:date="2026-10-01T03:22:00Z">
              <w:tcPr>
                <w:tcW w:w="1304" w:type="dxa"/>
              </w:tcPr>
            </w:tcPrChange>
          </w:tcPr>
          <w:p w14:paraId="7C24DE77" w14:textId="77777777" w:rsidR="00084C76" w:rsidRDefault="00084C76">
            <w:pPr>
              <w:pStyle w:val="TDCe"/>
              <w:rPr>
                <w:ins w:id="15938" w:author="김은수" w:date="2026-10-01T12:05:00Z" w16du:dateUtc="2026-10-01T03:05:00Z"/>
              </w:rPr>
            </w:pPr>
            <w:ins w:id="15939" w:author="김은수" w:date="2026-10-01T12:05:00Z" w16du:dateUtc="2026-10-01T03:05:00Z">
              <w:r>
                <w:t>동작 조건</w:t>
              </w:r>
            </w:ins>
          </w:p>
        </w:tc>
        <w:tc>
          <w:tcPr>
            <w:tcW w:w="7512" w:type="dxa"/>
            <w:tcPrChange w:id="15940" w:author="김은수" w:date="2026-10-01T03:22:00Z">
              <w:tcPr>
                <w:tcW w:w="7512" w:type="dxa"/>
              </w:tcPr>
            </w:tcPrChange>
          </w:tcPr>
          <w:p w14:paraId="2D778088"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5941" w:author="김은수" w:date="2026-10-01T12:05:00Z" w16du:dateUtc="2026-10-01T03:05:00Z"/>
              </w:rPr>
            </w:pPr>
            <w:ins w:id="15942" w:author="김은수" w:date="2026-10-01T12:05:00Z" w16du:dateUtc="2026-10-01T03:05:00Z">
              <w:r>
                <w:t>각 코어는 해당 이미지 시작 정보로 실행되어야 하고 적재 절차보다 먼저 기동하지 않아야 한다.</w:t>
              </w:r>
            </w:ins>
          </w:p>
        </w:tc>
      </w:tr>
    </w:tbl>
    <w:p w14:paraId="4C4D6A76" w14:textId="77777777" w:rsidR="00084C76" w:rsidRDefault="00084C76">
      <w:pPr>
        <w:pStyle w:val="TDC40"/>
        <w:spacing w:after="0"/>
        <w:rPr>
          <w:ins w:id="15943" w:author="김은수" w:date="2026-10-01T12:05:00Z" w16du:dateUtc="2026-10-01T03:05:00Z"/>
        </w:rPr>
        <w:pPrChange w:id="15944" w:author="김은수" w:date="2026-10-01T03:22:00Z">
          <w:pPr>
            <w:pStyle w:val="TDC40"/>
          </w:pPr>
        </w:pPrChange>
      </w:pPr>
    </w:p>
    <w:p w14:paraId="50FA1472" w14:textId="77777777" w:rsidR="00697371" w:rsidRPr="00E00010" w:rsidRDefault="00220104">
      <w:pPr>
        <w:pStyle w:val="TDC4"/>
        <w:rPr>
          <w:ins w:id="15945" w:author="김은수" w:date="2026-09-30T15:44:00Z" w16du:dateUtc="2026-09-30T06:44:00Z"/>
        </w:rPr>
        <w:pPrChange w:id="15946" w:author="김은수" w:date="2026-10-01T01:11:00Z">
          <w:pPr>
            <w:pStyle w:val="4"/>
            <w:numPr>
              <w:ilvl w:val="3"/>
              <w:numId w:val="7"/>
            </w:numPr>
            <w:tabs>
              <w:tab w:val="num" w:pos="1134"/>
            </w:tabs>
            <w:ind w:left="1200" w:hanging="400"/>
          </w:pPr>
        </w:pPrChange>
      </w:pPr>
      <w:ins w:id="15947" w:author="김은수" w:date="2026-09-30T15:44:00Z" w16du:dateUtc="2026-09-30T06:44:00Z">
        <w:r>
          <w:t>SU-ID-BOOT-006, 부트 실행 순서 관리</w:t>
        </w:r>
      </w:ins>
    </w:p>
    <w:p w14:paraId="24EF429E" w14:textId="77777777" w:rsidR="00084C76" w:rsidRDefault="00084C76">
      <w:pPr>
        <w:pStyle w:val="TDC40"/>
        <w:keepNext/>
        <w:rPr>
          <w:ins w:id="15948" w:author="김은수" w:date="2026-10-01T12:05:00Z" w16du:dateUtc="2026-10-01T03:05:00Z"/>
        </w:rPr>
        <w:pPrChange w:id="15949" w:author="김은수" w:date="2026-10-01T03:22:00Z">
          <w:pPr>
            <w:pStyle w:val="TDC40"/>
          </w:pPr>
        </w:pPrChange>
      </w:pPr>
      <w:ins w:id="15950" w:author="김은수" w:date="2026-10-01T12:05:00Z" w16du:dateUtc="2026-10-01T03:05:00Z">
        <w:r>
          <w:t>이미지 검사가 끝나기 전에 응용으로 제어를 넘기지 않도록 전체 순서를 관리한다.</w:t>
        </w:r>
      </w:ins>
    </w:p>
    <w:p w14:paraId="09DB5BC7" w14:textId="77777777" w:rsidR="00084C76" w:rsidRDefault="00084C76">
      <w:pPr>
        <w:pStyle w:val="TDC42"/>
        <w:rPr>
          <w:ins w:id="15951" w:author="김은수" w:date="2026-10-01T12:05:00Z" w16du:dateUtc="2026-10-01T03:05:00Z"/>
        </w:rPr>
      </w:pPr>
      <w:ins w:id="15952" w:author="김은수" w:date="2026-10-01T12:05:00Z" w16du:dateUtc="2026-10-01T03:05:00Z">
        <w:r>
          <w:t xml:space="preserve">표 </w:t>
        </w:r>
        <w:r>
          <w:fldChar w:fldCharType="begin"/>
        </w:r>
        <w:r>
          <w:instrText>SEQ 표 \* ARABIC</w:instrText>
        </w:r>
        <w:r>
          <w:fldChar w:fldCharType="separate"/>
        </w:r>
        <w:r>
          <w:t>207</w:t>
        </w:r>
        <w:r>
          <w:fldChar w:fldCharType="end"/>
        </w:r>
        <w:r>
          <w:t>. 부트 실행 순서 관리 / 유닛 설계 내용</w:t>
        </w:r>
      </w:ins>
    </w:p>
    <w:tbl>
      <w:tblPr>
        <w:tblStyle w:val="TDC41"/>
        <w:tblW w:w="8816" w:type="dxa"/>
        <w:tblLayout w:type="fixed"/>
        <w:tblLook w:val="04A0" w:firstRow="1" w:lastRow="0" w:firstColumn="1" w:lastColumn="0" w:noHBand="0" w:noVBand="1"/>
        <w:tblPrChange w:id="15953"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15954">
          <w:tblGrid>
            <w:gridCol w:w="360"/>
            <w:gridCol w:w="360"/>
            <w:gridCol w:w="584"/>
            <w:gridCol w:w="7512"/>
          </w:tblGrid>
        </w:tblGridChange>
      </w:tblGrid>
      <w:tr w:rsidR="00084C76" w14:paraId="74A8C468" w14:textId="77777777" w:rsidTr="00D90FA7">
        <w:trPr>
          <w:cnfStyle w:val="100000000000" w:firstRow="1" w:lastRow="0" w:firstColumn="0" w:lastColumn="0" w:oddVBand="0" w:evenVBand="0" w:oddHBand="0" w:evenHBand="0" w:firstRowFirstColumn="0" w:firstRowLastColumn="0" w:lastRowFirstColumn="0" w:lastRowLastColumn="0"/>
          <w:cantSplit/>
          <w:tblHeader/>
          <w:ins w:id="15955" w:author="김은수" w:date="2026-10-01T12:05:00Z"/>
          <w:trPrChange w:id="15956"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5957" w:author="김은수" w:date="2026-10-01T03:22:00Z">
              <w:tcPr>
                <w:tcW w:w="1304" w:type="dxa"/>
              </w:tcPr>
            </w:tcPrChange>
          </w:tcPr>
          <w:p w14:paraId="3F5C937F"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15958" w:author="김은수" w:date="2026-10-01T12:05:00Z" w16du:dateUtc="2026-10-01T03:05:00Z"/>
              </w:rPr>
            </w:pPr>
            <w:ins w:id="15959" w:author="김은수" w:date="2026-10-01T12:05:00Z" w16du:dateUtc="2026-10-01T03:05:00Z">
              <w:r>
                <w:t>항목</w:t>
              </w:r>
            </w:ins>
          </w:p>
        </w:tc>
        <w:tc>
          <w:tcPr>
            <w:tcW w:w="7512" w:type="dxa"/>
            <w:tcPrChange w:id="15960" w:author="김은수" w:date="2026-10-01T03:22:00Z">
              <w:tcPr>
                <w:tcW w:w="7512" w:type="dxa"/>
              </w:tcPr>
            </w:tcPrChange>
          </w:tcPr>
          <w:p w14:paraId="5D933D6F"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15961" w:author="김은수" w:date="2026-10-01T12:05:00Z" w16du:dateUtc="2026-10-01T03:05:00Z"/>
              </w:rPr>
            </w:pPr>
            <w:ins w:id="15962" w:author="김은수" w:date="2026-10-01T12:05:00Z" w16du:dateUtc="2026-10-01T03:05:00Z">
              <w:r>
                <w:t>설계 내용</w:t>
              </w:r>
            </w:ins>
          </w:p>
        </w:tc>
      </w:tr>
      <w:tr w:rsidR="00084C76" w14:paraId="5770C9D8" w14:textId="77777777" w:rsidTr="00D90FA7">
        <w:trPr>
          <w:cantSplit/>
          <w:ins w:id="15963" w:author="김은수" w:date="2026-10-01T12:05:00Z"/>
          <w:trPrChange w:id="15964"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5965" w:author="김은수" w:date="2026-10-01T03:22:00Z">
              <w:tcPr>
                <w:tcW w:w="1304" w:type="dxa"/>
              </w:tcPr>
            </w:tcPrChange>
          </w:tcPr>
          <w:p w14:paraId="0983B801" w14:textId="77777777" w:rsidR="00084C76" w:rsidRDefault="00084C76">
            <w:pPr>
              <w:pStyle w:val="TDCe"/>
              <w:rPr>
                <w:ins w:id="15966" w:author="김은수" w:date="2026-10-01T12:05:00Z" w16du:dateUtc="2026-10-01T03:05:00Z"/>
              </w:rPr>
            </w:pPr>
            <w:ins w:id="15967" w:author="김은수" w:date="2026-10-01T12:05:00Z" w16du:dateUtc="2026-10-01T03:05:00Z">
              <w:r>
                <w:t>입력</w:t>
              </w:r>
            </w:ins>
          </w:p>
        </w:tc>
        <w:tc>
          <w:tcPr>
            <w:tcW w:w="7512" w:type="dxa"/>
            <w:tcPrChange w:id="15968" w:author="김은수" w:date="2026-10-01T03:22:00Z">
              <w:tcPr>
                <w:tcW w:w="7512" w:type="dxa"/>
              </w:tcPr>
            </w:tcPrChange>
          </w:tcPr>
          <w:p w14:paraId="1D36B956"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5969" w:author="김은수" w:date="2026-10-01T12:05:00Z" w16du:dateUtc="2026-10-01T03:05:00Z"/>
              </w:rPr>
            </w:pPr>
            <w:ins w:id="15970" w:author="김은수" w:date="2026-10-01T12:05:00Z" w16du:dateUtc="2026-10-01T03:05:00Z">
              <w:r>
                <w:t>부트 정보와 선택 이미지</w:t>
              </w:r>
            </w:ins>
          </w:p>
        </w:tc>
      </w:tr>
      <w:tr w:rsidR="00084C76" w14:paraId="60BD2120" w14:textId="77777777" w:rsidTr="00D90FA7">
        <w:trPr>
          <w:cantSplit/>
          <w:ins w:id="15971" w:author="김은수" w:date="2026-10-01T12:05:00Z"/>
          <w:trPrChange w:id="15972"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5973" w:author="김은수" w:date="2026-10-01T03:22:00Z">
              <w:tcPr>
                <w:tcW w:w="1304" w:type="dxa"/>
              </w:tcPr>
            </w:tcPrChange>
          </w:tcPr>
          <w:p w14:paraId="1CFC46C0" w14:textId="77777777" w:rsidR="00084C76" w:rsidRDefault="00084C76">
            <w:pPr>
              <w:pStyle w:val="TDCe"/>
              <w:rPr>
                <w:ins w:id="15974" w:author="김은수" w:date="2026-10-01T12:05:00Z" w16du:dateUtc="2026-10-01T03:05:00Z"/>
              </w:rPr>
            </w:pPr>
            <w:ins w:id="15975" w:author="김은수" w:date="2026-10-01T12:05:00Z" w16du:dateUtc="2026-10-01T03:05:00Z">
              <w:r>
                <w:t>출력</w:t>
              </w:r>
            </w:ins>
          </w:p>
        </w:tc>
        <w:tc>
          <w:tcPr>
            <w:tcW w:w="7512" w:type="dxa"/>
            <w:tcPrChange w:id="15976" w:author="김은수" w:date="2026-10-01T03:22:00Z">
              <w:tcPr>
                <w:tcW w:w="7512" w:type="dxa"/>
              </w:tcPr>
            </w:tcPrChange>
          </w:tcPr>
          <w:p w14:paraId="15330114"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5977" w:author="김은수" w:date="2026-10-01T12:05:00Z" w16du:dateUtc="2026-10-01T03:05:00Z"/>
              </w:rPr>
            </w:pPr>
            <w:ins w:id="15978" w:author="김은수" w:date="2026-10-01T12:05:00Z" w16du:dateUtc="2026-10-01T03:05:00Z">
              <w:r>
                <w:t>적재/검사/잠금/코어 기동 결과</w:t>
              </w:r>
            </w:ins>
          </w:p>
        </w:tc>
      </w:tr>
      <w:tr w:rsidR="00084C76" w14:paraId="4CEDA95A" w14:textId="77777777" w:rsidTr="00D90FA7">
        <w:trPr>
          <w:cantSplit/>
          <w:ins w:id="15979" w:author="김은수" w:date="2026-10-01T12:05:00Z"/>
          <w:trPrChange w:id="15980"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5981" w:author="김은수" w:date="2026-10-01T03:22:00Z">
              <w:tcPr>
                <w:tcW w:w="1304" w:type="dxa"/>
              </w:tcPr>
            </w:tcPrChange>
          </w:tcPr>
          <w:p w14:paraId="52AC9FB1" w14:textId="77777777" w:rsidR="00084C76" w:rsidRDefault="00084C76">
            <w:pPr>
              <w:pStyle w:val="TDCe"/>
              <w:rPr>
                <w:ins w:id="15982" w:author="김은수" w:date="2026-10-01T12:05:00Z" w16du:dateUtc="2026-10-01T03:05:00Z"/>
              </w:rPr>
            </w:pPr>
            <w:ins w:id="15983" w:author="김은수" w:date="2026-10-01T12:05:00Z" w16du:dateUtc="2026-10-01T03:05:00Z">
              <w:r>
                <w:t>처리</w:t>
              </w:r>
            </w:ins>
          </w:p>
        </w:tc>
        <w:tc>
          <w:tcPr>
            <w:tcW w:w="7512" w:type="dxa"/>
            <w:tcPrChange w:id="15984" w:author="김은수" w:date="2026-10-01T03:22:00Z">
              <w:tcPr>
                <w:tcW w:w="7512" w:type="dxa"/>
              </w:tcPr>
            </w:tcPrChange>
          </w:tcPr>
          <w:p w14:paraId="437725B0"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5985" w:author="김은수" w:date="2026-10-01T12:05:00Z" w16du:dateUtc="2026-10-01T03:05:00Z"/>
              </w:rPr>
            </w:pPr>
            <w:ins w:id="15986" w:author="김은수" w:date="2026-10-01T12:05:00Z" w16du:dateUtc="2026-10-01T03:05:00Z">
              <w:r>
                <w:t>기동 정보에 따라 필요한 이미지를 적재하고 반환 상태를 확인한다. 필요한 메모리 잠금과 코어 기동을 순서대로 수행하며 실패는 오류 경로로 전달한다.</w:t>
              </w:r>
            </w:ins>
          </w:p>
        </w:tc>
      </w:tr>
    </w:tbl>
    <w:p w14:paraId="5486C86C" w14:textId="77777777" w:rsidR="00084C76" w:rsidRDefault="00084C76">
      <w:pPr>
        <w:pStyle w:val="TDC40"/>
        <w:spacing w:after="0"/>
        <w:rPr>
          <w:ins w:id="15987" w:author="김은수" w:date="2026-10-01T12:05:00Z" w16du:dateUtc="2026-10-01T03:05:00Z"/>
        </w:rPr>
        <w:pPrChange w:id="15988" w:author="김은수" w:date="2026-10-01T03:22:00Z">
          <w:pPr>
            <w:pStyle w:val="TDC40"/>
          </w:pPr>
        </w:pPrChange>
      </w:pPr>
    </w:p>
    <w:p w14:paraId="51C3B232" w14:textId="77777777" w:rsidR="00084C76" w:rsidRDefault="00084C76">
      <w:pPr>
        <w:pStyle w:val="TDC42"/>
        <w:rPr>
          <w:ins w:id="15989" w:author="김은수" w:date="2026-10-01T12:05:00Z" w16du:dateUtc="2026-10-01T03:05:00Z"/>
        </w:rPr>
      </w:pPr>
      <w:ins w:id="15990" w:author="김은수" w:date="2026-10-01T12:05:00Z" w16du:dateUtc="2026-10-01T03:05:00Z">
        <w:r>
          <w:t xml:space="preserve">표 </w:t>
        </w:r>
        <w:r>
          <w:fldChar w:fldCharType="begin"/>
        </w:r>
        <w:r>
          <w:instrText>SEQ 표 \* ARABIC</w:instrText>
        </w:r>
        <w:r>
          <w:fldChar w:fldCharType="separate"/>
        </w:r>
        <w:r>
          <w:t>208</w:t>
        </w:r>
        <w:r>
          <w:fldChar w:fldCharType="end"/>
        </w:r>
        <w:r>
          <w:t>. 부트 실행 순서 관리 / 구현 조건</w:t>
        </w:r>
      </w:ins>
    </w:p>
    <w:tbl>
      <w:tblPr>
        <w:tblStyle w:val="TDC41"/>
        <w:tblW w:w="8816" w:type="dxa"/>
        <w:tblLayout w:type="fixed"/>
        <w:tblLook w:val="04A0" w:firstRow="1" w:lastRow="0" w:firstColumn="1" w:lastColumn="0" w:noHBand="0" w:noVBand="1"/>
        <w:tblPrChange w:id="15991"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15992">
          <w:tblGrid>
            <w:gridCol w:w="360"/>
            <w:gridCol w:w="360"/>
            <w:gridCol w:w="584"/>
            <w:gridCol w:w="7512"/>
          </w:tblGrid>
        </w:tblGridChange>
      </w:tblGrid>
      <w:tr w:rsidR="00084C76" w14:paraId="59783C03" w14:textId="77777777" w:rsidTr="00D90FA7">
        <w:trPr>
          <w:cnfStyle w:val="100000000000" w:firstRow="1" w:lastRow="0" w:firstColumn="0" w:lastColumn="0" w:oddVBand="0" w:evenVBand="0" w:oddHBand="0" w:evenHBand="0" w:firstRowFirstColumn="0" w:firstRowLastColumn="0" w:lastRowFirstColumn="0" w:lastRowLastColumn="0"/>
          <w:cantSplit/>
          <w:tblHeader/>
          <w:ins w:id="15993" w:author="김은수" w:date="2026-10-01T12:05:00Z"/>
          <w:trPrChange w:id="15994"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5995" w:author="김은수" w:date="2026-10-01T03:22:00Z">
              <w:tcPr>
                <w:tcW w:w="1304" w:type="dxa"/>
              </w:tcPr>
            </w:tcPrChange>
          </w:tcPr>
          <w:p w14:paraId="5B9815A2"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15996" w:author="김은수" w:date="2026-10-01T12:05:00Z" w16du:dateUtc="2026-10-01T03:05:00Z"/>
              </w:rPr>
            </w:pPr>
            <w:ins w:id="15997" w:author="김은수" w:date="2026-10-01T12:05:00Z" w16du:dateUtc="2026-10-01T03:05:00Z">
              <w:r>
                <w:t>구분</w:t>
              </w:r>
            </w:ins>
          </w:p>
        </w:tc>
        <w:tc>
          <w:tcPr>
            <w:tcW w:w="7512" w:type="dxa"/>
            <w:tcPrChange w:id="15998" w:author="김은수" w:date="2026-10-01T03:22:00Z">
              <w:tcPr>
                <w:tcW w:w="7512" w:type="dxa"/>
              </w:tcPr>
            </w:tcPrChange>
          </w:tcPr>
          <w:p w14:paraId="7482D026"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15999" w:author="김은수" w:date="2026-10-01T12:05:00Z" w16du:dateUtc="2026-10-01T03:05:00Z"/>
              </w:rPr>
            </w:pPr>
            <w:ins w:id="16000" w:author="김은수" w:date="2026-10-01T12:05:00Z" w16du:dateUtc="2026-10-01T03:05:00Z">
              <w:r>
                <w:t>구현 조건</w:t>
              </w:r>
            </w:ins>
          </w:p>
        </w:tc>
      </w:tr>
      <w:tr w:rsidR="00084C76" w14:paraId="6F2B6F75" w14:textId="77777777" w:rsidTr="00D90FA7">
        <w:trPr>
          <w:cantSplit/>
          <w:ins w:id="16001" w:author="김은수" w:date="2026-10-01T12:05:00Z"/>
          <w:trPrChange w:id="16002"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6003" w:author="김은수" w:date="2026-10-01T03:22:00Z">
              <w:tcPr>
                <w:tcW w:w="1304" w:type="dxa"/>
              </w:tcPr>
            </w:tcPrChange>
          </w:tcPr>
          <w:p w14:paraId="74A322D1" w14:textId="77777777" w:rsidR="00084C76" w:rsidRDefault="00084C76">
            <w:pPr>
              <w:pStyle w:val="TDCe"/>
              <w:rPr>
                <w:ins w:id="16004" w:author="김은수" w:date="2026-10-01T12:05:00Z" w16du:dateUtc="2026-10-01T03:05:00Z"/>
              </w:rPr>
            </w:pPr>
            <w:ins w:id="16005" w:author="김은수" w:date="2026-10-01T12:05:00Z" w16du:dateUtc="2026-10-01T03:05:00Z">
              <w:r>
                <w:t>관련 함수</w:t>
              </w:r>
            </w:ins>
          </w:p>
        </w:tc>
        <w:tc>
          <w:tcPr>
            <w:tcW w:w="7512" w:type="dxa"/>
            <w:tcPrChange w:id="16006" w:author="김은수" w:date="2026-10-01T03:22:00Z">
              <w:tcPr>
                <w:tcW w:w="7512" w:type="dxa"/>
              </w:tcPr>
            </w:tcPrChange>
          </w:tcPr>
          <w:p w14:paraId="317BA310"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6007" w:author="김은수" w:date="2026-10-01T12:05:00Z" w16du:dateUtc="2026-10-01T03:05:00Z"/>
              </w:rPr>
            </w:pPr>
            <w:ins w:id="16008" w:author="김은수" w:date="2026-10-01T12:05:00Z" w16du:dateUtc="2026-10-01T03:05:00Z">
              <w:r>
                <w:t>bootloader_boot</w:t>
              </w:r>
            </w:ins>
          </w:p>
        </w:tc>
      </w:tr>
      <w:tr w:rsidR="00084C76" w14:paraId="59C5B136" w14:textId="77777777" w:rsidTr="00D90FA7">
        <w:trPr>
          <w:cantSplit/>
          <w:ins w:id="16009" w:author="김은수" w:date="2026-10-01T12:05:00Z"/>
          <w:trPrChange w:id="16010"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6011" w:author="김은수" w:date="2026-10-01T03:22:00Z">
              <w:tcPr>
                <w:tcW w:w="1304" w:type="dxa"/>
              </w:tcPr>
            </w:tcPrChange>
          </w:tcPr>
          <w:p w14:paraId="705FC2C1" w14:textId="77777777" w:rsidR="00084C76" w:rsidRDefault="00084C76">
            <w:pPr>
              <w:pStyle w:val="TDCe"/>
              <w:rPr>
                <w:ins w:id="16012" w:author="김은수" w:date="2026-10-01T12:05:00Z" w16du:dateUtc="2026-10-01T03:05:00Z"/>
              </w:rPr>
            </w:pPr>
            <w:ins w:id="16013" w:author="김은수" w:date="2026-10-01T12:05:00Z" w16du:dateUtc="2026-10-01T03:05:00Z">
              <w:r>
                <w:t>동작 조건</w:t>
              </w:r>
            </w:ins>
          </w:p>
        </w:tc>
        <w:tc>
          <w:tcPr>
            <w:tcW w:w="7512" w:type="dxa"/>
            <w:tcPrChange w:id="16014" w:author="김은수" w:date="2026-10-01T03:22:00Z">
              <w:tcPr>
                <w:tcW w:w="7512" w:type="dxa"/>
              </w:tcPr>
            </w:tcPrChange>
          </w:tcPr>
          <w:p w14:paraId="24BF4BA5"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6015" w:author="김은수" w:date="2026-10-01T12:05:00Z" w16du:dateUtc="2026-10-01T03:05:00Z"/>
              </w:rPr>
            </w:pPr>
            <w:ins w:id="16016" w:author="김은수" w:date="2026-10-01T12:05:00Z" w16du:dateUtc="2026-10-01T03:05:00Z">
              <w:r>
                <w:t>성공 경로에서만 다음 기동 단계로 진행하고 반환 오류가 무시되지 않아야 한다.</w:t>
              </w:r>
            </w:ins>
          </w:p>
        </w:tc>
      </w:tr>
    </w:tbl>
    <w:p w14:paraId="102C4E45" w14:textId="77777777" w:rsidR="00084C76" w:rsidRDefault="00084C76">
      <w:pPr>
        <w:pStyle w:val="TDC40"/>
        <w:spacing w:after="0"/>
        <w:rPr>
          <w:ins w:id="16017" w:author="김은수" w:date="2026-10-01T12:05:00Z" w16du:dateUtc="2026-10-01T03:05:00Z"/>
        </w:rPr>
        <w:pPrChange w:id="16018" w:author="김은수" w:date="2026-10-01T03:22:00Z">
          <w:pPr>
            <w:pStyle w:val="TDC40"/>
          </w:pPr>
        </w:pPrChange>
      </w:pPr>
    </w:p>
    <w:p w14:paraId="0EC364E4" w14:textId="77777777" w:rsidR="00697371" w:rsidRPr="00E00010" w:rsidRDefault="00220104">
      <w:pPr>
        <w:pStyle w:val="TDC43"/>
        <w:rPr>
          <w:ins w:id="16019" w:author="김은수" w:date="2026-09-30T15:44:00Z" w16du:dateUtc="2026-09-30T06:44:00Z"/>
        </w:rPr>
        <w:pPrChange w:id="16020" w:author="김은수" w:date="2026-10-01T01:11:00Z">
          <w:pPr>
            <w:keepLines/>
            <w:widowControl/>
            <w:snapToGrid w:val="0"/>
            <w:spacing w:after="180" w:line="300" w:lineRule="auto"/>
            <w:ind w:left="1245"/>
            <w:jc w:val="left"/>
          </w:pPr>
        </w:pPrChange>
      </w:pPr>
      <w:ins w:id="16021" w:author="김은수" w:date="2026-09-30T15:44:00Z" w16du:dateUtc="2026-09-30T06:44:00Z">
        <w:r>
          <w:rPr>
            <w:b/>
            <w:bCs/>
            <w:rPrChange w:id="16022" w:author="김은수" w:date="2026-10-01T01:11:00Z">
              <w:rPr>
                <w:b/>
                <w:bCs/>
                <w:sz w:val="22"/>
              </w:rPr>
            </w:rPrChange>
          </w:rPr>
          <w:t xml:space="preserve">흐름 참고 : </w:t>
        </w:r>
        <w:r>
          <w:rPr>
            <w:rPrChange w:id="16023" w:author="김은수" w:date="2026-10-01T01:11:00Z">
              <w:rPr>
                <w:sz w:val="22"/>
              </w:rPr>
            </w:rPrChange>
          </w:rPr>
          <w:t>저장소 또는 파일 이름 결정 실패 시 이후 적재를 진행하지 않는다. 파일 검사와 코어 실행은 적재 유닛에서 담당한다.</w:t>
        </w:r>
      </w:ins>
    </w:p>
    <w:p w14:paraId="79023EAA" w14:textId="77777777" w:rsidR="00BA1805" w:rsidRPr="00E00010" w:rsidRDefault="00BA1805">
      <w:pPr>
        <w:pStyle w:val="TDC44"/>
        <w:rPr>
          <w:ins w:id="16024" w:author="김은수" w:date="2026-09-30T15:44:00Z" w16du:dateUtc="2026-09-30T06:44:00Z"/>
        </w:rPr>
        <w:pPrChange w:id="16025" w:author="김은수" w:date="2026-10-01T01:11:00Z">
          <w:pPr>
            <w:keepNext/>
            <w:keepLines/>
            <w:pageBreakBefore/>
            <w:widowControl/>
            <w:snapToGrid w:val="0"/>
            <w:spacing w:after="100" w:line="240" w:lineRule="auto"/>
            <w:jc w:val="center"/>
          </w:pPr>
        </w:pPrChange>
      </w:pPr>
      <w:ins w:id="16026" w:author="김은수" w:date="2026-09-30T15:44:00Z" w16du:dateUtc="2026-09-30T06:44:00Z">
        <w:r w:rsidRPr="00E00010">
          <w:rPr>
            <w:noProof/>
          </w:rPr>
          <w:lastRenderedPageBreak/>
          <w:drawing>
            <wp:inline distT="0" distB="0" distL="0" distR="0" wp14:anchorId="3E4EBC4E" wp14:editId="0010EAF7">
              <wp:extent cx="4320000" cy="3798900"/>
              <wp:effectExtent l="0" t="0" r="0" b="0"/>
              <wp:docPr id="1027" name="Flow BOOT-006" descr="SU-ID-BOOT-006 부트 실행 순서 관리 설계 순서도">
                <a:extLst xmlns:a="http://schemas.openxmlformats.org/drawingml/2006/main">
                  <a:ext uri="{FF2B5EF4-FFF2-40B4-BE49-F238E27FC236}">
                    <a16:creationId xmlns:a16="http://schemas.microsoft.com/office/drawing/2014/main" id="{E8B69799-F488-0C76-6806-D41022ABA04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그림 256" descr="스크린샷, 어둠, 블랙, 밤이(가) 표시된 사진&#10;&#10;자동 생성된 설명">
                        <a:extLst>
                          <a:ext uri="{FF2B5EF4-FFF2-40B4-BE49-F238E27FC236}">
                            <a16:creationId xmlns:a16="http://schemas.microsoft.com/office/drawing/2014/main" id="{E8B69799-F488-0C76-6806-D41022ABA043}"/>
                          </a:ext>
                        </a:extLst>
                      </pic:cNvPr>
                      <pic:cNvPicPr>
                        <a:picLocks noChangeAspect="1"/>
                      </pic:cNvPicPr>
                    </pic:nvPicPr>
                    <pic:blipFill>
                      <a:blip r:embed="rId87"/>
                      <a:stretch>
                        <a:fillRect/>
                      </a:stretch>
                    </pic:blipFill>
                    <pic:spPr>
                      <a:xfrm>
                        <a:off x="0" y="0"/>
                        <a:ext cx="4320000" cy="3798900"/>
                      </a:xfrm>
                      <a:prstGeom prst="rect">
                        <a:avLst/>
                      </a:prstGeom>
                    </pic:spPr>
                  </pic:pic>
                </a:graphicData>
              </a:graphic>
            </wp:inline>
          </w:drawing>
        </w:r>
      </w:ins>
    </w:p>
    <w:p w14:paraId="662AF6AB" w14:textId="77777777" w:rsidR="00697371" w:rsidRPr="00E00010" w:rsidRDefault="00220104">
      <w:pPr>
        <w:pStyle w:val="TDC45"/>
        <w:rPr>
          <w:ins w:id="16027" w:author="김은수" w:date="2026-09-30T15:44:00Z" w16du:dateUtc="2026-09-30T06:44:00Z"/>
        </w:rPr>
        <w:pPrChange w:id="16028" w:author="김은수" w:date="2026-10-01T01:11:00Z">
          <w:pPr>
            <w:keepLines/>
            <w:widowControl/>
            <w:snapToGrid w:val="0"/>
            <w:spacing w:after="180" w:line="276" w:lineRule="auto"/>
            <w:jc w:val="center"/>
          </w:pPr>
        </w:pPrChange>
      </w:pPr>
      <w:ins w:id="16029" w:author="김은수" w:date="2026-09-30T15:44:00Z" w16du:dateUtc="2026-09-30T06:44:00Z">
        <w:r w:rsidRPr="00E00010">
          <w:t>그림 35. SU-ID-BOOT-006 부트 실행 순서 관리 순서도</w:t>
        </w:r>
      </w:ins>
    </w:p>
    <w:p w14:paraId="1945E227" w14:textId="77777777" w:rsidR="000C626C" w:rsidRDefault="000C626C">
      <w:pPr>
        <w:pStyle w:val="TDC40"/>
        <w:rPr>
          <w:ins w:id="16030" w:author="김은수" w:date="2026-10-01T05:08:00Z"/>
        </w:rPr>
      </w:pPr>
    </w:p>
    <w:p w14:paraId="2901B874" w14:textId="77777777" w:rsidR="00697371" w:rsidRPr="00E00010" w:rsidRDefault="00220104">
      <w:pPr>
        <w:pStyle w:val="TDC4"/>
        <w:rPr>
          <w:ins w:id="16031" w:author="김은수" w:date="2026-09-30T15:44:00Z" w16du:dateUtc="2026-09-30T06:44:00Z"/>
        </w:rPr>
        <w:pPrChange w:id="16032" w:author="김은수" w:date="2026-10-01T01:11:00Z">
          <w:pPr>
            <w:pStyle w:val="4"/>
            <w:numPr>
              <w:ilvl w:val="3"/>
              <w:numId w:val="7"/>
            </w:numPr>
            <w:tabs>
              <w:tab w:val="num" w:pos="1134"/>
            </w:tabs>
            <w:ind w:left="1200" w:hanging="400"/>
          </w:pPr>
        </w:pPrChange>
      </w:pPr>
      <w:ins w:id="16033" w:author="김은수" w:date="2026-09-30T15:44:00Z" w16du:dateUtc="2026-09-30T06:44:00Z">
        <w:r>
          <w:t>SU-ID-BOOT-007, 기동 저장장치 준비</w:t>
        </w:r>
      </w:ins>
    </w:p>
    <w:p w14:paraId="420DFC27" w14:textId="77777777" w:rsidR="00084C76" w:rsidRDefault="00084C76">
      <w:pPr>
        <w:pStyle w:val="TDC40"/>
        <w:keepNext/>
        <w:rPr>
          <w:ins w:id="16034" w:author="김은수" w:date="2026-10-01T12:05:00Z" w16du:dateUtc="2026-10-01T03:05:00Z"/>
        </w:rPr>
        <w:pPrChange w:id="16035" w:author="김은수" w:date="2026-10-01T03:22:00Z">
          <w:pPr>
            <w:pStyle w:val="TDC40"/>
          </w:pPr>
        </w:pPrChange>
      </w:pPr>
      <w:ins w:id="16036" w:author="김은수" w:date="2026-10-01T12:05:00Z" w16du:dateUtc="2026-10-01T03:05:00Z">
        <w:r>
          <w:t>이미지와 상태 파일을 읽기 전에 저장 매체와 파일 시스템을 준비한다.</w:t>
        </w:r>
      </w:ins>
    </w:p>
    <w:p w14:paraId="2D8F3EFC" w14:textId="77777777" w:rsidR="00084C76" w:rsidRDefault="00084C76">
      <w:pPr>
        <w:pStyle w:val="TDC42"/>
        <w:rPr>
          <w:ins w:id="16037" w:author="김은수" w:date="2026-10-01T12:05:00Z" w16du:dateUtc="2026-10-01T03:05:00Z"/>
        </w:rPr>
      </w:pPr>
      <w:ins w:id="16038" w:author="김은수" w:date="2026-10-01T12:05:00Z" w16du:dateUtc="2026-10-01T03:05:00Z">
        <w:r>
          <w:t xml:space="preserve">표 </w:t>
        </w:r>
        <w:r>
          <w:fldChar w:fldCharType="begin"/>
        </w:r>
        <w:r>
          <w:instrText>SEQ 표 \* ARABIC</w:instrText>
        </w:r>
        <w:r>
          <w:fldChar w:fldCharType="separate"/>
        </w:r>
        <w:r>
          <w:t>209</w:t>
        </w:r>
        <w:r>
          <w:fldChar w:fldCharType="end"/>
        </w:r>
        <w:r>
          <w:t>. 기동 저장장치 준비 / 유닛 설계 내용</w:t>
        </w:r>
      </w:ins>
    </w:p>
    <w:tbl>
      <w:tblPr>
        <w:tblStyle w:val="TDC41"/>
        <w:tblW w:w="8816" w:type="dxa"/>
        <w:tblLayout w:type="fixed"/>
        <w:tblLook w:val="04A0" w:firstRow="1" w:lastRow="0" w:firstColumn="1" w:lastColumn="0" w:noHBand="0" w:noVBand="1"/>
        <w:tblPrChange w:id="16039"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16040">
          <w:tblGrid>
            <w:gridCol w:w="360"/>
            <w:gridCol w:w="360"/>
            <w:gridCol w:w="584"/>
            <w:gridCol w:w="7512"/>
          </w:tblGrid>
        </w:tblGridChange>
      </w:tblGrid>
      <w:tr w:rsidR="00084C76" w14:paraId="00F1146E" w14:textId="77777777" w:rsidTr="00FA190F">
        <w:trPr>
          <w:cnfStyle w:val="100000000000" w:firstRow="1" w:lastRow="0" w:firstColumn="0" w:lastColumn="0" w:oddVBand="0" w:evenVBand="0" w:oddHBand="0" w:evenHBand="0" w:firstRowFirstColumn="0" w:firstRowLastColumn="0" w:lastRowFirstColumn="0" w:lastRowLastColumn="0"/>
          <w:cantSplit/>
          <w:tblHeader/>
          <w:ins w:id="16041" w:author="김은수" w:date="2026-10-01T12:05:00Z"/>
          <w:trPrChange w:id="16042"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6043" w:author="김은수" w:date="2026-10-01T03:22:00Z">
              <w:tcPr>
                <w:tcW w:w="1304" w:type="dxa"/>
              </w:tcPr>
            </w:tcPrChange>
          </w:tcPr>
          <w:p w14:paraId="6B7002B7"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16044" w:author="김은수" w:date="2026-10-01T12:05:00Z" w16du:dateUtc="2026-10-01T03:05:00Z"/>
              </w:rPr>
            </w:pPr>
            <w:ins w:id="16045" w:author="김은수" w:date="2026-10-01T12:05:00Z" w16du:dateUtc="2026-10-01T03:05:00Z">
              <w:r>
                <w:t>항목</w:t>
              </w:r>
            </w:ins>
          </w:p>
        </w:tc>
        <w:tc>
          <w:tcPr>
            <w:tcW w:w="7512" w:type="dxa"/>
            <w:tcPrChange w:id="16046" w:author="김은수" w:date="2026-10-01T03:22:00Z">
              <w:tcPr>
                <w:tcW w:w="7512" w:type="dxa"/>
              </w:tcPr>
            </w:tcPrChange>
          </w:tcPr>
          <w:p w14:paraId="43251706"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16047" w:author="김은수" w:date="2026-10-01T12:05:00Z" w16du:dateUtc="2026-10-01T03:05:00Z"/>
              </w:rPr>
            </w:pPr>
            <w:ins w:id="16048" w:author="김은수" w:date="2026-10-01T12:05:00Z" w16du:dateUtc="2026-10-01T03:05:00Z">
              <w:r>
                <w:t>설계 내용</w:t>
              </w:r>
            </w:ins>
          </w:p>
        </w:tc>
      </w:tr>
      <w:tr w:rsidR="00084C76" w14:paraId="16E22452" w14:textId="77777777" w:rsidTr="00FA190F">
        <w:trPr>
          <w:cantSplit/>
          <w:ins w:id="16049" w:author="김은수" w:date="2026-10-01T12:05:00Z"/>
          <w:trPrChange w:id="16050"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6051" w:author="김은수" w:date="2026-10-01T03:22:00Z">
              <w:tcPr>
                <w:tcW w:w="1304" w:type="dxa"/>
              </w:tcPr>
            </w:tcPrChange>
          </w:tcPr>
          <w:p w14:paraId="3BA96BDF" w14:textId="77777777" w:rsidR="00084C76" w:rsidRDefault="00084C76">
            <w:pPr>
              <w:pStyle w:val="TDCe"/>
              <w:rPr>
                <w:ins w:id="16052" w:author="김은수" w:date="2026-10-01T12:05:00Z" w16du:dateUtc="2026-10-01T03:05:00Z"/>
              </w:rPr>
            </w:pPr>
            <w:ins w:id="16053" w:author="김은수" w:date="2026-10-01T12:05:00Z" w16du:dateUtc="2026-10-01T03:05:00Z">
              <w:r>
                <w:t>입력</w:t>
              </w:r>
            </w:ins>
          </w:p>
        </w:tc>
        <w:tc>
          <w:tcPr>
            <w:tcW w:w="7512" w:type="dxa"/>
            <w:tcPrChange w:id="16054" w:author="김은수" w:date="2026-10-01T03:22:00Z">
              <w:tcPr>
                <w:tcW w:w="7512" w:type="dxa"/>
              </w:tcPr>
            </w:tcPrChange>
          </w:tcPr>
          <w:p w14:paraId="6D9C0E6C"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6055" w:author="김은수" w:date="2026-10-01T12:05:00Z" w16du:dateUtc="2026-10-01T03:05:00Z"/>
              </w:rPr>
            </w:pPr>
            <w:ins w:id="16056" w:author="김은수" w:date="2026-10-01T12:05:00Z" w16du:dateUtc="2026-10-01T03:05:00Z">
              <w:r>
                <w:t>저장장치 및 파일 시스템 설정</w:t>
              </w:r>
            </w:ins>
          </w:p>
        </w:tc>
      </w:tr>
      <w:tr w:rsidR="00084C76" w14:paraId="46AC070E" w14:textId="77777777" w:rsidTr="00FA190F">
        <w:trPr>
          <w:cantSplit/>
          <w:ins w:id="16057" w:author="김은수" w:date="2026-10-01T12:05:00Z"/>
          <w:trPrChange w:id="16058"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6059" w:author="김은수" w:date="2026-10-01T03:22:00Z">
              <w:tcPr>
                <w:tcW w:w="1304" w:type="dxa"/>
              </w:tcPr>
            </w:tcPrChange>
          </w:tcPr>
          <w:p w14:paraId="7C982498" w14:textId="77777777" w:rsidR="00084C76" w:rsidRDefault="00084C76">
            <w:pPr>
              <w:pStyle w:val="TDCe"/>
              <w:rPr>
                <w:ins w:id="16060" w:author="김은수" w:date="2026-10-01T12:05:00Z" w16du:dateUtc="2026-10-01T03:05:00Z"/>
              </w:rPr>
            </w:pPr>
            <w:ins w:id="16061" w:author="김은수" w:date="2026-10-01T12:05:00Z" w16du:dateUtc="2026-10-01T03:05:00Z">
              <w:r>
                <w:t>출력</w:t>
              </w:r>
            </w:ins>
          </w:p>
        </w:tc>
        <w:tc>
          <w:tcPr>
            <w:tcW w:w="7512" w:type="dxa"/>
            <w:tcPrChange w:id="16062" w:author="김은수" w:date="2026-10-01T03:22:00Z">
              <w:tcPr>
                <w:tcW w:w="7512" w:type="dxa"/>
              </w:tcPr>
            </w:tcPrChange>
          </w:tcPr>
          <w:p w14:paraId="73C0CE02"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6063" w:author="김은수" w:date="2026-10-01T12:05:00Z" w16du:dateUtc="2026-10-01T03:05:00Z"/>
              </w:rPr>
            </w:pPr>
            <w:ins w:id="16064" w:author="김은수" w:date="2026-10-01T12:05:00Z" w16du:dateUtc="2026-10-01T03:05:00Z">
              <w:r>
                <w:t>이미지 파일 접근 상태</w:t>
              </w:r>
            </w:ins>
          </w:p>
        </w:tc>
      </w:tr>
      <w:tr w:rsidR="00084C76" w14:paraId="485FB8B6" w14:textId="77777777" w:rsidTr="00FA190F">
        <w:trPr>
          <w:cantSplit/>
          <w:ins w:id="16065" w:author="김은수" w:date="2026-10-01T12:05:00Z"/>
          <w:trPrChange w:id="16066"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6067" w:author="김은수" w:date="2026-10-01T03:22:00Z">
              <w:tcPr>
                <w:tcW w:w="1304" w:type="dxa"/>
              </w:tcPr>
            </w:tcPrChange>
          </w:tcPr>
          <w:p w14:paraId="50978651" w14:textId="77777777" w:rsidR="00084C76" w:rsidRDefault="00084C76">
            <w:pPr>
              <w:pStyle w:val="TDCe"/>
              <w:rPr>
                <w:ins w:id="16068" w:author="김은수" w:date="2026-10-01T12:05:00Z" w16du:dateUtc="2026-10-01T03:05:00Z"/>
              </w:rPr>
            </w:pPr>
            <w:ins w:id="16069" w:author="김은수" w:date="2026-10-01T12:05:00Z" w16du:dateUtc="2026-10-01T03:05:00Z">
              <w:r>
                <w:t>처리</w:t>
              </w:r>
            </w:ins>
          </w:p>
        </w:tc>
        <w:tc>
          <w:tcPr>
            <w:tcW w:w="7512" w:type="dxa"/>
            <w:tcPrChange w:id="16070" w:author="김은수" w:date="2026-10-01T03:22:00Z">
              <w:tcPr>
                <w:tcW w:w="7512" w:type="dxa"/>
              </w:tcPr>
            </w:tcPrChange>
          </w:tcPr>
          <w:p w14:paraId="6008B049"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6071" w:author="김은수" w:date="2026-10-01T12:05:00Z" w16du:dateUtc="2026-10-01T03:05:00Z"/>
              </w:rPr>
            </w:pPr>
            <w:ins w:id="16072" w:author="김은수" w:date="2026-10-01T12:05:00Z" w16du:dateUtc="2026-10-01T03:05:00Z">
              <w:r>
                <w:t>저장장치 인터페이스와 파일 시스템을 초기화한다. 반환 상태를 확인하고 준비되지 않은 매체를 정상 이미지로 취급하지 않는다.</w:t>
              </w:r>
            </w:ins>
          </w:p>
        </w:tc>
      </w:tr>
    </w:tbl>
    <w:p w14:paraId="1B3DEFF1" w14:textId="77777777" w:rsidR="00084C76" w:rsidRDefault="00084C76">
      <w:pPr>
        <w:pStyle w:val="TDC40"/>
        <w:spacing w:after="0"/>
        <w:rPr>
          <w:ins w:id="16073" w:author="김은수" w:date="2026-10-01T12:05:00Z" w16du:dateUtc="2026-10-01T03:05:00Z"/>
        </w:rPr>
        <w:pPrChange w:id="16074" w:author="김은수" w:date="2026-10-01T03:22:00Z">
          <w:pPr>
            <w:pStyle w:val="TDC40"/>
          </w:pPr>
        </w:pPrChange>
      </w:pPr>
    </w:p>
    <w:p w14:paraId="322AB184" w14:textId="77777777" w:rsidR="00084C76" w:rsidRDefault="00084C76">
      <w:pPr>
        <w:pStyle w:val="TDC42"/>
        <w:rPr>
          <w:ins w:id="16075" w:author="김은수" w:date="2026-10-01T12:05:00Z" w16du:dateUtc="2026-10-01T03:05:00Z"/>
        </w:rPr>
      </w:pPr>
      <w:ins w:id="16076" w:author="김은수" w:date="2026-10-01T12:05:00Z" w16du:dateUtc="2026-10-01T03:05:00Z">
        <w:r>
          <w:lastRenderedPageBreak/>
          <w:t xml:space="preserve">표 </w:t>
        </w:r>
        <w:r>
          <w:fldChar w:fldCharType="begin"/>
        </w:r>
        <w:r>
          <w:instrText>SEQ 표 \* ARABIC</w:instrText>
        </w:r>
        <w:r>
          <w:fldChar w:fldCharType="separate"/>
        </w:r>
        <w:r>
          <w:t>210</w:t>
        </w:r>
        <w:r>
          <w:fldChar w:fldCharType="end"/>
        </w:r>
        <w:r>
          <w:t>. 기동 저장장치 준비 / 구현 조건</w:t>
        </w:r>
      </w:ins>
    </w:p>
    <w:tbl>
      <w:tblPr>
        <w:tblStyle w:val="TDC41"/>
        <w:tblW w:w="8816" w:type="dxa"/>
        <w:tblLayout w:type="fixed"/>
        <w:tblLook w:val="04A0" w:firstRow="1" w:lastRow="0" w:firstColumn="1" w:lastColumn="0" w:noHBand="0" w:noVBand="1"/>
        <w:tblPrChange w:id="16077"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16078">
          <w:tblGrid>
            <w:gridCol w:w="360"/>
            <w:gridCol w:w="360"/>
            <w:gridCol w:w="584"/>
            <w:gridCol w:w="7512"/>
          </w:tblGrid>
        </w:tblGridChange>
      </w:tblGrid>
      <w:tr w:rsidR="00084C76" w14:paraId="78954C3B" w14:textId="77777777" w:rsidTr="00FA190F">
        <w:trPr>
          <w:cnfStyle w:val="100000000000" w:firstRow="1" w:lastRow="0" w:firstColumn="0" w:lastColumn="0" w:oddVBand="0" w:evenVBand="0" w:oddHBand="0" w:evenHBand="0" w:firstRowFirstColumn="0" w:firstRowLastColumn="0" w:lastRowFirstColumn="0" w:lastRowLastColumn="0"/>
          <w:cantSplit/>
          <w:tblHeader/>
          <w:ins w:id="16079" w:author="김은수" w:date="2026-10-01T12:05:00Z"/>
          <w:trPrChange w:id="16080"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6081" w:author="김은수" w:date="2026-10-01T03:22:00Z">
              <w:tcPr>
                <w:tcW w:w="1304" w:type="dxa"/>
              </w:tcPr>
            </w:tcPrChange>
          </w:tcPr>
          <w:p w14:paraId="2AE8DAF0"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16082" w:author="김은수" w:date="2026-10-01T12:05:00Z" w16du:dateUtc="2026-10-01T03:05:00Z"/>
              </w:rPr>
            </w:pPr>
            <w:ins w:id="16083" w:author="김은수" w:date="2026-10-01T12:05:00Z" w16du:dateUtc="2026-10-01T03:05:00Z">
              <w:r>
                <w:t>구분</w:t>
              </w:r>
            </w:ins>
          </w:p>
        </w:tc>
        <w:tc>
          <w:tcPr>
            <w:tcW w:w="7512" w:type="dxa"/>
            <w:tcPrChange w:id="16084" w:author="김은수" w:date="2026-10-01T03:22:00Z">
              <w:tcPr>
                <w:tcW w:w="7512" w:type="dxa"/>
              </w:tcPr>
            </w:tcPrChange>
          </w:tcPr>
          <w:p w14:paraId="4223F5B1"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16085" w:author="김은수" w:date="2026-10-01T12:05:00Z" w16du:dateUtc="2026-10-01T03:05:00Z"/>
              </w:rPr>
            </w:pPr>
            <w:ins w:id="16086" w:author="김은수" w:date="2026-10-01T12:05:00Z" w16du:dateUtc="2026-10-01T03:05:00Z">
              <w:r>
                <w:t>구현 조건</w:t>
              </w:r>
            </w:ins>
          </w:p>
        </w:tc>
      </w:tr>
      <w:tr w:rsidR="00084C76" w14:paraId="0D7FB89B" w14:textId="77777777" w:rsidTr="00FA190F">
        <w:trPr>
          <w:cantSplit/>
          <w:ins w:id="16087" w:author="김은수" w:date="2026-10-01T12:05:00Z"/>
          <w:trPrChange w:id="16088"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6089" w:author="김은수" w:date="2026-10-01T03:22:00Z">
              <w:tcPr>
                <w:tcW w:w="1304" w:type="dxa"/>
              </w:tcPr>
            </w:tcPrChange>
          </w:tcPr>
          <w:p w14:paraId="129A77D6" w14:textId="77777777" w:rsidR="00084C76" w:rsidRDefault="00084C76">
            <w:pPr>
              <w:pStyle w:val="TDCe"/>
              <w:rPr>
                <w:ins w:id="16090" w:author="김은수" w:date="2026-10-01T12:05:00Z" w16du:dateUtc="2026-10-01T03:05:00Z"/>
              </w:rPr>
            </w:pPr>
            <w:ins w:id="16091" w:author="김은수" w:date="2026-10-01T12:05:00Z" w16du:dateUtc="2026-10-01T03:05:00Z">
              <w:r>
                <w:t>관련 함수</w:t>
              </w:r>
            </w:ins>
          </w:p>
        </w:tc>
        <w:tc>
          <w:tcPr>
            <w:tcW w:w="7512" w:type="dxa"/>
            <w:tcPrChange w:id="16092" w:author="김은수" w:date="2026-10-01T03:22:00Z">
              <w:tcPr>
                <w:tcW w:w="7512" w:type="dxa"/>
              </w:tcPr>
            </w:tcPrChange>
          </w:tcPr>
          <w:p w14:paraId="4AF3FEB8"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6093" w:author="김은수" w:date="2026-10-01T12:05:00Z" w16du:dateUtc="2026-10-01T03:05:00Z"/>
              </w:rPr>
            </w:pPr>
            <w:ins w:id="16094" w:author="김은수" w:date="2026-10-01T12:05:00Z" w16du:dateUtc="2026-10-01T03:05:00Z">
              <w:r>
                <w:t>tdc_boot_storage_init</w:t>
              </w:r>
            </w:ins>
          </w:p>
        </w:tc>
      </w:tr>
      <w:tr w:rsidR="00084C76" w14:paraId="5C0E3109" w14:textId="77777777" w:rsidTr="00FA190F">
        <w:trPr>
          <w:cantSplit/>
          <w:ins w:id="16095" w:author="김은수" w:date="2026-10-01T12:05:00Z"/>
          <w:trPrChange w:id="16096"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6097" w:author="김은수" w:date="2026-10-01T03:22:00Z">
              <w:tcPr>
                <w:tcW w:w="1304" w:type="dxa"/>
              </w:tcPr>
            </w:tcPrChange>
          </w:tcPr>
          <w:p w14:paraId="77D9CB07" w14:textId="77777777" w:rsidR="00084C76" w:rsidRDefault="00084C76">
            <w:pPr>
              <w:pStyle w:val="TDCe"/>
              <w:rPr>
                <w:ins w:id="16098" w:author="김은수" w:date="2026-10-01T12:05:00Z" w16du:dateUtc="2026-10-01T03:05:00Z"/>
              </w:rPr>
            </w:pPr>
            <w:ins w:id="16099" w:author="김은수" w:date="2026-10-01T12:05:00Z" w16du:dateUtc="2026-10-01T03:05:00Z">
              <w:r>
                <w:t>동작 조건</w:t>
              </w:r>
            </w:ins>
          </w:p>
        </w:tc>
        <w:tc>
          <w:tcPr>
            <w:tcW w:w="7512" w:type="dxa"/>
            <w:tcPrChange w:id="16100" w:author="김은수" w:date="2026-10-01T03:22:00Z">
              <w:tcPr>
                <w:tcW w:w="7512" w:type="dxa"/>
              </w:tcPr>
            </w:tcPrChange>
          </w:tcPr>
          <w:p w14:paraId="794EB8A3"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6101" w:author="김은수" w:date="2026-10-01T12:05:00Z" w16du:dateUtc="2026-10-01T03:05:00Z"/>
              </w:rPr>
            </w:pPr>
            <w:ins w:id="16102" w:author="김은수" w:date="2026-10-01T12:05:00Z" w16du:dateUtc="2026-10-01T03:05:00Z">
              <w:r>
                <w:t>정상 파일 읽기가 저장장치 준비 이후에 실행되고 실패가 정상 적재로 이어지지 않아야 한다.</w:t>
              </w:r>
            </w:ins>
          </w:p>
        </w:tc>
      </w:tr>
    </w:tbl>
    <w:p w14:paraId="277C0ECC" w14:textId="77777777" w:rsidR="00084C76" w:rsidRDefault="00084C76">
      <w:pPr>
        <w:pStyle w:val="TDC40"/>
        <w:spacing w:after="0"/>
        <w:rPr>
          <w:ins w:id="16103" w:author="김은수" w:date="2026-10-01T12:05:00Z" w16du:dateUtc="2026-10-01T03:05:00Z"/>
        </w:rPr>
        <w:pPrChange w:id="16104" w:author="김은수" w:date="2026-10-01T03:22:00Z">
          <w:pPr>
            <w:pStyle w:val="TDC40"/>
          </w:pPr>
        </w:pPrChange>
      </w:pPr>
    </w:p>
    <w:p w14:paraId="5D506A7F" w14:textId="77777777" w:rsidR="00697371" w:rsidRPr="00E00010" w:rsidRDefault="00220104">
      <w:pPr>
        <w:pStyle w:val="TDC4"/>
        <w:rPr>
          <w:ins w:id="16105" w:author="김은수" w:date="2026-09-30T15:44:00Z" w16du:dateUtc="2026-09-30T06:44:00Z"/>
        </w:rPr>
        <w:pPrChange w:id="16106" w:author="김은수" w:date="2026-10-01T01:11:00Z">
          <w:pPr>
            <w:pStyle w:val="4"/>
            <w:numPr>
              <w:ilvl w:val="3"/>
              <w:numId w:val="7"/>
            </w:numPr>
            <w:tabs>
              <w:tab w:val="num" w:pos="1134"/>
            </w:tabs>
            <w:ind w:left="1200" w:hanging="400"/>
          </w:pPr>
        </w:pPrChange>
      </w:pPr>
      <w:ins w:id="16107" w:author="김은수" w:date="2026-09-30T15:44:00Z" w16du:dateUtc="2026-09-30T06:44:00Z">
        <w:r>
          <w:t>SU-ID-BOOT-008, 기동 정보와 제조 정보 적재</w:t>
        </w:r>
      </w:ins>
    </w:p>
    <w:p w14:paraId="7112616D" w14:textId="77777777" w:rsidR="00084C76" w:rsidRDefault="00084C76">
      <w:pPr>
        <w:pStyle w:val="TDC40"/>
        <w:keepNext/>
        <w:rPr>
          <w:ins w:id="16108" w:author="김은수" w:date="2026-10-01T12:05:00Z" w16du:dateUtc="2026-10-01T03:05:00Z"/>
        </w:rPr>
        <w:pPrChange w:id="16109" w:author="김은수" w:date="2026-10-01T03:22:00Z">
          <w:pPr>
            <w:pStyle w:val="TDC40"/>
          </w:pPr>
        </w:pPrChange>
      </w:pPr>
      <w:ins w:id="16110" w:author="김은수" w:date="2026-10-01T12:05:00Z" w16du:dateUtc="2026-10-01T03:05:00Z">
        <w:r>
          <w:t>장치와 이미지에 맞는 기동 설정을 읽는다.</w:t>
        </w:r>
      </w:ins>
    </w:p>
    <w:p w14:paraId="693083E3" w14:textId="77777777" w:rsidR="00084C76" w:rsidRDefault="00084C76">
      <w:pPr>
        <w:pStyle w:val="TDC42"/>
        <w:rPr>
          <w:ins w:id="16111" w:author="김은수" w:date="2026-10-01T12:05:00Z" w16du:dateUtc="2026-10-01T03:05:00Z"/>
        </w:rPr>
      </w:pPr>
      <w:ins w:id="16112" w:author="김은수" w:date="2026-10-01T12:05:00Z" w16du:dateUtc="2026-10-01T03:05:00Z">
        <w:r>
          <w:t xml:space="preserve">표 </w:t>
        </w:r>
        <w:r>
          <w:fldChar w:fldCharType="begin"/>
        </w:r>
        <w:r>
          <w:instrText>SEQ 표 \* ARABIC</w:instrText>
        </w:r>
        <w:r>
          <w:fldChar w:fldCharType="separate"/>
        </w:r>
        <w:r>
          <w:t>211</w:t>
        </w:r>
        <w:r>
          <w:fldChar w:fldCharType="end"/>
        </w:r>
        <w:r>
          <w:t>. 기동 정보와 제조 정보 적재 / 유닛 설계 내용</w:t>
        </w:r>
      </w:ins>
    </w:p>
    <w:tbl>
      <w:tblPr>
        <w:tblStyle w:val="TDC41"/>
        <w:tblW w:w="8816" w:type="dxa"/>
        <w:tblLayout w:type="fixed"/>
        <w:tblLook w:val="04A0" w:firstRow="1" w:lastRow="0" w:firstColumn="1" w:lastColumn="0" w:noHBand="0" w:noVBand="1"/>
        <w:tblPrChange w:id="16113"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16114">
          <w:tblGrid>
            <w:gridCol w:w="360"/>
            <w:gridCol w:w="360"/>
            <w:gridCol w:w="584"/>
            <w:gridCol w:w="7512"/>
          </w:tblGrid>
        </w:tblGridChange>
      </w:tblGrid>
      <w:tr w:rsidR="00084C76" w14:paraId="6174E940" w14:textId="77777777" w:rsidTr="00D746B2">
        <w:trPr>
          <w:cnfStyle w:val="100000000000" w:firstRow="1" w:lastRow="0" w:firstColumn="0" w:lastColumn="0" w:oddVBand="0" w:evenVBand="0" w:oddHBand="0" w:evenHBand="0" w:firstRowFirstColumn="0" w:firstRowLastColumn="0" w:lastRowFirstColumn="0" w:lastRowLastColumn="0"/>
          <w:cantSplit/>
          <w:tblHeader/>
          <w:ins w:id="16115" w:author="김은수" w:date="2026-10-01T12:05:00Z"/>
          <w:trPrChange w:id="16116"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6117" w:author="김은수" w:date="2026-10-01T03:22:00Z">
              <w:tcPr>
                <w:tcW w:w="1304" w:type="dxa"/>
              </w:tcPr>
            </w:tcPrChange>
          </w:tcPr>
          <w:p w14:paraId="05408DE2"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16118" w:author="김은수" w:date="2026-10-01T12:05:00Z" w16du:dateUtc="2026-10-01T03:05:00Z"/>
              </w:rPr>
            </w:pPr>
            <w:ins w:id="16119" w:author="김은수" w:date="2026-10-01T12:05:00Z" w16du:dateUtc="2026-10-01T03:05:00Z">
              <w:r>
                <w:t>항목</w:t>
              </w:r>
            </w:ins>
          </w:p>
        </w:tc>
        <w:tc>
          <w:tcPr>
            <w:tcW w:w="7512" w:type="dxa"/>
            <w:tcPrChange w:id="16120" w:author="김은수" w:date="2026-10-01T03:22:00Z">
              <w:tcPr>
                <w:tcW w:w="7512" w:type="dxa"/>
              </w:tcPr>
            </w:tcPrChange>
          </w:tcPr>
          <w:p w14:paraId="188FD897"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16121" w:author="김은수" w:date="2026-10-01T12:05:00Z" w16du:dateUtc="2026-10-01T03:05:00Z"/>
              </w:rPr>
            </w:pPr>
            <w:ins w:id="16122" w:author="김은수" w:date="2026-10-01T12:05:00Z" w16du:dateUtc="2026-10-01T03:05:00Z">
              <w:r>
                <w:t>설계 내용</w:t>
              </w:r>
            </w:ins>
          </w:p>
        </w:tc>
      </w:tr>
      <w:tr w:rsidR="00084C76" w14:paraId="5C378F87" w14:textId="77777777" w:rsidTr="00D746B2">
        <w:trPr>
          <w:cantSplit/>
          <w:ins w:id="16123" w:author="김은수" w:date="2026-10-01T12:05:00Z"/>
          <w:trPrChange w:id="16124"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6125" w:author="김은수" w:date="2026-10-01T03:22:00Z">
              <w:tcPr>
                <w:tcW w:w="1304" w:type="dxa"/>
              </w:tcPr>
            </w:tcPrChange>
          </w:tcPr>
          <w:p w14:paraId="5D2538A1" w14:textId="77777777" w:rsidR="00084C76" w:rsidRDefault="00084C76">
            <w:pPr>
              <w:pStyle w:val="TDCe"/>
              <w:rPr>
                <w:ins w:id="16126" w:author="김은수" w:date="2026-10-01T12:05:00Z" w16du:dateUtc="2026-10-01T03:05:00Z"/>
              </w:rPr>
            </w:pPr>
            <w:ins w:id="16127" w:author="김은수" w:date="2026-10-01T12:05:00Z" w16du:dateUtc="2026-10-01T03:05:00Z">
              <w:r>
                <w:t>입력</w:t>
              </w:r>
            </w:ins>
          </w:p>
        </w:tc>
        <w:tc>
          <w:tcPr>
            <w:tcW w:w="7512" w:type="dxa"/>
            <w:tcPrChange w:id="16128" w:author="김은수" w:date="2026-10-01T03:22:00Z">
              <w:tcPr>
                <w:tcW w:w="7512" w:type="dxa"/>
              </w:tcPr>
            </w:tcPrChange>
          </w:tcPr>
          <w:p w14:paraId="77FA6668"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6129" w:author="김은수" w:date="2026-10-01T12:05:00Z" w16du:dateUtc="2026-10-01T03:05:00Z"/>
              </w:rPr>
            </w:pPr>
            <w:ins w:id="16130" w:author="김은수" w:date="2026-10-01T12:05:00Z" w16du:dateUtc="2026-10-01T03:05:00Z">
              <w:r>
                <w:t>비휘발성 기동 정보 및 제조 정보 표</w:t>
              </w:r>
            </w:ins>
          </w:p>
        </w:tc>
      </w:tr>
      <w:tr w:rsidR="00084C76" w14:paraId="6C3F9BF2" w14:textId="77777777" w:rsidTr="00D746B2">
        <w:trPr>
          <w:cantSplit/>
          <w:ins w:id="16131" w:author="김은수" w:date="2026-10-01T12:05:00Z"/>
          <w:trPrChange w:id="16132"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6133" w:author="김은수" w:date="2026-10-01T03:22:00Z">
              <w:tcPr>
                <w:tcW w:w="1304" w:type="dxa"/>
              </w:tcPr>
            </w:tcPrChange>
          </w:tcPr>
          <w:p w14:paraId="5A8A0FAC" w14:textId="77777777" w:rsidR="00084C76" w:rsidRDefault="00084C76">
            <w:pPr>
              <w:pStyle w:val="TDCe"/>
              <w:rPr>
                <w:ins w:id="16134" w:author="김은수" w:date="2026-10-01T12:05:00Z" w16du:dateUtc="2026-10-01T03:05:00Z"/>
              </w:rPr>
            </w:pPr>
            <w:ins w:id="16135" w:author="김은수" w:date="2026-10-01T12:05:00Z" w16du:dateUtc="2026-10-01T03:05:00Z">
              <w:r>
                <w:t>출력</w:t>
              </w:r>
            </w:ins>
          </w:p>
        </w:tc>
        <w:tc>
          <w:tcPr>
            <w:tcW w:w="7512" w:type="dxa"/>
            <w:tcPrChange w:id="16136" w:author="김은수" w:date="2026-10-01T03:22:00Z">
              <w:tcPr>
                <w:tcW w:w="7512" w:type="dxa"/>
              </w:tcPr>
            </w:tcPrChange>
          </w:tcPr>
          <w:p w14:paraId="7D882D52"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6137" w:author="김은수" w:date="2026-10-01T12:05:00Z" w16du:dateUtc="2026-10-01T03:05:00Z"/>
              </w:rPr>
            </w:pPr>
            <w:ins w:id="16138" w:author="김은수" w:date="2026-10-01T12:05:00Z" w16du:dateUtc="2026-10-01T03:05:00Z">
              <w:r>
                <w:t>코어 적재에 사용할 설정</w:t>
              </w:r>
            </w:ins>
          </w:p>
        </w:tc>
      </w:tr>
      <w:tr w:rsidR="00084C76" w14:paraId="225FB144" w14:textId="77777777" w:rsidTr="00D746B2">
        <w:trPr>
          <w:cantSplit/>
          <w:ins w:id="16139" w:author="김은수" w:date="2026-10-01T12:05:00Z"/>
          <w:trPrChange w:id="16140"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6141" w:author="김은수" w:date="2026-10-01T03:22:00Z">
              <w:tcPr>
                <w:tcW w:w="1304" w:type="dxa"/>
              </w:tcPr>
            </w:tcPrChange>
          </w:tcPr>
          <w:p w14:paraId="5F4E882D" w14:textId="77777777" w:rsidR="00084C76" w:rsidRDefault="00084C76">
            <w:pPr>
              <w:pStyle w:val="TDCe"/>
              <w:rPr>
                <w:ins w:id="16142" w:author="김은수" w:date="2026-10-01T12:05:00Z" w16du:dateUtc="2026-10-01T03:05:00Z"/>
              </w:rPr>
            </w:pPr>
            <w:ins w:id="16143" w:author="김은수" w:date="2026-10-01T12:05:00Z" w16du:dateUtc="2026-10-01T03:05:00Z">
              <w:r>
                <w:t>처리</w:t>
              </w:r>
            </w:ins>
          </w:p>
        </w:tc>
        <w:tc>
          <w:tcPr>
            <w:tcW w:w="7512" w:type="dxa"/>
            <w:tcPrChange w:id="16144" w:author="김은수" w:date="2026-10-01T03:22:00Z">
              <w:tcPr>
                <w:tcW w:w="7512" w:type="dxa"/>
              </w:tcPr>
            </w:tcPrChange>
          </w:tcPr>
          <w:p w14:paraId="62CB0A86"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6145" w:author="김은수" w:date="2026-10-01T12:05:00Z" w16du:dateUtc="2026-10-01T03:05:00Z"/>
              </w:rPr>
            </w:pPr>
            <w:ins w:id="16146" w:author="김은수" w:date="2026-10-01T12:05:00Z" w16du:dateUtc="2026-10-01T03:05:00Z">
              <w:r>
                <w:t>기동 정보와 제조 정보 표를 정해진 저장 위치에서 읽어 적재 제어에 사용한다.</w:t>
              </w:r>
            </w:ins>
          </w:p>
        </w:tc>
      </w:tr>
    </w:tbl>
    <w:p w14:paraId="4C203779" w14:textId="77777777" w:rsidR="00084C76" w:rsidRDefault="00084C76">
      <w:pPr>
        <w:pStyle w:val="TDC40"/>
        <w:spacing w:after="0"/>
        <w:rPr>
          <w:ins w:id="16147" w:author="김은수" w:date="2026-10-01T12:05:00Z" w16du:dateUtc="2026-10-01T03:05:00Z"/>
        </w:rPr>
        <w:pPrChange w:id="16148" w:author="김은수" w:date="2026-10-01T03:22:00Z">
          <w:pPr>
            <w:pStyle w:val="TDC40"/>
          </w:pPr>
        </w:pPrChange>
      </w:pPr>
    </w:p>
    <w:p w14:paraId="0AFCF886" w14:textId="77777777" w:rsidR="00084C76" w:rsidRDefault="00084C76">
      <w:pPr>
        <w:pStyle w:val="TDC42"/>
        <w:rPr>
          <w:ins w:id="16149" w:author="김은수" w:date="2026-10-01T12:05:00Z" w16du:dateUtc="2026-10-01T03:05:00Z"/>
        </w:rPr>
      </w:pPr>
      <w:ins w:id="16150" w:author="김은수" w:date="2026-10-01T12:05:00Z" w16du:dateUtc="2026-10-01T03:05:00Z">
        <w:r>
          <w:t xml:space="preserve">표 </w:t>
        </w:r>
        <w:r>
          <w:fldChar w:fldCharType="begin"/>
        </w:r>
        <w:r>
          <w:instrText>SEQ 표 \* ARABIC</w:instrText>
        </w:r>
        <w:r>
          <w:fldChar w:fldCharType="separate"/>
        </w:r>
        <w:r>
          <w:t>212</w:t>
        </w:r>
        <w:r>
          <w:fldChar w:fldCharType="end"/>
        </w:r>
        <w:r>
          <w:t>. 기동 정보와 제조 정보 적재 / 구현 조건</w:t>
        </w:r>
      </w:ins>
    </w:p>
    <w:tbl>
      <w:tblPr>
        <w:tblStyle w:val="TDC41"/>
        <w:tblW w:w="8816" w:type="dxa"/>
        <w:tblLayout w:type="fixed"/>
        <w:tblLook w:val="04A0" w:firstRow="1" w:lastRow="0" w:firstColumn="1" w:lastColumn="0" w:noHBand="0" w:noVBand="1"/>
        <w:tblPrChange w:id="16151"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16152">
          <w:tblGrid>
            <w:gridCol w:w="360"/>
            <w:gridCol w:w="360"/>
            <w:gridCol w:w="584"/>
            <w:gridCol w:w="7512"/>
          </w:tblGrid>
        </w:tblGridChange>
      </w:tblGrid>
      <w:tr w:rsidR="00084C76" w14:paraId="73ECA23F" w14:textId="77777777" w:rsidTr="00D746B2">
        <w:trPr>
          <w:cnfStyle w:val="100000000000" w:firstRow="1" w:lastRow="0" w:firstColumn="0" w:lastColumn="0" w:oddVBand="0" w:evenVBand="0" w:oddHBand="0" w:evenHBand="0" w:firstRowFirstColumn="0" w:firstRowLastColumn="0" w:lastRowFirstColumn="0" w:lastRowLastColumn="0"/>
          <w:cantSplit/>
          <w:tblHeader/>
          <w:ins w:id="16153" w:author="김은수" w:date="2026-10-01T12:05:00Z"/>
          <w:trPrChange w:id="16154"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6155" w:author="김은수" w:date="2026-10-01T03:22:00Z">
              <w:tcPr>
                <w:tcW w:w="1304" w:type="dxa"/>
              </w:tcPr>
            </w:tcPrChange>
          </w:tcPr>
          <w:p w14:paraId="25D6DECF"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16156" w:author="김은수" w:date="2026-10-01T12:05:00Z" w16du:dateUtc="2026-10-01T03:05:00Z"/>
              </w:rPr>
            </w:pPr>
            <w:ins w:id="16157" w:author="김은수" w:date="2026-10-01T12:05:00Z" w16du:dateUtc="2026-10-01T03:05:00Z">
              <w:r>
                <w:t>구분</w:t>
              </w:r>
            </w:ins>
          </w:p>
        </w:tc>
        <w:tc>
          <w:tcPr>
            <w:tcW w:w="7512" w:type="dxa"/>
            <w:tcPrChange w:id="16158" w:author="김은수" w:date="2026-10-01T03:22:00Z">
              <w:tcPr>
                <w:tcW w:w="7512" w:type="dxa"/>
              </w:tcPr>
            </w:tcPrChange>
          </w:tcPr>
          <w:p w14:paraId="3F2E7288"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16159" w:author="김은수" w:date="2026-10-01T12:05:00Z" w16du:dateUtc="2026-10-01T03:05:00Z"/>
              </w:rPr>
            </w:pPr>
            <w:ins w:id="16160" w:author="김은수" w:date="2026-10-01T12:05:00Z" w16du:dateUtc="2026-10-01T03:05:00Z">
              <w:r>
                <w:t>구현 조건</w:t>
              </w:r>
            </w:ins>
          </w:p>
        </w:tc>
      </w:tr>
      <w:tr w:rsidR="00084C76" w14:paraId="1DEBE577" w14:textId="77777777" w:rsidTr="00D746B2">
        <w:trPr>
          <w:cantSplit/>
          <w:ins w:id="16161" w:author="김은수" w:date="2026-10-01T12:05:00Z"/>
          <w:trPrChange w:id="16162"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6163" w:author="김은수" w:date="2026-10-01T03:22:00Z">
              <w:tcPr>
                <w:tcW w:w="1304" w:type="dxa"/>
              </w:tcPr>
            </w:tcPrChange>
          </w:tcPr>
          <w:p w14:paraId="581938BB" w14:textId="77777777" w:rsidR="00084C76" w:rsidRDefault="00084C76">
            <w:pPr>
              <w:pStyle w:val="TDCe"/>
              <w:rPr>
                <w:ins w:id="16164" w:author="김은수" w:date="2026-10-01T12:05:00Z" w16du:dateUtc="2026-10-01T03:05:00Z"/>
              </w:rPr>
            </w:pPr>
            <w:ins w:id="16165" w:author="김은수" w:date="2026-10-01T12:05:00Z" w16du:dateUtc="2026-10-01T03:05:00Z">
              <w:r>
                <w:t>관련 함수</w:t>
              </w:r>
            </w:ins>
          </w:p>
        </w:tc>
        <w:tc>
          <w:tcPr>
            <w:tcW w:w="7512" w:type="dxa"/>
            <w:tcPrChange w:id="16166" w:author="김은수" w:date="2026-10-01T03:22:00Z">
              <w:tcPr>
                <w:tcW w:w="7512" w:type="dxa"/>
              </w:tcPr>
            </w:tcPrChange>
          </w:tcPr>
          <w:p w14:paraId="5AA242DC" w14:textId="77777777" w:rsidR="00084C76" w:rsidRPr="00E00010" w:rsidRDefault="00084C76">
            <w:pPr>
              <w:pStyle w:val="TDCf"/>
              <w:cnfStyle w:val="000000000000" w:firstRow="0" w:lastRow="0" w:firstColumn="0" w:lastColumn="0" w:oddVBand="0" w:evenVBand="0" w:oddHBand="0" w:evenHBand="0" w:firstRowFirstColumn="0" w:firstRowLastColumn="0" w:lastRowFirstColumn="0" w:lastRowLastColumn="0"/>
              <w:rPr>
                <w:ins w:id="16167" w:author="김은수" w:date="2026-10-01T12:05:00Z" w16du:dateUtc="2026-10-01T03:05:00Z"/>
                <w:lang w:val="en-US"/>
                <w:rPrChange w:id="16168" w:author="김은수" w:date="2026-10-01T13:46:00Z" w16du:dateUtc="2026-10-01T04:46:00Z">
                  <w:rPr>
                    <w:ins w:id="16169" w:author="김은수" w:date="2026-10-01T12:05:00Z" w16du:dateUtc="2026-10-01T03:05:00Z"/>
                  </w:rPr>
                </w:rPrChange>
              </w:rPr>
            </w:pPr>
            <w:ins w:id="16170" w:author="김은수" w:date="2026-10-01T12:05:00Z" w16du:dateUtc="2026-10-01T03:05:00Z">
              <w:r w:rsidRPr="00E00010">
                <w:rPr>
                  <w:lang w:val="en-US"/>
                  <w:rPrChange w:id="16171" w:author="김은수" w:date="2026-10-01T13:46:00Z" w16du:dateUtc="2026-10-01T04:46:00Z">
                    <w:rPr/>
                  </w:rPrChange>
                </w:rPr>
                <w:t>bootloader_read_nvm_boot_info, bootloader_load_manu_table</w:t>
              </w:r>
            </w:ins>
          </w:p>
        </w:tc>
      </w:tr>
      <w:tr w:rsidR="00084C76" w14:paraId="23F103F6" w14:textId="77777777" w:rsidTr="00D746B2">
        <w:trPr>
          <w:cantSplit/>
          <w:ins w:id="16172" w:author="김은수" w:date="2026-10-01T12:05:00Z"/>
          <w:trPrChange w:id="16173"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6174" w:author="김은수" w:date="2026-10-01T03:22:00Z">
              <w:tcPr>
                <w:tcW w:w="1304" w:type="dxa"/>
              </w:tcPr>
            </w:tcPrChange>
          </w:tcPr>
          <w:p w14:paraId="7DCEBD26" w14:textId="77777777" w:rsidR="00084C76" w:rsidRDefault="00084C76">
            <w:pPr>
              <w:pStyle w:val="TDCe"/>
              <w:rPr>
                <w:ins w:id="16175" w:author="김은수" w:date="2026-10-01T12:05:00Z" w16du:dateUtc="2026-10-01T03:05:00Z"/>
              </w:rPr>
            </w:pPr>
            <w:ins w:id="16176" w:author="김은수" w:date="2026-10-01T12:05:00Z" w16du:dateUtc="2026-10-01T03:05:00Z">
              <w:r>
                <w:t>동작 조건</w:t>
              </w:r>
            </w:ins>
          </w:p>
        </w:tc>
        <w:tc>
          <w:tcPr>
            <w:tcW w:w="7512" w:type="dxa"/>
            <w:tcPrChange w:id="16177" w:author="김은수" w:date="2026-10-01T03:22:00Z">
              <w:tcPr>
                <w:tcW w:w="7512" w:type="dxa"/>
              </w:tcPr>
            </w:tcPrChange>
          </w:tcPr>
          <w:p w14:paraId="7F3B6079"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6178" w:author="김은수" w:date="2026-10-01T12:05:00Z" w16du:dateUtc="2026-10-01T03:05:00Z"/>
              </w:rPr>
            </w:pPr>
            <w:ins w:id="16179" w:author="김은수" w:date="2026-10-01T12:05:00Z" w16du:dateUtc="2026-10-01T03:05:00Z">
              <w:r>
                <w:t>읽은 정보가 대응 구조에 전달되고 서로 다른 표의 필드를 혼동하지 않아야 한다.</w:t>
              </w:r>
            </w:ins>
          </w:p>
        </w:tc>
      </w:tr>
    </w:tbl>
    <w:p w14:paraId="7031AD89" w14:textId="77777777" w:rsidR="00084C76" w:rsidRDefault="00084C76">
      <w:pPr>
        <w:pStyle w:val="TDC40"/>
        <w:spacing w:after="0"/>
        <w:rPr>
          <w:ins w:id="16180" w:author="김은수" w:date="2026-10-01T12:05:00Z" w16du:dateUtc="2026-10-01T03:05:00Z"/>
        </w:rPr>
        <w:pPrChange w:id="16181" w:author="김은수" w:date="2026-10-01T03:22:00Z">
          <w:pPr>
            <w:pStyle w:val="TDC40"/>
          </w:pPr>
        </w:pPrChange>
      </w:pPr>
    </w:p>
    <w:p w14:paraId="3CDB5150" w14:textId="77777777" w:rsidR="00697371" w:rsidRPr="00E00010" w:rsidRDefault="00220104">
      <w:pPr>
        <w:pStyle w:val="TDC4"/>
        <w:rPr>
          <w:ins w:id="16182" w:author="김은수" w:date="2026-09-30T15:44:00Z" w16du:dateUtc="2026-09-30T06:44:00Z"/>
        </w:rPr>
        <w:pPrChange w:id="16183" w:author="김은수" w:date="2026-10-01T01:11:00Z">
          <w:pPr>
            <w:pStyle w:val="4"/>
            <w:numPr>
              <w:ilvl w:val="3"/>
              <w:numId w:val="7"/>
            </w:numPr>
            <w:tabs>
              <w:tab w:val="num" w:pos="1134"/>
            </w:tabs>
            <w:ind w:left="1200" w:hanging="400"/>
          </w:pPr>
        </w:pPrChange>
      </w:pPr>
      <w:ins w:id="16184" w:author="김은수" w:date="2026-09-30T15:44:00Z" w16du:dateUtc="2026-09-30T06:44:00Z">
        <w:r>
          <w:lastRenderedPageBreak/>
          <w:t>SU-ID-BOOT-009, 적재 대상 파일 이름 결정</w:t>
        </w:r>
      </w:ins>
    </w:p>
    <w:p w14:paraId="44CB3D4F" w14:textId="77777777" w:rsidR="00084C76" w:rsidRDefault="00084C76">
      <w:pPr>
        <w:pStyle w:val="TDC40"/>
        <w:keepNext/>
        <w:rPr>
          <w:ins w:id="16185" w:author="김은수" w:date="2026-10-01T12:05:00Z" w16du:dateUtc="2026-10-01T03:05:00Z"/>
        </w:rPr>
        <w:pPrChange w:id="16186" w:author="김은수" w:date="2026-10-01T03:22:00Z">
          <w:pPr>
            <w:pStyle w:val="TDC40"/>
          </w:pPr>
        </w:pPrChange>
      </w:pPr>
      <w:ins w:id="16187" w:author="김은수" w:date="2026-10-01T12:05:00Z" w16du:dateUtc="2026-10-01T03:05:00Z">
        <w:r>
          <w:t>선택한 코어에 맞는 이미지를 찾는다.</w:t>
        </w:r>
      </w:ins>
    </w:p>
    <w:p w14:paraId="43FBD1F8" w14:textId="77777777" w:rsidR="00084C76" w:rsidRDefault="00084C76">
      <w:pPr>
        <w:pStyle w:val="TDC42"/>
        <w:rPr>
          <w:ins w:id="16188" w:author="김은수" w:date="2026-10-01T12:05:00Z" w16du:dateUtc="2026-10-01T03:05:00Z"/>
        </w:rPr>
      </w:pPr>
      <w:ins w:id="16189" w:author="김은수" w:date="2026-10-01T12:05:00Z" w16du:dateUtc="2026-10-01T03:05:00Z">
        <w:r>
          <w:t xml:space="preserve">표 </w:t>
        </w:r>
        <w:r>
          <w:fldChar w:fldCharType="begin"/>
        </w:r>
        <w:r>
          <w:instrText>SEQ 표 \* ARABIC</w:instrText>
        </w:r>
        <w:r>
          <w:fldChar w:fldCharType="separate"/>
        </w:r>
        <w:r>
          <w:t>213</w:t>
        </w:r>
        <w:r>
          <w:fldChar w:fldCharType="end"/>
        </w:r>
        <w:r>
          <w:t>. 적재 대상 파일 이름 결정 / 유닛 설계 내용</w:t>
        </w:r>
      </w:ins>
    </w:p>
    <w:tbl>
      <w:tblPr>
        <w:tblStyle w:val="TDC41"/>
        <w:tblW w:w="8816" w:type="dxa"/>
        <w:tblLayout w:type="fixed"/>
        <w:tblLook w:val="04A0" w:firstRow="1" w:lastRow="0" w:firstColumn="1" w:lastColumn="0" w:noHBand="0" w:noVBand="1"/>
        <w:tblPrChange w:id="16190"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16191">
          <w:tblGrid>
            <w:gridCol w:w="360"/>
            <w:gridCol w:w="360"/>
            <w:gridCol w:w="584"/>
            <w:gridCol w:w="7512"/>
          </w:tblGrid>
        </w:tblGridChange>
      </w:tblGrid>
      <w:tr w:rsidR="00084C76" w14:paraId="63AEA6D0" w14:textId="77777777" w:rsidTr="00DD0084">
        <w:trPr>
          <w:cnfStyle w:val="100000000000" w:firstRow="1" w:lastRow="0" w:firstColumn="0" w:lastColumn="0" w:oddVBand="0" w:evenVBand="0" w:oddHBand="0" w:evenHBand="0" w:firstRowFirstColumn="0" w:firstRowLastColumn="0" w:lastRowFirstColumn="0" w:lastRowLastColumn="0"/>
          <w:cantSplit/>
          <w:tblHeader/>
          <w:ins w:id="16192" w:author="김은수" w:date="2026-10-01T12:05:00Z"/>
          <w:trPrChange w:id="16193"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6194" w:author="김은수" w:date="2026-10-01T03:22:00Z">
              <w:tcPr>
                <w:tcW w:w="1304" w:type="dxa"/>
              </w:tcPr>
            </w:tcPrChange>
          </w:tcPr>
          <w:p w14:paraId="2EB301DE"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16195" w:author="김은수" w:date="2026-10-01T12:05:00Z" w16du:dateUtc="2026-10-01T03:05:00Z"/>
              </w:rPr>
            </w:pPr>
            <w:ins w:id="16196" w:author="김은수" w:date="2026-10-01T12:05:00Z" w16du:dateUtc="2026-10-01T03:05:00Z">
              <w:r>
                <w:t>항목</w:t>
              </w:r>
            </w:ins>
          </w:p>
        </w:tc>
        <w:tc>
          <w:tcPr>
            <w:tcW w:w="7512" w:type="dxa"/>
            <w:tcPrChange w:id="16197" w:author="김은수" w:date="2026-10-01T03:22:00Z">
              <w:tcPr>
                <w:tcW w:w="7512" w:type="dxa"/>
              </w:tcPr>
            </w:tcPrChange>
          </w:tcPr>
          <w:p w14:paraId="245B7545"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16198" w:author="김은수" w:date="2026-10-01T12:05:00Z" w16du:dateUtc="2026-10-01T03:05:00Z"/>
              </w:rPr>
            </w:pPr>
            <w:ins w:id="16199" w:author="김은수" w:date="2026-10-01T12:05:00Z" w16du:dateUtc="2026-10-01T03:05:00Z">
              <w:r>
                <w:t>설계 내용</w:t>
              </w:r>
            </w:ins>
          </w:p>
        </w:tc>
      </w:tr>
      <w:tr w:rsidR="00084C76" w14:paraId="5DAD971F" w14:textId="77777777" w:rsidTr="00DD0084">
        <w:trPr>
          <w:cantSplit/>
          <w:ins w:id="16200" w:author="김은수" w:date="2026-10-01T12:05:00Z"/>
          <w:trPrChange w:id="16201"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6202" w:author="김은수" w:date="2026-10-01T03:22:00Z">
              <w:tcPr>
                <w:tcW w:w="1304" w:type="dxa"/>
              </w:tcPr>
            </w:tcPrChange>
          </w:tcPr>
          <w:p w14:paraId="3E427618" w14:textId="77777777" w:rsidR="00084C76" w:rsidRDefault="00084C76">
            <w:pPr>
              <w:pStyle w:val="TDCe"/>
              <w:rPr>
                <w:ins w:id="16203" w:author="김은수" w:date="2026-10-01T12:05:00Z" w16du:dateUtc="2026-10-01T03:05:00Z"/>
              </w:rPr>
            </w:pPr>
            <w:ins w:id="16204" w:author="김은수" w:date="2026-10-01T12:05:00Z" w16du:dateUtc="2026-10-01T03:05:00Z">
              <w:r>
                <w:t>입력</w:t>
              </w:r>
            </w:ins>
          </w:p>
        </w:tc>
        <w:tc>
          <w:tcPr>
            <w:tcW w:w="7512" w:type="dxa"/>
            <w:tcPrChange w:id="16205" w:author="김은수" w:date="2026-10-01T03:22:00Z">
              <w:tcPr>
                <w:tcW w:w="7512" w:type="dxa"/>
              </w:tcPr>
            </w:tcPrChange>
          </w:tcPr>
          <w:p w14:paraId="16B94C37"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6206" w:author="김은수" w:date="2026-10-01T12:05:00Z" w16du:dateUtc="2026-10-01T03:05:00Z"/>
              </w:rPr>
            </w:pPr>
            <w:ins w:id="16207" w:author="김은수" w:date="2026-10-01T12:05:00Z" w16du:dateUtc="2026-10-01T03:05:00Z">
              <w:r>
                <w:t>이미지 종류/코어 종류</w:t>
              </w:r>
            </w:ins>
          </w:p>
        </w:tc>
      </w:tr>
      <w:tr w:rsidR="00084C76" w14:paraId="7DF7D10A" w14:textId="77777777" w:rsidTr="00DD0084">
        <w:trPr>
          <w:cantSplit/>
          <w:ins w:id="16208" w:author="김은수" w:date="2026-10-01T12:05:00Z"/>
          <w:trPrChange w:id="16209"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6210" w:author="김은수" w:date="2026-10-01T03:22:00Z">
              <w:tcPr>
                <w:tcW w:w="1304" w:type="dxa"/>
              </w:tcPr>
            </w:tcPrChange>
          </w:tcPr>
          <w:p w14:paraId="678B627E" w14:textId="77777777" w:rsidR="00084C76" w:rsidRDefault="00084C76">
            <w:pPr>
              <w:pStyle w:val="TDCe"/>
              <w:rPr>
                <w:ins w:id="16211" w:author="김은수" w:date="2026-10-01T12:05:00Z" w16du:dateUtc="2026-10-01T03:05:00Z"/>
              </w:rPr>
            </w:pPr>
            <w:ins w:id="16212" w:author="김은수" w:date="2026-10-01T12:05:00Z" w16du:dateUtc="2026-10-01T03:05:00Z">
              <w:r>
                <w:t>출력</w:t>
              </w:r>
            </w:ins>
          </w:p>
        </w:tc>
        <w:tc>
          <w:tcPr>
            <w:tcW w:w="7512" w:type="dxa"/>
            <w:tcPrChange w:id="16213" w:author="김은수" w:date="2026-10-01T03:22:00Z">
              <w:tcPr>
                <w:tcW w:w="7512" w:type="dxa"/>
              </w:tcPr>
            </w:tcPrChange>
          </w:tcPr>
          <w:p w14:paraId="694E5AA1"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6214" w:author="김은수" w:date="2026-10-01T12:05:00Z" w16du:dateUtc="2026-10-01T03:05:00Z"/>
              </w:rPr>
            </w:pPr>
            <w:ins w:id="16215" w:author="김은수" w:date="2026-10-01T12:05:00Z" w16du:dateUtc="2026-10-01T03:05:00Z">
              <w:r>
                <w:t>적재 파일 이름 또는 확장자</w:t>
              </w:r>
            </w:ins>
          </w:p>
        </w:tc>
      </w:tr>
      <w:tr w:rsidR="00084C76" w14:paraId="13F2BC99" w14:textId="77777777" w:rsidTr="00DD0084">
        <w:trPr>
          <w:cantSplit/>
          <w:ins w:id="16216" w:author="김은수" w:date="2026-10-01T12:05:00Z"/>
          <w:trPrChange w:id="16217"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6218" w:author="김은수" w:date="2026-10-01T03:22:00Z">
              <w:tcPr>
                <w:tcW w:w="1304" w:type="dxa"/>
              </w:tcPr>
            </w:tcPrChange>
          </w:tcPr>
          <w:p w14:paraId="271B64D2" w14:textId="77777777" w:rsidR="00084C76" w:rsidRDefault="00084C76">
            <w:pPr>
              <w:pStyle w:val="TDCe"/>
              <w:rPr>
                <w:ins w:id="16219" w:author="김은수" w:date="2026-10-01T12:05:00Z" w16du:dateUtc="2026-10-01T03:05:00Z"/>
              </w:rPr>
            </w:pPr>
            <w:ins w:id="16220" w:author="김은수" w:date="2026-10-01T12:05:00Z" w16du:dateUtc="2026-10-01T03:05:00Z">
              <w:r>
                <w:t>처리</w:t>
              </w:r>
            </w:ins>
          </w:p>
        </w:tc>
        <w:tc>
          <w:tcPr>
            <w:tcW w:w="7512" w:type="dxa"/>
            <w:tcPrChange w:id="16221" w:author="김은수" w:date="2026-10-01T03:22:00Z">
              <w:tcPr>
                <w:tcW w:w="7512" w:type="dxa"/>
              </w:tcPr>
            </w:tcPrChange>
          </w:tcPr>
          <w:p w14:paraId="60F78D40"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6222" w:author="김은수" w:date="2026-10-01T12:05:00Z" w16du:dateUtc="2026-10-01T03:05:00Z"/>
              </w:rPr>
            </w:pPr>
            <w:ins w:id="16223" w:author="김은수" w:date="2026-10-01T12:05:00Z" w16du:dateUtc="2026-10-01T03:05:00Z">
              <w:r>
                <w:t>지원 이미지 종류를 파일 이름/확장자에 대응시킨다. 지원하지 않는 값의 반환 경로를 구분한다.</w:t>
              </w:r>
            </w:ins>
          </w:p>
        </w:tc>
      </w:tr>
    </w:tbl>
    <w:p w14:paraId="623A0615" w14:textId="77777777" w:rsidR="00084C76" w:rsidRDefault="00084C76">
      <w:pPr>
        <w:pStyle w:val="TDC40"/>
        <w:spacing w:after="0"/>
        <w:rPr>
          <w:ins w:id="16224" w:author="김은수" w:date="2026-10-01T12:05:00Z" w16du:dateUtc="2026-10-01T03:05:00Z"/>
        </w:rPr>
        <w:pPrChange w:id="16225" w:author="김은수" w:date="2026-10-01T03:22:00Z">
          <w:pPr>
            <w:pStyle w:val="TDC40"/>
          </w:pPr>
        </w:pPrChange>
      </w:pPr>
    </w:p>
    <w:p w14:paraId="67083EED" w14:textId="77777777" w:rsidR="00084C76" w:rsidRDefault="00084C76">
      <w:pPr>
        <w:pStyle w:val="TDC42"/>
        <w:rPr>
          <w:ins w:id="16226" w:author="김은수" w:date="2026-10-01T12:05:00Z" w16du:dateUtc="2026-10-01T03:05:00Z"/>
        </w:rPr>
      </w:pPr>
      <w:ins w:id="16227" w:author="김은수" w:date="2026-10-01T12:05:00Z" w16du:dateUtc="2026-10-01T03:05:00Z">
        <w:r>
          <w:t xml:space="preserve">표 </w:t>
        </w:r>
        <w:r>
          <w:fldChar w:fldCharType="begin"/>
        </w:r>
        <w:r>
          <w:instrText>SEQ 표 \* ARABIC</w:instrText>
        </w:r>
        <w:r>
          <w:fldChar w:fldCharType="separate"/>
        </w:r>
        <w:r>
          <w:t>214</w:t>
        </w:r>
        <w:r>
          <w:fldChar w:fldCharType="end"/>
        </w:r>
        <w:r>
          <w:t>. 적재 대상 파일 이름 결정 / 구현 조건</w:t>
        </w:r>
      </w:ins>
    </w:p>
    <w:tbl>
      <w:tblPr>
        <w:tblStyle w:val="TDC41"/>
        <w:tblW w:w="8816" w:type="dxa"/>
        <w:tblLayout w:type="fixed"/>
        <w:tblLook w:val="04A0" w:firstRow="1" w:lastRow="0" w:firstColumn="1" w:lastColumn="0" w:noHBand="0" w:noVBand="1"/>
        <w:tblPrChange w:id="16228"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16229">
          <w:tblGrid>
            <w:gridCol w:w="360"/>
            <w:gridCol w:w="360"/>
            <w:gridCol w:w="584"/>
            <w:gridCol w:w="7512"/>
          </w:tblGrid>
        </w:tblGridChange>
      </w:tblGrid>
      <w:tr w:rsidR="00084C76" w14:paraId="5738DE30" w14:textId="77777777" w:rsidTr="00DD0084">
        <w:trPr>
          <w:cnfStyle w:val="100000000000" w:firstRow="1" w:lastRow="0" w:firstColumn="0" w:lastColumn="0" w:oddVBand="0" w:evenVBand="0" w:oddHBand="0" w:evenHBand="0" w:firstRowFirstColumn="0" w:firstRowLastColumn="0" w:lastRowFirstColumn="0" w:lastRowLastColumn="0"/>
          <w:cantSplit/>
          <w:tblHeader/>
          <w:ins w:id="16230" w:author="김은수" w:date="2026-10-01T12:05:00Z"/>
          <w:trPrChange w:id="16231"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6232" w:author="김은수" w:date="2026-10-01T03:22:00Z">
              <w:tcPr>
                <w:tcW w:w="1304" w:type="dxa"/>
              </w:tcPr>
            </w:tcPrChange>
          </w:tcPr>
          <w:p w14:paraId="4262E822"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16233" w:author="김은수" w:date="2026-10-01T12:05:00Z" w16du:dateUtc="2026-10-01T03:05:00Z"/>
              </w:rPr>
            </w:pPr>
            <w:ins w:id="16234" w:author="김은수" w:date="2026-10-01T12:05:00Z" w16du:dateUtc="2026-10-01T03:05:00Z">
              <w:r>
                <w:t>구분</w:t>
              </w:r>
            </w:ins>
          </w:p>
        </w:tc>
        <w:tc>
          <w:tcPr>
            <w:tcW w:w="7512" w:type="dxa"/>
            <w:tcPrChange w:id="16235" w:author="김은수" w:date="2026-10-01T03:22:00Z">
              <w:tcPr>
                <w:tcW w:w="7512" w:type="dxa"/>
              </w:tcPr>
            </w:tcPrChange>
          </w:tcPr>
          <w:p w14:paraId="6770389D"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16236" w:author="김은수" w:date="2026-10-01T12:05:00Z" w16du:dateUtc="2026-10-01T03:05:00Z"/>
              </w:rPr>
            </w:pPr>
            <w:ins w:id="16237" w:author="김은수" w:date="2026-10-01T12:05:00Z" w16du:dateUtc="2026-10-01T03:05:00Z">
              <w:r>
                <w:t>구현 조건</w:t>
              </w:r>
            </w:ins>
          </w:p>
        </w:tc>
      </w:tr>
      <w:tr w:rsidR="00084C76" w14:paraId="25CBDCF4" w14:textId="77777777" w:rsidTr="00DD0084">
        <w:trPr>
          <w:cantSplit/>
          <w:ins w:id="16238" w:author="김은수" w:date="2026-10-01T12:05:00Z"/>
          <w:trPrChange w:id="16239"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6240" w:author="김은수" w:date="2026-10-01T03:22:00Z">
              <w:tcPr>
                <w:tcW w:w="1304" w:type="dxa"/>
              </w:tcPr>
            </w:tcPrChange>
          </w:tcPr>
          <w:p w14:paraId="3BB0BAA5" w14:textId="77777777" w:rsidR="00084C76" w:rsidRDefault="00084C76">
            <w:pPr>
              <w:pStyle w:val="TDCe"/>
              <w:rPr>
                <w:ins w:id="16241" w:author="김은수" w:date="2026-10-01T12:05:00Z" w16du:dateUtc="2026-10-01T03:05:00Z"/>
              </w:rPr>
            </w:pPr>
            <w:ins w:id="16242" w:author="김은수" w:date="2026-10-01T12:05:00Z" w16du:dateUtc="2026-10-01T03:05:00Z">
              <w:r>
                <w:t>관련 함수</w:t>
              </w:r>
            </w:ins>
          </w:p>
        </w:tc>
        <w:tc>
          <w:tcPr>
            <w:tcW w:w="7512" w:type="dxa"/>
            <w:tcPrChange w:id="16243" w:author="김은수" w:date="2026-10-01T03:22:00Z">
              <w:tcPr>
                <w:tcW w:w="7512" w:type="dxa"/>
              </w:tcPr>
            </w:tcPrChange>
          </w:tcPr>
          <w:p w14:paraId="05F5124E"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6244" w:author="김은수" w:date="2026-10-01T12:05:00Z" w16du:dateUtc="2026-10-01T03:05:00Z"/>
              </w:rPr>
            </w:pPr>
            <w:ins w:id="16245" w:author="김은수" w:date="2026-10-01T12:05:00Z" w16du:dateUtc="2026-10-01T03:05:00Z">
              <w:r>
                <w:t>get_app_load_ext</w:t>
              </w:r>
            </w:ins>
          </w:p>
        </w:tc>
      </w:tr>
      <w:tr w:rsidR="00084C76" w14:paraId="4150E30A" w14:textId="77777777" w:rsidTr="00DD0084">
        <w:trPr>
          <w:cantSplit/>
          <w:ins w:id="16246" w:author="김은수" w:date="2026-10-01T12:05:00Z"/>
          <w:trPrChange w:id="16247"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6248" w:author="김은수" w:date="2026-10-01T03:22:00Z">
              <w:tcPr>
                <w:tcW w:w="1304" w:type="dxa"/>
              </w:tcPr>
            </w:tcPrChange>
          </w:tcPr>
          <w:p w14:paraId="18E85356" w14:textId="77777777" w:rsidR="00084C76" w:rsidRDefault="00084C76">
            <w:pPr>
              <w:pStyle w:val="TDCe"/>
              <w:rPr>
                <w:ins w:id="16249" w:author="김은수" w:date="2026-10-01T12:05:00Z" w16du:dateUtc="2026-10-01T03:05:00Z"/>
              </w:rPr>
            </w:pPr>
            <w:ins w:id="16250" w:author="김은수" w:date="2026-10-01T12:05:00Z" w16du:dateUtc="2026-10-01T03:05:00Z">
              <w:r>
                <w:t>동작 조건</w:t>
              </w:r>
            </w:ins>
          </w:p>
        </w:tc>
        <w:tc>
          <w:tcPr>
            <w:tcW w:w="7512" w:type="dxa"/>
            <w:tcPrChange w:id="16251" w:author="김은수" w:date="2026-10-01T03:22:00Z">
              <w:tcPr>
                <w:tcW w:w="7512" w:type="dxa"/>
              </w:tcPr>
            </w:tcPrChange>
          </w:tcPr>
          <w:p w14:paraId="23D1C3CA"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6252" w:author="김은수" w:date="2026-10-01T12:05:00Z" w16du:dateUtc="2026-10-01T03:05:00Z"/>
              </w:rPr>
            </w:pPr>
            <w:ins w:id="16253" w:author="김은수" w:date="2026-10-01T12:05:00Z" w16du:dateUtc="2026-10-01T03:05:00Z">
              <w:r>
                <w:t>지원 종류는 해당 파일 식별로 매핑되고 잘못된 종류가 다른 코어 이미지로 대체되지 않아야 한다.</w:t>
              </w:r>
            </w:ins>
          </w:p>
        </w:tc>
      </w:tr>
    </w:tbl>
    <w:p w14:paraId="5722DB7C" w14:textId="77777777" w:rsidR="00084C76" w:rsidRDefault="00084C76">
      <w:pPr>
        <w:pStyle w:val="TDC40"/>
        <w:spacing w:after="0"/>
        <w:rPr>
          <w:ins w:id="16254" w:author="김은수" w:date="2026-10-01T12:05:00Z" w16du:dateUtc="2026-10-01T03:05:00Z"/>
        </w:rPr>
        <w:pPrChange w:id="16255" w:author="김은수" w:date="2026-10-01T03:22:00Z">
          <w:pPr>
            <w:pStyle w:val="TDC40"/>
          </w:pPr>
        </w:pPrChange>
      </w:pPr>
    </w:p>
    <w:p w14:paraId="6F4B109E" w14:textId="77777777" w:rsidR="00697371" w:rsidRPr="00E00010" w:rsidRDefault="00220104">
      <w:pPr>
        <w:pStyle w:val="TDC4"/>
        <w:rPr>
          <w:ins w:id="16256" w:author="김은수" w:date="2026-09-30T15:44:00Z" w16du:dateUtc="2026-09-30T06:44:00Z"/>
        </w:rPr>
        <w:pPrChange w:id="16257" w:author="김은수" w:date="2026-10-01T01:11:00Z">
          <w:pPr>
            <w:pStyle w:val="4"/>
            <w:numPr>
              <w:ilvl w:val="3"/>
              <w:numId w:val="7"/>
            </w:numPr>
            <w:tabs>
              <w:tab w:val="num" w:pos="1134"/>
            </w:tabs>
            <w:ind w:left="1200" w:hanging="400"/>
          </w:pPr>
        </w:pPrChange>
      </w:pPr>
      <w:ins w:id="16258" w:author="김은수" w:date="2026-09-30T15:44:00Z" w16du:dateUtc="2026-09-30T06:44:00Z">
        <w:r>
          <w:t>SU-ID-BOOT-010, 응용 파일 열기와 헤더 검사</w:t>
        </w:r>
      </w:ins>
    </w:p>
    <w:p w14:paraId="2DC95ECF" w14:textId="77777777" w:rsidR="00084C76" w:rsidRDefault="00084C76">
      <w:pPr>
        <w:pStyle w:val="TDC40"/>
        <w:keepNext/>
        <w:rPr>
          <w:ins w:id="16259" w:author="김은수" w:date="2026-10-01T12:05:00Z" w16du:dateUtc="2026-10-01T03:05:00Z"/>
        </w:rPr>
        <w:pPrChange w:id="16260" w:author="김은수" w:date="2026-10-01T03:22:00Z">
          <w:pPr>
            <w:pStyle w:val="TDC40"/>
          </w:pPr>
        </w:pPrChange>
      </w:pPr>
      <w:ins w:id="16261" w:author="김은수" w:date="2026-10-01T12:05:00Z" w16du:dateUtc="2026-10-01T03:05:00Z">
        <w:r>
          <w:t>파일 형식과 적재 조건이 맞는 이미지만 다음 처리에 넘긴다.</w:t>
        </w:r>
      </w:ins>
    </w:p>
    <w:p w14:paraId="2146E3C6" w14:textId="77777777" w:rsidR="00084C76" w:rsidRDefault="00084C76">
      <w:pPr>
        <w:pStyle w:val="TDC42"/>
        <w:rPr>
          <w:ins w:id="16262" w:author="김은수" w:date="2026-10-01T12:05:00Z" w16du:dateUtc="2026-10-01T03:05:00Z"/>
        </w:rPr>
      </w:pPr>
      <w:ins w:id="16263" w:author="김은수" w:date="2026-10-01T12:05:00Z" w16du:dateUtc="2026-10-01T03:05:00Z">
        <w:r>
          <w:t xml:space="preserve">표 </w:t>
        </w:r>
        <w:r>
          <w:fldChar w:fldCharType="begin"/>
        </w:r>
        <w:r>
          <w:instrText>SEQ 표 \* ARABIC</w:instrText>
        </w:r>
        <w:r>
          <w:fldChar w:fldCharType="separate"/>
        </w:r>
        <w:r>
          <w:t>215</w:t>
        </w:r>
        <w:r>
          <w:fldChar w:fldCharType="end"/>
        </w:r>
        <w:r>
          <w:t>. 응용 파일 열기와 헤더 검사 / 유닛 설계 내용</w:t>
        </w:r>
      </w:ins>
    </w:p>
    <w:tbl>
      <w:tblPr>
        <w:tblStyle w:val="TDC41"/>
        <w:tblW w:w="8816" w:type="dxa"/>
        <w:tblLayout w:type="fixed"/>
        <w:tblLook w:val="04A0" w:firstRow="1" w:lastRow="0" w:firstColumn="1" w:lastColumn="0" w:noHBand="0" w:noVBand="1"/>
        <w:tblPrChange w:id="16264"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16265">
          <w:tblGrid>
            <w:gridCol w:w="360"/>
            <w:gridCol w:w="360"/>
            <w:gridCol w:w="584"/>
            <w:gridCol w:w="7512"/>
          </w:tblGrid>
        </w:tblGridChange>
      </w:tblGrid>
      <w:tr w:rsidR="00084C76" w14:paraId="5F630AC4" w14:textId="77777777" w:rsidTr="00C05B72">
        <w:trPr>
          <w:cnfStyle w:val="100000000000" w:firstRow="1" w:lastRow="0" w:firstColumn="0" w:lastColumn="0" w:oddVBand="0" w:evenVBand="0" w:oddHBand="0" w:evenHBand="0" w:firstRowFirstColumn="0" w:firstRowLastColumn="0" w:lastRowFirstColumn="0" w:lastRowLastColumn="0"/>
          <w:cantSplit/>
          <w:tblHeader/>
          <w:ins w:id="16266" w:author="김은수" w:date="2026-10-01T12:05:00Z"/>
          <w:trPrChange w:id="16267"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6268" w:author="김은수" w:date="2026-10-01T03:22:00Z">
              <w:tcPr>
                <w:tcW w:w="1304" w:type="dxa"/>
              </w:tcPr>
            </w:tcPrChange>
          </w:tcPr>
          <w:p w14:paraId="379CDBBA"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16269" w:author="김은수" w:date="2026-10-01T12:05:00Z" w16du:dateUtc="2026-10-01T03:05:00Z"/>
              </w:rPr>
            </w:pPr>
            <w:ins w:id="16270" w:author="김은수" w:date="2026-10-01T12:05:00Z" w16du:dateUtc="2026-10-01T03:05:00Z">
              <w:r>
                <w:t>항목</w:t>
              </w:r>
            </w:ins>
          </w:p>
        </w:tc>
        <w:tc>
          <w:tcPr>
            <w:tcW w:w="7512" w:type="dxa"/>
            <w:tcPrChange w:id="16271" w:author="김은수" w:date="2026-10-01T03:22:00Z">
              <w:tcPr>
                <w:tcW w:w="7512" w:type="dxa"/>
              </w:tcPr>
            </w:tcPrChange>
          </w:tcPr>
          <w:p w14:paraId="17A63C46"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16272" w:author="김은수" w:date="2026-10-01T12:05:00Z" w16du:dateUtc="2026-10-01T03:05:00Z"/>
              </w:rPr>
            </w:pPr>
            <w:ins w:id="16273" w:author="김은수" w:date="2026-10-01T12:05:00Z" w16du:dateUtc="2026-10-01T03:05:00Z">
              <w:r>
                <w:t>설계 내용</w:t>
              </w:r>
            </w:ins>
          </w:p>
        </w:tc>
      </w:tr>
      <w:tr w:rsidR="00084C76" w14:paraId="3E0F61CB" w14:textId="77777777" w:rsidTr="00C05B72">
        <w:trPr>
          <w:cantSplit/>
          <w:ins w:id="16274" w:author="김은수" w:date="2026-10-01T12:05:00Z"/>
          <w:trPrChange w:id="16275"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6276" w:author="김은수" w:date="2026-10-01T03:22:00Z">
              <w:tcPr>
                <w:tcW w:w="1304" w:type="dxa"/>
              </w:tcPr>
            </w:tcPrChange>
          </w:tcPr>
          <w:p w14:paraId="75A0EA06" w14:textId="77777777" w:rsidR="00084C76" w:rsidRDefault="00084C76">
            <w:pPr>
              <w:pStyle w:val="TDCe"/>
              <w:rPr>
                <w:ins w:id="16277" w:author="김은수" w:date="2026-10-01T12:05:00Z" w16du:dateUtc="2026-10-01T03:05:00Z"/>
              </w:rPr>
            </w:pPr>
            <w:ins w:id="16278" w:author="김은수" w:date="2026-10-01T12:05:00Z" w16du:dateUtc="2026-10-01T03:05:00Z">
              <w:r>
                <w:t>입력</w:t>
              </w:r>
            </w:ins>
          </w:p>
        </w:tc>
        <w:tc>
          <w:tcPr>
            <w:tcW w:w="7512" w:type="dxa"/>
            <w:tcPrChange w:id="16279" w:author="김은수" w:date="2026-10-01T03:22:00Z">
              <w:tcPr>
                <w:tcW w:w="7512" w:type="dxa"/>
              </w:tcPr>
            </w:tcPrChange>
          </w:tcPr>
          <w:p w14:paraId="393EECCE"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6280" w:author="김은수" w:date="2026-10-01T12:05:00Z" w16du:dateUtc="2026-10-01T03:05:00Z"/>
              </w:rPr>
            </w:pPr>
            <w:ins w:id="16281" w:author="김은수" w:date="2026-10-01T12:05:00Z" w16du:dateUtc="2026-10-01T03:05:00Z">
              <w:r>
                <w:t>이미지 파일과 헤더</w:t>
              </w:r>
            </w:ins>
          </w:p>
        </w:tc>
      </w:tr>
      <w:tr w:rsidR="00084C76" w14:paraId="2719B7F5" w14:textId="77777777" w:rsidTr="00C05B72">
        <w:trPr>
          <w:cantSplit/>
          <w:ins w:id="16282" w:author="김은수" w:date="2026-10-01T12:05:00Z"/>
          <w:trPrChange w:id="16283"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6284" w:author="김은수" w:date="2026-10-01T03:22:00Z">
              <w:tcPr>
                <w:tcW w:w="1304" w:type="dxa"/>
              </w:tcPr>
            </w:tcPrChange>
          </w:tcPr>
          <w:p w14:paraId="6F27831B" w14:textId="77777777" w:rsidR="00084C76" w:rsidRDefault="00084C76">
            <w:pPr>
              <w:pStyle w:val="TDCe"/>
              <w:rPr>
                <w:ins w:id="16285" w:author="김은수" w:date="2026-10-01T12:05:00Z" w16du:dateUtc="2026-10-01T03:05:00Z"/>
              </w:rPr>
            </w:pPr>
            <w:ins w:id="16286" w:author="김은수" w:date="2026-10-01T12:05:00Z" w16du:dateUtc="2026-10-01T03:05:00Z">
              <w:r>
                <w:t>출력</w:t>
              </w:r>
            </w:ins>
          </w:p>
        </w:tc>
        <w:tc>
          <w:tcPr>
            <w:tcW w:w="7512" w:type="dxa"/>
            <w:tcPrChange w:id="16287" w:author="김은수" w:date="2026-10-01T03:22:00Z">
              <w:tcPr>
                <w:tcW w:w="7512" w:type="dxa"/>
              </w:tcPr>
            </w:tcPrChange>
          </w:tcPr>
          <w:p w14:paraId="59DDA542"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6288" w:author="김은수" w:date="2026-10-01T12:05:00Z" w16du:dateUtc="2026-10-01T03:05:00Z"/>
              </w:rPr>
            </w:pPr>
            <w:ins w:id="16289" w:author="김은수" w:date="2026-10-01T12:05:00Z" w16du:dateUtc="2026-10-01T03:05:00Z">
              <w:r>
                <w:t>검사 결과 및 구획 처리 대상</w:t>
              </w:r>
            </w:ins>
          </w:p>
        </w:tc>
      </w:tr>
      <w:tr w:rsidR="00084C76" w14:paraId="1EE2266C" w14:textId="77777777" w:rsidTr="00C05B72">
        <w:trPr>
          <w:cantSplit/>
          <w:ins w:id="16290" w:author="김은수" w:date="2026-10-01T12:05:00Z"/>
          <w:trPrChange w:id="16291"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6292" w:author="김은수" w:date="2026-10-01T03:22:00Z">
              <w:tcPr>
                <w:tcW w:w="1304" w:type="dxa"/>
              </w:tcPr>
            </w:tcPrChange>
          </w:tcPr>
          <w:p w14:paraId="20B309D2" w14:textId="77777777" w:rsidR="00084C76" w:rsidRDefault="00084C76">
            <w:pPr>
              <w:pStyle w:val="TDCe"/>
              <w:rPr>
                <w:ins w:id="16293" w:author="김은수" w:date="2026-10-01T12:05:00Z" w16du:dateUtc="2026-10-01T03:05:00Z"/>
              </w:rPr>
            </w:pPr>
            <w:ins w:id="16294" w:author="김은수" w:date="2026-10-01T12:05:00Z" w16du:dateUtc="2026-10-01T03:05:00Z">
              <w:r>
                <w:t>처리</w:t>
              </w:r>
            </w:ins>
          </w:p>
        </w:tc>
        <w:tc>
          <w:tcPr>
            <w:tcW w:w="7512" w:type="dxa"/>
            <w:tcPrChange w:id="16295" w:author="김은수" w:date="2026-10-01T03:22:00Z">
              <w:tcPr>
                <w:tcW w:w="7512" w:type="dxa"/>
              </w:tcPr>
            </w:tcPrChange>
          </w:tcPr>
          <w:p w14:paraId="0F8C92A3"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6296" w:author="김은수" w:date="2026-10-01T12:05:00Z" w16du:dateUtc="2026-10-01T03:05:00Z"/>
              </w:rPr>
            </w:pPr>
            <w:ins w:id="16297" w:author="김은수" w:date="2026-10-01T12:05:00Z" w16du:dateUtc="2026-10-01T03:05:00Z">
              <w:r>
                <w:t>파일을 열고 헤더를 읽어 지원 형식/내용을 확인한다. 오류를 반환하고 정상 헤더에 대해서 구획 처리를 시작한다.</w:t>
              </w:r>
            </w:ins>
          </w:p>
        </w:tc>
      </w:tr>
    </w:tbl>
    <w:p w14:paraId="64E8C158" w14:textId="77777777" w:rsidR="00084C76" w:rsidRDefault="00084C76">
      <w:pPr>
        <w:pStyle w:val="TDC40"/>
        <w:spacing w:after="0"/>
        <w:rPr>
          <w:ins w:id="16298" w:author="김은수" w:date="2026-10-01T12:05:00Z" w16du:dateUtc="2026-10-01T03:05:00Z"/>
        </w:rPr>
        <w:pPrChange w:id="16299" w:author="김은수" w:date="2026-10-01T03:22:00Z">
          <w:pPr>
            <w:pStyle w:val="TDC40"/>
          </w:pPr>
        </w:pPrChange>
      </w:pPr>
    </w:p>
    <w:p w14:paraId="504E2B14" w14:textId="77777777" w:rsidR="00084C76" w:rsidRDefault="00084C76">
      <w:pPr>
        <w:pStyle w:val="TDC42"/>
        <w:rPr>
          <w:ins w:id="16300" w:author="김은수" w:date="2026-10-01T12:05:00Z" w16du:dateUtc="2026-10-01T03:05:00Z"/>
        </w:rPr>
      </w:pPr>
      <w:ins w:id="16301" w:author="김은수" w:date="2026-10-01T12:05:00Z" w16du:dateUtc="2026-10-01T03:05:00Z">
        <w:r>
          <w:lastRenderedPageBreak/>
          <w:t xml:space="preserve">표 </w:t>
        </w:r>
        <w:r>
          <w:fldChar w:fldCharType="begin"/>
        </w:r>
        <w:r>
          <w:instrText>SEQ 표 \* ARABIC</w:instrText>
        </w:r>
        <w:r>
          <w:fldChar w:fldCharType="separate"/>
        </w:r>
        <w:r>
          <w:t>216</w:t>
        </w:r>
        <w:r>
          <w:fldChar w:fldCharType="end"/>
        </w:r>
        <w:r>
          <w:t>. 응용 파일 열기와 헤더 검사 / 구현 조건</w:t>
        </w:r>
      </w:ins>
    </w:p>
    <w:tbl>
      <w:tblPr>
        <w:tblStyle w:val="TDC41"/>
        <w:tblW w:w="8816" w:type="dxa"/>
        <w:tblLayout w:type="fixed"/>
        <w:tblLook w:val="04A0" w:firstRow="1" w:lastRow="0" w:firstColumn="1" w:lastColumn="0" w:noHBand="0" w:noVBand="1"/>
        <w:tblPrChange w:id="16302"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16303">
          <w:tblGrid>
            <w:gridCol w:w="360"/>
            <w:gridCol w:w="360"/>
            <w:gridCol w:w="584"/>
            <w:gridCol w:w="7512"/>
          </w:tblGrid>
        </w:tblGridChange>
      </w:tblGrid>
      <w:tr w:rsidR="00084C76" w14:paraId="62A09133" w14:textId="77777777" w:rsidTr="00C05B72">
        <w:trPr>
          <w:cnfStyle w:val="100000000000" w:firstRow="1" w:lastRow="0" w:firstColumn="0" w:lastColumn="0" w:oddVBand="0" w:evenVBand="0" w:oddHBand="0" w:evenHBand="0" w:firstRowFirstColumn="0" w:firstRowLastColumn="0" w:lastRowFirstColumn="0" w:lastRowLastColumn="0"/>
          <w:cantSplit/>
          <w:tblHeader/>
          <w:ins w:id="16304" w:author="김은수" w:date="2026-10-01T12:05:00Z"/>
          <w:trPrChange w:id="16305"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6306" w:author="김은수" w:date="2026-10-01T03:22:00Z">
              <w:tcPr>
                <w:tcW w:w="1304" w:type="dxa"/>
              </w:tcPr>
            </w:tcPrChange>
          </w:tcPr>
          <w:p w14:paraId="61D77D7F"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16307" w:author="김은수" w:date="2026-10-01T12:05:00Z" w16du:dateUtc="2026-10-01T03:05:00Z"/>
              </w:rPr>
            </w:pPr>
            <w:ins w:id="16308" w:author="김은수" w:date="2026-10-01T12:05:00Z" w16du:dateUtc="2026-10-01T03:05:00Z">
              <w:r>
                <w:t>구분</w:t>
              </w:r>
            </w:ins>
          </w:p>
        </w:tc>
        <w:tc>
          <w:tcPr>
            <w:tcW w:w="7512" w:type="dxa"/>
            <w:tcPrChange w:id="16309" w:author="김은수" w:date="2026-10-01T03:22:00Z">
              <w:tcPr>
                <w:tcW w:w="7512" w:type="dxa"/>
              </w:tcPr>
            </w:tcPrChange>
          </w:tcPr>
          <w:p w14:paraId="22F66C2C"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16310" w:author="김은수" w:date="2026-10-01T12:05:00Z" w16du:dateUtc="2026-10-01T03:05:00Z"/>
              </w:rPr>
            </w:pPr>
            <w:ins w:id="16311" w:author="김은수" w:date="2026-10-01T12:05:00Z" w16du:dateUtc="2026-10-01T03:05:00Z">
              <w:r>
                <w:t>구현 조건</w:t>
              </w:r>
            </w:ins>
          </w:p>
        </w:tc>
      </w:tr>
      <w:tr w:rsidR="00084C76" w14:paraId="0826CB45" w14:textId="77777777" w:rsidTr="00C05B72">
        <w:trPr>
          <w:cantSplit/>
          <w:ins w:id="16312" w:author="김은수" w:date="2026-10-01T12:05:00Z"/>
          <w:trPrChange w:id="16313"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6314" w:author="김은수" w:date="2026-10-01T03:22:00Z">
              <w:tcPr>
                <w:tcW w:w="1304" w:type="dxa"/>
              </w:tcPr>
            </w:tcPrChange>
          </w:tcPr>
          <w:p w14:paraId="44EF3ABA" w14:textId="77777777" w:rsidR="00084C76" w:rsidRDefault="00084C76">
            <w:pPr>
              <w:pStyle w:val="TDCe"/>
              <w:rPr>
                <w:ins w:id="16315" w:author="김은수" w:date="2026-10-01T12:05:00Z" w16du:dateUtc="2026-10-01T03:05:00Z"/>
              </w:rPr>
            </w:pPr>
            <w:ins w:id="16316" w:author="김은수" w:date="2026-10-01T12:05:00Z" w16du:dateUtc="2026-10-01T03:05:00Z">
              <w:r>
                <w:t>관련 함수</w:t>
              </w:r>
            </w:ins>
          </w:p>
        </w:tc>
        <w:tc>
          <w:tcPr>
            <w:tcW w:w="7512" w:type="dxa"/>
            <w:tcPrChange w:id="16317" w:author="김은수" w:date="2026-10-01T03:22:00Z">
              <w:tcPr>
                <w:tcW w:w="7512" w:type="dxa"/>
              </w:tcPr>
            </w:tcPrChange>
          </w:tcPr>
          <w:p w14:paraId="28ACCC4F" w14:textId="77777777" w:rsidR="00084C76" w:rsidRPr="00E00010" w:rsidRDefault="00084C76">
            <w:pPr>
              <w:pStyle w:val="TDCf"/>
              <w:cnfStyle w:val="000000000000" w:firstRow="0" w:lastRow="0" w:firstColumn="0" w:lastColumn="0" w:oddVBand="0" w:evenVBand="0" w:oddHBand="0" w:evenHBand="0" w:firstRowFirstColumn="0" w:firstRowLastColumn="0" w:lastRowFirstColumn="0" w:lastRowLastColumn="0"/>
              <w:rPr>
                <w:ins w:id="16318" w:author="김은수" w:date="2026-10-01T12:05:00Z" w16du:dateUtc="2026-10-01T03:05:00Z"/>
                <w:lang w:val="en-US"/>
                <w:rPrChange w:id="16319" w:author="김은수" w:date="2026-10-01T13:46:00Z" w16du:dateUtc="2026-10-01T04:46:00Z">
                  <w:rPr>
                    <w:ins w:id="16320" w:author="김은수" w:date="2026-10-01T12:05:00Z" w16du:dateUtc="2026-10-01T03:05:00Z"/>
                  </w:rPr>
                </w:rPrChange>
              </w:rPr>
            </w:pPr>
            <w:ins w:id="16321" w:author="김은수" w:date="2026-10-01T12:05:00Z" w16du:dateUtc="2026-10-01T03:05:00Z">
              <w:r w:rsidRPr="00E00010">
                <w:rPr>
                  <w:lang w:val="en-US"/>
                  <w:rPrChange w:id="16322" w:author="김은수" w:date="2026-10-01T13:46:00Z" w16du:dateUtc="2026-10-01T04:46:00Z">
                    <w:rPr/>
                  </w:rPrChange>
                </w:rPr>
                <w:t>bootloader_load_app_file, bootloader_read_and_check_file_header</w:t>
              </w:r>
            </w:ins>
          </w:p>
        </w:tc>
      </w:tr>
      <w:tr w:rsidR="00084C76" w14:paraId="2467B6DA" w14:textId="77777777" w:rsidTr="00C05B72">
        <w:trPr>
          <w:cantSplit/>
          <w:ins w:id="16323" w:author="김은수" w:date="2026-10-01T12:05:00Z"/>
          <w:trPrChange w:id="16324"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6325" w:author="김은수" w:date="2026-10-01T03:22:00Z">
              <w:tcPr>
                <w:tcW w:w="1304" w:type="dxa"/>
              </w:tcPr>
            </w:tcPrChange>
          </w:tcPr>
          <w:p w14:paraId="5350BE01" w14:textId="77777777" w:rsidR="00084C76" w:rsidRDefault="00084C76">
            <w:pPr>
              <w:pStyle w:val="TDCe"/>
              <w:rPr>
                <w:ins w:id="16326" w:author="김은수" w:date="2026-10-01T12:05:00Z" w16du:dateUtc="2026-10-01T03:05:00Z"/>
              </w:rPr>
            </w:pPr>
            <w:ins w:id="16327" w:author="김은수" w:date="2026-10-01T12:05:00Z" w16du:dateUtc="2026-10-01T03:05:00Z">
              <w:r>
                <w:t>동작 조건</w:t>
              </w:r>
            </w:ins>
          </w:p>
        </w:tc>
        <w:tc>
          <w:tcPr>
            <w:tcW w:w="7512" w:type="dxa"/>
            <w:tcPrChange w:id="16328" w:author="김은수" w:date="2026-10-01T03:22:00Z">
              <w:tcPr>
                <w:tcW w:w="7512" w:type="dxa"/>
              </w:tcPr>
            </w:tcPrChange>
          </w:tcPr>
          <w:p w14:paraId="5B95FF15"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6329" w:author="김은수" w:date="2026-10-01T12:05:00Z" w16du:dateUtc="2026-10-01T03:05:00Z"/>
              </w:rPr>
            </w:pPr>
            <w:ins w:id="16330" w:author="김은수" w:date="2026-10-01T12:05:00Z" w16du:dateUtc="2026-10-01T03:05:00Z">
              <w:r>
                <w:t>실패가 오류로 반환되고 정상 헤더만 구획 처리에 전달되어야 한다.</w:t>
              </w:r>
            </w:ins>
          </w:p>
        </w:tc>
      </w:tr>
    </w:tbl>
    <w:p w14:paraId="39DE8417" w14:textId="77777777" w:rsidR="00084C76" w:rsidRDefault="00084C76">
      <w:pPr>
        <w:pStyle w:val="TDC40"/>
        <w:spacing w:after="0"/>
        <w:rPr>
          <w:ins w:id="16331" w:author="김은수" w:date="2026-10-01T12:05:00Z" w16du:dateUtc="2026-10-01T03:05:00Z"/>
        </w:rPr>
        <w:pPrChange w:id="16332" w:author="김은수" w:date="2026-10-01T03:22:00Z">
          <w:pPr>
            <w:pStyle w:val="TDC40"/>
          </w:pPr>
        </w:pPrChange>
      </w:pPr>
    </w:p>
    <w:p w14:paraId="287E375B" w14:textId="77777777" w:rsidR="00697371" w:rsidRPr="00E00010" w:rsidRDefault="00220104">
      <w:pPr>
        <w:pStyle w:val="TDC43"/>
        <w:rPr>
          <w:ins w:id="16333" w:author="김은수" w:date="2026-09-30T15:44:00Z" w16du:dateUtc="2026-09-30T06:44:00Z"/>
        </w:rPr>
        <w:pPrChange w:id="16334" w:author="김은수" w:date="2026-10-01T01:11:00Z">
          <w:pPr>
            <w:keepLines/>
            <w:widowControl/>
            <w:snapToGrid w:val="0"/>
            <w:spacing w:after="180" w:line="300" w:lineRule="auto"/>
            <w:ind w:left="1245"/>
            <w:jc w:val="left"/>
          </w:pPr>
        </w:pPrChange>
      </w:pPr>
      <w:ins w:id="16335" w:author="김은수" w:date="2026-09-30T15:44:00Z" w16du:dateUtc="2026-09-30T06:44:00Z">
        <w:r>
          <w:rPr>
            <w:b/>
            <w:bCs/>
            <w:rPrChange w:id="16336" w:author="김은수" w:date="2026-10-01T01:11:00Z">
              <w:rPr>
                <w:b/>
                <w:bCs/>
                <w:sz w:val="22"/>
              </w:rPr>
            </w:rPrChange>
          </w:rPr>
          <w:t>흐름 참고 : 기동 LED를 표시한 경우에는 표시 완료를 확인하고 정리한 뒤 CM3 응용 프로그램으로 실행 제어를 넘긴다. CRC는 데이터 손상 여부를 검사하는 값으로 사용하고 인증과 구분한다.</w:t>
        </w:r>
      </w:ins>
    </w:p>
    <w:p w14:paraId="0D1E5F1A" w14:textId="77777777" w:rsidR="00BA1805" w:rsidRPr="00E00010" w:rsidRDefault="00BA1805">
      <w:pPr>
        <w:pStyle w:val="TDC44"/>
        <w:pageBreakBefore/>
        <w:rPr>
          <w:ins w:id="16337" w:author="김은수" w:date="2026-09-30T15:44:00Z" w16du:dateUtc="2026-09-30T06:44:00Z"/>
        </w:rPr>
        <w:pPrChange w:id="16338" w:author="김은수" w:date="2026-10-01T01:11:00Z">
          <w:pPr>
            <w:keepNext/>
            <w:keepLines/>
            <w:pageBreakBefore/>
            <w:widowControl/>
            <w:snapToGrid w:val="0"/>
            <w:spacing w:after="100" w:line="240" w:lineRule="auto"/>
            <w:jc w:val="center"/>
          </w:pPr>
        </w:pPrChange>
      </w:pPr>
      <w:ins w:id="16339" w:author="김은수" w:date="2026-09-30T15:44:00Z" w16du:dateUtc="2026-09-30T06:44:00Z">
        <w:r w:rsidRPr="00E00010">
          <w:rPr>
            <w:noProof/>
          </w:rPr>
          <w:lastRenderedPageBreak/>
          <w:drawing>
            <wp:inline distT="0" distB="0" distL="0" distR="0" wp14:anchorId="3E4EBC4E" wp14:editId="0010EAF7">
              <wp:extent cx="4320000" cy="5856300"/>
              <wp:effectExtent l="0" t="0" r="0" b="0"/>
              <wp:docPr id="1028" name="Flow BOOT-010" descr="SU-ID-BOOT-010 응용 파일 열기와 헤더 검사 설계 순서도">
                <a:extLst xmlns:a="http://schemas.openxmlformats.org/drawingml/2006/main">
                  <a:ext uri="{FF2B5EF4-FFF2-40B4-BE49-F238E27FC236}">
                    <a16:creationId xmlns:a16="http://schemas.microsoft.com/office/drawing/2014/main" id="{E8B69799-F488-0C76-6806-D41022ABA04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그림 256" descr="스크린샷, 어둠, 블랙, 밤이(가) 표시된 사진&#10;&#10;자동 생성된 설명">
                        <a:extLst>
                          <a:ext uri="{FF2B5EF4-FFF2-40B4-BE49-F238E27FC236}">
                            <a16:creationId xmlns:a16="http://schemas.microsoft.com/office/drawing/2014/main" id="{E8B69799-F488-0C76-6806-D41022ABA043}"/>
                          </a:ext>
                        </a:extLst>
                      </pic:cNvPr>
                      <pic:cNvPicPr>
                        <a:picLocks noChangeAspect="1"/>
                      </pic:cNvPicPr>
                    </pic:nvPicPr>
                    <pic:blipFill>
                      <a:blip r:embed="rId88"/>
                      <a:stretch>
                        <a:fillRect/>
                      </a:stretch>
                    </pic:blipFill>
                    <pic:spPr>
                      <a:xfrm>
                        <a:off x="0" y="0"/>
                        <a:ext cx="4320000" cy="5856300"/>
                      </a:xfrm>
                      <a:prstGeom prst="rect">
                        <a:avLst/>
                      </a:prstGeom>
                    </pic:spPr>
                  </pic:pic>
                </a:graphicData>
              </a:graphic>
            </wp:inline>
          </w:drawing>
        </w:r>
      </w:ins>
    </w:p>
    <w:p w14:paraId="61330F08" w14:textId="77777777" w:rsidR="00697371" w:rsidRPr="00E00010" w:rsidRDefault="00220104">
      <w:pPr>
        <w:pStyle w:val="TDC45"/>
        <w:rPr>
          <w:ins w:id="16340" w:author="김은수" w:date="2026-09-30T15:44:00Z" w16du:dateUtc="2026-09-30T06:44:00Z"/>
        </w:rPr>
        <w:pPrChange w:id="16341" w:author="김은수" w:date="2026-10-01T01:11:00Z">
          <w:pPr>
            <w:keepLines/>
            <w:widowControl/>
            <w:snapToGrid w:val="0"/>
            <w:spacing w:after="180" w:line="276" w:lineRule="auto"/>
            <w:jc w:val="center"/>
          </w:pPr>
        </w:pPrChange>
      </w:pPr>
      <w:ins w:id="16342" w:author="김은수" w:date="2026-09-30T15:44:00Z" w16du:dateUtc="2026-09-30T06:44:00Z">
        <w:r w:rsidRPr="00E00010">
          <w:t>그림 36. SU-ID-BOOT-010 응용 파일 열기와 헤더 검사 순서도</w:t>
        </w:r>
      </w:ins>
    </w:p>
    <w:p w14:paraId="7ED494A6" w14:textId="77777777" w:rsidR="000C626C" w:rsidRDefault="000C626C">
      <w:pPr>
        <w:pStyle w:val="TDC40"/>
        <w:rPr>
          <w:ins w:id="16343" w:author="김은수" w:date="2026-10-01T05:08:00Z"/>
        </w:rPr>
      </w:pPr>
    </w:p>
    <w:p w14:paraId="3C578FFA" w14:textId="77777777" w:rsidR="00697371" w:rsidRPr="00E00010" w:rsidRDefault="00220104">
      <w:pPr>
        <w:pStyle w:val="TDC4"/>
        <w:rPr>
          <w:ins w:id="16344" w:author="김은수" w:date="2026-09-30T15:44:00Z" w16du:dateUtc="2026-09-30T06:44:00Z"/>
        </w:rPr>
        <w:pPrChange w:id="16345" w:author="김은수" w:date="2026-10-01T01:11:00Z">
          <w:pPr>
            <w:pStyle w:val="4"/>
            <w:numPr>
              <w:ilvl w:val="3"/>
              <w:numId w:val="7"/>
            </w:numPr>
            <w:tabs>
              <w:tab w:val="num" w:pos="1134"/>
            </w:tabs>
            <w:ind w:left="1200" w:hanging="400"/>
          </w:pPr>
        </w:pPrChange>
      </w:pPr>
      <w:ins w:id="16346" w:author="김은수" w:date="2026-09-30T15:44:00Z" w16du:dateUtc="2026-09-30T06:44:00Z">
        <w:r>
          <w:lastRenderedPageBreak/>
          <w:t>SU-ID-BOOT-011, 이미지 구획 처리</w:t>
        </w:r>
      </w:ins>
    </w:p>
    <w:p w14:paraId="063B446A" w14:textId="77777777" w:rsidR="00084C76" w:rsidRDefault="00084C76">
      <w:pPr>
        <w:pStyle w:val="TDC40"/>
        <w:keepNext/>
        <w:rPr>
          <w:ins w:id="16347" w:author="김은수" w:date="2026-10-01T12:05:00Z" w16du:dateUtc="2026-10-01T03:05:00Z"/>
        </w:rPr>
        <w:pPrChange w:id="16348" w:author="김은수" w:date="2026-10-01T03:22:00Z">
          <w:pPr>
            <w:pStyle w:val="TDC40"/>
          </w:pPr>
        </w:pPrChange>
      </w:pPr>
      <w:ins w:id="16349" w:author="김은수" w:date="2026-10-01T12:05:00Z" w16du:dateUtc="2026-10-01T03:05:00Z">
        <w:r>
          <w:t>프로그램, 데이터 및 기동 자료를 각 대상 메모리에 배치한다.</w:t>
        </w:r>
      </w:ins>
    </w:p>
    <w:p w14:paraId="2ABC3AC6" w14:textId="77777777" w:rsidR="00084C76" w:rsidRDefault="00084C76">
      <w:pPr>
        <w:pStyle w:val="TDC42"/>
        <w:rPr>
          <w:ins w:id="16350" w:author="김은수" w:date="2026-10-01T12:05:00Z" w16du:dateUtc="2026-10-01T03:05:00Z"/>
        </w:rPr>
      </w:pPr>
      <w:ins w:id="16351" w:author="김은수" w:date="2026-10-01T12:05:00Z" w16du:dateUtc="2026-10-01T03:05:00Z">
        <w:r>
          <w:t xml:space="preserve">표 </w:t>
        </w:r>
        <w:r>
          <w:fldChar w:fldCharType="begin"/>
        </w:r>
        <w:r>
          <w:instrText>SEQ 표 \* ARABIC</w:instrText>
        </w:r>
        <w:r>
          <w:fldChar w:fldCharType="separate"/>
        </w:r>
        <w:r>
          <w:t>217</w:t>
        </w:r>
        <w:r>
          <w:fldChar w:fldCharType="end"/>
        </w:r>
        <w:r>
          <w:t>. 이미지 구획 처리 / 유닛 설계 내용</w:t>
        </w:r>
      </w:ins>
    </w:p>
    <w:tbl>
      <w:tblPr>
        <w:tblStyle w:val="TDC41"/>
        <w:tblW w:w="8816" w:type="dxa"/>
        <w:tblLayout w:type="fixed"/>
        <w:tblLook w:val="04A0" w:firstRow="1" w:lastRow="0" w:firstColumn="1" w:lastColumn="0" w:noHBand="0" w:noVBand="1"/>
        <w:tblPrChange w:id="16352"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16353">
          <w:tblGrid>
            <w:gridCol w:w="360"/>
            <w:gridCol w:w="360"/>
            <w:gridCol w:w="584"/>
            <w:gridCol w:w="7512"/>
          </w:tblGrid>
        </w:tblGridChange>
      </w:tblGrid>
      <w:tr w:rsidR="00084C76" w14:paraId="72D7F45C" w14:textId="77777777" w:rsidTr="00E31738">
        <w:trPr>
          <w:cnfStyle w:val="100000000000" w:firstRow="1" w:lastRow="0" w:firstColumn="0" w:lastColumn="0" w:oddVBand="0" w:evenVBand="0" w:oddHBand="0" w:evenHBand="0" w:firstRowFirstColumn="0" w:firstRowLastColumn="0" w:lastRowFirstColumn="0" w:lastRowLastColumn="0"/>
          <w:cantSplit/>
          <w:tblHeader/>
          <w:ins w:id="16354" w:author="김은수" w:date="2026-10-01T12:05:00Z"/>
          <w:trPrChange w:id="16355"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6356" w:author="김은수" w:date="2026-10-01T03:22:00Z">
              <w:tcPr>
                <w:tcW w:w="1304" w:type="dxa"/>
              </w:tcPr>
            </w:tcPrChange>
          </w:tcPr>
          <w:p w14:paraId="1227947A"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16357" w:author="김은수" w:date="2026-10-01T12:05:00Z" w16du:dateUtc="2026-10-01T03:05:00Z"/>
              </w:rPr>
            </w:pPr>
            <w:ins w:id="16358" w:author="김은수" w:date="2026-10-01T12:05:00Z" w16du:dateUtc="2026-10-01T03:05:00Z">
              <w:r>
                <w:t>항목</w:t>
              </w:r>
            </w:ins>
          </w:p>
        </w:tc>
        <w:tc>
          <w:tcPr>
            <w:tcW w:w="7512" w:type="dxa"/>
            <w:tcPrChange w:id="16359" w:author="김은수" w:date="2026-10-01T03:22:00Z">
              <w:tcPr>
                <w:tcW w:w="7512" w:type="dxa"/>
              </w:tcPr>
            </w:tcPrChange>
          </w:tcPr>
          <w:p w14:paraId="1377B7EE"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16360" w:author="김은수" w:date="2026-10-01T12:05:00Z" w16du:dateUtc="2026-10-01T03:05:00Z"/>
              </w:rPr>
            </w:pPr>
            <w:ins w:id="16361" w:author="김은수" w:date="2026-10-01T12:05:00Z" w16du:dateUtc="2026-10-01T03:05:00Z">
              <w:r>
                <w:t>설계 내용</w:t>
              </w:r>
            </w:ins>
          </w:p>
        </w:tc>
      </w:tr>
      <w:tr w:rsidR="00084C76" w14:paraId="7ACAA27F" w14:textId="77777777" w:rsidTr="00E31738">
        <w:trPr>
          <w:cantSplit/>
          <w:ins w:id="16362" w:author="김은수" w:date="2026-10-01T12:05:00Z"/>
          <w:trPrChange w:id="16363"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6364" w:author="김은수" w:date="2026-10-01T03:22:00Z">
              <w:tcPr>
                <w:tcW w:w="1304" w:type="dxa"/>
              </w:tcPr>
            </w:tcPrChange>
          </w:tcPr>
          <w:p w14:paraId="61C65186" w14:textId="77777777" w:rsidR="00084C76" w:rsidRDefault="00084C76">
            <w:pPr>
              <w:pStyle w:val="TDCe"/>
              <w:rPr>
                <w:ins w:id="16365" w:author="김은수" w:date="2026-10-01T12:05:00Z" w16du:dateUtc="2026-10-01T03:05:00Z"/>
              </w:rPr>
            </w:pPr>
            <w:ins w:id="16366" w:author="김은수" w:date="2026-10-01T12:05:00Z" w16du:dateUtc="2026-10-01T03:05:00Z">
              <w:r>
                <w:t>입력</w:t>
              </w:r>
            </w:ins>
          </w:p>
        </w:tc>
        <w:tc>
          <w:tcPr>
            <w:tcW w:w="7512" w:type="dxa"/>
            <w:tcPrChange w:id="16367" w:author="김은수" w:date="2026-10-01T03:22:00Z">
              <w:tcPr>
                <w:tcW w:w="7512" w:type="dxa"/>
              </w:tcPr>
            </w:tcPrChange>
          </w:tcPr>
          <w:p w14:paraId="1032754C"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6368" w:author="김은수" w:date="2026-10-01T12:05:00Z" w16du:dateUtc="2026-10-01T03:05:00Z"/>
              </w:rPr>
            </w:pPr>
            <w:ins w:id="16369" w:author="김은수" w:date="2026-10-01T12:05:00Z" w16du:dateUtc="2026-10-01T03:05:00Z">
              <w:r>
                <w:t>이미지 구획 헤더/유형/크기/주소</w:t>
              </w:r>
            </w:ins>
          </w:p>
        </w:tc>
      </w:tr>
      <w:tr w:rsidR="00084C76" w14:paraId="2F87D016" w14:textId="77777777" w:rsidTr="00E31738">
        <w:trPr>
          <w:cantSplit/>
          <w:ins w:id="16370" w:author="김은수" w:date="2026-10-01T12:05:00Z"/>
          <w:trPrChange w:id="16371"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6372" w:author="김은수" w:date="2026-10-01T03:22:00Z">
              <w:tcPr>
                <w:tcW w:w="1304" w:type="dxa"/>
              </w:tcPr>
            </w:tcPrChange>
          </w:tcPr>
          <w:p w14:paraId="4AC8E3B0" w14:textId="77777777" w:rsidR="00084C76" w:rsidRDefault="00084C76">
            <w:pPr>
              <w:pStyle w:val="TDCe"/>
              <w:rPr>
                <w:ins w:id="16373" w:author="김은수" w:date="2026-10-01T12:05:00Z" w16du:dateUtc="2026-10-01T03:05:00Z"/>
              </w:rPr>
            </w:pPr>
            <w:ins w:id="16374" w:author="김은수" w:date="2026-10-01T12:05:00Z" w16du:dateUtc="2026-10-01T03:05:00Z">
              <w:r>
                <w:t>출력</w:t>
              </w:r>
            </w:ins>
          </w:p>
        </w:tc>
        <w:tc>
          <w:tcPr>
            <w:tcW w:w="7512" w:type="dxa"/>
            <w:tcPrChange w:id="16375" w:author="김은수" w:date="2026-10-01T03:22:00Z">
              <w:tcPr>
                <w:tcW w:w="7512" w:type="dxa"/>
              </w:tcPr>
            </w:tcPrChange>
          </w:tcPr>
          <w:p w14:paraId="17D3B307"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6376" w:author="김은수" w:date="2026-10-01T12:05:00Z" w16du:dateUtc="2026-10-01T03:05:00Z"/>
              </w:rPr>
            </w:pPr>
            <w:ins w:id="16377" w:author="김은수" w:date="2026-10-01T12:05:00Z" w16du:dateUtc="2026-10-01T03:05:00Z">
              <w:r>
                <w:t>코어 메모리에 적재한 구획</w:t>
              </w:r>
            </w:ins>
          </w:p>
        </w:tc>
      </w:tr>
      <w:tr w:rsidR="00084C76" w14:paraId="2B80EF3C" w14:textId="77777777" w:rsidTr="00E31738">
        <w:trPr>
          <w:cantSplit/>
          <w:ins w:id="16378" w:author="김은수" w:date="2026-10-01T12:05:00Z"/>
          <w:trPrChange w:id="16379"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6380" w:author="김은수" w:date="2026-10-01T03:22:00Z">
              <w:tcPr>
                <w:tcW w:w="1304" w:type="dxa"/>
              </w:tcPr>
            </w:tcPrChange>
          </w:tcPr>
          <w:p w14:paraId="0846ACD8" w14:textId="77777777" w:rsidR="00084C76" w:rsidRDefault="00084C76">
            <w:pPr>
              <w:pStyle w:val="TDCe"/>
              <w:rPr>
                <w:ins w:id="16381" w:author="김은수" w:date="2026-10-01T12:05:00Z" w16du:dateUtc="2026-10-01T03:05:00Z"/>
              </w:rPr>
            </w:pPr>
            <w:ins w:id="16382" w:author="김은수" w:date="2026-10-01T12:05:00Z" w16du:dateUtc="2026-10-01T03:05:00Z">
              <w:r>
                <w:t>처리</w:t>
              </w:r>
            </w:ins>
          </w:p>
        </w:tc>
        <w:tc>
          <w:tcPr>
            <w:tcW w:w="7512" w:type="dxa"/>
            <w:tcPrChange w:id="16383" w:author="김은수" w:date="2026-10-01T03:22:00Z">
              <w:tcPr>
                <w:tcW w:w="7512" w:type="dxa"/>
              </w:tcPr>
            </w:tcPrChange>
          </w:tcPr>
          <w:p w14:paraId="1A618D93"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6384" w:author="김은수" w:date="2026-10-01T12:05:00Z" w16du:dateUtc="2026-10-01T03:05:00Z"/>
              </w:rPr>
            </w:pPr>
            <w:ins w:id="16385" w:author="김은수" w:date="2026-10-01T12:05:00Z" w16du:dateUtc="2026-10-01T03:05:00Z">
              <w:r>
                <w:t>이미지 구획을 순서대로 읽어 유형에 맞는 적재 함수를 선택한다. 부트 구획을 별도로 처리하고 구획의 크기/주소 정보를 데이터 전송에 전달한다.</w:t>
              </w:r>
            </w:ins>
          </w:p>
        </w:tc>
      </w:tr>
    </w:tbl>
    <w:p w14:paraId="0C66986F" w14:textId="77777777" w:rsidR="00084C76" w:rsidRDefault="00084C76">
      <w:pPr>
        <w:pStyle w:val="TDC40"/>
        <w:spacing w:after="0"/>
        <w:rPr>
          <w:ins w:id="16386" w:author="김은수" w:date="2026-10-01T12:05:00Z" w16du:dateUtc="2026-10-01T03:05:00Z"/>
        </w:rPr>
        <w:pPrChange w:id="16387" w:author="김은수" w:date="2026-10-01T03:22:00Z">
          <w:pPr>
            <w:pStyle w:val="TDC40"/>
          </w:pPr>
        </w:pPrChange>
      </w:pPr>
    </w:p>
    <w:p w14:paraId="56F28050" w14:textId="77777777" w:rsidR="00084C76" w:rsidRDefault="00084C76">
      <w:pPr>
        <w:pStyle w:val="TDC42"/>
        <w:rPr>
          <w:ins w:id="16388" w:author="김은수" w:date="2026-10-01T12:05:00Z" w16du:dateUtc="2026-10-01T03:05:00Z"/>
        </w:rPr>
      </w:pPr>
      <w:ins w:id="16389" w:author="김은수" w:date="2026-10-01T12:05:00Z" w16du:dateUtc="2026-10-01T03:05:00Z">
        <w:r>
          <w:t xml:space="preserve">표 </w:t>
        </w:r>
        <w:r>
          <w:fldChar w:fldCharType="begin"/>
        </w:r>
        <w:r>
          <w:instrText>SEQ 표 \* ARABIC</w:instrText>
        </w:r>
        <w:r>
          <w:fldChar w:fldCharType="separate"/>
        </w:r>
        <w:r>
          <w:t>218</w:t>
        </w:r>
        <w:r>
          <w:fldChar w:fldCharType="end"/>
        </w:r>
        <w:r>
          <w:t>. 이미지 구획 처리 / 구현 조건</w:t>
        </w:r>
      </w:ins>
    </w:p>
    <w:tbl>
      <w:tblPr>
        <w:tblStyle w:val="TDC41"/>
        <w:tblW w:w="8816" w:type="dxa"/>
        <w:tblLayout w:type="fixed"/>
        <w:tblLook w:val="04A0" w:firstRow="1" w:lastRow="0" w:firstColumn="1" w:lastColumn="0" w:noHBand="0" w:noVBand="1"/>
        <w:tblPrChange w:id="16390"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16391">
          <w:tblGrid>
            <w:gridCol w:w="360"/>
            <w:gridCol w:w="360"/>
            <w:gridCol w:w="584"/>
            <w:gridCol w:w="7512"/>
          </w:tblGrid>
        </w:tblGridChange>
      </w:tblGrid>
      <w:tr w:rsidR="00084C76" w14:paraId="3200C41B" w14:textId="77777777" w:rsidTr="00E31738">
        <w:trPr>
          <w:cnfStyle w:val="100000000000" w:firstRow="1" w:lastRow="0" w:firstColumn="0" w:lastColumn="0" w:oddVBand="0" w:evenVBand="0" w:oddHBand="0" w:evenHBand="0" w:firstRowFirstColumn="0" w:firstRowLastColumn="0" w:lastRowFirstColumn="0" w:lastRowLastColumn="0"/>
          <w:cantSplit/>
          <w:tblHeader/>
          <w:ins w:id="16392" w:author="김은수" w:date="2026-10-01T12:05:00Z"/>
          <w:trPrChange w:id="16393"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6394" w:author="김은수" w:date="2026-10-01T03:22:00Z">
              <w:tcPr>
                <w:tcW w:w="1304" w:type="dxa"/>
              </w:tcPr>
            </w:tcPrChange>
          </w:tcPr>
          <w:p w14:paraId="30315A6D"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16395" w:author="김은수" w:date="2026-10-01T12:05:00Z" w16du:dateUtc="2026-10-01T03:05:00Z"/>
              </w:rPr>
            </w:pPr>
            <w:ins w:id="16396" w:author="김은수" w:date="2026-10-01T12:05:00Z" w16du:dateUtc="2026-10-01T03:05:00Z">
              <w:r>
                <w:t>구분</w:t>
              </w:r>
            </w:ins>
          </w:p>
        </w:tc>
        <w:tc>
          <w:tcPr>
            <w:tcW w:w="7512" w:type="dxa"/>
            <w:tcPrChange w:id="16397" w:author="김은수" w:date="2026-10-01T03:22:00Z">
              <w:tcPr>
                <w:tcW w:w="7512" w:type="dxa"/>
              </w:tcPr>
            </w:tcPrChange>
          </w:tcPr>
          <w:p w14:paraId="7066C782"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16398" w:author="김은수" w:date="2026-10-01T12:05:00Z" w16du:dateUtc="2026-10-01T03:05:00Z"/>
              </w:rPr>
            </w:pPr>
            <w:ins w:id="16399" w:author="김은수" w:date="2026-10-01T12:05:00Z" w16du:dateUtc="2026-10-01T03:05:00Z">
              <w:r>
                <w:t>구현 조건</w:t>
              </w:r>
            </w:ins>
          </w:p>
        </w:tc>
      </w:tr>
      <w:tr w:rsidR="00084C76" w14:paraId="39A35577" w14:textId="77777777" w:rsidTr="00E31738">
        <w:trPr>
          <w:cantSplit/>
          <w:ins w:id="16400" w:author="김은수" w:date="2026-10-01T12:05:00Z"/>
          <w:trPrChange w:id="16401"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6402" w:author="김은수" w:date="2026-10-01T03:22:00Z">
              <w:tcPr>
                <w:tcW w:w="1304" w:type="dxa"/>
              </w:tcPr>
            </w:tcPrChange>
          </w:tcPr>
          <w:p w14:paraId="62701FA4" w14:textId="77777777" w:rsidR="00084C76" w:rsidRDefault="00084C76">
            <w:pPr>
              <w:pStyle w:val="TDCe"/>
              <w:rPr>
                <w:ins w:id="16403" w:author="김은수" w:date="2026-10-01T12:05:00Z" w16du:dateUtc="2026-10-01T03:05:00Z"/>
              </w:rPr>
            </w:pPr>
            <w:ins w:id="16404" w:author="김은수" w:date="2026-10-01T12:05:00Z" w16du:dateUtc="2026-10-01T03:05:00Z">
              <w:r>
                <w:t>관련 함수</w:t>
              </w:r>
            </w:ins>
          </w:p>
        </w:tc>
        <w:tc>
          <w:tcPr>
            <w:tcW w:w="7512" w:type="dxa"/>
            <w:tcPrChange w:id="16405" w:author="김은수" w:date="2026-10-01T03:22:00Z">
              <w:tcPr>
                <w:tcW w:w="7512" w:type="dxa"/>
              </w:tcPr>
            </w:tcPrChange>
          </w:tcPr>
          <w:p w14:paraId="027ABCA2" w14:textId="77777777" w:rsidR="00084C76" w:rsidRPr="00E00010" w:rsidRDefault="00084C76">
            <w:pPr>
              <w:pStyle w:val="TDCf"/>
              <w:cnfStyle w:val="000000000000" w:firstRow="0" w:lastRow="0" w:firstColumn="0" w:lastColumn="0" w:oddVBand="0" w:evenVBand="0" w:oddHBand="0" w:evenHBand="0" w:firstRowFirstColumn="0" w:firstRowLastColumn="0" w:lastRowFirstColumn="0" w:lastRowLastColumn="0"/>
              <w:rPr>
                <w:ins w:id="16406" w:author="김은수" w:date="2026-10-01T12:05:00Z" w16du:dateUtc="2026-10-01T03:05:00Z"/>
                <w:lang w:val="en-US"/>
                <w:rPrChange w:id="16407" w:author="김은수" w:date="2026-10-01T13:46:00Z" w16du:dateUtc="2026-10-01T04:46:00Z">
                  <w:rPr>
                    <w:ins w:id="16408" w:author="김은수" w:date="2026-10-01T12:05:00Z" w16du:dateUtc="2026-10-01T03:05:00Z"/>
                  </w:rPr>
                </w:rPrChange>
              </w:rPr>
            </w:pPr>
            <w:ins w:id="16409" w:author="김은수" w:date="2026-10-01T12:05:00Z" w16du:dateUtc="2026-10-01T03:05:00Z">
              <w:r w:rsidRPr="00E00010">
                <w:rPr>
                  <w:lang w:val="en-US"/>
                  <w:rPrChange w:id="16410" w:author="김은수" w:date="2026-10-01T13:46:00Z" w16du:dateUtc="2026-10-01T04:46:00Z">
                    <w:rPr/>
                  </w:rPrChange>
                </w:rPr>
                <w:t>bootloader_process_sections, bootloader_load_sections, bootloader_load_boot_section</w:t>
              </w:r>
            </w:ins>
          </w:p>
        </w:tc>
      </w:tr>
      <w:tr w:rsidR="00084C76" w14:paraId="0A34FC80" w14:textId="77777777" w:rsidTr="00E31738">
        <w:trPr>
          <w:cantSplit/>
          <w:ins w:id="16411" w:author="김은수" w:date="2026-10-01T12:05:00Z"/>
          <w:trPrChange w:id="16412"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6413" w:author="김은수" w:date="2026-10-01T03:22:00Z">
              <w:tcPr>
                <w:tcW w:w="1304" w:type="dxa"/>
              </w:tcPr>
            </w:tcPrChange>
          </w:tcPr>
          <w:p w14:paraId="4A127C11" w14:textId="77777777" w:rsidR="00084C76" w:rsidRDefault="00084C76">
            <w:pPr>
              <w:pStyle w:val="TDCe"/>
              <w:rPr>
                <w:ins w:id="16414" w:author="김은수" w:date="2026-10-01T12:05:00Z" w16du:dateUtc="2026-10-01T03:05:00Z"/>
              </w:rPr>
            </w:pPr>
            <w:ins w:id="16415" w:author="김은수" w:date="2026-10-01T12:05:00Z" w16du:dateUtc="2026-10-01T03:05:00Z">
              <w:r>
                <w:t>동작 조건</w:t>
              </w:r>
            </w:ins>
          </w:p>
        </w:tc>
        <w:tc>
          <w:tcPr>
            <w:tcW w:w="7512" w:type="dxa"/>
            <w:tcPrChange w:id="16416" w:author="김은수" w:date="2026-10-01T03:22:00Z">
              <w:tcPr>
                <w:tcW w:w="7512" w:type="dxa"/>
              </w:tcPr>
            </w:tcPrChange>
          </w:tcPr>
          <w:p w14:paraId="422E6DBE"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6417" w:author="김은수" w:date="2026-10-01T12:05:00Z" w16du:dateUtc="2026-10-01T03:05:00Z"/>
              </w:rPr>
            </w:pPr>
            <w:ins w:id="16418" w:author="김은수" w:date="2026-10-01T12:05:00Z" w16du:dateUtc="2026-10-01T03:05:00Z">
              <w:r>
                <w:t>구획 유형에 맞는 메모리/적재 경로를 사용하고 필요한 데이터 길이가 전달되어야 한다.</w:t>
              </w:r>
            </w:ins>
          </w:p>
        </w:tc>
      </w:tr>
    </w:tbl>
    <w:p w14:paraId="2DC77240" w14:textId="77777777" w:rsidR="00084C76" w:rsidRDefault="00084C76">
      <w:pPr>
        <w:pStyle w:val="TDC40"/>
        <w:spacing w:after="0"/>
        <w:rPr>
          <w:ins w:id="16419" w:author="김은수" w:date="2026-10-01T12:05:00Z" w16du:dateUtc="2026-10-01T03:05:00Z"/>
        </w:rPr>
        <w:pPrChange w:id="16420" w:author="김은수" w:date="2026-10-01T03:22:00Z">
          <w:pPr>
            <w:pStyle w:val="TDC40"/>
          </w:pPr>
        </w:pPrChange>
      </w:pPr>
    </w:p>
    <w:p w14:paraId="5776BA1F" w14:textId="77777777" w:rsidR="00697371" w:rsidRPr="00E00010" w:rsidRDefault="00220104">
      <w:pPr>
        <w:pStyle w:val="TDC43"/>
        <w:rPr>
          <w:ins w:id="16421" w:author="김은수" w:date="2026-09-30T15:44:00Z" w16du:dateUtc="2026-09-30T06:44:00Z"/>
        </w:rPr>
        <w:pPrChange w:id="16422" w:author="김은수" w:date="2026-10-01T01:11:00Z">
          <w:pPr>
            <w:keepLines/>
            <w:widowControl/>
            <w:snapToGrid w:val="0"/>
            <w:spacing w:after="180" w:line="300" w:lineRule="auto"/>
            <w:ind w:left="1245"/>
            <w:jc w:val="left"/>
          </w:pPr>
        </w:pPrChange>
      </w:pPr>
      <w:ins w:id="16423" w:author="김은수" w:date="2026-09-30T15:44:00Z" w16du:dateUtc="2026-09-30T06:44:00Z">
        <w:r>
          <w:rPr>
            <w:b/>
            <w:bCs/>
            <w:rPrChange w:id="16424" w:author="김은수" w:date="2026-10-01T01:11:00Z">
              <w:rPr>
                <w:b/>
                <w:bCs/>
                <w:sz w:val="22"/>
              </w:rPr>
            </w:rPrChange>
          </w:rPr>
          <w:t xml:space="preserve">흐름 참고 : </w:t>
        </w:r>
        <w:r>
          <w:rPr>
            <w:rPrChange w:id="16425" w:author="김은수" w:date="2026-10-01T01:11:00Z">
              <w:rPr>
                <w:sz w:val="22"/>
              </w:rPr>
            </w:rPrChange>
          </w:rPr>
          <w:t>구획별 데이터를 준비하는 단계이며 코어 기동 자체는 전체 파일 적재 이후 수행한다.</w:t>
        </w:r>
      </w:ins>
    </w:p>
    <w:p w14:paraId="00CF0BEF" w14:textId="77777777" w:rsidR="00BA1805" w:rsidRPr="00E00010" w:rsidRDefault="00BA1805">
      <w:pPr>
        <w:pStyle w:val="TDC44"/>
        <w:pageBreakBefore/>
        <w:rPr>
          <w:ins w:id="16426" w:author="김은수" w:date="2026-09-30T15:44:00Z" w16du:dateUtc="2026-09-30T06:44:00Z"/>
        </w:rPr>
        <w:pPrChange w:id="16427" w:author="김은수" w:date="2026-10-01T01:11:00Z">
          <w:pPr>
            <w:keepNext/>
            <w:keepLines/>
            <w:pageBreakBefore/>
            <w:widowControl/>
            <w:snapToGrid w:val="0"/>
            <w:spacing w:after="100" w:line="240" w:lineRule="auto"/>
            <w:jc w:val="center"/>
          </w:pPr>
        </w:pPrChange>
      </w:pPr>
      <w:ins w:id="16428" w:author="김은수" w:date="2026-09-30T15:44:00Z" w16du:dateUtc="2026-09-30T06:44:00Z">
        <w:r w:rsidRPr="00E00010">
          <w:rPr>
            <w:noProof/>
          </w:rPr>
          <w:lastRenderedPageBreak/>
          <w:drawing>
            <wp:inline distT="0" distB="0" distL="0" distR="0" wp14:anchorId="3E4EBC4E" wp14:editId="0010EAF7">
              <wp:extent cx="4320000" cy="5562000"/>
              <wp:effectExtent l="0" t="0" r="0" b="0"/>
              <wp:docPr id="1029" name="Flow BOOT-011" descr="SU-ID-BOOT-011 이미지 구획 처리 설계 순서도">
                <a:extLst xmlns:a="http://schemas.openxmlformats.org/drawingml/2006/main">
                  <a:ext uri="{FF2B5EF4-FFF2-40B4-BE49-F238E27FC236}">
                    <a16:creationId xmlns:a16="http://schemas.microsoft.com/office/drawing/2014/main" id="{E8B69799-F488-0C76-6806-D41022ABA04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그림 256" descr="스크린샷, 어둠, 블랙, 밤이(가) 표시된 사진&#10;&#10;자동 생성된 설명">
                        <a:extLst>
                          <a:ext uri="{FF2B5EF4-FFF2-40B4-BE49-F238E27FC236}">
                            <a16:creationId xmlns:a16="http://schemas.microsoft.com/office/drawing/2014/main" id="{E8B69799-F488-0C76-6806-D41022ABA043}"/>
                          </a:ext>
                        </a:extLst>
                      </pic:cNvPr>
                      <pic:cNvPicPr>
                        <a:picLocks noChangeAspect="1"/>
                      </pic:cNvPicPr>
                    </pic:nvPicPr>
                    <pic:blipFill>
                      <a:blip r:embed="rId89"/>
                      <a:stretch>
                        <a:fillRect/>
                      </a:stretch>
                    </pic:blipFill>
                    <pic:spPr>
                      <a:xfrm>
                        <a:off x="0" y="0"/>
                        <a:ext cx="4320000" cy="5562000"/>
                      </a:xfrm>
                      <a:prstGeom prst="rect">
                        <a:avLst/>
                      </a:prstGeom>
                    </pic:spPr>
                  </pic:pic>
                </a:graphicData>
              </a:graphic>
            </wp:inline>
          </w:drawing>
        </w:r>
      </w:ins>
    </w:p>
    <w:p w14:paraId="22098D0B" w14:textId="77777777" w:rsidR="00697371" w:rsidRPr="00E00010" w:rsidRDefault="00220104">
      <w:pPr>
        <w:pStyle w:val="TDC45"/>
        <w:rPr>
          <w:ins w:id="16429" w:author="김은수" w:date="2026-09-30T15:44:00Z" w16du:dateUtc="2026-09-30T06:44:00Z"/>
        </w:rPr>
        <w:pPrChange w:id="16430" w:author="김은수" w:date="2026-10-01T01:11:00Z">
          <w:pPr>
            <w:keepLines/>
            <w:widowControl/>
            <w:snapToGrid w:val="0"/>
            <w:spacing w:after="180" w:line="276" w:lineRule="auto"/>
            <w:jc w:val="center"/>
          </w:pPr>
        </w:pPrChange>
      </w:pPr>
      <w:ins w:id="16431" w:author="김은수" w:date="2026-09-30T15:44:00Z" w16du:dateUtc="2026-09-30T06:44:00Z">
        <w:r w:rsidRPr="00E00010">
          <w:t>그림 37. SU-ID-BOOT-011 이미지 구획 처리 순서도</w:t>
        </w:r>
      </w:ins>
    </w:p>
    <w:p w14:paraId="6374A1D5" w14:textId="77777777" w:rsidR="000C626C" w:rsidRDefault="000C626C">
      <w:pPr>
        <w:pStyle w:val="TDC40"/>
        <w:rPr>
          <w:ins w:id="16432" w:author="김은수" w:date="2026-10-01T05:08:00Z"/>
        </w:rPr>
      </w:pPr>
    </w:p>
    <w:p w14:paraId="0C714E9F" w14:textId="77777777" w:rsidR="00697371" w:rsidRPr="00E00010" w:rsidRDefault="00220104">
      <w:pPr>
        <w:pStyle w:val="TDC4"/>
        <w:rPr>
          <w:ins w:id="16433" w:author="김은수" w:date="2026-09-30T15:44:00Z" w16du:dateUtc="2026-09-30T06:44:00Z"/>
        </w:rPr>
        <w:pPrChange w:id="16434" w:author="김은수" w:date="2026-10-01T01:11:00Z">
          <w:pPr>
            <w:pStyle w:val="4"/>
            <w:numPr>
              <w:ilvl w:val="3"/>
              <w:numId w:val="7"/>
            </w:numPr>
            <w:tabs>
              <w:tab w:val="num" w:pos="1134"/>
            </w:tabs>
            <w:ind w:left="1200" w:hanging="400"/>
          </w:pPr>
        </w:pPrChange>
      </w:pPr>
      <w:ins w:id="16435" w:author="김은수" w:date="2026-09-30T15:44:00Z" w16du:dateUtc="2026-09-30T06:44:00Z">
        <w:r>
          <w:t>SU-ID-BOOT-012, 매니페스트 처리</w:t>
        </w:r>
      </w:ins>
    </w:p>
    <w:p w14:paraId="71E1EAA6" w14:textId="77777777" w:rsidR="00084C76" w:rsidRDefault="00084C76">
      <w:pPr>
        <w:pStyle w:val="TDC40"/>
        <w:keepNext/>
        <w:rPr>
          <w:ins w:id="16436" w:author="김은수" w:date="2026-10-01T12:05:00Z" w16du:dateUtc="2026-10-01T03:05:00Z"/>
        </w:rPr>
        <w:pPrChange w:id="16437" w:author="김은수" w:date="2026-10-01T03:22:00Z">
          <w:pPr>
            <w:pStyle w:val="TDC40"/>
          </w:pPr>
        </w:pPrChange>
      </w:pPr>
      <w:ins w:id="16438" w:author="김은수" w:date="2026-10-01T12:05:00Z" w16du:dateUtc="2026-10-01T03:05:00Z">
        <w:r>
          <w:t>여러 실행 이미지를 정해진 목록에 따라 함께 적재한다.</w:t>
        </w:r>
      </w:ins>
    </w:p>
    <w:p w14:paraId="02F3C7B0" w14:textId="77777777" w:rsidR="00084C76" w:rsidRDefault="00084C76">
      <w:pPr>
        <w:pStyle w:val="TDC42"/>
        <w:rPr>
          <w:ins w:id="16439" w:author="김은수" w:date="2026-10-01T12:05:00Z" w16du:dateUtc="2026-10-01T03:05:00Z"/>
        </w:rPr>
      </w:pPr>
      <w:ins w:id="16440" w:author="김은수" w:date="2026-10-01T12:05:00Z" w16du:dateUtc="2026-10-01T03:05:00Z">
        <w:r>
          <w:t xml:space="preserve">표 </w:t>
        </w:r>
        <w:r>
          <w:fldChar w:fldCharType="begin"/>
        </w:r>
        <w:r>
          <w:instrText>SEQ 표 \* ARABIC</w:instrText>
        </w:r>
        <w:r>
          <w:fldChar w:fldCharType="separate"/>
        </w:r>
        <w:r>
          <w:t>219</w:t>
        </w:r>
        <w:r>
          <w:fldChar w:fldCharType="end"/>
        </w:r>
        <w:r>
          <w:t>. 매니페스트 처리 / 유닛 설계 내용</w:t>
        </w:r>
      </w:ins>
    </w:p>
    <w:tbl>
      <w:tblPr>
        <w:tblStyle w:val="TDC41"/>
        <w:tblW w:w="8816" w:type="dxa"/>
        <w:tblLayout w:type="fixed"/>
        <w:tblLook w:val="04A0" w:firstRow="1" w:lastRow="0" w:firstColumn="1" w:lastColumn="0" w:noHBand="0" w:noVBand="1"/>
        <w:tblPrChange w:id="16441"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16442">
          <w:tblGrid>
            <w:gridCol w:w="360"/>
            <w:gridCol w:w="360"/>
            <w:gridCol w:w="584"/>
            <w:gridCol w:w="7512"/>
          </w:tblGrid>
        </w:tblGridChange>
      </w:tblGrid>
      <w:tr w:rsidR="00084C76" w14:paraId="089A9072" w14:textId="77777777" w:rsidTr="004D1322">
        <w:trPr>
          <w:cnfStyle w:val="100000000000" w:firstRow="1" w:lastRow="0" w:firstColumn="0" w:lastColumn="0" w:oddVBand="0" w:evenVBand="0" w:oddHBand="0" w:evenHBand="0" w:firstRowFirstColumn="0" w:firstRowLastColumn="0" w:lastRowFirstColumn="0" w:lastRowLastColumn="0"/>
          <w:cantSplit/>
          <w:tblHeader/>
          <w:ins w:id="16443" w:author="김은수" w:date="2026-10-01T12:05:00Z"/>
          <w:trPrChange w:id="16444"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6445" w:author="김은수" w:date="2026-10-01T03:22:00Z">
              <w:tcPr>
                <w:tcW w:w="1304" w:type="dxa"/>
              </w:tcPr>
            </w:tcPrChange>
          </w:tcPr>
          <w:p w14:paraId="5D405545"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16446" w:author="김은수" w:date="2026-10-01T12:05:00Z" w16du:dateUtc="2026-10-01T03:05:00Z"/>
              </w:rPr>
            </w:pPr>
            <w:ins w:id="16447" w:author="김은수" w:date="2026-10-01T12:05:00Z" w16du:dateUtc="2026-10-01T03:05:00Z">
              <w:r>
                <w:t>항목</w:t>
              </w:r>
            </w:ins>
          </w:p>
        </w:tc>
        <w:tc>
          <w:tcPr>
            <w:tcW w:w="7512" w:type="dxa"/>
            <w:tcPrChange w:id="16448" w:author="김은수" w:date="2026-10-01T03:22:00Z">
              <w:tcPr>
                <w:tcW w:w="7512" w:type="dxa"/>
              </w:tcPr>
            </w:tcPrChange>
          </w:tcPr>
          <w:p w14:paraId="081429F7"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16449" w:author="김은수" w:date="2026-10-01T12:05:00Z" w16du:dateUtc="2026-10-01T03:05:00Z"/>
              </w:rPr>
            </w:pPr>
            <w:ins w:id="16450" w:author="김은수" w:date="2026-10-01T12:05:00Z" w16du:dateUtc="2026-10-01T03:05:00Z">
              <w:r>
                <w:t>설계 내용</w:t>
              </w:r>
            </w:ins>
          </w:p>
        </w:tc>
      </w:tr>
      <w:tr w:rsidR="00084C76" w14:paraId="011D80CE" w14:textId="77777777" w:rsidTr="004D1322">
        <w:trPr>
          <w:cantSplit/>
          <w:ins w:id="16451" w:author="김은수" w:date="2026-10-01T12:05:00Z"/>
          <w:trPrChange w:id="16452"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6453" w:author="김은수" w:date="2026-10-01T03:22:00Z">
              <w:tcPr>
                <w:tcW w:w="1304" w:type="dxa"/>
              </w:tcPr>
            </w:tcPrChange>
          </w:tcPr>
          <w:p w14:paraId="2CA4233B" w14:textId="77777777" w:rsidR="00084C76" w:rsidRDefault="00084C76">
            <w:pPr>
              <w:pStyle w:val="TDCe"/>
              <w:rPr>
                <w:ins w:id="16454" w:author="김은수" w:date="2026-10-01T12:05:00Z" w16du:dateUtc="2026-10-01T03:05:00Z"/>
              </w:rPr>
            </w:pPr>
            <w:ins w:id="16455" w:author="김은수" w:date="2026-10-01T12:05:00Z" w16du:dateUtc="2026-10-01T03:05:00Z">
              <w:r>
                <w:t>입력</w:t>
              </w:r>
            </w:ins>
          </w:p>
        </w:tc>
        <w:tc>
          <w:tcPr>
            <w:tcW w:w="7512" w:type="dxa"/>
            <w:tcPrChange w:id="16456" w:author="김은수" w:date="2026-10-01T03:22:00Z">
              <w:tcPr>
                <w:tcW w:w="7512" w:type="dxa"/>
              </w:tcPr>
            </w:tcPrChange>
          </w:tcPr>
          <w:p w14:paraId="2FE862A8"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6457" w:author="김은수" w:date="2026-10-01T12:05:00Z" w16du:dateUtc="2026-10-01T03:05:00Z"/>
              </w:rPr>
            </w:pPr>
            <w:ins w:id="16458" w:author="김은수" w:date="2026-10-01T12:05:00Z" w16du:dateUtc="2026-10-01T03:05:00Z">
              <w:r>
                <w:t>목록 파일의 이미지 항목</w:t>
              </w:r>
            </w:ins>
          </w:p>
        </w:tc>
      </w:tr>
      <w:tr w:rsidR="00084C76" w14:paraId="09A68CA4" w14:textId="77777777" w:rsidTr="004D1322">
        <w:trPr>
          <w:cantSplit/>
          <w:ins w:id="16459" w:author="김은수" w:date="2026-10-01T12:05:00Z"/>
          <w:trPrChange w:id="16460"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6461" w:author="김은수" w:date="2026-10-01T03:22:00Z">
              <w:tcPr>
                <w:tcW w:w="1304" w:type="dxa"/>
              </w:tcPr>
            </w:tcPrChange>
          </w:tcPr>
          <w:p w14:paraId="63E31408" w14:textId="77777777" w:rsidR="00084C76" w:rsidRDefault="00084C76">
            <w:pPr>
              <w:pStyle w:val="TDCe"/>
              <w:rPr>
                <w:ins w:id="16462" w:author="김은수" w:date="2026-10-01T12:05:00Z" w16du:dateUtc="2026-10-01T03:05:00Z"/>
              </w:rPr>
            </w:pPr>
            <w:ins w:id="16463" w:author="김은수" w:date="2026-10-01T12:05:00Z" w16du:dateUtc="2026-10-01T03:05:00Z">
              <w:r>
                <w:lastRenderedPageBreak/>
                <w:t>출력</w:t>
              </w:r>
            </w:ins>
          </w:p>
        </w:tc>
        <w:tc>
          <w:tcPr>
            <w:tcW w:w="7512" w:type="dxa"/>
            <w:tcPrChange w:id="16464" w:author="김은수" w:date="2026-10-01T03:22:00Z">
              <w:tcPr>
                <w:tcW w:w="7512" w:type="dxa"/>
              </w:tcPr>
            </w:tcPrChange>
          </w:tcPr>
          <w:p w14:paraId="198475C4"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6465" w:author="김은수" w:date="2026-10-01T12:05:00Z" w16du:dateUtc="2026-10-01T03:05:00Z"/>
              </w:rPr>
            </w:pPr>
            <w:ins w:id="16466" w:author="김은수" w:date="2026-10-01T12:05:00Z" w16du:dateUtc="2026-10-01T03:05:00Z">
              <w:r>
                <w:t>항목별 파일 적재 요청</w:t>
              </w:r>
            </w:ins>
          </w:p>
        </w:tc>
      </w:tr>
      <w:tr w:rsidR="00084C76" w14:paraId="54329AF0" w14:textId="77777777" w:rsidTr="004D1322">
        <w:trPr>
          <w:cantSplit/>
          <w:ins w:id="16467" w:author="김은수" w:date="2026-10-01T12:05:00Z"/>
          <w:trPrChange w:id="16468"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6469" w:author="김은수" w:date="2026-10-01T03:22:00Z">
              <w:tcPr>
                <w:tcW w:w="1304" w:type="dxa"/>
              </w:tcPr>
            </w:tcPrChange>
          </w:tcPr>
          <w:p w14:paraId="556E180A" w14:textId="77777777" w:rsidR="00084C76" w:rsidRDefault="00084C76">
            <w:pPr>
              <w:pStyle w:val="TDCe"/>
              <w:rPr>
                <w:ins w:id="16470" w:author="김은수" w:date="2026-10-01T12:05:00Z" w16du:dateUtc="2026-10-01T03:05:00Z"/>
              </w:rPr>
            </w:pPr>
            <w:ins w:id="16471" w:author="김은수" w:date="2026-10-01T12:05:00Z" w16du:dateUtc="2026-10-01T03:05:00Z">
              <w:r>
                <w:t>처리</w:t>
              </w:r>
            </w:ins>
          </w:p>
        </w:tc>
        <w:tc>
          <w:tcPr>
            <w:tcW w:w="7512" w:type="dxa"/>
            <w:tcPrChange w:id="16472" w:author="김은수" w:date="2026-10-01T03:22:00Z">
              <w:tcPr>
                <w:tcW w:w="7512" w:type="dxa"/>
              </w:tcPr>
            </w:tcPrChange>
          </w:tcPr>
          <w:p w14:paraId="7B9D14C4"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6473" w:author="김은수" w:date="2026-10-01T12:05:00Z" w16du:dateUtc="2026-10-01T03:05:00Z"/>
              </w:rPr>
            </w:pPr>
            <w:ins w:id="16474" w:author="김은수" w:date="2026-10-01T12:05:00Z" w16du:dateUtc="2026-10-01T03:05:00Z">
              <w:r>
                <w:t>목록에서 파일 항목을 추출하고 해당 파일을 열어 적재한다. 목록 읽기/파일 열기 실패와 정상 완료를 구분한다.</w:t>
              </w:r>
            </w:ins>
          </w:p>
        </w:tc>
      </w:tr>
    </w:tbl>
    <w:p w14:paraId="346ECD38" w14:textId="77777777" w:rsidR="00084C76" w:rsidRDefault="00084C76">
      <w:pPr>
        <w:pStyle w:val="TDC40"/>
        <w:spacing w:after="0"/>
        <w:rPr>
          <w:ins w:id="16475" w:author="김은수" w:date="2026-10-01T12:05:00Z" w16du:dateUtc="2026-10-01T03:05:00Z"/>
        </w:rPr>
        <w:pPrChange w:id="16476" w:author="김은수" w:date="2026-10-01T03:22:00Z">
          <w:pPr>
            <w:pStyle w:val="TDC40"/>
          </w:pPr>
        </w:pPrChange>
      </w:pPr>
    </w:p>
    <w:p w14:paraId="19C3A3A1" w14:textId="77777777" w:rsidR="00084C76" w:rsidRDefault="00084C76">
      <w:pPr>
        <w:pStyle w:val="TDC42"/>
        <w:rPr>
          <w:ins w:id="16477" w:author="김은수" w:date="2026-10-01T12:05:00Z" w16du:dateUtc="2026-10-01T03:05:00Z"/>
        </w:rPr>
      </w:pPr>
      <w:ins w:id="16478" w:author="김은수" w:date="2026-10-01T12:05:00Z" w16du:dateUtc="2026-10-01T03:05:00Z">
        <w:r>
          <w:t xml:space="preserve">표 </w:t>
        </w:r>
        <w:r>
          <w:fldChar w:fldCharType="begin"/>
        </w:r>
        <w:r>
          <w:instrText>SEQ 표 \* ARABIC</w:instrText>
        </w:r>
        <w:r>
          <w:fldChar w:fldCharType="separate"/>
        </w:r>
        <w:r>
          <w:t>220</w:t>
        </w:r>
        <w:r>
          <w:fldChar w:fldCharType="end"/>
        </w:r>
        <w:r>
          <w:t>. 매니페스트 처리 / 구현 조건</w:t>
        </w:r>
      </w:ins>
    </w:p>
    <w:tbl>
      <w:tblPr>
        <w:tblStyle w:val="TDC41"/>
        <w:tblW w:w="8816" w:type="dxa"/>
        <w:tblLayout w:type="fixed"/>
        <w:tblLook w:val="04A0" w:firstRow="1" w:lastRow="0" w:firstColumn="1" w:lastColumn="0" w:noHBand="0" w:noVBand="1"/>
        <w:tblPrChange w:id="16479"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16480">
          <w:tblGrid>
            <w:gridCol w:w="360"/>
            <w:gridCol w:w="360"/>
            <w:gridCol w:w="584"/>
            <w:gridCol w:w="7512"/>
          </w:tblGrid>
        </w:tblGridChange>
      </w:tblGrid>
      <w:tr w:rsidR="00084C76" w14:paraId="110BC29A" w14:textId="77777777" w:rsidTr="004D1322">
        <w:trPr>
          <w:cnfStyle w:val="100000000000" w:firstRow="1" w:lastRow="0" w:firstColumn="0" w:lastColumn="0" w:oddVBand="0" w:evenVBand="0" w:oddHBand="0" w:evenHBand="0" w:firstRowFirstColumn="0" w:firstRowLastColumn="0" w:lastRowFirstColumn="0" w:lastRowLastColumn="0"/>
          <w:cantSplit/>
          <w:tblHeader/>
          <w:ins w:id="16481" w:author="김은수" w:date="2026-10-01T12:05:00Z"/>
          <w:trPrChange w:id="16482"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6483" w:author="김은수" w:date="2026-10-01T03:22:00Z">
              <w:tcPr>
                <w:tcW w:w="1304" w:type="dxa"/>
              </w:tcPr>
            </w:tcPrChange>
          </w:tcPr>
          <w:p w14:paraId="01691981"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16484" w:author="김은수" w:date="2026-10-01T12:05:00Z" w16du:dateUtc="2026-10-01T03:05:00Z"/>
              </w:rPr>
            </w:pPr>
            <w:ins w:id="16485" w:author="김은수" w:date="2026-10-01T12:05:00Z" w16du:dateUtc="2026-10-01T03:05:00Z">
              <w:r>
                <w:t>구분</w:t>
              </w:r>
            </w:ins>
          </w:p>
        </w:tc>
        <w:tc>
          <w:tcPr>
            <w:tcW w:w="7512" w:type="dxa"/>
            <w:tcPrChange w:id="16486" w:author="김은수" w:date="2026-10-01T03:22:00Z">
              <w:tcPr>
                <w:tcW w:w="7512" w:type="dxa"/>
              </w:tcPr>
            </w:tcPrChange>
          </w:tcPr>
          <w:p w14:paraId="38041E50"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16487" w:author="김은수" w:date="2026-10-01T12:05:00Z" w16du:dateUtc="2026-10-01T03:05:00Z"/>
              </w:rPr>
            </w:pPr>
            <w:ins w:id="16488" w:author="김은수" w:date="2026-10-01T12:05:00Z" w16du:dateUtc="2026-10-01T03:05:00Z">
              <w:r>
                <w:t>구현 조건</w:t>
              </w:r>
            </w:ins>
          </w:p>
        </w:tc>
      </w:tr>
      <w:tr w:rsidR="00084C76" w14:paraId="401E7CCB" w14:textId="77777777" w:rsidTr="004D1322">
        <w:trPr>
          <w:cantSplit/>
          <w:ins w:id="16489" w:author="김은수" w:date="2026-10-01T12:05:00Z"/>
          <w:trPrChange w:id="16490"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6491" w:author="김은수" w:date="2026-10-01T03:22:00Z">
              <w:tcPr>
                <w:tcW w:w="1304" w:type="dxa"/>
              </w:tcPr>
            </w:tcPrChange>
          </w:tcPr>
          <w:p w14:paraId="0B353D3B" w14:textId="77777777" w:rsidR="00084C76" w:rsidRDefault="00084C76">
            <w:pPr>
              <w:pStyle w:val="TDCe"/>
              <w:rPr>
                <w:ins w:id="16492" w:author="김은수" w:date="2026-10-01T12:05:00Z" w16du:dateUtc="2026-10-01T03:05:00Z"/>
              </w:rPr>
            </w:pPr>
            <w:ins w:id="16493" w:author="김은수" w:date="2026-10-01T12:05:00Z" w16du:dateUtc="2026-10-01T03:05:00Z">
              <w:r>
                <w:t>관련 함수</w:t>
              </w:r>
            </w:ins>
          </w:p>
        </w:tc>
        <w:tc>
          <w:tcPr>
            <w:tcW w:w="7512" w:type="dxa"/>
            <w:tcPrChange w:id="16494" w:author="김은수" w:date="2026-10-01T03:22:00Z">
              <w:tcPr>
                <w:tcW w:w="7512" w:type="dxa"/>
              </w:tcPr>
            </w:tcPrChange>
          </w:tcPr>
          <w:p w14:paraId="147AA527" w14:textId="77777777" w:rsidR="00084C76" w:rsidRPr="00E00010" w:rsidRDefault="00084C76">
            <w:pPr>
              <w:pStyle w:val="TDCf"/>
              <w:cnfStyle w:val="000000000000" w:firstRow="0" w:lastRow="0" w:firstColumn="0" w:lastColumn="0" w:oddVBand="0" w:evenVBand="0" w:oddHBand="0" w:evenHBand="0" w:firstRowFirstColumn="0" w:firstRowLastColumn="0" w:lastRowFirstColumn="0" w:lastRowLastColumn="0"/>
              <w:rPr>
                <w:ins w:id="16495" w:author="김은수" w:date="2026-10-01T12:05:00Z" w16du:dateUtc="2026-10-01T03:05:00Z"/>
                <w:lang w:val="en-US"/>
                <w:rPrChange w:id="16496" w:author="김은수" w:date="2026-10-01T13:46:00Z" w16du:dateUtc="2026-10-01T04:46:00Z">
                  <w:rPr>
                    <w:ins w:id="16497" w:author="김은수" w:date="2026-10-01T12:05:00Z" w16du:dateUtc="2026-10-01T03:05:00Z"/>
                  </w:rPr>
                </w:rPrChange>
              </w:rPr>
            </w:pPr>
            <w:ins w:id="16498" w:author="김은수" w:date="2026-10-01T12:05:00Z" w16du:dateUtc="2026-10-01T03:05:00Z">
              <w:r w:rsidRPr="00E00010">
                <w:rPr>
                  <w:lang w:val="en-US"/>
                  <w:rPrChange w:id="16499" w:author="김은수" w:date="2026-10-01T13:46:00Z" w16du:dateUtc="2026-10-01T04:46:00Z">
                    <w:rPr/>
                  </w:rPrChange>
                </w:rPr>
                <w:t>bootloader_process_manifest, get_manifest_files, bootloader_manifest_open_files</w:t>
              </w:r>
            </w:ins>
          </w:p>
        </w:tc>
      </w:tr>
      <w:tr w:rsidR="00084C76" w14:paraId="66BE334D" w14:textId="77777777" w:rsidTr="004D1322">
        <w:trPr>
          <w:cantSplit/>
          <w:ins w:id="16500" w:author="김은수" w:date="2026-10-01T12:05:00Z"/>
          <w:trPrChange w:id="16501"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6502" w:author="김은수" w:date="2026-10-01T03:22:00Z">
              <w:tcPr>
                <w:tcW w:w="1304" w:type="dxa"/>
              </w:tcPr>
            </w:tcPrChange>
          </w:tcPr>
          <w:p w14:paraId="6CA6575A" w14:textId="77777777" w:rsidR="00084C76" w:rsidRDefault="00084C76">
            <w:pPr>
              <w:pStyle w:val="TDCe"/>
              <w:rPr>
                <w:ins w:id="16503" w:author="김은수" w:date="2026-10-01T12:05:00Z" w16du:dateUtc="2026-10-01T03:05:00Z"/>
              </w:rPr>
            </w:pPr>
            <w:ins w:id="16504" w:author="김은수" w:date="2026-10-01T12:05:00Z" w16du:dateUtc="2026-10-01T03:05:00Z">
              <w:r>
                <w:t>동작 조건</w:t>
              </w:r>
            </w:ins>
          </w:p>
        </w:tc>
        <w:tc>
          <w:tcPr>
            <w:tcW w:w="7512" w:type="dxa"/>
            <w:tcPrChange w:id="16505" w:author="김은수" w:date="2026-10-01T03:22:00Z">
              <w:tcPr>
                <w:tcW w:w="7512" w:type="dxa"/>
              </w:tcPr>
            </w:tcPrChange>
          </w:tcPr>
          <w:p w14:paraId="44720F35"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6506" w:author="김은수" w:date="2026-10-01T12:05:00Z" w16du:dateUtc="2026-10-01T03:05:00Z"/>
              </w:rPr>
            </w:pPr>
            <w:ins w:id="16507" w:author="김은수" w:date="2026-10-01T12:05:00Z" w16du:dateUtc="2026-10-01T03:05:00Z">
              <w:r>
                <w:t>각 유효 항목이 한 번씩 처리되고 실패가 정상 완료로 표시되지 않아야 한다.</w:t>
              </w:r>
            </w:ins>
          </w:p>
        </w:tc>
      </w:tr>
    </w:tbl>
    <w:p w14:paraId="29C30304" w14:textId="77777777" w:rsidR="00084C76" w:rsidRDefault="00084C76">
      <w:pPr>
        <w:pStyle w:val="TDC40"/>
        <w:spacing w:after="0"/>
        <w:rPr>
          <w:ins w:id="16508" w:author="김은수" w:date="2026-10-01T12:05:00Z" w16du:dateUtc="2026-10-01T03:05:00Z"/>
        </w:rPr>
        <w:pPrChange w:id="16509" w:author="김은수" w:date="2026-10-01T03:22:00Z">
          <w:pPr>
            <w:pStyle w:val="TDC40"/>
          </w:pPr>
        </w:pPrChange>
      </w:pPr>
    </w:p>
    <w:p w14:paraId="39577576" w14:textId="77777777" w:rsidR="00697371" w:rsidRPr="00E00010" w:rsidRDefault="00220104">
      <w:pPr>
        <w:pStyle w:val="TDC43"/>
        <w:rPr>
          <w:ins w:id="16510" w:author="김은수" w:date="2026-09-30T15:44:00Z" w16du:dateUtc="2026-09-30T06:44:00Z"/>
        </w:rPr>
        <w:pPrChange w:id="16511" w:author="김은수" w:date="2026-10-01T01:11:00Z">
          <w:pPr>
            <w:keepLines/>
            <w:widowControl/>
            <w:snapToGrid w:val="0"/>
            <w:spacing w:after="180" w:line="300" w:lineRule="auto"/>
            <w:ind w:left="1245"/>
            <w:jc w:val="left"/>
          </w:pPr>
        </w:pPrChange>
      </w:pPr>
      <w:ins w:id="16512" w:author="김은수" w:date="2026-09-30T15:44:00Z" w16du:dateUtc="2026-09-30T06:44:00Z">
        <w:r>
          <w:rPr>
            <w:b/>
            <w:bCs/>
            <w:rPrChange w:id="16513" w:author="김은수" w:date="2026-10-01T01:11:00Z">
              <w:rPr>
                <w:b/>
                <w:bCs/>
                <w:sz w:val="22"/>
              </w:rPr>
            </w:rPrChange>
          </w:rPr>
          <w:t>흐름 참고 : 매니페스트는 적재할 파일 이름을 담은 목록이다. 목록에서 파일을 하나씩 선택하여 적재하고, 해당 파일의 처리를 마친 뒤 다음 파일로 이동한다.</w:t>
        </w:r>
      </w:ins>
    </w:p>
    <w:p w14:paraId="6B4214DE" w14:textId="77777777" w:rsidR="00BA1805" w:rsidRPr="00E00010" w:rsidRDefault="00BA1805">
      <w:pPr>
        <w:pStyle w:val="TDC44"/>
        <w:rPr>
          <w:ins w:id="16514" w:author="김은수" w:date="2026-09-30T15:44:00Z" w16du:dateUtc="2026-09-30T06:44:00Z"/>
        </w:rPr>
        <w:pPrChange w:id="16515" w:author="김은수" w:date="2026-10-01T01:11:00Z">
          <w:pPr>
            <w:keepNext/>
            <w:keepLines/>
            <w:pageBreakBefore/>
            <w:widowControl/>
            <w:snapToGrid w:val="0"/>
            <w:spacing w:after="100" w:line="240" w:lineRule="auto"/>
            <w:jc w:val="center"/>
          </w:pPr>
        </w:pPrChange>
      </w:pPr>
      <w:ins w:id="16516" w:author="김은수" w:date="2026-09-30T15:44:00Z" w16du:dateUtc="2026-09-30T06:44:00Z">
        <w:r w:rsidRPr="00E00010">
          <w:rPr>
            <w:noProof/>
          </w:rPr>
          <w:lastRenderedPageBreak/>
          <w:drawing>
            <wp:inline distT="0" distB="0" distL="0" distR="0" wp14:anchorId="3E4EBC4E" wp14:editId="0010EAF7">
              <wp:extent cx="4320000" cy="4514400"/>
              <wp:effectExtent l="0" t="0" r="0" b="0"/>
              <wp:docPr id="1030" name="Flow BOOT-012" descr="SU-ID-BOOT-012 매니페스트 처리 설계 순서도">
                <a:extLst xmlns:a="http://schemas.openxmlformats.org/drawingml/2006/main">
                  <a:ext uri="{FF2B5EF4-FFF2-40B4-BE49-F238E27FC236}">
                    <a16:creationId xmlns:a16="http://schemas.microsoft.com/office/drawing/2014/main" id="{E8B69799-F488-0C76-6806-D41022ABA04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그림 256" descr="스크린샷, 어둠, 블랙, 밤이(가) 표시된 사진&#10;&#10;자동 생성된 설명">
                        <a:extLst>
                          <a:ext uri="{FF2B5EF4-FFF2-40B4-BE49-F238E27FC236}">
                            <a16:creationId xmlns:a16="http://schemas.microsoft.com/office/drawing/2014/main" id="{E8B69799-F488-0C76-6806-D41022ABA043}"/>
                          </a:ext>
                        </a:extLst>
                      </pic:cNvPr>
                      <pic:cNvPicPr>
                        <a:picLocks noChangeAspect="1"/>
                      </pic:cNvPicPr>
                    </pic:nvPicPr>
                    <pic:blipFill>
                      <a:blip r:embed="rId90"/>
                      <a:stretch>
                        <a:fillRect/>
                      </a:stretch>
                    </pic:blipFill>
                    <pic:spPr>
                      <a:xfrm>
                        <a:off x="0" y="0"/>
                        <a:ext cx="4320000" cy="4514400"/>
                      </a:xfrm>
                      <a:prstGeom prst="rect">
                        <a:avLst/>
                      </a:prstGeom>
                    </pic:spPr>
                  </pic:pic>
                </a:graphicData>
              </a:graphic>
            </wp:inline>
          </w:drawing>
        </w:r>
      </w:ins>
    </w:p>
    <w:p w14:paraId="61278328" w14:textId="77777777" w:rsidR="00697371" w:rsidRPr="00E00010" w:rsidRDefault="00220104">
      <w:pPr>
        <w:pStyle w:val="TDC45"/>
        <w:rPr>
          <w:ins w:id="16517" w:author="김은수" w:date="2026-09-30T15:44:00Z" w16du:dateUtc="2026-09-30T06:44:00Z"/>
        </w:rPr>
        <w:pPrChange w:id="16518" w:author="김은수" w:date="2026-10-01T01:11:00Z">
          <w:pPr>
            <w:keepLines/>
            <w:widowControl/>
            <w:snapToGrid w:val="0"/>
            <w:spacing w:after="180" w:line="276" w:lineRule="auto"/>
            <w:jc w:val="center"/>
          </w:pPr>
        </w:pPrChange>
      </w:pPr>
      <w:ins w:id="16519" w:author="김은수" w:date="2026-09-30T15:44:00Z" w16du:dateUtc="2026-09-30T06:44:00Z">
        <w:r w:rsidRPr="00E00010">
          <w:t>그림 38. SU-ID-BOOT-012 매니페스트 처리 순서도</w:t>
        </w:r>
      </w:ins>
    </w:p>
    <w:p w14:paraId="43DF6EC5" w14:textId="77777777" w:rsidR="000C626C" w:rsidRDefault="000C626C">
      <w:pPr>
        <w:pStyle w:val="TDC40"/>
        <w:rPr>
          <w:ins w:id="16520" w:author="김은수" w:date="2026-10-01T05:08:00Z"/>
        </w:rPr>
      </w:pPr>
    </w:p>
    <w:p w14:paraId="6DA96237" w14:textId="77777777" w:rsidR="00697371" w:rsidRPr="00E00010" w:rsidRDefault="00220104">
      <w:pPr>
        <w:pStyle w:val="TDC4"/>
        <w:rPr>
          <w:ins w:id="16521" w:author="김은수" w:date="2026-09-30T15:44:00Z" w16du:dateUtc="2026-09-30T06:44:00Z"/>
        </w:rPr>
        <w:pPrChange w:id="16522" w:author="김은수" w:date="2026-10-01T01:11:00Z">
          <w:pPr>
            <w:pStyle w:val="4"/>
            <w:numPr>
              <w:ilvl w:val="3"/>
              <w:numId w:val="7"/>
            </w:numPr>
            <w:tabs>
              <w:tab w:val="num" w:pos="1134"/>
            </w:tabs>
            <w:ind w:left="1200" w:hanging="400"/>
          </w:pPr>
        </w:pPrChange>
      </w:pPr>
      <w:ins w:id="16523" w:author="김은수" w:date="2026-09-30T15:44:00Z" w16du:dateUtc="2026-09-30T06:44:00Z">
        <w:r>
          <w:t>SU-ID-BOOT-013, 이미지 CRC 검사</w:t>
        </w:r>
      </w:ins>
    </w:p>
    <w:p w14:paraId="1629D257" w14:textId="77777777" w:rsidR="00084C76" w:rsidRDefault="00084C76">
      <w:pPr>
        <w:pStyle w:val="TDC40"/>
        <w:keepNext/>
        <w:rPr>
          <w:ins w:id="16524" w:author="김은수" w:date="2026-10-01T12:05:00Z" w16du:dateUtc="2026-10-01T03:05:00Z"/>
        </w:rPr>
        <w:pPrChange w:id="16525" w:author="김은수" w:date="2026-10-01T03:22:00Z">
          <w:pPr>
            <w:pStyle w:val="TDC40"/>
          </w:pPr>
        </w:pPrChange>
      </w:pPr>
      <w:ins w:id="16526" w:author="김은수" w:date="2026-10-01T12:05:00Z" w16du:dateUtc="2026-10-01T03:05:00Z">
        <w:r>
          <w:t>이미지 저장/전달 중 데이터 손상을 검사한다.</w:t>
        </w:r>
      </w:ins>
    </w:p>
    <w:p w14:paraId="5D771EE8" w14:textId="77777777" w:rsidR="00084C76" w:rsidRDefault="00084C76">
      <w:pPr>
        <w:pStyle w:val="TDC42"/>
        <w:rPr>
          <w:ins w:id="16527" w:author="김은수" w:date="2026-10-01T12:05:00Z" w16du:dateUtc="2026-10-01T03:05:00Z"/>
        </w:rPr>
      </w:pPr>
      <w:ins w:id="16528" w:author="김은수" w:date="2026-10-01T12:05:00Z" w16du:dateUtc="2026-10-01T03:05:00Z">
        <w:r>
          <w:t xml:space="preserve">표 </w:t>
        </w:r>
        <w:r>
          <w:fldChar w:fldCharType="begin"/>
        </w:r>
        <w:r>
          <w:instrText>SEQ 표 \* ARABIC</w:instrText>
        </w:r>
        <w:r>
          <w:fldChar w:fldCharType="separate"/>
        </w:r>
        <w:r>
          <w:t>221</w:t>
        </w:r>
        <w:r>
          <w:fldChar w:fldCharType="end"/>
        </w:r>
        <w:r>
          <w:t>. 이미지 CRC 검사 / 유닛 설계 내용</w:t>
        </w:r>
      </w:ins>
    </w:p>
    <w:tbl>
      <w:tblPr>
        <w:tblStyle w:val="TDC41"/>
        <w:tblW w:w="8816" w:type="dxa"/>
        <w:tblLayout w:type="fixed"/>
        <w:tblLook w:val="04A0" w:firstRow="1" w:lastRow="0" w:firstColumn="1" w:lastColumn="0" w:noHBand="0" w:noVBand="1"/>
        <w:tblPrChange w:id="16529"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16530">
          <w:tblGrid>
            <w:gridCol w:w="360"/>
            <w:gridCol w:w="360"/>
            <w:gridCol w:w="584"/>
            <w:gridCol w:w="7512"/>
          </w:tblGrid>
        </w:tblGridChange>
      </w:tblGrid>
      <w:tr w:rsidR="00084C76" w14:paraId="1223677E" w14:textId="77777777" w:rsidTr="00512CE8">
        <w:trPr>
          <w:cnfStyle w:val="100000000000" w:firstRow="1" w:lastRow="0" w:firstColumn="0" w:lastColumn="0" w:oddVBand="0" w:evenVBand="0" w:oddHBand="0" w:evenHBand="0" w:firstRowFirstColumn="0" w:firstRowLastColumn="0" w:lastRowFirstColumn="0" w:lastRowLastColumn="0"/>
          <w:cantSplit/>
          <w:tblHeader/>
          <w:ins w:id="16531" w:author="김은수" w:date="2026-10-01T12:05:00Z"/>
          <w:trPrChange w:id="16532"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6533" w:author="김은수" w:date="2026-10-01T03:22:00Z">
              <w:tcPr>
                <w:tcW w:w="1304" w:type="dxa"/>
              </w:tcPr>
            </w:tcPrChange>
          </w:tcPr>
          <w:p w14:paraId="3DE9992D"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16534" w:author="김은수" w:date="2026-10-01T12:05:00Z" w16du:dateUtc="2026-10-01T03:05:00Z"/>
              </w:rPr>
            </w:pPr>
            <w:ins w:id="16535" w:author="김은수" w:date="2026-10-01T12:05:00Z" w16du:dateUtc="2026-10-01T03:05:00Z">
              <w:r>
                <w:t>항목</w:t>
              </w:r>
            </w:ins>
          </w:p>
        </w:tc>
        <w:tc>
          <w:tcPr>
            <w:tcW w:w="7512" w:type="dxa"/>
            <w:tcPrChange w:id="16536" w:author="김은수" w:date="2026-10-01T03:22:00Z">
              <w:tcPr>
                <w:tcW w:w="7512" w:type="dxa"/>
              </w:tcPr>
            </w:tcPrChange>
          </w:tcPr>
          <w:p w14:paraId="45A62698"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16537" w:author="김은수" w:date="2026-10-01T12:05:00Z" w16du:dateUtc="2026-10-01T03:05:00Z"/>
              </w:rPr>
            </w:pPr>
            <w:ins w:id="16538" w:author="김은수" w:date="2026-10-01T12:05:00Z" w16du:dateUtc="2026-10-01T03:05:00Z">
              <w:r>
                <w:t>설계 내용</w:t>
              </w:r>
            </w:ins>
          </w:p>
        </w:tc>
      </w:tr>
      <w:tr w:rsidR="00084C76" w14:paraId="4FE37A6A" w14:textId="77777777" w:rsidTr="00512CE8">
        <w:trPr>
          <w:cantSplit/>
          <w:ins w:id="16539" w:author="김은수" w:date="2026-10-01T12:05:00Z"/>
          <w:trPrChange w:id="16540"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6541" w:author="김은수" w:date="2026-10-01T03:22:00Z">
              <w:tcPr>
                <w:tcW w:w="1304" w:type="dxa"/>
              </w:tcPr>
            </w:tcPrChange>
          </w:tcPr>
          <w:p w14:paraId="7346112E" w14:textId="77777777" w:rsidR="00084C76" w:rsidRDefault="00084C76">
            <w:pPr>
              <w:pStyle w:val="TDCe"/>
              <w:rPr>
                <w:ins w:id="16542" w:author="김은수" w:date="2026-10-01T12:05:00Z" w16du:dateUtc="2026-10-01T03:05:00Z"/>
              </w:rPr>
            </w:pPr>
            <w:ins w:id="16543" w:author="김은수" w:date="2026-10-01T12:05:00Z" w16du:dateUtc="2026-10-01T03:05:00Z">
              <w:r>
                <w:t>입력</w:t>
              </w:r>
            </w:ins>
          </w:p>
        </w:tc>
        <w:tc>
          <w:tcPr>
            <w:tcW w:w="7512" w:type="dxa"/>
            <w:tcPrChange w:id="16544" w:author="김은수" w:date="2026-10-01T03:22:00Z">
              <w:tcPr>
                <w:tcW w:w="7512" w:type="dxa"/>
              </w:tcPr>
            </w:tcPrChange>
          </w:tcPr>
          <w:p w14:paraId="620E0BB1"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6545" w:author="김은수" w:date="2026-10-01T12:05:00Z" w16du:dateUtc="2026-10-01T03:05:00Z"/>
              </w:rPr>
            </w:pPr>
            <w:ins w:id="16546" w:author="김은수" w:date="2026-10-01T12:05:00Z" w16du:dateUtc="2026-10-01T03:05:00Z">
              <w:r>
                <w:t>검사 대상 바이트와 헤더 CRC</w:t>
              </w:r>
            </w:ins>
          </w:p>
        </w:tc>
      </w:tr>
      <w:tr w:rsidR="00084C76" w14:paraId="5320411C" w14:textId="77777777" w:rsidTr="00512CE8">
        <w:trPr>
          <w:cantSplit/>
          <w:ins w:id="16547" w:author="김은수" w:date="2026-10-01T12:05:00Z"/>
          <w:trPrChange w:id="16548"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6549" w:author="김은수" w:date="2026-10-01T03:22:00Z">
              <w:tcPr>
                <w:tcW w:w="1304" w:type="dxa"/>
              </w:tcPr>
            </w:tcPrChange>
          </w:tcPr>
          <w:p w14:paraId="64DC0AAC" w14:textId="77777777" w:rsidR="00084C76" w:rsidRDefault="00084C76">
            <w:pPr>
              <w:pStyle w:val="TDCe"/>
              <w:rPr>
                <w:ins w:id="16550" w:author="김은수" w:date="2026-10-01T12:05:00Z" w16du:dateUtc="2026-10-01T03:05:00Z"/>
              </w:rPr>
            </w:pPr>
            <w:ins w:id="16551" w:author="김은수" w:date="2026-10-01T12:05:00Z" w16du:dateUtc="2026-10-01T03:05:00Z">
              <w:r>
                <w:t>출력</w:t>
              </w:r>
            </w:ins>
          </w:p>
        </w:tc>
        <w:tc>
          <w:tcPr>
            <w:tcW w:w="7512" w:type="dxa"/>
            <w:tcPrChange w:id="16552" w:author="김은수" w:date="2026-10-01T03:22:00Z">
              <w:tcPr>
                <w:tcW w:w="7512" w:type="dxa"/>
              </w:tcPr>
            </w:tcPrChange>
          </w:tcPr>
          <w:p w14:paraId="68926457"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6553" w:author="김은수" w:date="2026-10-01T12:05:00Z" w16du:dateUtc="2026-10-01T03:05:00Z"/>
              </w:rPr>
            </w:pPr>
            <w:ins w:id="16554" w:author="김은수" w:date="2026-10-01T12:05:00Z" w16du:dateUtc="2026-10-01T03:05:00Z">
              <w:r>
                <w:t>산출 CRC와 일치/불일치 결과</w:t>
              </w:r>
            </w:ins>
          </w:p>
        </w:tc>
      </w:tr>
      <w:tr w:rsidR="00084C76" w14:paraId="5589CAFC" w14:textId="77777777" w:rsidTr="00512CE8">
        <w:trPr>
          <w:cantSplit/>
          <w:ins w:id="16555" w:author="김은수" w:date="2026-10-01T12:05:00Z"/>
          <w:trPrChange w:id="16556"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6557" w:author="김은수" w:date="2026-10-01T03:22:00Z">
              <w:tcPr>
                <w:tcW w:w="1304" w:type="dxa"/>
              </w:tcPr>
            </w:tcPrChange>
          </w:tcPr>
          <w:p w14:paraId="176EB168" w14:textId="77777777" w:rsidR="00084C76" w:rsidRDefault="00084C76">
            <w:pPr>
              <w:pStyle w:val="TDCe"/>
              <w:rPr>
                <w:ins w:id="16558" w:author="김은수" w:date="2026-10-01T12:05:00Z" w16du:dateUtc="2026-10-01T03:05:00Z"/>
              </w:rPr>
            </w:pPr>
            <w:ins w:id="16559" w:author="김은수" w:date="2026-10-01T12:05:00Z" w16du:dateUtc="2026-10-01T03:05:00Z">
              <w:r>
                <w:t>처리</w:t>
              </w:r>
            </w:ins>
          </w:p>
        </w:tc>
        <w:tc>
          <w:tcPr>
            <w:tcW w:w="7512" w:type="dxa"/>
            <w:tcPrChange w:id="16560" w:author="김은수" w:date="2026-10-01T03:22:00Z">
              <w:tcPr>
                <w:tcW w:w="7512" w:type="dxa"/>
              </w:tcPr>
            </w:tcPrChange>
          </w:tcPr>
          <w:p w14:paraId="0C989B48"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6561" w:author="김은수" w:date="2026-10-01T12:05:00Z" w16du:dateUtc="2026-10-01T03:05:00Z"/>
              </w:rPr>
            </w:pPr>
            <w:ins w:id="16562" w:author="김은수" w:date="2026-10-01T12:05:00Z" w16du:dateUtc="2026-10-01T03:05:00Z">
              <w:r>
                <w:t>정해진 구간의 CRC를 계산하여 헤더 값과 비교한다. 헤더 검사와 구획 데이터 검사의 대상 범위를 구분하며 CRC는 인증이나 복호화를 대신하지 않는다.</w:t>
              </w:r>
            </w:ins>
          </w:p>
        </w:tc>
      </w:tr>
    </w:tbl>
    <w:p w14:paraId="223CF75F" w14:textId="77777777" w:rsidR="00084C76" w:rsidRDefault="00084C76">
      <w:pPr>
        <w:pStyle w:val="TDC40"/>
        <w:spacing w:after="0"/>
        <w:rPr>
          <w:ins w:id="16563" w:author="김은수" w:date="2026-10-01T12:05:00Z" w16du:dateUtc="2026-10-01T03:05:00Z"/>
        </w:rPr>
        <w:pPrChange w:id="16564" w:author="김은수" w:date="2026-10-01T03:22:00Z">
          <w:pPr>
            <w:pStyle w:val="TDC40"/>
          </w:pPr>
        </w:pPrChange>
      </w:pPr>
    </w:p>
    <w:p w14:paraId="17EAB87A" w14:textId="77777777" w:rsidR="00084C76" w:rsidRDefault="00084C76">
      <w:pPr>
        <w:pStyle w:val="TDC42"/>
        <w:rPr>
          <w:ins w:id="16565" w:author="김은수" w:date="2026-10-01T12:05:00Z" w16du:dateUtc="2026-10-01T03:05:00Z"/>
        </w:rPr>
      </w:pPr>
      <w:ins w:id="16566" w:author="김은수" w:date="2026-10-01T12:05:00Z" w16du:dateUtc="2026-10-01T03:05:00Z">
        <w:r>
          <w:t xml:space="preserve">표 </w:t>
        </w:r>
        <w:r>
          <w:fldChar w:fldCharType="begin"/>
        </w:r>
        <w:r>
          <w:instrText>SEQ 표 \* ARABIC</w:instrText>
        </w:r>
        <w:r>
          <w:fldChar w:fldCharType="separate"/>
        </w:r>
        <w:r>
          <w:t>222</w:t>
        </w:r>
        <w:r>
          <w:fldChar w:fldCharType="end"/>
        </w:r>
        <w:r>
          <w:t>. 이미지 CRC 검사 / 구현 조건</w:t>
        </w:r>
      </w:ins>
    </w:p>
    <w:tbl>
      <w:tblPr>
        <w:tblStyle w:val="TDC41"/>
        <w:tblW w:w="8816" w:type="dxa"/>
        <w:tblLayout w:type="fixed"/>
        <w:tblLook w:val="04A0" w:firstRow="1" w:lastRow="0" w:firstColumn="1" w:lastColumn="0" w:noHBand="0" w:noVBand="1"/>
        <w:tblPrChange w:id="16567"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16568">
          <w:tblGrid>
            <w:gridCol w:w="360"/>
            <w:gridCol w:w="360"/>
            <w:gridCol w:w="584"/>
            <w:gridCol w:w="7512"/>
          </w:tblGrid>
        </w:tblGridChange>
      </w:tblGrid>
      <w:tr w:rsidR="00084C76" w14:paraId="3F879F0A" w14:textId="77777777" w:rsidTr="00512CE8">
        <w:trPr>
          <w:cnfStyle w:val="100000000000" w:firstRow="1" w:lastRow="0" w:firstColumn="0" w:lastColumn="0" w:oddVBand="0" w:evenVBand="0" w:oddHBand="0" w:evenHBand="0" w:firstRowFirstColumn="0" w:firstRowLastColumn="0" w:lastRowFirstColumn="0" w:lastRowLastColumn="0"/>
          <w:cantSplit/>
          <w:tblHeader/>
          <w:ins w:id="16569" w:author="김은수" w:date="2026-10-01T12:05:00Z"/>
          <w:trPrChange w:id="16570"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6571" w:author="김은수" w:date="2026-10-01T03:22:00Z">
              <w:tcPr>
                <w:tcW w:w="1304" w:type="dxa"/>
              </w:tcPr>
            </w:tcPrChange>
          </w:tcPr>
          <w:p w14:paraId="22B3E64E"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16572" w:author="김은수" w:date="2026-10-01T12:05:00Z" w16du:dateUtc="2026-10-01T03:05:00Z"/>
              </w:rPr>
            </w:pPr>
            <w:ins w:id="16573" w:author="김은수" w:date="2026-10-01T12:05:00Z" w16du:dateUtc="2026-10-01T03:05:00Z">
              <w:r>
                <w:t>구분</w:t>
              </w:r>
            </w:ins>
          </w:p>
        </w:tc>
        <w:tc>
          <w:tcPr>
            <w:tcW w:w="7512" w:type="dxa"/>
            <w:tcPrChange w:id="16574" w:author="김은수" w:date="2026-10-01T03:22:00Z">
              <w:tcPr>
                <w:tcW w:w="7512" w:type="dxa"/>
              </w:tcPr>
            </w:tcPrChange>
          </w:tcPr>
          <w:p w14:paraId="6A970AD6"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16575" w:author="김은수" w:date="2026-10-01T12:05:00Z" w16du:dateUtc="2026-10-01T03:05:00Z"/>
              </w:rPr>
            </w:pPr>
            <w:ins w:id="16576" w:author="김은수" w:date="2026-10-01T12:05:00Z" w16du:dateUtc="2026-10-01T03:05:00Z">
              <w:r>
                <w:t>구현 조건</w:t>
              </w:r>
            </w:ins>
          </w:p>
        </w:tc>
      </w:tr>
      <w:tr w:rsidR="00084C76" w14:paraId="28B366C2" w14:textId="77777777" w:rsidTr="00512CE8">
        <w:trPr>
          <w:cantSplit/>
          <w:ins w:id="16577" w:author="김은수" w:date="2026-10-01T12:05:00Z"/>
          <w:trPrChange w:id="16578"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6579" w:author="김은수" w:date="2026-10-01T03:22:00Z">
              <w:tcPr>
                <w:tcW w:w="1304" w:type="dxa"/>
              </w:tcPr>
            </w:tcPrChange>
          </w:tcPr>
          <w:p w14:paraId="50ED20AB" w14:textId="77777777" w:rsidR="00084C76" w:rsidRDefault="00084C76">
            <w:pPr>
              <w:pStyle w:val="TDCe"/>
              <w:rPr>
                <w:ins w:id="16580" w:author="김은수" w:date="2026-10-01T12:05:00Z" w16du:dateUtc="2026-10-01T03:05:00Z"/>
              </w:rPr>
            </w:pPr>
            <w:ins w:id="16581" w:author="김은수" w:date="2026-10-01T12:05:00Z" w16du:dateUtc="2026-10-01T03:05:00Z">
              <w:r>
                <w:t>관련 함수</w:t>
              </w:r>
            </w:ins>
          </w:p>
        </w:tc>
        <w:tc>
          <w:tcPr>
            <w:tcW w:w="7512" w:type="dxa"/>
            <w:tcPrChange w:id="16582" w:author="김은수" w:date="2026-10-01T03:22:00Z">
              <w:tcPr>
                <w:tcW w:w="7512" w:type="dxa"/>
              </w:tcPr>
            </w:tcPrChange>
          </w:tcPr>
          <w:p w14:paraId="340B1863" w14:textId="77777777" w:rsidR="00084C76" w:rsidRPr="00E00010" w:rsidRDefault="00084C76">
            <w:pPr>
              <w:pStyle w:val="TDCf"/>
              <w:cnfStyle w:val="000000000000" w:firstRow="0" w:lastRow="0" w:firstColumn="0" w:lastColumn="0" w:oddVBand="0" w:evenVBand="0" w:oddHBand="0" w:evenHBand="0" w:firstRowFirstColumn="0" w:firstRowLastColumn="0" w:lastRowFirstColumn="0" w:lastRowLastColumn="0"/>
              <w:rPr>
                <w:ins w:id="16583" w:author="김은수" w:date="2026-10-01T12:05:00Z" w16du:dateUtc="2026-10-01T03:05:00Z"/>
                <w:lang w:val="en-US"/>
                <w:rPrChange w:id="16584" w:author="김은수" w:date="2026-10-01T13:47:00Z" w16du:dateUtc="2026-10-01T04:47:00Z">
                  <w:rPr>
                    <w:ins w:id="16585" w:author="김은수" w:date="2026-10-01T12:05:00Z" w16du:dateUtc="2026-10-01T03:05:00Z"/>
                  </w:rPr>
                </w:rPrChange>
              </w:rPr>
            </w:pPr>
            <w:ins w:id="16586" w:author="김은수" w:date="2026-10-01T12:05:00Z" w16du:dateUtc="2026-10-01T03:05:00Z">
              <w:r w:rsidRPr="00E00010">
                <w:rPr>
                  <w:lang w:val="en-US"/>
                  <w:rPrChange w:id="16587" w:author="김은수" w:date="2026-10-01T13:47:00Z" w16du:dateUtc="2026-10-01T04:47:00Z">
                    <w:rPr/>
                  </w:rPrChange>
                </w:rPr>
                <w:t>bootloader_check_header_crc, bootloader_CRC_calc</w:t>
              </w:r>
            </w:ins>
          </w:p>
        </w:tc>
      </w:tr>
      <w:tr w:rsidR="00084C76" w14:paraId="5364CFC9" w14:textId="77777777" w:rsidTr="00512CE8">
        <w:trPr>
          <w:cantSplit/>
          <w:ins w:id="16588" w:author="김은수" w:date="2026-10-01T12:05:00Z"/>
          <w:trPrChange w:id="16589"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6590" w:author="김은수" w:date="2026-10-01T03:22:00Z">
              <w:tcPr>
                <w:tcW w:w="1304" w:type="dxa"/>
              </w:tcPr>
            </w:tcPrChange>
          </w:tcPr>
          <w:p w14:paraId="0579DD52" w14:textId="77777777" w:rsidR="00084C76" w:rsidRDefault="00084C76">
            <w:pPr>
              <w:pStyle w:val="TDCe"/>
              <w:rPr>
                <w:ins w:id="16591" w:author="김은수" w:date="2026-10-01T12:05:00Z" w16du:dateUtc="2026-10-01T03:05:00Z"/>
              </w:rPr>
            </w:pPr>
            <w:ins w:id="16592" w:author="김은수" w:date="2026-10-01T12:05:00Z" w16du:dateUtc="2026-10-01T03:05:00Z">
              <w:r>
                <w:t>동작 조건</w:t>
              </w:r>
            </w:ins>
          </w:p>
        </w:tc>
        <w:tc>
          <w:tcPr>
            <w:tcW w:w="7512" w:type="dxa"/>
            <w:tcPrChange w:id="16593" w:author="김은수" w:date="2026-10-01T03:22:00Z">
              <w:tcPr>
                <w:tcW w:w="7512" w:type="dxa"/>
              </w:tcPr>
            </w:tcPrChange>
          </w:tcPr>
          <w:p w14:paraId="2F2C5926"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6594" w:author="김은수" w:date="2026-10-01T12:05:00Z" w16du:dateUtc="2026-10-01T03:05:00Z"/>
              </w:rPr>
            </w:pPr>
            <w:ins w:id="16595" w:author="김은수" w:date="2026-10-01T12:05:00Z" w16du:dateUtc="2026-10-01T03:05:00Z">
              <w:r>
                <w:t>계산한 CRC와 기준 CRC가 같으면 성공, 다르면 오류를 반환한다. 호출자는 검사할 데이터의 바이트 길이와 메모리 정렬을 CRC 인터페이스의 조건에 맞춰 전달한다.</w:t>
              </w:r>
            </w:ins>
          </w:p>
        </w:tc>
      </w:tr>
    </w:tbl>
    <w:p w14:paraId="5D8428B6" w14:textId="77777777" w:rsidR="00084C76" w:rsidRDefault="00084C76">
      <w:pPr>
        <w:pStyle w:val="TDC40"/>
        <w:spacing w:after="0"/>
        <w:rPr>
          <w:ins w:id="16596" w:author="김은수" w:date="2026-10-01T12:05:00Z" w16du:dateUtc="2026-10-01T03:05:00Z"/>
        </w:rPr>
        <w:pPrChange w:id="16597" w:author="김은수" w:date="2026-10-01T03:22:00Z">
          <w:pPr>
            <w:pStyle w:val="TDC40"/>
          </w:pPr>
        </w:pPrChange>
      </w:pPr>
    </w:p>
    <w:p w14:paraId="321AAE07" w14:textId="77777777" w:rsidR="00697371" w:rsidRPr="00E00010" w:rsidRDefault="00220104">
      <w:pPr>
        <w:pStyle w:val="TDC4"/>
        <w:rPr>
          <w:ins w:id="16598" w:author="김은수" w:date="2026-09-30T15:44:00Z" w16du:dateUtc="2026-09-30T06:44:00Z"/>
        </w:rPr>
        <w:pPrChange w:id="16599" w:author="김은수" w:date="2026-10-01T01:11:00Z">
          <w:pPr>
            <w:pStyle w:val="4"/>
            <w:numPr>
              <w:ilvl w:val="3"/>
              <w:numId w:val="7"/>
            </w:numPr>
            <w:tabs>
              <w:tab w:val="num" w:pos="1134"/>
            </w:tabs>
            <w:ind w:left="1200" w:hanging="400"/>
          </w:pPr>
        </w:pPrChange>
      </w:pPr>
      <w:ins w:id="16600" w:author="김은수" w:date="2026-09-30T15:44:00Z" w16du:dateUtc="2026-09-30T06:44:00Z">
        <w:r>
          <w:t>SU-ID-BOOT-014, 이미지 AES 복호화</w:t>
        </w:r>
      </w:ins>
    </w:p>
    <w:p w14:paraId="44930933" w14:textId="77777777" w:rsidR="00084C76" w:rsidRDefault="00084C76">
      <w:pPr>
        <w:pStyle w:val="TDC40"/>
        <w:keepNext/>
        <w:rPr>
          <w:ins w:id="16601" w:author="김은수" w:date="2026-10-01T12:05:00Z" w16du:dateUtc="2026-10-01T03:05:00Z"/>
        </w:rPr>
        <w:pPrChange w:id="16602" w:author="김은수" w:date="2026-10-01T03:22:00Z">
          <w:pPr>
            <w:pStyle w:val="TDC40"/>
          </w:pPr>
        </w:pPrChange>
      </w:pPr>
      <w:ins w:id="16603" w:author="김은수" w:date="2026-10-01T12:05:00Z" w16du:dateUtc="2026-10-01T03:05:00Z">
        <w:r>
          <w:t>저장된 암호화 실행 이미지를 적재 가능한 데이터로 변환한다.</w:t>
        </w:r>
      </w:ins>
    </w:p>
    <w:p w14:paraId="57D4CE61" w14:textId="77777777" w:rsidR="00084C76" w:rsidRDefault="00084C76">
      <w:pPr>
        <w:pStyle w:val="TDC42"/>
        <w:rPr>
          <w:ins w:id="16604" w:author="김은수" w:date="2026-10-01T12:05:00Z" w16du:dateUtc="2026-10-01T03:05:00Z"/>
        </w:rPr>
      </w:pPr>
      <w:ins w:id="16605" w:author="김은수" w:date="2026-10-01T12:05:00Z" w16du:dateUtc="2026-10-01T03:05:00Z">
        <w:r>
          <w:t xml:space="preserve">표 </w:t>
        </w:r>
        <w:r>
          <w:fldChar w:fldCharType="begin"/>
        </w:r>
        <w:r>
          <w:instrText>SEQ 표 \* ARABIC</w:instrText>
        </w:r>
        <w:r>
          <w:fldChar w:fldCharType="separate"/>
        </w:r>
        <w:r>
          <w:t>223</w:t>
        </w:r>
        <w:r>
          <w:fldChar w:fldCharType="end"/>
        </w:r>
        <w:r>
          <w:t>. 이미지 AES 복호화 / 유닛 설계 내용</w:t>
        </w:r>
      </w:ins>
    </w:p>
    <w:tbl>
      <w:tblPr>
        <w:tblStyle w:val="TDC41"/>
        <w:tblW w:w="8816" w:type="dxa"/>
        <w:tblLayout w:type="fixed"/>
        <w:tblLook w:val="04A0" w:firstRow="1" w:lastRow="0" w:firstColumn="1" w:lastColumn="0" w:noHBand="0" w:noVBand="1"/>
        <w:tblPrChange w:id="16606"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16607">
          <w:tblGrid>
            <w:gridCol w:w="360"/>
            <w:gridCol w:w="360"/>
            <w:gridCol w:w="584"/>
            <w:gridCol w:w="7512"/>
          </w:tblGrid>
        </w:tblGridChange>
      </w:tblGrid>
      <w:tr w:rsidR="00084C76" w14:paraId="19428A3F" w14:textId="77777777" w:rsidTr="00C4297A">
        <w:trPr>
          <w:cnfStyle w:val="100000000000" w:firstRow="1" w:lastRow="0" w:firstColumn="0" w:lastColumn="0" w:oddVBand="0" w:evenVBand="0" w:oddHBand="0" w:evenHBand="0" w:firstRowFirstColumn="0" w:firstRowLastColumn="0" w:lastRowFirstColumn="0" w:lastRowLastColumn="0"/>
          <w:cantSplit/>
          <w:tblHeader/>
          <w:ins w:id="16608" w:author="김은수" w:date="2026-10-01T12:05:00Z"/>
          <w:trPrChange w:id="16609"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6610" w:author="김은수" w:date="2026-10-01T03:22:00Z">
              <w:tcPr>
                <w:tcW w:w="1304" w:type="dxa"/>
              </w:tcPr>
            </w:tcPrChange>
          </w:tcPr>
          <w:p w14:paraId="19FE4BD0"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16611" w:author="김은수" w:date="2026-10-01T12:05:00Z" w16du:dateUtc="2026-10-01T03:05:00Z"/>
              </w:rPr>
            </w:pPr>
            <w:ins w:id="16612" w:author="김은수" w:date="2026-10-01T12:05:00Z" w16du:dateUtc="2026-10-01T03:05:00Z">
              <w:r>
                <w:t>항목</w:t>
              </w:r>
            </w:ins>
          </w:p>
        </w:tc>
        <w:tc>
          <w:tcPr>
            <w:tcW w:w="7512" w:type="dxa"/>
            <w:tcPrChange w:id="16613" w:author="김은수" w:date="2026-10-01T03:22:00Z">
              <w:tcPr>
                <w:tcW w:w="7512" w:type="dxa"/>
              </w:tcPr>
            </w:tcPrChange>
          </w:tcPr>
          <w:p w14:paraId="4BAF259B"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16614" w:author="김은수" w:date="2026-10-01T12:05:00Z" w16du:dateUtc="2026-10-01T03:05:00Z"/>
              </w:rPr>
            </w:pPr>
            <w:ins w:id="16615" w:author="김은수" w:date="2026-10-01T12:05:00Z" w16du:dateUtc="2026-10-01T03:05:00Z">
              <w:r>
                <w:t>설계 내용</w:t>
              </w:r>
            </w:ins>
          </w:p>
        </w:tc>
      </w:tr>
      <w:tr w:rsidR="00084C76" w14:paraId="3316D322" w14:textId="77777777" w:rsidTr="00C4297A">
        <w:trPr>
          <w:cantSplit/>
          <w:ins w:id="16616" w:author="김은수" w:date="2026-10-01T12:05:00Z"/>
          <w:trPrChange w:id="16617"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6618" w:author="김은수" w:date="2026-10-01T03:22:00Z">
              <w:tcPr>
                <w:tcW w:w="1304" w:type="dxa"/>
              </w:tcPr>
            </w:tcPrChange>
          </w:tcPr>
          <w:p w14:paraId="28BE4BAF" w14:textId="77777777" w:rsidR="00084C76" w:rsidRDefault="00084C76">
            <w:pPr>
              <w:pStyle w:val="TDCe"/>
              <w:rPr>
                <w:ins w:id="16619" w:author="김은수" w:date="2026-10-01T12:05:00Z" w16du:dateUtc="2026-10-01T03:05:00Z"/>
              </w:rPr>
            </w:pPr>
            <w:ins w:id="16620" w:author="김은수" w:date="2026-10-01T12:05:00Z" w16du:dateUtc="2026-10-01T03:05:00Z">
              <w:r>
                <w:t>입력</w:t>
              </w:r>
            </w:ins>
          </w:p>
        </w:tc>
        <w:tc>
          <w:tcPr>
            <w:tcW w:w="7512" w:type="dxa"/>
            <w:tcPrChange w:id="16621" w:author="김은수" w:date="2026-10-01T03:22:00Z">
              <w:tcPr>
                <w:tcW w:w="7512" w:type="dxa"/>
              </w:tcPr>
            </w:tcPrChange>
          </w:tcPr>
          <w:p w14:paraId="276A4647"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6622" w:author="김은수" w:date="2026-10-01T12:05:00Z" w16du:dateUtc="2026-10-01T03:05:00Z"/>
              </w:rPr>
            </w:pPr>
            <w:ins w:id="16623" w:author="김은수" w:date="2026-10-01T12:05:00Z" w16du:dateUtc="2026-10-01T03:05:00Z">
              <w:r>
                <w:t>암호화된 이미지 구획, 복호화 처리 상태와 키 선택 정보</w:t>
              </w:r>
            </w:ins>
          </w:p>
        </w:tc>
      </w:tr>
      <w:tr w:rsidR="00084C76" w14:paraId="55C1F375" w14:textId="77777777" w:rsidTr="00C4297A">
        <w:trPr>
          <w:cantSplit/>
          <w:ins w:id="16624" w:author="김은수" w:date="2026-10-01T12:05:00Z"/>
          <w:trPrChange w:id="16625"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6626" w:author="김은수" w:date="2026-10-01T03:22:00Z">
              <w:tcPr>
                <w:tcW w:w="1304" w:type="dxa"/>
              </w:tcPr>
            </w:tcPrChange>
          </w:tcPr>
          <w:p w14:paraId="0DAE81D1" w14:textId="77777777" w:rsidR="00084C76" w:rsidRDefault="00084C76">
            <w:pPr>
              <w:pStyle w:val="TDCe"/>
              <w:rPr>
                <w:ins w:id="16627" w:author="김은수" w:date="2026-10-01T12:05:00Z" w16du:dateUtc="2026-10-01T03:05:00Z"/>
              </w:rPr>
            </w:pPr>
            <w:ins w:id="16628" w:author="김은수" w:date="2026-10-01T12:05:00Z" w16du:dateUtc="2026-10-01T03:05:00Z">
              <w:r>
                <w:t>출력</w:t>
              </w:r>
            </w:ins>
          </w:p>
        </w:tc>
        <w:tc>
          <w:tcPr>
            <w:tcW w:w="7512" w:type="dxa"/>
            <w:tcPrChange w:id="16629" w:author="김은수" w:date="2026-10-01T03:22:00Z">
              <w:tcPr>
                <w:tcW w:w="7512" w:type="dxa"/>
              </w:tcPr>
            </w:tcPrChange>
          </w:tcPr>
          <w:p w14:paraId="7AB6E6D2"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6630" w:author="김은수" w:date="2026-10-01T12:05:00Z" w16du:dateUtc="2026-10-01T03:05:00Z"/>
              </w:rPr>
            </w:pPr>
            <w:ins w:id="16631" w:author="김은수" w:date="2026-10-01T12:05:00Z" w16du:dateUtc="2026-10-01T03:05:00Z">
              <w:r>
                <w:t>복호화 데이터</w:t>
              </w:r>
            </w:ins>
          </w:p>
        </w:tc>
      </w:tr>
      <w:tr w:rsidR="00084C76" w14:paraId="0272A274" w14:textId="77777777" w:rsidTr="00C4297A">
        <w:trPr>
          <w:cantSplit/>
          <w:ins w:id="16632" w:author="김은수" w:date="2026-10-01T12:05:00Z"/>
          <w:trPrChange w:id="16633"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6634" w:author="김은수" w:date="2026-10-01T03:22:00Z">
              <w:tcPr>
                <w:tcW w:w="1304" w:type="dxa"/>
              </w:tcPr>
            </w:tcPrChange>
          </w:tcPr>
          <w:p w14:paraId="0CA5C25F" w14:textId="77777777" w:rsidR="00084C76" w:rsidRDefault="00084C76">
            <w:pPr>
              <w:pStyle w:val="TDCe"/>
              <w:rPr>
                <w:ins w:id="16635" w:author="김은수" w:date="2026-10-01T12:05:00Z" w16du:dateUtc="2026-10-01T03:05:00Z"/>
              </w:rPr>
            </w:pPr>
            <w:ins w:id="16636" w:author="김은수" w:date="2026-10-01T12:05:00Z" w16du:dateUtc="2026-10-01T03:05:00Z">
              <w:r>
                <w:t>처리</w:t>
              </w:r>
            </w:ins>
          </w:p>
        </w:tc>
        <w:tc>
          <w:tcPr>
            <w:tcW w:w="7512" w:type="dxa"/>
            <w:tcPrChange w:id="16637" w:author="김은수" w:date="2026-10-01T03:22:00Z">
              <w:tcPr>
                <w:tcW w:w="7512" w:type="dxa"/>
              </w:tcPr>
            </w:tcPrChange>
          </w:tcPr>
          <w:p w14:paraId="4E1E7B72"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6638" w:author="김은수" w:date="2026-10-01T12:05:00Z" w16du:dateUtc="2026-10-01T03:05:00Z"/>
              </w:rPr>
            </w:pPr>
            <w:ins w:id="16639" w:author="김은수" w:date="2026-10-01T12:05:00Z" w16du:dateUtc="2026-10-01T03:05:00Z">
              <w:r>
                <w:t>이미지의 키 선택 정보로 복호화 처리 상태를 초기화하고 암호화된 구획을 복호화한다. 제품 키는 지정된 키 관리 경로에서 사용하며 문서나 로그에 노출하지 않는다. 복호화와 CRC 검사는 서로 다른 단계로 처리한다.</w:t>
              </w:r>
            </w:ins>
          </w:p>
        </w:tc>
      </w:tr>
    </w:tbl>
    <w:p w14:paraId="02CEEE0C" w14:textId="77777777" w:rsidR="00084C76" w:rsidRDefault="00084C76">
      <w:pPr>
        <w:pStyle w:val="TDC40"/>
        <w:spacing w:after="0"/>
        <w:rPr>
          <w:ins w:id="16640" w:author="김은수" w:date="2026-10-01T12:05:00Z" w16du:dateUtc="2026-10-01T03:05:00Z"/>
        </w:rPr>
        <w:pPrChange w:id="16641" w:author="김은수" w:date="2026-10-01T03:22:00Z">
          <w:pPr>
            <w:pStyle w:val="TDC40"/>
          </w:pPr>
        </w:pPrChange>
      </w:pPr>
    </w:p>
    <w:p w14:paraId="578EF4CA" w14:textId="77777777" w:rsidR="00084C76" w:rsidRDefault="00084C76">
      <w:pPr>
        <w:pStyle w:val="TDC42"/>
        <w:rPr>
          <w:ins w:id="16642" w:author="김은수" w:date="2026-10-01T12:05:00Z" w16du:dateUtc="2026-10-01T03:05:00Z"/>
        </w:rPr>
      </w:pPr>
      <w:ins w:id="16643" w:author="김은수" w:date="2026-10-01T12:05:00Z" w16du:dateUtc="2026-10-01T03:05:00Z">
        <w:r>
          <w:t xml:space="preserve">표 </w:t>
        </w:r>
        <w:r>
          <w:fldChar w:fldCharType="begin"/>
        </w:r>
        <w:r>
          <w:instrText>SEQ 표 \* ARABIC</w:instrText>
        </w:r>
        <w:r>
          <w:fldChar w:fldCharType="separate"/>
        </w:r>
        <w:r>
          <w:t>224</w:t>
        </w:r>
        <w:r>
          <w:fldChar w:fldCharType="end"/>
        </w:r>
        <w:r>
          <w:t>. 이미지 AES 복호화 / 구현 조건</w:t>
        </w:r>
      </w:ins>
    </w:p>
    <w:tbl>
      <w:tblPr>
        <w:tblStyle w:val="TDC41"/>
        <w:tblW w:w="8816" w:type="dxa"/>
        <w:tblLayout w:type="fixed"/>
        <w:tblLook w:val="04A0" w:firstRow="1" w:lastRow="0" w:firstColumn="1" w:lastColumn="0" w:noHBand="0" w:noVBand="1"/>
        <w:tblPrChange w:id="16644"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16645">
          <w:tblGrid>
            <w:gridCol w:w="360"/>
            <w:gridCol w:w="360"/>
            <w:gridCol w:w="584"/>
            <w:gridCol w:w="7512"/>
          </w:tblGrid>
        </w:tblGridChange>
      </w:tblGrid>
      <w:tr w:rsidR="00084C76" w14:paraId="6CC8E1C7" w14:textId="77777777" w:rsidTr="00C4297A">
        <w:trPr>
          <w:cnfStyle w:val="100000000000" w:firstRow="1" w:lastRow="0" w:firstColumn="0" w:lastColumn="0" w:oddVBand="0" w:evenVBand="0" w:oddHBand="0" w:evenHBand="0" w:firstRowFirstColumn="0" w:firstRowLastColumn="0" w:lastRowFirstColumn="0" w:lastRowLastColumn="0"/>
          <w:cantSplit/>
          <w:tblHeader/>
          <w:ins w:id="16646" w:author="김은수" w:date="2026-10-01T12:05:00Z"/>
          <w:trPrChange w:id="16647"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6648" w:author="김은수" w:date="2026-10-01T03:22:00Z">
              <w:tcPr>
                <w:tcW w:w="1304" w:type="dxa"/>
              </w:tcPr>
            </w:tcPrChange>
          </w:tcPr>
          <w:p w14:paraId="2251BD3A"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16649" w:author="김은수" w:date="2026-10-01T12:05:00Z" w16du:dateUtc="2026-10-01T03:05:00Z"/>
              </w:rPr>
            </w:pPr>
            <w:ins w:id="16650" w:author="김은수" w:date="2026-10-01T12:05:00Z" w16du:dateUtc="2026-10-01T03:05:00Z">
              <w:r>
                <w:t>구분</w:t>
              </w:r>
            </w:ins>
          </w:p>
        </w:tc>
        <w:tc>
          <w:tcPr>
            <w:tcW w:w="7512" w:type="dxa"/>
            <w:tcPrChange w:id="16651" w:author="김은수" w:date="2026-10-01T03:22:00Z">
              <w:tcPr>
                <w:tcW w:w="7512" w:type="dxa"/>
              </w:tcPr>
            </w:tcPrChange>
          </w:tcPr>
          <w:p w14:paraId="34D50FB8"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16652" w:author="김은수" w:date="2026-10-01T12:05:00Z" w16du:dateUtc="2026-10-01T03:05:00Z"/>
              </w:rPr>
            </w:pPr>
            <w:ins w:id="16653" w:author="김은수" w:date="2026-10-01T12:05:00Z" w16du:dateUtc="2026-10-01T03:05:00Z">
              <w:r>
                <w:t>구현 조건</w:t>
              </w:r>
            </w:ins>
          </w:p>
        </w:tc>
      </w:tr>
      <w:tr w:rsidR="00084C76" w14:paraId="5275D783" w14:textId="77777777" w:rsidTr="00C4297A">
        <w:trPr>
          <w:cantSplit/>
          <w:ins w:id="16654" w:author="김은수" w:date="2026-10-01T12:05:00Z"/>
          <w:trPrChange w:id="16655"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6656" w:author="김은수" w:date="2026-10-01T03:22:00Z">
              <w:tcPr>
                <w:tcW w:w="1304" w:type="dxa"/>
              </w:tcPr>
            </w:tcPrChange>
          </w:tcPr>
          <w:p w14:paraId="718A8A9F" w14:textId="77777777" w:rsidR="00084C76" w:rsidRDefault="00084C76">
            <w:pPr>
              <w:pStyle w:val="TDCe"/>
              <w:rPr>
                <w:ins w:id="16657" w:author="김은수" w:date="2026-10-01T12:05:00Z" w16du:dateUtc="2026-10-01T03:05:00Z"/>
              </w:rPr>
            </w:pPr>
            <w:ins w:id="16658" w:author="김은수" w:date="2026-10-01T12:05:00Z" w16du:dateUtc="2026-10-01T03:05:00Z">
              <w:r>
                <w:t>관련 함수</w:t>
              </w:r>
            </w:ins>
          </w:p>
        </w:tc>
        <w:tc>
          <w:tcPr>
            <w:tcW w:w="7512" w:type="dxa"/>
            <w:tcPrChange w:id="16659" w:author="김은수" w:date="2026-10-01T03:22:00Z">
              <w:tcPr>
                <w:tcW w:w="7512" w:type="dxa"/>
              </w:tcPr>
            </w:tcPrChange>
          </w:tcPr>
          <w:p w14:paraId="6AF4F55D" w14:textId="77777777" w:rsidR="00084C76" w:rsidRPr="00E00010" w:rsidRDefault="00084C76">
            <w:pPr>
              <w:pStyle w:val="TDCf"/>
              <w:cnfStyle w:val="000000000000" w:firstRow="0" w:lastRow="0" w:firstColumn="0" w:lastColumn="0" w:oddVBand="0" w:evenVBand="0" w:oddHBand="0" w:evenHBand="0" w:firstRowFirstColumn="0" w:firstRowLastColumn="0" w:lastRowFirstColumn="0" w:lastRowLastColumn="0"/>
              <w:rPr>
                <w:ins w:id="16660" w:author="김은수" w:date="2026-10-01T12:05:00Z" w16du:dateUtc="2026-10-01T03:05:00Z"/>
                <w:lang w:val="en-US"/>
                <w:rPrChange w:id="16661" w:author="김은수" w:date="2026-10-01T13:47:00Z" w16du:dateUtc="2026-10-01T04:47:00Z">
                  <w:rPr>
                    <w:ins w:id="16662" w:author="김은수" w:date="2026-10-01T12:05:00Z" w16du:dateUtc="2026-10-01T03:05:00Z"/>
                  </w:rPr>
                </w:rPrChange>
              </w:rPr>
            </w:pPr>
            <w:ins w:id="16663" w:author="김은수" w:date="2026-10-01T12:05:00Z" w16du:dateUtc="2026-10-01T03:05:00Z">
              <w:r w:rsidRPr="00E00010">
                <w:rPr>
                  <w:lang w:val="en-US"/>
                  <w:rPrChange w:id="16664" w:author="김은수" w:date="2026-10-01T13:47:00Z" w16du:dateUtc="2026-10-01T04:47:00Z">
                    <w:rPr/>
                  </w:rPrChange>
                </w:rPr>
                <w:t>bootloader_initialize_aes_ctx, bootloader_get_application_key, bootloader_decrypt_data</w:t>
              </w:r>
            </w:ins>
          </w:p>
        </w:tc>
      </w:tr>
    </w:tbl>
    <w:p w14:paraId="0DD997A2" w14:textId="77777777" w:rsidR="00084C76" w:rsidRPr="00E00010" w:rsidRDefault="00084C76">
      <w:pPr>
        <w:pStyle w:val="TDC40"/>
        <w:spacing w:after="0"/>
        <w:rPr>
          <w:ins w:id="16665" w:author="김은수" w:date="2026-10-01T12:05:00Z" w16du:dateUtc="2026-10-01T03:05:00Z"/>
          <w:lang w:val="en-US"/>
          <w:rPrChange w:id="16666" w:author="김은수" w:date="2026-10-01T13:47:00Z" w16du:dateUtc="2026-10-01T04:47:00Z">
            <w:rPr>
              <w:ins w:id="16667" w:author="김은수" w:date="2026-10-01T12:05:00Z" w16du:dateUtc="2026-10-01T03:05:00Z"/>
            </w:rPr>
          </w:rPrChange>
        </w:rPr>
        <w:pPrChange w:id="16668" w:author="김은수" w:date="2026-10-01T03:22:00Z">
          <w:pPr>
            <w:pStyle w:val="TDC40"/>
          </w:pPr>
        </w:pPrChange>
      </w:pPr>
    </w:p>
    <w:p w14:paraId="6F9AC990" w14:textId="77777777" w:rsidR="00084C76" w:rsidRDefault="00084C76">
      <w:pPr>
        <w:pStyle w:val="TDC43"/>
        <w:rPr>
          <w:ins w:id="16669" w:author="김은수" w:date="2026-10-01T12:05:00Z" w16du:dateUtc="2026-10-01T03:05:00Z"/>
        </w:rPr>
      </w:pPr>
      <w:ins w:id="16670" w:author="김은수" w:date="2026-10-01T12:05:00Z" w16du:dateUtc="2026-10-01T03:05:00Z">
        <w:r>
          <w:lastRenderedPageBreak/>
          <w:t>입출력 예 : 복호화 길이는 32비트 워드 수로 받는다. 길이가 4의 배수이면 128비트 블록 단위로 처리하고 성공 시 0을 반환한다. 길이 3처럼 블록 경계에 맞지 않으면 -1을 반환하고 입력 데이터를 변경하지 않는다. ECB 방식에는 IV를 사용하지 않는다.</w:t>
        </w:r>
      </w:ins>
    </w:p>
    <w:p w14:paraId="20337D7E" w14:textId="77777777" w:rsidR="000C626C" w:rsidRDefault="000C626C">
      <w:pPr>
        <w:pStyle w:val="TDC40"/>
        <w:rPr>
          <w:ins w:id="16671" w:author="김은수" w:date="2026-10-01T05:08:00Z"/>
        </w:rPr>
      </w:pPr>
    </w:p>
    <w:p w14:paraId="72621F11" w14:textId="77777777" w:rsidR="00697371" w:rsidRPr="00E00010" w:rsidRDefault="00220104">
      <w:pPr>
        <w:pStyle w:val="TDC4"/>
        <w:rPr>
          <w:ins w:id="16672" w:author="김은수" w:date="2026-09-30T15:44:00Z" w16du:dateUtc="2026-09-30T06:44:00Z"/>
        </w:rPr>
        <w:pPrChange w:id="16673" w:author="김은수" w:date="2026-10-01T01:11:00Z">
          <w:pPr>
            <w:pStyle w:val="4"/>
            <w:numPr>
              <w:ilvl w:val="3"/>
              <w:numId w:val="7"/>
            </w:numPr>
            <w:tabs>
              <w:tab w:val="num" w:pos="1134"/>
            </w:tabs>
            <w:ind w:left="1200" w:hanging="400"/>
          </w:pPr>
        </w:pPrChange>
      </w:pPr>
      <w:ins w:id="16674" w:author="김은수" w:date="2026-09-30T15:44:00Z" w16du:dateUtc="2026-09-30T06:44:00Z">
        <w:r>
          <w:t>SU-ID-BOOT-015, 구획 데이터 전송</w:t>
        </w:r>
      </w:ins>
    </w:p>
    <w:p w14:paraId="394EB647" w14:textId="77777777" w:rsidR="00084C76" w:rsidRDefault="00084C76">
      <w:pPr>
        <w:pStyle w:val="TDC40"/>
        <w:keepNext/>
        <w:rPr>
          <w:ins w:id="16675" w:author="김은수" w:date="2026-10-01T12:05:00Z" w16du:dateUtc="2026-10-01T03:05:00Z"/>
        </w:rPr>
        <w:pPrChange w:id="16676" w:author="김은수" w:date="2026-10-01T03:22:00Z">
          <w:pPr>
            <w:pStyle w:val="TDC40"/>
          </w:pPr>
        </w:pPrChange>
      </w:pPr>
      <w:ins w:id="16677" w:author="김은수" w:date="2026-10-01T12:05:00Z" w16du:dateUtc="2026-10-01T03:05:00Z">
        <w:r>
          <w:t>파일에서 준비한 데이터를 실행 코어의 메모리에 옮긴다.</w:t>
        </w:r>
      </w:ins>
    </w:p>
    <w:p w14:paraId="1BB3993D" w14:textId="77777777" w:rsidR="00084C76" w:rsidRDefault="00084C76">
      <w:pPr>
        <w:pStyle w:val="TDC42"/>
        <w:rPr>
          <w:ins w:id="16678" w:author="김은수" w:date="2026-10-01T12:05:00Z" w16du:dateUtc="2026-10-01T03:05:00Z"/>
        </w:rPr>
      </w:pPr>
      <w:ins w:id="16679" w:author="김은수" w:date="2026-10-01T12:05:00Z" w16du:dateUtc="2026-10-01T03:05:00Z">
        <w:r>
          <w:t xml:space="preserve">표 </w:t>
        </w:r>
        <w:r>
          <w:fldChar w:fldCharType="begin"/>
        </w:r>
        <w:r>
          <w:instrText>SEQ 표 \* ARABIC</w:instrText>
        </w:r>
        <w:r>
          <w:fldChar w:fldCharType="separate"/>
        </w:r>
        <w:r>
          <w:t>225</w:t>
        </w:r>
        <w:r>
          <w:fldChar w:fldCharType="end"/>
        </w:r>
        <w:r>
          <w:t>. 구획 데이터 전송 / 유닛 설계 내용</w:t>
        </w:r>
      </w:ins>
    </w:p>
    <w:tbl>
      <w:tblPr>
        <w:tblStyle w:val="TDC41"/>
        <w:tblW w:w="8816" w:type="dxa"/>
        <w:tblLayout w:type="fixed"/>
        <w:tblLook w:val="04A0" w:firstRow="1" w:lastRow="0" w:firstColumn="1" w:lastColumn="0" w:noHBand="0" w:noVBand="1"/>
        <w:tblPrChange w:id="16680"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16681">
          <w:tblGrid>
            <w:gridCol w:w="360"/>
            <w:gridCol w:w="360"/>
            <w:gridCol w:w="584"/>
            <w:gridCol w:w="7512"/>
          </w:tblGrid>
        </w:tblGridChange>
      </w:tblGrid>
      <w:tr w:rsidR="00084C76" w14:paraId="2741CF47" w14:textId="77777777" w:rsidTr="009F0DD5">
        <w:trPr>
          <w:cnfStyle w:val="100000000000" w:firstRow="1" w:lastRow="0" w:firstColumn="0" w:lastColumn="0" w:oddVBand="0" w:evenVBand="0" w:oddHBand="0" w:evenHBand="0" w:firstRowFirstColumn="0" w:firstRowLastColumn="0" w:lastRowFirstColumn="0" w:lastRowLastColumn="0"/>
          <w:cantSplit/>
          <w:tblHeader/>
          <w:ins w:id="16682" w:author="김은수" w:date="2026-10-01T12:05:00Z"/>
          <w:trPrChange w:id="16683"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6684" w:author="김은수" w:date="2026-10-01T03:22:00Z">
              <w:tcPr>
                <w:tcW w:w="1304" w:type="dxa"/>
              </w:tcPr>
            </w:tcPrChange>
          </w:tcPr>
          <w:p w14:paraId="540A6BA9"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16685" w:author="김은수" w:date="2026-10-01T12:05:00Z" w16du:dateUtc="2026-10-01T03:05:00Z"/>
              </w:rPr>
            </w:pPr>
            <w:ins w:id="16686" w:author="김은수" w:date="2026-10-01T12:05:00Z" w16du:dateUtc="2026-10-01T03:05:00Z">
              <w:r>
                <w:t>항목</w:t>
              </w:r>
            </w:ins>
          </w:p>
        </w:tc>
        <w:tc>
          <w:tcPr>
            <w:tcW w:w="7512" w:type="dxa"/>
            <w:tcPrChange w:id="16687" w:author="김은수" w:date="2026-10-01T03:22:00Z">
              <w:tcPr>
                <w:tcW w:w="7512" w:type="dxa"/>
              </w:tcPr>
            </w:tcPrChange>
          </w:tcPr>
          <w:p w14:paraId="2ED11C92"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16688" w:author="김은수" w:date="2026-10-01T12:05:00Z" w16du:dateUtc="2026-10-01T03:05:00Z"/>
              </w:rPr>
            </w:pPr>
            <w:ins w:id="16689" w:author="김은수" w:date="2026-10-01T12:05:00Z" w16du:dateUtc="2026-10-01T03:05:00Z">
              <w:r>
                <w:t>설계 내용</w:t>
              </w:r>
            </w:ins>
          </w:p>
        </w:tc>
      </w:tr>
      <w:tr w:rsidR="00084C76" w14:paraId="5F62D61F" w14:textId="77777777" w:rsidTr="009F0DD5">
        <w:trPr>
          <w:cantSplit/>
          <w:ins w:id="16690" w:author="김은수" w:date="2026-10-01T12:05:00Z"/>
          <w:trPrChange w:id="16691"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6692" w:author="김은수" w:date="2026-10-01T03:22:00Z">
              <w:tcPr>
                <w:tcW w:w="1304" w:type="dxa"/>
              </w:tcPr>
            </w:tcPrChange>
          </w:tcPr>
          <w:p w14:paraId="22B9A026" w14:textId="77777777" w:rsidR="00084C76" w:rsidRDefault="00084C76">
            <w:pPr>
              <w:pStyle w:val="TDCe"/>
              <w:rPr>
                <w:ins w:id="16693" w:author="김은수" w:date="2026-10-01T12:05:00Z" w16du:dateUtc="2026-10-01T03:05:00Z"/>
              </w:rPr>
            </w:pPr>
            <w:ins w:id="16694" w:author="김은수" w:date="2026-10-01T12:05:00Z" w16du:dateUtc="2026-10-01T03:05:00Z">
              <w:r>
                <w:t>입력</w:t>
              </w:r>
            </w:ins>
          </w:p>
        </w:tc>
        <w:tc>
          <w:tcPr>
            <w:tcW w:w="7512" w:type="dxa"/>
            <w:tcPrChange w:id="16695" w:author="김은수" w:date="2026-10-01T03:22:00Z">
              <w:tcPr>
                <w:tcW w:w="7512" w:type="dxa"/>
              </w:tcPr>
            </w:tcPrChange>
          </w:tcPr>
          <w:p w14:paraId="4641A4FA"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6696" w:author="김은수" w:date="2026-10-01T12:05:00Z" w16du:dateUtc="2026-10-01T03:05:00Z"/>
              </w:rPr>
            </w:pPr>
            <w:ins w:id="16697" w:author="김은수" w:date="2026-10-01T12:05:00Z" w16du:dateUtc="2026-10-01T03:05:00Z">
              <w:r>
                <w:t>입력 구획 버퍼, 대상 메모리, 길이</w:t>
              </w:r>
            </w:ins>
          </w:p>
        </w:tc>
      </w:tr>
      <w:tr w:rsidR="00084C76" w14:paraId="5935F3A3" w14:textId="77777777" w:rsidTr="009F0DD5">
        <w:trPr>
          <w:cantSplit/>
          <w:ins w:id="16698" w:author="김은수" w:date="2026-10-01T12:05:00Z"/>
          <w:trPrChange w:id="16699"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6700" w:author="김은수" w:date="2026-10-01T03:22:00Z">
              <w:tcPr>
                <w:tcW w:w="1304" w:type="dxa"/>
              </w:tcPr>
            </w:tcPrChange>
          </w:tcPr>
          <w:p w14:paraId="6DBD5227" w14:textId="77777777" w:rsidR="00084C76" w:rsidRDefault="00084C76">
            <w:pPr>
              <w:pStyle w:val="TDCe"/>
              <w:rPr>
                <w:ins w:id="16701" w:author="김은수" w:date="2026-10-01T12:05:00Z" w16du:dateUtc="2026-10-01T03:05:00Z"/>
              </w:rPr>
            </w:pPr>
            <w:ins w:id="16702" w:author="김은수" w:date="2026-10-01T12:05:00Z" w16du:dateUtc="2026-10-01T03:05:00Z">
              <w:r>
                <w:t>출력</w:t>
              </w:r>
            </w:ins>
          </w:p>
        </w:tc>
        <w:tc>
          <w:tcPr>
            <w:tcW w:w="7512" w:type="dxa"/>
            <w:tcPrChange w:id="16703" w:author="김은수" w:date="2026-10-01T03:22:00Z">
              <w:tcPr>
                <w:tcW w:w="7512" w:type="dxa"/>
              </w:tcPr>
            </w:tcPrChange>
          </w:tcPr>
          <w:p w14:paraId="13059BC8"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6704" w:author="김은수" w:date="2026-10-01T12:05:00Z" w16du:dateUtc="2026-10-01T03:05:00Z"/>
              </w:rPr>
            </w:pPr>
            <w:ins w:id="16705" w:author="김은수" w:date="2026-10-01T12:05:00Z" w16du:dateUtc="2026-10-01T03:05:00Z">
              <w:r>
                <w:t>대상 메모리의 구획 데이터</w:t>
              </w:r>
            </w:ins>
          </w:p>
        </w:tc>
      </w:tr>
      <w:tr w:rsidR="00084C76" w14:paraId="0BA45EFE" w14:textId="77777777" w:rsidTr="009F0DD5">
        <w:trPr>
          <w:cantSplit/>
          <w:ins w:id="16706" w:author="김은수" w:date="2026-10-01T12:05:00Z"/>
          <w:trPrChange w:id="16707"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6708" w:author="김은수" w:date="2026-10-01T03:22:00Z">
              <w:tcPr>
                <w:tcW w:w="1304" w:type="dxa"/>
              </w:tcPr>
            </w:tcPrChange>
          </w:tcPr>
          <w:p w14:paraId="05D0A5F6" w14:textId="77777777" w:rsidR="00084C76" w:rsidRDefault="00084C76">
            <w:pPr>
              <w:pStyle w:val="TDCe"/>
              <w:rPr>
                <w:ins w:id="16709" w:author="김은수" w:date="2026-10-01T12:05:00Z" w16du:dateUtc="2026-10-01T03:05:00Z"/>
              </w:rPr>
            </w:pPr>
            <w:ins w:id="16710" w:author="김은수" w:date="2026-10-01T12:05:00Z" w16du:dateUtc="2026-10-01T03:05:00Z">
              <w:r>
                <w:t>처리</w:t>
              </w:r>
            </w:ins>
          </w:p>
        </w:tc>
        <w:tc>
          <w:tcPr>
            <w:tcW w:w="7512" w:type="dxa"/>
            <w:tcPrChange w:id="16711" w:author="김은수" w:date="2026-10-01T03:22:00Z">
              <w:tcPr>
                <w:tcW w:w="7512" w:type="dxa"/>
              </w:tcPr>
            </w:tcPrChange>
          </w:tcPr>
          <w:p w14:paraId="307B7781"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6712" w:author="김은수" w:date="2026-10-01T12:05:00Z" w16du:dateUtc="2026-10-01T03:05:00Z"/>
              </w:rPr>
            </w:pPr>
            <w:ins w:id="16713" w:author="김은수" w:date="2026-10-01T12:05:00Z" w16du:dateUtc="2026-10-01T03:05:00Z">
              <w:r>
                <w:t>대상 메모리 종류에 맞게 데이터를 전달한다. 전송 단위와 전체 바이트 길이를 구분하고 남은 구획 데이터를 처리한다.</w:t>
              </w:r>
            </w:ins>
          </w:p>
        </w:tc>
      </w:tr>
    </w:tbl>
    <w:p w14:paraId="3BDCE28F" w14:textId="77777777" w:rsidR="00084C76" w:rsidRDefault="00084C76">
      <w:pPr>
        <w:pStyle w:val="TDC40"/>
        <w:spacing w:after="0"/>
        <w:rPr>
          <w:ins w:id="16714" w:author="김은수" w:date="2026-10-01T12:05:00Z" w16du:dateUtc="2026-10-01T03:05:00Z"/>
        </w:rPr>
        <w:pPrChange w:id="16715" w:author="김은수" w:date="2026-10-01T03:22:00Z">
          <w:pPr>
            <w:pStyle w:val="TDC40"/>
          </w:pPr>
        </w:pPrChange>
      </w:pPr>
    </w:p>
    <w:p w14:paraId="23EC48D7" w14:textId="77777777" w:rsidR="00084C76" w:rsidRDefault="00084C76">
      <w:pPr>
        <w:pStyle w:val="TDC42"/>
        <w:rPr>
          <w:ins w:id="16716" w:author="김은수" w:date="2026-10-01T12:05:00Z" w16du:dateUtc="2026-10-01T03:05:00Z"/>
        </w:rPr>
      </w:pPr>
      <w:ins w:id="16717" w:author="김은수" w:date="2026-10-01T12:05:00Z" w16du:dateUtc="2026-10-01T03:05:00Z">
        <w:r>
          <w:t xml:space="preserve">표 </w:t>
        </w:r>
        <w:r>
          <w:fldChar w:fldCharType="begin"/>
        </w:r>
        <w:r>
          <w:instrText>SEQ 표 \* ARABIC</w:instrText>
        </w:r>
        <w:r>
          <w:fldChar w:fldCharType="separate"/>
        </w:r>
        <w:r>
          <w:t>226</w:t>
        </w:r>
        <w:r>
          <w:fldChar w:fldCharType="end"/>
        </w:r>
        <w:r>
          <w:t>. 구획 데이터 전송 / 구현 조건</w:t>
        </w:r>
      </w:ins>
    </w:p>
    <w:tbl>
      <w:tblPr>
        <w:tblStyle w:val="TDC41"/>
        <w:tblW w:w="8816" w:type="dxa"/>
        <w:tblLayout w:type="fixed"/>
        <w:tblLook w:val="04A0" w:firstRow="1" w:lastRow="0" w:firstColumn="1" w:lastColumn="0" w:noHBand="0" w:noVBand="1"/>
        <w:tblPrChange w:id="16718"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16719">
          <w:tblGrid>
            <w:gridCol w:w="360"/>
            <w:gridCol w:w="360"/>
            <w:gridCol w:w="584"/>
            <w:gridCol w:w="7512"/>
          </w:tblGrid>
        </w:tblGridChange>
      </w:tblGrid>
      <w:tr w:rsidR="00084C76" w14:paraId="7D6AA105" w14:textId="77777777" w:rsidTr="009F0DD5">
        <w:trPr>
          <w:cnfStyle w:val="100000000000" w:firstRow="1" w:lastRow="0" w:firstColumn="0" w:lastColumn="0" w:oddVBand="0" w:evenVBand="0" w:oddHBand="0" w:evenHBand="0" w:firstRowFirstColumn="0" w:firstRowLastColumn="0" w:lastRowFirstColumn="0" w:lastRowLastColumn="0"/>
          <w:cantSplit/>
          <w:tblHeader/>
          <w:ins w:id="16720" w:author="김은수" w:date="2026-10-01T12:05:00Z"/>
          <w:trPrChange w:id="16721"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6722" w:author="김은수" w:date="2026-10-01T03:22:00Z">
              <w:tcPr>
                <w:tcW w:w="1304" w:type="dxa"/>
              </w:tcPr>
            </w:tcPrChange>
          </w:tcPr>
          <w:p w14:paraId="3AB31F1F"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16723" w:author="김은수" w:date="2026-10-01T12:05:00Z" w16du:dateUtc="2026-10-01T03:05:00Z"/>
              </w:rPr>
            </w:pPr>
            <w:ins w:id="16724" w:author="김은수" w:date="2026-10-01T12:05:00Z" w16du:dateUtc="2026-10-01T03:05:00Z">
              <w:r>
                <w:t>구분</w:t>
              </w:r>
            </w:ins>
          </w:p>
        </w:tc>
        <w:tc>
          <w:tcPr>
            <w:tcW w:w="7512" w:type="dxa"/>
            <w:tcPrChange w:id="16725" w:author="김은수" w:date="2026-10-01T03:22:00Z">
              <w:tcPr>
                <w:tcW w:w="7512" w:type="dxa"/>
              </w:tcPr>
            </w:tcPrChange>
          </w:tcPr>
          <w:p w14:paraId="04BDB8E3"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16726" w:author="김은수" w:date="2026-10-01T12:05:00Z" w16du:dateUtc="2026-10-01T03:05:00Z"/>
              </w:rPr>
            </w:pPr>
            <w:ins w:id="16727" w:author="김은수" w:date="2026-10-01T12:05:00Z" w16du:dateUtc="2026-10-01T03:05:00Z">
              <w:r>
                <w:t>구현 조건</w:t>
              </w:r>
            </w:ins>
          </w:p>
        </w:tc>
      </w:tr>
      <w:tr w:rsidR="00084C76" w14:paraId="6956815A" w14:textId="77777777" w:rsidTr="009F0DD5">
        <w:trPr>
          <w:cantSplit/>
          <w:ins w:id="16728" w:author="김은수" w:date="2026-10-01T12:05:00Z"/>
          <w:trPrChange w:id="16729"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6730" w:author="김은수" w:date="2026-10-01T03:22:00Z">
              <w:tcPr>
                <w:tcW w:w="1304" w:type="dxa"/>
              </w:tcPr>
            </w:tcPrChange>
          </w:tcPr>
          <w:p w14:paraId="7EB044BC" w14:textId="77777777" w:rsidR="00084C76" w:rsidRDefault="00084C76">
            <w:pPr>
              <w:pStyle w:val="TDCe"/>
              <w:rPr>
                <w:ins w:id="16731" w:author="김은수" w:date="2026-10-01T12:05:00Z" w16du:dateUtc="2026-10-01T03:05:00Z"/>
              </w:rPr>
            </w:pPr>
            <w:ins w:id="16732" w:author="김은수" w:date="2026-10-01T12:05:00Z" w16du:dateUtc="2026-10-01T03:05:00Z">
              <w:r>
                <w:t>관련 함수</w:t>
              </w:r>
            </w:ins>
          </w:p>
        </w:tc>
        <w:tc>
          <w:tcPr>
            <w:tcW w:w="7512" w:type="dxa"/>
            <w:tcPrChange w:id="16733" w:author="김은수" w:date="2026-10-01T03:22:00Z">
              <w:tcPr>
                <w:tcW w:w="7512" w:type="dxa"/>
              </w:tcPr>
            </w:tcPrChange>
          </w:tcPr>
          <w:p w14:paraId="4B49CD51"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6734" w:author="김은수" w:date="2026-10-01T12:05:00Z" w16du:dateUtc="2026-10-01T03:05:00Z"/>
              </w:rPr>
            </w:pPr>
            <w:ins w:id="16735" w:author="김은수" w:date="2026-10-01T12:05:00Z" w16du:dateUtc="2026-10-01T03:05:00Z">
              <w:r>
                <w:t>bootloader_transfer_section_data</w:t>
              </w:r>
            </w:ins>
          </w:p>
        </w:tc>
      </w:tr>
      <w:tr w:rsidR="00084C76" w14:paraId="036D08F1" w14:textId="77777777" w:rsidTr="009F0DD5">
        <w:trPr>
          <w:cantSplit/>
          <w:ins w:id="16736" w:author="김은수" w:date="2026-10-01T12:05:00Z"/>
          <w:trPrChange w:id="16737"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6738" w:author="김은수" w:date="2026-10-01T03:22:00Z">
              <w:tcPr>
                <w:tcW w:w="1304" w:type="dxa"/>
              </w:tcPr>
            </w:tcPrChange>
          </w:tcPr>
          <w:p w14:paraId="36AD4D3C" w14:textId="77777777" w:rsidR="00084C76" w:rsidRDefault="00084C76">
            <w:pPr>
              <w:pStyle w:val="TDCe"/>
              <w:rPr>
                <w:ins w:id="16739" w:author="김은수" w:date="2026-10-01T12:05:00Z" w16du:dateUtc="2026-10-01T03:05:00Z"/>
              </w:rPr>
            </w:pPr>
            <w:ins w:id="16740" w:author="김은수" w:date="2026-10-01T12:05:00Z" w16du:dateUtc="2026-10-01T03:05:00Z">
              <w:r>
                <w:t>동작 조건</w:t>
              </w:r>
            </w:ins>
          </w:p>
        </w:tc>
        <w:tc>
          <w:tcPr>
            <w:tcW w:w="7512" w:type="dxa"/>
            <w:tcPrChange w:id="16741" w:author="김은수" w:date="2026-10-01T03:22:00Z">
              <w:tcPr>
                <w:tcW w:w="7512" w:type="dxa"/>
              </w:tcPr>
            </w:tcPrChange>
          </w:tcPr>
          <w:p w14:paraId="3178D415"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6742" w:author="김은수" w:date="2026-10-01T12:05:00Z" w16du:dateUtc="2026-10-01T03:05:00Z"/>
              </w:rPr>
            </w:pPr>
            <w:ins w:id="16743" w:author="김은수" w:date="2026-10-01T12:05:00Z" w16du:dateUtc="2026-10-01T03:05:00Z">
              <w:r>
                <w:t>지정한 데이터가 대상 주소/길이에 맞게 전송되고 다른 코어의 메모리로 쓰이지 않아야 한다.</w:t>
              </w:r>
            </w:ins>
          </w:p>
        </w:tc>
      </w:tr>
    </w:tbl>
    <w:p w14:paraId="08FCBAD4" w14:textId="77777777" w:rsidR="00084C76" w:rsidRDefault="00084C76">
      <w:pPr>
        <w:pStyle w:val="TDC40"/>
        <w:spacing w:after="0"/>
        <w:rPr>
          <w:ins w:id="16744" w:author="김은수" w:date="2026-10-01T12:05:00Z" w16du:dateUtc="2026-10-01T03:05:00Z"/>
        </w:rPr>
        <w:pPrChange w:id="16745" w:author="김은수" w:date="2026-10-01T03:22:00Z">
          <w:pPr>
            <w:pStyle w:val="TDC40"/>
          </w:pPr>
        </w:pPrChange>
      </w:pPr>
    </w:p>
    <w:p w14:paraId="6298101C" w14:textId="77777777" w:rsidR="00697371" w:rsidRPr="00E00010" w:rsidRDefault="00220104">
      <w:pPr>
        <w:pStyle w:val="TDC43"/>
        <w:rPr>
          <w:ins w:id="16746" w:author="김은수" w:date="2026-09-30T15:44:00Z" w16du:dateUtc="2026-09-30T06:44:00Z"/>
        </w:rPr>
        <w:pPrChange w:id="16747" w:author="김은수" w:date="2026-10-01T01:11:00Z">
          <w:pPr>
            <w:keepLines/>
            <w:widowControl/>
            <w:snapToGrid w:val="0"/>
            <w:spacing w:after="180" w:line="300" w:lineRule="auto"/>
            <w:ind w:left="1245"/>
            <w:jc w:val="left"/>
          </w:pPr>
        </w:pPrChange>
      </w:pPr>
      <w:ins w:id="16748" w:author="김은수" w:date="2026-09-30T15:44:00Z" w16du:dateUtc="2026-09-30T06:44:00Z">
        <w:r>
          <w:rPr>
            <w:b/>
            <w:bCs/>
            <w:rPrChange w:id="16749" w:author="김은수" w:date="2026-10-01T01:11:00Z">
              <w:rPr>
                <w:b/>
                <w:bCs/>
                <w:sz w:val="22"/>
              </w:rPr>
            </w:rPrChange>
          </w:rPr>
          <w:t xml:space="preserve">흐름 참고 : </w:t>
        </w:r>
        <w:r>
          <w:rPr>
            <w:rPrChange w:id="16750" w:author="김은수" w:date="2026-10-01T01:11:00Z">
              <w:rPr>
                <w:sz w:val="22"/>
              </w:rPr>
            </w:rPrChange>
          </w:rPr>
          <w:t>읽기/복호화/DMA 준비 오류는 즉시 실패 반환한다. VOLATILE 구획의 CRC 오류 무시 조건은 일반 구획과 구분한다.</w:t>
        </w:r>
      </w:ins>
    </w:p>
    <w:p w14:paraId="7EAEEBBE" w14:textId="77777777" w:rsidR="00BA1805" w:rsidRPr="00E00010" w:rsidRDefault="00BA1805">
      <w:pPr>
        <w:pStyle w:val="TDC44"/>
        <w:pageBreakBefore/>
        <w:rPr>
          <w:ins w:id="16751" w:author="김은수" w:date="2026-09-30T15:44:00Z" w16du:dateUtc="2026-09-30T06:44:00Z"/>
        </w:rPr>
        <w:pPrChange w:id="16752" w:author="김은수" w:date="2026-10-01T01:11:00Z">
          <w:pPr>
            <w:keepNext/>
            <w:keepLines/>
            <w:pageBreakBefore/>
            <w:widowControl/>
            <w:snapToGrid w:val="0"/>
            <w:spacing w:after="100" w:line="240" w:lineRule="auto"/>
            <w:jc w:val="center"/>
          </w:pPr>
        </w:pPrChange>
      </w:pPr>
      <w:ins w:id="16753" w:author="김은수" w:date="2026-09-30T15:44:00Z" w16du:dateUtc="2026-09-30T06:44:00Z">
        <w:r w:rsidRPr="00E00010">
          <w:rPr>
            <w:noProof/>
          </w:rPr>
          <w:lastRenderedPageBreak/>
          <w:drawing>
            <wp:inline distT="0" distB="0" distL="0" distR="0" wp14:anchorId="3E4EBC4E" wp14:editId="0010EAF7">
              <wp:extent cx="4320000" cy="5289300"/>
              <wp:effectExtent l="0" t="0" r="0" b="0"/>
              <wp:docPr id="1031" name="Flow BOOT-015" descr="SU-ID-BOOT-015 구획 데이터 전송 설계 순서도">
                <a:extLst xmlns:a="http://schemas.openxmlformats.org/drawingml/2006/main">
                  <a:ext uri="{FF2B5EF4-FFF2-40B4-BE49-F238E27FC236}">
                    <a16:creationId xmlns:a16="http://schemas.microsoft.com/office/drawing/2014/main" id="{E8B69799-F488-0C76-6806-D41022ABA04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그림 256" descr="스크린샷, 어둠, 블랙, 밤이(가) 표시된 사진&#10;&#10;자동 생성된 설명">
                        <a:extLst>
                          <a:ext uri="{FF2B5EF4-FFF2-40B4-BE49-F238E27FC236}">
                            <a16:creationId xmlns:a16="http://schemas.microsoft.com/office/drawing/2014/main" id="{E8B69799-F488-0C76-6806-D41022ABA043}"/>
                          </a:ext>
                        </a:extLst>
                      </pic:cNvPr>
                      <pic:cNvPicPr>
                        <a:picLocks noChangeAspect="1"/>
                      </pic:cNvPicPr>
                    </pic:nvPicPr>
                    <pic:blipFill>
                      <a:blip r:embed="rId91"/>
                      <a:stretch>
                        <a:fillRect/>
                      </a:stretch>
                    </pic:blipFill>
                    <pic:spPr>
                      <a:xfrm>
                        <a:off x="0" y="0"/>
                        <a:ext cx="4320000" cy="5289300"/>
                      </a:xfrm>
                      <a:prstGeom prst="rect">
                        <a:avLst/>
                      </a:prstGeom>
                    </pic:spPr>
                  </pic:pic>
                </a:graphicData>
              </a:graphic>
            </wp:inline>
          </w:drawing>
        </w:r>
      </w:ins>
    </w:p>
    <w:p w14:paraId="1796D59B" w14:textId="77777777" w:rsidR="00697371" w:rsidRPr="00E00010" w:rsidRDefault="00220104">
      <w:pPr>
        <w:pStyle w:val="TDC45"/>
        <w:rPr>
          <w:ins w:id="16754" w:author="김은수" w:date="2026-09-30T15:44:00Z" w16du:dateUtc="2026-09-30T06:44:00Z"/>
        </w:rPr>
        <w:pPrChange w:id="16755" w:author="김은수" w:date="2026-10-01T01:11:00Z">
          <w:pPr>
            <w:keepLines/>
            <w:widowControl/>
            <w:snapToGrid w:val="0"/>
            <w:spacing w:after="180" w:line="276" w:lineRule="auto"/>
            <w:jc w:val="center"/>
          </w:pPr>
        </w:pPrChange>
      </w:pPr>
      <w:ins w:id="16756" w:author="김은수" w:date="2026-09-30T15:44:00Z" w16du:dateUtc="2026-09-30T06:44:00Z">
        <w:r w:rsidRPr="00E00010">
          <w:t>그림 39. SU-ID-BOOT-015 구획 데이터 전송 순서도</w:t>
        </w:r>
      </w:ins>
    </w:p>
    <w:p w14:paraId="108D5F46" w14:textId="77777777" w:rsidR="000C626C" w:rsidRDefault="000C626C">
      <w:pPr>
        <w:pStyle w:val="TDC40"/>
        <w:rPr>
          <w:ins w:id="16757" w:author="김은수" w:date="2026-10-01T05:08:00Z"/>
        </w:rPr>
      </w:pPr>
    </w:p>
    <w:p w14:paraId="1A8CAA3E" w14:textId="77777777" w:rsidR="00697371" w:rsidRPr="00E00010" w:rsidRDefault="00220104">
      <w:pPr>
        <w:pStyle w:val="TDC4"/>
        <w:rPr>
          <w:ins w:id="16758" w:author="김은수" w:date="2026-09-30T15:44:00Z" w16du:dateUtc="2026-09-30T06:44:00Z"/>
        </w:rPr>
        <w:pPrChange w:id="16759" w:author="김은수" w:date="2026-10-01T01:11:00Z">
          <w:pPr>
            <w:pStyle w:val="4"/>
            <w:numPr>
              <w:ilvl w:val="3"/>
              <w:numId w:val="7"/>
            </w:numPr>
            <w:tabs>
              <w:tab w:val="num" w:pos="1134"/>
            </w:tabs>
            <w:ind w:left="1200" w:hanging="400"/>
          </w:pPr>
        </w:pPrChange>
      </w:pPr>
      <w:ins w:id="16760" w:author="김은수" w:date="2026-09-30T15:44:00Z" w16du:dateUtc="2026-09-30T06:44:00Z">
        <w:r>
          <w:t>SU-ID-BOOT-016, 프로그램 메모리 잠금</w:t>
        </w:r>
      </w:ins>
    </w:p>
    <w:p w14:paraId="216BCDA3" w14:textId="77777777" w:rsidR="00084C76" w:rsidRDefault="00084C76">
      <w:pPr>
        <w:pStyle w:val="TDC40"/>
        <w:keepNext/>
        <w:rPr>
          <w:ins w:id="16761" w:author="김은수" w:date="2026-10-01T12:05:00Z" w16du:dateUtc="2026-10-01T03:05:00Z"/>
        </w:rPr>
        <w:pPrChange w:id="16762" w:author="김은수" w:date="2026-10-01T03:22:00Z">
          <w:pPr>
            <w:pStyle w:val="TDC40"/>
          </w:pPr>
        </w:pPrChange>
      </w:pPr>
      <w:ins w:id="16763" w:author="김은수" w:date="2026-10-01T12:05:00Z" w16du:dateUtc="2026-10-01T03:05:00Z">
        <w:r>
          <w:t>적재가 끝난 프로그램 영역의 접근을 기동 정책에 맞게 제한한다.</w:t>
        </w:r>
      </w:ins>
    </w:p>
    <w:p w14:paraId="3FBCBA23" w14:textId="77777777" w:rsidR="00084C76" w:rsidRDefault="00084C76">
      <w:pPr>
        <w:pStyle w:val="TDC42"/>
        <w:rPr>
          <w:ins w:id="16764" w:author="김은수" w:date="2026-10-01T12:05:00Z" w16du:dateUtc="2026-10-01T03:05:00Z"/>
        </w:rPr>
      </w:pPr>
      <w:ins w:id="16765" w:author="김은수" w:date="2026-10-01T12:05:00Z" w16du:dateUtc="2026-10-01T03:05:00Z">
        <w:r>
          <w:t xml:space="preserve">표 </w:t>
        </w:r>
        <w:r>
          <w:fldChar w:fldCharType="begin"/>
        </w:r>
        <w:r>
          <w:instrText>SEQ 표 \* ARABIC</w:instrText>
        </w:r>
        <w:r>
          <w:fldChar w:fldCharType="separate"/>
        </w:r>
        <w:r>
          <w:t>227</w:t>
        </w:r>
        <w:r>
          <w:fldChar w:fldCharType="end"/>
        </w:r>
        <w:r>
          <w:t>. 프로그램 메모리 잠금 / 유닛 설계 내용</w:t>
        </w:r>
      </w:ins>
    </w:p>
    <w:tbl>
      <w:tblPr>
        <w:tblStyle w:val="TDC41"/>
        <w:tblW w:w="8816" w:type="dxa"/>
        <w:tblLayout w:type="fixed"/>
        <w:tblLook w:val="04A0" w:firstRow="1" w:lastRow="0" w:firstColumn="1" w:lastColumn="0" w:noHBand="0" w:noVBand="1"/>
        <w:tblPrChange w:id="16766"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16767">
          <w:tblGrid>
            <w:gridCol w:w="360"/>
            <w:gridCol w:w="360"/>
            <w:gridCol w:w="584"/>
            <w:gridCol w:w="7512"/>
          </w:tblGrid>
        </w:tblGridChange>
      </w:tblGrid>
      <w:tr w:rsidR="00084C76" w14:paraId="79E52BDA" w14:textId="77777777" w:rsidTr="003C5810">
        <w:trPr>
          <w:cnfStyle w:val="100000000000" w:firstRow="1" w:lastRow="0" w:firstColumn="0" w:lastColumn="0" w:oddVBand="0" w:evenVBand="0" w:oddHBand="0" w:evenHBand="0" w:firstRowFirstColumn="0" w:firstRowLastColumn="0" w:lastRowFirstColumn="0" w:lastRowLastColumn="0"/>
          <w:cantSplit/>
          <w:tblHeader/>
          <w:ins w:id="16768" w:author="김은수" w:date="2026-10-01T12:05:00Z"/>
          <w:trPrChange w:id="16769"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6770" w:author="김은수" w:date="2026-10-01T03:22:00Z">
              <w:tcPr>
                <w:tcW w:w="1304" w:type="dxa"/>
              </w:tcPr>
            </w:tcPrChange>
          </w:tcPr>
          <w:p w14:paraId="463D94F9"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16771" w:author="김은수" w:date="2026-10-01T12:05:00Z" w16du:dateUtc="2026-10-01T03:05:00Z"/>
              </w:rPr>
            </w:pPr>
            <w:ins w:id="16772" w:author="김은수" w:date="2026-10-01T12:05:00Z" w16du:dateUtc="2026-10-01T03:05:00Z">
              <w:r>
                <w:t>항목</w:t>
              </w:r>
            </w:ins>
          </w:p>
        </w:tc>
        <w:tc>
          <w:tcPr>
            <w:tcW w:w="7512" w:type="dxa"/>
            <w:tcPrChange w:id="16773" w:author="김은수" w:date="2026-10-01T03:22:00Z">
              <w:tcPr>
                <w:tcW w:w="7512" w:type="dxa"/>
              </w:tcPr>
            </w:tcPrChange>
          </w:tcPr>
          <w:p w14:paraId="43890081"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16774" w:author="김은수" w:date="2026-10-01T12:05:00Z" w16du:dateUtc="2026-10-01T03:05:00Z"/>
              </w:rPr>
            </w:pPr>
            <w:ins w:id="16775" w:author="김은수" w:date="2026-10-01T12:05:00Z" w16du:dateUtc="2026-10-01T03:05:00Z">
              <w:r>
                <w:t>설계 내용</w:t>
              </w:r>
            </w:ins>
          </w:p>
        </w:tc>
      </w:tr>
      <w:tr w:rsidR="00084C76" w14:paraId="352BDD69" w14:textId="77777777" w:rsidTr="003C5810">
        <w:trPr>
          <w:cantSplit/>
          <w:ins w:id="16776" w:author="김은수" w:date="2026-10-01T12:05:00Z"/>
          <w:trPrChange w:id="16777"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6778" w:author="김은수" w:date="2026-10-01T03:22:00Z">
              <w:tcPr>
                <w:tcW w:w="1304" w:type="dxa"/>
              </w:tcPr>
            </w:tcPrChange>
          </w:tcPr>
          <w:p w14:paraId="67D045FA" w14:textId="77777777" w:rsidR="00084C76" w:rsidRDefault="00084C76">
            <w:pPr>
              <w:pStyle w:val="TDCe"/>
              <w:rPr>
                <w:ins w:id="16779" w:author="김은수" w:date="2026-10-01T12:05:00Z" w16du:dateUtc="2026-10-01T03:05:00Z"/>
              </w:rPr>
            </w:pPr>
            <w:ins w:id="16780" w:author="김은수" w:date="2026-10-01T12:05:00Z" w16du:dateUtc="2026-10-01T03:05:00Z">
              <w:r>
                <w:t>입력</w:t>
              </w:r>
            </w:ins>
          </w:p>
        </w:tc>
        <w:tc>
          <w:tcPr>
            <w:tcW w:w="7512" w:type="dxa"/>
            <w:tcPrChange w:id="16781" w:author="김은수" w:date="2026-10-01T03:22:00Z">
              <w:tcPr>
                <w:tcW w:w="7512" w:type="dxa"/>
              </w:tcPr>
            </w:tcPrChange>
          </w:tcPr>
          <w:p w14:paraId="3C19645B"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6782" w:author="김은수" w:date="2026-10-01T12:05:00Z" w16du:dateUtc="2026-10-01T03:05:00Z"/>
              </w:rPr>
            </w:pPr>
            <w:ins w:id="16783" w:author="김은수" w:date="2026-10-01T12:05:00Z" w16du:dateUtc="2026-10-01T03:05:00Z">
              <w:r>
                <w:t>적재 완료한 프로그램 영역</w:t>
              </w:r>
            </w:ins>
          </w:p>
        </w:tc>
      </w:tr>
      <w:tr w:rsidR="00084C76" w14:paraId="379651F5" w14:textId="77777777" w:rsidTr="003C5810">
        <w:trPr>
          <w:cantSplit/>
          <w:ins w:id="16784" w:author="김은수" w:date="2026-10-01T12:05:00Z"/>
          <w:trPrChange w:id="16785"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6786" w:author="김은수" w:date="2026-10-01T03:22:00Z">
              <w:tcPr>
                <w:tcW w:w="1304" w:type="dxa"/>
              </w:tcPr>
            </w:tcPrChange>
          </w:tcPr>
          <w:p w14:paraId="6ED9E3A0" w14:textId="77777777" w:rsidR="00084C76" w:rsidRDefault="00084C76">
            <w:pPr>
              <w:pStyle w:val="TDCe"/>
              <w:rPr>
                <w:ins w:id="16787" w:author="김은수" w:date="2026-10-01T12:05:00Z" w16du:dateUtc="2026-10-01T03:05:00Z"/>
              </w:rPr>
            </w:pPr>
            <w:ins w:id="16788" w:author="김은수" w:date="2026-10-01T12:05:00Z" w16du:dateUtc="2026-10-01T03:05:00Z">
              <w:r>
                <w:lastRenderedPageBreak/>
                <w:t>출력</w:t>
              </w:r>
            </w:ins>
          </w:p>
        </w:tc>
        <w:tc>
          <w:tcPr>
            <w:tcW w:w="7512" w:type="dxa"/>
            <w:tcPrChange w:id="16789" w:author="김은수" w:date="2026-10-01T03:22:00Z">
              <w:tcPr>
                <w:tcW w:w="7512" w:type="dxa"/>
              </w:tcPr>
            </w:tcPrChange>
          </w:tcPr>
          <w:p w14:paraId="37FE7334"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6790" w:author="김은수" w:date="2026-10-01T12:05:00Z" w16du:dateUtc="2026-10-01T03:05:00Z"/>
              </w:rPr>
            </w:pPr>
            <w:ins w:id="16791" w:author="김은수" w:date="2026-10-01T12:05:00Z" w16du:dateUtc="2026-10-01T03:05:00Z">
              <w:r>
                <w:t>PRAM 접근 제한 상태</w:t>
              </w:r>
            </w:ins>
          </w:p>
        </w:tc>
      </w:tr>
      <w:tr w:rsidR="00084C76" w14:paraId="10DCA881" w14:textId="77777777" w:rsidTr="003C5810">
        <w:trPr>
          <w:cantSplit/>
          <w:ins w:id="16792" w:author="김은수" w:date="2026-10-01T12:05:00Z"/>
          <w:trPrChange w:id="16793"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6794" w:author="김은수" w:date="2026-10-01T03:22:00Z">
              <w:tcPr>
                <w:tcW w:w="1304" w:type="dxa"/>
              </w:tcPr>
            </w:tcPrChange>
          </w:tcPr>
          <w:p w14:paraId="1CD2E319" w14:textId="77777777" w:rsidR="00084C76" w:rsidRDefault="00084C76">
            <w:pPr>
              <w:pStyle w:val="TDCe"/>
              <w:rPr>
                <w:ins w:id="16795" w:author="김은수" w:date="2026-10-01T12:05:00Z" w16du:dateUtc="2026-10-01T03:05:00Z"/>
              </w:rPr>
            </w:pPr>
            <w:ins w:id="16796" w:author="김은수" w:date="2026-10-01T12:05:00Z" w16du:dateUtc="2026-10-01T03:05:00Z">
              <w:r>
                <w:t>처리</w:t>
              </w:r>
            </w:ins>
          </w:p>
        </w:tc>
        <w:tc>
          <w:tcPr>
            <w:tcW w:w="7512" w:type="dxa"/>
            <w:tcPrChange w:id="16797" w:author="김은수" w:date="2026-10-01T03:22:00Z">
              <w:tcPr>
                <w:tcW w:w="7512" w:type="dxa"/>
              </w:tcPr>
            </w:tcPrChange>
          </w:tcPr>
          <w:p w14:paraId="615EE74F"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6798" w:author="김은수" w:date="2026-10-01T12:05:00Z" w16du:dateUtc="2026-10-01T03:05:00Z"/>
              </w:rPr>
            </w:pPr>
            <w:ins w:id="16799" w:author="김은수" w:date="2026-10-01T12:05:00Z" w16du:dateUtc="2026-10-01T03:05:00Z">
              <w:r>
                <w:t>대상 PRAM 영역의 잠금 설정을 적용한다. 적재 전 잠금과 적재 완료 후 잠금의 순서를 구분한다.</w:t>
              </w:r>
            </w:ins>
          </w:p>
        </w:tc>
      </w:tr>
    </w:tbl>
    <w:p w14:paraId="7C39186E" w14:textId="77777777" w:rsidR="00084C76" w:rsidRDefault="00084C76">
      <w:pPr>
        <w:pStyle w:val="TDC40"/>
        <w:spacing w:after="0"/>
        <w:rPr>
          <w:ins w:id="16800" w:author="김은수" w:date="2026-10-01T12:05:00Z" w16du:dateUtc="2026-10-01T03:05:00Z"/>
        </w:rPr>
        <w:pPrChange w:id="16801" w:author="김은수" w:date="2026-10-01T03:22:00Z">
          <w:pPr>
            <w:pStyle w:val="TDC40"/>
          </w:pPr>
        </w:pPrChange>
      </w:pPr>
    </w:p>
    <w:p w14:paraId="356B1D50" w14:textId="77777777" w:rsidR="00084C76" w:rsidRDefault="00084C76">
      <w:pPr>
        <w:pStyle w:val="TDC42"/>
        <w:rPr>
          <w:ins w:id="16802" w:author="김은수" w:date="2026-10-01T12:05:00Z" w16du:dateUtc="2026-10-01T03:05:00Z"/>
        </w:rPr>
      </w:pPr>
      <w:ins w:id="16803" w:author="김은수" w:date="2026-10-01T12:05:00Z" w16du:dateUtc="2026-10-01T03:05:00Z">
        <w:r>
          <w:t xml:space="preserve">표 </w:t>
        </w:r>
        <w:r>
          <w:fldChar w:fldCharType="begin"/>
        </w:r>
        <w:r>
          <w:instrText>SEQ 표 \* ARABIC</w:instrText>
        </w:r>
        <w:r>
          <w:fldChar w:fldCharType="separate"/>
        </w:r>
        <w:r>
          <w:t>228</w:t>
        </w:r>
        <w:r>
          <w:fldChar w:fldCharType="end"/>
        </w:r>
        <w:r>
          <w:t>. 프로그램 메모리 잠금 / 구현 조건</w:t>
        </w:r>
      </w:ins>
    </w:p>
    <w:tbl>
      <w:tblPr>
        <w:tblStyle w:val="TDC41"/>
        <w:tblW w:w="8816" w:type="dxa"/>
        <w:tblLayout w:type="fixed"/>
        <w:tblLook w:val="04A0" w:firstRow="1" w:lastRow="0" w:firstColumn="1" w:lastColumn="0" w:noHBand="0" w:noVBand="1"/>
        <w:tblPrChange w:id="16804"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16805">
          <w:tblGrid>
            <w:gridCol w:w="360"/>
            <w:gridCol w:w="360"/>
            <w:gridCol w:w="584"/>
            <w:gridCol w:w="7512"/>
          </w:tblGrid>
        </w:tblGridChange>
      </w:tblGrid>
      <w:tr w:rsidR="00084C76" w14:paraId="0745565D" w14:textId="77777777" w:rsidTr="003C5810">
        <w:trPr>
          <w:cnfStyle w:val="100000000000" w:firstRow="1" w:lastRow="0" w:firstColumn="0" w:lastColumn="0" w:oddVBand="0" w:evenVBand="0" w:oddHBand="0" w:evenHBand="0" w:firstRowFirstColumn="0" w:firstRowLastColumn="0" w:lastRowFirstColumn="0" w:lastRowLastColumn="0"/>
          <w:cantSplit/>
          <w:tblHeader/>
          <w:ins w:id="16806" w:author="김은수" w:date="2026-10-01T12:05:00Z"/>
          <w:trPrChange w:id="16807"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6808" w:author="김은수" w:date="2026-10-01T03:22:00Z">
              <w:tcPr>
                <w:tcW w:w="1304" w:type="dxa"/>
              </w:tcPr>
            </w:tcPrChange>
          </w:tcPr>
          <w:p w14:paraId="69504886"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16809" w:author="김은수" w:date="2026-10-01T12:05:00Z" w16du:dateUtc="2026-10-01T03:05:00Z"/>
              </w:rPr>
            </w:pPr>
            <w:ins w:id="16810" w:author="김은수" w:date="2026-10-01T12:05:00Z" w16du:dateUtc="2026-10-01T03:05:00Z">
              <w:r>
                <w:t>구분</w:t>
              </w:r>
            </w:ins>
          </w:p>
        </w:tc>
        <w:tc>
          <w:tcPr>
            <w:tcW w:w="7512" w:type="dxa"/>
            <w:tcPrChange w:id="16811" w:author="김은수" w:date="2026-10-01T03:22:00Z">
              <w:tcPr>
                <w:tcW w:w="7512" w:type="dxa"/>
              </w:tcPr>
            </w:tcPrChange>
          </w:tcPr>
          <w:p w14:paraId="47FB1AF0"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16812" w:author="김은수" w:date="2026-10-01T12:05:00Z" w16du:dateUtc="2026-10-01T03:05:00Z"/>
              </w:rPr>
            </w:pPr>
            <w:ins w:id="16813" w:author="김은수" w:date="2026-10-01T12:05:00Z" w16du:dateUtc="2026-10-01T03:05:00Z">
              <w:r>
                <w:t>구현 조건</w:t>
              </w:r>
            </w:ins>
          </w:p>
        </w:tc>
      </w:tr>
      <w:tr w:rsidR="00084C76" w14:paraId="7C92D70C" w14:textId="77777777" w:rsidTr="003C5810">
        <w:trPr>
          <w:cantSplit/>
          <w:ins w:id="16814" w:author="김은수" w:date="2026-10-01T12:05:00Z"/>
          <w:trPrChange w:id="16815"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6816" w:author="김은수" w:date="2026-10-01T03:22:00Z">
              <w:tcPr>
                <w:tcW w:w="1304" w:type="dxa"/>
              </w:tcPr>
            </w:tcPrChange>
          </w:tcPr>
          <w:p w14:paraId="0A0ED3DA" w14:textId="77777777" w:rsidR="00084C76" w:rsidRDefault="00084C76">
            <w:pPr>
              <w:pStyle w:val="TDCe"/>
              <w:rPr>
                <w:ins w:id="16817" w:author="김은수" w:date="2026-10-01T12:05:00Z" w16du:dateUtc="2026-10-01T03:05:00Z"/>
              </w:rPr>
            </w:pPr>
            <w:ins w:id="16818" w:author="김은수" w:date="2026-10-01T12:05:00Z" w16du:dateUtc="2026-10-01T03:05:00Z">
              <w:r>
                <w:t>관련 함수</w:t>
              </w:r>
            </w:ins>
          </w:p>
        </w:tc>
        <w:tc>
          <w:tcPr>
            <w:tcW w:w="7512" w:type="dxa"/>
            <w:tcPrChange w:id="16819" w:author="김은수" w:date="2026-10-01T03:22:00Z">
              <w:tcPr>
                <w:tcW w:w="7512" w:type="dxa"/>
              </w:tcPr>
            </w:tcPrChange>
          </w:tcPr>
          <w:p w14:paraId="75E21028"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6820" w:author="김은수" w:date="2026-10-01T12:05:00Z" w16du:dateUtc="2026-10-01T03:05:00Z"/>
              </w:rPr>
            </w:pPr>
            <w:ins w:id="16821" w:author="김은수" w:date="2026-10-01T12:05:00Z" w16du:dateUtc="2026-10-01T03:05:00Z">
              <w:r>
                <w:t>bootloader_lock_pram</w:t>
              </w:r>
            </w:ins>
          </w:p>
        </w:tc>
      </w:tr>
      <w:tr w:rsidR="00084C76" w14:paraId="76289F6E" w14:textId="77777777" w:rsidTr="003C5810">
        <w:trPr>
          <w:cantSplit/>
          <w:ins w:id="16822" w:author="김은수" w:date="2026-10-01T12:05:00Z"/>
          <w:trPrChange w:id="16823"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6824" w:author="김은수" w:date="2026-10-01T03:22:00Z">
              <w:tcPr>
                <w:tcW w:w="1304" w:type="dxa"/>
              </w:tcPr>
            </w:tcPrChange>
          </w:tcPr>
          <w:p w14:paraId="2850E5C4" w14:textId="77777777" w:rsidR="00084C76" w:rsidRDefault="00084C76">
            <w:pPr>
              <w:pStyle w:val="TDCe"/>
              <w:rPr>
                <w:ins w:id="16825" w:author="김은수" w:date="2026-10-01T12:05:00Z" w16du:dateUtc="2026-10-01T03:05:00Z"/>
              </w:rPr>
            </w:pPr>
            <w:ins w:id="16826" w:author="김은수" w:date="2026-10-01T12:05:00Z" w16du:dateUtc="2026-10-01T03:05:00Z">
              <w:r>
                <w:t>동작 조건</w:t>
              </w:r>
            </w:ins>
          </w:p>
        </w:tc>
        <w:tc>
          <w:tcPr>
            <w:tcW w:w="7512" w:type="dxa"/>
            <w:tcPrChange w:id="16827" w:author="김은수" w:date="2026-10-01T03:22:00Z">
              <w:tcPr>
                <w:tcW w:w="7512" w:type="dxa"/>
              </w:tcPr>
            </w:tcPrChange>
          </w:tcPr>
          <w:p w14:paraId="428B542A"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6828" w:author="김은수" w:date="2026-10-01T12:05:00Z" w16du:dateUtc="2026-10-01T03:05:00Z"/>
              </w:rPr>
            </w:pPr>
            <w:ins w:id="16829" w:author="김은수" w:date="2026-10-01T12:05:00Z" w16du:dateUtc="2026-10-01T03:05:00Z">
              <w:r>
                <w:t>필요한 적재가 끝난 뒤 지정 영역에 잠금이 적용되어야 한다.</w:t>
              </w:r>
            </w:ins>
          </w:p>
        </w:tc>
      </w:tr>
    </w:tbl>
    <w:p w14:paraId="0F792671" w14:textId="77777777" w:rsidR="00084C76" w:rsidRDefault="00084C76">
      <w:pPr>
        <w:pStyle w:val="TDC40"/>
        <w:spacing w:after="0"/>
        <w:rPr>
          <w:ins w:id="16830" w:author="김은수" w:date="2026-10-01T12:05:00Z" w16du:dateUtc="2026-10-01T03:05:00Z"/>
        </w:rPr>
        <w:pPrChange w:id="16831" w:author="김은수" w:date="2026-10-01T03:22:00Z">
          <w:pPr>
            <w:pStyle w:val="TDC40"/>
          </w:pPr>
        </w:pPrChange>
      </w:pPr>
    </w:p>
    <w:p w14:paraId="35C46AAF" w14:textId="77777777" w:rsidR="00697371" w:rsidRPr="00E00010" w:rsidRDefault="00220104">
      <w:pPr>
        <w:pStyle w:val="TDC4"/>
        <w:rPr>
          <w:ins w:id="16832" w:author="김은수" w:date="2026-09-30T15:44:00Z" w16du:dateUtc="2026-09-30T06:44:00Z"/>
        </w:rPr>
        <w:pPrChange w:id="16833" w:author="김은수" w:date="2026-10-01T01:11:00Z">
          <w:pPr>
            <w:pStyle w:val="4"/>
            <w:numPr>
              <w:ilvl w:val="3"/>
              <w:numId w:val="7"/>
            </w:numPr>
            <w:tabs>
              <w:tab w:val="num" w:pos="1134"/>
            </w:tabs>
            <w:ind w:left="1200" w:hanging="400"/>
          </w:pPr>
        </w:pPrChange>
      </w:pPr>
      <w:ins w:id="16834" w:author="김은수" w:date="2026-09-30T15:44:00Z" w16du:dateUtc="2026-09-30T06:44:00Z">
        <w:r>
          <w:t>SU-ID-BOOT-017, 서비스 모드 점검</w:t>
        </w:r>
      </w:ins>
    </w:p>
    <w:p w14:paraId="4B3D86CD" w14:textId="77777777" w:rsidR="00084C76" w:rsidRDefault="00084C76">
      <w:pPr>
        <w:pStyle w:val="TDC40"/>
        <w:keepNext/>
        <w:rPr>
          <w:ins w:id="16835" w:author="김은수" w:date="2026-10-01T12:05:00Z" w16du:dateUtc="2026-10-01T03:05:00Z"/>
        </w:rPr>
        <w:pPrChange w:id="16836" w:author="김은수" w:date="2026-10-01T03:22:00Z">
          <w:pPr>
            <w:pStyle w:val="TDC40"/>
          </w:pPr>
        </w:pPrChange>
      </w:pPr>
      <w:ins w:id="16837" w:author="김은수" w:date="2026-10-01T12:05:00Z" w16du:dateUtc="2026-10-01T03:05:00Z">
        <w:r>
          <w:t>일반 응용 실행 전에 기동 관련 자료를 점검할 수 있게 한다.</w:t>
        </w:r>
      </w:ins>
    </w:p>
    <w:p w14:paraId="12694E67" w14:textId="77777777" w:rsidR="00084C76" w:rsidRDefault="00084C76">
      <w:pPr>
        <w:pStyle w:val="TDC42"/>
        <w:rPr>
          <w:ins w:id="16838" w:author="김은수" w:date="2026-10-01T12:05:00Z" w16du:dateUtc="2026-10-01T03:05:00Z"/>
        </w:rPr>
      </w:pPr>
      <w:ins w:id="16839" w:author="김은수" w:date="2026-10-01T12:05:00Z" w16du:dateUtc="2026-10-01T03:05:00Z">
        <w:r>
          <w:t xml:space="preserve">표 </w:t>
        </w:r>
        <w:r>
          <w:fldChar w:fldCharType="begin"/>
        </w:r>
        <w:r>
          <w:instrText>SEQ 표 \* ARABIC</w:instrText>
        </w:r>
        <w:r>
          <w:fldChar w:fldCharType="separate"/>
        </w:r>
        <w:r>
          <w:t>229</w:t>
        </w:r>
        <w:r>
          <w:fldChar w:fldCharType="end"/>
        </w:r>
        <w:r>
          <w:t>. 서비스 모드 점검 / 유닛 설계 내용</w:t>
        </w:r>
      </w:ins>
    </w:p>
    <w:tbl>
      <w:tblPr>
        <w:tblStyle w:val="TDC41"/>
        <w:tblW w:w="8816" w:type="dxa"/>
        <w:tblLayout w:type="fixed"/>
        <w:tblLook w:val="04A0" w:firstRow="1" w:lastRow="0" w:firstColumn="1" w:lastColumn="0" w:noHBand="0" w:noVBand="1"/>
        <w:tblPrChange w:id="16840"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16841">
          <w:tblGrid>
            <w:gridCol w:w="360"/>
            <w:gridCol w:w="360"/>
            <w:gridCol w:w="584"/>
            <w:gridCol w:w="7512"/>
          </w:tblGrid>
        </w:tblGridChange>
      </w:tblGrid>
      <w:tr w:rsidR="00084C76" w14:paraId="1A74E35C" w14:textId="77777777" w:rsidTr="00DF1E05">
        <w:trPr>
          <w:cnfStyle w:val="100000000000" w:firstRow="1" w:lastRow="0" w:firstColumn="0" w:lastColumn="0" w:oddVBand="0" w:evenVBand="0" w:oddHBand="0" w:evenHBand="0" w:firstRowFirstColumn="0" w:firstRowLastColumn="0" w:lastRowFirstColumn="0" w:lastRowLastColumn="0"/>
          <w:cantSplit/>
          <w:tblHeader/>
          <w:ins w:id="16842" w:author="김은수" w:date="2026-10-01T12:05:00Z"/>
          <w:trPrChange w:id="16843"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6844" w:author="김은수" w:date="2026-10-01T03:22:00Z">
              <w:tcPr>
                <w:tcW w:w="1304" w:type="dxa"/>
              </w:tcPr>
            </w:tcPrChange>
          </w:tcPr>
          <w:p w14:paraId="6CF1766B"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16845" w:author="김은수" w:date="2026-10-01T12:05:00Z" w16du:dateUtc="2026-10-01T03:05:00Z"/>
              </w:rPr>
            </w:pPr>
            <w:ins w:id="16846" w:author="김은수" w:date="2026-10-01T12:05:00Z" w16du:dateUtc="2026-10-01T03:05:00Z">
              <w:r>
                <w:t>항목</w:t>
              </w:r>
            </w:ins>
          </w:p>
        </w:tc>
        <w:tc>
          <w:tcPr>
            <w:tcW w:w="7512" w:type="dxa"/>
            <w:tcPrChange w:id="16847" w:author="김은수" w:date="2026-10-01T03:22:00Z">
              <w:tcPr>
                <w:tcW w:w="7512" w:type="dxa"/>
              </w:tcPr>
            </w:tcPrChange>
          </w:tcPr>
          <w:p w14:paraId="0658DF23"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16848" w:author="김은수" w:date="2026-10-01T12:05:00Z" w16du:dateUtc="2026-10-01T03:05:00Z"/>
              </w:rPr>
            </w:pPr>
            <w:ins w:id="16849" w:author="김은수" w:date="2026-10-01T12:05:00Z" w16du:dateUtc="2026-10-01T03:05:00Z">
              <w:r>
                <w:t>설계 내용</w:t>
              </w:r>
            </w:ins>
          </w:p>
        </w:tc>
      </w:tr>
      <w:tr w:rsidR="00084C76" w14:paraId="0C74BD4D" w14:textId="77777777" w:rsidTr="00DF1E05">
        <w:trPr>
          <w:cantSplit/>
          <w:ins w:id="16850" w:author="김은수" w:date="2026-10-01T12:05:00Z"/>
          <w:trPrChange w:id="16851"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6852" w:author="김은수" w:date="2026-10-01T03:22:00Z">
              <w:tcPr>
                <w:tcW w:w="1304" w:type="dxa"/>
              </w:tcPr>
            </w:tcPrChange>
          </w:tcPr>
          <w:p w14:paraId="11430941" w14:textId="77777777" w:rsidR="00084C76" w:rsidRDefault="00084C76">
            <w:pPr>
              <w:pStyle w:val="TDCe"/>
              <w:rPr>
                <w:ins w:id="16853" w:author="김은수" w:date="2026-10-01T12:05:00Z" w16du:dateUtc="2026-10-01T03:05:00Z"/>
              </w:rPr>
            </w:pPr>
            <w:ins w:id="16854" w:author="김은수" w:date="2026-10-01T12:05:00Z" w16du:dateUtc="2026-10-01T03:05:00Z">
              <w:r>
                <w:t>입력</w:t>
              </w:r>
            </w:ins>
          </w:p>
        </w:tc>
        <w:tc>
          <w:tcPr>
            <w:tcW w:w="7512" w:type="dxa"/>
            <w:tcPrChange w:id="16855" w:author="김은수" w:date="2026-10-01T03:22:00Z">
              <w:tcPr>
                <w:tcW w:w="7512" w:type="dxa"/>
              </w:tcPr>
            </w:tcPrChange>
          </w:tcPr>
          <w:p w14:paraId="53C6CB5E"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6856" w:author="김은수" w:date="2026-10-01T12:05:00Z" w16du:dateUtc="2026-10-01T03:05:00Z"/>
              </w:rPr>
            </w:pPr>
            <w:ins w:id="16857" w:author="김은수" w:date="2026-10-01T12:05:00Z" w16du:dateUtc="2026-10-01T03:05:00Z">
              <w:r>
                <w:t>서비스 진입과 점검 명령</w:t>
              </w:r>
            </w:ins>
          </w:p>
        </w:tc>
      </w:tr>
      <w:tr w:rsidR="00084C76" w14:paraId="49A12545" w14:textId="77777777" w:rsidTr="00DF1E05">
        <w:trPr>
          <w:cantSplit/>
          <w:ins w:id="16858" w:author="김은수" w:date="2026-10-01T12:05:00Z"/>
          <w:trPrChange w:id="16859"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6860" w:author="김은수" w:date="2026-10-01T03:22:00Z">
              <w:tcPr>
                <w:tcW w:w="1304" w:type="dxa"/>
              </w:tcPr>
            </w:tcPrChange>
          </w:tcPr>
          <w:p w14:paraId="758EF8E1" w14:textId="77777777" w:rsidR="00084C76" w:rsidRDefault="00084C76">
            <w:pPr>
              <w:pStyle w:val="TDCe"/>
              <w:rPr>
                <w:ins w:id="16861" w:author="김은수" w:date="2026-10-01T12:05:00Z" w16du:dateUtc="2026-10-01T03:05:00Z"/>
              </w:rPr>
            </w:pPr>
            <w:ins w:id="16862" w:author="김은수" w:date="2026-10-01T12:05:00Z" w16du:dateUtc="2026-10-01T03:05:00Z">
              <w:r>
                <w:t>출력</w:t>
              </w:r>
            </w:ins>
          </w:p>
        </w:tc>
        <w:tc>
          <w:tcPr>
            <w:tcW w:w="7512" w:type="dxa"/>
            <w:tcPrChange w:id="16863" w:author="김은수" w:date="2026-10-01T03:22:00Z">
              <w:tcPr>
                <w:tcW w:w="7512" w:type="dxa"/>
              </w:tcPr>
            </w:tcPrChange>
          </w:tcPr>
          <w:p w14:paraId="08EEBBA4"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6864" w:author="김은수" w:date="2026-10-01T12:05:00Z" w16du:dateUtc="2026-10-01T03:05:00Z"/>
              </w:rPr>
            </w:pPr>
            <w:ins w:id="16865" w:author="김은수" w:date="2026-10-01T12:05:00Z" w16du:dateUtc="2026-10-01T03:05:00Z">
              <w:r>
                <w:t>저장 이미지/파일 정보</w:t>
              </w:r>
            </w:ins>
          </w:p>
        </w:tc>
      </w:tr>
      <w:tr w:rsidR="00084C76" w14:paraId="0B520C75" w14:textId="77777777" w:rsidTr="00DF1E05">
        <w:trPr>
          <w:cantSplit/>
          <w:ins w:id="16866" w:author="김은수" w:date="2026-10-01T12:05:00Z"/>
          <w:trPrChange w:id="16867"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6868" w:author="김은수" w:date="2026-10-01T03:22:00Z">
              <w:tcPr>
                <w:tcW w:w="1304" w:type="dxa"/>
              </w:tcPr>
            </w:tcPrChange>
          </w:tcPr>
          <w:p w14:paraId="461FA5BA" w14:textId="77777777" w:rsidR="00084C76" w:rsidRDefault="00084C76">
            <w:pPr>
              <w:pStyle w:val="TDCe"/>
              <w:rPr>
                <w:ins w:id="16869" w:author="김은수" w:date="2026-10-01T12:05:00Z" w16du:dateUtc="2026-10-01T03:05:00Z"/>
              </w:rPr>
            </w:pPr>
            <w:ins w:id="16870" w:author="김은수" w:date="2026-10-01T12:05:00Z" w16du:dateUtc="2026-10-01T03:05:00Z">
              <w:r>
                <w:t>처리</w:t>
              </w:r>
            </w:ins>
          </w:p>
        </w:tc>
        <w:tc>
          <w:tcPr>
            <w:tcW w:w="7512" w:type="dxa"/>
            <w:tcPrChange w:id="16871" w:author="김은수" w:date="2026-10-01T03:22:00Z">
              <w:tcPr>
                <w:tcW w:w="7512" w:type="dxa"/>
              </w:tcPr>
            </w:tcPrChange>
          </w:tcPr>
          <w:p w14:paraId="4725AC5B"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6872" w:author="김은수" w:date="2026-10-01T12:05:00Z" w16du:dateUtc="2026-10-01T03:05:00Z"/>
              </w:rPr>
            </w:pPr>
            <w:ins w:id="16873" w:author="김은수" w:date="2026-10-01T12:05:00Z" w16du:dateUtc="2026-10-01T03:05:00Z">
              <w:r>
                <w:t>서비스 루프에서 저장 이미지 정보를 조회하고 점검 출력을 제공한다. 정상 자극 실행과 분리하며 파일 조회 실패를 점검 결과로 처리한다.</w:t>
              </w:r>
            </w:ins>
          </w:p>
        </w:tc>
      </w:tr>
    </w:tbl>
    <w:p w14:paraId="65B49F78" w14:textId="77777777" w:rsidR="00084C76" w:rsidRDefault="00084C76">
      <w:pPr>
        <w:pStyle w:val="TDC40"/>
        <w:spacing w:after="0"/>
        <w:rPr>
          <w:ins w:id="16874" w:author="김은수" w:date="2026-10-01T12:05:00Z" w16du:dateUtc="2026-10-01T03:05:00Z"/>
        </w:rPr>
        <w:pPrChange w:id="16875" w:author="김은수" w:date="2026-10-01T03:22:00Z">
          <w:pPr>
            <w:pStyle w:val="TDC40"/>
          </w:pPr>
        </w:pPrChange>
      </w:pPr>
    </w:p>
    <w:p w14:paraId="5D56BCEC" w14:textId="77777777" w:rsidR="00084C76" w:rsidRDefault="00084C76">
      <w:pPr>
        <w:pStyle w:val="TDC42"/>
        <w:rPr>
          <w:ins w:id="16876" w:author="김은수" w:date="2026-10-01T12:05:00Z" w16du:dateUtc="2026-10-01T03:05:00Z"/>
        </w:rPr>
      </w:pPr>
      <w:ins w:id="16877" w:author="김은수" w:date="2026-10-01T12:05:00Z" w16du:dateUtc="2026-10-01T03:05:00Z">
        <w:r>
          <w:t xml:space="preserve">표 </w:t>
        </w:r>
        <w:r>
          <w:fldChar w:fldCharType="begin"/>
        </w:r>
        <w:r>
          <w:instrText>SEQ 표 \* ARABIC</w:instrText>
        </w:r>
        <w:r>
          <w:fldChar w:fldCharType="separate"/>
        </w:r>
        <w:r>
          <w:t>230</w:t>
        </w:r>
        <w:r>
          <w:fldChar w:fldCharType="end"/>
        </w:r>
        <w:r>
          <w:t>. 서비스 모드 점검 / 구현 조건</w:t>
        </w:r>
      </w:ins>
    </w:p>
    <w:tbl>
      <w:tblPr>
        <w:tblStyle w:val="TDC41"/>
        <w:tblW w:w="8816" w:type="dxa"/>
        <w:tblLayout w:type="fixed"/>
        <w:tblLook w:val="04A0" w:firstRow="1" w:lastRow="0" w:firstColumn="1" w:lastColumn="0" w:noHBand="0" w:noVBand="1"/>
        <w:tblPrChange w:id="16878"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16879">
          <w:tblGrid>
            <w:gridCol w:w="360"/>
            <w:gridCol w:w="360"/>
            <w:gridCol w:w="584"/>
            <w:gridCol w:w="7512"/>
          </w:tblGrid>
        </w:tblGridChange>
      </w:tblGrid>
      <w:tr w:rsidR="00084C76" w14:paraId="6D9E8083" w14:textId="77777777" w:rsidTr="00DF1E05">
        <w:trPr>
          <w:cnfStyle w:val="100000000000" w:firstRow="1" w:lastRow="0" w:firstColumn="0" w:lastColumn="0" w:oddVBand="0" w:evenVBand="0" w:oddHBand="0" w:evenHBand="0" w:firstRowFirstColumn="0" w:firstRowLastColumn="0" w:lastRowFirstColumn="0" w:lastRowLastColumn="0"/>
          <w:cantSplit/>
          <w:tblHeader/>
          <w:ins w:id="16880" w:author="김은수" w:date="2026-10-01T12:05:00Z"/>
          <w:trPrChange w:id="16881"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6882" w:author="김은수" w:date="2026-10-01T03:22:00Z">
              <w:tcPr>
                <w:tcW w:w="1304" w:type="dxa"/>
              </w:tcPr>
            </w:tcPrChange>
          </w:tcPr>
          <w:p w14:paraId="639A8D03"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16883" w:author="김은수" w:date="2026-10-01T12:05:00Z" w16du:dateUtc="2026-10-01T03:05:00Z"/>
              </w:rPr>
            </w:pPr>
            <w:ins w:id="16884" w:author="김은수" w:date="2026-10-01T12:05:00Z" w16du:dateUtc="2026-10-01T03:05:00Z">
              <w:r>
                <w:t>구분</w:t>
              </w:r>
            </w:ins>
          </w:p>
        </w:tc>
        <w:tc>
          <w:tcPr>
            <w:tcW w:w="7512" w:type="dxa"/>
            <w:tcPrChange w:id="16885" w:author="김은수" w:date="2026-10-01T03:22:00Z">
              <w:tcPr>
                <w:tcW w:w="7512" w:type="dxa"/>
              </w:tcPr>
            </w:tcPrChange>
          </w:tcPr>
          <w:p w14:paraId="3B209FC8"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16886" w:author="김은수" w:date="2026-10-01T12:05:00Z" w16du:dateUtc="2026-10-01T03:05:00Z"/>
              </w:rPr>
            </w:pPr>
            <w:ins w:id="16887" w:author="김은수" w:date="2026-10-01T12:05:00Z" w16du:dateUtc="2026-10-01T03:05:00Z">
              <w:r>
                <w:t>구현 조건</w:t>
              </w:r>
            </w:ins>
          </w:p>
        </w:tc>
      </w:tr>
      <w:tr w:rsidR="00084C76" w14:paraId="6F4C661F" w14:textId="77777777" w:rsidTr="00DF1E05">
        <w:trPr>
          <w:cantSplit/>
          <w:ins w:id="16888" w:author="김은수" w:date="2026-10-01T12:05:00Z"/>
          <w:trPrChange w:id="16889"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6890" w:author="김은수" w:date="2026-10-01T03:22:00Z">
              <w:tcPr>
                <w:tcW w:w="1304" w:type="dxa"/>
              </w:tcPr>
            </w:tcPrChange>
          </w:tcPr>
          <w:p w14:paraId="74B51F04" w14:textId="77777777" w:rsidR="00084C76" w:rsidRDefault="00084C76">
            <w:pPr>
              <w:pStyle w:val="TDCe"/>
              <w:rPr>
                <w:ins w:id="16891" w:author="김은수" w:date="2026-10-01T12:05:00Z" w16du:dateUtc="2026-10-01T03:05:00Z"/>
              </w:rPr>
            </w:pPr>
            <w:ins w:id="16892" w:author="김은수" w:date="2026-10-01T12:05:00Z" w16du:dateUtc="2026-10-01T03:05:00Z">
              <w:r>
                <w:t>관련 함수</w:t>
              </w:r>
            </w:ins>
          </w:p>
        </w:tc>
        <w:tc>
          <w:tcPr>
            <w:tcW w:w="7512" w:type="dxa"/>
            <w:tcPrChange w:id="16893" w:author="김은수" w:date="2026-10-01T03:22:00Z">
              <w:tcPr>
                <w:tcW w:w="7512" w:type="dxa"/>
              </w:tcPr>
            </w:tcPrChange>
          </w:tcPr>
          <w:p w14:paraId="6373DF5A"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6894" w:author="김은수" w:date="2026-10-01T12:05:00Z" w16du:dateUtc="2026-10-01T03:05:00Z"/>
              </w:rPr>
            </w:pPr>
            <w:ins w:id="16895" w:author="김은수" w:date="2026-10-01T12:05:00Z" w16du:dateUtc="2026-10-01T03:05:00Z">
              <w:r>
                <w:t>service_main</w:t>
              </w:r>
            </w:ins>
          </w:p>
        </w:tc>
      </w:tr>
      <w:tr w:rsidR="00084C76" w14:paraId="0AA36516" w14:textId="77777777" w:rsidTr="00DF1E05">
        <w:trPr>
          <w:cantSplit/>
          <w:ins w:id="16896" w:author="김은수" w:date="2026-10-01T12:05:00Z"/>
          <w:trPrChange w:id="16897"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6898" w:author="김은수" w:date="2026-10-01T03:22:00Z">
              <w:tcPr>
                <w:tcW w:w="1304" w:type="dxa"/>
              </w:tcPr>
            </w:tcPrChange>
          </w:tcPr>
          <w:p w14:paraId="60F698B7" w14:textId="77777777" w:rsidR="00084C76" w:rsidRDefault="00084C76">
            <w:pPr>
              <w:pStyle w:val="TDCe"/>
              <w:rPr>
                <w:ins w:id="16899" w:author="김은수" w:date="2026-10-01T12:05:00Z" w16du:dateUtc="2026-10-01T03:05:00Z"/>
              </w:rPr>
            </w:pPr>
            <w:ins w:id="16900" w:author="김은수" w:date="2026-10-01T12:05:00Z" w16du:dateUtc="2026-10-01T03:05:00Z">
              <w:r>
                <w:lastRenderedPageBreak/>
                <w:t>동작 조건</w:t>
              </w:r>
            </w:ins>
          </w:p>
        </w:tc>
        <w:tc>
          <w:tcPr>
            <w:tcW w:w="7512" w:type="dxa"/>
            <w:tcPrChange w:id="16901" w:author="김은수" w:date="2026-10-01T03:22:00Z">
              <w:tcPr>
                <w:tcW w:w="7512" w:type="dxa"/>
              </w:tcPr>
            </w:tcPrChange>
          </w:tcPr>
          <w:p w14:paraId="6F4D7C38"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6902" w:author="김은수" w:date="2026-10-01T12:05:00Z" w16du:dateUtc="2026-10-01T03:05:00Z"/>
              </w:rPr>
            </w:pPr>
            <w:ins w:id="16903" w:author="김은수" w:date="2026-10-01T12:05:00Z" w16du:dateUtc="2026-10-01T03:05:00Z">
              <w:r>
                <w:t>요청한 저장 파일 정보가 점검 경로로 출력되고 일반 실시간 자극 루프가 실행되지 않아야 한다.</w:t>
              </w:r>
            </w:ins>
          </w:p>
        </w:tc>
      </w:tr>
    </w:tbl>
    <w:p w14:paraId="3969B078" w14:textId="77777777" w:rsidR="00084C76" w:rsidRDefault="00084C76">
      <w:pPr>
        <w:pStyle w:val="TDC40"/>
        <w:spacing w:after="0"/>
        <w:rPr>
          <w:ins w:id="16904" w:author="김은수" w:date="2026-10-01T12:05:00Z" w16du:dateUtc="2026-10-01T03:05:00Z"/>
        </w:rPr>
        <w:pPrChange w:id="16905" w:author="김은수" w:date="2026-10-01T03:22:00Z">
          <w:pPr>
            <w:pStyle w:val="TDC40"/>
          </w:pPr>
        </w:pPrChange>
      </w:pPr>
    </w:p>
    <w:p w14:paraId="26A3BD44" w14:textId="77777777" w:rsidR="00697371" w:rsidRPr="00E00010" w:rsidRDefault="00220104">
      <w:pPr>
        <w:pStyle w:val="TDC4"/>
        <w:rPr>
          <w:ins w:id="16906" w:author="김은수" w:date="2026-09-30T15:44:00Z" w16du:dateUtc="2026-09-30T06:44:00Z"/>
        </w:rPr>
        <w:pPrChange w:id="16907" w:author="김은수" w:date="2026-10-01T01:11:00Z">
          <w:pPr>
            <w:pStyle w:val="4"/>
            <w:numPr>
              <w:ilvl w:val="3"/>
              <w:numId w:val="7"/>
            </w:numPr>
            <w:tabs>
              <w:tab w:val="num" w:pos="1134"/>
            </w:tabs>
            <w:ind w:left="1200" w:hanging="400"/>
          </w:pPr>
        </w:pPrChange>
      </w:pPr>
      <w:ins w:id="16908" w:author="김은수" w:date="2026-09-30T15:44:00Z" w16du:dateUtc="2026-09-30T06:44:00Z">
        <w:r>
          <w:t>SU-ID-BOOT-018, 서비스 표시와 재기동</w:t>
        </w:r>
      </w:ins>
    </w:p>
    <w:p w14:paraId="72A0B317" w14:textId="77777777" w:rsidR="00084C76" w:rsidRDefault="00084C76">
      <w:pPr>
        <w:pStyle w:val="TDC40"/>
        <w:keepNext/>
        <w:rPr>
          <w:ins w:id="16909" w:author="김은수" w:date="2026-10-01T12:05:00Z" w16du:dateUtc="2026-10-01T03:05:00Z"/>
        </w:rPr>
        <w:pPrChange w:id="16910" w:author="김은수" w:date="2026-10-01T03:22:00Z">
          <w:pPr>
            <w:pStyle w:val="TDC40"/>
          </w:pPr>
        </w:pPrChange>
      </w:pPr>
      <w:bookmarkStart w:id="16911" w:name="_Toc241675660"/>
      <w:ins w:id="16912" w:author="김은수" w:date="2026-10-01T12:05:00Z" w16du:dateUtc="2026-10-01T03:05:00Z">
        <w:r>
          <w:t>서비스 실행 중임을 표시하고 점검 종료 후 기동 절차로 돌아간다.</w:t>
        </w:r>
      </w:ins>
    </w:p>
    <w:p w14:paraId="1A036DF2" w14:textId="77777777" w:rsidR="00084C76" w:rsidRDefault="00084C76">
      <w:pPr>
        <w:pStyle w:val="TDC42"/>
        <w:rPr>
          <w:ins w:id="16913" w:author="김은수" w:date="2026-10-01T12:05:00Z" w16du:dateUtc="2026-10-01T03:05:00Z"/>
        </w:rPr>
      </w:pPr>
      <w:ins w:id="16914" w:author="김은수" w:date="2026-10-01T12:05:00Z" w16du:dateUtc="2026-10-01T03:05:00Z">
        <w:r>
          <w:t xml:space="preserve">표 </w:t>
        </w:r>
        <w:r>
          <w:fldChar w:fldCharType="begin"/>
        </w:r>
        <w:r>
          <w:instrText>SEQ 표 \* ARABIC</w:instrText>
        </w:r>
        <w:r>
          <w:fldChar w:fldCharType="separate"/>
        </w:r>
        <w:r>
          <w:t>231</w:t>
        </w:r>
        <w:r>
          <w:fldChar w:fldCharType="end"/>
        </w:r>
        <w:r>
          <w:t>. 서비스 표시와 재기동 / 유닛 설계 내용</w:t>
        </w:r>
      </w:ins>
    </w:p>
    <w:tbl>
      <w:tblPr>
        <w:tblStyle w:val="TDC41"/>
        <w:tblW w:w="8816" w:type="dxa"/>
        <w:tblLayout w:type="fixed"/>
        <w:tblLook w:val="04A0" w:firstRow="1" w:lastRow="0" w:firstColumn="1" w:lastColumn="0" w:noHBand="0" w:noVBand="1"/>
        <w:tblPrChange w:id="16915"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16916">
          <w:tblGrid>
            <w:gridCol w:w="360"/>
            <w:gridCol w:w="360"/>
            <w:gridCol w:w="584"/>
            <w:gridCol w:w="7512"/>
          </w:tblGrid>
        </w:tblGridChange>
      </w:tblGrid>
      <w:tr w:rsidR="00084C76" w14:paraId="74DEC3F6" w14:textId="77777777" w:rsidTr="00557C30">
        <w:trPr>
          <w:cnfStyle w:val="100000000000" w:firstRow="1" w:lastRow="0" w:firstColumn="0" w:lastColumn="0" w:oddVBand="0" w:evenVBand="0" w:oddHBand="0" w:evenHBand="0" w:firstRowFirstColumn="0" w:firstRowLastColumn="0" w:lastRowFirstColumn="0" w:lastRowLastColumn="0"/>
          <w:cantSplit/>
          <w:tblHeader/>
          <w:ins w:id="16917" w:author="김은수" w:date="2026-10-01T12:05:00Z"/>
          <w:trPrChange w:id="16918"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6919" w:author="김은수" w:date="2026-10-01T03:22:00Z">
              <w:tcPr>
                <w:tcW w:w="1304" w:type="dxa"/>
              </w:tcPr>
            </w:tcPrChange>
          </w:tcPr>
          <w:p w14:paraId="109DA8AB"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16920" w:author="김은수" w:date="2026-10-01T12:05:00Z" w16du:dateUtc="2026-10-01T03:05:00Z"/>
              </w:rPr>
            </w:pPr>
            <w:ins w:id="16921" w:author="김은수" w:date="2026-10-01T12:05:00Z" w16du:dateUtc="2026-10-01T03:05:00Z">
              <w:r>
                <w:t>항목</w:t>
              </w:r>
            </w:ins>
          </w:p>
        </w:tc>
        <w:tc>
          <w:tcPr>
            <w:tcW w:w="7512" w:type="dxa"/>
            <w:tcPrChange w:id="16922" w:author="김은수" w:date="2026-10-01T03:22:00Z">
              <w:tcPr>
                <w:tcW w:w="7512" w:type="dxa"/>
              </w:tcPr>
            </w:tcPrChange>
          </w:tcPr>
          <w:p w14:paraId="0B5C741A"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16923" w:author="김은수" w:date="2026-10-01T12:05:00Z" w16du:dateUtc="2026-10-01T03:05:00Z"/>
              </w:rPr>
            </w:pPr>
            <w:ins w:id="16924" w:author="김은수" w:date="2026-10-01T12:05:00Z" w16du:dateUtc="2026-10-01T03:05:00Z">
              <w:r>
                <w:t>설계 내용</w:t>
              </w:r>
            </w:ins>
          </w:p>
        </w:tc>
      </w:tr>
      <w:tr w:rsidR="00084C76" w14:paraId="1EA8BF46" w14:textId="77777777" w:rsidTr="00557C30">
        <w:trPr>
          <w:cantSplit/>
          <w:ins w:id="16925" w:author="김은수" w:date="2026-10-01T12:05:00Z"/>
          <w:trPrChange w:id="16926"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6927" w:author="김은수" w:date="2026-10-01T03:22:00Z">
              <w:tcPr>
                <w:tcW w:w="1304" w:type="dxa"/>
              </w:tcPr>
            </w:tcPrChange>
          </w:tcPr>
          <w:p w14:paraId="2110AF40" w14:textId="77777777" w:rsidR="00084C76" w:rsidRDefault="00084C76">
            <w:pPr>
              <w:pStyle w:val="TDCe"/>
              <w:rPr>
                <w:ins w:id="16928" w:author="김은수" w:date="2026-10-01T12:05:00Z" w16du:dateUtc="2026-10-01T03:05:00Z"/>
              </w:rPr>
            </w:pPr>
            <w:ins w:id="16929" w:author="김은수" w:date="2026-10-01T12:05:00Z" w16du:dateUtc="2026-10-01T03:05:00Z">
              <w:r>
                <w:t>입력</w:t>
              </w:r>
            </w:ins>
          </w:p>
        </w:tc>
        <w:tc>
          <w:tcPr>
            <w:tcW w:w="7512" w:type="dxa"/>
            <w:tcPrChange w:id="16930" w:author="김은수" w:date="2026-10-01T03:22:00Z">
              <w:tcPr>
                <w:tcW w:w="7512" w:type="dxa"/>
              </w:tcPr>
            </w:tcPrChange>
          </w:tcPr>
          <w:p w14:paraId="181FFFE5"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6931" w:author="김은수" w:date="2026-10-01T12:05:00Z" w16du:dateUtc="2026-10-01T03:05:00Z"/>
              </w:rPr>
            </w:pPr>
            <w:ins w:id="16932" w:author="김은수" w:date="2026-10-01T12:05:00Z" w16du:dateUtc="2026-10-01T03:05:00Z">
              <w:r>
                <w:t>서비스 tick과 재기동 요청</w:t>
              </w:r>
            </w:ins>
          </w:p>
        </w:tc>
      </w:tr>
      <w:tr w:rsidR="00084C76" w14:paraId="774DC9CF" w14:textId="77777777" w:rsidTr="00557C30">
        <w:trPr>
          <w:cantSplit/>
          <w:ins w:id="16933" w:author="김은수" w:date="2026-10-01T12:05:00Z"/>
          <w:trPrChange w:id="16934"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6935" w:author="김은수" w:date="2026-10-01T03:22:00Z">
              <w:tcPr>
                <w:tcW w:w="1304" w:type="dxa"/>
              </w:tcPr>
            </w:tcPrChange>
          </w:tcPr>
          <w:p w14:paraId="4ABE940E" w14:textId="77777777" w:rsidR="00084C76" w:rsidRDefault="00084C76">
            <w:pPr>
              <w:pStyle w:val="TDCe"/>
              <w:rPr>
                <w:ins w:id="16936" w:author="김은수" w:date="2026-10-01T12:05:00Z" w16du:dateUtc="2026-10-01T03:05:00Z"/>
              </w:rPr>
            </w:pPr>
            <w:ins w:id="16937" w:author="김은수" w:date="2026-10-01T12:05:00Z" w16du:dateUtc="2026-10-01T03:05:00Z">
              <w:r>
                <w:t>출력</w:t>
              </w:r>
            </w:ins>
          </w:p>
        </w:tc>
        <w:tc>
          <w:tcPr>
            <w:tcW w:w="7512" w:type="dxa"/>
            <w:tcPrChange w:id="16938" w:author="김은수" w:date="2026-10-01T03:22:00Z">
              <w:tcPr>
                <w:tcW w:w="7512" w:type="dxa"/>
              </w:tcPr>
            </w:tcPrChange>
          </w:tcPr>
          <w:p w14:paraId="0C42BCB3"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6939" w:author="김은수" w:date="2026-10-01T12:05:00Z" w16du:dateUtc="2026-10-01T03:05:00Z"/>
              </w:rPr>
            </w:pPr>
            <w:ins w:id="16940" w:author="김은수" w:date="2026-10-01T12:05:00Z" w16du:dateUtc="2026-10-01T03:05:00Z">
              <w:r>
                <w:t>서비스 LED 패턴 및 시스템 재시작</w:t>
              </w:r>
            </w:ins>
          </w:p>
        </w:tc>
      </w:tr>
      <w:tr w:rsidR="00084C76" w14:paraId="04EB886B" w14:textId="77777777" w:rsidTr="00557C30">
        <w:trPr>
          <w:cantSplit/>
          <w:ins w:id="16941" w:author="김은수" w:date="2026-10-01T12:05:00Z"/>
          <w:trPrChange w:id="16942"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6943" w:author="김은수" w:date="2026-10-01T03:22:00Z">
              <w:tcPr>
                <w:tcW w:w="1304" w:type="dxa"/>
              </w:tcPr>
            </w:tcPrChange>
          </w:tcPr>
          <w:p w14:paraId="7E43FF89" w14:textId="77777777" w:rsidR="00084C76" w:rsidRDefault="00084C76">
            <w:pPr>
              <w:pStyle w:val="TDCe"/>
              <w:rPr>
                <w:ins w:id="16944" w:author="김은수" w:date="2026-10-01T12:05:00Z" w16du:dateUtc="2026-10-01T03:05:00Z"/>
              </w:rPr>
            </w:pPr>
            <w:ins w:id="16945" w:author="김은수" w:date="2026-10-01T12:05:00Z" w16du:dateUtc="2026-10-01T03:05:00Z">
              <w:r>
                <w:t>처리</w:t>
              </w:r>
            </w:ins>
          </w:p>
        </w:tc>
        <w:tc>
          <w:tcPr>
            <w:tcW w:w="7512" w:type="dxa"/>
            <w:tcPrChange w:id="16946" w:author="김은수" w:date="2026-10-01T03:22:00Z">
              <w:tcPr>
                <w:tcW w:w="7512" w:type="dxa"/>
              </w:tcPr>
            </w:tcPrChange>
          </w:tcPr>
          <w:p w14:paraId="11AF15FF"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6947" w:author="김은수" w:date="2026-10-01T12:05:00Z" w16du:dateUtc="2026-10-01T03:05:00Z"/>
              </w:rPr>
            </w:pPr>
            <w:ins w:id="16948" w:author="김은수" w:date="2026-10-01T12:05:00Z" w16du:dateUtc="2026-10-01T03:05:00Z">
              <w:r>
                <w:t>서비스용 표시를 주기 갱신한다. 재기동 요청이 들어오면 시스템 재시작 경로를 실행한다. 응용 LED 요청 테이블과 별도 상태를 사용한다.</w:t>
              </w:r>
            </w:ins>
          </w:p>
        </w:tc>
      </w:tr>
    </w:tbl>
    <w:p w14:paraId="5ADD2DDD" w14:textId="77777777" w:rsidR="00084C76" w:rsidRDefault="00084C76">
      <w:pPr>
        <w:pStyle w:val="TDC40"/>
        <w:spacing w:after="0"/>
        <w:rPr>
          <w:ins w:id="16949" w:author="김은수" w:date="2026-10-01T12:05:00Z" w16du:dateUtc="2026-10-01T03:05:00Z"/>
        </w:rPr>
        <w:pPrChange w:id="16950" w:author="김은수" w:date="2026-10-01T03:22:00Z">
          <w:pPr>
            <w:pStyle w:val="TDC40"/>
          </w:pPr>
        </w:pPrChange>
      </w:pPr>
    </w:p>
    <w:p w14:paraId="72354B94" w14:textId="77777777" w:rsidR="00084C76" w:rsidRDefault="00084C76">
      <w:pPr>
        <w:pStyle w:val="TDC42"/>
        <w:rPr>
          <w:ins w:id="16951" w:author="김은수" w:date="2026-10-01T12:05:00Z" w16du:dateUtc="2026-10-01T03:05:00Z"/>
        </w:rPr>
      </w:pPr>
      <w:ins w:id="16952" w:author="김은수" w:date="2026-10-01T12:05:00Z" w16du:dateUtc="2026-10-01T03:05:00Z">
        <w:r>
          <w:t xml:space="preserve">표 </w:t>
        </w:r>
        <w:r>
          <w:fldChar w:fldCharType="begin"/>
        </w:r>
        <w:r>
          <w:instrText>SEQ 표 \* ARABIC</w:instrText>
        </w:r>
        <w:r>
          <w:fldChar w:fldCharType="separate"/>
        </w:r>
        <w:r>
          <w:t>232</w:t>
        </w:r>
        <w:r>
          <w:fldChar w:fldCharType="end"/>
        </w:r>
        <w:r>
          <w:t>. 서비스 표시와 재기동 / 구현 조건</w:t>
        </w:r>
      </w:ins>
    </w:p>
    <w:tbl>
      <w:tblPr>
        <w:tblStyle w:val="TDC41"/>
        <w:tblW w:w="8816" w:type="dxa"/>
        <w:tblLayout w:type="fixed"/>
        <w:tblLook w:val="04A0" w:firstRow="1" w:lastRow="0" w:firstColumn="1" w:lastColumn="0" w:noHBand="0" w:noVBand="1"/>
        <w:tblPrChange w:id="16953"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16954">
          <w:tblGrid>
            <w:gridCol w:w="360"/>
            <w:gridCol w:w="360"/>
            <w:gridCol w:w="584"/>
            <w:gridCol w:w="7512"/>
          </w:tblGrid>
        </w:tblGridChange>
      </w:tblGrid>
      <w:tr w:rsidR="00084C76" w14:paraId="21E9A239" w14:textId="77777777" w:rsidTr="00557C30">
        <w:trPr>
          <w:cnfStyle w:val="100000000000" w:firstRow="1" w:lastRow="0" w:firstColumn="0" w:lastColumn="0" w:oddVBand="0" w:evenVBand="0" w:oddHBand="0" w:evenHBand="0" w:firstRowFirstColumn="0" w:firstRowLastColumn="0" w:lastRowFirstColumn="0" w:lastRowLastColumn="0"/>
          <w:cantSplit/>
          <w:tblHeader/>
          <w:ins w:id="16955" w:author="김은수" w:date="2026-10-01T12:05:00Z"/>
          <w:trPrChange w:id="16956"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6957" w:author="김은수" w:date="2026-10-01T03:22:00Z">
              <w:tcPr>
                <w:tcW w:w="1304" w:type="dxa"/>
              </w:tcPr>
            </w:tcPrChange>
          </w:tcPr>
          <w:p w14:paraId="01A153DF"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16958" w:author="김은수" w:date="2026-10-01T12:05:00Z" w16du:dateUtc="2026-10-01T03:05:00Z"/>
              </w:rPr>
            </w:pPr>
            <w:ins w:id="16959" w:author="김은수" w:date="2026-10-01T12:05:00Z" w16du:dateUtc="2026-10-01T03:05:00Z">
              <w:r>
                <w:t>구분</w:t>
              </w:r>
            </w:ins>
          </w:p>
        </w:tc>
        <w:tc>
          <w:tcPr>
            <w:tcW w:w="7512" w:type="dxa"/>
            <w:tcPrChange w:id="16960" w:author="김은수" w:date="2026-10-01T03:22:00Z">
              <w:tcPr>
                <w:tcW w:w="7512" w:type="dxa"/>
              </w:tcPr>
            </w:tcPrChange>
          </w:tcPr>
          <w:p w14:paraId="251B4317"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16961" w:author="김은수" w:date="2026-10-01T12:05:00Z" w16du:dateUtc="2026-10-01T03:05:00Z"/>
              </w:rPr>
            </w:pPr>
            <w:ins w:id="16962" w:author="김은수" w:date="2026-10-01T12:05:00Z" w16du:dateUtc="2026-10-01T03:05:00Z">
              <w:r>
                <w:t>구현 조건</w:t>
              </w:r>
            </w:ins>
          </w:p>
        </w:tc>
      </w:tr>
      <w:tr w:rsidR="00084C76" w14:paraId="55CAE728" w14:textId="77777777" w:rsidTr="00557C30">
        <w:trPr>
          <w:cantSplit/>
          <w:ins w:id="16963" w:author="김은수" w:date="2026-10-01T12:05:00Z"/>
          <w:trPrChange w:id="16964"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6965" w:author="김은수" w:date="2026-10-01T03:22:00Z">
              <w:tcPr>
                <w:tcW w:w="1304" w:type="dxa"/>
              </w:tcPr>
            </w:tcPrChange>
          </w:tcPr>
          <w:p w14:paraId="1B013405" w14:textId="77777777" w:rsidR="00084C76" w:rsidRDefault="00084C76">
            <w:pPr>
              <w:pStyle w:val="TDCe"/>
              <w:rPr>
                <w:ins w:id="16966" w:author="김은수" w:date="2026-10-01T12:05:00Z" w16du:dateUtc="2026-10-01T03:05:00Z"/>
              </w:rPr>
            </w:pPr>
            <w:ins w:id="16967" w:author="김은수" w:date="2026-10-01T12:05:00Z" w16du:dateUtc="2026-10-01T03:05:00Z">
              <w:r>
                <w:t>관련 함수</w:t>
              </w:r>
            </w:ins>
          </w:p>
        </w:tc>
        <w:tc>
          <w:tcPr>
            <w:tcW w:w="7512" w:type="dxa"/>
            <w:tcPrChange w:id="16968" w:author="김은수" w:date="2026-10-01T03:22:00Z">
              <w:tcPr>
                <w:tcW w:w="7512" w:type="dxa"/>
              </w:tcPr>
            </w:tcPrChange>
          </w:tcPr>
          <w:p w14:paraId="183574B4" w14:textId="77777777" w:rsidR="00084C76" w:rsidRPr="00E00010" w:rsidRDefault="00084C76">
            <w:pPr>
              <w:pStyle w:val="TDCf"/>
              <w:cnfStyle w:val="000000000000" w:firstRow="0" w:lastRow="0" w:firstColumn="0" w:lastColumn="0" w:oddVBand="0" w:evenVBand="0" w:oddHBand="0" w:evenHBand="0" w:firstRowFirstColumn="0" w:firstRowLastColumn="0" w:lastRowFirstColumn="0" w:lastRowLastColumn="0"/>
              <w:rPr>
                <w:ins w:id="16969" w:author="김은수" w:date="2026-10-01T12:05:00Z" w16du:dateUtc="2026-10-01T03:05:00Z"/>
                <w:lang w:val="en-US"/>
                <w:rPrChange w:id="16970" w:author="김은수" w:date="2026-10-01T13:47:00Z" w16du:dateUtc="2026-10-01T04:47:00Z">
                  <w:rPr>
                    <w:ins w:id="16971" w:author="김은수" w:date="2026-10-01T12:05:00Z" w16du:dateUtc="2026-10-01T03:05:00Z"/>
                  </w:rPr>
                </w:rPrChange>
              </w:rPr>
            </w:pPr>
            <w:ins w:id="16972" w:author="김은수" w:date="2026-10-01T12:05:00Z" w16du:dateUtc="2026-10-01T03:05:00Z">
              <w:r w:rsidRPr="00E00010">
                <w:rPr>
                  <w:lang w:val="en-US"/>
                  <w:rPrChange w:id="16973" w:author="김은수" w:date="2026-10-01T13:47:00Z" w16du:dateUtc="2026-10-01T04:47:00Z">
                    <w:rPr/>
                  </w:rPrChange>
                </w:rPr>
                <w:t>s_tdc_service_led_tick / s_tdc_service_reboot</w:t>
              </w:r>
            </w:ins>
          </w:p>
        </w:tc>
      </w:tr>
      <w:tr w:rsidR="00084C76" w14:paraId="1A788454" w14:textId="77777777" w:rsidTr="00557C30">
        <w:trPr>
          <w:cantSplit/>
          <w:ins w:id="16974" w:author="김은수" w:date="2026-10-01T12:05:00Z"/>
          <w:trPrChange w:id="16975"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6976" w:author="김은수" w:date="2026-10-01T03:22:00Z">
              <w:tcPr>
                <w:tcW w:w="1304" w:type="dxa"/>
              </w:tcPr>
            </w:tcPrChange>
          </w:tcPr>
          <w:p w14:paraId="6412CFD8" w14:textId="77777777" w:rsidR="00084C76" w:rsidRDefault="00084C76">
            <w:pPr>
              <w:pStyle w:val="TDCe"/>
              <w:rPr>
                <w:ins w:id="16977" w:author="김은수" w:date="2026-10-01T12:05:00Z" w16du:dateUtc="2026-10-01T03:05:00Z"/>
              </w:rPr>
            </w:pPr>
            <w:ins w:id="16978" w:author="김은수" w:date="2026-10-01T12:05:00Z" w16du:dateUtc="2026-10-01T03:05:00Z">
              <w:r>
                <w:t>동작 조건</w:t>
              </w:r>
            </w:ins>
          </w:p>
        </w:tc>
        <w:tc>
          <w:tcPr>
            <w:tcW w:w="7512" w:type="dxa"/>
            <w:tcPrChange w:id="16979" w:author="김은수" w:date="2026-10-01T03:22:00Z">
              <w:tcPr>
                <w:tcW w:w="7512" w:type="dxa"/>
              </w:tcPr>
            </w:tcPrChange>
          </w:tcPr>
          <w:p w14:paraId="40BC7F9D"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6980" w:author="김은수" w:date="2026-10-01T12:05:00Z" w16du:dateUtc="2026-10-01T03:05:00Z"/>
              </w:rPr>
            </w:pPr>
            <w:ins w:id="16981" w:author="김은수" w:date="2026-10-01T12:05:00Z" w16du:dateUtc="2026-10-01T03:05:00Z">
              <w:r>
                <w:t>서비스 모드에서 지정 표시가 동작하고 재기동 요청은 시스템 재시작으로 이어져야 한다.</w:t>
              </w:r>
            </w:ins>
          </w:p>
        </w:tc>
      </w:tr>
      <w:tr w:rsidR="00084C76" w14:paraId="46F8B031" w14:textId="77777777" w:rsidTr="00557C30">
        <w:trPr>
          <w:cantSplit/>
          <w:ins w:id="16982" w:author="김은수" w:date="2026-10-01T12:05:00Z"/>
          <w:trPrChange w:id="16983"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6984" w:author="김은수" w:date="2026-10-01T03:22:00Z">
              <w:tcPr>
                <w:tcW w:w="1304" w:type="dxa"/>
              </w:tcPr>
            </w:tcPrChange>
          </w:tcPr>
          <w:p w14:paraId="1C793946" w14:textId="77777777" w:rsidR="00084C76" w:rsidRDefault="00084C76">
            <w:pPr>
              <w:pStyle w:val="TDCe"/>
              <w:rPr>
                <w:ins w:id="16985" w:author="김은수" w:date="2026-10-01T12:05:00Z" w16du:dateUtc="2026-10-01T03:05:00Z"/>
              </w:rPr>
            </w:pPr>
            <w:ins w:id="16986" w:author="김은수" w:date="2026-10-01T12:05:00Z" w16du:dateUtc="2026-10-01T03:05:00Z">
              <w:r>
                <w:t>필수 데이터/상수</w:t>
              </w:r>
            </w:ins>
          </w:p>
        </w:tc>
        <w:tc>
          <w:tcPr>
            <w:tcW w:w="7512" w:type="dxa"/>
            <w:tcPrChange w:id="16987" w:author="김은수" w:date="2026-10-01T03:22:00Z">
              <w:tcPr>
                <w:tcW w:w="7512" w:type="dxa"/>
              </w:tcPr>
            </w:tcPrChange>
          </w:tcPr>
          <w:p w14:paraId="7196F317"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6988" w:author="김은수" w:date="2026-10-01T12:05:00Z" w16du:dateUtc="2026-10-01T03:05:00Z"/>
              </w:rPr>
            </w:pPr>
            <w:ins w:id="16989" w:author="김은수" w:date="2026-10-01T12:05:00Z" w16du:dateUtc="2026-10-01T03:05:00Z">
              <w:r>
                <w:t>s_tdc_service_led_iter와 s_tdc_service_led_color는 서비스 표시의 반복 횟수와 현재 색상 상태를 유지한다.</w:t>
              </w:r>
            </w:ins>
          </w:p>
        </w:tc>
      </w:tr>
    </w:tbl>
    <w:p w14:paraId="4D8C24F0" w14:textId="77777777" w:rsidR="00084C76" w:rsidRDefault="00084C76">
      <w:pPr>
        <w:pStyle w:val="TDC40"/>
        <w:spacing w:after="0"/>
        <w:rPr>
          <w:ins w:id="16990" w:author="김은수" w:date="2026-10-01T12:05:00Z" w16du:dateUtc="2026-10-01T03:05:00Z"/>
        </w:rPr>
        <w:pPrChange w:id="16991" w:author="김은수" w:date="2026-10-01T03:22:00Z">
          <w:pPr>
            <w:pStyle w:val="TDC40"/>
          </w:pPr>
        </w:pPrChange>
      </w:pPr>
    </w:p>
    <w:p w14:paraId="1471DC90" w14:textId="77777777" w:rsidR="00697371" w:rsidRPr="00E00010" w:rsidRDefault="00220104">
      <w:pPr>
        <w:pStyle w:val="TDC2"/>
        <w:pageBreakBefore/>
        <w:rPr>
          <w:ins w:id="16992" w:author="김은수" w:date="2026-09-30T15:44:00Z" w16du:dateUtc="2026-09-30T06:44:00Z"/>
        </w:rPr>
        <w:pPrChange w:id="16993" w:author="김은수" w:date="2026-10-01T01:11:00Z">
          <w:pPr>
            <w:pStyle w:val="2"/>
            <w:pageBreakBefore/>
            <w:numPr>
              <w:ilvl w:val="1"/>
              <w:numId w:val="7"/>
            </w:numPr>
            <w:tabs>
              <w:tab w:val="num" w:pos="567"/>
            </w:tabs>
            <w:ind w:left="567" w:hanging="425"/>
          </w:pPr>
        </w:pPrChange>
      </w:pPr>
      <w:ins w:id="16994" w:author="김은수" w:date="2026-09-30T15:44:00Z" w16du:dateUtc="2026-09-30T06:44:00Z">
        <w:r>
          <w:lastRenderedPageBreak/>
          <w:t>Wireless Update Module</w:t>
        </w:r>
        <w:bookmarkEnd w:id="16911"/>
      </w:ins>
    </w:p>
    <w:p w14:paraId="6F273DD3" w14:textId="77777777" w:rsidR="00697371" w:rsidRPr="00E00010" w:rsidRDefault="00220104">
      <w:pPr>
        <w:pStyle w:val="TDC3"/>
        <w:rPr>
          <w:ins w:id="16995" w:author="김은수" w:date="2026-09-30T15:44:00Z" w16du:dateUtc="2026-09-30T06:44:00Z"/>
        </w:rPr>
        <w:pPrChange w:id="16996" w:author="김은수" w:date="2026-10-01T01:11:00Z">
          <w:pPr>
            <w:pStyle w:val="3"/>
            <w:numPr>
              <w:ilvl w:val="2"/>
              <w:numId w:val="7"/>
            </w:numPr>
            <w:tabs>
              <w:tab w:val="num" w:pos="850"/>
            </w:tabs>
            <w:ind w:left="1000" w:hanging="400"/>
          </w:pPr>
        </w:pPrChange>
      </w:pPr>
      <w:bookmarkStart w:id="16997" w:name="_Toc241675661"/>
      <w:ins w:id="16998" w:author="김은수" w:date="2026-09-30T15:44:00Z" w16du:dateUtc="2026-09-30T06:44:00Z">
        <w:r>
          <w:t>SI-ID-BOOT-002, 무선 갱신 모듈</w:t>
        </w:r>
        <w:bookmarkEnd w:id="16997"/>
      </w:ins>
    </w:p>
    <w:p w14:paraId="4F7BCCB9" w14:textId="77777777" w:rsidR="00697371" w:rsidRPr="00E00010" w:rsidRDefault="00220104">
      <w:pPr>
        <w:pStyle w:val="TDC30"/>
        <w:rPr>
          <w:ins w:id="16999" w:author="김은수" w:date="2026-09-30T15:44:00Z" w16du:dateUtc="2026-09-30T06:44:00Z"/>
        </w:rPr>
        <w:pPrChange w:id="17000" w:author="김은수" w:date="2026-10-01T01:11:00Z">
          <w:pPr>
            <w:keepLines/>
            <w:widowControl/>
            <w:snapToGrid w:val="0"/>
            <w:spacing w:after="80" w:line="300" w:lineRule="auto"/>
            <w:ind w:left="900"/>
            <w:jc w:val="left"/>
          </w:pPr>
        </w:pPrChange>
      </w:pPr>
      <w:ins w:id="17001" w:author="김은수" w:date="2026-09-30T15:44:00Z" w16du:dateUtc="2026-09-30T06:44:00Z">
        <w:r w:rsidRPr="00E00010">
          <w:t>CM3가 수신한 이미지와 기동 상태를 읽어 다음 실행 위치를 정한다. 갱신 데이터 전송, 이미지의 데이터 손상 여부 검사, 기동 위치 선택을 각각의 단계로 나누며, CRC 검사와 인증을 구분한다.</w:t>
        </w:r>
      </w:ins>
    </w:p>
    <w:p w14:paraId="5B69C5D3" w14:textId="77777777" w:rsidR="000C626C" w:rsidRDefault="000C626C">
      <w:pPr>
        <w:pStyle w:val="TDC40"/>
        <w:rPr>
          <w:ins w:id="17002" w:author="김은수" w:date="2026-10-01T05:08:00Z"/>
        </w:rPr>
      </w:pPr>
    </w:p>
    <w:p w14:paraId="03D709B8" w14:textId="77777777" w:rsidR="00697371" w:rsidRPr="00E00010" w:rsidRDefault="00220104">
      <w:pPr>
        <w:pStyle w:val="TDC4"/>
        <w:rPr>
          <w:ins w:id="17003" w:author="김은수" w:date="2026-09-30T15:44:00Z" w16du:dateUtc="2026-09-30T06:44:00Z"/>
        </w:rPr>
        <w:pPrChange w:id="17004" w:author="김은수" w:date="2026-10-01T01:11:00Z">
          <w:pPr>
            <w:pStyle w:val="4"/>
            <w:numPr>
              <w:ilvl w:val="3"/>
              <w:numId w:val="7"/>
            </w:numPr>
            <w:tabs>
              <w:tab w:val="num" w:pos="1134"/>
            </w:tabs>
            <w:ind w:left="1200" w:hanging="400"/>
          </w:pPr>
        </w:pPrChange>
      </w:pPr>
      <w:ins w:id="17005" w:author="김은수" w:date="2026-09-30T15:44:00Z" w16du:dateUtc="2026-09-30T06:44:00Z">
        <w:r>
          <w:t>SU-ID-BOOT-019, 부트 상태 파일 읽기와 초기화</w:t>
        </w:r>
      </w:ins>
    </w:p>
    <w:p w14:paraId="6B9C980E" w14:textId="77777777" w:rsidR="00084C76" w:rsidRDefault="00084C76">
      <w:pPr>
        <w:pStyle w:val="TDC40"/>
        <w:keepNext/>
        <w:rPr>
          <w:ins w:id="17006" w:author="김은수" w:date="2026-10-01T12:05:00Z" w16du:dateUtc="2026-10-01T03:05:00Z"/>
        </w:rPr>
        <w:pPrChange w:id="17007" w:author="김은수" w:date="2026-10-01T03:22:00Z">
          <w:pPr>
            <w:pStyle w:val="TDC40"/>
          </w:pPr>
        </w:pPrChange>
      </w:pPr>
      <w:ins w:id="17008" w:author="김은수" w:date="2026-10-01T12:05:00Z" w16du:dateUtc="2026-10-01T03:05:00Z">
        <w:r>
          <w:t>전원 재인가 뒤에도 선택한 이미지와 갱신 진행 정보를 유지한다.</w:t>
        </w:r>
      </w:ins>
    </w:p>
    <w:p w14:paraId="71824479" w14:textId="77777777" w:rsidR="00084C76" w:rsidRDefault="00084C76">
      <w:pPr>
        <w:pStyle w:val="TDC42"/>
        <w:rPr>
          <w:ins w:id="17009" w:author="김은수" w:date="2026-10-01T12:05:00Z" w16du:dateUtc="2026-10-01T03:05:00Z"/>
        </w:rPr>
      </w:pPr>
      <w:ins w:id="17010" w:author="김은수" w:date="2026-10-01T12:05:00Z" w16du:dateUtc="2026-10-01T03:05:00Z">
        <w:r>
          <w:t xml:space="preserve">표 </w:t>
        </w:r>
        <w:r>
          <w:fldChar w:fldCharType="begin"/>
        </w:r>
        <w:r>
          <w:instrText>SEQ 표 \* ARABIC</w:instrText>
        </w:r>
        <w:r>
          <w:fldChar w:fldCharType="separate"/>
        </w:r>
        <w:r>
          <w:t>233</w:t>
        </w:r>
        <w:r>
          <w:fldChar w:fldCharType="end"/>
        </w:r>
        <w:r>
          <w:t>. 부트 상태 파일 읽기와 초기화 / 유닛 설계 내용</w:t>
        </w:r>
      </w:ins>
    </w:p>
    <w:tbl>
      <w:tblPr>
        <w:tblStyle w:val="TDC41"/>
        <w:tblW w:w="8816" w:type="dxa"/>
        <w:tblLayout w:type="fixed"/>
        <w:tblLook w:val="04A0" w:firstRow="1" w:lastRow="0" w:firstColumn="1" w:lastColumn="0" w:noHBand="0" w:noVBand="1"/>
        <w:tblPrChange w:id="17011"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17012">
          <w:tblGrid>
            <w:gridCol w:w="360"/>
            <w:gridCol w:w="360"/>
            <w:gridCol w:w="584"/>
            <w:gridCol w:w="7512"/>
          </w:tblGrid>
        </w:tblGridChange>
      </w:tblGrid>
      <w:tr w:rsidR="00084C76" w14:paraId="2141EF3F" w14:textId="77777777" w:rsidTr="00BF4B24">
        <w:trPr>
          <w:cnfStyle w:val="100000000000" w:firstRow="1" w:lastRow="0" w:firstColumn="0" w:lastColumn="0" w:oddVBand="0" w:evenVBand="0" w:oddHBand="0" w:evenHBand="0" w:firstRowFirstColumn="0" w:firstRowLastColumn="0" w:lastRowFirstColumn="0" w:lastRowLastColumn="0"/>
          <w:cantSplit/>
          <w:tblHeader/>
          <w:ins w:id="17013" w:author="김은수" w:date="2026-10-01T12:05:00Z"/>
          <w:trPrChange w:id="17014"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7015" w:author="김은수" w:date="2026-10-01T03:22:00Z">
              <w:tcPr>
                <w:tcW w:w="1304" w:type="dxa"/>
              </w:tcPr>
            </w:tcPrChange>
          </w:tcPr>
          <w:p w14:paraId="2D89CBAC"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17016" w:author="김은수" w:date="2026-10-01T12:05:00Z" w16du:dateUtc="2026-10-01T03:05:00Z"/>
              </w:rPr>
            </w:pPr>
            <w:ins w:id="17017" w:author="김은수" w:date="2026-10-01T12:05:00Z" w16du:dateUtc="2026-10-01T03:05:00Z">
              <w:r>
                <w:t>항목</w:t>
              </w:r>
            </w:ins>
          </w:p>
        </w:tc>
        <w:tc>
          <w:tcPr>
            <w:tcW w:w="7512" w:type="dxa"/>
            <w:tcPrChange w:id="17018" w:author="김은수" w:date="2026-10-01T03:22:00Z">
              <w:tcPr>
                <w:tcW w:w="7512" w:type="dxa"/>
              </w:tcPr>
            </w:tcPrChange>
          </w:tcPr>
          <w:p w14:paraId="1A5746C0"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17019" w:author="김은수" w:date="2026-10-01T12:05:00Z" w16du:dateUtc="2026-10-01T03:05:00Z"/>
              </w:rPr>
            </w:pPr>
            <w:ins w:id="17020" w:author="김은수" w:date="2026-10-01T12:05:00Z" w16du:dateUtc="2026-10-01T03:05:00Z">
              <w:r>
                <w:t>설계 내용</w:t>
              </w:r>
            </w:ins>
          </w:p>
        </w:tc>
      </w:tr>
      <w:tr w:rsidR="00084C76" w14:paraId="26CF956E" w14:textId="77777777" w:rsidTr="00BF4B24">
        <w:trPr>
          <w:cantSplit/>
          <w:ins w:id="17021" w:author="김은수" w:date="2026-10-01T12:05:00Z"/>
          <w:trPrChange w:id="17022"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7023" w:author="김은수" w:date="2026-10-01T03:22:00Z">
              <w:tcPr>
                <w:tcW w:w="1304" w:type="dxa"/>
              </w:tcPr>
            </w:tcPrChange>
          </w:tcPr>
          <w:p w14:paraId="7983FFE7" w14:textId="77777777" w:rsidR="00084C76" w:rsidRDefault="00084C76">
            <w:pPr>
              <w:pStyle w:val="TDCe"/>
              <w:rPr>
                <w:ins w:id="17024" w:author="김은수" w:date="2026-10-01T12:05:00Z" w16du:dateUtc="2026-10-01T03:05:00Z"/>
              </w:rPr>
            </w:pPr>
            <w:ins w:id="17025" w:author="김은수" w:date="2026-10-01T12:05:00Z" w16du:dateUtc="2026-10-01T03:05:00Z">
              <w:r>
                <w:t>입력</w:t>
              </w:r>
            </w:ins>
          </w:p>
        </w:tc>
        <w:tc>
          <w:tcPr>
            <w:tcW w:w="7512" w:type="dxa"/>
            <w:tcPrChange w:id="17026" w:author="김은수" w:date="2026-10-01T03:22:00Z">
              <w:tcPr>
                <w:tcW w:w="7512" w:type="dxa"/>
              </w:tcPr>
            </w:tcPrChange>
          </w:tcPr>
          <w:p w14:paraId="57FD2DB6"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7027" w:author="김은수" w:date="2026-10-01T12:05:00Z" w16du:dateUtc="2026-10-01T03:05:00Z"/>
              </w:rPr>
            </w:pPr>
            <w:ins w:id="17028" w:author="김은수" w:date="2026-10-01T12:05:00Z" w16du:dateUtc="2026-10-01T03:05:00Z">
              <w:r>
                <w:t>상태 파일 존재 여부, 읽기 결과와 상태 구조체</w:t>
              </w:r>
            </w:ins>
          </w:p>
        </w:tc>
      </w:tr>
      <w:tr w:rsidR="00084C76" w14:paraId="41F00D70" w14:textId="77777777" w:rsidTr="00BF4B24">
        <w:trPr>
          <w:cantSplit/>
          <w:ins w:id="17029" w:author="김은수" w:date="2026-10-01T12:05:00Z"/>
          <w:trPrChange w:id="17030"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7031" w:author="김은수" w:date="2026-10-01T03:22:00Z">
              <w:tcPr>
                <w:tcW w:w="1304" w:type="dxa"/>
              </w:tcPr>
            </w:tcPrChange>
          </w:tcPr>
          <w:p w14:paraId="04A46F89" w14:textId="77777777" w:rsidR="00084C76" w:rsidRDefault="00084C76">
            <w:pPr>
              <w:pStyle w:val="TDCe"/>
              <w:rPr>
                <w:ins w:id="17032" w:author="김은수" w:date="2026-10-01T12:05:00Z" w16du:dateUtc="2026-10-01T03:05:00Z"/>
              </w:rPr>
            </w:pPr>
            <w:ins w:id="17033" w:author="김은수" w:date="2026-10-01T12:05:00Z" w16du:dateUtc="2026-10-01T03:05:00Z">
              <w:r>
                <w:t>출력</w:t>
              </w:r>
            </w:ins>
          </w:p>
        </w:tc>
        <w:tc>
          <w:tcPr>
            <w:tcW w:w="7512" w:type="dxa"/>
            <w:tcPrChange w:id="17034" w:author="김은수" w:date="2026-10-01T03:22:00Z">
              <w:tcPr>
                <w:tcW w:w="7512" w:type="dxa"/>
              </w:tcPr>
            </w:tcPrChange>
          </w:tcPr>
          <w:p w14:paraId="335794B1"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7035" w:author="김은수" w:date="2026-10-01T12:05:00Z" w16du:dateUtc="2026-10-01T03:05:00Z"/>
              </w:rPr>
            </w:pPr>
            <w:ins w:id="17036" w:author="김은수" w:date="2026-10-01T12:05:00Z" w16du:dateUtc="2026-10-01T03:05:00Z">
              <w:r>
                <w:t>상태 정보 또는 기본 상태 파일</w:t>
              </w:r>
            </w:ins>
          </w:p>
        </w:tc>
      </w:tr>
      <w:tr w:rsidR="00084C76" w14:paraId="4E7322DD" w14:textId="77777777" w:rsidTr="00BF4B24">
        <w:trPr>
          <w:cantSplit/>
          <w:ins w:id="17037" w:author="김은수" w:date="2026-10-01T12:05:00Z"/>
          <w:trPrChange w:id="17038"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7039" w:author="김은수" w:date="2026-10-01T03:22:00Z">
              <w:tcPr>
                <w:tcW w:w="1304" w:type="dxa"/>
              </w:tcPr>
            </w:tcPrChange>
          </w:tcPr>
          <w:p w14:paraId="314051F0" w14:textId="77777777" w:rsidR="00084C76" w:rsidRDefault="00084C76">
            <w:pPr>
              <w:pStyle w:val="TDCe"/>
              <w:rPr>
                <w:ins w:id="17040" w:author="김은수" w:date="2026-10-01T12:05:00Z" w16du:dateUtc="2026-10-01T03:05:00Z"/>
              </w:rPr>
            </w:pPr>
            <w:ins w:id="17041" w:author="김은수" w:date="2026-10-01T12:05:00Z" w16du:dateUtc="2026-10-01T03:05:00Z">
              <w:r>
                <w:t>처리</w:t>
              </w:r>
            </w:ins>
          </w:p>
        </w:tc>
        <w:tc>
          <w:tcPr>
            <w:tcW w:w="7512" w:type="dxa"/>
            <w:tcPrChange w:id="17042" w:author="김은수" w:date="2026-10-01T03:22:00Z">
              <w:tcPr>
                <w:tcW w:w="7512" w:type="dxa"/>
              </w:tcPr>
            </w:tcPrChange>
          </w:tcPr>
          <w:p w14:paraId="0B942C46"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7043" w:author="김은수" w:date="2026-10-01T12:05:00Z" w16du:dateUtc="2026-10-01T03:05:00Z"/>
              </w:rPr>
            </w:pPr>
            <w:ins w:id="17044" w:author="김은수" w:date="2026-10-01T12:05:00Z" w16du:dateUtc="2026-10-01T03:05:00Z">
              <w:r>
                <w:t>상태 파일을 확인하고 구조체 크기만큼 읽는다. 파일이 없거나 읽기에 실패하거나 읽은 크기가 부족하면 기본 상태를 초기화하여 기록한다. 상태 파일의 읽기 결과와 바이트 수로 정상 읽기 여부를 판단하며, 이미지의 CRC 검사와는 별도로 처리한다.</w:t>
              </w:r>
            </w:ins>
          </w:p>
        </w:tc>
      </w:tr>
    </w:tbl>
    <w:p w14:paraId="320D6349" w14:textId="77777777" w:rsidR="00084C76" w:rsidRDefault="00084C76">
      <w:pPr>
        <w:pStyle w:val="TDC40"/>
        <w:spacing w:after="0"/>
        <w:rPr>
          <w:ins w:id="17045" w:author="김은수" w:date="2026-10-01T12:05:00Z" w16du:dateUtc="2026-10-01T03:05:00Z"/>
        </w:rPr>
        <w:pPrChange w:id="17046" w:author="김은수" w:date="2026-10-01T03:22:00Z">
          <w:pPr>
            <w:pStyle w:val="TDC40"/>
          </w:pPr>
        </w:pPrChange>
      </w:pPr>
    </w:p>
    <w:p w14:paraId="46A6A9AE" w14:textId="77777777" w:rsidR="00084C76" w:rsidRDefault="00084C76">
      <w:pPr>
        <w:pStyle w:val="TDC42"/>
        <w:rPr>
          <w:ins w:id="17047" w:author="김은수" w:date="2026-10-01T12:05:00Z" w16du:dateUtc="2026-10-01T03:05:00Z"/>
        </w:rPr>
      </w:pPr>
      <w:ins w:id="17048" w:author="김은수" w:date="2026-10-01T12:05:00Z" w16du:dateUtc="2026-10-01T03:05:00Z">
        <w:r>
          <w:t xml:space="preserve">표 </w:t>
        </w:r>
        <w:r>
          <w:fldChar w:fldCharType="begin"/>
        </w:r>
        <w:r>
          <w:instrText>SEQ 표 \* ARABIC</w:instrText>
        </w:r>
        <w:r>
          <w:fldChar w:fldCharType="separate"/>
        </w:r>
        <w:r>
          <w:t>234</w:t>
        </w:r>
        <w:r>
          <w:fldChar w:fldCharType="end"/>
        </w:r>
        <w:r>
          <w:t>. 부트 상태 파일 읽기와 초기화 / 구현 조건</w:t>
        </w:r>
      </w:ins>
    </w:p>
    <w:tbl>
      <w:tblPr>
        <w:tblStyle w:val="TDC41"/>
        <w:tblW w:w="8816" w:type="dxa"/>
        <w:tblLayout w:type="fixed"/>
        <w:tblLook w:val="04A0" w:firstRow="1" w:lastRow="0" w:firstColumn="1" w:lastColumn="0" w:noHBand="0" w:noVBand="1"/>
        <w:tblPrChange w:id="17049"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17050">
          <w:tblGrid>
            <w:gridCol w:w="360"/>
            <w:gridCol w:w="360"/>
            <w:gridCol w:w="584"/>
            <w:gridCol w:w="7512"/>
          </w:tblGrid>
        </w:tblGridChange>
      </w:tblGrid>
      <w:tr w:rsidR="00084C76" w14:paraId="1B1FE254" w14:textId="77777777" w:rsidTr="00BF4B24">
        <w:trPr>
          <w:cnfStyle w:val="100000000000" w:firstRow="1" w:lastRow="0" w:firstColumn="0" w:lastColumn="0" w:oddVBand="0" w:evenVBand="0" w:oddHBand="0" w:evenHBand="0" w:firstRowFirstColumn="0" w:firstRowLastColumn="0" w:lastRowFirstColumn="0" w:lastRowLastColumn="0"/>
          <w:cantSplit/>
          <w:tblHeader/>
          <w:ins w:id="17051" w:author="김은수" w:date="2026-10-01T12:05:00Z"/>
          <w:trPrChange w:id="17052"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7053" w:author="김은수" w:date="2026-10-01T03:22:00Z">
              <w:tcPr>
                <w:tcW w:w="1304" w:type="dxa"/>
              </w:tcPr>
            </w:tcPrChange>
          </w:tcPr>
          <w:p w14:paraId="02C860F7"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17054" w:author="김은수" w:date="2026-10-01T12:05:00Z" w16du:dateUtc="2026-10-01T03:05:00Z"/>
              </w:rPr>
            </w:pPr>
            <w:ins w:id="17055" w:author="김은수" w:date="2026-10-01T12:05:00Z" w16du:dateUtc="2026-10-01T03:05:00Z">
              <w:r>
                <w:t>구분</w:t>
              </w:r>
            </w:ins>
          </w:p>
        </w:tc>
        <w:tc>
          <w:tcPr>
            <w:tcW w:w="7512" w:type="dxa"/>
            <w:tcPrChange w:id="17056" w:author="김은수" w:date="2026-10-01T03:22:00Z">
              <w:tcPr>
                <w:tcW w:w="7512" w:type="dxa"/>
              </w:tcPr>
            </w:tcPrChange>
          </w:tcPr>
          <w:p w14:paraId="5C3C94A8"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17057" w:author="김은수" w:date="2026-10-01T12:05:00Z" w16du:dateUtc="2026-10-01T03:05:00Z"/>
              </w:rPr>
            </w:pPr>
            <w:ins w:id="17058" w:author="김은수" w:date="2026-10-01T12:05:00Z" w16du:dateUtc="2026-10-01T03:05:00Z">
              <w:r>
                <w:t>구현 조건</w:t>
              </w:r>
            </w:ins>
          </w:p>
        </w:tc>
      </w:tr>
      <w:tr w:rsidR="00084C76" w14:paraId="24D675DB" w14:textId="77777777" w:rsidTr="00BF4B24">
        <w:trPr>
          <w:cantSplit/>
          <w:ins w:id="17059" w:author="김은수" w:date="2026-10-01T12:05:00Z"/>
          <w:trPrChange w:id="17060"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7061" w:author="김은수" w:date="2026-10-01T03:22:00Z">
              <w:tcPr>
                <w:tcW w:w="1304" w:type="dxa"/>
              </w:tcPr>
            </w:tcPrChange>
          </w:tcPr>
          <w:p w14:paraId="313A6D35" w14:textId="77777777" w:rsidR="00084C76" w:rsidRDefault="00084C76">
            <w:pPr>
              <w:pStyle w:val="TDCe"/>
              <w:rPr>
                <w:ins w:id="17062" w:author="김은수" w:date="2026-10-01T12:05:00Z" w16du:dateUtc="2026-10-01T03:05:00Z"/>
              </w:rPr>
            </w:pPr>
            <w:ins w:id="17063" w:author="김은수" w:date="2026-10-01T12:05:00Z" w16du:dateUtc="2026-10-01T03:05:00Z">
              <w:r>
                <w:t>관련 함수</w:t>
              </w:r>
            </w:ins>
          </w:p>
        </w:tc>
        <w:tc>
          <w:tcPr>
            <w:tcW w:w="7512" w:type="dxa"/>
            <w:tcPrChange w:id="17064" w:author="김은수" w:date="2026-10-01T03:22:00Z">
              <w:tcPr>
                <w:tcW w:w="7512" w:type="dxa"/>
              </w:tcPr>
            </w:tcPrChange>
          </w:tcPr>
          <w:p w14:paraId="297C690A" w14:textId="77777777" w:rsidR="00084C76" w:rsidRPr="00E00010" w:rsidRDefault="00084C76">
            <w:pPr>
              <w:pStyle w:val="TDCf"/>
              <w:cnfStyle w:val="000000000000" w:firstRow="0" w:lastRow="0" w:firstColumn="0" w:lastColumn="0" w:oddVBand="0" w:evenVBand="0" w:oddHBand="0" w:evenHBand="0" w:firstRowFirstColumn="0" w:firstRowLastColumn="0" w:lastRowFirstColumn="0" w:lastRowLastColumn="0"/>
              <w:rPr>
                <w:ins w:id="17065" w:author="김은수" w:date="2026-10-01T12:05:00Z" w16du:dateUtc="2026-10-01T03:05:00Z"/>
                <w:lang w:val="en-US"/>
                <w:rPrChange w:id="17066" w:author="김은수" w:date="2026-10-01T13:47:00Z" w16du:dateUtc="2026-10-01T04:47:00Z">
                  <w:rPr>
                    <w:ins w:id="17067" w:author="김은수" w:date="2026-10-01T12:05:00Z" w16du:dateUtc="2026-10-01T03:05:00Z"/>
                  </w:rPr>
                </w:rPrChange>
              </w:rPr>
            </w:pPr>
            <w:ins w:id="17068" w:author="김은수" w:date="2026-10-01T12:05:00Z" w16du:dateUtc="2026-10-01T03:05:00Z">
              <w:r w:rsidRPr="00E00010">
                <w:rPr>
                  <w:lang w:val="en-US"/>
                  <w:rPrChange w:id="17069" w:author="김은수" w:date="2026-10-01T13:47:00Z" w16du:dateUtc="2026-10-01T04:47:00Z">
                    <w:rPr/>
                  </w:rPrChange>
                </w:rPr>
                <w:t>snd_boot_handle_file, snd_boot_set_fp</w:t>
              </w:r>
            </w:ins>
          </w:p>
        </w:tc>
      </w:tr>
      <w:tr w:rsidR="00084C76" w14:paraId="0F9F34A6" w14:textId="77777777" w:rsidTr="00BF4B24">
        <w:trPr>
          <w:cantSplit/>
          <w:ins w:id="17070" w:author="김은수" w:date="2026-10-01T12:05:00Z"/>
          <w:trPrChange w:id="17071"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7072" w:author="김은수" w:date="2026-10-01T03:22:00Z">
              <w:tcPr>
                <w:tcW w:w="1304" w:type="dxa"/>
              </w:tcPr>
            </w:tcPrChange>
          </w:tcPr>
          <w:p w14:paraId="52742880" w14:textId="77777777" w:rsidR="00084C76" w:rsidRDefault="00084C76">
            <w:pPr>
              <w:pStyle w:val="TDCe"/>
              <w:rPr>
                <w:ins w:id="17073" w:author="김은수" w:date="2026-10-01T12:05:00Z" w16du:dateUtc="2026-10-01T03:05:00Z"/>
              </w:rPr>
            </w:pPr>
            <w:ins w:id="17074" w:author="김은수" w:date="2026-10-01T12:05:00Z" w16du:dateUtc="2026-10-01T03:05:00Z">
              <w:r>
                <w:t>동작 조건</w:t>
              </w:r>
            </w:ins>
          </w:p>
        </w:tc>
        <w:tc>
          <w:tcPr>
            <w:tcW w:w="7512" w:type="dxa"/>
            <w:tcPrChange w:id="17075" w:author="김은수" w:date="2026-10-01T03:22:00Z">
              <w:tcPr>
                <w:tcW w:w="7512" w:type="dxa"/>
              </w:tcPr>
            </w:tcPrChange>
          </w:tcPr>
          <w:p w14:paraId="4D429D73"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7076" w:author="김은수" w:date="2026-10-01T12:05:00Z" w16du:dateUtc="2026-10-01T03:05:00Z"/>
              </w:rPr>
            </w:pPr>
            <w:ins w:id="17077" w:author="김은수" w:date="2026-10-01T12:05:00Z" w16du:dateUtc="2026-10-01T03:05:00Z">
              <w:r>
                <w:t>없음/불완전 읽기는 초기화 경로, 정상 읽기는 저장 상태 사용 경로로 이어져야 한다.</w:t>
              </w:r>
            </w:ins>
          </w:p>
        </w:tc>
      </w:tr>
    </w:tbl>
    <w:p w14:paraId="69B37F0C" w14:textId="77777777" w:rsidR="00084C76" w:rsidRDefault="00084C76">
      <w:pPr>
        <w:pStyle w:val="TDC40"/>
        <w:spacing w:after="0"/>
        <w:rPr>
          <w:ins w:id="17078" w:author="김은수" w:date="2026-10-01T12:05:00Z" w16du:dateUtc="2026-10-01T03:05:00Z"/>
        </w:rPr>
        <w:pPrChange w:id="17079" w:author="김은수" w:date="2026-10-01T03:22:00Z">
          <w:pPr>
            <w:pStyle w:val="TDC40"/>
          </w:pPr>
        </w:pPrChange>
      </w:pPr>
    </w:p>
    <w:p w14:paraId="261DD8C9" w14:textId="77777777" w:rsidR="00697371" w:rsidRPr="00E00010" w:rsidRDefault="00220104">
      <w:pPr>
        <w:pStyle w:val="TDC43"/>
        <w:rPr>
          <w:ins w:id="17080" w:author="김은수" w:date="2026-09-30T15:44:00Z" w16du:dateUtc="2026-09-30T06:44:00Z"/>
        </w:rPr>
        <w:pPrChange w:id="17081" w:author="김은수" w:date="2026-10-01T01:11:00Z">
          <w:pPr>
            <w:keepLines/>
            <w:widowControl/>
            <w:snapToGrid w:val="0"/>
            <w:spacing w:after="180" w:line="300" w:lineRule="auto"/>
            <w:ind w:left="1245"/>
            <w:jc w:val="left"/>
          </w:pPr>
        </w:pPrChange>
      </w:pPr>
      <w:ins w:id="17082" w:author="김은수" w:date="2026-09-30T15:44:00Z" w16du:dateUtc="2026-09-30T06:44:00Z">
        <w:r>
          <w:rPr>
            <w:b/>
            <w:bCs/>
            <w:rPrChange w:id="17083" w:author="김은수" w:date="2026-10-01T01:11:00Z">
              <w:rPr>
                <w:b/>
                <w:bCs/>
                <w:sz w:val="22"/>
              </w:rPr>
            </w:rPrChange>
          </w:rPr>
          <w:t>흐름 참고 : 상태 파일 읽기는 반환 상태와 읽은 바이트 수가 구조체 크기와 같은지로 판단한다. 실패하면 기본 상태를 기록한 뒤 다시 사용할 수 있도록 한다.</w:t>
        </w:r>
      </w:ins>
    </w:p>
    <w:p w14:paraId="6212604C" w14:textId="77777777" w:rsidR="00BA1805" w:rsidRPr="00E00010" w:rsidRDefault="00BA1805">
      <w:pPr>
        <w:pStyle w:val="TDC44"/>
        <w:rPr>
          <w:ins w:id="17084" w:author="김은수" w:date="2026-09-30T15:44:00Z" w16du:dateUtc="2026-09-30T06:44:00Z"/>
        </w:rPr>
        <w:pPrChange w:id="17085" w:author="김은수" w:date="2026-10-01T01:11:00Z">
          <w:pPr>
            <w:keepNext/>
            <w:keepLines/>
            <w:pageBreakBefore/>
            <w:widowControl/>
            <w:snapToGrid w:val="0"/>
            <w:spacing w:after="100" w:line="240" w:lineRule="auto"/>
            <w:jc w:val="center"/>
          </w:pPr>
        </w:pPrChange>
      </w:pPr>
      <w:ins w:id="17086" w:author="김은수" w:date="2026-09-30T15:44:00Z" w16du:dateUtc="2026-09-30T06:44:00Z">
        <w:r w:rsidRPr="00E00010">
          <w:rPr>
            <w:noProof/>
          </w:rPr>
          <w:lastRenderedPageBreak/>
          <w:drawing>
            <wp:inline distT="0" distB="0" distL="0" distR="0" wp14:anchorId="3E4EBC4E" wp14:editId="0010EAF7">
              <wp:extent cx="4320000" cy="2851200"/>
              <wp:effectExtent l="0" t="0" r="0" b="0"/>
              <wp:docPr id="1032" name="Flow BOOT-019" descr="SU-ID-BOOT-019 부트 상태 파일 읽기와 초기화 설계 순서도">
                <a:extLst xmlns:a="http://schemas.openxmlformats.org/drawingml/2006/main">
                  <a:ext uri="{FF2B5EF4-FFF2-40B4-BE49-F238E27FC236}">
                    <a16:creationId xmlns:a16="http://schemas.microsoft.com/office/drawing/2014/main" id="{E8B69799-F488-0C76-6806-D41022ABA04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그림 256" descr="스크린샷, 어둠, 블랙, 밤이(가) 표시된 사진&#10;&#10;자동 생성된 설명">
                        <a:extLst>
                          <a:ext uri="{FF2B5EF4-FFF2-40B4-BE49-F238E27FC236}">
                            <a16:creationId xmlns:a16="http://schemas.microsoft.com/office/drawing/2014/main" id="{E8B69799-F488-0C76-6806-D41022ABA043}"/>
                          </a:ext>
                        </a:extLst>
                      </pic:cNvPr>
                      <pic:cNvPicPr>
                        <a:picLocks noChangeAspect="1"/>
                      </pic:cNvPicPr>
                    </pic:nvPicPr>
                    <pic:blipFill>
                      <a:blip r:embed="rId92"/>
                      <a:stretch>
                        <a:fillRect/>
                      </a:stretch>
                    </pic:blipFill>
                    <pic:spPr>
                      <a:xfrm>
                        <a:off x="0" y="0"/>
                        <a:ext cx="4320000" cy="2851200"/>
                      </a:xfrm>
                      <a:prstGeom prst="rect">
                        <a:avLst/>
                      </a:prstGeom>
                    </pic:spPr>
                  </pic:pic>
                </a:graphicData>
              </a:graphic>
            </wp:inline>
          </w:drawing>
        </w:r>
      </w:ins>
    </w:p>
    <w:p w14:paraId="7605362C" w14:textId="77777777" w:rsidR="00697371" w:rsidRPr="00E00010" w:rsidRDefault="00220104">
      <w:pPr>
        <w:pStyle w:val="TDC45"/>
        <w:rPr>
          <w:ins w:id="17087" w:author="김은수" w:date="2026-09-30T15:44:00Z" w16du:dateUtc="2026-09-30T06:44:00Z"/>
        </w:rPr>
        <w:pPrChange w:id="17088" w:author="김은수" w:date="2026-10-01T01:11:00Z">
          <w:pPr>
            <w:keepLines/>
            <w:widowControl/>
            <w:snapToGrid w:val="0"/>
            <w:spacing w:after="180" w:line="276" w:lineRule="auto"/>
            <w:jc w:val="center"/>
          </w:pPr>
        </w:pPrChange>
      </w:pPr>
      <w:ins w:id="17089" w:author="김은수" w:date="2026-09-30T15:44:00Z" w16du:dateUtc="2026-09-30T06:44:00Z">
        <w:r w:rsidRPr="00E00010">
          <w:t>그림 40. SU-ID-BOOT-019 부트 상태 파일 읽기와 초기화 순서도</w:t>
        </w:r>
      </w:ins>
    </w:p>
    <w:p w14:paraId="40FC2BC6" w14:textId="77777777" w:rsidR="000C626C" w:rsidRDefault="000C626C">
      <w:pPr>
        <w:pStyle w:val="TDC40"/>
        <w:rPr>
          <w:ins w:id="17090" w:author="김은수" w:date="2026-10-01T05:08:00Z"/>
        </w:rPr>
      </w:pPr>
    </w:p>
    <w:p w14:paraId="25281316" w14:textId="77777777" w:rsidR="00697371" w:rsidRPr="00E00010" w:rsidRDefault="00220104">
      <w:pPr>
        <w:pStyle w:val="TDC4"/>
        <w:rPr>
          <w:ins w:id="17091" w:author="김은수" w:date="2026-09-30T15:44:00Z" w16du:dateUtc="2026-09-30T06:44:00Z"/>
        </w:rPr>
        <w:pPrChange w:id="17092" w:author="김은수" w:date="2026-10-01T01:11:00Z">
          <w:pPr>
            <w:pStyle w:val="4"/>
            <w:numPr>
              <w:ilvl w:val="3"/>
              <w:numId w:val="7"/>
            </w:numPr>
            <w:tabs>
              <w:tab w:val="num" w:pos="1134"/>
            </w:tabs>
            <w:ind w:left="1200" w:hanging="400"/>
          </w:pPr>
        </w:pPrChange>
      </w:pPr>
      <w:ins w:id="17093" w:author="김은수" w:date="2026-09-30T15:44:00Z" w16du:dateUtc="2026-09-30T06:44:00Z">
        <w:r>
          <w:t>SU-ID-BOOT-020, 기동 슬롯 선택과 대체 기동</w:t>
        </w:r>
      </w:ins>
    </w:p>
    <w:p w14:paraId="0D7109C3" w14:textId="77777777" w:rsidR="00084C76" w:rsidRDefault="00084C76">
      <w:pPr>
        <w:pStyle w:val="TDC40"/>
        <w:keepNext/>
        <w:rPr>
          <w:ins w:id="17094" w:author="김은수" w:date="2026-10-01T12:05:00Z" w16du:dateUtc="2026-10-01T03:05:00Z"/>
        </w:rPr>
        <w:pPrChange w:id="17095" w:author="김은수" w:date="2026-10-01T03:22:00Z">
          <w:pPr>
            <w:pStyle w:val="TDC40"/>
          </w:pPr>
        </w:pPrChange>
      </w:pPr>
      <w:ins w:id="17096" w:author="김은수" w:date="2026-10-01T12:05:00Z" w16du:dateUtc="2026-10-01T03:05:00Z">
        <w:r>
          <w:t>새 이미지 시도 결과에 따라 사용할 기동 위치를 결정한다.</w:t>
        </w:r>
      </w:ins>
    </w:p>
    <w:p w14:paraId="44903E5A" w14:textId="77777777" w:rsidR="00084C76" w:rsidRDefault="00084C76">
      <w:pPr>
        <w:pStyle w:val="TDC42"/>
        <w:rPr>
          <w:ins w:id="17097" w:author="김은수" w:date="2026-10-01T12:05:00Z" w16du:dateUtc="2026-10-01T03:05:00Z"/>
        </w:rPr>
      </w:pPr>
      <w:ins w:id="17098" w:author="김은수" w:date="2026-10-01T12:05:00Z" w16du:dateUtc="2026-10-01T03:05:00Z">
        <w:r>
          <w:t xml:space="preserve">표 </w:t>
        </w:r>
        <w:r>
          <w:fldChar w:fldCharType="begin"/>
        </w:r>
        <w:r>
          <w:instrText>SEQ 표 \* ARABIC</w:instrText>
        </w:r>
        <w:r>
          <w:fldChar w:fldCharType="separate"/>
        </w:r>
        <w:r>
          <w:t>235</w:t>
        </w:r>
        <w:r>
          <w:fldChar w:fldCharType="end"/>
        </w:r>
        <w:r>
          <w:t>. 기동 슬롯 선택과 대체 기동 / 유닛 설계 내용</w:t>
        </w:r>
      </w:ins>
    </w:p>
    <w:tbl>
      <w:tblPr>
        <w:tblStyle w:val="TDC41"/>
        <w:tblW w:w="8816" w:type="dxa"/>
        <w:tblLayout w:type="fixed"/>
        <w:tblLook w:val="04A0" w:firstRow="1" w:lastRow="0" w:firstColumn="1" w:lastColumn="0" w:noHBand="0" w:noVBand="1"/>
        <w:tblPrChange w:id="17099"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17100">
          <w:tblGrid>
            <w:gridCol w:w="360"/>
            <w:gridCol w:w="360"/>
            <w:gridCol w:w="584"/>
            <w:gridCol w:w="7512"/>
          </w:tblGrid>
        </w:tblGridChange>
      </w:tblGrid>
      <w:tr w:rsidR="00084C76" w14:paraId="0326FD8B" w14:textId="77777777" w:rsidTr="000F0464">
        <w:trPr>
          <w:cnfStyle w:val="100000000000" w:firstRow="1" w:lastRow="0" w:firstColumn="0" w:lastColumn="0" w:oddVBand="0" w:evenVBand="0" w:oddHBand="0" w:evenHBand="0" w:firstRowFirstColumn="0" w:firstRowLastColumn="0" w:lastRowFirstColumn="0" w:lastRowLastColumn="0"/>
          <w:cantSplit/>
          <w:tblHeader/>
          <w:ins w:id="17101" w:author="김은수" w:date="2026-10-01T12:05:00Z"/>
          <w:trPrChange w:id="17102"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7103" w:author="김은수" w:date="2026-10-01T03:22:00Z">
              <w:tcPr>
                <w:tcW w:w="1304" w:type="dxa"/>
              </w:tcPr>
            </w:tcPrChange>
          </w:tcPr>
          <w:p w14:paraId="6CB4EB98"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17104" w:author="김은수" w:date="2026-10-01T12:05:00Z" w16du:dateUtc="2026-10-01T03:05:00Z"/>
              </w:rPr>
            </w:pPr>
            <w:ins w:id="17105" w:author="김은수" w:date="2026-10-01T12:05:00Z" w16du:dateUtc="2026-10-01T03:05:00Z">
              <w:r>
                <w:t>항목</w:t>
              </w:r>
            </w:ins>
          </w:p>
        </w:tc>
        <w:tc>
          <w:tcPr>
            <w:tcW w:w="7512" w:type="dxa"/>
            <w:tcPrChange w:id="17106" w:author="김은수" w:date="2026-10-01T03:22:00Z">
              <w:tcPr>
                <w:tcW w:w="7512" w:type="dxa"/>
              </w:tcPr>
            </w:tcPrChange>
          </w:tcPr>
          <w:p w14:paraId="73BF0B72"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17107" w:author="김은수" w:date="2026-10-01T12:05:00Z" w16du:dateUtc="2026-10-01T03:05:00Z"/>
              </w:rPr>
            </w:pPr>
            <w:ins w:id="17108" w:author="김은수" w:date="2026-10-01T12:05:00Z" w16du:dateUtc="2026-10-01T03:05:00Z">
              <w:r>
                <w:t>설계 내용</w:t>
              </w:r>
            </w:ins>
          </w:p>
        </w:tc>
      </w:tr>
      <w:tr w:rsidR="00084C76" w14:paraId="4ABC151E" w14:textId="77777777" w:rsidTr="000F0464">
        <w:trPr>
          <w:cantSplit/>
          <w:ins w:id="17109" w:author="김은수" w:date="2026-10-01T12:05:00Z"/>
          <w:trPrChange w:id="17110"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7111" w:author="김은수" w:date="2026-10-01T03:22:00Z">
              <w:tcPr>
                <w:tcW w:w="1304" w:type="dxa"/>
              </w:tcPr>
            </w:tcPrChange>
          </w:tcPr>
          <w:p w14:paraId="09D96AFB" w14:textId="77777777" w:rsidR="00084C76" w:rsidRDefault="00084C76">
            <w:pPr>
              <w:pStyle w:val="TDCe"/>
              <w:rPr>
                <w:ins w:id="17112" w:author="김은수" w:date="2026-10-01T12:05:00Z" w16du:dateUtc="2026-10-01T03:05:00Z"/>
              </w:rPr>
            </w:pPr>
            <w:ins w:id="17113" w:author="김은수" w:date="2026-10-01T12:05:00Z" w16du:dateUtc="2026-10-01T03:05:00Z">
              <w:r>
                <w:t>입력</w:t>
              </w:r>
            </w:ins>
          </w:p>
        </w:tc>
        <w:tc>
          <w:tcPr>
            <w:tcW w:w="7512" w:type="dxa"/>
            <w:tcPrChange w:id="17114" w:author="김은수" w:date="2026-10-01T03:22:00Z">
              <w:tcPr>
                <w:tcW w:w="7512" w:type="dxa"/>
              </w:tcPr>
            </w:tcPrChange>
          </w:tcPr>
          <w:p w14:paraId="74E9DC79"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7115" w:author="김은수" w:date="2026-10-01T12:05:00Z" w16du:dateUtc="2026-10-01T03:05:00Z"/>
              </w:rPr>
            </w:pPr>
            <w:ins w:id="17116" w:author="김은수" w:date="2026-10-01T12:05:00Z" w16du:dateUtc="2026-10-01T03:05:00Z">
              <w:r>
                <w:t>기본/대체 슬롯, 시도 횟수, 갱신 결과</w:t>
              </w:r>
            </w:ins>
          </w:p>
        </w:tc>
      </w:tr>
      <w:tr w:rsidR="00084C76" w14:paraId="64368F4E" w14:textId="77777777" w:rsidTr="000F0464">
        <w:trPr>
          <w:cantSplit/>
          <w:ins w:id="17117" w:author="김은수" w:date="2026-10-01T12:05:00Z"/>
          <w:trPrChange w:id="17118"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7119" w:author="김은수" w:date="2026-10-01T03:22:00Z">
              <w:tcPr>
                <w:tcW w:w="1304" w:type="dxa"/>
              </w:tcPr>
            </w:tcPrChange>
          </w:tcPr>
          <w:p w14:paraId="2C8304AE" w14:textId="77777777" w:rsidR="00084C76" w:rsidRDefault="00084C76">
            <w:pPr>
              <w:pStyle w:val="TDCe"/>
              <w:rPr>
                <w:ins w:id="17120" w:author="김은수" w:date="2026-10-01T12:05:00Z" w16du:dateUtc="2026-10-01T03:05:00Z"/>
              </w:rPr>
            </w:pPr>
            <w:ins w:id="17121" w:author="김은수" w:date="2026-10-01T12:05:00Z" w16du:dateUtc="2026-10-01T03:05:00Z">
              <w:r>
                <w:t>출력</w:t>
              </w:r>
            </w:ins>
          </w:p>
        </w:tc>
        <w:tc>
          <w:tcPr>
            <w:tcW w:w="7512" w:type="dxa"/>
            <w:tcPrChange w:id="17122" w:author="김은수" w:date="2026-10-01T03:22:00Z">
              <w:tcPr>
                <w:tcW w:w="7512" w:type="dxa"/>
              </w:tcPr>
            </w:tcPrChange>
          </w:tcPr>
          <w:p w14:paraId="39574673"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7123" w:author="김은수" w:date="2026-10-01T12:05:00Z" w16du:dateUtc="2026-10-01T03:05:00Z"/>
              </w:rPr>
            </w:pPr>
            <w:ins w:id="17124" w:author="김은수" w:date="2026-10-01T12:05:00Z" w16du:dateUtc="2026-10-01T03:05:00Z">
              <w:r>
                <w:t>선택 슬롯과 갱신 상태</w:t>
              </w:r>
            </w:ins>
          </w:p>
        </w:tc>
      </w:tr>
      <w:tr w:rsidR="00084C76" w14:paraId="47CC1D51" w14:textId="77777777" w:rsidTr="000F0464">
        <w:trPr>
          <w:cantSplit/>
          <w:ins w:id="17125" w:author="김은수" w:date="2026-10-01T12:05:00Z"/>
          <w:trPrChange w:id="17126"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7127" w:author="김은수" w:date="2026-10-01T03:22:00Z">
              <w:tcPr>
                <w:tcW w:w="1304" w:type="dxa"/>
              </w:tcPr>
            </w:tcPrChange>
          </w:tcPr>
          <w:p w14:paraId="1C2481E6" w14:textId="77777777" w:rsidR="00084C76" w:rsidRDefault="00084C76">
            <w:pPr>
              <w:pStyle w:val="TDCe"/>
              <w:rPr>
                <w:ins w:id="17128" w:author="김은수" w:date="2026-10-01T12:05:00Z" w16du:dateUtc="2026-10-01T03:05:00Z"/>
              </w:rPr>
            </w:pPr>
            <w:ins w:id="17129" w:author="김은수" w:date="2026-10-01T12:05:00Z" w16du:dateUtc="2026-10-01T03:05:00Z">
              <w:r>
                <w:t>처리</w:t>
              </w:r>
            </w:ins>
          </w:p>
        </w:tc>
        <w:tc>
          <w:tcPr>
            <w:tcW w:w="7512" w:type="dxa"/>
            <w:tcPrChange w:id="17130" w:author="김은수" w:date="2026-10-01T03:22:00Z">
              <w:tcPr>
                <w:tcW w:w="7512" w:type="dxa"/>
              </w:tcPr>
            </w:tcPrChange>
          </w:tcPr>
          <w:p w14:paraId="3F9810DF"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7131" w:author="김은수" w:date="2026-10-01T12:05:00Z" w16du:dateUtc="2026-10-01T03:05:00Z"/>
              </w:rPr>
            </w:pPr>
            <w:ins w:id="17132" w:author="김은수" w:date="2026-10-01T12:05:00Z" w16du:dateUtc="2026-10-01T03:05:00Z">
              <w:r>
                <w:t>상태 파일의 기본 및 대체 위치와 시도 상태로 슬롯을 결정한다. 대체 시도 조건/상한에 따라 상태를 갱신하고 기본 위치로 복귀한다. 부트 상태는 슬롯 1~4를 포함하며 OTA 저장 경로의 지원 범위와 구분한다.</w:t>
              </w:r>
            </w:ins>
          </w:p>
        </w:tc>
      </w:tr>
    </w:tbl>
    <w:p w14:paraId="7C8D9240" w14:textId="77777777" w:rsidR="00084C76" w:rsidRDefault="00084C76">
      <w:pPr>
        <w:pStyle w:val="TDC40"/>
        <w:spacing w:after="0"/>
        <w:rPr>
          <w:ins w:id="17133" w:author="김은수" w:date="2026-10-01T12:05:00Z" w16du:dateUtc="2026-10-01T03:05:00Z"/>
        </w:rPr>
        <w:pPrChange w:id="17134" w:author="김은수" w:date="2026-10-01T03:22:00Z">
          <w:pPr>
            <w:pStyle w:val="TDC40"/>
          </w:pPr>
        </w:pPrChange>
      </w:pPr>
    </w:p>
    <w:p w14:paraId="5E309BAE" w14:textId="77777777" w:rsidR="00084C76" w:rsidRDefault="00084C76">
      <w:pPr>
        <w:pStyle w:val="TDC42"/>
        <w:rPr>
          <w:ins w:id="17135" w:author="김은수" w:date="2026-10-01T12:05:00Z" w16du:dateUtc="2026-10-01T03:05:00Z"/>
        </w:rPr>
      </w:pPr>
      <w:ins w:id="17136" w:author="김은수" w:date="2026-10-01T12:05:00Z" w16du:dateUtc="2026-10-01T03:05:00Z">
        <w:r>
          <w:t xml:space="preserve">표 </w:t>
        </w:r>
        <w:r>
          <w:fldChar w:fldCharType="begin"/>
        </w:r>
        <w:r>
          <w:instrText>SEQ 표 \* ARABIC</w:instrText>
        </w:r>
        <w:r>
          <w:fldChar w:fldCharType="separate"/>
        </w:r>
        <w:r>
          <w:t>236</w:t>
        </w:r>
        <w:r>
          <w:fldChar w:fldCharType="end"/>
        </w:r>
        <w:r>
          <w:t>. 기동 슬롯 선택과 대체 기동 / 구현 조건</w:t>
        </w:r>
      </w:ins>
    </w:p>
    <w:tbl>
      <w:tblPr>
        <w:tblStyle w:val="TDC41"/>
        <w:tblW w:w="8816" w:type="dxa"/>
        <w:tblLayout w:type="fixed"/>
        <w:tblLook w:val="04A0" w:firstRow="1" w:lastRow="0" w:firstColumn="1" w:lastColumn="0" w:noHBand="0" w:noVBand="1"/>
        <w:tblPrChange w:id="17137" w:author="김은수" w:date="2026-10-01T03:22:00Z">
          <w:tblPr>
            <w:tblStyle w:val="TDC41"/>
            <w:tblW w:w="8816" w:type="dxa"/>
            <w:tblLayout w:type="fixed"/>
            <w:tblLook w:val="04A0" w:firstRow="1" w:lastRow="0" w:firstColumn="1" w:lastColumn="0" w:noHBand="0" w:noVBand="1"/>
          </w:tblPr>
        </w:tblPrChange>
      </w:tblPr>
      <w:tblGrid>
        <w:gridCol w:w="1304"/>
        <w:gridCol w:w="7512"/>
        <w:tblGridChange w:id="17138">
          <w:tblGrid>
            <w:gridCol w:w="360"/>
            <w:gridCol w:w="360"/>
            <w:gridCol w:w="584"/>
            <w:gridCol w:w="7512"/>
          </w:tblGrid>
        </w:tblGridChange>
      </w:tblGrid>
      <w:tr w:rsidR="00084C76" w14:paraId="0C77B70A" w14:textId="77777777" w:rsidTr="000F0464">
        <w:trPr>
          <w:cnfStyle w:val="100000000000" w:firstRow="1" w:lastRow="0" w:firstColumn="0" w:lastColumn="0" w:oddVBand="0" w:evenVBand="0" w:oddHBand="0" w:evenHBand="0" w:firstRowFirstColumn="0" w:firstRowLastColumn="0" w:lastRowFirstColumn="0" w:lastRowLastColumn="0"/>
          <w:cantSplit/>
          <w:tblHeader/>
          <w:ins w:id="17139" w:author="김은수" w:date="2026-10-01T12:05:00Z"/>
          <w:trPrChange w:id="17140"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7141" w:author="김은수" w:date="2026-10-01T03:22:00Z">
              <w:tcPr>
                <w:tcW w:w="1304" w:type="dxa"/>
              </w:tcPr>
            </w:tcPrChange>
          </w:tcPr>
          <w:p w14:paraId="09D15AED" w14:textId="77777777" w:rsidR="00084C76" w:rsidRDefault="00084C76">
            <w:pPr>
              <w:pStyle w:val="TDC0"/>
              <w:cnfStyle w:val="101000000000" w:firstRow="1" w:lastRow="0" w:firstColumn="1" w:lastColumn="0" w:oddVBand="0" w:evenVBand="0" w:oddHBand="0" w:evenHBand="0" w:firstRowFirstColumn="0" w:firstRowLastColumn="0" w:lastRowFirstColumn="0" w:lastRowLastColumn="0"/>
              <w:rPr>
                <w:ins w:id="17142" w:author="김은수" w:date="2026-10-01T12:05:00Z" w16du:dateUtc="2026-10-01T03:05:00Z"/>
              </w:rPr>
            </w:pPr>
            <w:ins w:id="17143" w:author="김은수" w:date="2026-10-01T12:05:00Z" w16du:dateUtc="2026-10-01T03:05:00Z">
              <w:r>
                <w:t>구분</w:t>
              </w:r>
            </w:ins>
          </w:p>
        </w:tc>
        <w:tc>
          <w:tcPr>
            <w:tcW w:w="7512" w:type="dxa"/>
            <w:tcPrChange w:id="17144" w:author="김은수" w:date="2026-10-01T03:22:00Z">
              <w:tcPr>
                <w:tcW w:w="7512" w:type="dxa"/>
              </w:tcPr>
            </w:tcPrChange>
          </w:tcPr>
          <w:p w14:paraId="3F99DB1D" w14:textId="77777777" w:rsidR="00084C76" w:rsidRDefault="00084C76">
            <w:pPr>
              <w:pStyle w:val="TDC0"/>
              <w:cnfStyle w:val="100000000000" w:firstRow="1" w:lastRow="0" w:firstColumn="0" w:lastColumn="0" w:oddVBand="0" w:evenVBand="0" w:oddHBand="0" w:evenHBand="0" w:firstRowFirstColumn="0" w:firstRowLastColumn="0" w:lastRowFirstColumn="0" w:lastRowLastColumn="0"/>
              <w:rPr>
                <w:ins w:id="17145" w:author="김은수" w:date="2026-10-01T12:05:00Z" w16du:dateUtc="2026-10-01T03:05:00Z"/>
              </w:rPr>
            </w:pPr>
            <w:ins w:id="17146" w:author="김은수" w:date="2026-10-01T12:05:00Z" w16du:dateUtc="2026-10-01T03:05:00Z">
              <w:r>
                <w:t>구현 조건</w:t>
              </w:r>
            </w:ins>
          </w:p>
        </w:tc>
      </w:tr>
      <w:tr w:rsidR="00084C76" w14:paraId="3E93C67E" w14:textId="77777777" w:rsidTr="000F0464">
        <w:trPr>
          <w:cantSplit/>
          <w:ins w:id="17147" w:author="김은수" w:date="2026-10-01T12:05:00Z"/>
          <w:trPrChange w:id="17148"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7149" w:author="김은수" w:date="2026-10-01T03:22:00Z">
              <w:tcPr>
                <w:tcW w:w="1304" w:type="dxa"/>
              </w:tcPr>
            </w:tcPrChange>
          </w:tcPr>
          <w:p w14:paraId="67B5A364" w14:textId="77777777" w:rsidR="00084C76" w:rsidRDefault="00084C76">
            <w:pPr>
              <w:pStyle w:val="TDCe"/>
              <w:rPr>
                <w:ins w:id="17150" w:author="김은수" w:date="2026-10-01T12:05:00Z" w16du:dateUtc="2026-10-01T03:05:00Z"/>
              </w:rPr>
            </w:pPr>
            <w:ins w:id="17151" w:author="김은수" w:date="2026-10-01T12:05:00Z" w16du:dateUtc="2026-10-01T03:05:00Z">
              <w:r>
                <w:t>관련 함수</w:t>
              </w:r>
            </w:ins>
          </w:p>
        </w:tc>
        <w:tc>
          <w:tcPr>
            <w:tcW w:w="7512" w:type="dxa"/>
            <w:tcPrChange w:id="17152" w:author="김은수" w:date="2026-10-01T03:22:00Z">
              <w:tcPr>
                <w:tcW w:w="7512" w:type="dxa"/>
              </w:tcPr>
            </w:tcPrChange>
          </w:tcPr>
          <w:p w14:paraId="3E4A2C56" w14:textId="77777777" w:rsidR="00084C76" w:rsidRPr="00E00010" w:rsidRDefault="00084C76">
            <w:pPr>
              <w:pStyle w:val="TDCf"/>
              <w:cnfStyle w:val="000000000000" w:firstRow="0" w:lastRow="0" w:firstColumn="0" w:lastColumn="0" w:oddVBand="0" w:evenVBand="0" w:oddHBand="0" w:evenHBand="0" w:firstRowFirstColumn="0" w:firstRowLastColumn="0" w:lastRowFirstColumn="0" w:lastRowLastColumn="0"/>
              <w:rPr>
                <w:ins w:id="17153" w:author="김은수" w:date="2026-10-01T12:05:00Z" w16du:dateUtc="2026-10-01T03:05:00Z"/>
                <w:lang w:val="en-US"/>
                <w:rPrChange w:id="17154" w:author="김은수" w:date="2026-10-01T13:47:00Z" w16du:dateUtc="2026-10-01T04:47:00Z">
                  <w:rPr>
                    <w:ins w:id="17155" w:author="김은수" w:date="2026-10-01T12:05:00Z" w16du:dateUtc="2026-10-01T03:05:00Z"/>
                  </w:rPr>
                </w:rPrChange>
              </w:rPr>
            </w:pPr>
            <w:ins w:id="17156" w:author="김은수" w:date="2026-10-01T12:05:00Z" w16du:dateUtc="2026-10-01T03:05:00Z">
              <w:r w:rsidRPr="00E00010">
                <w:rPr>
                  <w:lang w:val="en-US"/>
                  <w:rPrChange w:id="17157" w:author="김은수" w:date="2026-10-01T13:47:00Z" w16du:dateUtc="2026-10-01T04:47:00Z">
                    <w:rPr/>
                  </w:rPrChange>
                </w:rPr>
                <w:t>tdc_boot_get_slot_num, tdc_boot_print_boot_file</w:t>
              </w:r>
            </w:ins>
          </w:p>
        </w:tc>
      </w:tr>
      <w:tr w:rsidR="00084C76" w14:paraId="4E53554E" w14:textId="77777777" w:rsidTr="000F0464">
        <w:trPr>
          <w:cantSplit/>
          <w:ins w:id="17158" w:author="김은수" w:date="2026-10-01T12:05:00Z"/>
          <w:trPrChange w:id="17159" w:author="김은수" w:date="2026-10-01T03:22:00Z">
            <w:trPr>
              <w:gridAfter w:val="2"/>
            </w:trPr>
          </w:trPrChange>
        </w:trPr>
        <w:tc>
          <w:tcPr>
            <w:cnfStyle w:val="001000000000" w:firstRow="0" w:lastRow="0" w:firstColumn="1" w:lastColumn="0" w:oddVBand="0" w:evenVBand="0" w:oddHBand="0" w:evenHBand="0" w:firstRowFirstColumn="0" w:firstRowLastColumn="0" w:lastRowFirstColumn="0" w:lastRowLastColumn="0"/>
            <w:tcW w:w="1304" w:type="dxa"/>
            <w:tcPrChange w:id="17160" w:author="김은수" w:date="2026-10-01T03:22:00Z">
              <w:tcPr>
                <w:tcW w:w="1304" w:type="dxa"/>
              </w:tcPr>
            </w:tcPrChange>
          </w:tcPr>
          <w:p w14:paraId="4632B527" w14:textId="77777777" w:rsidR="00084C76" w:rsidRDefault="00084C76">
            <w:pPr>
              <w:pStyle w:val="TDCe"/>
              <w:rPr>
                <w:ins w:id="17161" w:author="김은수" w:date="2026-10-01T12:05:00Z" w16du:dateUtc="2026-10-01T03:05:00Z"/>
              </w:rPr>
            </w:pPr>
            <w:ins w:id="17162" w:author="김은수" w:date="2026-10-01T12:05:00Z" w16du:dateUtc="2026-10-01T03:05:00Z">
              <w:r>
                <w:lastRenderedPageBreak/>
                <w:t>동작 조건</w:t>
              </w:r>
            </w:ins>
          </w:p>
        </w:tc>
        <w:tc>
          <w:tcPr>
            <w:tcW w:w="7512" w:type="dxa"/>
            <w:tcPrChange w:id="17163" w:author="김은수" w:date="2026-10-01T03:22:00Z">
              <w:tcPr>
                <w:tcW w:w="7512" w:type="dxa"/>
              </w:tcPr>
            </w:tcPrChange>
          </w:tcPr>
          <w:p w14:paraId="225C69CB" w14:textId="77777777" w:rsidR="00084C76" w:rsidRDefault="00084C76">
            <w:pPr>
              <w:pStyle w:val="TDCf"/>
              <w:cnfStyle w:val="000000000000" w:firstRow="0" w:lastRow="0" w:firstColumn="0" w:lastColumn="0" w:oddVBand="0" w:evenVBand="0" w:oddHBand="0" w:evenHBand="0" w:firstRowFirstColumn="0" w:firstRowLastColumn="0" w:lastRowFirstColumn="0" w:lastRowLastColumn="0"/>
              <w:rPr>
                <w:ins w:id="17164" w:author="김은수" w:date="2026-10-01T12:05:00Z" w16du:dateUtc="2026-10-01T03:05:00Z"/>
              </w:rPr>
            </w:pPr>
            <w:ins w:id="17165" w:author="김은수" w:date="2026-10-01T12:05:00Z" w16du:dateUtc="2026-10-01T03:05:00Z">
              <w:r>
                <w:t>각 조건에서 선택 슬롯과 시도 상태가 해당 분기에 맞게 갱신되고 상한 초과가 무한 대체 시도로 이어지지 않아야 한다.</w:t>
              </w:r>
            </w:ins>
          </w:p>
        </w:tc>
      </w:tr>
    </w:tbl>
    <w:p w14:paraId="6DFC72E4" w14:textId="77777777" w:rsidR="00084C76" w:rsidRDefault="00084C76">
      <w:pPr>
        <w:pStyle w:val="TDC40"/>
        <w:spacing w:after="0"/>
        <w:rPr>
          <w:ins w:id="17166" w:author="김은수" w:date="2026-10-01T12:05:00Z" w16du:dateUtc="2026-10-01T03:05:00Z"/>
        </w:rPr>
        <w:pPrChange w:id="17167" w:author="김은수" w:date="2026-10-01T03:22:00Z">
          <w:pPr>
            <w:pStyle w:val="TDC40"/>
          </w:pPr>
        </w:pPrChange>
      </w:pPr>
    </w:p>
    <w:p w14:paraId="08D081B4" w14:textId="77777777" w:rsidR="00697371" w:rsidRPr="00E00010" w:rsidRDefault="00220104">
      <w:pPr>
        <w:pStyle w:val="TDC43"/>
        <w:rPr>
          <w:ins w:id="17168" w:author="김은수" w:date="2026-09-30T15:44:00Z" w16du:dateUtc="2026-09-30T06:44:00Z"/>
        </w:rPr>
        <w:pPrChange w:id="17169" w:author="김은수" w:date="2026-10-01T01:11:00Z">
          <w:pPr>
            <w:keepLines/>
            <w:widowControl/>
            <w:snapToGrid w:val="0"/>
            <w:spacing w:after="180" w:line="300" w:lineRule="auto"/>
            <w:ind w:left="1245"/>
            <w:jc w:val="left"/>
          </w:pPr>
        </w:pPrChange>
      </w:pPr>
      <w:ins w:id="17170" w:author="김은수" w:date="2026-09-30T15:44:00Z" w16du:dateUtc="2026-09-30T06:44:00Z">
        <w:r>
          <w:rPr>
            <w:b/>
            <w:bCs/>
            <w:rPrChange w:id="17171" w:author="김은수" w:date="2026-10-01T01:11:00Z">
              <w:rPr>
                <w:b/>
                <w:bCs/>
                <w:sz w:val="22"/>
              </w:rPr>
            </w:rPrChange>
          </w:rPr>
          <w:t>흐름 참고 : 대체 슬롯의 실행 성공 상태는 응용 프로그램이 기록하도록 한다. 부트로더는 다음 기동에서 이 상태를 읽어 대체 슬롯 유지 또는 기본 슬롯 복귀를 결정한다.</w:t>
        </w:r>
      </w:ins>
    </w:p>
    <w:p w14:paraId="420C8705" w14:textId="77777777" w:rsidR="00BA1805" w:rsidRPr="00E00010" w:rsidRDefault="00BA1805">
      <w:pPr>
        <w:pStyle w:val="TDC44"/>
        <w:rPr>
          <w:ins w:id="17172" w:author="김은수" w:date="2026-09-30T15:44:00Z" w16du:dateUtc="2026-09-30T06:44:00Z"/>
        </w:rPr>
        <w:pPrChange w:id="17173" w:author="김은수" w:date="2026-10-01T01:11:00Z">
          <w:pPr>
            <w:keepNext/>
            <w:keepLines/>
            <w:pageBreakBefore/>
            <w:widowControl/>
            <w:snapToGrid w:val="0"/>
            <w:spacing w:after="100" w:line="240" w:lineRule="auto"/>
            <w:jc w:val="center"/>
          </w:pPr>
        </w:pPrChange>
      </w:pPr>
      <w:ins w:id="17174" w:author="김은수" w:date="2026-09-30T15:44:00Z" w16du:dateUtc="2026-09-30T06:44:00Z">
        <w:r w:rsidRPr="00E00010">
          <w:rPr>
            <w:noProof/>
          </w:rPr>
          <w:drawing>
            <wp:inline distT="0" distB="0" distL="0" distR="0" wp14:anchorId="3E4EBC4E" wp14:editId="0010EAF7">
              <wp:extent cx="4320000" cy="4290300"/>
              <wp:effectExtent l="0" t="0" r="0" b="0"/>
              <wp:docPr id="1033" name="Flow BOOT-020" descr="SU-ID-BOOT-020 기동 슬롯 선택과 대체 기동 설계 순서도">
                <a:extLst xmlns:a="http://schemas.openxmlformats.org/drawingml/2006/main">
                  <a:ext uri="{FF2B5EF4-FFF2-40B4-BE49-F238E27FC236}">
                    <a16:creationId xmlns:a16="http://schemas.microsoft.com/office/drawing/2014/main" id="{E8B69799-F488-0C76-6806-D41022ABA04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그림 256" descr="스크린샷, 어둠, 블랙, 밤이(가) 표시된 사진&#10;&#10;자동 생성된 설명">
                        <a:extLst>
                          <a:ext uri="{FF2B5EF4-FFF2-40B4-BE49-F238E27FC236}">
                            <a16:creationId xmlns:a16="http://schemas.microsoft.com/office/drawing/2014/main" id="{E8B69799-F488-0C76-6806-D41022ABA043}"/>
                          </a:ext>
                        </a:extLst>
                      </pic:cNvPr>
                      <pic:cNvPicPr>
                        <a:picLocks noChangeAspect="1"/>
                      </pic:cNvPicPr>
                    </pic:nvPicPr>
                    <pic:blipFill>
                      <a:blip r:embed="rId93"/>
                      <a:stretch>
                        <a:fillRect/>
                      </a:stretch>
                    </pic:blipFill>
                    <pic:spPr>
                      <a:xfrm>
                        <a:off x="0" y="0"/>
                        <a:ext cx="4320000" cy="4290300"/>
                      </a:xfrm>
                      <a:prstGeom prst="rect">
                        <a:avLst/>
                      </a:prstGeom>
                    </pic:spPr>
                  </pic:pic>
                </a:graphicData>
              </a:graphic>
            </wp:inline>
          </w:drawing>
        </w:r>
      </w:ins>
    </w:p>
    <w:p w14:paraId="75A4A03B" w14:textId="77777777" w:rsidR="00697371" w:rsidRPr="00E00010" w:rsidRDefault="00220104">
      <w:pPr>
        <w:pStyle w:val="TDC45"/>
        <w:rPr>
          <w:ins w:id="17175" w:author="김은수" w:date="2026-09-30T15:44:00Z" w16du:dateUtc="2026-09-30T06:44:00Z"/>
        </w:rPr>
        <w:pPrChange w:id="17176" w:author="김은수" w:date="2026-10-01T01:11:00Z">
          <w:pPr>
            <w:keepLines/>
            <w:widowControl/>
            <w:snapToGrid w:val="0"/>
            <w:spacing w:after="180" w:line="276" w:lineRule="auto"/>
            <w:jc w:val="center"/>
          </w:pPr>
        </w:pPrChange>
      </w:pPr>
      <w:ins w:id="17177" w:author="김은수" w:date="2026-09-30T15:44:00Z" w16du:dateUtc="2026-09-30T06:44:00Z">
        <w:r w:rsidRPr="00E00010">
          <w:t>그림 41. SU-ID-BOOT-020 기동 슬롯 선택과 대체 기동 순서도</w:t>
        </w:r>
      </w:ins>
    </w:p>
    <w:p w14:paraId="47A3FA55" w14:textId="77777777" w:rsidR="00697371" w:rsidRDefault="00220104">
      <w:pPr>
        <w:pStyle w:val="TDC1"/>
        <w:pageBreakBefore/>
        <w:pPrChange w:id="17178" w:author="김은수" w:date="2026-09-30T15:44:00Z" w16du:dateUtc="2026-09-30T06:44:00Z">
          <w:pPr>
            <w:pStyle w:val="a8"/>
            <w:ind w:leftChars="0" w:left="600"/>
          </w:pPr>
        </w:pPrChange>
      </w:pPr>
      <w:bookmarkStart w:id="17179" w:name="_Toc241675662"/>
      <w:ins w:id="17180" w:author="김은수" w:date="2026-09-30T15:44:00Z" w16du:dateUtc="2026-09-30T06:44:00Z">
        <w:r>
          <w:t>QCC</w:t>
        </w:r>
      </w:ins>
      <w:r>
        <w:t xml:space="preserve"> 소프트웨어 </w:t>
      </w:r>
      <w:del w:id="17181" w:author="김은수" w:date="2026-09-30T15:44:00Z" w16du:dateUtc="2026-09-30T06:44:00Z">
        <w:r w:rsidR="00961A27">
          <w:rPr>
            <w:rFonts w:hint="eastAsia"/>
          </w:rPr>
          <w:delText>아키텍쳐와 상충되는 것은 없는가?</w:delText>
        </w:r>
      </w:del>
      <w:ins w:id="17182" w:author="김은수" w:date="2026-09-30T15:44:00Z" w16du:dateUtc="2026-09-30T06:44:00Z">
        <w:r>
          <w:t>상세 설계</w:t>
        </w:r>
      </w:ins>
      <w:bookmarkEnd w:id="17179"/>
    </w:p>
    <w:p w14:paraId="78C7754E" w14:textId="77777777" w:rsidR="00697371" w:rsidRPr="00E00010" w:rsidRDefault="00961A27">
      <w:pPr>
        <w:pStyle w:val="TDC2"/>
        <w:rPr>
          <w:ins w:id="17183" w:author="김은수" w:date="2026-09-30T15:44:00Z" w16du:dateUtc="2026-09-30T06:44:00Z"/>
        </w:rPr>
        <w:pPrChange w:id="17184" w:author="김은수" w:date="2026-10-01T01:11:00Z">
          <w:pPr>
            <w:pStyle w:val="2"/>
            <w:numPr>
              <w:ilvl w:val="1"/>
              <w:numId w:val="7"/>
            </w:numPr>
            <w:tabs>
              <w:tab w:val="num" w:pos="567"/>
            </w:tabs>
            <w:ind w:left="567" w:hanging="425"/>
          </w:pPr>
        </w:pPrChange>
      </w:pPr>
      <w:del w:id="17185" w:author="김은수" w:date="2026-09-30T15:44:00Z" w16du:dateUtc="2026-09-30T06:44:00Z">
        <w:r>
          <w:rPr>
            <w:rFonts w:hint="eastAsia"/>
          </w:rPr>
          <w:delText>:</w:delText>
        </w:r>
        <w:r>
          <w:delText xml:space="preserve"> </w:delText>
        </w:r>
        <w:r>
          <w:rPr>
            <w:rFonts w:hint="eastAsia"/>
          </w:rPr>
          <w:delText>예</w:delText>
        </w:r>
      </w:del>
      <w:bookmarkStart w:id="17186" w:name="_Toc241675663"/>
      <w:ins w:id="17187" w:author="김은수" w:date="2026-09-30T15:44:00Z" w16du:dateUtc="2026-09-30T06:44:00Z">
        <w:r w:rsidR="00220104">
          <w:t>E8300 연계</w:t>
        </w:r>
        <w:bookmarkEnd w:id="17186"/>
      </w:ins>
    </w:p>
    <w:p w14:paraId="16EC16CB" w14:textId="77777777" w:rsidR="000C626C" w:rsidRDefault="00000000">
      <w:pPr>
        <w:pStyle w:val="TDC20"/>
        <w:rPr>
          <w:ins w:id="17188" w:author="김은수" w:date="2026-10-01T05:58:00Z"/>
        </w:rPr>
      </w:pPr>
      <w:ins w:id="17189" w:author="김은수" w:date="2026-10-01T05:58:00Z">
        <w:r>
          <w:rPr>
            <w:b/>
            <w:color w:val="C00000"/>
            <w:sz w:val="24"/>
            <w:szCs w:val="24"/>
            <w:u w:val="single"/>
            <w:rPrChange w:id="17215" w:author="김은수" w:date="2026-10-12T00:00:00Z">
              <w:rPr>
                <w:b/>
                <w:color w:val="C00000"/>
                <w:sz w:val="24"/>
                <w:szCs w:val="24"/>
                <w:u w:val="single"/>
              </w:rPr>
            </w:rPrChange>
          </w:rPr>
          <w:t>[QCC 자료 입력] 여기에 QCC 측 연계 조건을 대조한 내용을 입력하세요. SPI 명령/응답, I2S 오디오와 QCC_CTRL/ISD_CHECK의 송수신 조건을 QCC 자료와 확인하고 아래 설계에 필요한 차이만 반영한다.</w:t>
        </w:r>
      </w:ins>
    </w:p>
    <w:p w14:paraId="7A331B1F" w14:textId="77777777" w:rsidR="00697371" w:rsidRPr="00E00010" w:rsidRDefault="00220104">
      <w:pPr>
        <w:pStyle w:val="TDC20"/>
        <w:rPr>
          <w:ins w:id="17190" w:author="김은수" w:date="2026-09-30T15:44:00Z" w16du:dateUtc="2026-09-30T06:44:00Z"/>
        </w:rPr>
        <w:pPrChange w:id="17191" w:author="김은수" w:date="2026-10-01T01:11:00Z">
          <w:pPr>
            <w:keepLines/>
            <w:widowControl/>
            <w:snapToGrid w:val="0"/>
            <w:spacing w:after="80" w:line="300" w:lineRule="auto"/>
            <w:ind w:left="650"/>
            <w:jc w:val="left"/>
          </w:pPr>
        </w:pPrChange>
      </w:pPr>
      <w:ins w:id="17192" w:author="김은수" w:date="2026-09-30T15:44:00Z" w16du:dateUtc="2026-09-30T06:44:00Z">
        <w:r w:rsidRPr="00E00010">
          <w:t>E8300 측 설계는 CM3의 블루투스 통신 모듈과 CFX의 오디오 경로에 포함한다. CM3는 SPI 수신 0x34의 배터리/충전기/뚜껑 정보, 0x35의 LED/갱신 연결 정보, 0x36의 오디오 연결 종류를 처리한다. 리모콘과 매핑 명령은 각 처리 경로로 전달하고 SPI 응답 버퍼에 결과를 준비한다.</w:t>
        </w:r>
      </w:ins>
    </w:p>
    <w:p w14:paraId="15A46901" w14:textId="77777777" w:rsidR="00697371" w:rsidRPr="00E00010" w:rsidRDefault="00220104">
      <w:pPr>
        <w:pStyle w:val="TDC20"/>
        <w:rPr>
          <w:ins w:id="17193" w:author="김은수" w:date="2026-09-30T15:44:00Z" w16du:dateUtc="2026-09-30T06:44:00Z"/>
        </w:rPr>
        <w:pPrChange w:id="17194" w:author="김은수" w:date="2026-10-01T01:11:00Z">
          <w:pPr>
            <w:keepLines/>
            <w:widowControl/>
            <w:snapToGrid w:val="0"/>
            <w:spacing w:after="80" w:line="300" w:lineRule="auto"/>
            <w:ind w:left="650"/>
            <w:jc w:val="left"/>
          </w:pPr>
        </w:pPrChange>
      </w:pPr>
      <w:ins w:id="17195" w:author="김은수" w:date="2026-09-30T15:44:00Z" w16du:dateUtc="2026-09-30T06:44:00Z">
        <w:r w:rsidRPr="00E00010">
          <w:t>CFX는 I2S가 있을 때 마이크와 외부 입력을 혼합한다. 크래들 마이크만 해당 게인을 사용하고 일반 스트리밍 및 매핑 연결은 지정된 기준 게인을 사용한다. CM3는 QCC_CTRL로 정상 동작/종료 요청, ISD_CHECK로 내부기 연결 상태를 전달한다.</w:t>
        </w:r>
      </w:ins>
    </w:p>
    <w:p w14:paraId="5F5CFED6" w14:textId="77777777" w:rsidR="00697371" w:rsidRPr="00E00010" w:rsidRDefault="00220104">
      <w:pPr>
        <w:pStyle w:val="TDC2"/>
        <w:rPr>
          <w:ins w:id="17196" w:author="김은수" w:date="2026-09-30T15:44:00Z" w16du:dateUtc="2026-09-30T06:44:00Z"/>
        </w:rPr>
        <w:pPrChange w:id="17197" w:author="김은수" w:date="2026-10-01T01:11:00Z">
          <w:pPr>
            <w:pStyle w:val="2"/>
            <w:numPr>
              <w:ilvl w:val="1"/>
              <w:numId w:val="7"/>
            </w:numPr>
            <w:tabs>
              <w:tab w:val="num" w:pos="567"/>
            </w:tabs>
            <w:ind w:left="567" w:hanging="425"/>
          </w:pPr>
        </w:pPrChange>
      </w:pPr>
      <w:bookmarkStart w:id="17198" w:name="_Toc241675664"/>
      <w:ins w:id="17199" w:author="김은수" w:date="2026-09-30T15:44:00Z" w16du:dateUtc="2026-09-30T06:44:00Z">
        <w:r>
          <w:t>QCC 내부 설계</w:t>
        </w:r>
        <w:bookmarkEnd w:id="17198"/>
      </w:ins>
    </w:p>
    <w:p w14:paraId="0DA94FC8" w14:textId="77777777" w:rsidR="00697371" w:rsidRPr="00E00010" w:rsidRDefault="00220104">
      <w:pPr>
        <w:pStyle w:val="TDC20"/>
        <w:rPr>
          <w:ins w:id="17200" w:author="김은수" w:date="2026-09-30T15:44:00Z" w16du:dateUtc="2026-09-30T06:44:00Z"/>
        </w:rPr>
        <w:pPrChange w:id="17201" w:author="김은수" w:date="2026-10-01T01:11:00Z">
          <w:pPr>
            <w:keepLines/>
            <w:widowControl/>
            <w:snapToGrid w:val="0"/>
            <w:spacing w:after="80" w:line="300" w:lineRule="auto"/>
            <w:ind w:left="650"/>
            <w:jc w:val="left"/>
          </w:pPr>
        </w:pPrChange>
      </w:pPr>
      <w:ins w:id="17202" w:author="김은수" w:date="2026-09-30T15:44:00Z" w16du:dateUtc="2026-09-30T06:44:00Z">
        <w:r>
          <w:rPr>
            <w:b/>
            <w:color w:val="C00000"/>
            <w:sz w:val="24"/>
            <w:szCs w:val="24"/>
            <w:u w:val="single"/>
            <w:rPrChange w:id="17216" w:author="김은수" w:date="2026-10-12T00:00:00Z">
              <w:rPr>
                <w:b/>
                <w:color w:val="C00000"/>
                <w:sz w:val="24"/>
                <w:szCs w:val="24"/>
                <w:u w:val="single"/>
              </w:rPr>
            </w:rPrChange>
          </w:rPr>
          <w:t>[QCC 자료 입력] 여기에 QCC 내부 모듈과 유닛의 상세 설계를 입력하세요. QCC 자료 수령 후 전용 식별자, 유닛의 목적, 입력/출력/처리, 인터페이스와 필요한 데이터를 작성한다. E8300 연계 유닛은 그대로 유지한다.</w:t>
        </w:r>
      </w:ins>
    </w:p>
    <w:p w14:paraId="33665EAF" w14:textId="77777777" w:rsidR="00697371" w:rsidRPr="00E00010" w:rsidRDefault="00220104">
      <w:pPr>
        <w:pStyle w:val="TDC1"/>
        <w:pageBreakBefore/>
        <w:rPr>
          <w:ins w:id="17203" w:author="김은수" w:date="2026-09-30T15:44:00Z" w16du:dateUtc="2026-09-30T06:44:00Z"/>
        </w:rPr>
        <w:pPrChange w:id="17204" w:author="김은수" w:date="2026-10-01T01:11:00Z">
          <w:pPr>
            <w:pStyle w:val="10"/>
            <w:pageBreakBefore/>
            <w:numPr>
              <w:numId w:val="7"/>
            </w:numPr>
            <w:tabs>
              <w:tab w:val="num" w:pos="369"/>
            </w:tabs>
            <w:ind w:left="369" w:hanging="369"/>
          </w:pPr>
        </w:pPrChange>
      </w:pPr>
      <w:bookmarkStart w:id="17205" w:name="_Toc241675665"/>
      <w:ins w:id="17206" w:author="김은수" w:date="2026-09-30T15:44:00Z" w16du:dateUtc="2026-09-30T06:44:00Z">
        <w:r>
          <w:t>소프트웨어 상세 설계 검증</w:t>
        </w:r>
        <w:bookmarkEnd w:id="17205"/>
      </w:ins>
    </w:p>
    <w:p w14:paraId="794B2DCC" w14:textId="77777777" w:rsidR="000C626C" w:rsidRDefault="00000000">
      <w:pPr>
        <w:pStyle w:val="TDC10"/>
        <w:rPr>
          <w:ins w:id="17207" w:author="김은수" w:date="2026-10-01T05:58:00Z"/>
        </w:rPr>
      </w:pPr>
      <w:ins w:id="17208" w:author="김은수" w:date="2026-10-01T05:58:00Z">
        <w:r>
          <w:rPr>
            <w:b/>
            <w:color w:val="C00000"/>
            <w:sz w:val="24"/>
            <w:szCs w:val="24"/>
            <w:u w:val="single"/>
            <w:rPrChange w:id="17217" w:author="김은수" w:date="2026-10-12T00:00:00Z">
              <w:rPr>
                <w:b/>
                <w:color w:val="C00000"/>
                <w:sz w:val="24"/>
                <w:szCs w:val="24"/>
                <w:u w:val="single"/>
              </w:rPr>
            </w:rPrChange>
          </w:rPr>
          <w:t>[QCC 자료 입력] 여기에 QCC 내부 상세 설계의 검토 내용을 입력하세요. 내부 자료를 추가한 뒤 모듈/유닛의 역할, 입출력 조건과 E8300 연계가 서로 일치하는지 검토한다.</w:t>
        </w:r>
      </w:ins>
    </w:p>
    <w:p w14:paraId="5428DD39" w14:textId="77777777" w:rsidR="00697371" w:rsidRPr="00E00010" w:rsidRDefault="00220104">
      <w:pPr>
        <w:pStyle w:val="TDC10"/>
        <w:rPr>
          <w:ins w:id="17209" w:author="김은수" w:date="2026-09-30T15:44:00Z" w16du:dateUtc="2026-09-30T06:44:00Z"/>
        </w:rPr>
        <w:pPrChange w:id="17210" w:author="김은수" w:date="2026-10-01T01:11:00Z">
          <w:pPr>
            <w:keepLines/>
            <w:widowControl/>
            <w:snapToGrid w:val="0"/>
            <w:spacing w:after="80" w:line="300" w:lineRule="auto"/>
            <w:ind w:left="400"/>
            <w:jc w:val="left"/>
          </w:pPr>
        </w:pPrChange>
      </w:pPr>
      <w:ins w:id="17211" w:author="김은수" w:date="2026-09-30T15:44:00Z" w16du:dateUtc="2026-09-30T06:44:00Z">
        <w:r w:rsidRPr="00E00010">
          <w:t>소프트웨어 아키텍쳐 기술서의 기능 모듈과 본 문서의 소프트웨어 항목을 대조하여 기능의 누락과 역할 중복을 확인한다. 각 유닛의 목적, 입력, 출력, 처리 순서와 인터페이스가 상위 설계를 구체화하고 있는지 검토한다.</w:t>
        </w:r>
      </w:ins>
    </w:p>
    <w:p w14:paraId="3EBBC61F" w14:textId="77777777" w:rsidR="00697371" w:rsidRDefault="00220104">
      <w:pPr>
        <w:pStyle w:val="TDC10"/>
        <w:pPrChange w:id="17212" w:author="김은수" w:date="2026-09-30T15:44:00Z" w16du:dateUtc="2026-09-30T06:44:00Z">
          <w:pPr>
            <w:pStyle w:val="a8"/>
            <w:ind w:leftChars="0" w:left="600"/>
          </w:pPr>
        </w:pPrChange>
      </w:pPr>
      <w:ins w:id="17213" w:author="김은수" w:date="2026-09-30T15:44:00Z" w16du:dateUtc="2026-09-30T06:44:00Z">
        <w:r w:rsidRPr="00E00010">
          <w:t>유닛 사이에 전달하는 데이터의 단위와 저장 형식, 처리 완료 시점, 초기 상태 및 오류 시 동작이 서로 일치해야 한다. 신호처리 수식과 정수 계수는 입출력 예와 함께 검토한다. QCC 내부 상세설계는 해당 자료를 추가한 후 같은 기준으로 검토한다.</w:t>
        </w:r>
      </w:ins>
    </w:p>
    <w:sectPr w:rsidR="00697371" w:rsidSect="00C41441">
      <w:footerReference w:type="default" r:id="rId94"/>
      <w:pgSz w:w="11906" w:h="16838" w:code="9"/>
      <w:pgMar w:top="1134" w:right="1134" w:bottom="851" w:left="1134" w:header="1020" w:footer="680" w:gutter="0"/>
      <w:pgNumType w:start="1"/>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1F1F44" w14:textId="77777777" w:rsidR="00FC233F" w:rsidRDefault="00FC233F" w:rsidP="003325E9">
      <w:pPr>
        <w:spacing w:after="0" w:line="240" w:lineRule="auto"/>
      </w:pPr>
      <w:r>
        <w:separator/>
      </w:r>
    </w:p>
  </w:endnote>
  <w:endnote w:type="continuationSeparator" w:id="0">
    <w:p w14:paraId="783AE297" w14:textId="77777777" w:rsidR="00FC233F" w:rsidRDefault="00FC233F" w:rsidP="003325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바탕">
    <w:altName w:val="Batang"/>
    <w:panose1 w:val="02030600000101010101"/>
    <w:charset w:val="81"/>
    <w:family w:val="roman"/>
    <w:pitch w:val="variable"/>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4FC0E" w14:textId="77777777" w:rsidR="003C630E" w:rsidRDefault="003C630E" w:rsidP="00EC1B78">
    <w:pPr>
      <w:pStyle w:val="a4"/>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8B9B41" w14:textId="77777777" w:rsidR="003C630E" w:rsidRDefault="003C630E" w:rsidP="00BF7017">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82CCC1" w14:textId="77777777" w:rsidR="00FC233F" w:rsidRDefault="00FC233F" w:rsidP="003325E9">
      <w:pPr>
        <w:spacing w:after="0" w:line="240" w:lineRule="auto"/>
      </w:pPr>
      <w:r>
        <w:separator/>
      </w:r>
    </w:p>
  </w:footnote>
  <w:footnote w:type="continuationSeparator" w:id="0">
    <w:p w14:paraId="13B0CD69" w14:textId="77777777" w:rsidR="00FC233F" w:rsidRDefault="00FC233F" w:rsidP="003325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86" w:type="dxa"/>
      <w:tblInd w:w="56" w:type="dxa"/>
      <w:tblBorders>
        <w:top w:val="thinThickSmallGap" w:sz="12" w:space="0" w:color="auto"/>
        <w:left w:val="thinThickSmallGap" w:sz="12" w:space="0" w:color="auto"/>
        <w:bottom w:val="thinThickSmallGap" w:sz="12" w:space="0" w:color="auto"/>
        <w:right w:val="thinThickSmallGap" w:sz="12" w:space="0" w:color="auto"/>
        <w:insideH w:val="single" w:sz="6" w:space="0" w:color="auto"/>
        <w:insideV w:val="single" w:sz="6" w:space="0" w:color="auto"/>
      </w:tblBorders>
      <w:tblLayout w:type="fixed"/>
      <w:tblCellMar>
        <w:left w:w="56" w:type="dxa"/>
        <w:right w:w="56" w:type="dxa"/>
      </w:tblCellMar>
      <w:tblLook w:val="0000" w:firstRow="0" w:lastRow="0" w:firstColumn="0" w:lastColumn="0" w:noHBand="0" w:noVBand="0"/>
    </w:tblPr>
    <w:tblGrid>
      <w:gridCol w:w="2248"/>
      <w:gridCol w:w="4308"/>
      <w:gridCol w:w="1438"/>
      <w:gridCol w:w="1692"/>
    </w:tblGrid>
    <w:tr w:rsidR="008D7755" w14:paraId="58113654" w14:textId="77777777" w:rsidTr="00C62BB0">
      <w:trPr>
        <w:cantSplit/>
        <w:trHeight w:val="115"/>
      </w:trPr>
      <w:tc>
        <w:tcPr>
          <w:tcW w:w="2248" w:type="dxa"/>
          <w:vMerge w:val="restart"/>
          <w:vAlign w:val="center"/>
        </w:tcPr>
        <w:p w14:paraId="7FC8F26D" w14:textId="77777777" w:rsidR="008D7755" w:rsidRPr="00F91CD3" w:rsidRDefault="008D7755" w:rsidP="008D7755">
          <w:pPr>
            <w:spacing w:after="0"/>
            <w:rPr>
              <w:rFonts w:asciiTheme="majorHAnsi" w:eastAsiaTheme="majorHAnsi" w:hAnsiTheme="majorHAnsi"/>
              <w:b/>
              <w:bCs/>
              <w:sz w:val="32"/>
              <w:szCs w:val="32"/>
            </w:rPr>
          </w:pPr>
          <w:r>
            <w:rPr>
              <w:rFonts w:asciiTheme="majorHAnsi" w:eastAsiaTheme="majorHAnsi" w:hAnsiTheme="majorHAnsi"/>
              <w:b/>
              <w:bCs/>
              <w:noProof/>
              <w:sz w:val="32"/>
              <w:szCs w:val="32"/>
            </w:rPr>
            <w:drawing>
              <wp:inline distT="0" distB="0" distL="0" distR="0" wp14:anchorId="1F1098C8" wp14:editId="5AC1E182">
                <wp:extent cx="1356360" cy="450215"/>
                <wp:effectExtent l="0" t="0" r="0" b="6985"/>
                <wp:docPr id="1813980648" name="그림 1813980648" descr="폰트, 로고, 그래픽, 상징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427350" name="그림 959427350" descr="폰트, 로고, 그래픽, 상징이(가) 표시된 사진&#10;&#10;자동 생성된 설명"/>
                        <pic:cNvPicPr/>
                      </pic:nvPicPr>
                      <pic:blipFill>
                        <a:blip r:embed="rId1">
                          <a:extLst>
                            <a:ext uri="{28A0092B-C50C-407E-A947-70E740481C1C}">
                              <a14:useLocalDpi xmlns:a14="http://schemas.microsoft.com/office/drawing/2010/main" val="0"/>
                            </a:ext>
                          </a:extLst>
                        </a:blip>
                        <a:stretch>
                          <a:fillRect/>
                        </a:stretch>
                      </pic:blipFill>
                      <pic:spPr>
                        <a:xfrm>
                          <a:off x="0" y="0"/>
                          <a:ext cx="1356360" cy="450215"/>
                        </a:xfrm>
                        <a:prstGeom prst="rect">
                          <a:avLst/>
                        </a:prstGeom>
                      </pic:spPr>
                    </pic:pic>
                  </a:graphicData>
                </a:graphic>
              </wp:inline>
            </w:drawing>
          </w:r>
        </w:p>
      </w:tc>
      <w:tc>
        <w:tcPr>
          <w:tcW w:w="4308" w:type="dxa"/>
          <w:vMerge w:val="restart"/>
          <w:vAlign w:val="center"/>
        </w:tcPr>
        <w:p w14:paraId="5B092E0A" w14:textId="77777777" w:rsidR="008D7755" w:rsidRPr="00D1008A" w:rsidRDefault="00234FDE" w:rsidP="00234FDE">
          <w:pPr>
            <w:spacing w:after="0" w:line="240" w:lineRule="auto"/>
            <w:jc w:val="center"/>
            <w:rPr>
              <w:rFonts w:asciiTheme="minorEastAsia" w:hAnsiTheme="minorEastAsia"/>
              <w:b/>
              <w:bCs/>
              <w:sz w:val="30"/>
              <w:szCs w:val="30"/>
            </w:rPr>
          </w:pPr>
          <w:r>
            <w:rPr>
              <w:rFonts w:asciiTheme="minorEastAsia" w:hAnsiTheme="minorEastAsia" w:hint="eastAsia"/>
              <w:b/>
              <w:bCs/>
              <w:sz w:val="32"/>
              <w:szCs w:val="32"/>
            </w:rPr>
            <w:t>소프트웨어</w:t>
          </w:r>
          <w:r w:rsidR="008D7755">
            <w:rPr>
              <w:rFonts w:asciiTheme="minorEastAsia" w:hAnsiTheme="minorEastAsia" w:hint="eastAsia"/>
              <w:b/>
              <w:bCs/>
              <w:sz w:val="32"/>
              <w:szCs w:val="32"/>
            </w:rPr>
            <w:t xml:space="preserve"> 상세 설계</w:t>
          </w:r>
          <w:r w:rsidR="000F1A8B">
            <w:rPr>
              <w:rFonts w:asciiTheme="minorEastAsia" w:hAnsiTheme="minorEastAsia" w:hint="eastAsia"/>
              <w:b/>
              <w:bCs/>
              <w:sz w:val="32"/>
              <w:szCs w:val="32"/>
            </w:rPr>
            <w:t>서</w:t>
          </w:r>
        </w:p>
      </w:tc>
      <w:tc>
        <w:tcPr>
          <w:tcW w:w="1438" w:type="dxa"/>
          <w:vAlign w:val="center"/>
        </w:tcPr>
        <w:p w14:paraId="0A382BF3" w14:textId="77777777" w:rsidR="008D7755" w:rsidRPr="00561F3A" w:rsidRDefault="008D7755" w:rsidP="008D7755">
          <w:pPr>
            <w:spacing w:after="0" w:line="240" w:lineRule="auto"/>
            <w:jc w:val="center"/>
            <w:rPr>
              <w:rFonts w:asciiTheme="minorEastAsia" w:hAnsiTheme="minorEastAsia"/>
              <w:sz w:val="16"/>
              <w:szCs w:val="16"/>
            </w:rPr>
          </w:pPr>
          <w:r w:rsidRPr="00561F3A">
            <w:rPr>
              <w:rFonts w:asciiTheme="minorEastAsia" w:hAnsiTheme="minorEastAsia" w:hint="eastAsia"/>
              <w:sz w:val="16"/>
              <w:szCs w:val="16"/>
            </w:rPr>
            <w:t>표준번호</w:t>
          </w:r>
        </w:p>
      </w:tc>
      <w:tc>
        <w:tcPr>
          <w:tcW w:w="1692" w:type="dxa"/>
          <w:vAlign w:val="center"/>
        </w:tcPr>
        <w:p w14:paraId="27FAB57D" w14:textId="77777777" w:rsidR="008D7755" w:rsidRPr="00BF7017" w:rsidRDefault="000F1A8B" w:rsidP="008D7755">
          <w:pPr>
            <w:spacing w:after="0" w:line="240" w:lineRule="auto"/>
            <w:jc w:val="center"/>
            <w:rPr>
              <w:rFonts w:asciiTheme="minorEastAsia" w:hAnsiTheme="minorEastAsia"/>
              <w:sz w:val="18"/>
              <w:szCs w:val="18"/>
            </w:rPr>
          </w:pPr>
          <w:r>
            <w:rPr>
              <w:rFonts w:asciiTheme="minorEastAsia" w:hAnsiTheme="minorEastAsia"/>
              <w:sz w:val="18"/>
              <w:szCs w:val="18"/>
            </w:rPr>
            <w:t>SDDD-FW-</w:t>
          </w:r>
          <w:del w:id="18" w:author="김은수" w:date="2026-09-30T15:44:00Z" w16du:dateUtc="2026-09-30T06:44:00Z">
            <w:r w:rsidRPr="00BF7017">
              <w:rPr>
                <w:rFonts w:asciiTheme="minorEastAsia" w:hAnsiTheme="minorEastAsia"/>
                <w:sz w:val="18"/>
                <w:szCs w:val="18"/>
              </w:rPr>
              <w:delText>TD20B</w:delText>
            </w:r>
          </w:del>
          <w:ins w:id="19" w:author="김은수" w:date="2026-09-30T15:44:00Z" w16du:dateUtc="2026-09-30T06:44:00Z">
            <w:r>
              <w:rPr>
                <w:rFonts w:asciiTheme="minorEastAsia" w:hAnsiTheme="minorEastAsia"/>
                <w:sz w:val="18"/>
                <w:szCs w:val="18"/>
              </w:rPr>
              <w:t>TD24A</w:t>
            </w:r>
          </w:ins>
        </w:p>
      </w:tc>
    </w:tr>
    <w:tr w:rsidR="008D7755" w14:paraId="0614781D" w14:textId="77777777" w:rsidTr="00C62BB0">
      <w:trPr>
        <w:cantSplit/>
        <w:trHeight w:val="378"/>
      </w:trPr>
      <w:tc>
        <w:tcPr>
          <w:tcW w:w="2248" w:type="dxa"/>
          <w:vMerge/>
          <w:vAlign w:val="center"/>
        </w:tcPr>
        <w:p w14:paraId="275E1E04" w14:textId="77777777" w:rsidR="008D7755" w:rsidRPr="00F91CD3" w:rsidRDefault="008D7755" w:rsidP="008D7755">
          <w:pPr>
            <w:spacing w:after="0"/>
            <w:jc w:val="center"/>
            <w:rPr>
              <w:rFonts w:asciiTheme="majorHAnsi" w:eastAsiaTheme="majorHAnsi" w:hAnsiTheme="majorHAnsi"/>
            </w:rPr>
          </w:pPr>
        </w:p>
      </w:tc>
      <w:tc>
        <w:tcPr>
          <w:tcW w:w="4308" w:type="dxa"/>
          <w:vMerge/>
          <w:vAlign w:val="center"/>
        </w:tcPr>
        <w:p w14:paraId="60B24FB3" w14:textId="77777777" w:rsidR="008D7755" w:rsidRPr="00D1008A" w:rsidRDefault="008D7755" w:rsidP="008D7755">
          <w:pPr>
            <w:spacing w:after="0" w:line="240" w:lineRule="auto"/>
            <w:jc w:val="center"/>
            <w:rPr>
              <w:rFonts w:asciiTheme="minorEastAsia" w:hAnsiTheme="minorEastAsia"/>
              <w:sz w:val="30"/>
              <w:szCs w:val="30"/>
            </w:rPr>
          </w:pPr>
        </w:p>
      </w:tc>
      <w:tc>
        <w:tcPr>
          <w:tcW w:w="1438" w:type="dxa"/>
          <w:vAlign w:val="center"/>
        </w:tcPr>
        <w:p w14:paraId="33A87479" w14:textId="77777777" w:rsidR="008D7755" w:rsidRPr="00561F3A" w:rsidRDefault="008D7755" w:rsidP="008D7755">
          <w:pPr>
            <w:spacing w:after="0" w:line="240" w:lineRule="auto"/>
            <w:jc w:val="center"/>
            <w:rPr>
              <w:rFonts w:asciiTheme="minorEastAsia" w:hAnsiTheme="minorEastAsia"/>
              <w:sz w:val="16"/>
              <w:szCs w:val="16"/>
            </w:rPr>
          </w:pPr>
          <w:r w:rsidRPr="00561F3A">
            <w:rPr>
              <w:rFonts w:asciiTheme="minorEastAsia" w:hAnsiTheme="minorEastAsia" w:hint="eastAsia"/>
              <w:sz w:val="16"/>
              <w:szCs w:val="16"/>
            </w:rPr>
            <w:t>제(개)정일자</w:t>
          </w:r>
        </w:p>
      </w:tc>
      <w:tc>
        <w:tcPr>
          <w:tcW w:w="1692" w:type="dxa"/>
          <w:vAlign w:val="center"/>
        </w:tcPr>
        <w:p w14:paraId="608915C1" w14:textId="77777777" w:rsidR="008D7755" w:rsidRPr="00BF7017" w:rsidRDefault="00540504" w:rsidP="008D7755">
          <w:pPr>
            <w:spacing w:after="0" w:line="240" w:lineRule="auto"/>
            <w:jc w:val="center"/>
            <w:rPr>
              <w:rFonts w:asciiTheme="minorEastAsia" w:hAnsiTheme="minorEastAsia"/>
              <w:sz w:val="18"/>
              <w:szCs w:val="18"/>
            </w:rPr>
          </w:pPr>
          <w:r w:rsidRPr="00BF7017">
            <w:rPr>
              <w:rFonts w:asciiTheme="minorEastAsia" w:hAnsiTheme="minorEastAsia" w:hint="eastAsia"/>
              <w:sz w:val="18"/>
              <w:szCs w:val="18"/>
            </w:rPr>
            <w:t>2</w:t>
          </w:r>
          <w:r w:rsidRPr="00BF7017">
            <w:rPr>
              <w:rFonts w:asciiTheme="minorEastAsia" w:hAnsiTheme="minorEastAsia"/>
              <w:sz w:val="18"/>
              <w:szCs w:val="18"/>
            </w:rPr>
            <w:t>021.07.20</w:t>
          </w:r>
        </w:p>
      </w:tc>
    </w:tr>
    <w:tr w:rsidR="008D7755" w14:paraId="2B2C4E79" w14:textId="77777777" w:rsidTr="00C62BB0">
      <w:trPr>
        <w:cantSplit/>
        <w:trHeight w:val="115"/>
      </w:trPr>
      <w:tc>
        <w:tcPr>
          <w:tcW w:w="2248" w:type="dxa"/>
          <w:vMerge/>
          <w:vAlign w:val="center"/>
        </w:tcPr>
        <w:p w14:paraId="5A50B2B2" w14:textId="77777777" w:rsidR="008D7755" w:rsidRPr="00F91CD3" w:rsidRDefault="008D7755" w:rsidP="008D7755">
          <w:pPr>
            <w:spacing w:after="0"/>
            <w:jc w:val="center"/>
            <w:rPr>
              <w:rFonts w:asciiTheme="majorHAnsi" w:eastAsiaTheme="majorHAnsi" w:hAnsiTheme="majorHAnsi"/>
            </w:rPr>
          </w:pPr>
        </w:p>
      </w:tc>
      <w:tc>
        <w:tcPr>
          <w:tcW w:w="4308" w:type="dxa"/>
          <w:vMerge w:val="restart"/>
          <w:vAlign w:val="center"/>
        </w:tcPr>
        <w:p w14:paraId="64E43F69" w14:textId="77777777" w:rsidR="008D7755" w:rsidRPr="00D1008A" w:rsidRDefault="008D7755" w:rsidP="008D7755">
          <w:pPr>
            <w:spacing w:after="0" w:line="240" w:lineRule="auto"/>
            <w:jc w:val="center"/>
            <w:rPr>
              <w:rFonts w:asciiTheme="minorEastAsia" w:hAnsiTheme="minorEastAsia"/>
              <w:sz w:val="30"/>
              <w:szCs w:val="30"/>
            </w:rPr>
          </w:pPr>
          <w:del w:id="20" w:author="김은수" w:date="2026-09-30T15:44:00Z" w16du:dateUtc="2026-09-30T06:44:00Z">
            <w:r>
              <w:rPr>
                <w:rFonts w:asciiTheme="minorEastAsia" w:hAnsiTheme="minorEastAsia"/>
                <w:b/>
                <w:bCs/>
                <w:sz w:val="24"/>
                <w:szCs w:val="24"/>
              </w:rPr>
              <w:delText>TD20B</w:delText>
            </w:r>
          </w:del>
          <w:ins w:id="21" w:author="김은수" w:date="2026-09-30T15:44:00Z" w16du:dateUtc="2026-09-30T06:44:00Z">
            <w:r>
              <w:rPr>
                <w:rFonts w:asciiTheme="minorEastAsia" w:hAnsiTheme="minorEastAsia"/>
                <w:b/>
                <w:bCs/>
                <w:sz w:val="24"/>
                <w:szCs w:val="24"/>
              </w:rPr>
              <w:t>TD24A</w:t>
            </w:r>
          </w:ins>
          <w:r>
            <w:rPr>
              <w:rFonts w:asciiTheme="minorEastAsia" w:hAnsiTheme="minorEastAsia"/>
              <w:b/>
              <w:bCs/>
              <w:sz w:val="24"/>
              <w:szCs w:val="24"/>
            </w:rPr>
            <w:t>-A-EXT</w:t>
          </w:r>
        </w:p>
      </w:tc>
      <w:tc>
        <w:tcPr>
          <w:tcW w:w="1438" w:type="dxa"/>
          <w:vAlign w:val="center"/>
        </w:tcPr>
        <w:p w14:paraId="23619CCD" w14:textId="77777777" w:rsidR="008D7755" w:rsidRPr="00561F3A" w:rsidRDefault="008D7755" w:rsidP="008D7755">
          <w:pPr>
            <w:spacing w:after="0" w:line="240" w:lineRule="auto"/>
            <w:jc w:val="center"/>
            <w:rPr>
              <w:rFonts w:asciiTheme="minorEastAsia" w:hAnsiTheme="minorEastAsia"/>
              <w:sz w:val="16"/>
              <w:szCs w:val="16"/>
            </w:rPr>
          </w:pPr>
          <w:r w:rsidRPr="00561F3A">
            <w:rPr>
              <w:rFonts w:asciiTheme="minorEastAsia" w:hAnsiTheme="minorEastAsia" w:hint="eastAsia"/>
              <w:sz w:val="16"/>
              <w:szCs w:val="16"/>
            </w:rPr>
            <w:t>제(개)정 번호</w:t>
          </w:r>
        </w:p>
      </w:tc>
      <w:tc>
        <w:tcPr>
          <w:tcW w:w="1692" w:type="dxa"/>
          <w:vAlign w:val="center"/>
        </w:tcPr>
        <w:p w14:paraId="72C92F66" w14:textId="77777777" w:rsidR="008D7755" w:rsidRPr="00BF7017" w:rsidRDefault="008D7755" w:rsidP="008D7755">
          <w:pPr>
            <w:spacing w:after="0" w:line="240" w:lineRule="auto"/>
            <w:jc w:val="center"/>
            <w:rPr>
              <w:rFonts w:asciiTheme="minorEastAsia" w:hAnsiTheme="minorEastAsia"/>
              <w:sz w:val="18"/>
              <w:szCs w:val="18"/>
            </w:rPr>
          </w:pPr>
          <w:r w:rsidRPr="00BF7017">
            <w:rPr>
              <w:rFonts w:asciiTheme="minorEastAsia" w:hAnsiTheme="minorEastAsia" w:hint="eastAsia"/>
              <w:sz w:val="18"/>
              <w:szCs w:val="18"/>
            </w:rPr>
            <w:t>0</w:t>
          </w:r>
        </w:p>
      </w:tc>
    </w:tr>
    <w:tr w:rsidR="008D7755" w14:paraId="5D2A96B0" w14:textId="77777777" w:rsidTr="00C62BB0">
      <w:trPr>
        <w:cantSplit/>
        <w:trHeight w:val="123"/>
      </w:trPr>
      <w:tc>
        <w:tcPr>
          <w:tcW w:w="2248" w:type="dxa"/>
          <w:vMerge/>
          <w:vAlign w:val="center"/>
        </w:tcPr>
        <w:p w14:paraId="5DCB3985" w14:textId="77777777" w:rsidR="008D7755" w:rsidRPr="00F91CD3" w:rsidRDefault="008D7755" w:rsidP="008D7755">
          <w:pPr>
            <w:spacing w:after="0"/>
            <w:jc w:val="center"/>
            <w:rPr>
              <w:rFonts w:asciiTheme="majorHAnsi" w:eastAsiaTheme="majorHAnsi" w:hAnsiTheme="majorHAnsi"/>
            </w:rPr>
          </w:pPr>
        </w:p>
      </w:tc>
      <w:tc>
        <w:tcPr>
          <w:tcW w:w="4308" w:type="dxa"/>
          <w:vMerge/>
          <w:vAlign w:val="center"/>
        </w:tcPr>
        <w:p w14:paraId="586A7AAE" w14:textId="77777777" w:rsidR="008D7755" w:rsidRPr="00F91CD3" w:rsidRDefault="008D7755" w:rsidP="008D7755">
          <w:pPr>
            <w:spacing w:after="0" w:line="240" w:lineRule="auto"/>
            <w:jc w:val="center"/>
            <w:rPr>
              <w:rFonts w:asciiTheme="majorHAnsi" w:eastAsiaTheme="majorHAnsi" w:hAnsiTheme="majorHAnsi"/>
            </w:rPr>
          </w:pPr>
        </w:p>
      </w:tc>
      <w:tc>
        <w:tcPr>
          <w:tcW w:w="1438" w:type="dxa"/>
          <w:vAlign w:val="center"/>
        </w:tcPr>
        <w:p w14:paraId="07F15D79" w14:textId="77777777" w:rsidR="008D7755" w:rsidRPr="00561F3A" w:rsidRDefault="008D7755" w:rsidP="008D7755">
          <w:pPr>
            <w:spacing w:after="0" w:line="240" w:lineRule="auto"/>
            <w:jc w:val="center"/>
            <w:rPr>
              <w:rFonts w:asciiTheme="minorEastAsia" w:hAnsiTheme="minorEastAsia"/>
              <w:sz w:val="16"/>
              <w:szCs w:val="16"/>
            </w:rPr>
          </w:pPr>
          <w:r w:rsidRPr="00561F3A">
            <w:rPr>
              <w:rFonts w:asciiTheme="minorEastAsia" w:hAnsiTheme="minorEastAsia" w:hint="eastAsia"/>
              <w:sz w:val="16"/>
              <w:szCs w:val="16"/>
            </w:rPr>
            <w:t>페</w:t>
          </w:r>
          <w:r w:rsidRPr="00561F3A">
            <w:rPr>
              <w:rFonts w:asciiTheme="minorEastAsia" w:hAnsiTheme="minorEastAsia"/>
              <w:sz w:val="16"/>
              <w:szCs w:val="16"/>
            </w:rPr>
            <w:t xml:space="preserve"> </w:t>
          </w:r>
          <w:r w:rsidRPr="00561F3A">
            <w:rPr>
              <w:rFonts w:asciiTheme="minorEastAsia" w:hAnsiTheme="minorEastAsia" w:hint="eastAsia"/>
              <w:sz w:val="16"/>
              <w:szCs w:val="16"/>
            </w:rPr>
            <w:t>이</w:t>
          </w:r>
          <w:r w:rsidRPr="00561F3A">
            <w:rPr>
              <w:rFonts w:asciiTheme="minorEastAsia" w:hAnsiTheme="minorEastAsia"/>
              <w:sz w:val="16"/>
              <w:szCs w:val="16"/>
            </w:rPr>
            <w:t xml:space="preserve"> </w:t>
          </w:r>
          <w:r w:rsidRPr="00561F3A">
            <w:rPr>
              <w:rFonts w:asciiTheme="minorEastAsia" w:hAnsiTheme="minorEastAsia" w:hint="eastAsia"/>
              <w:sz w:val="16"/>
              <w:szCs w:val="16"/>
            </w:rPr>
            <w:t>지</w:t>
          </w:r>
        </w:p>
      </w:tc>
      <w:tc>
        <w:tcPr>
          <w:tcW w:w="1692" w:type="dxa"/>
          <w:vAlign w:val="center"/>
        </w:tcPr>
        <w:p w14:paraId="519BB2E3" w14:textId="77777777" w:rsidR="008D7755" w:rsidRPr="00BF7017" w:rsidRDefault="008D7755" w:rsidP="008D7755">
          <w:pPr>
            <w:spacing w:after="0" w:line="240" w:lineRule="auto"/>
            <w:jc w:val="center"/>
            <w:rPr>
              <w:rFonts w:asciiTheme="minorEastAsia" w:hAnsiTheme="minorEastAsia"/>
              <w:sz w:val="18"/>
              <w:szCs w:val="18"/>
            </w:rPr>
          </w:pPr>
          <w:r w:rsidRPr="00BF7017">
            <w:rPr>
              <w:rFonts w:asciiTheme="minorEastAsia" w:hAnsiTheme="minorEastAsia"/>
              <w:sz w:val="18"/>
              <w:szCs w:val="18"/>
            </w:rPr>
            <w:fldChar w:fldCharType="begin"/>
          </w:r>
          <w:r w:rsidRPr="00BF7017">
            <w:rPr>
              <w:rFonts w:asciiTheme="minorEastAsia" w:hAnsiTheme="minorEastAsia"/>
              <w:sz w:val="18"/>
              <w:szCs w:val="18"/>
            </w:rPr>
            <w:instrText>PAGE  \* Arabic  \* MERGEFORMAT</w:instrText>
          </w:r>
          <w:r w:rsidRPr="00BF7017">
            <w:rPr>
              <w:rFonts w:asciiTheme="minorEastAsia" w:hAnsiTheme="minorEastAsia"/>
              <w:sz w:val="18"/>
              <w:szCs w:val="18"/>
            </w:rPr>
            <w:fldChar w:fldCharType="separate"/>
          </w:r>
          <w:r w:rsidRPr="00BF7017">
            <w:rPr>
              <w:rFonts w:asciiTheme="minorEastAsia" w:hAnsiTheme="minorEastAsia"/>
              <w:sz w:val="18"/>
              <w:szCs w:val="18"/>
              <w:lang w:val="ko-KR"/>
            </w:rPr>
            <w:t>1</w:t>
          </w:r>
          <w:r w:rsidRPr="00BF7017">
            <w:rPr>
              <w:rFonts w:asciiTheme="minorEastAsia" w:hAnsiTheme="minorEastAsia"/>
              <w:sz w:val="18"/>
              <w:szCs w:val="18"/>
            </w:rPr>
            <w:fldChar w:fldCharType="end"/>
          </w:r>
          <w:r w:rsidRPr="00BF7017">
            <w:rPr>
              <w:rFonts w:asciiTheme="minorEastAsia" w:hAnsiTheme="minorEastAsia"/>
              <w:sz w:val="18"/>
              <w:szCs w:val="18"/>
              <w:lang w:val="ko-KR"/>
            </w:rPr>
            <w:t xml:space="preserve"> / </w:t>
          </w:r>
          <w:r w:rsidRPr="00BF7017">
            <w:rPr>
              <w:rFonts w:asciiTheme="minorEastAsia" w:hAnsiTheme="minorEastAsia"/>
              <w:sz w:val="18"/>
              <w:szCs w:val="18"/>
            </w:rPr>
            <w:fldChar w:fldCharType="begin"/>
          </w:r>
          <w:r w:rsidRPr="00BF7017">
            <w:rPr>
              <w:rFonts w:asciiTheme="minorEastAsia" w:hAnsiTheme="minorEastAsia"/>
              <w:sz w:val="18"/>
              <w:szCs w:val="18"/>
            </w:rPr>
            <w:instrText>NUMPAGES  \* Arabic  \* MERGEFORMAT</w:instrText>
          </w:r>
          <w:r w:rsidRPr="00BF7017">
            <w:rPr>
              <w:rFonts w:asciiTheme="minorEastAsia" w:hAnsiTheme="minorEastAsia"/>
              <w:sz w:val="18"/>
              <w:szCs w:val="18"/>
            </w:rPr>
            <w:fldChar w:fldCharType="separate"/>
          </w:r>
          <w:r w:rsidRPr="00BF7017">
            <w:rPr>
              <w:rFonts w:asciiTheme="minorEastAsia" w:hAnsiTheme="minorEastAsia"/>
              <w:sz w:val="18"/>
              <w:szCs w:val="18"/>
              <w:lang w:val="ko-KR"/>
            </w:rPr>
            <w:t>149</w:t>
          </w:r>
          <w:r w:rsidRPr="00BF7017">
            <w:rPr>
              <w:rFonts w:asciiTheme="minorEastAsia" w:hAnsiTheme="minorEastAsia"/>
              <w:sz w:val="18"/>
              <w:szCs w:val="18"/>
            </w:rPr>
            <w:fldChar w:fldCharType="end"/>
          </w:r>
        </w:p>
      </w:tc>
    </w:tr>
  </w:tbl>
  <w:p w14:paraId="45E3D12D" w14:textId="77777777" w:rsidR="003C630E" w:rsidRPr="003325E9" w:rsidRDefault="003C630E" w:rsidP="003325E9">
    <w:pPr>
      <w:pStyle w:val="a3"/>
      <w:tabs>
        <w:tab w:val="clear" w:pos="4513"/>
        <w:tab w:val="clear" w:pos="9026"/>
        <w:tab w:val="left" w:pos="1530"/>
      </w:tabs>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B78F2"/>
    <w:multiLevelType w:val="multilevel"/>
    <w:tmpl w:val="168C6D94"/>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b w:val="0"/>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 w15:restartNumberingAfterBreak="0">
    <w:nsid w:val="02651012"/>
    <w:multiLevelType w:val="multilevel"/>
    <w:tmpl w:val="168C6D94"/>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b w:val="0"/>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 w15:restartNumberingAfterBreak="0">
    <w:nsid w:val="03B5711D"/>
    <w:multiLevelType w:val="multilevel"/>
    <w:tmpl w:val="45645E5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435054D"/>
    <w:multiLevelType w:val="multilevel"/>
    <w:tmpl w:val="16E0F8E8"/>
    <w:lvl w:ilvl="0">
      <w:start w:val="4"/>
      <w:numFmt w:val="decimal"/>
      <w:lvlText w:val="%1."/>
      <w:lvlJc w:val="left"/>
      <w:pPr>
        <w:ind w:left="600" w:hanging="600"/>
      </w:pPr>
      <w:rPr>
        <w:rFonts w:hint="default"/>
      </w:rPr>
    </w:lvl>
    <w:lvl w:ilvl="1">
      <w:start w:val="3"/>
      <w:numFmt w:val="decimal"/>
      <w:lvlText w:val="%1.%2."/>
      <w:lvlJc w:val="left"/>
      <w:pPr>
        <w:ind w:left="840" w:hanging="600"/>
      </w:pPr>
      <w:rPr>
        <w:rFonts w:hint="default"/>
      </w:rPr>
    </w:lvl>
    <w:lvl w:ilvl="2">
      <w:start w:val="1"/>
      <w:numFmt w:val="decimal"/>
      <w:lvlText w:val="%1.%2.%3."/>
      <w:lvlJc w:val="left"/>
      <w:pPr>
        <w:ind w:left="1200" w:hanging="720"/>
      </w:pPr>
      <w:rPr>
        <w:rFonts w:hint="default"/>
      </w:rPr>
    </w:lvl>
    <w:lvl w:ilvl="3">
      <w:start w:val="1"/>
      <w:numFmt w:val="decimal"/>
      <w:lvlText w:val="%1.%2.%3.%4."/>
      <w:lvlJc w:val="left"/>
      <w:pPr>
        <w:ind w:left="1440" w:hanging="720"/>
      </w:pPr>
      <w:rPr>
        <w:rFonts w:hint="default"/>
      </w:rPr>
    </w:lvl>
    <w:lvl w:ilvl="4">
      <w:start w:val="1"/>
      <w:numFmt w:val="decimal"/>
      <w:lvlText w:val="%1.%2.%3.%4.%5."/>
      <w:lvlJc w:val="left"/>
      <w:pPr>
        <w:ind w:left="2040" w:hanging="1080"/>
      </w:pPr>
      <w:rPr>
        <w:rFonts w:hint="default"/>
      </w:rPr>
    </w:lvl>
    <w:lvl w:ilvl="5">
      <w:start w:val="1"/>
      <w:numFmt w:val="decimal"/>
      <w:lvlText w:val="%1.%2.%3.%4.%5.%6."/>
      <w:lvlJc w:val="left"/>
      <w:pPr>
        <w:ind w:left="2280" w:hanging="1080"/>
      </w:pPr>
      <w:rPr>
        <w:rFonts w:hint="default"/>
      </w:rPr>
    </w:lvl>
    <w:lvl w:ilvl="6">
      <w:start w:val="1"/>
      <w:numFmt w:val="decimal"/>
      <w:lvlText w:val="%1.%2.%3.%4.%5.%6.%7."/>
      <w:lvlJc w:val="left"/>
      <w:pPr>
        <w:ind w:left="2880" w:hanging="1440"/>
      </w:pPr>
      <w:rPr>
        <w:rFonts w:hint="default"/>
      </w:rPr>
    </w:lvl>
    <w:lvl w:ilvl="7">
      <w:start w:val="1"/>
      <w:numFmt w:val="decimal"/>
      <w:lvlText w:val="%1.%2.%3.%4.%5.%6.%7.%8."/>
      <w:lvlJc w:val="left"/>
      <w:pPr>
        <w:ind w:left="3120" w:hanging="1440"/>
      </w:pPr>
      <w:rPr>
        <w:rFonts w:hint="default"/>
      </w:rPr>
    </w:lvl>
    <w:lvl w:ilvl="8">
      <w:start w:val="1"/>
      <w:numFmt w:val="decimal"/>
      <w:lvlText w:val="%1.%2.%3.%4.%5.%6.%7.%8.%9."/>
      <w:lvlJc w:val="left"/>
      <w:pPr>
        <w:ind w:left="3720" w:hanging="1800"/>
      </w:pPr>
      <w:rPr>
        <w:rFonts w:hint="default"/>
      </w:rPr>
    </w:lvl>
  </w:abstractNum>
  <w:abstractNum w:abstractNumId="4" w15:restartNumberingAfterBreak="0">
    <w:nsid w:val="073644F7"/>
    <w:multiLevelType w:val="multilevel"/>
    <w:tmpl w:val="0409001F"/>
    <w:lvl w:ilvl="0">
      <w:start w:val="1"/>
      <w:numFmt w:val="decimal"/>
      <w:lvlText w:val="%1."/>
      <w:lvlJc w:val="left"/>
      <w:pPr>
        <w:ind w:left="425" w:hanging="425"/>
      </w:pPr>
      <w:rPr>
        <w:rFonts w:hint="eastAsia"/>
      </w:r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5" w15:restartNumberingAfterBreak="0">
    <w:nsid w:val="0BFB482E"/>
    <w:multiLevelType w:val="multilevel"/>
    <w:tmpl w:val="FEDE3A7E"/>
    <w:lvl w:ilvl="0">
      <w:start w:val="1"/>
      <w:numFmt w:val="decimal"/>
      <w:pStyle w:val="TDC1"/>
      <w:suff w:val="space"/>
      <w:lvlText w:val="%1."/>
      <w:lvlJc w:val="left"/>
      <w:pPr>
        <w:ind w:left="0" w:right="0" w:firstLine="0"/>
      </w:pPr>
      <w:rPr>
        <w:rFonts w:ascii="맑은 고딕" w:eastAsia="맑은 고딕" w:hAnsi="맑은 고딕" w:hint="eastAsia"/>
        <w:b/>
        <w:sz w:val="28"/>
        <w:szCs w:val="28"/>
      </w:rPr>
    </w:lvl>
    <w:lvl w:ilvl="1">
      <w:start w:val="1"/>
      <w:numFmt w:val="decimal"/>
      <w:pStyle w:val="TDC2"/>
      <w:suff w:val="space"/>
      <w:lvlText w:val="%1.%2."/>
      <w:lvlJc w:val="left"/>
      <w:pPr>
        <w:ind w:left="198" w:right="0" w:firstLine="0"/>
      </w:pPr>
      <w:rPr>
        <w:rFonts w:ascii="맑은 고딕" w:eastAsia="맑은 고딕" w:hAnsi="맑은 고딕" w:hint="eastAsia"/>
        <w:b/>
        <w:sz w:val="26"/>
        <w:szCs w:val="26"/>
      </w:rPr>
    </w:lvl>
    <w:lvl w:ilvl="2">
      <w:start w:val="1"/>
      <w:numFmt w:val="decimal"/>
      <w:pStyle w:val="TDC3"/>
      <w:suff w:val="space"/>
      <w:lvlText w:val="%1.%2.%3."/>
      <w:lvlJc w:val="left"/>
      <w:pPr>
        <w:ind w:left="397" w:right="0" w:firstLine="0"/>
      </w:pPr>
      <w:rPr>
        <w:rFonts w:ascii="맑은 고딕" w:eastAsia="맑은 고딕" w:hAnsi="맑은 고딕" w:hint="eastAsia"/>
        <w:b/>
        <w:sz w:val="24"/>
        <w:szCs w:val="24"/>
      </w:rPr>
    </w:lvl>
    <w:lvl w:ilvl="3">
      <w:start w:val="1"/>
      <w:numFmt w:val="decimal"/>
      <w:pStyle w:val="TDC4"/>
      <w:suff w:val="space"/>
      <w:lvlText w:val="%1.%2.%3.%4."/>
      <w:lvlJc w:val="left"/>
      <w:pPr>
        <w:ind w:left="595" w:right="0" w:firstLine="0"/>
      </w:pPr>
      <w:rPr>
        <w:rFonts w:ascii="맑은 고딕" w:eastAsia="맑은 고딕" w:hAnsi="맑은 고딕" w:hint="eastAsia"/>
        <w:b/>
        <w:sz w:val="22"/>
        <w:szCs w:val="22"/>
      </w:rPr>
    </w:lvl>
    <w:lvl w:ilvl="4">
      <w:start w:val="1"/>
      <w:numFmt w:val="decimal"/>
      <w:pStyle w:val="TDC5"/>
      <w:suff w:val="space"/>
      <w:lvlText w:val="%1.%2.%3.%4.%5."/>
      <w:lvlJc w:val="left"/>
      <w:pPr>
        <w:ind w:left="794" w:right="0" w:firstLine="0"/>
      </w:pPr>
      <w:rPr>
        <w:rFonts w:ascii="맑은 고딕" w:eastAsia="맑은 고딕" w:hAnsi="맑은 고딕" w:hint="eastAsia"/>
        <w:b/>
        <w:sz w:val="20"/>
        <w:szCs w:val="20"/>
      </w:rPr>
    </w:lvl>
    <w:lvl w:ilvl="5">
      <w:start w:val="1"/>
      <w:numFmt w:val="decimal"/>
      <w:pStyle w:val="TDC6"/>
      <w:suff w:val="space"/>
      <w:lvlText w:val="%1.%2.%3.%4.%5.%6."/>
      <w:lvlJc w:val="left"/>
      <w:pPr>
        <w:ind w:left="992" w:right="0" w:firstLine="0"/>
      </w:pPr>
      <w:rPr>
        <w:rFonts w:ascii="맑은 고딕" w:eastAsia="맑은 고딕" w:hAnsi="맑은 고딕" w:hint="eastAsia"/>
        <w:b/>
        <w:sz w:val="20"/>
        <w:szCs w:val="20"/>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6" w15:restartNumberingAfterBreak="0">
    <w:nsid w:val="107163E3"/>
    <w:multiLevelType w:val="multilevel"/>
    <w:tmpl w:val="47ACFEDC"/>
    <w:lvl w:ilvl="0">
      <w:start w:val="5"/>
      <w:numFmt w:val="decimal"/>
      <w:lvlText w:val="%1."/>
      <w:lvlJc w:val="left"/>
      <w:pPr>
        <w:ind w:left="600" w:hanging="600"/>
      </w:pPr>
      <w:rPr>
        <w:rFonts w:hint="default"/>
      </w:rPr>
    </w:lvl>
    <w:lvl w:ilvl="1">
      <w:start w:val="1"/>
      <w:numFmt w:val="decimal"/>
      <w:lvlText w:val="%1.%2."/>
      <w:lvlJc w:val="left"/>
      <w:pPr>
        <w:ind w:left="840" w:hanging="600"/>
      </w:pPr>
      <w:rPr>
        <w:rFonts w:hint="default"/>
      </w:rPr>
    </w:lvl>
    <w:lvl w:ilvl="2">
      <w:start w:val="1"/>
      <w:numFmt w:val="decimal"/>
      <w:lvlText w:val="%1.%2.%3."/>
      <w:lvlJc w:val="left"/>
      <w:pPr>
        <w:ind w:left="1200" w:hanging="720"/>
      </w:pPr>
      <w:rPr>
        <w:rFonts w:hint="default"/>
      </w:rPr>
    </w:lvl>
    <w:lvl w:ilvl="3">
      <w:start w:val="1"/>
      <w:numFmt w:val="decimal"/>
      <w:lvlText w:val="%1.%2.%3.%4."/>
      <w:lvlJc w:val="left"/>
      <w:pPr>
        <w:ind w:left="1440" w:hanging="720"/>
      </w:pPr>
      <w:rPr>
        <w:rFonts w:hint="default"/>
      </w:rPr>
    </w:lvl>
    <w:lvl w:ilvl="4">
      <w:start w:val="1"/>
      <w:numFmt w:val="decimal"/>
      <w:lvlText w:val="%1.%2.%3.%4.%5."/>
      <w:lvlJc w:val="left"/>
      <w:pPr>
        <w:ind w:left="2040" w:hanging="1080"/>
      </w:pPr>
      <w:rPr>
        <w:rFonts w:hint="default"/>
      </w:rPr>
    </w:lvl>
    <w:lvl w:ilvl="5">
      <w:start w:val="1"/>
      <w:numFmt w:val="decimal"/>
      <w:lvlText w:val="%1.%2.%3.%4.%5.%6."/>
      <w:lvlJc w:val="left"/>
      <w:pPr>
        <w:ind w:left="2280" w:hanging="1080"/>
      </w:pPr>
      <w:rPr>
        <w:rFonts w:hint="default"/>
      </w:rPr>
    </w:lvl>
    <w:lvl w:ilvl="6">
      <w:start w:val="1"/>
      <w:numFmt w:val="decimal"/>
      <w:lvlText w:val="%1.%2.%3.%4.%5.%6.%7."/>
      <w:lvlJc w:val="left"/>
      <w:pPr>
        <w:ind w:left="2880" w:hanging="1440"/>
      </w:pPr>
      <w:rPr>
        <w:rFonts w:hint="default"/>
      </w:rPr>
    </w:lvl>
    <w:lvl w:ilvl="7">
      <w:start w:val="1"/>
      <w:numFmt w:val="decimal"/>
      <w:lvlText w:val="%1.%2.%3.%4.%5.%6.%7.%8."/>
      <w:lvlJc w:val="left"/>
      <w:pPr>
        <w:ind w:left="3120" w:hanging="1440"/>
      </w:pPr>
      <w:rPr>
        <w:rFonts w:hint="default"/>
      </w:rPr>
    </w:lvl>
    <w:lvl w:ilvl="8">
      <w:start w:val="1"/>
      <w:numFmt w:val="decimal"/>
      <w:lvlText w:val="%1.%2.%3.%4.%5.%6.%7.%8.%9."/>
      <w:lvlJc w:val="left"/>
      <w:pPr>
        <w:ind w:left="3720" w:hanging="1800"/>
      </w:pPr>
      <w:rPr>
        <w:rFonts w:hint="default"/>
      </w:rPr>
    </w:lvl>
  </w:abstractNum>
  <w:abstractNum w:abstractNumId="7" w15:restartNumberingAfterBreak="0">
    <w:nsid w:val="10ED1180"/>
    <w:multiLevelType w:val="multilevel"/>
    <w:tmpl w:val="FEDE3A7E"/>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b w:val="0"/>
        <w:shd w:val="clear" w:color="auto" w:fill="auto"/>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b w:val="0"/>
        <w:bCs w:val="0"/>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8" w15:restartNumberingAfterBreak="0">
    <w:nsid w:val="15924273"/>
    <w:multiLevelType w:val="multilevel"/>
    <w:tmpl w:val="FEDE3A7E"/>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b w:val="0"/>
        <w:shd w:val="clear" w:color="auto" w:fill="auto"/>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b w:val="0"/>
        <w:bCs w:val="0"/>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9" w15:restartNumberingAfterBreak="0">
    <w:nsid w:val="1CBE6D44"/>
    <w:multiLevelType w:val="multilevel"/>
    <w:tmpl w:val="30DE34B2"/>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b w:val="0"/>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b w:val="0"/>
        <w:bCs w:val="0"/>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0" w15:restartNumberingAfterBreak="0">
    <w:nsid w:val="1CFC1752"/>
    <w:multiLevelType w:val="hybridMultilevel"/>
    <w:tmpl w:val="F156F01C"/>
    <w:lvl w:ilvl="0" w:tplc="B590EE06">
      <w:start w:val="4"/>
      <w:numFmt w:val="bullet"/>
      <w:lvlText w:val="-"/>
      <w:lvlJc w:val="left"/>
      <w:pPr>
        <w:ind w:left="1160" w:hanging="360"/>
      </w:pPr>
      <w:rPr>
        <w:rFonts w:ascii="맑은 고딕" w:eastAsia="맑은 고딕" w:hAnsi="맑은 고딕" w:cs="맑은 고딕"/>
        <w:color w:val="000000"/>
        <w:sz w:val="22"/>
        <w:szCs w:val="22"/>
      </w:rPr>
    </w:lvl>
    <w:lvl w:ilvl="1" w:tplc="04090003" w:tentative="1">
      <w:start w:val="1"/>
      <w:numFmt w:val="bullet"/>
      <w:lvlText w:val="-"/>
      <w:lvlJc w:val="left"/>
      <w:pPr>
        <w:ind w:left="1600" w:hanging="400"/>
      </w:pPr>
      <w:rPr>
        <w:rFonts w:ascii="맑은 고딕" w:eastAsia="맑은 고딕" w:hAnsi="맑은 고딕" w:cs="맑은 고딕"/>
        <w:color w:val="000000"/>
        <w:sz w:val="22"/>
        <w:szCs w:val="22"/>
      </w:rPr>
    </w:lvl>
    <w:lvl w:ilvl="2" w:tplc="04090005" w:tentative="1">
      <w:start w:val="1"/>
      <w:numFmt w:val="bullet"/>
      <w:lvlText w:val="-"/>
      <w:lvlJc w:val="left"/>
      <w:pPr>
        <w:ind w:left="2000" w:hanging="400"/>
      </w:pPr>
      <w:rPr>
        <w:rFonts w:ascii="맑은 고딕" w:eastAsia="맑은 고딕" w:hAnsi="맑은 고딕" w:cs="맑은 고딕"/>
        <w:color w:val="000000"/>
        <w:sz w:val="22"/>
        <w:szCs w:val="22"/>
      </w:rPr>
    </w:lvl>
    <w:lvl w:ilvl="3" w:tplc="04090001" w:tentative="1">
      <w:start w:val="1"/>
      <w:numFmt w:val="bullet"/>
      <w:lvlText w:val="-"/>
      <w:lvlJc w:val="left"/>
      <w:pPr>
        <w:ind w:left="2400" w:hanging="400"/>
      </w:pPr>
      <w:rPr>
        <w:rFonts w:ascii="맑은 고딕" w:eastAsia="맑은 고딕" w:hAnsi="맑은 고딕" w:cs="맑은 고딕"/>
        <w:color w:val="000000"/>
        <w:sz w:val="22"/>
        <w:szCs w:val="22"/>
      </w:rPr>
    </w:lvl>
    <w:lvl w:ilvl="4" w:tplc="04090003" w:tentative="1">
      <w:start w:val="1"/>
      <w:numFmt w:val="bullet"/>
      <w:lvlText w:val="-"/>
      <w:lvlJc w:val="left"/>
      <w:pPr>
        <w:ind w:left="2800" w:hanging="400"/>
      </w:pPr>
      <w:rPr>
        <w:rFonts w:ascii="맑은 고딕" w:eastAsia="맑은 고딕" w:hAnsi="맑은 고딕" w:cs="맑은 고딕"/>
        <w:color w:val="000000"/>
        <w:sz w:val="22"/>
        <w:szCs w:val="22"/>
      </w:rPr>
    </w:lvl>
    <w:lvl w:ilvl="5" w:tplc="04090005" w:tentative="1">
      <w:start w:val="1"/>
      <w:numFmt w:val="bullet"/>
      <w:lvlText w:val="-"/>
      <w:lvlJc w:val="left"/>
      <w:pPr>
        <w:ind w:left="3200" w:hanging="400"/>
      </w:pPr>
      <w:rPr>
        <w:rFonts w:ascii="맑은 고딕" w:eastAsia="맑은 고딕" w:hAnsi="맑은 고딕" w:cs="맑은 고딕"/>
        <w:color w:val="000000"/>
        <w:sz w:val="22"/>
        <w:szCs w:val="22"/>
      </w:rPr>
    </w:lvl>
    <w:lvl w:ilvl="6" w:tplc="04090001" w:tentative="1">
      <w:start w:val="1"/>
      <w:numFmt w:val="bullet"/>
      <w:lvlText w:val="-"/>
      <w:lvlJc w:val="left"/>
      <w:pPr>
        <w:ind w:left="3600" w:hanging="400"/>
      </w:pPr>
      <w:rPr>
        <w:rFonts w:ascii="맑은 고딕" w:eastAsia="맑은 고딕" w:hAnsi="맑은 고딕" w:cs="맑은 고딕"/>
        <w:color w:val="000000"/>
        <w:sz w:val="22"/>
        <w:szCs w:val="22"/>
      </w:rPr>
    </w:lvl>
    <w:lvl w:ilvl="7" w:tplc="04090003" w:tentative="1">
      <w:start w:val="1"/>
      <w:numFmt w:val="bullet"/>
      <w:lvlText w:val="-"/>
      <w:lvlJc w:val="left"/>
      <w:pPr>
        <w:ind w:left="4000" w:hanging="400"/>
      </w:pPr>
      <w:rPr>
        <w:rFonts w:ascii="맑은 고딕" w:eastAsia="맑은 고딕" w:hAnsi="맑은 고딕" w:cs="맑은 고딕"/>
        <w:color w:val="000000"/>
        <w:sz w:val="22"/>
        <w:szCs w:val="22"/>
      </w:rPr>
    </w:lvl>
    <w:lvl w:ilvl="8" w:tplc="04090005" w:tentative="1">
      <w:start w:val="1"/>
      <w:numFmt w:val="bullet"/>
      <w:lvlText w:val="-"/>
      <w:lvlJc w:val="left"/>
      <w:pPr>
        <w:ind w:left="4400" w:hanging="400"/>
      </w:pPr>
      <w:rPr>
        <w:rFonts w:ascii="맑은 고딕" w:eastAsia="맑은 고딕" w:hAnsi="맑은 고딕" w:cs="맑은 고딕"/>
        <w:color w:val="000000"/>
        <w:sz w:val="22"/>
        <w:szCs w:val="22"/>
      </w:rPr>
    </w:lvl>
  </w:abstractNum>
  <w:abstractNum w:abstractNumId="11" w15:restartNumberingAfterBreak="0">
    <w:nsid w:val="1D057774"/>
    <w:multiLevelType w:val="hybridMultilevel"/>
    <w:tmpl w:val="8C784AC0"/>
    <w:lvl w:ilvl="0" w:tplc="DCECEFE4">
      <w:start w:val="3"/>
      <w:numFmt w:val="bullet"/>
      <w:lvlText w:val="-"/>
      <w:lvlJc w:val="left"/>
      <w:pPr>
        <w:ind w:left="760" w:hanging="360"/>
      </w:pPr>
      <w:rPr>
        <w:rFonts w:ascii="맑은 고딕" w:eastAsia="맑은 고딕" w:hAnsi="맑은 고딕" w:cs="맑은 고딕"/>
        <w:color w:val="000000"/>
        <w:sz w:val="22"/>
        <w:szCs w:val="22"/>
      </w:rPr>
    </w:lvl>
    <w:lvl w:ilvl="1" w:tplc="04090003" w:tentative="1">
      <w:start w:val="1"/>
      <w:numFmt w:val="bullet"/>
      <w:lvlText w:val="-"/>
      <w:lvlJc w:val="left"/>
      <w:pPr>
        <w:ind w:left="1200" w:hanging="400"/>
      </w:pPr>
      <w:rPr>
        <w:rFonts w:ascii="맑은 고딕" w:eastAsia="맑은 고딕" w:hAnsi="맑은 고딕" w:cs="맑은 고딕"/>
        <w:color w:val="000000"/>
        <w:sz w:val="22"/>
        <w:szCs w:val="22"/>
      </w:rPr>
    </w:lvl>
    <w:lvl w:ilvl="2" w:tplc="04090005" w:tentative="1">
      <w:start w:val="1"/>
      <w:numFmt w:val="bullet"/>
      <w:lvlText w:val="-"/>
      <w:lvlJc w:val="left"/>
      <w:pPr>
        <w:ind w:left="1600" w:hanging="400"/>
      </w:pPr>
      <w:rPr>
        <w:rFonts w:ascii="맑은 고딕" w:eastAsia="맑은 고딕" w:hAnsi="맑은 고딕" w:cs="맑은 고딕"/>
        <w:color w:val="000000"/>
        <w:sz w:val="22"/>
        <w:szCs w:val="22"/>
      </w:rPr>
    </w:lvl>
    <w:lvl w:ilvl="3" w:tplc="04090001" w:tentative="1">
      <w:start w:val="1"/>
      <w:numFmt w:val="bullet"/>
      <w:lvlText w:val="-"/>
      <w:lvlJc w:val="left"/>
      <w:pPr>
        <w:ind w:left="2000" w:hanging="400"/>
      </w:pPr>
      <w:rPr>
        <w:rFonts w:ascii="맑은 고딕" w:eastAsia="맑은 고딕" w:hAnsi="맑은 고딕" w:cs="맑은 고딕"/>
        <w:color w:val="000000"/>
        <w:sz w:val="22"/>
        <w:szCs w:val="22"/>
      </w:rPr>
    </w:lvl>
    <w:lvl w:ilvl="4" w:tplc="04090003" w:tentative="1">
      <w:start w:val="1"/>
      <w:numFmt w:val="bullet"/>
      <w:lvlText w:val="-"/>
      <w:lvlJc w:val="left"/>
      <w:pPr>
        <w:ind w:left="2400" w:hanging="400"/>
      </w:pPr>
      <w:rPr>
        <w:rFonts w:ascii="맑은 고딕" w:eastAsia="맑은 고딕" w:hAnsi="맑은 고딕" w:cs="맑은 고딕"/>
        <w:color w:val="000000"/>
        <w:sz w:val="22"/>
        <w:szCs w:val="22"/>
      </w:rPr>
    </w:lvl>
    <w:lvl w:ilvl="5" w:tplc="04090005" w:tentative="1">
      <w:start w:val="1"/>
      <w:numFmt w:val="bullet"/>
      <w:lvlText w:val="-"/>
      <w:lvlJc w:val="left"/>
      <w:pPr>
        <w:ind w:left="2800" w:hanging="400"/>
      </w:pPr>
      <w:rPr>
        <w:rFonts w:ascii="맑은 고딕" w:eastAsia="맑은 고딕" w:hAnsi="맑은 고딕" w:cs="맑은 고딕"/>
        <w:color w:val="000000"/>
        <w:sz w:val="22"/>
        <w:szCs w:val="22"/>
      </w:rPr>
    </w:lvl>
    <w:lvl w:ilvl="6" w:tplc="04090001" w:tentative="1">
      <w:start w:val="1"/>
      <w:numFmt w:val="bullet"/>
      <w:lvlText w:val="-"/>
      <w:lvlJc w:val="left"/>
      <w:pPr>
        <w:ind w:left="3200" w:hanging="400"/>
      </w:pPr>
      <w:rPr>
        <w:rFonts w:ascii="맑은 고딕" w:eastAsia="맑은 고딕" w:hAnsi="맑은 고딕" w:cs="맑은 고딕"/>
        <w:color w:val="000000"/>
        <w:sz w:val="22"/>
        <w:szCs w:val="22"/>
      </w:rPr>
    </w:lvl>
    <w:lvl w:ilvl="7" w:tplc="04090003" w:tentative="1">
      <w:start w:val="1"/>
      <w:numFmt w:val="bullet"/>
      <w:lvlText w:val="-"/>
      <w:lvlJc w:val="left"/>
      <w:pPr>
        <w:ind w:left="3600" w:hanging="400"/>
      </w:pPr>
      <w:rPr>
        <w:rFonts w:ascii="맑은 고딕" w:eastAsia="맑은 고딕" w:hAnsi="맑은 고딕" w:cs="맑은 고딕"/>
        <w:color w:val="000000"/>
        <w:sz w:val="22"/>
        <w:szCs w:val="22"/>
      </w:rPr>
    </w:lvl>
    <w:lvl w:ilvl="8" w:tplc="04090005" w:tentative="1">
      <w:start w:val="1"/>
      <w:numFmt w:val="bullet"/>
      <w:lvlText w:val="-"/>
      <w:lvlJc w:val="left"/>
      <w:pPr>
        <w:ind w:left="4000" w:hanging="400"/>
      </w:pPr>
      <w:rPr>
        <w:rFonts w:ascii="맑은 고딕" w:eastAsia="맑은 고딕" w:hAnsi="맑은 고딕" w:cs="맑은 고딕"/>
        <w:color w:val="000000"/>
        <w:sz w:val="22"/>
        <w:szCs w:val="22"/>
      </w:rPr>
    </w:lvl>
  </w:abstractNum>
  <w:abstractNum w:abstractNumId="12" w15:restartNumberingAfterBreak="0">
    <w:nsid w:val="1E5B4F3F"/>
    <w:multiLevelType w:val="hybridMultilevel"/>
    <w:tmpl w:val="9FAE4C68"/>
    <w:lvl w:ilvl="0" w:tplc="80E67C6C">
      <w:numFmt w:val="bullet"/>
      <w:lvlText w:val="-"/>
      <w:lvlJc w:val="left"/>
      <w:pPr>
        <w:ind w:left="1160" w:hanging="360"/>
      </w:pPr>
      <w:rPr>
        <w:rFonts w:ascii="맑은 고딕" w:eastAsia="맑은 고딕" w:hAnsi="맑은 고딕" w:cs="맑은 고딕"/>
        <w:color w:val="000000"/>
        <w:sz w:val="22"/>
        <w:szCs w:val="22"/>
      </w:rPr>
    </w:lvl>
    <w:lvl w:ilvl="1" w:tplc="04090003" w:tentative="1">
      <w:start w:val="1"/>
      <w:numFmt w:val="bullet"/>
      <w:lvlText w:val="-"/>
      <w:lvlJc w:val="left"/>
      <w:pPr>
        <w:ind w:left="1600" w:hanging="400"/>
      </w:pPr>
      <w:rPr>
        <w:rFonts w:ascii="맑은 고딕" w:eastAsia="맑은 고딕" w:hAnsi="맑은 고딕" w:cs="맑은 고딕"/>
        <w:color w:val="000000"/>
        <w:sz w:val="22"/>
        <w:szCs w:val="22"/>
      </w:rPr>
    </w:lvl>
    <w:lvl w:ilvl="2" w:tplc="04090005" w:tentative="1">
      <w:start w:val="1"/>
      <w:numFmt w:val="bullet"/>
      <w:lvlText w:val="-"/>
      <w:lvlJc w:val="left"/>
      <w:pPr>
        <w:ind w:left="2000" w:hanging="400"/>
      </w:pPr>
      <w:rPr>
        <w:rFonts w:ascii="맑은 고딕" w:eastAsia="맑은 고딕" w:hAnsi="맑은 고딕" w:cs="맑은 고딕"/>
        <w:color w:val="000000"/>
        <w:sz w:val="22"/>
        <w:szCs w:val="22"/>
      </w:rPr>
    </w:lvl>
    <w:lvl w:ilvl="3" w:tplc="04090001" w:tentative="1">
      <w:start w:val="1"/>
      <w:numFmt w:val="bullet"/>
      <w:lvlText w:val="-"/>
      <w:lvlJc w:val="left"/>
      <w:pPr>
        <w:ind w:left="2400" w:hanging="400"/>
      </w:pPr>
      <w:rPr>
        <w:rFonts w:ascii="맑은 고딕" w:eastAsia="맑은 고딕" w:hAnsi="맑은 고딕" w:cs="맑은 고딕"/>
        <w:color w:val="000000"/>
        <w:sz w:val="22"/>
        <w:szCs w:val="22"/>
      </w:rPr>
    </w:lvl>
    <w:lvl w:ilvl="4" w:tplc="04090003" w:tentative="1">
      <w:start w:val="1"/>
      <w:numFmt w:val="bullet"/>
      <w:lvlText w:val="-"/>
      <w:lvlJc w:val="left"/>
      <w:pPr>
        <w:ind w:left="2800" w:hanging="400"/>
      </w:pPr>
      <w:rPr>
        <w:rFonts w:ascii="맑은 고딕" w:eastAsia="맑은 고딕" w:hAnsi="맑은 고딕" w:cs="맑은 고딕"/>
        <w:color w:val="000000"/>
        <w:sz w:val="22"/>
        <w:szCs w:val="22"/>
      </w:rPr>
    </w:lvl>
    <w:lvl w:ilvl="5" w:tplc="04090005" w:tentative="1">
      <w:start w:val="1"/>
      <w:numFmt w:val="bullet"/>
      <w:lvlText w:val="-"/>
      <w:lvlJc w:val="left"/>
      <w:pPr>
        <w:ind w:left="3200" w:hanging="400"/>
      </w:pPr>
      <w:rPr>
        <w:rFonts w:ascii="맑은 고딕" w:eastAsia="맑은 고딕" w:hAnsi="맑은 고딕" w:cs="맑은 고딕"/>
        <w:color w:val="000000"/>
        <w:sz w:val="22"/>
        <w:szCs w:val="22"/>
      </w:rPr>
    </w:lvl>
    <w:lvl w:ilvl="6" w:tplc="04090001" w:tentative="1">
      <w:start w:val="1"/>
      <w:numFmt w:val="bullet"/>
      <w:lvlText w:val="-"/>
      <w:lvlJc w:val="left"/>
      <w:pPr>
        <w:ind w:left="3600" w:hanging="400"/>
      </w:pPr>
      <w:rPr>
        <w:rFonts w:ascii="맑은 고딕" w:eastAsia="맑은 고딕" w:hAnsi="맑은 고딕" w:cs="맑은 고딕"/>
        <w:color w:val="000000"/>
        <w:sz w:val="22"/>
        <w:szCs w:val="22"/>
      </w:rPr>
    </w:lvl>
    <w:lvl w:ilvl="7" w:tplc="04090003" w:tentative="1">
      <w:start w:val="1"/>
      <w:numFmt w:val="bullet"/>
      <w:lvlText w:val="-"/>
      <w:lvlJc w:val="left"/>
      <w:pPr>
        <w:ind w:left="4000" w:hanging="400"/>
      </w:pPr>
      <w:rPr>
        <w:rFonts w:ascii="맑은 고딕" w:eastAsia="맑은 고딕" w:hAnsi="맑은 고딕" w:cs="맑은 고딕"/>
        <w:color w:val="000000"/>
        <w:sz w:val="22"/>
        <w:szCs w:val="22"/>
      </w:rPr>
    </w:lvl>
    <w:lvl w:ilvl="8" w:tplc="04090005" w:tentative="1">
      <w:start w:val="1"/>
      <w:numFmt w:val="bullet"/>
      <w:lvlText w:val="-"/>
      <w:lvlJc w:val="left"/>
      <w:pPr>
        <w:ind w:left="4400" w:hanging="400"/>
      </w:pPr>
      <w:rPr>
        <w:rFonts w:ascii="맑은 고딕" w:eastAsia="맑은 고딕" w:hAnsi="맑은 고딕" w:cs="맑은 고딕"/>
        <w:color w:val="000000"/>
        <w:sz w:val="22"/>
        <w:szCs w:val="22"/>
      </w:rPr>
    </w:lvl>
  </w:abstractNum>
  <w:abstractNum w:abstractNumId="13" w15:restartNumberingAfterBreak="0">
    <w:nsid w:val="22247DBA"/>
    <w:multiLevelType w:val="hybridMultilevel"/>
    <w:tmpl w:val="BEB49FCE"/>
    <w:lvl w:ilvl="0" w:tplc="E9AAC5AA">
      <w:start w:val="2"/>
      <w:numFmt w:val="bullet"/>
      <w:lvlText w:val="-"/>
      <w:lvlJc w:val="left"/>
      <w:pPr>
        <w:ind w:left="1160" w:hanging="360"/>
      </w:pPr>
      <w:rPr>
        <w:rFonts w:ascii="맑은 고딕" w:eastAsia="맑은 고딕" w:hAnsi="맑은 고딕" w:cs="맑은 고딕"/>
        <w:color w:val="000000"/>
        <w:sz w:val="22"/>
        <w:szCs w:val="22"/>
      </w:rPr>
    </w:lvl>
    <w:lvl w:ilvl="1" w:tplc="04090003" w:tentative="1">
      <w:start w:val="1"/>
      <w:numFmt w:val="bullet"/>
      <w:lvlText w:val="-"/>
      <w:lvlJc w:val="left"/>
      <w:pPr>
        <w:ind w:left="1680" w:hanging="440"/>
      </w:pPr>
      <w:rPr>
        <w:rFonts w:ascii="맑은 고딕" w:eastAsia="맑은 고딕" w:hAnsi="맑은 고딕" w:cs="맑은 고딕"/>
        <w:color w:val="000000"/>
        <w:sz w:val="22"/>
        <w:szCs w:val="22"/>
      </w:rPr>
    </w:lvl>
    <w:lvl w:ilvl="2" w:tplc="04090005" w:tentative="1">
      <w:start w:val="1"/>
      <w:numFmt w:val="bullet"/>
      <w:lvlText w:val="-"/>
      <w:lvlJc w:val="left"/>
      <w:pPr>
        <w:ind w:left="2120" w:hanging="440"/>
      </w:pPr>
      <w:rPr>
        <w:rFonts w:ascii="맑은 고딕" w:eastAsia="맑은 고딕" w:hAnsi="맑은 고딕" w:cs="맑은 고딕"/>
        <w:color w:val="000000"/>
        <w:sz w:val="22"/>
        <w:szCs w:val="22"/>
      </w:rPr>
    </w:lvl>
    <w:lvl w:ilvl="3" w:tplc="04090001" w:tentative="1">
      <w:start w:val="1"/>
      <w:numFmt w:val="bullet"/>
      <w:lvlText w:val="-"/>
      <w:lvlJc w:val="left"/>
      <w:pPr>
        <w:ind w:left="2560" w:hanging="440"/>
      </w:pPr>
      <w:rPr>
        <w:rFonts w:ascii="맑은 고딕" w:eastAsia="맑은 고딕" w:hAnsi="맑은 고딕" w:cs="맑은 고딕"/>
        <w:color w:val="000000"/>
        <w:sz w:val="22"/>
        <w:szCs w:val="22"/>
      </w:rPr>
    </w:lvl>
    <w:lvl w:ilvl="4" w:tplc="04090003" w:tentative="1">
      <w:start w:val="1"/>
      <w:numFmt w:val="bullet"/>
      <w:lvlText w:val="-"/>
      <w:lvlJc w:val="left"/>
      <w:pPr>
        <w:ind w:left="3000" w:hanging="440"/>
      </w:pPr>
      <w:rPr>
        <w:rFonts w:ascii="맑은 고딕" w:eastAsia="맑은 고딕" w:hAnsi="맑은 고딕" w:cs="맑은 고딕"/>
        <w:color w:val="000000"/>
        <w:sz w:val="22"/>
        <w:szCs w:val="22"/>
      </w:rPr>
    </w:lvl>
    <w:lvl w:ilvl="5" w:tplc="04090005" w:tentative="1">
      <w:start w:val="1"/>
      <w:numFmt w:val="bullet"/>
      <w:lvlText w:val="-"/>
      <w:lvlJc w:val="left"/>
      <w:pPr>
        <w:ind w:left="3440" w:hanging="440"/>
      </w:pPr>
      <w:rPr>
        <w:rFonts w:ascii="맑은 고딕" w:eastAsia="맑은 고딕" w:hAnsi="맑은 고딕" w:cs="맑은 고딕"/>
        <w:color w:val="000000"/>
        <w:sz w:val="22"/>
        <w:szCs w:val="22"/>
      </w:rPr>
    </w:lvl>
    <w:lvl w:ilvl="6" w:tplc="04090001" w:tentative="1">
      <w:start w:val="1"/>
      <w:numFmt w:val="bullet"/>
      <w:lvlText w:val="-"/>
      <w:lvlJc w:val="left"/>
      <w:pPr>
        <w:ind w:left="3880" w:hanging="440"/>
      </w:pPr>
      <w:rPr>
        <w:rFonts w:ascii="맑은 고딕" w:eastAsia="맑은 고딕" w:hAnsi="맑은 고딕" w:cs="맑은 고딕"/>
        <w:color w:val="000000"/>
        <w:sz w:val="22"/>
        <w:szCs w:val="22"/>
      </w:rPr>
    </w:lvl>
    <w:lvl w:ilvl="7" w:tplc="04090003" w:tentative="1">
      <w:start w:val="1"/>
      <w:numFmt w:val="bullet"/>
      <w:lvlText w:val="-"/>
      <w:lvlJc w:val="left"/>
      <w:pPr>
        <w:ind w:left="4320" w:hanging="440"/>
      </w:pPr>
      <w:rPr>
        <w:rFonts w:ascii="맑은 고딕" w:eastAsia="맑은 고딕" w:hAnsi="맑은 고딕" w:cs="맑은 고딕"/>
        <w:color w:val="000000"/>
        <w:sz w:val="22"/>
        <w:szCs w:val="22"/>
      </w:rPr>
    </w:lvl>
    <w:lvl w:ilvl="8" w:tplc="04090005" w:tentative="1">
      <w:start w:val="1"/>
      <w:numFmt w:val="bullet"/>
      <w:lvlText w:val="-"/>
      <w:lvlJc w:val="left"/>
      <w:pPr>
        <w:ind w:left="4760" w:hanging="440"/>
      </w:pPr>
      <w:rPr>
        <w:rFonts w:ascii="맑은 고딕" w:eastAsia="맑은 고딕" w:hAnsi="맑은 고딕" w:cs="맑은 고딕"/>
        <w:color w:val="000000"/>
        <w:sz w:val="22"/>
        <w:szCs w:val="22"/>
      </w:rPr>
    </w:lvl>
  </w:abstractNum>
  <w:abstractNum w:abstractNumId="14" w15:restartNumberingAfterBreak="0">
    <w:nsid w:val="23E534AF"/>
    <w:multiLevelType w:val="hybridMultilevel"/>
    <w:tmpl w:val="D4069A50"/>
    <w:lvl w:ilvl="0" w:tplc="CAC45040">
      <w:start w:val="3"/>
      <w:numFmt w:val="bullet"/>
      <w:lvlText w:val="-"/>
      <w:lvlJc w:val="left"/>
      <w:pPr>
        <w:ind w:left="1960" w:hanging="360"/>
      </w:pPr>
      <w:rPr>
        <w:rFonts w:ascii="맑은 고딕" w:eastAsia="맑은 고딕" w:hAnsi="맑은 고딕" w:cs="맑은 고딕"/>
        <w:color w:val="000000"/>
        <w:sz w:val="22"/>
        <w:szCs w:val="22"/>
      </w:rPr>
    </w:lvl>
    <w:lvl w:ilvl="1" w:tplc="CAC45040">
      <w:start w:val="3"/>
      <w:numFmt w:val="bullet"/>
      <w:lvlText w:val="-"/>
      <w:lvlJc w:val="left"/>
      <w:pPr>
        <w:ind w:left="2480" w:hanging="440"/>
      </w:pPr>
      <w:rPr>
        <w:rFonts w:ascii="맑은 고딕" w:eastAsia="맑은 고딕" w:hAnsi="맑은 고딕" w:cs="맑은 고딕"/>
        <w:color w:val="000000"/>
        <w:sz w:val="22"/>
        <w:szCs w:val="22"/>
      </w:rPr>
    </w:lvl>
    <w:lvl w:ilvl="2" w:tplc="04090005" w:tentative="1">
      <w:start w:val="1"/>
      <w:numFmt w:val="bullet"/>
      <w:lvlText w:val="-"/>
      <w:lvlJc w:val="left"/>
      <w:pPr>
        <w:ind w:left="2920" w:hanging="440"/>
      </w:pPr>
      <w:rPr>
        <w:rFonts w:ascii="맑은 고딕" w:eastAsia="맑은 고딕" w:hAnsi="맑은 고딕" w:cs="맑은 고딕"/>
        <w:color w:val="000000"/>
        <w:sz w:val="22"/>
        <w:szCs w:val="22"/>
      </w:rPr>
    </w:lvl>
    <w:lvl w:ilvl="3" w:tplc="04090001" w:tentative="1">
      <w:start w:val="1"/>
      <w:numFmt w:val="bullet"/>
      <w:lvlText w:val="-"/>
      <w:lvlJc w:val="left"/>
      <w:pPr>
        <w:ind w:left="3360" w:hanging="440"/>
      </w:pPr>
      <w:rPr>
        <w:rFonts w:ascii="맑은 고딕" w:eastAsia="맑은 고딕" w:hAnsi="맑은 고딕" w:cs="맑은 고딕"/>
        <w:color w:val="000000"/>
        <w:sz w:val="22"/>
        <w:szCs w:val="22"/>
      </w:rPr>
    </w:lvl>
    <w:lvl w:ilvl="4" w:tplc="04090003" w:tentative="1">
      <w:start w:val="1"/>
      <w:numFmt w:val="bullet"/>
      <w:lvlText w:val="-"/>
      <w:lvlJc w:val="left"/>
      <w:pPr>
        <w:ind w:left="3800" w:hanging="440"/>
      </w:pPr>
      <w:rPr>
        <w:rFonts w:ascii="맑은 고딕" w:eastAsia="맑은 고딕" w:hAnsi="맑은 고딕" w:cs="맑은 고딕"/>
        <w:color w:val="000000"/>
        <w:sz w:val="22"/>
        <w:szCs w:val="22"/>
      </w:rPr>
    </w:lvl>
    <w:lvl w:ilvl="5" w:tplc="04090005" w:tentative="1">
      <w:start w:val="1"/>
      <w:numFmt w:val="bullet"/>
      <w:lvlText w:val="-"/>
      <w:lvlJc w:val="left"/>
      <w:pPr>
        <w:ind w:left="4240" w:hanging="440"/>
      </w:pPr>
      <w:rPr>
        <w:rFonts w:ascii="맑은 고딕" w:eastAsia="맑은 고딕" w:hAnsi="맑은 고딕" w:cs="맑은 고딕"/>
        <w:color w:val="000000"/>
        <w:sz w:val="22"/>
        <w:szCs w:val="22"/>
      </w:rPr>
    </w:lvl>
    <w:lvl w:ilvl="6" w:tplc="04090001" w:tentative="1">
      <w:start w:val="1"/>
      <w:numFmt w:val="bullet"/>
      <w:lvlText w:val="-"/>
      <w:lvlJc w:val="left"/>
      <w:pPr>
        <w:ind w:left="4680" w:hanging="440"/>
      </w:pPr>
      <w:rPr>
        <w:rFonts w:ascii="맑은 고딕" w:eastAsia="맑은 고딕" w:hAnsi="맑은 고딕" w:cs="맑은 고딕"/>
        <w:color w:val="000000"/>
        <w:sz w:val="22"/>
        <w:szCs w:val="22"/>
      </w:rPr>
    </w:lvl>
    <w:lvl w:ilvl="7" w:tplc="04090003" w:tentative="1">
      <w:start w:val="1"/>
      <w:numFmt w:val="bullet"/>
      <w:lvlText w:val="-"/>
      <w:lvlJc w:val="left"/>
      <w:pPr>
        <w:ind w:left="5120" w:hanging="440"/>
      </w:pPr>
      <w:rPr>
        <w:rFonts w:ascii="맑은 고딕" w:eastAsia="맑은 고딕" w:hAnsi="맑은 고딕" w:cs="맑은 고딕"/>
        <w:color w:val="000000"/>
        <w:sz w:val="22"/>
        <w:szCs w:val="22"/>
      </w:rPr>
    </w:lvl>
    <w:lvl w:ilvl="8" w:tplc="04090005" w:tentative="1">
      <w:start w:val="1"/>
      <w:numFmt w:val="bullet"/>
      <w:lvlText w:val="-"/>
      <w:lvlJc w:val="left"/>
      <w:pPr>
        <w:ind w:left="5560" w:hanging="440"/>
      </w:pPr>
      <w:rPr>
        <w:rFonts w:ascii="맑은 고딕" w:eastAsia="맑은 고딕" w:hAnsi="맑은 고딕" w:cs="맑은 고딕"/>
        <w:color w:val="000000"/>
        <w:sz w:val="22"/>
        <w:szCs w:val="22"/>
      </w:rPr>
    </w:lvl>
  </w:abstractNum>
  <w:abstractNum w:abstractNumId="15" w15:restartNumberingAfterBreak="0">
    <w:nsid w:val="2E3B4421"/>
    <w:multiLevelType w:val="multilevel"/>
    <w:tmpl w:val="FEDE3A7E"/>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b w:val="0"/>
        <w:shd w:val="clear" w:color="auto" w:fill="auto"/>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b w:val="0"/>
        <w:bCs w:val="0"/>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6" w15:restartNumberingAfterBreak="0">
    <w:nsid w:val="34D047A7"/>
    <w:multiLevelType w:val="multilevel"/>
    <w:tmpl w:val="0B26F5E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37393865"/>
    <w:multiLevelType w:val="multilevel"/>
    <w:tmpl w:val="168C6D94"/>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b w:val="0"/>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8" w15:restartNumberingAfterBreak="0">
    <w:nsid w:val="3A4E6F88"/>
    <w:multiLevelType w:val="multilevel"/>
    <w:tmpl w:val="E6D04F56"/>
    <w:lvl w:ilvl="0">
      <w:start w:val="4"/>
      <w:numFmt w:val="decimal"/>
      <w:lvlText w:val="%1."/>
      <w:lvlJc w:val="left"/>
      <w:pPr>
        <w:ind w:left="600" w:hanging="600"/>
      </w:pPr>
      <w:rPr>
        <w:rFonts w:hint="default"/>
      </w:rPr>
    </w:lvl>
    <w:lvl w:ilvl="1">
      <w:start w:val="3"/>
      <w:numFmt w:val="decimal"/>
      <w:lvlText w:val="%1.%2."/>
      <w:lvlJc w:val="left"/>
      <w:pPr>
        <w:ind w:left="600" w:hanging="600"/>
      </w:pPr>
      <w:rPr>
        <w:rFonts w:hint="default"/>
      </w:rPr>
    </w:lvl>
    <w:lvl w:ilvl="2">
      <w:start w:val="3"/>
      <w:numFmt w:val="decimal"/>
      <w:lvlText w:val="%1.%2.%3."/>
      <w:lvlJc w:val="left"/>
      <w:pPr>
        <w:ind w:left="720" w:hanging="720"/>
      </w:pPr>
      <w:rPr>
        <w:rFonts w:hint="default"/>
      </w:rPr>
    </w:lvl>
    <w:lvl w:ilvl="3">
      <w:start w:val="4"/>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3E2A23A3"/>
    <w:multiLevelType w:val="multilevel"/>
    <w:tmpl w:val="FEDE3A7E"/>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b w:val="0"/>
        <w:shd w:val="clear" w:color="auto" w:fill="auto"/>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b w:val="0"/>
        <w:bCs w:val="0"/>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0" w15:restartNumberingAfterBreak="0">
    <w:nsid w:val="3EED56AD"/>
    <w:multiLevelType w:val="hybridMultilevel"/>
    <w:tmpl w:val="B936FECA"/>
    <w:lvl w:ilvl="0" w:tplc="04090009">
      <w:start w:val="1"/>
      <w:numFmt w:val="bullet"/>
      <w:lvlText w:val="-"/>
      <w:lvlJc w:val="left"/>
      <w:pPr>
        <w:ind w:left="1251" w:hanging="400"/>
      </w:pPr>
      <w:rPr>
        <w:rFonts w:ascii="맑은 고딕" w:eastAsia="맑은 고딕" w:hAnsi="맑은 고딕" w:cs="맑은 고딕"/>
        <w:color w:val="000000"/>
        <w:sz w:val="22"/>
        <w:szCs w:val="22"/>
      </w:rPr>
    </w:lvl>
    <w:lvl w:ilvl="1" w:tplc="04090009">
      <w:start w:val="1"/>
      <w:numFmt w:val="bullet"/>
      <w:lvlText w:val="-"/>
      <w:lvlJc w:val="left"/>
      <w:pPr>
        <w:ind w:left="1651" w:hanging="400"/>
      </w:pPr>
      <w:rPr>
        <w:rFonts w:ascii="맑은 고딕" w:eastAsia="맑은 고딕" w:hAnsi="맑은 고딕" w:cs="맑은 고딕"/>
        <w:color w:val="000000"/>
        <w:sz w:val="22"/>
        <w:szCs w:val="22"/>
      </w:rPr>
    </w:lvl>
    <w:lvl w:ilvl="2" w:tplc="04090005" w:tentative="1">
      <w:start w:val="1"/>
      <w:numFmt w:val="bullet"/>
      <w:lvlText w:val="-"/>
      <w:lvlJc w:val="left"/>
      <w:pPr>
        <w:ind w:left="2051" w:hanging="400"/>
      </w:pPr>
      <w:rPr>
        <w:rFonts w:ascii="맑은 고딕" w:eastAsia="맑은 고딕" w:hAnsi="맑은 고딕" w:cs="맑은 고딕"/>
        <w:color w:val="000000"/>
        <w:sz w:val="22"/>
        <w:szCs w:val="22"/>
      </w:rPr>
    </w:lvl>
    <w:lvl w:ilvl="3" w:tplc="04090001" w:tentative="1">
      <w:start w:val="1"/>
      <w:numFmt w:val="bullet"/>
      <w:lvlText w:val="-"/>
      <w:lvlJc w:val="left"/>
      <w:pPr>
        <w:ind w:left="2451" w:hanging="400"/>
      </w:pPr>
      <w:rPr>
        <w:rFonts w:ascii="맑은 고딕" w:eastAsia="맑은 고딕" w:hAnsi="맑은 고딕" w:cs="맑은 고딕"/>
        <w:color w:val="000000"/>
        <w:sz w:val="22"/>
        <w:szCs w:val="22"/>
      </w:rPr>
    </w:lvl>
    <w:lvl w:ilvl="4" w:tplc="04090003" w:tentative="1">
      <w:start w:val="1"/>
      <w:numFmt w:val="bullet"/>
      <w:lvlText w:val="-"/>
      <w:lvlJc w:val="left"/>
      <w:pPr>
        <w:ind w:left="2851" w:hanging="400"/>
      </w:pPr>
      <w:rPr>
        <w:rFonts w:ascii="맑은 고딕" w:eastAsia="맑은 고딕" w:hAnsi="맑은 고딕" w:cs="맑은 고딕"/>
        <w:color w:val="000000"/>
        <w:sz w:val="22"/>
        <w:szCs w:val="22"/>
      </w:rPr>
    </w:lvl>
    <w:lvl w:ilvl="5" w:tplc="04090005" w:tentative="1">
      <w:start w:val="1"/>
      <w:numFmt w:val="bullet"/>
      <w:lvlText w:val="-"/>
      <w:lvlJc w:val="left"/>
      <w:pPr>
        <w:ind w:left="3251" w:hanging="400"/>
      </w:pPr>
      <w:rPr>
        <w:rFonts w:ascii="맑은 고딕" w:eastAsia="맑은 고딕" w:hAnsi="맑은 고딕" w:cs="맑은 고딕"/>
        <w:color w:val="000000"/>
        <w:sz w:val="22"/>
        <w:szCs w:val="22"/>
      </w:rPr>
    </w:lvl>
    <w:lvl w:ilvl="6" w:tplc="04090001" w:tentative="1">
      <w:start w:val="1"/>
      <w:numFmt w:val="bullet"/>
      <w:lvlText w:val="-"/>
      <w:lvlJc w:val="left"/>
      <w:pPr>
        <w:ind w:left="3651" w:hanging="400"/>
      </w:pPr>
      <w:rPr>
        <w:rFonts w:ascii="맑은 고딕" w:eastAsia="맑은 고딕" w:hAnsi="맑은 고딕" w:cs="맑은 고딕"/>
        <w:color w:val="000000"/>
        <w:sz w:val="22"/>
        <w:szCs w:val="22"/>
      </w:rPr>
    </w:lvl>
    <w:lvl w:ilvl="7" w:tplc="04090003" w:tentative="1">
      <w:start w:val="1"/>
      <w:numFmt w:val="bullet"/>
      <w:lvlText w:val="-"/>
      <w:lvlJc w:val="left"/>
      <w:pPr>
        <w:ind w:left="4051" w:hanging="400"/>
      </w:pPr>
      <w:rPr>
        <w:rFonts w:ascii="맑은 고딕" w:eastAsia="맑은 고딕" w:hAnsi="맑은 고딕" w:cs="맑은 고딕"/>
        <w:color w:val="000000"/>
        <w:sz w:val="22"/>
        <w:szCs w:val="22"/>
      </w:rPr>
    </w:lvl>
    <w:lvl w:ilvl="8" w:tplc="04090005" w:tentative="1">
      <w:start w:val="1"/>
      <w:numFmt w:val="bullet"/>
      <w:lvlText w:val="-"/>
      <w:lvlJc w:val="left"/>
      <w:pPr>
        <w:ind w:left="4451" w:hanging="400"/>
      </w:pPr>
      <w:rPr>
        <w:rFonts w:ascii="맑은 고딕" w:eastAsia="맑은 고딕" w:hAnsi="맑은 고딕" w:cs="맑은 고딕"/>
        <w:color w:val="000000"/>
        <w:sz w:val="22"/>
        <w:szCs w:val="22"/>
      </w:rPr>
    </w:lvl>
  </w:abstractNum>
  <w:abstractNum w:abstractNumId="21" w15:restartNumberingAfterBreak="0">
    <w:nsid w:val="47135949"/>
    <w:multiLevelType w:val="hybridMultilevel"/>
    <w:tmpl w:val="60147326"/>
    <w:lvl w:ilvl="0" w:tplc="04090009">
      <w:start w:val="1"/>
      <w:numFmt w:val="bullet"/>
      <w:lvlText w:val="-"/>
      <w:lvlJc w:val="left"/>
      <w:pPr>
        <w:ind w:left="1600" w:hanging="400"/>
      </w:pPr>
      <w:rPr>
        <w:rFonts w:ascii="맑은 고딕" w:eastAsia="맑은 고딕" w:hAnsi="맑은 고딕" w:cs="맑은 고딕"/>
        <w:color w:val="000000"/>
        <w:sz w:val="22"/>
        <w:szCs w:val="22"/>
      </w:rPr>
    </w:lvl>
    <w:lvl w:ilvl="1" w:tplc="04090009">
      <w:start w:val="1"/>
      <w:numFmt w:val="bullet"/>
      <w:lvlText w:val="-"/>
      <w:lvlJc w:val="left"/>
      <w:pPr>
        <w:ind w:left="2000" w:hanging="400"/>
      </w:pPr>
      <w:rPr>
        <w:rFonts w:ascii="맑은 고딕" w:eastAsia="맑은 고딕" w:hAnsi="맑은 고딕" w:cs="맑은 고딕"/>
        <w:color w:val="000000"/>
        <w:sz w:val="22"/>
        <w:szCs w:val="22"/>
      </w:rPr>
    </w:lvl>
    <w:lvl w:ilvl="2" w:tplc="04090005" w:tentative="1">
      <w:start w:val="1"/>
      <w:numFmt w:val="bullet"/>
      <w:lvlText w:val="-"/>
      <w:lvlJc w:val="left"/>
      <w:pPr>
        <w:ind w:left="2400" w:hanging="400"/>
      </w:pPr>
      <w:rPr>
        <w:rFonts w:ascii="맑은 고딕" w:eastAsia="맑은 고딕" w:hAnsi="맑은 고딕" w:cs="맑은 고딕"/>
        <w:color w:val="000000"/>
        <w:sz w:val="22"/>
        <w:szCs w:val="22"/>
      </w:rPr>
    </w:lvl>
    <w:lvl w:ilvl="3" w:tplc="04090001" w:tentative="1">
      <w:start w:val="1"/>
      <w:numFmt w:val="bullet"/>
      <w:lvlText w:val="-"/>
      <w:lvlJc w:val="left"/>
      <w:pPr>
        <w:ind w:left="2800" w:hanging="400"/>
      </w:pPr>
      <w:rPr>
        <w:rFonts w:ascii="맑은 고딕" w:eastAsia="맑은 고딕" w:hAnsi="맑은 고딕" w:cs="맑은 고딕"/>
        <w:color w:val="000000"/>
        <w:sz w:val="22"/>
        <w:szCs w:val="22"/>
      </w:rPr>
    </w:lvl>
    <w:lvl w:ilvl="4" w:tplc="04090003" w:tentative="1">
      <w:start w:val="1"/>
      <w:numFmt w:val="bullet"/>
      <w:lvlText w:val="-"/>
      <w:lvlJc w:val="left"/>
      <w:pPr>
        <w:ind w:left="3200" w:hanging="400"/>
      </w:pPr>
      <w:rPr>
        <w:rFonts w:ascii="맑은 고딕" w:eastAsia="맑은 고딕" w:hAnsi="맑은 고딕" w:cs="맑은 고딕"/>
        <w:color w:val="000000"/>
        <w:sz w:val="22"/>
        <w:szCs w:val="22"/>
      </w:rPr>
    </w:lvl>
    <w:lvl w:ilvl="5" w:tplc="04090005" w:tentative="1">
      <w:start w:val="1"/>
      <w:numFmt w:val="bullet"/>
      <w:lvlText w:val="-"/>
      <w:lvlJc w:val="left"/>
      <w:pPr>
        <w:ind w:left="3600" w:hanging="400"/>
      </w:pPr>
      <w:rPr>
        <w:rFonts w:ascii="맑은 고딕" w:eastAsia="맑은 고딕" w:hAnsi="맑은 고딕" w:cs="맑은 고딕"/>
        <w:color w:val="000000"/>
        <w:sz w:val="22"/>
        <w:szCs w:val="22"/>
      </w:rPr>
    </w:lvl>
    <w:lvl w:ilvl="6" w:tplc="04090001" w:tentative="1">
      <w:start w:val="1"/>
      <w:numFmt w:val="bullet"/>
      <w:lvlText w:val="-"/>
      <w:lvlJc w:val="left"/>
      <w:pPr>
        <w:ind w:left="4000" w:hanging="400"/>
      </w:pPr>
      <w:rPr>
        <w:rFonts w:ascii="맑은 고딕" w:eastAsia="맑은 고딕" w:hAnsi="맑은 고딕" w:cs="맑은 고딕"/>
        <w:color w:val="000000"/>
        <w:sz w:val="22"/>
        <w:szCs w:val="22"/>
      </w:rPr>
    </w:lvl>
    <w:lvl w:ilvl="7" w:tplc="04090003" w:tentative="1">
      <w:start w:val="1"/>
      <w:numFmt w:val="bullet"/>
      <w:lvlText w:val="-"/>
      <w:lvlJc w:val="left"/>
      <w:pPr>
        <w:ind w:left="4400" w:hanging="400"/>
      </w:pPr>
      <w:rPr>
        <w:rFonts w:ascii="맑은 고딕" w:eastAsia="맑은 고딕" w:hAnsi="맑은 고딕" w:cs="맑은 고딕"/>
        <w:color w:val="000000"/>
        <w:sz w:val="22"/>
        <w:szCs w:val="22"/>
      </w:rPr>
    </w:lvl>
    <w:lvl w:ilvl="8" w:tplc="04090005" w:tentative="1">
      <w:start w:val="1"/>
      <w:numFmt w:val="bullet"/>
      <w:lvlText w:val="-"/>
      <w:lvlJc w:val="left"/>
      <w:pPr>
        <w:ind w:left="4800" w:hanging="400"/>
      </w:pPr>
      <w:rPr>
        <w:rFonts w:ascii="맑은 고딕" w:eastAsia="맑은 고딕" w:hAnsi="맑은 고딕" w:cs="맑은 고딕"/>
        <w:color w:val="000000"/>
        <w:sz w:val="22"/>
        <w:szCs w:val="22"/>
      </w:rPr>
    </w:lvl>
  </w:abstractNum>
  <w:abstractNum w:abstractNumId="22" w15:restartNumberingAfterBreak="0">
    <w:nsid w:val="474571B0"/>
    <w:multiLevelType w:val="hybridMultilevel"/>
    <w:tmpl w:val="7E1EACF6"/>
    <w:lvl w:ilvl="0" w:tplc="04090009">
      <w:start w:val="1"/>
      <w:numFmt w:val="bullet"/>
      <w:lvlText w:val="-"/>
      <w:lvlJc w:val="left"/>
      <w:pPr>
        <w:ind w:left="1760" w:hanging="400"/>
      </w:pPr>
      <w:rPr>
        <w:rFonts w:ascii="맑은 고딕" w:eastAsia="맑은 고딕" w:hAnsi="맑은 고딕" w:cs="맑은 고딕"/>
        <w:color w:val="000000"/>
        <w:sz w:val="22"/>
        <w:szCs w:val="22"/>
      </w:rPr>
    </w:lvl>
    <w:lvl w:ilvl="1" w:tplc="04090003" w:tentative="1">
      <w:start w:val="1"/>
      <w:numFmt w:val="bullet"/>
      <w:lvlText w:val="-"/>
      <w:lvlJc w:val="left"/>
      <w:pPr>
        <w:ind w:left="2160" w:hanging="400"/>
      </w:pPr>
      <w:rPr>
        <w:rFonts w:ascii="맑은 고딕" w:eastAsia="맑은 고딕" w:hAnsi="맑은 고딕" w:cs="맑은 고딕"/>
        <w:color w:val="000000"/>
        <w:sz w:val="22"/>
        <w:szCs w:val="22"/>
      </w:rPr>
    </w:lvl>
    <w:lvl w:ilvl="2" w:tplc="04090005" w:tentative="1">
      <w:start w:val="1"/>
      <w:numFmt w:val="bullet"/>
      <w:lvlText w:val="-"/>
      <w:lvlJc w:val="left"/>
      <w:pPr>
        <w:ind w:left="2560" w:hanging="400"/>
      </w:pPr>
      <w:rPr>
        <w:rFonts w:ascii="맑은 고딕" w:eastAsia="맑은 고딕" w:hAnsi="맑은 고딕" w:cs="맑은 고딕"/>
        <w:color w:val="000000"/>
        <w:sz w:val="22"/>
        <w:szCs w:val="22"/>
      </w:rPr>
    </w:lvl>
    <w:lvl w:ilvl="3" w:tplc="04090001" w:tentative="1">
      <w:start w:val="1"/>
      <w:numFmt w:val="bullet"/>
      <w:lvlText w:val="-"/>
      <w:lvlJc w:val="left"/>
      <w:pPr>
        <w:ind w:left="2960" w:hanging="400"/>
      </w:pPr>
      <w:rPr>
        <w:rFonts w:ascii="맑은 고딕" w:eastAsia="맑은 고딕" w:hAnsi="맑은 고딕" w:cs="맑은 고딕"/>
        <w:color w:val="000000"/>
        <w:sz w:val="22"/>
        <w:szCs w:val="22"/>
      </w:rPr>
    </w:lvl>
    <w:lvl w:ilvl="4" w:tplc="04090003" w:tentative="1">
      <w:start w:val="1"/>
      <w:numFmt w:val="bullet"/>
      <w:lvlText w:val="-"/>
      <w:lvlJc w:val="left"/>
      <w:pPr>
        <w:ind w:left="3360" w:hanging="400"/>
      </w:pPr>
      <w:rPr>
        <w:rFonts w:ascii="맑은 고딕" w:eastAsia="맑은 고딕" w:hAnsi="맑은 고딕" w:cs="맑은 고딕"/>
        <w:color w:val="000000"/>
        <w:sz w:val="22"/>
        <w:szCs w:val="22"/>
      </w:rPr>
    </w:lvl>
    <w:lvl w:ilvl="5" w:tplc="04090005" w:tentative="1">
      <w:start w:val="1"/>
      <w:numFmt w:val="bullet"/>
      <w:lvlText w:val="-"/>
      <w:lvlJc w:val="left"/>
      <w:pPr>
        <w:ind w:left="3760" w:hanging="400"/>
      </w:pPr>
      <w:rPr>
        <w:rFonts w:ascii="맑은 고딕" w:eastAsia="맑은 고딕" w:hAnsi="맑은 고딕" w:cs="맑은 고딕"/>
        <w:color w:val="000000"/>
        <w:sz w:val="22"/>
        <w:szCs w:val="22"/>
      </w:rPr>
    </w:lvl>
    <w:lvl w:ilvl="6" w:tplc="04090001" w:tentative="1">
      <w:start w:val="1"/>
      <w:numFmt w:val="bullet"/>
      <w:lvlText w:val="-"/>
      <w:lvlJc w:val="left"/>
      <w:pPr>
        <w:ind w:left="4160" w:hanging="400"/>
      </w:pPr>
      <w:rPr>
        <w:rFonts w:ascii="맑은 고딕" w:eastAsia="맑은 고딕" w:hAnsi="맑은 고딕" w:cs="맑은 고딕"/>
        <w:color w:val="000000"/>
        <w:sz w:val="22"/>
        <w:szCs w:val="22"/>
      </w:rPr>
    </w:lvl>
    <w:lvl w:ilvl="7" w:tplc="04090003" w:tentative="1">
      <w:start w:val="1"/>
      <w:numFmt w:val="bullet"/>
      <w:lvlText w:val="-"/>
      <w:lvlJc w:val="left"/>
      <w:pPr>
        <w:ind w:left="4560" w:hanging="400"/>
      </w:pPr>
      <w:rPr>
        <w:rFonts w:ascii="맑은 고딕" w:eastAsia="맑은 고딕" w:hAnsi="맑은 고딕" w:cs="맑은 고딕"/>
        <w:color w:val="000000"/>
        <w:sz w:val="22"/>
        <w:szCs w:val="22"/>
      </w:rPr>
    </w:lvl>
    <w:lvl w:ilvl="8" w:tplc="04090005" w:tentative="1">
      <w:start w:val="1"/>
      <w:numFmt w:val="bullet"/>
      <w:lvlText w:val="-"/>
      <w:lvlJc w:val="left"/>
      <w:pPr>
        <w:ind w:left="4960" w:hanging="400"/>
      </w:pPr>
      <w:rPr>
        <w:rFonts w:ascii="맑은 고딕" w:eastAsia="맑은 고딕" w:hAnsi="맑은 고딕" w:cs="맑은 고딕"/>
        <w:color w:val="000000"/>
        <w:sz w:val="22"/>
        <w:szCs w:val="22"/>
      </w:rPr>
    </w:lvl>
  </w:abstractNum>
  <w:abstractNum w:abstractNumId="23" w15:restartNumberingAfterBreak="0">
    <w:nsid w:val="4AF26FAF"/>
    <w:multiLevelType w:val="hybridMultilevel"/>
    <w:tmpl w:val="2ED88364"/>
    <w:lvl w:ilvl="0" w:tplc="F66EA478">
      <w:start w:val="3"/>
      <w:numFmt w:val="bullet"/>
      <w:lvlText w:val="-"/>
      <w:lvlJc w:val="left"/>
      <w:pPr>
        <w:ind w:left="1960" w:hanging="360"/>
      </w:pPr>
      <w:rPr>
        <w:rFonts w:ascii="맑은 고딕" w:eastAsia="맑은 고딕" w:hAnsi="맑은 고딕" w:cs="맑은 고딕"/>
        <w:color w:val="000000"/>
        <w:sz w:val="22"/>
        <w:szCs w:val="22"/>
      </w:rPr>
    </w:lvl>
    <w:lvl w:ilvl="1" w:tplc="04090003" w:tentative="1">
      <w:start w:val="1"/>
      <w:numFmt w:val="bullet"/>
      <w:lvlText w:val="-"/>
      <w:lvlJc w:val="left"/>
      <w:pPr>
        <w:ind w:left="2480" w:hanging="440"/>
      </w:pPr>
      <w:rPr>
        <w:rFonts w:ascii="맑은 고딕" w:eastAsia="맑은 고딕" w:hAnsi="맑은 고딕" w:cs="맑은 고딕"/>
        <w:color w:val="000000"/>
        <w:sz w:val="22"/>
        <w:szCs w:val="22"/>
      </w:rPr>
    </w:lvl>
    <w:lvl w:ilvl="2" w:tplc="04090005" w:tentative="1">
      <w:start w:val="1"/>
      <w:numFmt w:val="bullet"/>
      <w:lvlText w:val="-"/>
      <w:lvlJc w:val="left"/>
      <w:pPr>
        <w:ind w:left="2920" w:hanging="440"/>
      </w:pPr>
      <w:rPr>
        <w:rFonts w:ascii="맑은 고딕" w:eastAsia="맑은 고딕" w:hAnsi="맑은 고딕" w:cs="맑은 고딕"/>
        <w:color w:val="000000"/>
        <w:sz w:val="22"/>
        <w:szCs w:val="22"/>
      </w:rPr>
    </w:lvl>
    <w:lvl w:ilvl="3" w:tplc="04090001" w:tentative="1">
      <w:start w:val="1"/>
      <w:numFmt w:val="bullet"/>
      <w:lvlText w:val="-"/>
      <w:lvlJc w:val="left"/>
      <w:pPr>
        <w:ind w:left="3360" w:hanging="440"/>
      </w:pPr>
      <w:rPr>
        <w:rFonts w:ascii="맑은 고딕" w:eastAsia="맑은 고딕" w:hAnsi="맑은 고딕" w:cs="맑은 고딕"/>
        <w:color w:val="000000"/>
        <w:sz w:val="22"/>
        <w:szCs w:val="22"/>
      </w:rPr>
    </w:lvl>
    <w:lvl w:ilvl="4" w:tplc="04090003" w:tentative="1">
      <w:start w:val="1"/>
      <w:numFmt w:val="bullet"/>
      <w:lvlText w:val="-"/>
      <w:lvlJc w:val="left"/>
      <w:pPr>
        <w:ind w:left="3800" w:hanging="440"/>
      </w:pPr>
      <w:rPr>
        <w:rFonts w:ascii="맑은 고딕" w:eastAsia="맑은 고딕" w:hAnsi="맑은 고딕" w:cs="맑은 고딕"/>
        <w:color w:val="000000"/>
        <w:sz w:val="22"/>
        <w:szCs w:val="22"/>
      </w:rPr>
    </w:lvl>
    <w:lvl w:ilvl="5" w:tplc="04090005" w:tentative="1">
      <w:start w:val="1"/>
      <w:numFmt w:val="bullet"/>
      <w:lvlText w:val="-"/>
      <w:lvlJc w:val="left"/>
      <w:pPr>
        <w:ind w:left="4240" w:hanging="440"/>
      </w:pPr>
      <w:rPr>
        <w:rFonts w:ascii="맑은 고딕" w:eastAsia="맑은 고딕" w:hAnsi="맑은 고딕" w:cs="맑은 고딕"/>
        <w:color w:val="000000"/>
        <w:sz w:val="22"/>
        <w:szCs w:val="22"/>
      </w:rPr>
    </w:lvl>
    <w:lvl w:ilvl="6" w:tplc="04090001" w:tentative="1">
      <w:start w:val="1"/>
      <w:numFmt w:val="bullet"/>
      <w:lvlText w:val="-"/>
      <w:lvlJc w:val="left"/>
      <w:pPr>
        <w:ind w:left="4680" w:hanging="440"/>
      </w:pPr>
      <w:rPr>
        <w:rFonts w:ascii="맑은 고딕" w:eastAsia="맑은 고딕" w:hAnsi="맑은 고딕" w:cs="맑은 고딕"/>
        <w:color w:val="000000"/>
        <w:sz w:val="22"/>
        <w:szCs w:val="22"/>
      </w:rPr>
    </w:lvl>
    <w:lvl w:ilvl="7" w:tplc="04090003" w:tentative="1">
      <w:start w:val="1"/>
      <w:numFmt w:val="bullet"/>
      <w:lvlText w:val="-"/>
      <w:lvlJc w:val="left"/>
      <w:pPr>
        <w:ind w:left="5120" w:hanging="440"/>
      </w:pPr>
      <w:rPr>
        <w:rFonts w:ascii="맑은 고딕" w:eastAsia="맑은 고딕" w:hAnsi="맑은 고딕" w:cs="맑은 고딕"/>
        <w:color w:val="000000"/>
        <w:sz w:val="22"/>
        <w:szCs w:val="22"/>
      </w:rPr>
    </w:lvl>
    <w:lvl w:ilvl="8" w:tplc="04090005" w:tentative="1">
      <w:start w:val="1"/>
      <w:numFmt w:val="bullet"/>
      <w:lvlText w:val="-"/>
      <w:lvlJc w:val="left"/>
      <w:pPr>
        <w:ind w:left="5560" w:hanging="440"/>
      </w:pPr>
      <w:rPr>
        <w:rFonts w:ascii="맑은 고딕" w:eastAsia="맑은 고딕" w:hAnsi="맑은 고딕" w:cs="맑은 고딕"/>
        <w:color w:val="000000"/>
        <w:sz w:val="22"/>
        <w:szCs w:val="22"/>
      </w:rPr>
    </w:lvl>
  </w:abstractNum>
  <w:abstractNum w:abstractNumId="24" w15:restartNumberingAfterBreak="0">
    <w:nsid w:val="4D712515"/>
    <w:multiLevelType w:val="hybridMultilevel"/>
    <w:tmpl w:val="9558EB30"/>
    <w:lvl w:ilvl="0" w:tplc="04090009">
      <w:start w:val="1"/>
      <w:numFmt w:val="bullet"/>
      <w:lvlText w:val="-"/>
      <w:lvlJc w:val="left"/>
      <w:pPr>
        <w:ind w:left="1680" w:hanging="440"/>
      </w:pPr>
      <w:rPr>
        <w:rFonts w:ascii="맑은 고딕" w:eastAsia="맑은 고딕" w:hAnsi="맑은 고딕" w:cs="맑은 고딕"/>
        <w:color w:val="000000"/>
        <w:sz w:val="22"/>
        <w:szCs w:val="22"/>
      </w:rPr>
    </w:lvl>
    <w:lvl w:ilvl="1" w:tplc="04090003" w:tentative="1">
      <w:start w:val="1"/>
      <w:numFmt w:val="bullet"/>
      <w:lvlText w:val="-"/>
      <w:lvlJc w:val="left"/>
      <w:pPr>
        <w:ind w:left="2120" w:hanging="440"/>
      </w:pPr>
      <w:rPr>
        <w:rFonts w:ascii="맑은 고딕" w:eastAsia="맑은 고딕" w:hAnsi="맑은 고딕" w:cs="맑은 고딕"/>
        <w:color w:val="000000"/>
        <w:sz w:val="22"/>
        <w:szCs w:val="22"/>
      </w:rPr>
    </w:lvl>
    <w:lvl w:ilvl="2" w:tplc="04090005" w:tentative="1">
      <w:start w:val="1"/>
      <w:numFmt w:val="bullet"/>
      <w:lvlText w:val="-"/>
      <w:lvlJc w:val="left"/>
      <w:pPr>
        <w:ind w:left="2560" w:hanging="440"/>
      </w:pPr>
      <w:rPr>
        <w:rFonts w:ascii="맑은 고딕" w:eastAsia="맑은 고딕" w:hAnsi="맑은 고딕" w:cs="맑은 고딕"/>
        <w:color w:val="000000"/>
        <w:sz w:val="22"/>
        <w:szCs w:val="22"/>
      </w:rPr>
    </w:lvl>
    <w:lvl w:ilvl="3" w:tplc="04090001" w:tentative="1">
      <w:start w:val="1"/>
      <w:numFmt w:val="bullet"/>
      <w:lvlText w:val="-"/>
      <w:lvlJc w:val="left"/>
      <w:pPr>
        <w:ind w:left="3000" w:hanging="440"/>
      </w:pPr>
      <w:rPr>
        <w:rFonts w:ascii="맑은 고딕" w:eastAsia="맑은 고딕" w:hAnsi="맑은 고딕" w:cs="맑은 고딕"/>
        <w:color w:val="000000"/>
        <w:sz w:val="22"/>
        <w:szCs w:val="22"/>
      </w:rPr>
    </w:lvl>
    <w:lvl w:ilvl="4" w:tplc="04090003" w:tentative="1">
      <w:start w:val="1"/>
      <w:numFmt w:val="bullet"/>
      <w:lvlText w:val="-"/>
      <w:lvlJc w:val="left"/>
      <w:pPr>
        <w:ind w:left="3440" w:hanging="440"/>
      </w:pPr>
      <w:rPr>
        <w:rFonts w:ascii="맑은 고딕" w:eastAsia="맑은 고딕" w:hAnsi="맑은 고딕" w:cs="맑은 고딕"/>
        <w:color w:val="000000"/>
        <w:sz w:val="22"/>
        <w:szCs w:val="22"/>
      </w:rPr>
    </w:lvl>
    <w:lvl w:ilvl="5" w:tplc="04090005" w:tentative="1">
      <w:start w:val="1"/>
      <w:numFmt w:val="bullet"/>
      <w:lvlText w:val="-"/>
      <w:lvlJc w:val="left"/>
      <w:pPr>
        <w:ind w:left="3880" w:hanging="440"/>
      </w:pPr>
      <w:rPr>
        <w:rFonts w:ascii="맑은 고딕" w:eastAsia="맑은 고딕" w:hAnsi="맑은 고딕" w:cs="맑은 고딕"/>
        <w:color w:val="000000"/>
        <w:sz w:val="22"/>
        <w:szCs w:val="22"/>
      </w:rPr>
    </w:lvl>
    <w:lvl w:ilvl="6" w:tplc="04090001" w:tentative="1">
      <w:start w:val="1"/>
      <w:numFmt w:val="bullet"/>
      <w:lvlText w:val="-"/>
      <w:lvlJc w:val="left"/>
      <w:pPr>
        <w:ind w:left="4320" w:hanging="440"/>
      </w:pPr>
      <w:rPr>
        <w:rFonts w:ascii="맑은 고딕" w:eastAsia="맑은 고딕" w:hAnsi="맑은 고딕" w:cs="맑은 고딕"/>
        <w:color w:val="000000"/>
        <w:sz w:val="22"/>
        <w:szCs w:val="22"/>
      </w:rPr>
    </w:lvl>
    <w:lvl w:ilvl="7" w:tplc="04090003" w:tentative="1">
      <w:start w:val="1"/>
      <w:numFmt w:val="bullet"/>
      <w:lvlText w:val="-"/>
      <w:lvlJc w:val="left"/>
      <w:pPr>
        <w:ind w:left="4760" w:hanging="440"/>
      </w:pPr>
      <w:rPr>
        <w:rFonts w:ascii="맑은 고딕" w:eastAsia="맑은 고딕" w:hAnsi="맑은 고딕" w:cs="맑은 고딕"/>
        <w:color w:val="000000"/>
        <w:sz w:val="22"/>
        <w:szCs w:val="22"/>
      </w:rPr>
    </w:lvl>
    <w:lvl w:ilvl="8" w:tplc="04090005" w:tentative="1">
      <w:start w:val="1"/>
      <w:numFmt w:val="bullet"/>
      <w:lvlText w:val="-"/>
      <w:lvlJc w:val="left"/>
      <w:pPr>
        <w:ind w:left="5200" w:hanging="440"/>
      </w:pPr>
      <w:rPr>
        <w:rFonts w:ascii="맑은 고딕" w:eastAsia="맑은 고딕" w:hAnsi="맑은 고딕" w:cs="맑은 고딕"/>
        <w:color w:val="000000"/>
        <w:sz w:val="22"/>
        <w:szCs w:val="22"/>
      </w:rPr>
    </w:lvl>
  </w:abstractNum>
  <w:abstractNum w:abstractNumId="25" w15:restartNumberingAfterBreak="0">
    <w:nsid w:val="57BF01EC"/>
    <w:multiLevelType w:val="multilevel"/>
    <w:tmpl w:val="168C6D94"/>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b w:val="0"/>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6" w15:restartNumberingAfterBreak="0">
    <w:nsid w:val="59B70BC8"/>
    <w:multiLevelType w:val="multilevel"/>
    <w:tmpl w:val="FEDE3A7E"/>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b w:val="0"/>
        <w:shd w:val="clear" w:color="auto" w:fill="auto"/>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b w:val="0"/>
        <w:bCs w:val="0"/>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7" w15:restartNumberingAfterBreak="0">
    <w:nsid w:val="59C806C5"/>
    <w:multiLevelType w:val="hybridMultilevel"/>
    <w:tmpl w:val="72A82880"/>
    <w:lvl w:ilvl="0" w:tplc="4CA236B0">
      <w:start w:val="4"/>
      <w:numFmt w:val="bullet"/>
      <w:lvlText w:val="-"/>
      <w:lvlJc w:val="left"/>
      <w:pPr>
        <w:ind w:left="960" w:hanging="360"/>
      </w:pPr>
      <w:rPr>
        <w:rFonts w:ascii="맑은 고딕" w:eastAsia="맑은 고딕" w:hAnsi="맑은 고딕" w:cs="맑은 고딕"/>
        <w:color w:val="000000"/>
        <w:sz w:val="22"/>
        <w:szCs w:val="22"/>
      </w:rPr>
    </w:lvl>
    <w:lvl w:ilvl="1" w:tplc="04090003" w:tentative="1">
      <w:start w:val="1"/>
      <w:numFmt w:val="bullet"/>
      <w:lvlText w:val="-"/>
      <w:lvlJc w:val="left"/>
      <w:pPr>
        <w:ind w:left="1480" w:hanging="440"/>
      </w:pPr>
      <w:rPr>
        <w:rFonts w:ascii="맑은 고딕" w:eastAsia="맑은 고딕" w:hAnsi="맑은 고딕" w:cs="맑은 고딕"/>
        <w:color w:val="000000"/>
        <w:sz w:val="22"/>
        <w:szCs w:val="22"/>
      </w:rPr>
    </w:lvl>
    <w:lvl w:ilvl="2" w:tplc="04090005" w:tentative="1">
      <w:start w:val="1"/>
      <w:numFmt w:val="bullet"/>
      <w:lvlText w:val="-"/>
      <w:lvlJc w:val="left"/>
      <w:pPr>
        <w:ind w:left="1920" w:hanging="440"/>
      </w:pPr>
      <w:rPr>
        <w:rFonts w:ascii="맑은 고딕" w:eastAsia="맑은 고딕" w:hAnsi="맑은 고딕" w:cs="맑은 고딕"/>
        <w:color w:val="000000"/>
        <w:sz w:val="22"/>
        <w:szCs w:val="22"/>
      </w:rPr>
    </w:lvl>
    <w:lvl w:ilvl="3" w:tplc="04090001" w:tentative="1">
      <w:start w:val="1"/>
      <w:numFmt w:val="bullet"/>
      <w:lvlText w:val="-"/>
      <w:lvlJc w:val="left"/>
      <w:pPr>
        <w:ind w:left="2360" w:hanging="440"/>
      </w:pPr>
      <w:rPr>
        <w:rFonts w:ascii="맑은 고딕" w:eastAsia="맑은 고딕" w:hAnsi="맑은 고딕" w:cs="맑은 고딕"/>
        <w:color w:val="000000"/>
        <w:sz w:val="22"/>
        <w:szCs w:val="22"/>
      </w:rPr>
    </w:lvl>
    <w:lvl w:ilvl="4" w:tplc="04090003" w:tentative="1">
      <w:start w:val="1"/>
      <w:numFmt w:val="bullet"/>
      <w:lvlText w:val="-"/>
      <w:lvlJc w:val="left"/>
      <w:pPr>
        <w:ind w:left="2800" w:hanging="440"/>
      </w:pPr>
      <w:rPr>
        <w:rFonts w:ascii="맑은 고딕" w:eastAsia="맑은 고딕" w:hAnsi="맑은 고딕" w:cs="맑은 고딕"/>
        <w:color w:val="000000"/>
        <w:sz w:val="22"/>
        <w:szCs w:val="22"/>
      </w:rPr>
    </w:lvl>
    <w:lvl w:ilvl="5" w:tplc="04090005" w:tentative="1">
      <w:start w:val="1"/>
      <w:numFmt w:val="bullet"/>
      <w:lvlText w:val="-"/>
      <w:lvlJc w:val="left"/>
      <w:pPr>
        <w:ind w:left="3240" w:hanging="440"/>
      </w:pPr>
      <w:rPr>
        <w:rFonts w:ascii="맑은 고딕" w:eastAsia="맑은 고딕" w:hAnsi="맑은 고딕" w:cs="맑은 고딕"/>
        <w:color w:val="000000"/>
        <w:sz w:val="22"/>
        <w:szCs w:val="22"/>
      </w:rPr>
    </w:lvl>
    <w:lvl w:ilvl="6" w:tplc="04090001" w:tentative="1">
      <w:start w:val="1"/>
      <w:numFmt w:val="bullet"/>
      <w:lvlText w:val="-"/>
      <w:lvlJc w:val="left"/>
      <w:pPr>
        <w:ind w:left="3680" w:hanging="440"/>
      </w:pPr>
      <w:rPr>
        <w:rFonts w:ascii="맑은 고딕" w:eastAsia="맑은 고딕" w:hAnsi="맑은 고딕" w:cs="맑은 고딕"/>
        <w:color w:val="000000"/>
        <w:sz w:val="22"/>
        <w:szCs w:val="22"/>
      </w:rPr>
    </w:lvl>
    <w:lvl w:ilvl="7" w:tplc="04090003" w:tentative="1">
      <w:start w:val="1"/>
      <w:numFmt w:val="bullet"/>
      <w:lvlText w:val="-"/>
      <w:lvlJc w:val="left"/>
      <w:pPr>
        <w:ind w:left="4120" w:hanging="440"/>
      </w:pPr>
      <w:rPr>
        <w:rFonts w:ascii="맑은 고딕" w:eastAsia="맑은 고딕" w:hAnsi="맑은 고딕" w:cs="맑은 고딕"/>
        <w:color w:val="000000"/>
        <w:sz w:val="22"/>
        <w:szCs w:val="22"/>
      </w:rPr>
    </w:lvl>
    <w:lvl w:ilvl="8" w:tplc="04090005" w:tentative="1">
      <w:start w:val="1"/>
      <w:numFmt w:val="bullet"/>
      <w:lvlText w:val="-"/>
      <w:lvlJc w:val="left"/>
      <w:pPr>
        <w:ind w:left="4560" w:hanging="440"/>
      </w:pPr>
      <w:rPr>
        <w:rFonts w:ascii="맑은 고딕" w:eastAsia="맑은 고딕" w:hAnsi="맑은 고딕" w:cs="맑은 고딕"/>
        <w:color w:val="000000"/>
        <w:sz w:val="22"/>
        <w:szCs w:val="22"/>
      </w:rPr>
    </w:lvl>
  </w:abstractNum>
  <w:abstractNum w:abstractNumId="28" w15:restartNumberingAfterBreak="0">
    <w:nsid w:val="5F43661E"/>
    <w:multiLevelType w:val="hybridMultilevel"/>
    <w:tmpl w:val="C34CC280"/>
    <w:lvl w:ilvl="0" w:tplc="4522B704">
      <w:start w:val="3"/>
      <w:numFmt w:val="bullet"/>
      <w:lvlText w:val="-"/>
      <w:lvlJc w:val="left"/>
      <w:pPr>
        <w:ind w:left="1760" w:hanging="360"/>
      </w:pPr>
      <w:rPr>
        <w:rFonts w:ascii="맑은 고딕" w:eastAsia="맑은 고딕" w:hAnsi="맑은 고딕" w:cs="맑은 고딕"/>
        <w:color w:val="000000"/>
        <w:sz w:val="22"/>
        <w:szCs w:val="22"/>
      </w:rPr>
    </w:lvl>
    <w:lvl w:ilvl="1" w:tplc="04090003">
      <w:start w:val="1"/>
      <w:numFmt w:val="bullet"/>
      <w:lvlText w:val="-"/>
      <w:lvlJc w:val="left"/>
      <w:pPr>
        <w:ind w:left="2200" w:hanging="400"/>
      </w:pPr>
      <w:rPr>
        <w:rFonts w:ascii="맑은 고딕" w:eastAsia="맑은 고딕" w:hAnsi="맑은 고딕" w:cs="맑은 고딕"/>
        <w:color w:val="000000"/>
        <w:sz w:val="22"/>
        <w:szCs w:val="22"/>
      </w:rPr>
    </w:lvl>
    <w:lvl w:ilvl="2" w:tplc="04090005" w:tentative="1">
      <w:start w:val="1"/>
      <w:numFmt w:val="bullet"/>
      <w:lvlText w:val="-"/>
      <w:lvlJc w:val="left"/>
      <w:pPr>
        <w:ind w:left="2600" w:hanging="400"/>
      </w:pPr>
      <w:rPr>
        <w:rFonts w:ascii="맑은 고딕" w:eastAsia="맑은 고딕" w:hAnsi="맑은 고딕" w:cs="맑은 고딕"/>
        <w:color w:val="000000"/>
        <w:sz w:val="22"/>
        <w:szCs w:val="22"/>
      </w:rPr>
    </w:lvl>
    <w:lvl w:ilvl="3" w:tplc="04090001" w:tentative="1">
      <w:start w:val="1"/>
      <w:numFmt w:val="bullet"/>
      <w:lvlText w:val="-"/>
      <w:lvlJc w:val="left"/>
      <w:pPr>
        <w:ind w:left="3000" w:hanging="400"/>
      </w:pPr>
      <w:rPr>
        <w:rFonts w:ascii="맑은 고딕" w:eastAsia="맑은 고딕" w:hAnsi="맑은 고딕" w:cs="맑은 고딕"/>
        <w:color w:val="000000"/>
        <w:sz w:val="22"/>
        <w:szCs w:val="22"/>
      </w:rPr>
    </w:lvl>
    <w:lvl w:ilvl="4" w:tplc="04090003" w:tentative="1">
      <w:start w:val="1"/>
      <w:numFmt w:val="bullet"/>
      <w:lvlText w:val="-"/>
      <w:lvlJc w:val="left"/>
      <w:pPr>
        <w:ind w:left="3400" w:hanging="400"/>
      </w:pPr>
      <w:rPr>
        <w:rFonts w:ascii="맑은 고딕" w:eastAsia="맑은 고딕" w:hAnsi="맑은 고딕" w:cs="맑은 고딕"/>
        <w:color w:val="000000"/>
        <w:sz w:val="22"/>
        <w:szCs w:val="22"/>
      </w:rPr>
    </w:lvl>
    <w:lvl w:ilvl="5" w:tplc="04090005" w:tentative="1">
      <w:start w:val="1"/>
      <w:numFmt w:val="bullet"/>
      <w:lvlText w:val="-"/>
      <w:lvlJc w:val="left"/>
      <w:pPr>
        <w:ind w:left="3800" w:hanging="400"/>
      </w:pPr>
      <w:rPr>
        <w:rFonts w:ascii="맑은 고딕" w:eastAsia="맑은 고딕" w:hAnsi="맑은 고딕" w:cs="맑은 고딕"/>
        <w:color w:val="000000"/>
        <w:sz w:val="22"/>
        <w:szCs w:val="22"/>
      </w:rPr>
    </w:lvl>
    <w:lvl w:ilvl="6" w:tplc="04090001" w:tentative="1">
      <w:start w:val="1"/>
      <w:numFmt w:val="bullet"/>
      <w:lvlText w:val="-"/>
      <w:lvlJc w:val="left"/>
      <w:pPr>
        <w:ind w:left="4200" w:hanging="400"/>
      </w:pPr>
      <w:rPr>
        <w:rFonts w:ascii="맑은 고딕" w:eastAsia="맑은 고딕" w:hAnsi="맑은 고딕" w:cs="맑은 고딕"/>
        <w:color w:val="000000"/>
        <w:sz w:val="22"/>
        <w:szCs w:val="22"/>
      </w:rPr>
    </w:lvl>
    <w:lvl w:ilvl="7" w:tplc="04090003" w:tentative="1">
      <w:start w:val="1"/>
      <w:numFmt w:val="bullet"/>
      <w:lvlText w:val="-"/>
      <w:lvlJc w:val="left"/>
      <w:pPr>
        <w:ind w:left="4600" w:hanging="400"/>
      </w:pPr>
      <w:rPr>
        <w:rFonts w:ascii="맑은 고딕" w:eastAsia="맑은 고딕" w:hAnsi="맑은 고딕" w:cs="맑은 고딕"/>
        <w:color w:val="000000"/>
        <w:sz w:val="22"/>
        <w:szCs w:val="22"/>
      </w:rPr>
    </w:lvl>
    <w:lvl w:ilvl="8" w:tplc="04090005" w:tentative="1">
      <w:start w:val="1"/>
      <w:numFmt w:val="bullet"/>
      <w:lvlText w:val="-"/>
      <w:lvlJc w:val="left"/>
      <w:pPr>
        <w:ind w:left="5000" w:hanging="400"/>
      </w:pPr>
      <w:rPr>
        <w:rFonts w:ascii="맑은 고딕" w:eastAsia="맑은 고딕" w:hAnsi="맑은 고딕" w:cs="맑은 고딕"/>
        <w:color w:val="000000"/>
        <w:sz w:val="22"/>
        <w:szCs w:val="22"/>
      </w:rPr>
    </w:lvl>
  </w:abstractNum>
  <w:abstractNum w:abstractNumId="29" w15:restartNumberingAfterBreak="0">
    <w:nsid w:val="60090BB9"/>
    <w:multiLevelType w:val="multilevel"/>
    <w:tmpl w:val="30DE34B2"/>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b w:val="0"/>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b w:val="0"/>
        <w:bCs w:val="0"/>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0" w15:restartNumberingAfterBreak="0">
    <w:nsid w:val="603F1576"/>
    <w:multiLevelType w:val="hybridMultilevel"/>
    <w:tmpl w:val="F6A82E04"/>
    <w:lvl w:ilvl="0" w:tplc="04090009">
      <w:start w:val="1"/>
      <w:numFmt w:val="bullet"/>
      <w:lvlText w:val="-"/>
      <w:lvlJc w:val="left"/>
      <w:pPr>
        <w:ind w:left="1240" w:hanging="440"/>
      </w:pPr>
      <w:rPr>
        <w:rFonts w:ascii="맑은 고딕" w:eastAsia="맑은 고딕" w:hAnsi="맑은 고딕" w:cs="맑은 고딕"/>
        <w:color w:val="000000"/>
        <w:sz w:val="22"/>
        <w:szCs w:val="22"/>
      </w:rPr>
    </w:lvl>
    <w:lvl w:ilvl="1" w:tplc="04090003" w:tentative="1">
      <w:start w:val="1"/>
      <w:numFmt w:val="bullet"/>
      <w:lvlText w:val="-"/>
      <w:lvlJc w:val="left"/>
      <w:pPr>
        <w:ind w:left="1680" w:hanging="440"/>
      </w:pPr>
      <w:rPr>
        <w:rFonts w:ascii="맑은 고딕" w:eastAsia="맑은 고딕" w:hAnsi="맑은 고딕" w:cs="맑은 고딕"/>
        <w:color w:val="000000"/>
        <w:sz w:val="22"/>
        <w:szCs w:val="22"/>
      </w:rPr>
    </w:lvl>
    <w:lvl w:ilvl="2" w:tplc="04090005" w:tentative="1">
      <w:start w:val="1"/>
      <w:numFmt w:val="bullet"/>
      <w:lvlText w:val="-"/>
      <w:lvlJc w:val="left"/>
      <w:pPr>
        <w:ind w:left="2120" w:hanging="440"/>
      </w:pPr>
      <w:rPr>
        <w:rFonts w:ascii="맑은 고딕" w:eastAsia="맑은 고딕" w:hAnsi="맑은 고딕" w:cs="맑은 고딕"/>
        <w:color w:val="000000"/>
        <w:sz w:val="22"/>
        <w:szCs w:val="22"/>
      </w:rPr>
    </w:lvl>
    <w:lvl w:ilvl="3" w:tplc="04090001" w:tentative="1">
      <w:start w:val="1"/>
      <w:numFmt w:val="bullet"/>
      <w:lvlText w:val="-"/>
      <w:lvlJc w:val="left"/>
      <w:pPr>
        <w:ind w:left="2560" w:hanging="440"/>
      </w:pPr>
      <w:rPr>
        <w:rFonts w:ascii="맑은 고딕" w:eastAsia="맑은 고딕" w:hAnsi="맑은 고딕" w:cs="맑은 고딕"/>
        <w:color w:val="000000"/>
        <w:sz w:val="22"/>
        <w:szCs w:val="22"/>
      </w:rPr>
    </w:lvl>
    <w:lvl w:ilvl="4" w:tplc="04090003" w:tentative="1">
      <w:start w:val="1"/>
      <w:numFmt w:val="bullet"/>
      <w:lvlText w:val="-"/>
      <w:lvlJc w:val="left"/>
      <w:pPr>
        <w:ind w:left="3000" w:hanging="440"/>
      </w:pPr>
      <w:rPr>
        <w:rFonts w:ascii="맑은 고딕" w:eastAsia="맑은 고딕" w:hAnsi="맑은 고딕" w:cs="맑은 고딕"/>
        <w:color w:val="000000"/>
        <w:sz w:val="22"/>
        <w:szCs w:val="22"/>
      </w:rPr>
    </w:lvl>
    <w:lvl w:ilvl="5" w:tplc="04090005" w:tentative="1">
      <w:start w:val="1"/>
      <w:numFmt w:val="bullet"/>
      <w:lvlText w:val="-"/>
      <w:lvlJc w:val="left"/>
      <w:pPr>
        <w:ind w:left="3440" w:hanging="440"/>
      </w:pPr>
      <w:rPr>
        <w:rFonts w:ascii="맑은 고딕" w:eastAsia="맑은 고딕" w:hAnsi="맑은 고딕" w:cs="맑은 고딕"/>
        <w:color w:val="000000"/>
        <w:sz w:val="22"/>
        <w:szCs w:val="22"/>
      </w:rPr>
    </w:lvl>
    <w:lvl w:ilvl="6" w:tplc="04090001" w:tentative="1">
      <w:start w:val="1"/>
      <w:numFmt w:val="bullet"/>
      <w:lvlText w:val="-"/>
      <w:lvlJc w:val="left"/>
      <w:pPr>
        <w:ind w:left="3880" w:hanging="440"/>
      </w:pPr>
      <w:rPr>
        <w:rFonts w:ascii="맑은 고딕" w:eastAsia="맑은 고딕" w:hAnsi="맑은 고딕" w:cs="맑은 고딕"/>
        <w:color w:val="000000"/>
        <w:sz w:val="22"/>
        <w:szCs w:val="22"/>
      </w:rPr>
    </w:lvl>
    <w:lvl w:ilvl="7" w:tplc="04090003" w:tentative="1">
      <w:start w:val="1"/>
      <w:numFmt w:val="bullet"/>
      <w:lvlText w:val="-"/>
      <w:lvlJc w:val="left"/>
      <w:pPr>
        <w:ind w:left="4320" w:hanging="440"/>
      </w:pPr>
      <w:rPr>
        <w:rFonts w:ascii="맑은 고딕" w:eastAsia="맑은 고딕" w:hAnsi="맑은 고딕" w:cs="맑은 고딕"/>
        <w:color w:val="000000"/>
        <w:sz w:val="22"/>
        <w:szCs w:val="22"/>
      </w:rPr>
    </w:lvl>
    <w:lvl w:ilvl="8" w:tplc="04090005" w:tentative="1">
      <w:start w:val="1"/>
      <w:numFmt w:val="bullet"/>
      <w:lvlText w:val="-"/>
      <w:lvlJc w:val="left"/>
      <w:pPr>
        <w:ind w:left="4760" w:hanging="440"/>
      </w:pPr>
      <w:rPr>
        <w:rFonts w:ascii="맑은 고딕" w:eastAsia="맑은 고딕" w:hAnsi="맑은 고딕" w:cs="맑은 고딕"/>
        <w:color w:val="000000"/>
        <w:sz w:val="22"/>
        <w:szCs w:val="22"/>
      </w:rPr>
    </w:lvl>
  </w:abstractNum>
  <w:abstractNum w:abstractNumId="31" w15:restartNumberingAfterBreak="0">
    <w:nsid w:val="683877B0"/>
    <w:multiLevelType w:val="hybridMultilevel"/>
    <w:tmpl w:val="601CAF70"/>
    <w:lvl w:ilvl="0" w:tplc="81447560">
      <w:start w:val="1"/>
      <w:numFmt w:val="bullet"/>
      <w:lvlText w:val="-"/>
      <w:lvlJc w:val="left"/>
      <w:pPr>
        <w:ind w:left="1160" w:hanging="360"/>
      </w:pPr>
      <w:rPr>
        <w:rFonts w:ascii="맑은 고딕" w:eastAsia="맑은 고딕" w:hAnsi="맑은 고딕" w:cs="맑은 고딕"/>
        <w:color w:val="000000"/>
        <w:sz w:val="22"/>
        <w:szCs w:val="22"/>
      </w:rPr>
    </w:lvl>
    <w:lvl w:ilvl="1" w:tplc="04090003" w:tentative="1">
      <w:start w:val="1"/>
      <w:numFmt w:val="bullet"/>
      <w:lvlText w:val="-"/>
      <w:lvlJc w:val="left"/>
      <w:pPr>
        <w:ind w:left="1600" w:hanging="400"/>
      </w:pPr>
      <w:rPr>
        <w:rFonts w:ascii="맑은 고딕" w:eastAsia="맑은 고딕" w:hAnsi="맑은 고딕" w:cs="맑은 고딕"/>
        <w:color w:val="000000"/>
        <w:sz w:val="22"/>
        <w:szCs w:val="22"/>
      </w:rPr>
    </w:lvl>
    <w:lvl w:ilvl="2" w:tplc="04090005" w:tentative="1">
      <w:start w:val="1"/>
      <w:numFmt w:val="bullet"/>
      <w:lvlText w:val="-"/>
      <w:lvlJc w:val="left"/>
      <w:pPr>
        <w:ind w:left="2000" w:hanging="400"/>
      </w:pPr>
      <w:rPr>
        <w:rFonts w:ascii="맑은 고딕" w:eastAsia="맑은 고딕" w:hAnsi="맑은 고딕" w:cs="맑은 고딕"/>
        <w:color w:val="000000"/>
        <w:sz w:val="22"/>
        <w:szCs w:val="22"/>
      </w:rPr>
    </w:lvl>
    <w:lvl w:ilvl="3" w:tplc="04090001" w:tentative="1">
      <w:start w:val="1"/>
      <w:numFmt w:val="bullet"/>
      <w:lvlText w:val="-"/>
      <w:lvlJc w:val="left"/>
      <w:pPr>
        <w:ind w:left="2400" w:hanging="400"/>
      </w:pPr>
      <w:rPr>
        <w:rFonts w:ascii="맑은 고딕" w:eastAsia="맑은 고딕" w:hAnsi="맑은 고딕" w:cs="맑은 고딕"/>
        <w:color w:val="000000"/>
        <w:sz w:val="22"/>
        <w:szCs w:val="22"/>
      </w:rPr>
    </w:lvl>
    <w:lvl w:ilvl="4" w:tplc="04090003" w:tentative="1">
      <w:start w:val="1"/>
      <w:numFmt w:val="bullet"/>
      <w:lvlText w:val="-"/>
      <w:lvlJc w:val="left"/>
      <w:pPr>
        <w:ind w:left="2800" w:hanging="400"/>
      </w:pPr>
      <w:rPr>
        <w:rFonts w:ascii="맑은 고딕" w:eastAsia="맑은 고딕" w:hAnsi="맑은 고딕" w:cs="맑은 고딕"/>
        <w:color w:val="000000"/>
        <w:sz w:val="22"/>
        <w:szCs w:val="22"/>
      </w:rPr>
    </w:lvl>
    <w:lvl w:ilvl="5" w:tplc="04090005" w:tentative="1">
      <w:start w:val="1"/>
      <w:numFmt w:val="bullet"/>
      <w:lvlText w:val="-"/>
      <w:lvlJc w:val="left"/>
      <w:pPr>
        <w:ind w:left="3200" w:hanging="400"/>
      </w:pPr>
      <w:rPr>
        <w:rFonts w:ascii="맑은 고딕" w:eastAsia="맑은 고딕" w:hAnsi="맑은 고딕" w:cs="맑은 고딕"/>
        <w:color w:val="000000"/>
        <w:sz w:val="22"/>
        <w:szCs w:val="22"/>
      </w:rPr>
    </w:lvl>
    <w:lvl w:ilvl="6" w:tplc="04090001" w:tentative="1">
      <w:start w:val="1"/>
      <w:numFmt w:val="bullet"/>
      <w:lvlText w:val="-"/>
      <w:lvlJc w:val="left"/>
      <w:pPr>
        <w:ind w:left="3600" w:hanging="400"/>
      </w:pPr>
      <w:rPr>
        <w:rFonts w:ascii="맑은 고딕" w:eastAsia="맑은 고딕" w:hAnsi="맑은 고딕" w:cs="맑은 고딕"/>
        <w:color w:val="000000"/>
        <w:sz w:val="22"/>
        <w:szCs w:val="22"/>
      </w:rPr>
    </w:lvl>
    <w:lvl w:ilvl="7" w:tplc="04090003" w:tentative="1">
      <w:start w:val="1"/>
      <w:numFmt w:val="bullet"/>
      <w:lvlText w:val="-"/>
      <w:lvlJc w:val="left"/>
      <w:pPr>
        <w:ind w:left="4000" w:hanging="400"/>
      </w:pPr>
      <w:rPr>
        <w:rFonts w:ascii="맑은 고딕" w:eastAsia="맑은 고딕" w:hAnsi="맑은 고딕" w:cs="맑은 고딕"/>
        <w:color w:val="000000"/>
        <w:sz w:val="22"/>
        <w:szCs w:val="22"/>
      </w:rPr>
    </w:lvl>
    <w:lvl w:ilvl="8" w:tplc="04090005" w:tentative="1">
      <w:start w:val="1"/>
      <w:numFmt w:val="bullet"/>
      <w:lvlText w:val="-"/>
      <w:lvlJc w:val="left"/>
      <w:pPr>
        <w:ind w:left="4400" w:hanging="400"/>
      </w:pPr>
      <w:rPr>
        <w:rFonts w:ascii="맑은 고딕" w:eastAsia="맑은 고딕" w:hAnsi="맑은 고딕" w:cs="맑은 고딕"/>
        <w:color w:val="000000"/>
        <w:sz w:val="22"/>
        <w:szCs w:val="22"/>
      </w:rPr>
    </w:lvl>
  </w:abstractNum>
  <w:abstractNum w:abstractNumId="32" w15:restartNumberingAfterBreak="0">
    <w:nsid w:val="68ED06C1"/>
    <w:multiLevelType w:val="hybridMultilevel"/>
    <w:tmpl w:val="118CA660"/>
    <w:lvl w:ilvl="0" w:tplc="6A22252A">
      <w:start w:val="4"/>
      <w:numFmt w:val="bullet"/>
      <w:lvlText w:val="-"/>
      <w:lvlJc w:val="left"/>
      <w:pPr>
        <w:ind w:left="1155" w:hanging="360"/>
      </w:pPr>
      <w:rPr>
        <w:rFonts w:ascii="맑은 고딕" w:eastAsia="맑은 고딕" w:hAnsi="맑은 고딕" w:cs="맑은 고딕"/>
        <w:color w:val="000000"/>
        <w:sz w:val="22"/>
        <w:szCs w:val="22"/>
      </w:rPr>
    </w:lvl>
    <w:lvl w:ilvl="1" w:tplc="04090003" w:tentative="1">
      <w:start w:val="1"/>
      <w:numFmt w:val="bullet"/>
      <w:lvlText w:val="-"/>
      <w:lvlJc w:val="left"/>
      <w:pPr>
        <w:ind w:left="1675" w:hanging="440"/>
      </w:pPr>
      <w:rPr>
        <w:rFonts w:ascii="맑은 고딕" w:eastAsia="맑은 고딕" w:hAnsi="맑은 고딕" w:cs="맑은 고딕"/>
        <w:color w:val="000000"/>
        <w:sz w:val="22"/>
        <w:szCs w:val="22"/>
      </w:rPr>
    </w:lvl>
    <w:lvl w:ilvl="2" w:tplc="04090005" w:tentative="1">
      <w:start w:val="1"/>
      <w:numFmt w:val="bullet"/>
      <w:lvlText w:val="-"/>
      <w:lvlJc w:val="left"/>
      <w:pPr>
        <w:ind w:left="2115" w:hanging="440"/>
      </w:pPr>
      <w:rPr>
        <w:rFonts w:ascii="맑은 고딕" w:eastAsia="맑은 고딕" w:hAnsi="맑은 고딕" w:cs="맑은 고딕"/>
        <w:color w:val="000000"/>
        <w:sz w:val="22"/>
        <w:szCs w:val="22"/>
      </w:rPr>
    </w:lvl>
    <w:lvl w:ilvl="3" w:tplc="04090001" w:tentative="1">
      <w:start w:val="1"/>
      <w:numFmt w:val="bullet"/>
      <w:lvlText w:val="-"/>
      <w:lvlJc w:val="left"/>
      <w:pPr>
        <w:ind w:left="2555" w:hanging="440"/>
      </w:pPr>
      <w:rPr>
        <w:rFonts w:ascii="맑은 고딕" w:eastAsia="맑은 고딕" w:hAnsi="맑은 고딕" w:cs="맑은 고딕"/>
        <w:color w:val="000000"/>
        <w:sz w:val="22"/>
        <w:szCs w:val="22"/>
      </w:rPr>
    </w:lvl>
    <w:lvl w:ilvl="4" w:tplc="04090003" w:tentative="1">
      <w:start w:val="1"/>
      <w:numFmt w:val="bullet"/>
      <w:lvlText w:val="-"/>
      <w:lvlJc w:val="left"/>
      <w:pPr>
        <w:ind w:left="2995" w:hanging="440"/>
      </w:pPr>
      <w:rPr>
        <w:rFonts w:ascii="맑은 고딕" w:eastAsia="맑은 고딕" w:hAnsi="맑은 고딕" w:cs="맑은 고딕"/>
        <w:color w:val="000000"/>
        <w:sz w:val="22"/>
        <w:szCs w:val="22"/>
      </w:rPr>
    </w:lvl>
    <w:lvl w:ilvl="5" w:tplc="04090005" w:tentative="1">
      <w:start w:val="1"/>
      <w:numFmt w:val="bullet"/>
      <w:lvlText w:val="-"/>
      <w:lvlJc w:val="left"/>
      <w:pPr>
        <w:ind w:left="3435" w:hanging="440"/>
      </w:pPr>
      <w:rPr>
        <w:rFonts w:ascii="맑은 고딕" w:eastAsia="맑은 고딕" w:hAnsi="맑은 고딕" w:cs="맑은 고딕"/>
        <w:color w:val="000000"/>
        <w:sz w:val="22"/>
        <w:szCs w:val="22"/>
      </w:rPr>
    </w:lvl>
    <w:lvl w:ilvl="6" w:tplc="04090001" w:tentative="1">
      <w:start w:val="1"/>
      <w:numFmt w:val="bullet"/>
      <w:lvlText w:val="-"/>
      <w:lvlJc w:val="left"/>
      <w:pPr>
        <w:ind w:left="3875" w:hanging="440"/>
      </w:pPr>
      <w:rPr>
        <w:rFonts w:ascii="맑은 고딕" w:eastAsia="맑은 고딕" w:hAnsi="맑은 고딕" w:cs="맑은 고딕"/>
        <w:color w:val="000000"/>
        <w:sz w:val="22"/>
        <w:szCs w:val="22"/>
      </w:rPr>
    </w:lvl>
    <w:lvl w:ilvl="7" w:tplc="04090003" w:tentative="1">
      <w:start w:val="1"/>
      <w:numFmt w:val="bullet"/>
      <w:lvlText w:val="-"/>
      <w:lvlJc w:val="left"/>
      <w:pPr>
        <w:ind w:left="4315" w:hanging="440"/>
      </w:pPr>
      <w:rPr>
        <w:rFonts w:ascii="맑은 고딕" w:eastAsia="맑은 고딕" w:hAnsi="맑은 고딕" w:cs="맑은 고딕"/>
        <w:color w:val="000000"/>
        <w:sz w:val="22"/>
        <w:szCs w:val="22"/>
      </w:rPr>
    </w:lvl>
    <w:lvl w:ilvl="8" w:tplc="04090005" w:tentative="1">
      <w:start w:val="1"/>
      <w:numFmt w:val="bullet"/>
      <w:lvlText w:val="-"/>
      <w:lvlJc w:val="left"/>
      <w:pPr>
        <w:ind w:left="4755" w:hanging="440"/>
      </w:pPr>
      <w:rPr>
        <w:rFonts w:ascii="맑은 고딕" w:eastAsia="맑은 고딕" w:hAnsi="맑은 고딕" w:cs="맑은 고딕"/>
        <w:color w:val="000000"/>
        <w:sz w:val="22"/>
        <w:szCs w:val="22"/>
      </w:rPr>
    </w:lvl>
  </w:abstractNum>
  <w:abstractNum w:abstractNumId="33" w15:restartNumberingAfterBreak="0">
    <w:nsid w:val="6AF57F73"/>
    <w:multiLevelType w:val="hybridMultilevel"/>
    <w:tmpl w:val="B85086F6"/>
    <w:lvl w:ilvl="0" w:tplc="EEEED206">
      <w:numFmt w:val="bullet"/>
      <w:lvlText w:val="-"/>
      <w:lvlJc w:val="left"/>
      <w:pPr>
        <w:ind w:left="1360" w:hanging="360"/>
      </w:pPr>
      <w:rPr>
        <w:rFonts w:ascii="맑은 고딕" w:eastAsia="맑은 고딕" w:hAnsi="맑은 고딕" w:cs="맑은 고딕"/>
        <w:color w:val="000000"/>
        <w:sz w:val="22"/>
        <w:szCs w:val="22"/>
      </w:rPr>
    </w:lvl>
    <w:lvl w:ilvl="1" w:tplc="04090003" w:tentative="1">
      <w:start w:val="1"/>
      <w:numFmt w:val="bullet"/>
      <w:lvlText w:val="-"/>
      <w:lvlJc w:val="left"/>
      <w:pPr>
        <w:ind w:left="1800" w:hanging="400"/>
      </w:pPr>
      <w:rPr>
        <w:rFonts w:ascii="맑은 고딕" w:eastAsia="맑은 고딕" w:hAnsi="맑은 고딕" w:cs="맑은 고딕"/>
        <w:color w:val="000000"/>
        <w:sz w:val="22"/>
        <w:szCs w:val="22"/>
      </w:rPr>
    </w:lvl>
    <w:lvl w:ilvl="2" w:tplc="04090005" w:tentative="1">
      <w:start w:val="1"/>
      <w:numFmt w:val="bullet"/>
      <w:lvlText w:val="-"/>
      <w:lvlJc w:val="left"/>
      <w:pPr>
        <w:ind w:left="2200" w:hanging="400"/>
      </w:pPr>
      <w:rPr>
        <w:rFonts w:ascii="맑은 고딕" w:eastAsia="맑은 고딕" w:hAnsi="맑은 고딕" w:cs="맑은 고딕"/>
        <w:color w:val="000000"/>
        <w:sz w:val="22"/>
        <w:szCs w:val="22"/>
      </w:rPr>
    </w:lvl>
    <w:lvl w:ilvl="3" w:tplc="04090001" w:tentative="1">
      <w:start w:val="1"/>
      <w:numFmt w:val="bullet"/>
      <w:lvlText w:val="-"/>
      <w:lvlJc w:val="left"/>
      <w:pPr>
        <w:ind w:left="2600" w:hanging="400"/>
      </w:pPr>
      <w:rPr>
        <w:rFonts w:ascii="맑은 고딕" w:eastAsia="맑은 고딕" w:hAnsi="맑은 고딕" w:cs="맑은 고딕"/>
        <w:color w:val="000000"/>
        <w:sz w:val="22"/>
        <w:szCs w:val="22"/>
      </w:rPr>
    </w:lvl>
    <w:lvl w:ilvl="4" w:tplc="04090003" w:tentative="1">
      <w:start w:val="1"/>
      <w:numFmt w:val="bullet"/>
      <w:lvlText w:val="-"/>
      <w:lvlJc w:val="left"/>
      <w:pPr>
        <w:ind w:left="3000" w:hanging="400"/>
      </w:pPr>
      <w:rPr>
        <w:rFonts w:ascii="맑은 고딕" w:eastAsia="맑은 고딕" w:hAnsi="맑은 고딕" w:cs="맑은 고딕"/>
        <w:color w:val="000000"/>
        <w:sz w:val="22"/>
        <w:szCs w:val="22"/>
      </w:rPr>
    </w:lvl>
    <w:lvl w:ilvl="5" w:tplc="04090005" w:tentative="1">
      <w:start w:val="1"/>
      <w:numFmt w:val="bullet"/>
      <w:lvlText w:val="-"/>
      <w:lvlJc w:val="left"/>
      <w:pPr>
        <w:ind w:left="3400" w:hanging="400"/>
      </w:pPr>
      <w:rPr>
        <w:rFonts w:ascii="맑은 고딕" w:eastAsia="맑은 고딕" w:hAnsi="맑은 고딕" w:cs="맑은 고딕"/>
        <w:color w:val="000000"/>
        <w:sz w:val="22"/>
        <w:szCs w:val="22"/>
      </w:rPr>
    </w:lvl>
    <w:lvl w:ilvl="6" w:tplc="04090001" w:tentative="1">
      <w:start w:val="1"/>
      <w:numFmt w:val="bullet"/>
      <w:lvlText w:val="-"/>
      <w:lvlJc w:val="left"/>
      <w:pPr>
        <w:ind w:left="3800" w:hanging="400"/>
      </w:pPr>
      <w:rPr>
        <w:rFonts w:ascii="맑은 고딕" w:eastAsia="맑은 고딕" w:hAnsi="맑은 고딕" w:cs="맑은 고딕"/>
        <w:color w:val="000000"/>
        <w:sz w:val="22"/>
        <w:szCs w:val="22"/>
      </w:rPr>
    </w:lvl>
    <w:lvl w:ilvl="7" w:tplc="04090003" w:tentative="1">
      <w:start w:val="1"/>
      <w:numFmt w:val="bullet"/>
      <w:lvlText w:val="-"/>
      <w:lvlJc w:val="left"/>
      <w:pPr>
        <w:ind w:left="4200" w:hanging="400"/>
      </w:pPr>
      <w:rPr>
        <w:rFonts w:ascii="맑은 고딕" w:eastAsia="맑은 고딕" w:hAnsi="맑은 고딕" w:cs="맑은 고딕"/>
        <w:color w:val="000000"/>
        <w:sz w:val="22"/>
        <w:szCs w:val="22"/>
      </w:rPr>
    </w:lvl>
    <w:lvl w:ilvl="8" w:tplc="04090005" w:tentative="1">
      <w:start w:val="1"/>
      <w:numFmt w:val="bullet"/>
      <w:lvlText w:val="-"/>
      <w:lvlJc w:val="left"/>
      <w:pPr>
        <w:ind w:left="4600" w:hanging="400"/>
      </w:pPr>
      <w:rPr>
        <w:rFonts w:ascii="맑은 고딕" w:eastAsia="맑은 고딕" w:hAnsi="맑은 고딕" w:cs="맑은 고딕"/>
        <w:color w:val="000000"/>
        <w:sz w:val="22"/>
        <w:szCs w:val="22"/>
      </w:rPr>
    </w:lvl>
  </w:abstractNum>
  <w:abstractNum w:abstractNumId="34" w15:restartNumberingAfterBreak="0">
    <w:nsid w:val="6B600C85"/>
    <w:multiLevelType w:val="multilevel"/>
    <w:tmpl w:val="14CC1944"/>
    <w:lvl w:ilvl="0">
      <w:start w:val="5"/>
      <w:numFmt w:val="decimal"/>
      <w:lvlText w:val="%1."/>
      <w:lvlJc w:val="left"/>
      <w:pPr>
        <w:ind w:left="600" w:hanging="600"/>
      </w:pPr>
      <w:rPr>
        <w:rFonts w:hint="default"/>
      </w:rPr>
    </w:lvl>
    <w:lvl w:ilvl="1">
      <w:start w:val="4"/>
      <w:numFmt w:val="decimal"/>
      <w:lvlText w:val="%1.%2."/>
      <w:lvlJc w:val="left"/>
      <w:pPr>
        <w:ind w:left="840" w:hanging="600"/>
      </w:pPr>
      <w:rPr>
        <w:rFonts w:hint="default"/>
      </w:rPr>
    </w:lvl>
    <w:lvl w:ilvl="2">
      <w:start w:val="1"/>
      <w:numFmt w:val="decimal"/>
      <w:lvlText w:val="%1.%2.%3."/>
      <w:lvlJc w:val="left"/>
      <w:pPr>
        <w:ind w:left="1200" w:hanging="720"/>
      </w:pPr>
      <w:rPr>
        <w:rFonts w:hint="default"/>
      </w:rPr>
    </w:lvl>
    <w:lvl w:ilvl="3">
      <w:start w:val="1"/>
      <w:numFmt w:val="decimal"/>
      <w:lvlText w:val="%1.%2.%3.%4."/>
      <w:lvlJc w:val="left"/>
      <w:pPr>
        <w:ind w:left="1440" w:hanging="720"/>
      </w:pPr>
      <w:rPr>
        <w:rFonts w:hint="default"/>
      </w:rPr>
    </w:lvl>
    <w:lvl w:ilvl="4">
      <w:start w:val="1"/>
      <w:numFmt w:val="decimal"/>
      <w:lvlText w:val="%1.%2.%3.%4.%5."/>
      <w:lvlJc w:val="left"/>
      <w:pPr>
        <w:ind w:left="2040" w:hanging="1080"/>
      </w:pPr>
      <w:rPr>
        <w:rFonts w:hint="default"/>
      </w:rPr>
    </w:lvl>
    <w:lvl w:ilvl="5">
      <w:start w:val="1"/>
      <w:numFmt w:val="decimal"/>
      <w:lvlText w:val="%1.%2.%3.%4.%5.%6."/>
      <w:lvlJc w:val="left"/>
      <w:pPr>
        <w:ind w:left="2280" w:hanging="1080"/>
      </w:pPr>
      <w:rPr>
        <w:rFonts w:hint="default"/>
      </w:rPr>
    </w:lvl>
    <w:lvl w:ilvl="6">
      <w:start w:val="1"/>
      <w:numFmt w:val="decimal"/>
      <w:lvlText w:val="%1.%2.%3.%4.%5.%6.%7."/>
      <w:lvlJc w:val="left"/>
      <w:pPr>
        <w:ind w:left="2880" w:hanging="1440"/>
      </w:pPr>
      <w:rPr>
        <w:rFonts w:hint="default"/>
      </w:rPr>
    </w:lvl>
    <w:lvl w:ilvl="7">
      <w:start w:val="1"/>
      <w:numFmt w:val="decimal"/>
      <w:lvlText w:val="%1.%2.%3.%4.%5.%6.%7.%8."/>
      <w:lvlJc w:val="left"/>
      <w:pPr>
        <w:ind w:left="3120" w:hanging="1440"/>
      </w:pPr>
      <w:rPr>
        <w:rFonts w:hint="default"/>
      </w:rPr>
    </w:lvl>
    <w:lvl w:ilvl="8">
      <w:start w:val="1"/>
      <w:numFmt w:val="decimal"/>
      <w:lvlText w:val="%1.%2.%3.%4.%5.%6.%7.%8.%9."/>
      <w:lvlJc w:val="left"/>
      <w:pPr>
        <w:ind w:left="3720" w:hanging="1800"/>
      </w:pPr>
      <w:rPr>
        <w:rFonts w:hint="default"/>
      </w:rPr>
    </w:lvl>
  </w:abstractNum>
  <w:abstractNum w:abstractNumId="35" w15:restartNumberingAfterBreak="0">
    <w:nsid w:val="6E272402"/>
    <w:multiLevelType w:val="multilevel"/>
    <w:tmpl w:val="0409001F"/>
    <w:styleLink w:val="1"/>
    <w:lvl w:ilvl="0">
      <w:start w:val="1"/>
      <w:numFmt w:val="decimal"/>
      <w:lvlText w:val="%1."/>
      <w:lvlJc w:val="left"/>
      <w:pPr>
        <w:ind w:left="425" w:hanging="425"/>
      </w:pPr>
      <w:rPr>
        <w:rFonts w:hint="eastAsia"/>
      </w:rPr>
    </w:lvl>
    <w:lvl w:ilvl="1">
      <w:start w:val="1"/>
      <w:numFmt w:val="decimal"/>
      <w:lvlText w:val="%1.%2."/>
      <w:lvlJc w:val="left"/>
      <w:pPr>
        <w:ind w:left="767" w:hanging="567"/>
      </w:pPr>
      <w:rPr>
        <w:rFonts w:hint="eastAsia"/>
      </w:rPr>
    </w:lvl>
    <w:lvl w:ilvl="2">
      <w:start w:val="1"/>
      <w:numFmt w:val="decimal"/>
      <w:lvlText w:val="%1.%2.%3."/>
      <w:lvlJc w:val="left"/>
      <w:pPr>
        <w:ind w:left="1109" w:hanging="709"/>
      </w:pPr>
      <w:rPr>
        <w:rFonts w:hint="eastAsia"/>
      </w:rPr>
    </w:lvl>
    <w:lvl w:ilvl="3">
      <w:start w:val="1"/>
      <w:numFmt w:val="decimal"/>
      <w:lvlText w:val="%1.%2.%3.%4."/>
      <w:lvlJc w:val="left"/>
      <w:pPr>
        <w:ind w:left="1400" w:hanging="851"/>
      </w:pPr>
      <w:rPr>
        <w:rFonts w:hint="eastAsia"/>
      </w:rPr>
    </w:lvl>
    <w:lvl w:ilvl="4">
      <w:start w:val="1"/>
      <w:numFmt w:val="decimal"/>
      <w:lvlText w:val="%1.%2.%3.%4.%5."/>
      <w:lvlJc w:val="left"/>
      <w:pPr>
        <w:ind w:left="1592" w:hanging="992"/>
      </w:pPr>
      <w:rPr>
        <w:rFonts w:hint="eastAsia"/>
      </w:rPr>
    </w:lvl>
    <w:lvl w:ilvl="5">
      <w:start w:val="1"/>
      <w:numFmt w:val="decimal"/>
      <w:lvlText w:val="%1.%2.%3.%4.%5.%6."/>
      <w:lvlJc w:val="left"/>
      <w:pPr>
        <w:ind w:left="1934" w:hanging="1134"/>
      </w:pPr>
      <w:rPr>
        <w:rFonts w:hint="eastAsia"/>
      </w:rPr>
    </w:lvl>
    <w:lvl w:ilvl="6">
      <w:start w:val="1"/>
      <w:numFmt w:val="decimal"/>
      <w:lvlText w:val="%1.%2.%3.%4.%5.%6.%7."/>
      <w:lvlJc w:val="left"/>
      <w:pPr>
        <w:ind w:left="2276" w:hanging="1276"/>
      </w:pPr>
      <w:rPr>
        <w:rFonts w:hint="eastAsia"/>
      </w:rPr>
    </w:lvl>
    <w:lvl w:ilvl="7">
      <w:start w:val="1"/>
      <w:numFmt w:val="decimal"/>
      <w:lvlText w:val="%1.%2.%3.%4.%5.%6.%7.%8."/>
      <w:lvlJc w:val="left"/>
      <w:pPr>
        <w:ind w:left="2618" w:hanging="1418"/>
      </w:pPr>
      <w:rPr>
        <w:rFonts w:hint="eastAsia"/>
      </w:rPr>
    </w:lvl>
    <w:lvl w:ilvl="8">
      <w:start w:val="1"/>
      <w:numFmt w:val="decimal"/>
      <w:lvlText w:val="%1.%2.%3.%4.%5.%6.%7.%8.%9."/>
      <w:lvlJc w:val="left"/>
      <w:pPr>
        <w:ind w:left="2959" w:hanging="1559"/>
      </w:pPr>
      <w:rPr>
        <w:rFonts w:hint="eastAsia"/>
      </w:rPr>
    </w:lvl>
  </w:abstractNum>
  <w:abstractNum w:abstractNumId="36" w15:restartNumberingAfterBreak="0">
    <w:nsid w:val="71EF38E4"/>
    <w:multiLevelType w:val="multilevel"/>
    <w:tmpl w:val="0409001F"/>
    <w:numStyleLink w:val="1"/>
  </w:abstractNum>
  <w:abstractNum w:abstractNumId="37" w15:restartNumberingAfterBreak="0">
    <w:nsid w:val="76AD2AD3"/>
    <w:multiLevelType w:val="multilevel"/>
    <w:tmpl w:val="30DE34B2"/>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b w:val="0"/>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b w:val="0"/>
        <w:bCs w:val="0"/>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8" w15:restartNumberingAfterBreak="0">
    <w:nsid w:val="79A20606"/>
    <w:multiLevelType w:val="multilevel"/>
    <w:tmpl w:val="FEDE3A7E"/>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b w:val="0"/>
        <w:shd w:val="clear" w:color="auto" w:fill="auto"/>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b w:val="0"/>
        <w:bCs w:val="0"/>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9" w15:restartNumberingAfterBreak="0">
    <w:nsid w:val="7F2C0527"/>
    <w:multiLevelType w:val="multilevel"/>
    <w:tmpl w:val="30DE34B2"/>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b w:val="0"/>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b w:val="0"/>
        <w:bCs w:val="0"/>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256520683">
    <w:abstractNumId w:val="16"/>
  </w:num>
  <w:num w:numId="2" w16cid:durableId="868876537">
    <w:abstractNumId w:val="2"/>
  </w:num>
  <w:num w:numId="3" w16cid:durableId="1997148848">
    <w:abstractNumId w:val="11"/>
  </w:num>
  <w:num w:numId="4" w16cid:durableId="1166937758">
    <w:abstractNumId w:val="36"/>
  </w:num>
  <w:num w:numId="5" w16cid:durableId="1990859507">
    <w:abstractNumId w:val="4"/>
  </w:num>
  <w:num w:numId="6" w16cid:durableId="2103531234">
    <w:abstractNumId w:val="35"/>
  </w:num>
  <w:num w:numId="7" w16cid:durableId="422379707">
    <w:abstractNumId w:val="5"/>
  </w:num>
  <w:num w:numId="8" w16cid:durableId="1432815735">
    <w:abstractNumId w:val="25"/>
  </w:num>
  <w:num w:numId="9" w16cid:durableId="533617100">
    <w:abstractNumId w:val="28"/>
  </w:num>
  <w:num w:numId="10" w16cid:durableId="1683820060">
    <w:abstractNumId w:val="20"/>
  </w:num>
  <w:num w:numId="11" w16cid:durableId="507596933">
    <w:abstractNumId w:val="21"/>
  </w:num>
  <w:num w:numId="12" w16cid:durableId="1188981289">
    <w:abstractNumId w:val="0"/>
  </w:num>
  <w:num w:numId="13" w16cid:durableId="1715932608">
    <w:abstractNumId w:val="1"/>
  </w:num>
  <w:num w:numId="14" w16cid:durableId="695276862">
    <w:abstractNumId w:val="10"/>
  </w:num>
  <w:num w:numId="15" w16cid:durableId="1272514413">
    <w:abstractNumId w:val="17"/>
  </w:num>
  <w:num w:numId="16" w16cid:durableId="8458312">
    <w:abstractNumId w:val="39"/>
  </w:num>
  <w:num w:numId="17" w16cid:durableId="848369720">
    <w:abstractNumId w:val="31"/>
  </w:num>
  <w:num w:numId="18" w16cid:durableId="95247724">
    <w:abstractNumId w:val="29"/>
  </w:num>
  <w:num w:numId="19" w16cid:durableId="582572669">
    <w:abstractNumId w:val="33"/>
  </w:num>
  <w:num w:numId="20" w16cid:durableId="1750032391">
    <w:abstractNumId w:val="12"/>
  </w:num>
  <w:num w:numId="21" w16cid:durableId="273833189">
    <w:abstractNumId w:val="13"/>
  </w:num>
  <w:num w:numId="22" w16cid:durableId="758600481">
    <w:abstractNumId w:val="14"/>
  </w:num>
  <w:num w:numId="23" w16cid:durableId="583689429">
    <w:abstractNumId w:val="23"/>
  </w:num>
  <w:num w:numId="24" w16cid:durableId="385883853">
    <w:abstractNumId w:val="9"/>
  </w:num>
  <w:num w:numId="25" w16cid:durableId="318535451">
    <w:abstractNumId w:val="37"/>
  </w:num>
  <w:num w:numId="26" w16cid:durableId="896086424">
    <w:abstractNumId w:val="26"/>
  </w:num>
  <w:num w:numId="27" w16cid:durableId="2132750056">
    <w:abstractNumId w:val="27"/>
  </w:num>
  <w:num w:numId="28" w16cid:durableId="459803630">
    <w:abstractNumId w:val="30"/>
  </w:num>
  <w:num w:numId="29" w16cid:durableId="1354575032">
    <w:abstractNumId w:val="24"/>
  </w:num>
  <w:num w:numId="30" w16cid:durableId="353117122">
    <w:abstractNumId w:val="7"/>
  </w:num>
  <w:num w:numId="31" w16cid:durableId="1292246856">
    <w:abstractNumId w:val="38"/>
  </w:num>
  <w:num w:numId="32" w16cid:durableId="1494174343">
    <w:abstractNumId w:val="19"/>
  </w:num>
  <w:num w:numId="33" w16cid:durableId="1763449630">
    <w:abstractNumId w:val="15"/>
  </w:num>
  <w:num w:numId="34" w16cid:durableId="371928517">
    <w:abstractNumId w:val="18"/>
  </w:num>
  <w:num w:numId="35" w16cid:durableId="1124467497">
    <w:abstractNumId w:val="34"/>
  </w:num>
  <w:num w:numId="36" w16cid:durableId="30156870">
    <w:abstractNumId w:val="3"/>
  </w:num>
  <w:num w:numId="37" w16cid:durableId="1965386983">
    <w:abstractNumId w:val="8"/>
  </w:num>
  <w:num w:numId="38" w16cid:durableId="1150318957">
    <w:abstractNumId w:val="22"/>
  </w:num>
  <w:num w:numId="39" w16cid:durableId="1765347492">
    <w:abstractNumId w:val="6"/>
  </w:num>
  <w:num w:numId="40" w16cid:durableId="239558356">
    <w:abstractNumId w:val="3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김은수">
    <w15:presenceInfo w15:providerId="AD" w15:userId="S::kes0481@to-doc.com::b0dce216-3cf2-4a38-8361-f3e3bb1865f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trackRevisions/>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9941A6"/>
    <w:rsid w:val="00002B42"/>
    <w:rsid w:val="000059A4"/>
    <w:rsid w:val="00006978"/>
    <w:rsid w:val="00012431"/>
    <w:rsid w:val="000130B6"/>
    <w:rsid w:val="00017E64"/>
    <w:rsid w:val="00017F10"/>
    <w:rsid w:val="0002005E"/>
    <w:rsid w:val="00022CDD"/>
    <w:rsid w:val="000264B9"/>
    <w:rsid w:val="00026ABF"/>
    <w:rsid w:val="00026E11"/>
    <w:rsid w:val="00035D49"/>
    <w:rsid w:val="00041970"/>
    <w:rsid w:val="00041F8E"/>
    <w:rsid w:val="00042AB8"/>
    <w:rsid w:val="0005268A"/>
    <w:rsid w:val="00054DEE"/>
    <w:rsid w:val="00057596"/>
    <w:rsid w:val="000641BB"/>
    <w:rsid w:val="00066963"/>
    <w:rsid w:val="000717C0"/>
    <w:rsid w:val="00072CF5"/>
    <w:rsid w:val="00074D91"/>
    <w:rsid w:val="000812BC"/>
    <w:rsid w:val="00081EE3"/>
    <w:rsid w:val="00083BB2"/>
    <w:rsid w:val="00084C76"/>
    <w:rsid w:val="0008699B"/>
    <w:rsid w:val="00087480"/>
    <w:rsid w:val="00094B1F"/>
    <w:rsid w:val="00096D80"/>
    <w:rsid w:val="000A0DE1"/>
    <w:rsid w:val="000A2E30"/>
    <w:rsid w:val="000A3C51"/>
    <w:rsid w:val="000A4182"/>
    <w:rsid w:val="000A63C1"/>
    <w:rsid w:val="000A7ECD"/>
    <w:rsid w:val="000B0578"/>
    <w:rsid w:val="000B4318"/>
    <w:rsid w:val="000B466A"/>
    <w:rsid w:val="000C178F"/>
    <w:rsid w:val="000C1CF8"/>
    <w:rsid w:val="000C26A4"/>
    <w:rsid w:val="000C626C"/>
    <w:rsid w:val="000C7D49"/>
    <w:rsid w:val="000D1FD1"/>
    <w:rsid w:val="000E1528"/>
    <w:rsid w:val="000E30B0"/>
    <w:rsid w:val="000E7061"/>
    <w:rsid w:val="000E7EC5"/>
    <w:rsid w:val="000F1A8B"/>
    <w:rsid w:val="000F520F"/>
    <w:rsid w:val="00113562"/>
    <w:rsid w:val="00115637"/>
    <w:rsid w:val="00116D0B"/>
    <w:rsid w:val="0012032F"/>
    <w:rsid w:val="00121E8C"/>
    <w:rsid w:val="0012358E"/>
    <w:rsid w:val="00127A4E"/>
    <w:rsid w:val="001316EF"/>
    <w:rsid w:val="00133409"/>
    <w:rsid w:val="00133814"/>
    <w:rsid w:val="001370C1"/>
    <w:rsid w:val="001412CE"/>
    <w:rsid w:val="00142A16"/>
    <w:rsid w:val="00145136"/>
    <w:rsid w:val="00153C45"/>
    <w:rsid w:val="0016042E"/>
    <w:rsid w:val="0016236E"/>
    <w:rsid w:val="00164C40"/>
    <w:rsid w:val="00165245"/>
    <w:rsid w:val="00165270"/>
    <w:rsid w:val="0016591A"/>
    <w:rsid w:val="00165BC1"/>
    <w:rsid w:val="001666F0"/>
    <w:rsid w:val="0016729F"/>
    <w:rsid w:val="00172BC1"/>
    <w:rsid w:val="001735C6"/>
    <w:rsid w:val="001749C4"/>
    <w:rsid w:val="0017598E"/>
    <w:rsid w:val="00180561"/>
    <w:rsid w:val="001810BB"/>
    <w:rsid w:val="00182595"/>
    <w:rsid w:val="00182BC2"/>
    <w:rsid w:val="0018307C"/>
    <w:rsid w:val="00183660"/>
    <w:rsid w:val="00187912"/>
    <w:rsid w:val="001909A9"/>
    <w:rsid w:val="00190A2B"/>
    <w:rsid w:val="0019222F"/>
    <w:rsid w:val="00192BCF"/>
    <w:rsid w:val="00193E55"/>
    <w:rsid w:val="00194A15"/>
    <w:rsid w:val="001A0AF8"/>
    <w:rsid w:val="001A116A"/>
    <w:rsid w:val="001A4A58"/>
    <w:rsid w:val="001B1D8B"/>
    <w:rsid w:val="001B3124"/>
    <w:rsid w:val="001B31BE"/>
    <w:rsid w:val="001C2C2D"/>
    <w:rsid w:val="001C464F"/>
    <w:rsid w:val="001C7042"/>
    <w:rsid w:val="001D1B02"/>
    <w:rsid w:val="001D1C2F"/>
    <w:rsid w:val="001D2446"/>
    <w:rsid w:val="001D27EA"/>
    <w:rsid w:val="001D7714"/>
    <w:rsid w:val="001E10AE"/>
    <w:rsid w:val="001E1111"/>
    <w:rsid w:val="001E3D1F"/>
    <w:rsid w:val="001E3F79"/>
    <w:rsid w:val="001F1886"/>
    <w:rsid w:val="001F2A0F"/>
    <w:rsid w:val="001F407E"/>
    <w:rsid w:val="001F416C"/>
    <w:rsid w:val="001F5D90"/>
    <w:rsid w:val="001F7691"/>
    <w:rsid w:val="00202942"/>
    <w:rsid w:val="00202AB0"/>
    <w:rsid w:val="00205147"/>
    <w:rsid w:val="00205A04"/>
    <w:rsid w:val="00206D91"/>
    <w:rsid w:val="00212BEE"/>
    <w:rsid w:val="002134EA"/>
    <w:rsid w:val="00215569"/>
    <w:rsid w:val="002159A2"/>
    <w:rsid w:val="00215F17"/>
    <w:rsid w:val="00220104"/>
    <w:rsid w:val="00220C64"/>
    <w:rsid w:val="00226D6C"/>
    <w:rsid w:val="00231847"/>
    <w:rsid w:val="002318B9"/>
    <w:rsid w:val="00232A64"/>
    <w:rsid w:val="00234444"/>
    <w:rsid w:val="00234FDE"/>
    <w:rsid w:val="0023554D"/>
    <w:rsid w:val="00235723"/>
    <w:rsid w:val="00237383"/>
    <w:rsid w:val="00240919"/>
    <w:rsid w:val="0024251A"/>
    <w:rsid w:val="0024288D"/>
    <w:rsid w:val="0024589F"/>
    <w:rsid w:val="002503A6"/>
    <w:rsid w:val="0025151B"/>
    <w:rsid w:val="00254157"/>
    <w:rsid w:val="00257A12"/>
    <w:rsid w:val="002605B4"/>
    <w:rsid w:val="00261D9C"/>
    <w:rsid w:val="00262DF7"/>
    <w:rsid w:val="00264DA0"/>
    <w:rsid w:val="00265016"/>
    <w:rsid w:val="00265649"/>
    <w:rsid w:val="00276B62"/>
    <w:rsid w:val="00276CBF"/>
    <w:rsid w:val="002830D1"/>
    <w:rsid w:val="002837E3"/>
    <w:rsid w:val="00290561"/>
    <w:rsid w:val="00292657"/>
    <w:rsid w:val="002934A3"/>
    <w:rsid w:val="002960FC"/>
    <w:rsid w:val="002961A7"/>
    <w:rsid w:val="002A4120"/>
    <w:rsid w:val="002A6ED9"/>
    <w:rsid w:val="002A707B"/>
    <w:rsid w:val="002B0C4A"/>
    <w:rsid w:val="002B3468"/>
    <w:rsid w:val="002B3B2B"/>
    <w:rsid w:val="002B3CB4"/>
    <w:rsid w:val="002B4FEF"/>
    <w:rsid w:val="002B7B95"/>
    <w:rsid w:val="002C19E9"/>
    <w:rsid w:val="002C34B0"/>
    <w:rsid w:val="002C5931"/>
    <w:rsid w:val="002C5E5C"/>
    <w:rsid w:val="002C61A1"/>
    <w:rsid w:val="002D1054"/>
    <w:rsid w:val="002D105B"/>
    <w:rsid w:val="002E0C81"/>
    <w:rsid w:val="002E5195"/>
    <w:rsid w:val="002E55DB"/>
    <w:rsid w:val="002E582F"/>
    <w:rsid w:val="002E6504"/>
    <w:rsid w:val="002F0183"/>
    <w:rsid w:val="002F2F34"/>
    <w:rsid w:val="002F4249"/>
    <w:rsid w:val="002F4253"/>
    <w:rsid w:val="002F4407"/>
    <w:rsid w:val="0030065B"/>
    <w:rsid w:val="00302457"/>
    <w:rsid w:val="00312E3D"/>
    <w:rsid w:val="003159E6"/>
    <w:rsid w:val="00320A5C"/>
    <w:rsid w:val="003228BF"/>
    <w:rsid w:val="003245AE"/>
    <w:rsid w:val="00325C50"/>
    <w:rsid w:val="00331FEF"/>
    <w:rsid w:val="00332214"/>
    <w:rsid w:val="003325E9"/>
    <w:rsid w:val="00333D8E"/>
    <w:rsid w:val="00341525"/>
    <w:rsid w:val="003427C5"/>
    <w:rsid w:val="0034446D"/>
    <w:rsid w:val="003467DB"/>
    <w:rsid w:val="00346BDD"/>
    <w:rsid w:val="003504E5"/>
    <w:rsid w:val="003538FB"/>
    <w:rsid w:val="0035403C"/>
    <w:rsid w:val="00360096"/>
    <w:rsid w:val="00366D61"/>
    <w:rsid w:val="003711C5"/>
    <w:rsid w:val="00371E5E"/>
    <w:rsid w:val="00373386"/>
    <w:rsid w:val="003740FA"/>
    <w:rsid w:val="00377799"/>
    <w:rsid w:val="00385FEC"/>
    <w:rsid w:val="0039186E"/>
    <w:rsid w:val="0039563C"/>
    <w:rsid w:val="003A00C1"/>
    <w:rsid w:val="003A0E30"/>
    <w:rsid w:val="003A1668"/>
    <w:rsid w:val="003A2DB0"/>
    <w:rsid w:val="003A34FB"/>
    <w:rsid w:val="003A4C06"/>
    <w:rsid w:val="003A7DA8"/>
    <w:rsid w:val="003B7FDB"/>
    <w:rsid w:val="003C630E"/>
    <w:rsid w:val="003D148E"/>
    <w:rsid w:val="003D4DCF"/>
    <w:rsid w:val="003D56D0"/>
    <w:rsid w:val="003D7D9B"/>
    <w:rsid w:val="003E201F"/>
    <w:rsid w:val="003F30F3"/>
    <w:rsid w:val="003F5328"/>
    <w:rsid w:val="0040138B"/>
    <w:rsid w:val="00402707"/>
    <w:rsid w:val="00407B2B"/>
    <w:rsid w:val="00411AE9"/>
    <w:rsid w:val="00413736"/>
    <w:rsid w:val="00414026"/>
    <w:rsid w:val="004156C3"/>
    <w:rsid w:val="0041657C"/>
    <w:rsid w:val="004178C8"/>
    <w:rsid w:val="00420D3F"/>
    <w:rsid w:val="00422C55"/>
    <w:rsid w:val="00423953"/>
    <w:rsid w:val="00423B67"/>
    <w:rsid w:val="00424DC9"/>
    <w:rsid w:val="00426350"/>
    <w:rsid w:val="00430E92"/>
    <w:rsid w:val="0043413B"/>
    <w:rsid w:val="00434EC9"/>
    <w:rsid w:val="00435B00"/>
    <w:rsid w:val="00436E99"/>
    <w:rsid w:val="004447BE"/>
    <w:rsid w:val="00445EE8"/>
    <w:rsid w:val="00452EA2"/>
    <w:rsid w:val="0045360F"/>
    <w:rsid w:val="00454476"/>
    <w:rsid w:val="0045764C"/>
    <w:rsid w:val="0046307B"/>
    <w:rsid w:val="00464142"/>
    <w:rsid w:val="00464E0A"/>
    <w:rsid w:val="00465028"/>
    <w:rsid w:val="0046679E"/>
    <w:rsid w:val="00470668"/>
    <w:rsid w:val="00475942"/>
    <w:rsid w:val="004803FF"/>
    <w:rsid w:val="00482D88"/>
    <w:rsid w:val="004867FC"/>
    <w:rsid w:val="0049173B"/>
    <w:rsid w:val="00491AF1"/>
    <w:rsid w:val="00492D6B"/>
    <w:rsid w:val="00492DBC"/>
    <w:rsid w:val="00493D88"/>
    <w:rsid w:val="00495C37"/>
    <w:rsid w:val="00497583"/>
    <w:rsid w:val="004A0334"/>
    <w:rsid w:val="004A4223"/>
    <w:rsid w:val="004A42D4"/>
    <w:rsid w:val="004A59C2"/>
    <w:rsid w:val="004A63D2"/>
    <w:rsid w:val="004B00AD"/>
    <w:rsid w:val="004B2333"/>
    <w:rsid w:val="004B2784"/>
    <w:rsid w:val="004B58D6"/>
    <w:rsid w:val="004B7925"/>
    <w:rsid w:val="004C336A"/>
    <w:rsid w:val="004C534E"/>
    <w:rsid w:val="004D09BA"/>
    <w:rsid w:val="004D1BA7"/>
    <w:rsid w:val="004D2F22"/>
    <w:rsid w:val="004D422C"/>
    <w:rsid w:val="004D6C4D"/>
    <w:rsid w:val="004D7CB7"/>
    <w:rsid w:val="004E47F4"/>
    <w:rsid w:val="004E670D"/>
    <w:rsid w:val="00506942"/>
    <w:rsid w:val="005133C8"/>
    <w:rsid w:val="00515C61"/>
    <w:rsid w:val="0051690D"/>
    <w:rsid w:val="005169C6"/>
    <w:rsid w:val="0052370E"/>
    <w:rsid w:val="00523A08"/>
    <w:rsid w:val="00525A43"/>
    <w:rsid w:val="00526F2D"/>
    <w:rsid w:val="00532FC9"/>
    <w:rsid w:val="0053630A"/>
    <w:rsid w:val="00537A71"/>
    <w:rsid w:val="00540504"/>
    <w:rsid w:val="00540627"/>
    <w:rsid w:val="00547A7B"/>
    <w:rsid w:val="005500F9"/>
    <w:rsid w:val="005518F3"/>
    <w:rsid w:val="00552E08"/>
    <w:rsid w:val="00554374"/>
    <w:rsid w:val="00561C63"/>
    <w:rsid w:val="00561F3A"/>
    <w:rsid w:val="00564272"/>
    <w:rsid w:val="005653C4"/>
    <w:rsid w:val="005664EB"/>
    <w:rsid w:val="0057097D"/>
    <w:rsid w:val="005743EB"/>
    <w:rsid w:val="00574536"/>
    <w:rsid w:val="005751F5"/>
    <w:rsid w:val="00575ACA"/>
    <w:rsid w:val="00575DB7"/>
    <w:rsid w:val="00585AEF"/>
    <w:rsid w:val="00585E36"/>
    <w:rsid w:val="0058713B"/>
    <w:rsid w:val="005918E4"/>
    <w:rsid w:val="0059216B"/>
    <w:rsid w:val="00593670"/>
    <w:rsid w:val="005946AC"/>
    <w:rsid w:val="00596C6B"/>
    <w:rsid w:val="00597B6D"/>
    <w:rsid w:val="005A1469"/>
    <w:rsid w:val="005A7D97"/>
    <w:rsid w:val="005B088A"/>
    <w:rsid w:val="005B0C25"/>
    <w:rsid w:val="005B173B"/>
    <w:rsid w:val="005B3A2E"/>
    <w:rsid w:val="005B6877"/>
    <w:rsid w:val="005C513A"/>
    <w:rsid w:val="005C6FFB"/>
    <w:rsid w:val="005D3724"/>
    <w:rsid w:val="005D6677"/>
    <w:rsid w:val="005F12F9"/>
    <w:rsid w:val="005F2E89"/>
    <w:rsid w:val="006036BA"/>
    <w:rsid w:val="0060421C"/>
    <w:rsid w:val="00604400"/>
    <w:rsid w:val="006057C8"/>
    <w:rsid w:val="006058EE"/>
    <w:rsid w:val="00607820"/>
    <w:rsid w:val="00611714"/>
    <w:rsid w:val="00612CEF"/>
    <w:rsid w:val="00614173"/>
    <w:rsid w:val="00621BC0"/>
    <w:rsid w:val="00623A2B"/>
    <w:rsid w:val="006276B5"/>
    <w:rsid w:val="00627878"/>
    <w:rsid w:val="00631470"/>
    <w:rsid w:val="00634A69"/>
    <w:rsid w:val="00642EFE"/>
    <w:rsid w:val="00643255"/>
    <w:rsid w:val="0064557C"/>
    <w:rsid w:val="006463E4"/>
    <w:rsid w:val="0064772C"/>
    <w:rsid w:val="00650232"/>
    <w:rsid w:val="00652620"/>
    <w:rsid w:val="0065764D"/>
    <w:rsid w:val="006603D2"/>
    <w:rsid w:val="00661158"/>
    <w:rsid w:val="00661438"/>
    <w:rsid w:val="0066186F"/>
    <w:rsid w:val="006632E7"/>
    <w:rsid w:val="00665806"/>
    <w:rsid w:val="00667C5B"/>
    <w:rsid w:val="0067373B"/>
    <w:rsid w:val="006757A8"/>
    <w:rsid w:val="00677C7A"/>
    <w:rsid w:val="00681380"/>
    <w:rsid w:val="00682C0B"/>
    <w:rsid w:val="00685C6E"/>
    <w:rsid w:val="006865C0"/>
    <w:rsid w:val="00686609"/>
    <w:rsid w:val="00687F6D"/>
    <w:rsid w:val="006910DB"/>
    <w:rsid w:val="006938A9"/>
    <w:rsid w:val="006947E8"/>
    <w:rsid w:val="006962D6"/>
    <w:rsid w:val="00697371"/>
    <w:rsid w:val="006A229E"/>
    <w:rsid w:val="006A23CA"/>
    <w:rsid w:val="006A309D"/>
    <w:rsid w:val="006A79C7"/>
    <w:rsid w:val="006B1ACF"/>
    <w:rsid w:val="006B336A"/>
    <w:rsid w:val="006B41E6"/>
    <w:rsid w:val="006B6D3A"/>
    <w:rsid w:val="006B7D9A"/>
    <w:rsid w:val="006C1707"/>
    <w:rsid w:val="006C39EF"/>
    <w:rsid w:val="006D101A"/>
    <w:rsid w:val="006D116F"/>
    <w:rsid w:val="006D1968"/>
    <w:rsid w:val="006D1BCE"/>
    <w:rsid w:val="006D329B"/>
    <w:rsid w:val="006D4B3E"/>
    <w:rsid w:val="006D652C"/>
    <w:rsid w:val="006E13BD"/>
    <w:rsid w:val="006E2BD6"/>
    <w:rsid w:val="006E4133"/>
    <w:rsid w:val="006E59DB"/>
    <w:rsid w:val="006F1544"/>
    <w:rsid w:val="006F236D"/>
    <w:rsid w:val="007018A2"/>
    <w:rsid w:val="00702A90"/>
    <w:rsid w:val="0070442B"/>
    <w:rsid w:val="0071126D"/>
    <w:rsid w:val="00713187"/>
    <w:rsid w:val="00720122"/>
    <w:rsid w:val="0072084D"/>
    <w:rsid w:val="007208BA"/>
    <w:rsid w:val="00721D5C"/>
    <w:rsid w:val="00724288"/>
    <w:rsid w:val="00724EA6"/>
    <w:rsid w:val="007250E4"/>
    <w:rsid w:val="0073014F"/>
    <w:rsid w:val="00734152"/>
    <w:rsid w:val="00736182"/>
    <w:rsid w:val="00740259"/>
    <w:rsid w:val="00740F01"/>
    <w:rsid w:val="00757DD2"/>
    <w:rsid w:val="00757FEB"/>
    <w:rsid w:val="0076089B"/>
    <w:rsid w:val="007633E5"/>
    <w:rsid w:val="007652A2"/>
    <w:rsid w:val="00765C53"/>
    <w:rsid w:val="007672FC"/>
    <w:rsid w:val="00772BC4"/>
    <w:rsid w:val="00775AC4"/>
    <w:rsid w:val="00776DEA"/>
    <w:rsid w:val="0078132F"/>
    <w:rsid w:val="007835D7"/>
    <w:rsid w:val="007850E8"/>
    <w:rsid w:val="007858FD"/>
    <w:rsid w:val="00792725"/>
    <w:rsid w:val="00794BF9"/>
    <w:rsid w:val="00796035"/>
    <w:rsid w:val="0079689B"/>
    <w:rsid w:val="007A5EE0"/>
    <w:rsid w:val="007C78AF"/>
    <w:rsid w:val="007D0DB3"/>
    <w:rsid w:val="007D1DC5"/>
    <w:rsid w:val="007D3F7F"/>
    <w:rsid w:val="007D418B"/>
    <w:rsid w:val="007D4A6C"/>
    <w:rsid w:val="007D4C31"/>
    <w:rsid w:val="007D6D06"/>
    <w:rsid w:val="007D76B5"/>
    <w:rsid w:val="007E0B7F"/>
    <w:rsid w:val="007E237A"/>
    <w:rsid w:val="007E5CD7"/>
    <w:rsid w:val="007E66F7"/>
    <w:rsid w:val="007F34A4"/>
    <w:rsid w:val="007F4CB7"/>
    <w:rsid w:val="007F7B2F"/>
    <w:rsid w:val="008042F9"/>
    <w:rsid w:val="008044F9"/>
    <w:rsid w:val="0080737D"/>
    <w:rsid w:val="00807766"/>
    <w:rsid w:val="008101A1"/>
    <w:rsid w:val="00811528"/>
    <w:rsid w:val="00813358"/>
    <w:rsid w:val="00815132"/>
    <w:rsid w:val="00816FC8"/>
    <w:rsid w:val="00821CD0"/>
    <w:rsid w:val="00822888"/>
    <w:rsid w:val="00824D31"/>
    <w:rsid w:val="00825548"/>
    <w:rsid w:val="008257EA"/>
    <w:rsid w:val="00830BF9"/>
    <w:rsid w:val="00830F8E"/>
    <w:rsid w:val="00833FE4"/>
    <w:rsid w:val="00835A94"/>
    <w:rsid w:val="00835D8F"/>
    <w:rsid w:val="00835E45"/>
    <w:rsid w:val="0083758F"/>
    <w:rsid w:val="00840304"/>
    <w:rsid w:val="008476C1"/>
    <w:rsid w:val="00852F49"/>
    <w:rsid w:val="00854313"/>
    <w:rsid w:val="008543CE"/>
    <w:rsid w:val="00855335"/>
    <w:rsid w:val="0085549E"/>
    <w:rsid w:val="00855D54"/>
    <w:rsid w:val="008568CF"/>
    <w:rsid w:val="00857846"/>
    <w:rsid w:val="00860F46"/>
    <w:rsid w:val="00865D77"/>
    <w:rsid w:val="00867017"/>
    <w:rsid w:val="0086786F"/>
    <w:rsid w:val="0087039A"/>
    <w:rsid w:val="008723BB"/>
    <w:rsid w:val="0087330E"/>
    <w:rsid w:val="00876A9B"/>
    <w:rsid w:val="00877A2B"/>
    <w:rsid w:val="00881017"/>
    <w:rsid w:val="00884869"/>
    <w:rsid w:val="00885E32"/>
    <w:rsid w:val="0088788F"/>
    <w:rsid w:val="00890C25"/>
    <w:rsid w:val="00893147"/>
    <w:rsid w:val="00893178"/>
    <w:rsid w:val="00894455"/>
    <w:rsid w:val="00895B94"/>
    <w:rsid w:val="008A34B0"/>
    <w:rsid w:val="008A4091"/>
    <w:rsid w:val="008B455E"/>
    <w:rsid w:val="008C1F52"/>
    <w:rsid w:val="008C517E"/>
    <w:rsid w:val="008D6781"/>
    <w:rsid w:val="008D7755"/>
    <w:rsid w:val="008D783E"/>
    <w:rsid w:val="008D797D"/>
    <w:rsid w:val="008E22B8"/>
    <w:rsid w:val="008E255F"/>
    <w:rsid w:val="008E347F"/>
    <w:rsid w:val="008F00C5"/>
    <w:rsid w:val="008F15BF"/>
    <w:rsid w:val="008F2CA6"/>
    <w:rsid w:val="009008E8"/>
    <w:rsid w:val="00902567"/>
    <w:rsid w:val="00903F9C"/>
    <w:rsid w:val="00904F3F"/>
    <w:rsid w:val="00910CFC"/>
    <w:rsid w:val="00913844"/>
    <w:rsid w:val="00914200"/>
    <w:rsid w:val="00915338"/>
    <w:rsid w:val="0091637C"/>
    <w:rsid w:val="00920BF2"/>
    <w:rsid w:val="009214DC"/>
    <w:rsid w:val="0092307E"/>
    <w:rsid w:val="0092333C"/>
    <w:rsid w:val="0093209E"/>
    <w:rsid w:val="00933972"/>
    <w:rsid w:val="00935A2A"/>
    <w:rsid w:val="00935B07"/>
    <w:rsid w:val="00937307"/>
    <w:rsid w:val="00945553"/>
    <w:rsid w:val="0094604B"/>
    <w:rsid w:val="00952A4D"/>
    <w:rsid w:val="00954574"/>
    <w:rsid w:val="0095492D"/>
    <w:rsid w:val="009575B4"/>
    <w:rsid w:val="00960DF9"/>
    <w:rsid w:val="00961A27"/>
    <w:rsid w:val="009649BF"/>
    <w:rsid w:val="00971A1B"/>
    <w:rsid w:val="00972E62"/>
    <w:rsid w:val="009736FC"/>
    <w:rsid w:val="00976FC2"/>
    <w:rsid w:val="009804E4"/>
    <w:rsid w:val="00980CED"/>
    <w:rsid w:val="00981F1D"/>
    <w:rsid w:val="00983B16"/>
    <w:rsid w:val="0098763B"/>
    <w:rsid w:val="00990C77"/>
    <w:rsid w:val="0099341E"/>
    <w:rsid w:val="0099411C"/>
    <w:rsid w:val="009941A6"/>
    <w:rsid w:val="009960DE"/>
    <w:rsid w:val="009A16C2"/>
    <w:rsid w:val="009A2080"/>
    <w:rsid w:val="009A2A40"/>
    <w:rsid w:val="009A4927"/>
    <w:rsid w:val="009A4CD4"/>
    <w:rsid w:val="009A4DF5"/>
    <w:rsid w:val="009B13B0"/>
    <w:rsid w:val="009B2EC5"/>
    <w:rsid w:val="009B3D1B"/>
    <w:rsid w:val="009B6EAB"/>
    <w:rsid w:val="009C01E4"/>
    <w:rsid w:val="009C1C11"/>
    <w:rsid w:val="009C20B6"/>
    <w:rsid w:val="009C66DB"/>
    <w:rsid w:val="009D26B5"/>
    <w:rsid w:val="009D2A40"/>
    <w:rsid w:val="009D574A"/>
    <w:rsid w:val="009E0CAA"/>
    <w:rsid w:val="009E2115"/>
    <w:rsid w:val="009E42CD"/>
    <w:rsid w:val="009E65C5"/>
    <w:rsid w:val="009F1F55"/>
    <w:rsid w:val="009F35AF"/>
    <w:rsid w:val="009F5081"/>
    <w:rsid w:val="009F558C"/>
    <w:rsid w:val="009F6245"/>
    <w:rsid w:val="009F7D27"/>
    <w:rsid w:val="00A02E73"/>
    <w:rsid w:val="00A13542"/>
    <w:rsid w:val="00A23148"/>
    <w:rsid w:val="00A31149"/>
    <w:rsid w:val="00A31358"/>
    <w:rsid w:val="00A33658"/>
    <w:rsid w:val="00A33B8C"/>
    <w:rsid w:val="00A35D7C"/>
    <w:rsid w:val="00A3602D"/>
    <w:rsid w:val="00A36B8D"/>
    <w:rsid w:val="00A37E13"/>
    <w:rsid w:val="00A459D5"/>
    <w:rsid w:val="00A50D43"/>
    <w:rsid w:val="00A51278"/>
    <w:rsid w:val="00A5615B"/>
    <w:rsid w:val="00A562A0"/>
    <w:rsid w:val="00A56482"/>
    <w:rsid w:val="00A56E28"/>
    <w:rsid w:val="00A576DA"/>
    <w:rsid w:val="00A6117B"/>
    <w:rsid w:val="00A654AC"/>
    <w:rsid w:val="00A65C5B"/>
    <w:rsid w:val="00A66355"/>
    <w:rsid w:val="00A66B68"/>
    <w:rsid w:val="00A7255D"/>
    <w:rsid w:val="00A73317"/>
    <w:rsid w:val="00A73986"/>
    <w:rsid w:val="00A73DF0"/>
    <w:rsid w:val="00A746FE"/>
    <w:rsid w:val="00A75F8D"/>
    <w:rsid w:val="00A819FE"/>
    <w:rsid w:val="00A840DD"/>
    <w:rsid w:val="00A86A8E"/>
    <w:rsid w:val="00A901E9"/>
    <w:rsid w:val="00A9171F"/>
    <w:rsid w:val="00AA1D06"/>
    <w:rsid w:val="00AA2D35"/>
    <w:rsid w:val="00AA2E78"/>
    <w:rsid w:val="00AA38D4"/>
    <w:rsid w:val="00AA3E8B"/>
    <w:rsid w:val="00AA475A"/>
    <w:rsid w:val="00AA5EDD"/>
    <w:rsid w:val="00AA6143"/>
    <w:rsid w:val="00AA7010"/>
    <w:rsid w:val="00AB05A7"/>
    <w:rsid w:val="00AB4222"/>
    <w:rsid w:val="00AB4FF6"/>
    <w:rsid w:val="00AB61EB"/>
    <w:rsid w:val="00AB6E83"/>
    <w:rsid w:val="00AB7B0E"/>
    <w:rsid w:val="00AC0235"/>
    <w:rsid w:val="00AC0D6D"/>
    <w:rsid w:val="00AC4717"/>
    <w:rsid w:val="00AD024F"/>
    <w:rsid w:val="00AD1505"/>
    <w:rsid w:val="00AD63CA"/>
    <w:rsid w:val="00AD7465"/>
    <w:rsid w:val="00AE2D56"/>
    <w:rsid w:val="00AE3659"/>
    <w:rsid w:val="00AE3C99"/>
    <w:rsid w:val="00AE46D3"/>
    <w:rsid w:val="00AE4C1A"/>
    <w:rsid w:val="00AF01B4"/>
    <w:rsid w:val="00AF19DE"/>
    <w:rsid w:val="00AF4D17"/>
    <w:rsid w:val="00AF563C"/>
    <w:rsid w:val="00AF58FC"/>
    <w:rsid w:val="00AF7B8A"/>
    <w:rsid w:val="00B016BA"/>
    <w:rsid w:val="00B01B49"/>
    <w:rsid w:val="00B023EE"/>
    <w:rsid w:val="00B03EBD"/>
    <w:rsid w:val="00B041B6"/>
    <w:rsid w:val="00B04F8E"/>
    <w:rsid w:val="00B05B7F"/>
    <w:rsid w:val="00B05E67"/>
    <w:rsid w:val="00B10B96"/>
    <w:rsid w:val="00B1369E"/>
    <w:rsid w:val="00B15812"/>
    <w:rsid w:val="00B31503"/>
    <w:rsid w:val="00B351E7"/>
    <w:rsid w:val="00B377E3"/>
    <w:rsid w:val="00B427C8"/>
    <w:rsid w:val="00B42E06"/>
    <w:rsid w:val="00B43484"/>
    <w:rsid w:val="00B4488E"/>
    <w:rsid w:val="00B46AE0"/>
    <w:rsid w:val="00B470E4"/>
    <w:rsid w:val="00B47A3B"/>
    <w:rsid w:val="00B47A67"/>
    <w:rsid w:val="00B500E6"/>
    <w:rsid w:val="00B51ACB"/>
    <w:rsid w:val="00B5252B"/>
    <w:rsid w:val="00B52CA7"/>
    <w:rsid w:val="00B53309"/>
    <w:rsid w:val="00B53EA2"/>
    <w:rsid w:val="00B5426A"/>
    <w:rsid w:val="00B56D11"/>
    <w:rsid w:val="00B578B7"/>
    <w:rsid w:val="00B57D6D"/>
    <w:rsid w:val="00B72DAB"/>
    <w:rsid w:val="00B74210"/>
    <w:rsid w:val="00B743F2"/>
    <w:rsid w:val="00B74FE2"/>
    <w:rsid w:val="00B76F2F"/>
    <w:rsid w:val="00B86A59"/>
    <w:rsid w:val="00B87CFD"/>
    <w:rsid w:val="00B91A59"/>
    <w:rsid w:val="00B91DA0"/>
    <w:rsid w:val="00B92E7D"/>
    <w:rsid w:val="00B94022"/>
    <w:rsid w:val="00BA024C"/>
    <w:rsid w:val="00BA1805"/>
    <w:rsid w:val="00BA2279"/>
    <w:rsid w:val="00BA279F"/>
    <w:rsid w:val="00BA298E"/>
    <w:rsid w:val="00BA3222"/>
    <w:rsid w:val="00BA593F"/>
    <w:rsid w:val="00BA7634"/>
    <w:rsid w:val="00BB5C77"/>
    <w:rsid w:val="00BC36AA"/>
    <w:rsid w:val="00BC3D27"/>
    <w:rsid w:val="00BC5AB8"/>
    <w:rsid w:val="00BD1E85"/>
    <w:rsid w:val="00BD3CCA"/>
    <w:rsid w:val="00BD58D3"/>
    <w:rsid w:val="00BE1B24"/>
    <w:rsid w:val="00BE1CA7"/>
    <w:rsid w:val="00BE748E"/>
    <w:rsid w:val="00BF13D5"/>
    <w:rsid w:val="00BF3BA5"/>
    <w:rsid w:val="00BF41CA"/>
    <w:rsid w:val="00BF5541"/>
    <w:rsid w:val="00BF7017"/>
    <w:rsid w:val="00BF721F"/>
    <w:rsid w:val="00C0074D"/>
    <w:rsid w:val="00C01156"/>
    <w:rsid w:val="00C03868"/>
    <w:rsid w:val="00C059EF"/>
    <w:rsid w:val="00C1414F"/>
    <w:rsid w:val="00C15CF7"/>
    <w:rsid w:val="00C16C00"/>
    <w:rsid w:val="00C17923"/>
    <w:rsid w:val="00C243B0"/>
    <w:rsid w:val="00C2517D"/>
    <w:rsid w:val="00C25346"/>
    <w:rsid w:val="00C31BA4"/>
    <w:rsid w:val="00C34C5E"/>
    <w:rsid w:val="00C41334"/>
    <w:rsid w:val="00C41441"/>
    <w:rsid w:val="00C41BDA"/>
    <w:rsid w:val="00C42BEB"/>
    <w:rsid w:val="00C42D01"/>
    <w:rsid w:val="00C46AA2"/>
    <w:rsid w:val="00C50DFB"/>
    <w:rsid w:val="00C50E8F"/>
    <w:rsid w:val="00C518A7"/>
    <w:rsid w:val="00C552A7"/>
    <w:rsid w:val="00C570AB"/>
    <w:rsid w:val="00C571E7"/>
    <w:rsid w:val="00C575B7"/>
    <w:rsid w:val="00C62BB0"/>
    <w:rsid w:val="00C712F0"/>
    <w:rsid w:val="00C742FB"/>
    <w:rsid w:val="00C75F21"/>
    <w:rsid w:val="00C7602B"/>
    <w:rsid w:val="00C8183C"/>
    <w:rsid w:val="00C8366C"/>
    <w:rsid w:val="00C843DF"/>
    <w:rsid w:val="00C84926"/>
    <w:rsid w:val="00C84F05"/>
    <w:rsid w:val="00C85F3F"/>
    <w:rsid w:val="00C8728E"/>
    <w:rsid w:val="00C8740F"/>
    <w:rsid w:val="00C90B29"/>
    <w:rsid w:val="00C91116"/>
    <w:rsid w:val="00C915AB"/>
    <w:rsid w:val="00C93541"/>
    <w:rsid w:val="00C957CE"/>
    <w:rsid w:val="00C96955"/>
    <w:rsid w:val="00C97B66"/>
    <w:rsid w:val="00CA1669"/>
    <w:rsid w:val="00CA42AC"/>
    <w:rsid w:val="00CA4B0C"/>
    <w:rsid w:val="00CA566F"/>
    <w:rsid w:val="00CA6E93"/>
    <w:rsid w:val="00CB1162"/>
    <w:rsid w:val="00CB4466"/>
    <w:rsid w:val="00CB44AF"/>
    <w:rsid w:val="00CB7B21"/>
    <w:rsid w:val="00CB7E99"/>
    <w:rsid w:val="00CC2A7C"/>
    <w:rsid w:val="00CC365D"/>
    <w:rsid w:val="00CD118C"/>
    <w:rsid w:val="00CD2DF0"/>
    <w:rsid w:val="00CD39D7"/>
    <w:rsid w:val="00CD4688"/>
    <w:rsid w:val="00CD497C"/>
    <w:rsid w:val="00CD4F53"/>
    <w:rsid w:val="00CD561B"/>
    <w:rsid w:val="00CE055C"/>
    <w:rsid w:val="00CF500A"/>
    <w:rsid w:val="00CF786B"/>
    <w:rsid w:val="00D00C2E"/>
    <w:rsid w:val="00D00C4A"/>
    <w:rsid w:val="00D023F9"/>
    <w:rsid w:val="00D079D2"/>
    <w:rsid w:val="00D07D87"/>
    <w:rsid w:val="00D12297"/>
    <w:rsid w:val="00D15102"/>
    <w:rsid w:val="00D165CB"/>
    <w:rsid w:val="00D16B6E"/>
    <w:rsid w:val="00D17028"/>
    <w:rsid w:val="00D2055A"/>
    <w:rsid w:val="00D22E2A"/>
    <w:rsid w:val="00D234B7"/>
    <w:rsid w:val="00D250E0"/>
    <w:rsid w:val="00D2705F"/>
    <w:rsid w:val="00D27F25"/>
    <w:rsid w:val="00D334AB"/>
    <w:rsid w:val="00D36AB3"/>
    <w:rsid w:val="00D41802"/>
    <w:rsid w:val="00D434CC"/>
    <w:rsid w:val="00D51337"/>
    <w:rsid w:val="00D54D75"/>
    <w:rsid w:val="00D55B78"/>
    <w:rsid w:val="00D57042"/>
    <w:rsid w:val="00D61E48"/>
    <w:rsid w:val="00D6248C"/>
    <w:rsid w:val="00D63AA0"/>
    <w:rsid w:val="00D6462D"/>
    <w:rsid w:val="00D65648"/>
    <w:rsid w:val="00D66A59"/>
    <w:rsid w:val="00D71950"/>
    <w:rsid w:val="00D72AA6"/>
    <w:rsid w:val="00D73347"/>
    <w:rsid w:val="00D744F0"/>
    <w:rsid w:val="00D7473D"/>
    <w:rsid w:val="00D82359"/>
    <w:rsid w:val="00D9079E"/>
    <w:rsid w:val="00D908EC"/>
    <w:rsid w:val="00D90FC9"/>
    <w:rsid w:val="00D9477A"/>
    <w:rsid w:val="00D967B2"/>
    <w:rsid w:val="00D97490"/>
    <w:rsid w:val="00DA0CA4"/>
    <w:rsid w:val="00DA1D54"/>
    <w:rsid w:val="00DA22DA"/>
    <w:rsid w:val="00DA5A36"/>
    <w:rsid w:val="00DA609C"/>
    <w:rsid w:val="00DB1AAD"/>
    <w:rsid w:val="00DB61EA"/>
    <w:rsid w:val="00DB76C4"/>
    <w:rsid w:val="00DC285E"/>
    <w:rsid w:val="00DC4768"/>
    <w:rsid w:val="00DC5645"/>
    <w:rsid w:val="00DD4382"/>
    <w:rsid w:val="00DD5014"/>
    <w:rsid w:val="00DE2049"/>
    <w:rsid w:val="00DE3913"/>
    <w:rsid w:val="00DF0E4B"/>
    <w:rsid w:val="00DF287D"/>
    <w:rsid w:val="00DF2B01"/>
    <w:rsid w:val="00DF4012"/>
    <w:rsid w:val="00DF4A77"/>
    <w:rsid w:val="00E00010"/>
    <w:rsid w:val="00E01536"/>
    <w:rsid w:val="00E1286B"/>
    <w:rsid w:val="00E16D1B"/>
    <w:rsid w:val="00E209BF"/>
    <w:rsid w:val="00E21718"/>
    <w:rsid w:val="00E26E37"/>
    <w:rsid w:val="00E33104"/>
    <w:rsid w:val="00E34597"/>
    <w:rsid w:val="00E34986"/>
    <w:rsid w:val="00E3567E"/>
    <w:rsid w:val="00E43847"/>
    <w:rsid w:val="00E4486D"/>
    <w:rsid w:val="00E4523C"/>
    <w:rsid w:val="00E524E1"/>
    <w:rsid w:val="00E526F8"/>
    <w:rsid w:val="00E529AD"/>
    <w:rsid w:val="00E53A87"/>
    <w:rsid w:val="00E544CD"/>
    <w:rsid w:val="00E56AC9"/>
    <w:rsid w:val="00E57085"/>
    <w:rsid w:val="00E57AFB"/>
    <w:rsid w:val="00E61F5B"/>
    <w:rsid w:val="00E620EC"/>
    <w:rsid w:val="00E6464F"/>
    <w:rsid w:val="00E66088"/>
    <w:rsid w:val="00E701FF"/>
    <w:rsid w:val="00E7022A"/>
    <w:rsid w:val="00E70F1F"/>
    <w:rsid w:val="00E71632"/>
    <w:rsid w:val="00E75BFE"/>
    <w:rsid w:val="00E7604C"/>
    <w:rsid w:val="00E77AA7"/>
    <w:rsid w:val="00E808C2"/>
    <w:rsid w:val="00E84D31"/>
    <w:rsid w:val="00E875B3"/>
    <w:rsid w:val="00E91E78"/>
    <w:rsid w:val="00E94F6A"/>
    <w:rsid w:val="00E9761C"/>
    <w:rsid w:val="00EA11E5"/>
    <w:rsid w:val="00EA19A6"/>
    <w:rsid w:val="00EA38B3"/>
    <w:rsid w:val="00EA58AB"/>
    <w:rsid w:val="00EB0E6D"/>
    <w:rsid w:val="00EB0EAC"/>
    <w:rsid w:val="00EB6551"/>
    <w:rsid w:val="00EC1B78"/>
    <w:rsid w:val="00EC3823"/>
    <w:rsid w:val="00EC5A64"/>
    <w:rsid w:val="00EC6740"/>
    <w:rsid w:val="00ED0920"/>
    <w:rsid w:val="00ED0F84"/>
    <w:rsid w:val="00EE28CB"/>
    <w:rsid w:val="00EE5D9F"/>
    <w:rsid w:val="00EE716C"/>
    <w:rsid w:val="00EF1C11"/>
    <w:rsid w:val="00F0191A"/>
    <w:rsid w:val="00F01BA3"/>
    <w:rsid w:val="00F05C66"/>
    <w:rsid w:val="00F06FC6"/>
    <w:rsid w:val="00F07F41"/>
    <w:rsid w:val="00F10E72"/>
    <w:rsid w:val="00F120F4"/>
    <w:rsid w:val="00F17533"/>
    <w:rsid w:val="00F20E12"/>
    <w:rsid w:val="00F21B5D"/>
    <w:rsid w:val="00F3117A"/>
    <w:rsid w:val="00F31E23"/>
    <w:rsid w:val="00F36C09"/>
    <w:rsid w:val="00F42995"/>
    <w:rsid w:val="00F42E7D"/>
    <w:rsid w:val="00F4495E"/>
    <w:rsid w:val="00F470B5"/>
    <w:rsid w:val="00F47106"/>
    <w:rsid w:val="00F47234"/>
    <w:rsid w:val="00F47B21"/>
    <w:rsid w:val="00F47D22"/>
    <w:rsid w:val="00F51A77"/>
    <w:rsid w:val="00F51D16"/>
    <w:rsid w:val="00F52FB5"/>
    <w:rsid w:val="00F57551"/>
    <w:rsid w:val="00F60DEB"/>
    <w:rsid w:val="00F6231B"/>
    <w:rsid w:val="00F63A1A"/>
    <w:rsid w:val="00F6447C"/>
    <w:rsid w:val="00F66E3D"/>
    <w:rsid w:val="00F67872"/>
    <w:rsid w:val="00F70264"/>
    <w:rsid w:val="00F711A7"/>
    <w:rsid w:val="00F72833"/>
    <w:rsid w:val="00F775E9"/>
    <w:rsid w:val="00F8273B"/>
    <w:rsid w:val="00F9020E"/>
    <w:rsid w:val="00F936EB"/>
    <w:rsid w:val="00F93E0C"/>
    <w:rsid w:val="00F94A22"/>
    <w:rsid w:val="00FA2219"/>
    <w:rsid w:val="00FA2775"/>
    <w:rsid w:val="00FA58D2"/>
    <w:rsid w:val="00FB0F06"/>
    <w:rsid w:val="00FB1FAA"/>
    <w:rsid w:val="00FB773E"/>
    <w:rsid w:val="00FB7DE7"/>
    <w:rsid w:val="00FC233F"/>
    <w:rsid w:val="00FC7834"/>
    <w:rsid w:val="00FC7B10"/>
    <w:rsid w:val="00FD5B5D"/>
    <w:rsid w:val="00FE42B7"/>
    <w:rsid w:val="00FE53C4"/>
    <w:rsid w:val="00FE6885"/>
    <w:rsid w:val="00FE70CE"/>
    <w:rsid w:val="00FE70D8"/>
    <w:rsid w:val="00FF1F8B"/>
    <w:rsid w:val="00FF5FA8"/>
    <w:rsid w:val="00FF6A05"/>
    <w:rsid w:val="00FF70E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BAEA1C5"/>
  <w15:docId w15:val="{522E1246-79D4-4A45-93AB-174F7940A0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74210"/>
    <w:pPr>
      <w:widowControl w:val="0"/>
      <w:wordWrap w:val="0"/>
      <w:autoSpaceDE w:val="0"/>
      <w:autoSpaceDN w:val="0"/>
    </w:pPr>
  </w:style>
  <w:style w:type="paragraph" w:styleId="10">
    <w:name w:val="heading 1"/>
    <w:basedOn w:val="a"/>
    <w:next w:val="a"/>
    <w:link w:val="1Char"/>
    <w:uiPriority w:val="9"/>
    <w:qFormat/>
    <w:rsid w:val="0086786F"/>
    <w:pPr>
      <w:keepNext/>
      <w:keepLines/>
      <w:widowControl/>
      <w:tabs>
        <w:tab w:val="left" w:pos="400"/>
      </w:tabs>
      <w:snapToGrid w:val="0"/>
      <w:spacing w:before="360" w:after="200" w:line="288" w:lineRule="auto"/>
      <w:ind w:left="400" w:hanging="400"/>
      <w:jc w:val="left"/>
      <w:outlineLvl w:val="0"/>
      <w:pPrChange w:id="0" w:author="김은수" w:date="2026-09-30T15:44:00Z">
        <w:pPr>
          <w:keepNext/>
          <w:widowControl w:val="0"/>
          <w:wordWrap w:val="0"/>
          <w:autoSpaceDE w:val="0"/>
          <w:autoSpaceDN w:val="0"/>
          <w:spacing w:after="160" w:line="259" w:lineRule="auto"/>
          <w:jc w:val="both"/>
          <w:outlineLvl w:val="0"/>
        </w:pPr>
      </w:pPrChange>
    </w:pPr>
    <w:rPr>
      <w:rFonts w:ascii="맑은 고딕" w:eastAsia="맑은 고딕" w:hAnsi="맑은 고딕" w:cs="맑은 고딕"/>
      <w:b/>
      <w:bCs/>
      <w:color w:val="000000"/>
      <w:sz w:val="28"/>
      <w:szCs w:val="28"/>
      <w:rPrChange w:id="0" w:author="김은수" w:date="2026-09-30T15:44:00Z">
        <w:rPr>
          <w:rFonts w:asciiTheme="majorHAnsi" w:eastAsiaTheme="majorEastAsia" w:hAnsiTheme="majorHAnsi" w:cstheme="majorBidi"/>
          <w:kern w:val="2"/>
          <w:sz w:val="28"/>
          <w:szCs w:val="28"/>
          <w:lang w:val="en-US" w:eastAsia="ko-KR" w:bidi="ar-SA"/>
        </w:rPr>
      </w:rPrChange>
    </w:rPr>
  </w:style>
  <w:style w:type="paragraph" w:styleId="2">
    <w:name w:val="heading 2"/>
    <w:basedOn w:val="a"/>
    <w:next w:val="a"/>
    <w:link w:val="2Char"/>
    <w:uiPriority w:val="9"/>
    <w:unhideWhenUsed/>
    <w:qFormat/>
    <w:rsid w:val="0086786F"/>
    <w:pPr>
      <w:keepNext/>
      <w:keepLines/>
      <w:widowControl/>
      <w:tabs>
        <w:tab w:val="left" w:pos="650"/>
      </w:tabs>
      <w:snapToGrid w:val="0"/>
      <w:spacing w:before="320" w:line="288" w:lineRule="auto"/>
      <w:ind w:left="650" w:hanging="565"/>
      <w:jc w:val="left"/>
      <w:outlineLvl w:val="1"/>
      <w:pPrChange w:id="1" w:author="김은수" w:date="2026-09-30T15:44:00Z">
        <w:pPr>
          <w:keepNext/>
          <w:widowControl w:val="0"/>
          <w:wordWrap w:val="0"/>
          <w:autoSpaceDE w:val="0"/>
          <w:autoSpaceDN w:val="0"/>
          <w:spacing w:after="160" w:line="259" w:lineRule="auto"/>
          <w:jc w:val="both"/>
          <w:outlineLvl w:val="1"/>
        </w:pPr>
      </w:pPrChange>
    </w:pPr>
    <w:rPr>
      <w:rFonts w:ascii="맑은 고딕" w:eastAsia="맑은 고딕" w:hAnsi="맑은 고딕" w:cs="맑은 고딕"/>
      <w:b/>
      <w:bCs/>
      <w:color w:val="000000"/>
      <w:sz w:val="25"/>
      <w:szCs w:val="25"/>
      <w:rPrChange w:id="1" w:author="김은수" w:date="2026-09-30T15:44:00Z">
        <w:rPr>
          <w:rFonts w:asciiTheme="majorHAnsi" w:eastAsiaTheme="majorEastAsia" w:hAnsiTheme="majorHAnsi" w:cstheme="majorBidi"/>
          <w:kern w:val="2"/>
          <w:szCs w:val="22"/>
          <w:lang w:val="en-US" w:eastAsia="ko-KR" w:bidi="ar-SA"/>
        </w:rPr>
      </w:rPrChange>
    </w:rPr>
  </w:style>
  <w:style w:type="paragraph" w:styleId="3">
    <w:name w:val="heading 3"/>
    <w:basedOn w:val="a"/>
    <w:next w:val="a"/>
    <w:link w:val="3Char"/>
    <w:uiPriority w:val="9"/>
    <w:unhideWhenUsed/>
    <w:qFormat/>
    <w:rsid w:val="0086786F"/>
    <w:pPr>
      <w:keepNext/>
      <w:keepLines/>
      <w:widowControl/>
      <w:tabs>
        <w:tab w:val="left" w:pos="900"/>
      </w:tabs>
      <w:snapToGrid w:val="0"/>
      <w:spacing w:before="240" w:after="140" w:line="288" w:lineRule="auto"/>
      <w:ind w:left="900" w:hanging="730"/>
      <w:jc w:val="left"/>
      <w:outlineLvl w:val="2"/>
      <w:pPrChange w:id="2" w:author="김은수" w:date="2026-09-30T15:44:00Z">
        <w:pPr>
          <w:keepNext/>
          <w:widowControl w:val="0"/>
          <w:wordWrap w:val="0"/>
          <w:autoSpaceDE w:val="0"/>
          <w:autoSpaceDN w:val="0"/>
          <w:spacing w:after="160" w:line="259" w:lineRule="auto"/>
          <w:ind w:leftChars="300" w:left="300" w:hangingChars="200" w:hanging="2000"/>
          <w:jc w:val="both"/>
          <w:outlineLvl w:val="2"/>
        </w:pPr>
      </w:pPrChange>
    </w:pPr>
    <w:rPr>
      <w:rFonts w:ascii="맑은 고딕" w:eastAsia="맑은 고딕" w:hAnsi="맑은 고딕" w:cs="맑은 고딕"/>
      <w:b/>
      <w:bCs/>
      <w:color w:val="000000"/>
      <w:sz w:val="23"/>
      <w:szCs w:val="23"/>
      <w:rPrChange w:id="2" w:author="김은수" w:date="2026-09-30T15:44:00Z">
        <w:rPr>
          <w:rFonts w:asciiTheme="majorHAnsi" w:eastAsiaTheme="majorEastAsia" w:hAnsiTheme="majorHAnsi" w:cstheme="majorBidi"/>
          <w:kern w:val="2"/>
          <w:szCs w:val="22"/>
          <w:lang w:val="en-US" w:eastAsia="ko-KR" w:bidi="ar-SA"/>
        </w:rPr>
      </w:rPrChange>
    </w:rPr>
  </w:style>
  <w:style w:type="paragraph" w:styleId="4">
    <w:name w:val="heading 4"/>
    <w:basedOn w:val="a"/>
    <w:next w:val="a"/>
    <w:link w:val="4Char"/>
    <w:uiPriority w:val="9"/>
    <w:unhideWhenUsed/>
    <w:qFormat/>
    <w:rsid w:val="0086786F"/>
    <w:pPr>
      <w:keepNext/>
      <w:keepLines/>
      <w:widowControl/>
      <w:tabs>
        <w:tab w:val="left" w:pos="1245"/>
      </w:tabs>
      <w:snapToGrid w:val="0"/>
      <w:spacing w:before="320" w:after="140" w:line="288" w:lineRule="auto"/>
      <w:ind w:left="1245" w:hanging="990"/>
      <w:jc w:val="left"/>
      <w:outlineLvl w:val="3"/>
      <w:pPrChange w:id="3" w:author="김은수" w:date="2026-09-30T15:44:00Z">
        <w:pPr>
          <w:keepNext/>
          <w:widowControl w:val="0"/>
          <w:wordWrap w:val="0"/>
          <w:autoSpaceDE w:val="0"/>
          <w:autoSpaceDN w:val="0"/>
          <w:spacing w:after="160" w:line="259" w:lineRule="auto"/>
          <w:ind w:leftChars="400" w:left="400" w:hangingChars="200" w:hanging="2000"/>
          <w:jc w:val="both"/>
          <w:outlineLvl w:val="3"/>
        </w:pPr>
      </w:pPrChange>
    </w:pPr>
    <w:rPr>
      <w:rFonts w:ascii="맑은 고딕" w:eastAsia="맑은 고딕" w:hAnsi="맑은 고딕" w:cs="맑은 고딕"/>
      <w:b/>
      <w:bCs/>
      <w:color w:val="000000"/>
      <w:sz w:val="22"/>
      <w:rPrChange w:id="3" w:author="김은수" w:date="2026-09-30T15:44:00Z">
        <w:rPr>
          <w:rFonts w:asciiTheme="minorHAnsi" w:eastAsiaTheme="minorEastAsia" w:hAnsiTheme="minorHAnsi" w:cstheme="minorBidi"/>
          <w:bCs/>
          <w:kern w:val="2"/>
          <w:szCs w:val="22"/>
          <w:lang w:val="en-US" w:eastAsia="ko-KR" w:bidi="ar-SA"/>
        </w:rPr>
      </w:rPrChange>
    </w:rPr>
  </w:style>
  <w:style w:type="paragraph" w:styleId="5">
    <w:name w:val="heading 5"/>
    <w:basedOn w:val="a"/>
    <w:next w:val="a"/>
    <w:link w:val="5Char"/>
    <w:uiPriority w:val="9"/>
    <w:unhideWhenUsed/>
    <w:qFormat/>
    <w:rsid w:val="0086786F"/>
    <w:pPr>
      <w:keepNext/>
      <w:keepLines/>
      <w:widowControl/>
      <w:tabs>
        <w:tab w:val="left" w:pos="1330"/>
      </w:tabs>
      <w:snapToGrid w:val="0"/>
      <w:spacing w:before="240" w:after="120" w:line="288" w:lineRule="auto"/>
      <w:ind w:left="1330" w:hanging="990"/>
      <w:jc w:val="left"/>
      <w:outlineLvl w:val="4"/>
      <w:pPrChange w:id="4" w:author="김은수" w:date="2026-09-30T15:44:00Z">
        <w:pPr>
          <w:keepNext/>
          <w:widowControl w:val="0"/>
          <w:wordWrap w:val="0"/>
          <w:autoSpaceDE w:val="0"/>
          <w:autoSpaceDN w:val="0"/>
          <w:spacing w:after="160" w:line="259" w:lineRule="auto"/>
          <w:ind w:leftChars="500" w:left="500" w:hangingChars="200" w:hanging="2000"/>
          <w:jc w:val="both"/>
          <w:outlineLvl w:val="4"/>
        </w:pPr>
      </w:pPrChange>
    </w:pPr>
    <w:rPr>
      <w:rFonts w:ascii="맑은 고딕" w:eastAsia="맑은 고딕" w:hAnsi="맑은 고딕" w:cs="맑은 고딕"/>
      <w:b/>
      <w:bCs/>
      <w:color w:val="000000"/>
      <w:sz w:val="21"/>
      <w:szCs w:val="21"/>
      <w:rPrChange w:id="4" w:author="김은수" w:date="2026-09-30T15:44:00Z">
        <w:rPr>
          <w:rFonts w:asciiTheme="majorHAnsi" w:eastAsiaTheme="majorEastAsia" w:hAnsiTheme="majorHAnsi" w:cstheme="majorBidi"/>
          <w:kern w:val="2"/>
          <w:szCs w:val="22"/>
          <w:lang w:val="en-US" w:eastAsia="ko-KR" w:bidi="ar-SA"/>
        </w:rPr>
      </w:rPrChange>
    </w:rPr>
  </w:style>
  <w:style w:type="paragraph" w:styleId="6">
    <w:name w:val="heading 6"/>
    <w:basedOn w:val="a"/>
    <w:next w:val="a"/>
    <w:qFormat/>
    <w:pPr>
      <w:keepNext/>
      <w:keepLines/>
      <w:widowControl/>
      <w:tabs>
        <w:tab w:val="left" w:pos="1415"/>
      </w:tabs>
      <w:snapToGrid w:val="0"/>
      <w:spacing w:before="200" w:after="120" w:line="288" w:lineRule="auto"/>
      <w:ind w:left="1415" w:hanging="990"/>
      <w:jc w:val="left"/>
      <w:outlineLvl w:val="5"/>
    </w:pPr>
    <w:rPr>
      <w:rFonts w:ascii="맑은 고딕" w:eastAsia="맑은 고딕" w:hAnsi="맑은 고딕" w:cs="맑은 고딕"/>
      <w:b/>
      <w:bCs/>
      <w:color w:val="000000"/>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3325E9"/>
    <w:pPr>
      <w:tabs>
        <w:tab w:val="center" w:pos="4513"/>
        <w:tab w:val="right" w:pos="9026"/>
      </w:tabs>
      <w:snapToGrid w:val="0"/>
    </w:pPr>
  </w:style>
  <w:style w:type="character" w:customStyle="1" w:styleId="Char">
    <w:name w:val="머리글 Char"/>
    <w:basedOn w:val="a0"/>
    <w:link w:val="a3"/>
    <w:uiPriority w:val="99"/>
    <w:rsid w:val="003325E9"/>
  </w:style>
  <w:style w:type="paragraph" w:styleId="a4">
    <w:name w:val="footer"/>
    <w:basedOn w:val="a"/>
    <w:link w:val="Char0"/>
    <w:uiPriority w:val="99"/>
    <w:unhideWhenUsed/>
    <w:rsid w:val="003325E9"/>
    <w:pPr>
      <w:tabs>
        <w:tab w:val="center" w:pos="4513"/>
        <w:tab w:val="right" w:pos="9026"/>
      </w:tabs>
      <w:snapToGrid w:val="0"/>
    </w:pPr>
  </w:style>
  <w:style w:type="character" w:customStyle="1" w:styleId="Char0">
    <w:name w:val="바닥글 Char"/>
    <w:basedOn w:val="a0"/>
    <w:link w:val="a4"/>
    <w:uiPriority w:val="99"/>
    <w:rsid w:val="003325E9"/>
  </w:style>
  <w:style w:type="table" w:styleId="a5">
    <w:name w:val="Table Grid"/>
    <w:basedOn w:val="a1"/>
    <w:uiPriority w:val="59"/>
    <w:rsid w:val="003325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Balloon Text"/>
    <w:basedOn w:val="a"/>
    <w:link w:val="Char1"/>
    <w:uiPriority w:val="99"/>
    <w:semiHidden/>
    <w:unhideWhenUsed/>
    <w:rsid w:val="003325E9"/>
    <w:pPr>
      <w:spacing w:after="0" w:line="240" w:lineRule="auto"/>
    </w:pPr>
    <w:rPr>
      <w:rFonts w:asciiTheme="majorHAnsi" w:eastAsiaTheme="majorEastAsia" w:hAnsiTheme="majorHAnsi" w:cstheme="majorBidi"/>
      <w:sz w:val="18"/>
      <w:szCs w:val="18"/>
    </w:rPr>
  </w:style>
  <w:style w:type="character" w:customStyle="1" w:styleId="Char1">
    <w:name w:val="풍선 도움말 텍스트 Char"/>
    <w:basedOn w:val="a0"/>
    <w:link w:val="a6"/>
    <w:uiPriority w:val="99"/>
    <w:semiHidden/>
    <w:rsid w:val="003325E9"/>
    <w:rPr>
      <w:rFonts w:asciiTheme="majorHAnsi" w:eastAsiaTheme="majorEastAsia" w:hAnsiTheme="majorHAnsi" w:cstheme="majorBidi"/>
      <w:sz w:val="18"/>
      <w:szCs w:val="18"/>
    </w:rPr>
  </w:style>
  <w:style w:type="character" w:styleId="a7">
    <w:name w:val="line number"/>
    <w:basedOn w:val="a0"/>
    <w:uiPriority w:val="99"/>
    <w:semiHidden/>
    <w:unhideWhenUsed/>
    <w:rsid w:val="00EC1B78"/>
  </w:style>
  <w:style w:type="paragraph" w:styleId="a8">
    <w:name w:val="List Paragraph"/>
    <w:basedOn w:val="a"/>
    <w:uiPriority w:val="34"/>
    <w:qFormat/>
    <w:rsid w:val="00366D61"/>
    <w:pPr>
      <w:ind w:leftChars="400" w:left="800"/>
    </w:pPr>
  </w:style>
  <w:style w:type="table" w:customStyle="1" w:styleId="11">
    <w:name w:val="표 구분선1"/>
    <w:basedOn w:val="a1"/>
    <w:next w:val="a5"/>
    <w:uiPriority w:val="59"/>
    <w:rsid w:val="005C51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9">
    <w:name w:val="바탕글"/>
    <w:basedOn w:val="a"/>
    <w:rsid w:val="0091637C"/>
    <w:pPr>
      <w:snapToGrid w:val="0"/>
      <w:spacing w:after="0" w:line="384" w:lineRule="auto"/>
      <w:textAlignment w:val="baseline"/>
    </w:pPr>
    <w:rPr>
      <w:rFonts w:ascii="바탕" w:eastAsia="굴림" w:hAnsi="굴림" w:cs="굴림"/>
      <w:color w:val="000000"/>
      <w:kern w:val="0"/>
      <w:szCs w:val="20"/>
    </w:rPr>
  </w:style>
  <w:style w:type="character" w:customStyle="1" w:styleId="1Char">
    <w:name w:val="제목 1 Char"/>
    <w:basedOn w:val="a0"/>
    <w:link w:val="10"/>
    <w:uiPriority w:val="9"/>
    <w:rsid w:val="0024589F"/>
    <w:rPr>
      <w:rFonts w:ascii="맑은 고딕" w:eastAsia="맑은 고딕" w:hAnsi="맑은 고딕" w:cs="맑은 고딕"/>
      <w:b/>
      <w:bCs/>
      <w:color w:val="000000"/>
      <w:sz w:val="28"/>
      <w:szCs w:val="28"/>
    </w:rPr>
  </w:style>
  <w:style w:type="numbering" w:customStyle="1" w:styleId="1">
    <w:name w:val="스타일1"/>
    <w:uiPriority w:val="99"/>
    <w:rsid w:val="0024589F"/>
    <w:pPr>
      <w:numPr>
        <w:numId w:val="6"/>
      </w:numPr>
    </w:pPr>
  </w:style>
  <w:style w:type="character" w:customStyle="1" w:styleId="2Char">
    <w:name w:val="제목 2 Char"/>
    <w:basedOn w:val="a0"/>
    <w:link w:val="2"/>
    <w:uiPriority w:val="9"/>
    <w:rsid w:val="0024589F"/>
    <w:rPr>
      <w:rFonts w:ascii="맑은 고딕" w:eastAsia="맑은 고딕" w:hAnsi="맑은 고딕" w:cs="맑은 고딕"/>
      <w:b/>
      <w:bCs/>
      <w:color w:val="000000"/>
      <w:sz w:val="25"/>
      <w:szCs w:val="25"/>
    </w:rPr>
  </w:style>
  <w:style w:type="character" w:customStyle="1" w:styleId="3Char">
    <w:name w:val="제목 3 Char"/>
    <w:basedOn w:val="a0"/>
    <w:link w:val="3"/>
    <w:uiPriority w:val="9"/>
    <w:rsid w:val="00E84D31"/>
    <w:rPr>
      <w:rFonts w:ascii="맑은 고딕" w:eastAsia="맑은 고딕" w:hAnsi="맑은 고딕" w:cs="맑은 고딕"/>
      <w:b/>
      <w:bCs/>
      <w:color w:val="000000"/>
      <w:sz w:val="23"/>
      <w:szCs w:val="23"/>
    </w:rPr>
  </w:style>
  <w:style w:type="paragraph" w:styleId="TOC">
    <w:name w:val="TOC Heading"/>
    <w:basedOn w:val="10"/>
    <w:next w:val="a"/>
    <w:uiPriority w:val="39"/>
    <w:unhideWhenUsed/>
    <w:qFormat/>
    <w:rsid w:val="0086786F"/>
    <w:pPr>
      <w:wordWrap/>
      <w:autoSpaceDE/>
      <w:autoSpaceDN/>
      <w:spacing w:before="240" w:after="0"/>
      <w:outlineLvl w:val="9"/>
      <w:pPrChange w:id="5" w:author="김은수" w:date="2026-09-30T15:44:00Z">
        <w:pPr>
          <w:keepNext/>
          <w:keepLines/>
          <w:spacing w:before="240" w:line="259" w:lineRule="auto"/>
        </w:pPr>
      </w:pPrChange>
    </w:pPr>
    <w:rPr>
      <w:color w:val="2F5496" w:themeColor="accent1" w:themeShade="BF"/>
      <w:kern w:val="0"/>
      <w:sz w:val="32"/>
      <w:szCs w:val="32"/>
      <w:rPrChange w:id="5" w:author="김은수" w:date="2026-09-30T15:44:00Z">
        <w:rPr>
          <w:rFonts w:asciiTheme="majorHAnsi" w:eastAsiaTheme="majorEastAsia" w:hAnsiTheme="majorHAnsi" w:cstheme="majorBidi"/>
          <w:color w:val="2F5496" w:themeColor="accent1" w:themeShade="BF"/>
          <w:sz w:val="32"/>
          <w:szCs w:val="32"/>
          <w:lang w:val="en-US" w:eastAsia="ko-KR" w:bidi="ar-SA"/>
        </w:rPr>
      </w:rPrChange>
    </w:rPr>
  </w:style>
  <w:style w:type="paragraph" w:styleId="12">
    <w:name w:val="toc 1"/>
    <w:basedOn w:val="a"/>
    <w:next w:val="a"/>
    <w:autoRedefine/>
    <w:uiPriority w:val="39"/>
    <w:unhideWhenUsed/>
    <w:rsid w:val="00B041B6"/>
    <w:pPr>
      <w:tabs>
        <w:tab w:val="left" w:pos="425"/>
        <w:tab w:val="right" w:leader="dot" w:pos="9628"/>
      </w:tabs>
      <w:spacing w:after="0" w:line="240" w:lineRule="auto"/>
    </w:pPr>
  </w:style>
  <w:style w:type="paragraph" w:styleId="20">
    <w:name w:val="toc 2"/>
    <w:basedOn w:val="a"/>
    <w:next w:val="a"/>
    <w:autoRedefine/>
    <w:uiPriority w:val="39"/>
    <w:unhideWhenUsed/>
    <w:rsid w:val="00C97B66"/>
    <w:pPr>
      <w:ind w:leftChars="200" w:left="425"/>
    </w:pPr>
  </w:style>
  <w:style w:type="character" w:styleId="aa">
    <w:name w:val="Hyperlink"/>
    <w:basedOn w:val="a0"/>
    <w:uiPriority w:val="99"/>
    <w:unhideWhenUsed/>
    <w:rsid w:val="00C97B66"/>
    <w:rPr>
      <w:color w:val="0563C1" w:themeColor="hyperlink"/>
      <w:u w:val="single"/>
    </w:rPr>
  </w:style>
  <w:style w:type="paragraph" w:styleId="ab">
    <w:name w:val="caption"/>
    <w:basedOn w:val="a"/>
    <w:next w:val="a"/>
    <w:uiPriority w:val="35"/>
    <w:unhideWhenUsed/>
    <w:qFormat/>
    <w:rsid w:val="00464142"/>
    <w:rPr>
      <w:b/>
      <w:bCs/>
      <w:szCs w:val="20"/>
    </w:rPr>
  </w:style>
  <w:style w:type="paragraph" w:styleId="ac">
    <w:name w:val="No Spacing"/>
    <w:uiPriority w:val="1"/>
    <w:qFormat/>
    <w:rsid w:val="00EC5A64"/>
    <w:pPr>
      <w:widowControl w:val="0"/>
      <w:wordWrap w:val="0"/>
      <w:autoSpaceDE w:val="0"/>
      <w:autoSpaceDN w:val="0"/>
      <w:spacing w:after="0" w:line="240" w:lineRule="auto"/>
    </w:pPr>
  </w:style>
  <w:style w:type="paragraph" w:styleId="30">
    <w:name w:val="toc 3"/>
    <w:basedOn w:val="a"/>
    <w:next w:val="a"/>
    <w:autoRedefine/>
    <w:uiPriority w:val="39"/>
    <w:unhideWhenUsed/>
    <w:rsid w:val="001D27EA"/>
    <w:pPr>
      <w:ind w:leftChars="400" w:left="850"/>
    </w:pPr>
  </w:style>
  <w:style w:type="character" w:customStyle="1" w:styleId="hps">
    <w:name w:val="hps"/>
    <w:basedOn w:val="a0"/>
    <w:rsid w:val="00A459D5"/>
  </w:style>
  <w:style w:type="character" w:customStyle="1" w:styleId="4Char">
    <w:name w:val="제목 4 Char"/>
    <w:basedOn w:val="a0"/>
    <w:link w:val="4"/>
    <w:uiPriority w:val="9"/>
    <w:rsid w:val="002F4407"/>
    <w:rPr>
      <w:rFonts w:ascii="맑은 고딕" w:eastAsia="맑은 고딕" w:hAnsi="맑은 고딕" w:cs="맑은 고딕"/>
      <w:b/>
      <w:bCs/>
      <w:color w:val="000000"/>
      <w:sz w:val="22"/>
    </w:rPr>
  </w:style>
  <w:style w:type="character" w:customStyle="1" w:styleId="5Char">
    <w:name w:val="제목 5 Char"/>
    <w:basedOn w:val="a0"/>
    <w:link w:val="5"/>
    <w:uiPriority w:val="9"/>
    <w:rsid w:val="00F470B5"/>
    <w:rPr>
      <w:rFonts w:ascii="맑은 고딕" w:eastAsia="맑은 고딕" w:hAnsi="맑은 고딕" w:cs="맑은 고딕"/>
      <w:b/>
      <w:bCs/>
      <w:color w:val="000000"/>
      <w:sz w:val="21"/>
      <w:szCs w:val="21"/>
    </w:rPr>
  </w:style>
  <w:style w:type="character" w:styleId="ad">
    <w:name w:val="Placeholder Text"/>
    <w:basedOn w:val="a0"/>
    <w:uiPriority w:val="99"/>
    <w:semiHidden/>
    <w:rsid w:val="00C91116"/>
    <w:rPr>
      <w:color w:val="808080"/>
    </w:rPr>
  </w:style>
  <w:style w:type="character" w:styleId="ae">
    <w:name w:val="Emphasis"/>
    <w:basedOn w:val="a0"/>
    <w:uiPriority w:val="20"/>
    <w:qFormat/>
    <w:rsid w:val="002C19E9"/>
    <w:rPr>
      <w:i/>
      <w:iCs/>
    </w:rPr>
  </w:style>
  <w:style w:type="paragraph" w:styleId="af">
    <w:name w:val="Revision"/>
    <w:hidden/>
    <w:uiPriority w:val="99"/>
    <w:semiHidden/>
    <w:rsid w:val="0086786F"/>
    <w:pPr>
      <w:spacing w:after="0" w:line="240" w:lineRule="auto"/>
      <w:jc w:val="left"/>
    </w:pPr>
  </w:style>
  <w:style w:type="paragraph" w:customStyle="1" w:styleId="TDC">
    <w:name w:val="TDC 문서 제목"/>
    <w:next w:val="TDC10"/>
    <w:uiPriority w:val="1"/>
    <w:qFormat/>
    <w:pPr>
      <w:keepNext/>
      <w:keepLines/>
      <w:snapToGrid w:val="0"/>
      <w:spacing w:after="280" w:line="264" w:lineRule="auto"/>
      <w:jc w:val="center"/>
    </w:pPr>
    <w:rPr>
      <w:rFonts w:ascii="맑은 고딕" w:eastAsia="맑은 고딕" w:hAnsi="맑은 고딕" w:cs="맑은 고딕"/>
      <w:b/>
      <w:color w:val="000000"/>
      <w:sz w:val="38"/>
      <w:lang w:val="ko-KR"/>
    </w:rPr>
  </w:style>
  <w:style w:type="paragraph" w:customStyle="1" w:styleId="TDC10">
    <w:name w:val="TDC 본문 1"/>
    <w:uiPriority w:val="20"/>
    <w:qFormat/>
    <w:pPr>
      <w:snapToGrid w:val="0"/>
      <w:spacing w:line="300" w:lineRule="auto"/>
    </w:pPr>
    <w:rPr>
      <w:rFonts w:ascii="맑은 고딕" w:eastAsia="맑은 고딕" w:hAnsi="맑은 고딕" w:cs="맑은 고딕"/>
      <w:color w:val="000000"/>
      <w:szCs w:val="20"/>
      <w:lang w:val="ko-KR"/>
    </w:rPr>
  </w:style>
  <w:style w:type="paragraph" w:customStyle="1" w:styleId="TDC20">
    <w:name w:val="TDC 본문 2"/>
    <w:uiPriority w:val="21"/>
    <w:qFormat/>
    <w:pPr>
      <w:snapToGrid w:val="0"/>
      <w:spacing w:line="300" w:lineRule="auto"/>
      <w:ind w:left="198"/>
    </w:pPr>
    <w:rPr>
      <w:rFonts w:ascii="맑은 고딕" w:eastAsia="맑은 고딕" w:hAnsi="맑은 고딕" w:cs="맑은 고딕"/>
      <w:color w:val="000000"/>
      <w:szCs w:val="20"/>
      <w:lang w:val="ko-KR"/>
    </w:rPr>
  </w:style>
  <w:style w:type="paragraph" w:customStyle="1" w:styleId="TDC30">
    <w:name w:val="TDC 본문 3"/>
    <w:uiPriority w:val="22"/>
    <w:qFormat/>
    <w:pPr>
      <w:snapToGrid w:val="0"/>
      <w:spacing w:line="300" w:lineRule="auto"/>
      <w:ind w:left="397"/>
    </w:pPr>
    <w:rPr>
      <w:rFonts w:ascii="맑은 고딕" w:eastAsia="맑은 고딕" w:hAnsi="맑은 고딕" w:cs="맑은 고딕"/>
      <w:color w:val="000000"/>
      <w:szCs w:val="20"/>
      <w:lang w:val="ko-KR"/>
    </w:rPr>
  </w:style>
  <w:style w:type="paragraph" w:customStyle="1" w:styleId="TDC40">
    <w:name w:val="TDC 본문 4"/>
    <w:uiPriority w:val="23"/>
    <w:qFormat/>
    <w:pPr>
      <w:snapToGrid w:val="0"/>
      <w:spacing w:line="300" w:lineRule="auto"/>
      <w:ind w:left="595"/>
    </w:pPr>
    <w:rPr>
      <w:rFonts w:ascii="맑은 고딕" w:eastAsia="맑은 고딕" w:hAnsi="맑은 고딕" w:cs="맑은 고딕"/>
      <w:color w:val="000000"/>
      <w:szCs w:val="20"/>
      <w:lang w:val="ko-KR"/>
    </w:rPr>
  </w:style>
  <w:style w:type="paragraph" w:customStyle="1" w:styleId="TDC50">
    <w:name w:val="TDC 본문 5"/>
    <w:uiPriority w:val="24"/>
    <w:qFormat/>
    <w:pPr>
      <w:snapToGrid w:val="0"/>
      <w:spacing w:line="300" w:lineRule="auto"/>
      <w:ind w:left="794"/>
    </w:pPr>
    <w:rPr>
      <w:rFonts w:ascii="맑은 고딕" w:eastAsia="맑은 고딕" w:hAnsi="맑은 고딕" w:cs="맑은 고딕"/>
      <w:color w:val="000000"/>
      <w:szCs w:val="20"/>
      <w:lang w:val="ko-KR"/>
    </w:rPr>
  </w:style>
  <w:style w:type="paragraph" w:customStyle="1" w:styleId="TDC60">
    <w:name w:val="TDC 본문 6"/>
    <w:uiPriority w:val="25"/>
    <w:qFormat/>
    <w:pPr>
      <w:snapToGrid w:val="0"/>
      <w:spacing w:line="300" w:lineRule="auto"/>
      <w:ind w:left="992"/>
    </w:pPr>
    <w:rPr>
      <w:rFonts w:ascii="맑은 고딕" w:eastAsia="맑은 고딕" w:hAnsi="맑은 고딕" w:cs="맑은 고딕"/>
      <w:color w:val="000000"/>
      <w:szCs w:val="20"/>
      <w:lang w:val="ko-KR"/>
    </w:rPr>
  </w:style>
  <w:style w:type="paragraph" w:customStyle="1" w:styleId="TDC1">
    <w:name w:val="TDC 제목 1"/>
    <w:next w:val="TDC10"/>
    <w:uiPriority w:val="10"/>
    <w:qFormat/>
    <w:rsid w:val="00E9658D"/>
    <w:pPr>
      <w:keepNext/>
      <w:keepLines/>
      <w:numPr>
        <w:numId w:val="7"/>
      </w:numPr>
      <w:snapToGrid w:val="0"/>
      <w:spacing w:before="160" w:after="80" w:line="276" w:lineRule="auto"/>
      <w:outlineLvl w:val="0"/>
    </w:pPr>
    <w:rPr>
      <w:rFonts w:ascii="맑은 고딕" w:eastAsia="맑은 고딕" w:hAnsi="맑은 고딕" w:cs="맑은 고딕"/>
      <w:b/>
      <w:color w:val="000000"/>
      <w:sz w:val="28"/>
      <w:szCs w:val="28"/>
      <w:lang w:val="ko-KR"/>
    </w:rPr>
  </w:style>
  <w:style w:type="paragraph" w:customStyle="1" w:styleId="TDC2">
    <w:name w:val="TDC 제목 2"/>
    <w:next w:val="TDC20"/>
    <w:uiPriority w:val="11"/>
    <w:qFormat/>
    <w:rsid w:val="00E9658D"/>
    <w:pPr>
      <w:keepNext/>
      <w:keepLines/>
      <w:numPr>
        <w:ilvl w:val="1"/>
        <w:numId w:val="7"/>
      </w:numPr>
      <w:snapToGrid w:val="0"/>
      <w:spacing w:before="160" w:after="80" w:line="276" w:lineRule="auto"/>
      <w:outlineLvl w:val="1"/>
    </w:pPr>
    <w:rPr>
      <w:rFonts w:ascii="맑은 고딕" w:eastAsia="맑은 고딕" w:hAnsi="맑은 고딕" w:cs="맑은 고딕"/>
      <w:b/>
      <w:color w:val="000000"/>
      <w:sz w:val="26"/>
      <w:szCs w:val="26"/>
      <w:lang w:val="ko-KR"/>
    </w:rPr>
  </w:style>
  <w:style w:type="paragraph" w:customStyle="1" w:styleId="TDC3">
    <w:name w:val="TDC 제목 3"/>
    <w:next w:val="TDC30"/>
    <w:uiPriority w:val="12"/>
    <w:qFormat/>
    <w:rsid w:val="00E9658D"/>
    <w:pPr>
      <w:keepNext/>
      <w:keepLines/>
      <w:numPr>
        <w:ilvl w:val="2"/>
        <w:numId w:val="7"/>
      </w:numPr>
      <w:snapToGrid w:val="0"/>
      <w:spacing w:before="160" w:after="80" w:line="276" w:lineRule="auto"/>
      <w:outlineLvl w:val="2"/>
    </w:pPr>
    <w:rPr>
      <w:rFonts w:ascii="맑은 고딕" w:eastAsia="맑은 고딕" w:hAnsi="맑은 고딕" w:cs="맑은 고딕"/>
      <w:b/>
      <w:color w:val="000000"/>
      <w:sz w:val="24"/>
      <w:szCs w:val="24"/>
      <w:lang w:val="ko-KR"/>
    </w:rPr>
  </w:style>
  <w:style w:type="paragraph" w:customStyle="1" w:styleId="TDC4">
    <w:name w:val="TDC 제목 4"/>
    <w:next w:val="TDC40"/>
    <w:uiPriority w:val="13"/>
    <w:qFormat/>
    <w:rsid w:val="00E9658D"/>
    <w:pPr>
      <w:keepNext/>
      <w:keepLines/>
      <w:numPr>
        <w:ilvl w:val="3"/>
        <w:numId w:val="7"/>
      </w:numPr>
      <w:snapToGrid w:val="0"/>
      <w:spacing w:before="160" w:after="80" w:line="276" w:lineRule="auto"/>
      <w:outlineLvl w:val="3"/>
    </w:pPr>
    <w:rPr>
      <w:rFonts w:ascii="맑은 고딕" w:eastAsia="맑은 고딕" w:hAnsi="맑은 고딕" w:cs="맑은 고딕"/>
      <w:b/>
      <w:color w:val="000000"/>
      <w:sz w:val="22"/>
      <w:lang w:val="ko-KR"/>
    </w:rPr>
  </w:style>
  <w:style w:type="paragraph" w:customStyle="1" w:styleId="TDC5">
    <w:name w:val="TDC 제목 5"/>
    <w:next w:val="TDC50"/>
    <w:uiPriority w:val="14"/>
    <w:qFormat/>
    <w:rsid w:val="00E9658D"/>
    <w:pPr>
      <w:keepNext/>
      <w:keepLines/>
      <w:numPr>
        <w:ilvl w:val="4"/>
        <w:numId w:val="7"/>
      </w:numPr>
      <w:snapToGrid w:val="0"/>
      <w:spacing w:before="160" w:after="80" w:line="276" w:lineRule="auto"/>
      <w:outlineLvl w:val="4"/>
    </w:pPr>
    <w:rPr>
      <w:rFonts w:ascii="맑은 고딕" w:eastAsia="맑은 고딕" w:hAnsi="맑은 고딕" w:cs="맑은 고딕"/>
      <w:b/>
      <w:color w:val="000000"/>
      <w:szCs w:val="20"/>
      <w:lang w:val="ko-KR"/>
    </w:rPr>
  </w:style>
  <w:style w:type="paragraph" w:customStyle="1" w:styleId="TDC6">
    <w:name w:val="TDC 제목 6"/>
    <w:next w:val="TDC60"/>
    <w:uiPriority w:val="15"/>
    <w:qFormat/>
    <w:rsid w:val="00E9658D"/>
    <w:pPr>
      <w:keepNext/>
      <w:keepLines/>
      <w:numPr>
        <w:ilvl w:val="5"/>
        <w:numId w:val="7"/>
      </w:numPr>
      <w:snapToGrid w:val="0"/>
      <w:spacing w:before="160" w:after="80" w:line="276" w:lineRule="auto"/>
      <w:outlineLvl w:val="5"/>
    </w:pPr>
    <w:rPr>
      <w:rFonts w:ascii="맑은 고딕" w:eastAsia="맑은 고딕" w:hAnsi="맑은 고딕" w:cs="맑은 고딕"/>
      <w:b/>
      <w:color w:val="000000"/>
      <w:szCs w:val="20"/>
      <w:lang w:val="ko-KR"/>
    </w:rPr>
  </w:style>
  <w:style w:type="paragraph" w:customStyle="1" w:styleId="TDC0">
    <w:name w:val="TDC 표 머리행"/>
    <w:uiPriority w:val="30"/>
    <w:qFormat/>
    <w:pPr>
      <w:keepNext/>
      <w:snapToGrid w:val="0"/>
      <w:spacing w:before="40" w:after="40" w:line="276" w:lineRule="auto"/>
      <w:jc w:val="center"/>
    </w:pPr>
    <w:rPr>
      <w:rFonts w:ascii="맑은 고딕" w:eastAsia="맑은 고딕" w:hAnsi="맑은 고딕" w:cs="맑은 고딕"/>
      <w:b/>
      <w:color w:val="000000"/>
      <w:szCs w:val="20"/>
      <w:lang w:val="ko-KR"/>
    </w:rPr>
  </w:style>
  <w:style w:type="paragraph" w:customStyle="1" w:styleId="TDC7">
    <w:name w:val="TDC 표 본문"/>
    <w:uiPriority w:val="31"/>
    <w:qFormat/>
    <w:pPr>
      <w:snapToGrid w:val="0"/>
      <w:spacing w:before="40" w:after="40" w:line="276" w:lineRule="auto"/>
      <w:jc w:val="left"/>
    </w:pPr>
    <w:rPr>
      <w:rFonts w:ascii="맑은 고딕" w:eastAsia="맑은 고딕" w:hAnsi="맑은 고딕" w:cs="맑은 고딕"/>
      <w:color w:val="000000"/>
      <w:szCs w:val="20"/>
      <w:lang w:val="ko-KR"/>
    </w:rPr>
  </w:style>
  <w:style w:type="paragraph" w:customStyle="1" w:styleId="TDC8">
    <w:name w:val="TDC 그림"/>
    <w:next w:val="TDC10"/>
    <w:uiPriority w:val="40"/>
    <w:qFormat/>
    <w:pPr>
      <w:keepNext/>
      <w:snapToGrid w:val="0"/>
      <w:spacing w:before="160" w:after="120" w:line="240" w:lineRule="auto"/>
      <w:jc w:val="center"/>
    </w:pPr>
    <w:rPr>
      <w:rFonts w:ascii="맑은 고딕" w:eastAsia="맑은 고딕" w:hAnsi="맑은 고딕" w:cs="맑은 고딕"/>
      <w:color w:val="000000"/>
      <w:szCs w:val="20"/>
      <w:lang w:val="ko-KR"/>
    </w:rPr>
  </w:style>
  <w:style w:type="paragraph" w:customStyle="1" w:styleId="TDC9">
    <w:name w:val="TDC 표 캡션"/>
    <w:next w:val="TDC10"/>
    <w:uiPriority w:val="41"/>
    <w:qFormat/>
    <w:pPr>
      <w:keepNext/>
      <w:keepLines/>
      <w:snapToGrid w:val="0"/>
      <w:spacing w:before="200" w:after="120" w:line="264" w:lineRule="auto"/>
    </w:pPr>
    <w:rPr>
      <w:rFonts w:ascii="맑은 고딕" w:eastAsia="맑은 고딕" w:hAnsi="맑은 고딕" w:cs="맑은 고딕"/>
      <w:b/>
      <w:color w:val="000000"/>
      <w:szCs w:val="20"/>
      <w:lang w:val="ko-KR"/>
    </w:rPr>
  </w:style>
  <w:style w:type="paragraph" w:customStyle="1" w:styleId="TDCa">
    <w:name w:val="TDC 그림 캡션"/>
    <w:next w:val="TDC10"/>
    <w:uiPriority w:val="42"/>
    <w:qFormat/>
    <w:pPr>
      <w:keepLines/>
      <w:snapToGrid w:val="0"/>
      <w:spacing w:after="200" w:line="264" w:lineRule="auto"/>
      <w:jc w:val="center"/>
    </w:pPr>
    <w:rPr>
      <w:rFonts w:ascii="맑은 고딕" w:eastAsia="맑은 고딕" w:hAnsi="맑은 고딕" w:cs="맑은 고딕"/>
      <w:b/>
      <w:color w:val="000000"/>
      <w:szCs w:val="20"/>
      <w:lang w:val="ko-KR"/>
    </w:rPr>
  </w:style>
  <w:style w:type="paragraph" w:customStyle="1" w:styleId="TDCb">
    <w:name w:val="TDC 주석"/>
    <w:next w:val="TDC10"/>
    <w:uiPriority w:val="43"/>
    <w:qFormat/>
    <w:pPr>
      <w:snapToGrid w:val="0"/>
      <w:spacing w:before="80" w:after="120"/>
    </w:pPr>
    <w:rPr>
      <w:rFonts w:ascii="맑은 고딕" w:eastAsia="맑은 고딕" w:hAnsi="맑은 고딕" w:cs="맑은 고딕"/>
      <w:color w:val="000000"/>
      <w:szCs w:val="20"/>
      <w:lang w:val="ko-KR"/>
    </w:rPr>
  </w:style>
  <w:style w:type="paragraph" w:customStyle="1" w:styleId="TDCc">
    <w:name w:val="TDC 수식"/>
    <w:next w:val="TDC10"/>
    <w:uiPriority w:val="44"/>
    <w:qFormat/>
    <w:pPr>
      <w:keepLines/>
      <w:snapToGrid w:val="0"/>
      <w:spacing w:before="240" w:after="240"/>
      <w:jc w:val="center"/>
    </w:pPr>
    <w:rPr>
      <w:rFonts w:ascii="Cambria Math" w:hAnsi="Cambria Math"/>
      <w:color w:val="000000"/>
      <w:szCs w:val="20"/>
      <w:lang w:val="ko-KR"/>
    </w:rPr>
  </w:style>
  <w:style w:type="table" w:customStyle="1" w:styleId="TDCd">
    <w:name w:val="TDC 표"/>
    <w:uiPriority w:val="32"/>
    <w:qFormat/>
    <w:pPr>
      <w:snapToGrid w:val="0"/>
      <w:spacing w:before="40" w:after="40"/>
      <w:jc w:val="center"/>
    </w:pPr>
    <w:rPr>
      <w:rFonts w:ascii="맑은 고딕" w:eastAsia="맑은 고딕" w:hAnsi="맑은 고딕" w:cs="맑은 고딕"/>
      <w:color w:val="000000"/>
      <w:kern w:val="0"/>
      <w:szCs w:val="20"/>
      <w:lang w:val="ko-KR"/>
    </w:rPr>
    <w:tblPr>
      <w:tblInd w:w="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CellMar>
        <w:top w:w="60" w:type="dxa"/>
        <w:left w:w="100" w:type="dxa"/>
        <w:bottom w:w="60" w:type="dxa"/>
        <w:right w:w="100" w:type="dxa"/>
      </w:tblCellMar>
    </w:tblPr>
    <w:tcPr>
      <w:vAlign w:val="center"/>
    </w:tcPr>
    <w:tblStylePr w:type="firstRow">
      <w:pPr>
        <w:jc w:val="center"/>
      </w:pPr>
      <w:rPr>
        <w:b/>
        <w:sz w:val="20"/>
      </w:rPr>
      <w:tblPr/>
      <w:tcPr>
        <w:shd w:val="clear" w:color="auto" w:fill="F5F5F5"/>
        <w:vAlign w:val="center"/>
      </w:tcPr>
    </w:tblStylePr>
    <w:tblStylePr w:type="firstCol">
      <w:pPr>
        <w:jc w:val="center"/>
      </w:pPr>
      <w:rPr>
        <w:b/>
        <w:sz w:val="20"/>
      </w:rPr>
      <w:tblPr/>
      <w:tcPr>
        <w:shd w:val="clear" w:color="auto" w:fill="F5F5F5"/>
        <w:vAlign w:val="center"/>
      </w:tcPr>
    </w:tblStylePr>
  </w:style>
  <w:style w:type="table" w:customStyle="1" w:styleId="TDC11">
    <w:name w:val="TDC 표 1"/>
    <w:uiPriority w:val="32"/>
    <w:qFormat/>
    <w:pPr>
      <w:snapToGrid w:val="0"/>
      <w:spacing w:before="40" w:after="40"/>
      <w:jc w:val="center"/>
    </w:pPr>
    <w:rPr>
      <w:rFonts w:ascii="맑은 고딕" w:eastAsia="맑은 고딕" w:hAnsi="맑은 고딕" w:cs="맑은 고딕"/>
      <w:color w:val="000000"/>
      <w:kern w:val="0"/>
      <w:szCs w:val="20"/>
      <w:lang w:val="ko-KR"/>
    </w:rPr>
    <w:tblPr>
      <w:tblInd w:w="10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CellMar>
        <w:top w:w="60" w:type="dxa"/>
        <w:left w:w="100" w:type="dxa"/>
        <w:bottom w:w="60" w:type="dxa"/>
        <w:right w:w="100" w:type="dxa"/>
      </w:tblCellMar>
    </w:tblPr>
    <w:tcPr>
      <w:vAlign w:val="center"/>
    </w:tcPr>
    <w:tblStylePr w:type="firstRow">
      <w:pPr>
        <w:jc w:val="center"/>
      </w:pPr>
      <w:rPr>
        <w:b/>
        <w:sz w:val="20"/>
      </w:rPr>
      <w:tblPr/>
      <w:tcPr>
        <w:shd w:val="clear" w:color="auto" w:fill="F5F5F5"/>
        <w:vAlign w:val="center"/>
      </w:tcPr>
    </w:tblStylePr>
    <w:tblStylePr w:type="firstCol">
      <w:pPr>
        <w:jc w:val="center"/>
      </w:pPr>
      <w:rPr>
        <w:b/>
        <w:sz w:val="20"/>
      </w:rPr>
      <w:tblPr/>
      <w:tcPr>
        <w:shd w:val="clear" w:color="auto" w:fill="F5F5F5"/>
        <w:vAlign w:val="center"/>
      </w:tcPr>
    </w:tblStylePr>
  </w:style>
  <w:style w:type="table" w:customStyle="1" w:styleId="TDC21">
    <w:name w:val="TDC 표 2"/>
    <w:uiPriority w:val="32"/>
    <w:qFormat/>
    <w:pPr>
      <w:snapToGrid w:val="0"/>
      <w:spacing w:before="40" w:after="40"/>
      <w:jc w:val="center"/>
    </w:pPr>
    <w:rPr>
      <w:rFonts w:ascii="맑은 고딕" w:eastAsia="맑은 고딕" w:hAnsi="맑은 고딕" w:cs="맑은 고딕"/>
      <w:color w:val="000000"/>
      <w:kern w:val="0"/>
      <w:szCs w:val="20"/>
      <w:lang w:val="ko-KR"/>
    </w:rPr>
    <w:tblPr>
      <w:tblInd w:w="298"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CellMar>
        <w:top w:w="60" w:type="dxa"/>
        <w:left w:w="100" w:type="dxa"/>
        <w:bottom w:w="60" w:type="dxa"/>
        <w:right w:w="100" w:type="dxa"/>
      </w:tblCellMar>
    </w:tblPr>
    <w:tcPr>
      <w:vAlign w:val="center"/>
    </w:tcPr>
    <w:tblStylePr w:type="firstRow">
      <w:pPr>
        <w:jc w:val="center"/>
      </w:pPr>
      <w:rPr>
        <w:b/>
        <w:sz w:val="20"/>
      </w:rPr>
      <w:tblPr/>
      <w:tcPr>
        <w:shd w:val="clear" w:color="auto" w:fill="F5F5F5"/>
        <w:vAlign w:val="center"/>
      </w:tcPr>
    </w:tblStylePr>
    <w:tblStylePr w:type="firstCol">
      <w:pPr>
        <w:jc w:val="center"/>
      </w:pPr>
      <w:rPr>
        <w:b/>
        <w:sz w:val="20"/>
      </w:rPr>
      <w:tblPr/>
      <w:tcPr>
        <w:shd w:val="clear" w:color="auto" w:fill="F5F5F5"/>
        <w:vAlign w:val="center"/>
      </w:tcPr>
    </w:tblStylePr>
  </w:style>
  <w:style w:type="table" w:customStyle="1" w:styleId="TDC31">
    <w:name w:val="TDC 표 3"/>
    <w:uiPriority w:val="32"/>
    <w:qFormat/>
    <w:pPr>
      <w:snapToGrid w:val="0"/>
      <w:spacing w:before="40" w:after="40"/>
      <w:jc w:val="center"/>
    </w:pPr>
    <w:rPr>
      <w:rFonts w:ascii="맑은 고딕" w:eastAsia="맑은 고딕" w:hAnsi="맑은 고딕" w:cs="맑은 고딕"/>
      <w:color w:val="000000"/>
      <w:kern w:val="0"/>
      <w:szCs w:val="20"/>
      <w:lang w:val="ko-KR"/>
    </w:rPr>
    <w:tblPr>
      <w:tblInd w:w="497"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CellMar>
        <w:top w:w="60" w:type="dxa"/>
        <w:left w:w="100" w:type="dxa"/>
        <w:bottom w:w="60" w:type="dxa"/>
        <w:right w:w="100" w:type="dxa"/>
      </w:tblCellMar>
    </w:tblPr>
    <w:tcPr>
      <w:vAlign w:val="center"/>
    </w:tcPr>
    <w:tblStylePr w:type="firstRow">
      <w:pPr>
        <w:jc w:val="center"/>
      </w:pPr>
      <w:rPr>
        <w:b/>
        <w:sz w:val="20"/>
      </w:rPr>
      <w:tblPr/>
      <w:tcPr>
        <w:shd w:val="clear" w:color="auto" w:fill="F5F5F5"/>
        <w:vAlign w:val="center"/>
      </w:tcPr>
    </w:tblStylePr>
    <w:tblStylePr w:type="firstCol">
      <w:pPr>
        <w:jc w:val="center"/>
      </w:pPr>
      <w:rPr>
        <w:b/>
        <w:sz w:val="20"/>
      </w:rPr>
      <w:tblPr/>
      <w:tcPr>
        <w:shd w:val="clear" w:color="auto" w:fill="F5F5F5"/>
        <w:vAlign w:val="center"/>
      </w:tcPr>
    </w:tblStylePr>
  </w:style>
  <w:style w:type="table" w:customStyle="1" w:styleId="TDC41">
    <w:name w:val="TDC 표 4"/>
    <w:uiPriority w:val="32"/>
    <w:qFormat/>
    <w:pPr>
      <w:snapToGrid w:val="0"/>
      <w:spacing w:before="40" w:after="40"/>
      <w:jc w:val="center"/>
    </w:pPr>
    <w:rPr>
      <w:rFonts w:ascii="맑은 고딕" w:eastAsia="맑은 고딕" w:hAnsi="맑은 고딕" w:cs="맑은 고딕"/>
      <w:color w:val="000000"/>
      <w:kern w:val="0"/>
      <w:szCs w:val="20"/>
      <w:lang w:val="ko-KR"/>
    </w:rPr>
    <w:tblPr>
      <w:tblInd w:w="695"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CellMar>
        <w:top w:w="60" w:type="dxa"/>
        <w:left w:w="100" w:type="dxa"/>
        <w:bottom w:w="60" w:type="dxa"/>
        <w:right w:w="100" w:type="dxa"/>
      </w:tblCellMar>
    </w:tblPr>
    <w:tcPr>
      <w:vAlign w:val="center"/>
    </w:tcPr>
    <w:tblStylePr w:type="firstRow">
      <w:pPr>
        <w:jc w:val="center"/>
      </w:pPr>
      <w:rPr>
        <w:b/>
        <w:sz w:val="20"/>
      </w:rPr>
      <w:tblPr/>
      <w:tcPr>
        <w:shd w:val="clear" w:color="auto" w:fill="F5F5F5"/>
        <w:vAlign w:val="center"/>
      </w:tcPr>
    </w:tblStylePr>
    <w:tblStylePr w:type="firstCol">
      <w:pPr>
        <w:jc w:val="center"/>
      </w:pPr>
      <w:rPr>
        <w:b/>
        <w:sz w:val="20"/>
      </w:rPr>
      <w:tblPr/>
      <w:tcPr>
        <w:shd w:val="clear" w:color="auto" w:fill="F5F5F5"/>
        <w:vAlign w:val="center"/>
      </w:tcPr>
    </w:tblStylePr>
  </w:style>
  <w:style w:type="table" w:customStyle="1" w:styleId="TDC51">
    <w:name w:val="TDC 표 5"/>
    <w:uiPriority w:val="32"/>
    <w:qFormat/>
    <w:pPr>
      <w:snapToGrid w:val="0"/>
      <w:spacing w:before="40" w:after="40"/>
      <w:jc w:val="center"/>
    </w:pPr>
    <w:rPr>
      <w:rFonts w:ascii="맑은 고딕" w:eastAsia="맑은 고딕" w:hAnsi="맑은 고딕" w:cs="맑은 고딕"/>
      <w:color w:val="000000"/>
      <w:kern w:val="0"/>
      <w:szCs w:val="20"/>
      <w:lang w:val="ko-KR"/>
    </w:rPr>
    <w:tblPr>
      <w:tblInd w:w="894"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CellMar>
        <w:top w:w="60" w:type="dxa"/>
        <w:left w:w="100" w:type="dxa"/>
        <w:bottom w:w="60" w:type="dxa"/>
        <w:right w:w="100" w:type="dxa"/>
      </w:tblCellMar>
    </w:tblPr>
    <w:tcPr>
      <w:vAlign w:val="center"/>
    </w:tcPr>
    <w:tblStylePr w:type="firstRow">
      <w:pPr>
        <w:jc w:val="center"/>
      </w:pPr>
      <w:rPr>
        <w:b/>
        <w:sz w:val="20"/>
      </w:rPr>
      <w:tblPr/>
      <w:tcPr>
        <w:shd w:val="clear" w:color="auto" w:fill="F5F5F5"/>
        <w:vAlign w:val="center"/>
      </w:tcPr>
    </w:tblStylePr>
    <w:tblStylePr w:type="firstCol">
      <w:pPr>
        <w:jc w:val="center"/>
      </w:pPr>
      <w:rPr>
        <w:b/>
        <w:sz w:val="20"/>
      </w:rPr>
      <w:tblPr/>
      <w:tcPr>
        <w:shd w:val="clear" w:color="auto" w:fill="F5F5F5"/>
        <w:vAlign w:val="center"/>
      </w:tcPr>
    </w:tblStylePr>
  </w:style>
  <w:style w:type="table" w:customStyle="1" w:styleId="TDC61">
    <w:name w:val="TDC 표 6"/>
    <w:uiPriority w:val="32"/>
    <w:qFormat/>
    <w:pPr>
      <w:snapToGrid w:val="0"/>
      <w:spacing w:before="40" w:after="40"/>
      <w:jc w:val="center"/>
    </w:pPr>
    <w:rPr>
      <w:rFonts w:ascii="맑은 고딕" w:eastAsia="맑은 고딕" w:hAnsi="맑은 고딕" w:cs="맑은 고딕"/>
      <w:color w:val="000000"/>
      <w:kern w:val="0"/>
      <w:szCs w:val="20"/>
      <w:lang w:val="ko-KR"/>
    </w:rPr>
    <w:tblPr>
      <w:tblInd w:w="1092"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CellMar>
        <w:top w:w="60" w:type="dxa"/>
        <w:left w:w="100" w:type="dxa"/>
        <w:bottom w:w="60" w:type="dxa"/>
        <w:right w:w="100" w:type="dxa"/>
      </w:tblCellMar>
    </w:tblPr>
    <w:tcPr>
      <w:vAlign w:val="center"/>
    </w:tcPr>
    <w:tblStylePr w:type="firstRow">
      <w:pPr>
        <w:jc w:val="center"/>
      </w:pPr>
      <w:rPr>
        <w:b/>
        <w:sz w:val="20"/>
      </w:rPr>
      <w:tblPr/>
      <w:tcPr>
        <w:shd w:val="clear" w:color="auto" w:fill="F5F5F5"/>
        <w:vAlign w:val="center"/>
      </w:tcPr>
    </w:tblStylePr>
    <w:tblStylePr w:type="firstCol">
      <w:pPr>
        <w:jc w:val="center"/>
      </w:pPr>
      <w:rPr>
        <w:b/>
        <w:sz w:val="20"/>
      </w:rPr>
      <w:tblPr/>
      <w:tcPr>
        <w:shd w:val="clear" w:color="auto" w:fill="F5F5F5"/>
        <w:vAlign w:val="center"/>
      </w:tcPr>
    </w:tblStylePr>
  </w:style>
  <w:style w:type="paragraph" w:customStyle="1" w:styleId="TDC12">
    <w:name w:val="TDC 표 캡션 1"/>
    <w:next w:val="TDC10"/>
    <w:uiPriority w:val="41"/>
    <w:qFormat/>
    <w:pPr>
      <w:keepNext/>
      <w:keepLines/>
      <w:snapToGrid w:val="0"/>
      <w:spacing w:before="120" w:after="60" w:line="276" w:lineRule="auto"/>
    </w:pPr>
    <w:rPr>
      <w:rFonts w:ascii="맑은 고딕" w:eastAsia="맑은 고딕" w:hAnsi="맑은 고딕" w:cs="맑은 고딕"/>
      <w:b/>
      <w:color w:val="000000"/>
      <w:szCs w:val="20"/>
      <w:lang w:val="ko-KR"/>
    </w:rPr>
  </w:style>
  <w:style w:type="paragraph" w:customStyle="1" w:styleId="TDC22">
    <w:name w:val="TDC 표 캡션 2"/>
    <w:next w:val="TDC20"/>
    <w:uiPriority w:val="41"/>
    <w:qFormat/>
    <w:pPr>
      <w:keepNext/>
      <w:keepLines/>
      <w:snapToGrid w:val="0"/>
      <w:spacing w:before="120" w:after="60" w:line="276" w:lineRule="auto"/>
      <w:ind w:left="198"/>
    </w:pPr>
    <w:rPr>
      <w:rFonts w:ascii="맑은 고딕" w:eastAsia="맑은 고딕" w:hAnsi="맑은 고딕" w:cs="맑은 고딕"/>
      <w:b/>
      <w:color w:val="000000"/>
      <w:szCs w:val="20"/>
      <w:lang w:val="ko-KR"/>
    </w:rPr>
  </w:style>
  <w:style w:type="paragraph" w:customStyle="1" w:styleId="TDC32">
    <w:name w:val="TDC 표 캡션 3"/>
    <w:next w:val="TDC30"/>
    <w:uiPriority w:val="41"/>
    <w:qFormat/>
    <w:pPr>
      <w:keepNext/>
      <w:keepLines/>
      <w:snapToGrid w:val="0"/>
      <w:spacing w:before="120" w:after="60" w:line="276" w:lineRule="auto"/>
      <w:ind w:left="397"/>
    </w:pPr>
    <w:rPr>
      <w:rFonts w:ascii="맑은 고딕" w:eastAsia="맑은 고딕" w:hAnsi="맑은 고딕" w:cs="맑은 고딕"/>
      <w:b/>
      <w:color w:val="000000"/>
      <w:szCs w:val="20"/>
      <w:lang w:val="ko-KR"/>
    </w:rPr>
  </w:style>
  <w:style w:type="paragraph" w:customStyle="1" w:styleId="TDC42">
    <w:name w:val="TDC 표 캡션 4"/>
    <w:next w:val="TDC40"/>
    <w:uiPriority w:val="41"/>
    <w:qFormat/>
    <w:pPr>
      <w:keepNext/>
      <w:keepLines/>
      <w:snapToGrid w:val="0"/>
      <w:spacing w:before="120" w:after="60" w:line="276" w:lineRule="auto"/>
      <w:ind w:left="595"/>
    </w:pPr>
    <w:rPr>
      <w:rFonts w:ascii="맑은 고딕" w:eastAsia="맑은 고딕" w:hAnsi="맑은 고딕" w:cs="맑은 고딕"/>
      <w:b/>
      <w:color w:val="000000"/>
      <w:szCs w:val="20"/>
      <w:lang w:val="ko-KR"/>
    </w:rPr>
  </w:style>
  <w:style w:type="paragraph" w:customStyle="1" w:styleId="TDC52">
    <w:name w:val="TDC 표 캡션 5"/>
    <w:next w:val="TDC50"/>
    <w:uiPriority w:val="41"/>
    <w:qFormat/>
    <w:pPr>
      <w:keepNext/>
      <w:keepLines/>
      <w:snapToGrid w:val="0"/>
      <w:spacing w:before="120" w:after="60" w:line="276" w:lineRule="auto"/>
      <w:ind w:left="794"/>
    </w:pPr>
    <w:rPr>
      <w:rFonts w:ascii="맑은 고딕" w:eastAsia="맑은 고딕" w:hAnsi="맑은 고딕" w:cs="맑은 고딕"/>
      <w:b/>
      <w:color w:val="000000"/>
      <w:szCs w:val="20"/>
      <w:lang w:val="ko-KR"/>
    </w:rPr>
  </w:style>
  <w:style w:type="paragraph" w:customStyle="1" w:styleId="TDC62">
    <w:name w:val="TDC 표 캡션 6"/>
    <w:next w:val="TDC60"/>
    <w:uiPriority w:val="41"/>
    <w:qFormat/>
    <w:pPr>
      <w:keepNext/>
      <w:keepLines/>
      <w:snapToGrid w:val="0"/>
      <w:spacing w:before="120" w:after="60" w:line="276" w:lineRule="auto"/>
      <w:ind w:left="992"/>
    </w:pPr>
    <w:rPr>
      <w:rFonts w:ascii="맑은 고딕" w:eastAsia="맑은 고딕" w:hAnsi="맑은 고딕" w:cs="맑은 고딕"/>
      <w:b/>
      <w:color w:val="000000"/>
      <w:szCs w:val="20"/>
      <w:lang w:val="ko-KR"/>
    </w:rPr>
  </w:style>
  <w:style w:type="paragraph" w:customStyle="1" w:styleId="TDC13">
    <w:name w:val="TDC 주석 1"/>
    <w:next w:val="TDC10"/>
    <w:uiPriority w:val="43"/>
    <w:qFormat/>
    <w:pPr>
      <w:snapToGrid w:val="0"/>
      <w:spacing w:before="80" w:after="120"/>
    </w:pPr>
    <w:rPr>
      <w:rFonts w:ascii="맑은 고딕" w:eastAsia="맑은 고딕" w:hAnsi="맑은 고딕" w:cs="맑은 고딕"/>
      <w:color w:val="000000"/>
      <w:szCs w:val="20"/>
      <w:lang w:val="ko-KR"/>
    </w:rPr>
  </w:style>
  <w:style w:type="paragraph" w:customStyle="1" w:styleId="TDC23">
    <w:name w:val="TDC 주석 2"/>
    <w:next w:val="TDC20"/>
    <w:uiPriority w:val="43"/>
    <w:qFormat/>
    <w:pPr>
      <w:snapToGrid w:val="0"/>
      <w:spacing w:before="80" w:after="120"/>
      <w:ind w:left="198"/>
    </w:pPr>
    <w:rPr>
      <w:rFonts w:ascii="맑은 고딕" w:eastAsia="맑은 고딕" w:hAnsi="맑은 고딕" w:cs="맑은 고딕"/>
      <w:color w:val="000000"/>
      <w:szCs w:val="20"/>
      <w:lang w:val="ko-KR"/>
    </w:rPr>
  </w:style>
  <w:style w:type="paragraph" w:customStyle="1" w:styleId="TDC33">
    <w:name w:val="TDC 주석 3"/>
    <w:next w:val="TDC30"/>
    <w:uiPriority w:val="43"/>
    <w:qFormat/>
    <w:pPr>
      <w:snapToGrid w:val="0"/>
      <w:spacing w:before="80" w:after="120"/>
      <w:ind w:left="397"/>
    </w:pPr>
    <w:rPr>
      <w:rFonts w:ascii="맑은 고딕" w:eastAsia="맑은 고딕" w:hAnsi="맑은 고딕" w:cs="맑은 고딕"/>
      <w:color w:val="000000"/>
      <w:szCs w:val="20"/>
      <w:lang w:val="ko-KR"/>
    </w:rPr>
  </w:style>
  <w:style w:type="paragraph" w:customStyle="1" w:styleId="TDC43">
    <w:name w:val="TDC 주석 4"/>
    <w:next w:val="TDC40"/>
    <w:uiPriority w:val="43"/>
    <w:qFormat/>
    <w:pPr>
      <w:snapToGrid w:val="0"/>
      <w:spacing w:before="80" w:after="120"/>
      <w:ind w:left="595"/>
    </w:pPr>
    <w:rPr>
      <w:rFonts w:ascii="맑은 고딕" w:eastAsia="맑은 고딕" w:hAnsi="맑은 고딕" w:cs="맑은 고딕"/>
      <w:color w:val="000000"/>
      <w:szCs w:val="20"/>
      <w:lang w:val="ko-KR"/>
    </w:rPr>
  </w:style>
  <w:style w:type="paragraph" w:customStyle="1" w:styleId="TDC53">
    <w:name w:val="TDC 주석 5"/>
    <w:next w:val="TDC50"/>
    <w:uiPriority w:val="43"/>
    <w:qFormat/>
    <w:pPr>
      <w:snapToGrid w:val="0"/>
      <w:spacing w:before="80" w:after="120"/>
      <w:ind w:left="794"/>
    </w:pPr>
    <w:rPr>
      <w:rFonts w:ascii="맑은 고딕" w:eastAsia="맑은 고딕" w:hAnsi="맑은 고딕" w:cs="맑은 고딕"/>
      <w:color w:val="000000"/>
      <w:szCs w:val="20"/>
      <w:lang w:val="ko-KR"/>
    </w:rPr>
  </w:style>
  <w:style w:type="paragraph" w:customStyle="1" w:styleId="TDC63">
    <w:name w:val="TDC 주석 6"/>
    <w:next w:val="TDC60"/>
    <w:uiPriority w:val="43"/>
    <w:qFormat/>
    <w:pPr>
      <w:snapToGrid w:val="0"/>
      <w:spacing w:before="80" w:after="120"/>
      <w:ind w:left="992"/>
    </w:pPr>
    <w:rPr>
      <w:rFonts w:ascii="맑은 고딕" w:eastAsia="맑은 고딕" w:hAnsi="맑은 고딕" w:cs="맑은 고딕"/>
      <w:color w:val="000000"/>
      <w:szCs w:val="20"/>
      <w:lang w:val="ko-KR"/>
    </w:rPr>
  </w:style>
  <w:style w:type="paragraph" w:customStyle="1" w:styleId="TDC14">
    <w:name w:val="TDC 그림 1"/>
    <w:next w:val="TDC10"/>
    <w:uiPriority w:val="40"/>
    <w:qFormat/>
    <w:pPr>
      <w:keepNext/>
      <w:snapToGrid w:val="0"/>
      <w:spacing w:before="160" w:after="120" w:line="240" w:lineRule="auto"/>
      <w:jc w:val="center"/>
    </w:pPr>
    <w:rPr>
      <w:rFonts w:ascii="맑은 고딕" w:eastAsia="맑은 고딕" w:hAnsi="맑은 고딕" w:cs="맑은 고딕"/>
      <w:color w:val="000000"/>
      <w:szCs w:val="20"/>
      <w:lang w:val="ko-KR"/>
    </w:rPr>
  </w:style>
  <w:style w:type="paragraph" w:customStyle="1" w:styleId="TDC24">
    <w:name w:val="TDC 그림 2"/>
    <w:next w:val="TDC20"/>
    <w:uiPriority w:val="40"/>
    <w:qFormat/>
    <w:pPr>
      <w:keepNext/>
      <w:snapToGrid w:val="0"/>
      <w:spacing w:before="160" w:after="120" w:line="240" w:lineRule="auto"/>
      <w:ind w:left="198"/>
      <w:jc w:val="center"/>
    </w:pPr>
    <w:rPr>
      <w:rFonts w:ascii="맑은 고딕" w:eastAsia="맑은 고딕" w:hAnsi="맑은 고딕" w:cs="맑은 고딕"/>
      <w:color w:val="000000"/>
      <w:szCs w:val="20"/>
      <w:lang w:val="ko-KR"/>
    </w:rPr>
  </w:style>
  <w:style w:type="paragraph" w:customStyle="1" w:styleId="TDC34">
    <w:name w:val="TDC 그림 3"/>
    <w:next w:val="TDC30"/>
    <w:uiPriority w:val="40"/>
    <w:qFormat/>
    <w:pPr>
      <w:keepNext/>
      <w:snapToGrid w:val="0"/>
      <w:spacing w:before="160" w:after="120" w:line="240" w:lineRule="auto"/>
      <w:ind w:left="397"/>
      <w:jc w:val="center"/>
    </w:pPr>
    <w:rPr>
      <w:rFonts w:ascii="맑은 고딕" w:eastAsia="맑은 고딕" w:hAnsi="맑은 고딕" w:cs="맑은 고딕"/>
      <w:color w:val="000000"/>
      <w:szCs w:val="20"/>
      <w:lang w:val="ko-KR"/>
    </w:rPr>
  </w:style>
  <w:style w:type="paragraph" w:customStyle="1" w:styleId="TDC44">
    <w:name w:val="TDC 그림 4"/>
    <w:next w:val="TDC40"/>
    <w:uiPriority w:val="40"/>
    <w:qFormat/>
    <w:pPr>
      <w:keepNext/>
      <w:snapToGrid w:val="0"/>
      <w:spacing w:before="160" w:after="120" w:line="240" w:lineRule="auto"/>
      <w:ind w:left="595"/>
      <w:jc w:val="center"/>
    </w:pPr>
    <w:rPr>
      <w:rFonts w:ascii="맑은 고딕" w:eastAsia="맑은 고딕" w:hAnsi="맑은 고딕" w:cs="맑은 고딕"/>
      <w:color w:val="000000"/>
      <w:szCs w:val="20"/>
      <w:lang w:val="ko-KR"/>
    </w:rPr>
  </w:style>
  <w:style w:type="paragraph" w:customStyle="1" w:styleId="TDC54">
    <w:name w:val="TDC 그림 5"/>
    <w:next w:val="TDC50"/>
    <w:uiPriority w:val="40"/>
    <w:qFormat/>
    <w:pPr>
      <w:keepNext/>
      <w:snapToGrid w:val="0"/>
      <w:spacing w:before="160" w:after="120" w:line="240" w:lineRule="auto"/>
      <w:ind w:left="794"/>
      <w:jc w:val="center"/>
    </w:pPr>
    <w:rPr>
      <w:rFonts w:ascii="맑은 고딕" w:eastAsia="맑은 고딕" w:hAnsi="맑은 고딕" w:cs="맑은 고딕"/>
      <w:color w:val="000000"/>
      <w:szCs w:val="20"/>
      <w:lang w:val="ko-KR"/>
    </w:rPr>
  </w:style>
  <w:style w:type="paragraph" w:customStyle="1" w:styleId="TDC64">
    <w:name w:val="TDC 그림 6"/>
    <w:next w:val="TDC60"/>
    <w:uiPriority w:val="40"/>
    <w:qFormat/>
    <w:pPr>
      <w:keepNext/>
      <w:snapToGrid w:val="0"/>
      <w:spacing w:before="160" w:after="120" w:line="240" w:lineRule="auto"/>
      <w:ind w:left="992"/>
      <w:jc w:val="center"/>
    </w:pPr>
    <w:rPr>
      <w:rFonts w:ascii="맑은 고딕" w:eastAsia="맑은 고딕" w:hAnsi="맑은 고딕" w:cs="맑은 고딕"/>
      <w:color w:val="000000"/>
      <w:szCs w:val="20"/>
      <w:lang w:val="ko-KR"/>
    </w:rPr>
  </w:style>
  <w:style w:type="paragraph" w:customStyle="1" w:styleId="TDC15">
    <w:name w:val="TDC 그림 캡션 1"/>
    <w:next w:val="TDC10"/>
    <w:uiPriority w:val="42"/>
    <w:qFormat/>
    <w:pPr>
      <w:keepLines/>
      <w:snapToGrid w:val="0"/>
      <w:spacing w:after="200" w:line="264" w:lineRule="auto"/>
      <w:jc w:val="center"/>
    </w:pPr>
    <w:rPr>
      <w:rFonts w:ascii="맑은 고딕" w:eastAsia="맑은 고딕" w:hAnsi="맑은 고딕" w:cs="맑은 고딕"/>
      <w:b/>
      <w:color w:val="000000"/>
      <w:szCs w:val="20"/>
      <w:lang w:val="ko-KR"/>
    </w:rPr>
  </w:style>
  <w:style w:type="paragraph" w:customStyle="1" w:styleId="TDC25">
    <w:name w:val="TDC 그림 캡션 2"/>
    <w:next w:val="TDC20"/>
    <w:uiPriority w:val="42"/>
    <w:qFormat/>
    <w:pPr>
      <w:keepLines/>
      <w:snapToGrid w:val="0"/>
      <w:spacing w:after="200" w:line="264" w:lineRule="auto"/>
      <w:ind w:left="198"/>
      <w:jc w:val="center"/>
    </w:pPr>
    <w:rPr>
      <w:rFonts w:ascii="맑은 고딕" w:eastAsia="맑은 고딕" w:hAnsi="맑은 고딕" w:cs="맑은 고딕"/>
      <w:b/>
      <w:color w:val="000000"/>
      <w:szCs w:val="20"/>
      <w:lang w:val="ko-KR"/>
    </w:rPr>
  </w:style>
  <w:style w:type="paragraph" w:customStyle="1" w:styleId="TDC35">
    <w:name w:val="TDC 그림 캡션 3"/>
    <w:next w:val="TDC30"/>
    <w:uiPriority w:val="42"/>
    <w:qFormat/>
    <w:pPr>
      <w:keepLines/>
      <w:snapToGrid w:val="0"/>
      <w:spacing w:after="200" w:line="264" w:lineRule="auto"/>
      <w:ind w:left="397"/>
      <w:jc w:val="center"/>
    </w:pPr>
    <w:rPr>
      <w:rFonts w:ascii="맑은 고딕" w:eastAsia="맑은 고딕" w:hAnsi="맑은 고딕" w:cs="맑은 고딕"/>
      <w:b/>
      <w:color w:val="000000"/>
      <w:szCs w:val="20"/>
      <w:lang w:val="ko-KR"/>
    </w:rPr>
  </w:style>
  <w:style w:type="paragraph" w:customStyle="1" w:styleId="TDC45">
    <w:name w:val="TDC 그림 캡션 4"/>
    <w:next w:val="TDC40"/>
    <w:uiPriority w:val="42"/>
    <w:qFormat/>
    <w:pPr>
      <w:keepLines/>
      <w:snapToGrid w:val="0"/>
      <w:spacing w:after="200" w:line="264" w:lineRule="auto"/>
      <w:ind w:left="595"/>
      <w:jc w:val="center"/>
    </w:pPr>
    <w:rPr>
      <w:rFonts w:ascii="맑은 고딕" w:eastAsia="맑은 고딕" w:hAnsi="맑은 고딕" w:cs="맑은 고딕"/>
      <w:b/>
      <w:color w:val="000000"/>
      <w:szCs w:val="20"/>
      <w:lang w:val="ko-KR"/>
    </w:rPr>
  </w:style>
  <w:style w:type="paragraph" w:customStyle="1" w:styleId="TDC55">
    <w:name w:val="TDC 그림 캡션 5"/>
    <w:next w:val="TDC50"/>
    <w:uiPriority w:val="42"/>
    <w:qFormat/>
    <w:pPr>
      <w:keepLines/>
      <w:snapToGrid w:val="0"/>
      <w:spacing w:after="200" w:line="264" w:lineRule="auto"/>
      <w:ind w:left="794"/>
      <w:jc w:val="center"/>
    </w:pPr>
    <w:rPr>
      <w:rFonts w:ascii="맑은 고딕" w:eastAsia="맑은 고딕" w:hAnsi="맑은 고딕" w:cs="맑은 고딕"/>
      <w:b/>
      <w:color w:val="000000"/>
      <w:szCs w:val="20"/>
      <w:lang w:val="ko-KR"/>
    </w:rPr>
  </w:style>
  <w:style w:type="paragraph" w:customStyle="1" w:styleId="TDC65">
    <w:name w:val="TDC 그림 캡션 6"/>
    <w:next w:val="TDC60"/>
    <w:uiPriority w:val="42"/>
    <w:qFormat/>
    <w:pPr>
      <w:keepLines/>
      <w:snapToGrid w:val="0"/>
      <w:spacing w:after="200" w:line="264" w:lineRule="auto"/>
      <w:ind w:left="992"/>
      <w:jc w:val="center"/>
    </w:pPr>
    <w:rPr>
      <w:rFonts w:ascii="맑은 고딕" w:eastAsia="맑은 고딕" w:hAnsi="맑은 고딕" w:cs="맑은 고딕"/>
      <w:b/>
      <w:color w:val="000000"/>
      <w:szCs w:val="20"/>
      <w:lang w:val="ko-KR"/>
    </w:rPr>
  </w:style>
  <w:style w:type="paragraph" w:customStyle="1" w:styleId="TDC16">
    <w:name w:val="TDC 수식 1"/>
    <w:next w:val="TDC10"/>
    <w:uiPriority w:val="44"/>
    <w:qFormat/>
    <w:pPr>
      <w:keepLines/>
      <w:snapToGrid w:val="0"/>
      <w:spacing w:before="240" w:after="240"/>
      <w:jc w:val="center"/>
    </w:pPr>
    <w:rPr>
      <w:rFonts w:ascii="Cambria Math" w:hAnsi="Cambria Math"/>
      <w:color w:val="000000"/>
      <w:szCs w:val="20"/>
      <w:lang w:val="ko-KR"/>
    </w:rPr>
  </w:style>
  <w:style w:type="paragraph" w:customStyle="1" w:styleId="TDC26">
    <w:name w:val="TDC 수식 2"/>
    <w:next w:val="TDC20"/>
    <w:uiPriority w:val="44"/>
    <w:qFormat/>
    <w:pPr>
      <w:keepLines/>
      <w:snapToGrid w:val="0"/>
      <w:spacing w:before="240" w:after="240"/>
      <w:ind w:left="198"/>
      <w:jc w:val="center"/>
    </w:pPr>
    <w:rPr>
      <w:rFonts w:ascii="Cambria Math" w:hAnsi="Cambria Math"/>
      <w:color w:val="000000"/>
      <w:szCs w:val="20"/>
      <w:lang w:val="ko-KR"/>
    </w:rPr>
  </w:style>
  <w:style w:type="paragraph" w:customStyle="1" w:styleId="TDC36">
    <w:name w:val="TDC 수식 3"/>
    <w:next w:val="TDC30"/>
    <w:uiPriority w:val="44"/>
    <w:qFormat/>
    <w:pPr>
      <w:keepLines/>
      <w:snapToGrid w:val="0"/>
      <w:spacing w:before="240" w:after="240"/>
      <w:ind w:left="397"/>
      <w:jc w:val="center"/>
    </w:pPr>
    <w:rPr>
      <w:rFonts w:ascii="Cambria Math" w:hAnsi="Cambria Math"/>
      <w:color w:val="000000"/>
      <w:szCs w:val="20"/>
      <w:lang w:val="ko-KR"/>
    </w:rPr>
  </w:style>
  <w:style w:type="paragraph" w:customStyle="1" w:styleId="TDC46">
    <w:name w:val="TDC 수식 4"/>
    <w:next w:val="TDC40"/>
    <w:uiPriority w:val="44"/>
    <w:qFormat/>
    <w:pPr>
      <w:keepLines/>
      <w:snapToGrid w:val="0"/>
      <w:spacing w:before="240" w:after="240"/>
      <w:ind w:left="595"/>
      <w:jc w:val="center"/>
    </w:pPr>
    <w:rPr>
      <w:rFonts w:ascii="Cambria Math" w:hAnsi="Cambria Math"/>
      <w:color w:val="000000"/>
      <w:szCs w:val="20"/>
      <w:lang w:val="ko-KR"/>
    </w:rPr>
  </w:style>
  <w:style w:type="paragraph" w:customStyle="1" w:styleId="TDC56">
    <w:name w:val="TDC 수식 5"/>
    <w:next w:val="TDC50"/>
    <w:uiPriority w:val="44"/>
    <w:qFormat/>
    <w:pPr>
      <w:keepLines/>
      <w:snapToGrid w:val="0"/>
      <w:spacing w:before="240" w:after="240"/>
      <w:ind w:left="794"/>
      <w:jc w:val="center"/>
    </w:pPr>
    <w:rPr>
      <w:rFonts w:ascii="Cambria Math" w:hAnsi="Cambria Math"/>
      <w:color w:val="000000"/>
      <w:szCs w:val="20"/>
      <w:lang w:val="ko-KR"/>
    </w:rPr>
  </w:style>
  <w:style w:type="paragraph" w:customStyle="1" w:styleId="TDC66">
    <w:name w:val="TDC 수식 6"/>
    <w:next w:val="TDC60"/>
    <w:uiPriority w:val="44"/>
    <w:qFormat/>
    <w:pPr>
      <w:keepLines/>
      <w:snapToGrid w:val="0"/>
      <w:spacing w:before="240" w:after="240"/>
      <w:ind w:left="992"/>
      <w:jc w:val="center"/>
    </w:pPr>
    <w:rPr>
      <w:rFonts w:ascii="Cambria Math" w:hAnsi="Cambria Math"/>
      <w:color w:val="000000"/>
      <w:szCs w:val="20"/>
      <w:lang w:val="ko-KR"/>
    </w:rPr>
  </w:style>
  <w:style w:type="paragraph" w:customStyle="1" w:styleId="TDCe">
    <w:name w:val="TDC 표 항목"/>
    <w:uiPriority w:val="31"/>
    <w:qFormat/>
    <w:pPr>
      <w:snapToGrid w:val="0"/>
      <w:spacing w:after="0" w:line="276" w:lineRule="auto"/>
      <w:jc w:val="center"/>
    </w:pPr>
    <w:rPr>
      <w:rFonts w:ascii="맑은 고딕" w:eastAsia="맑은 고딕" w:hAnsi="맑은 고딕" w:cs="맑은 고딕"/>
      <w:b/>
      <w:color w:val="000000"/>
      <w:szCs w:val="20"/>
      <w:lang w:val="ko-KR"/>
    </w:rPr>
  </w:style>
  <w:style w:type="paragraph" w:customStyle="1" w:styleId="TDCf">
    <w:name w:val="TDC 표 설명"/>
    <w:uiPriority w:val="31"/>
    <w:qFormat/>
    <w:pPr>
      <w:snapToGrid w:val="0"/>
      <w:spacing w:after="0" w:line="276" w:lineRule="auto"/>
      <w:jc w:val="left"/>
    </w:pPr>
    <w:rPr>
      <w:rFonts w:ascii="맑은 고딕" w:eastAsia="맑은 고딕" w:hAnsi="맑은 고딕" w:cs="맑은 고딕"/>
      <w:color w:val="000000"/>
      <w:szCs w:val="20"/>
      <w:lang w:val="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598404">
      <w:bodyDiv w:val="1"/>
      <w:marLeft w:val="0"/>
      <w:marRight w:val="0"/>
      <w:marTop w:val="0"/>
      <w:marBottom w:val="0"/>
      <w:divBdr>
        <w:top w:val="none" w:sz="0" w:space="0" w:color="auto"/>
        <w:left w:val="none" w:sz="0" w:space="0" w:color="auto"/>
        <w:bottom w:val="none" w:sz="0" w:space="0" w:color="auto"/>
        <w:right w:val="none" w:sz="0" w:space="0" w:color="auto"/>
      </w:divBdr>
    </w:div>
    <w:div w:id="223152167">
      <w:bodyDiv w:val="1"/>
      <w:marLeft w:val="0"/>
      <w:marRight w:val="0"/>
      <w:marTop w:val="0"/>
      <w:marBottom w:val="0"/>
      <w:divBdr>
        <w:top w:val="none" w:sz="0" w:space="0" w:color="auto"/>
        <w:left w:val="none" w:sz="0" w:space="0" w:color="auto"/>
        <w:bottom w:val="none" w:sz="0" w:space="0" w:color="auto"/>
        <w:right w:val="none" w:sz="0" w:space="0" w:color="auto"/>
      </w:divBdr>
    </w:div>
    <w:div w:id="257755826">
      <w:bodyDiv w:val="1"/>
      <w:marLeft w:val="0"/>
      <w:marRight w:val="0"/>
      <w:marTop w:val="0"/>
      <w:marBottom w:val="0"/>
      <w:divBdr>
        <w:top w:val="none" w:sz="0" w:space="0" w:color="auto"/>
        <w:left w:val="none" w:sz="0" w:space="0" w:color="auto"/>
        <w:bottom w:val="none" w:sz="0" w:space="0" w:color="auto"/>
        <w:right w:val="none" w:sz="0" w:space="0" w:color="auto"/>
      </w:divBdr>
    </w:div>
    <w:div w:id="263152379">
      <w:bodyDiv w:val="1"/>
      <w:marLeft w:val="0"/>
      <w:marRight w:val="0"/>
      <w:marTop w:val="0"/>
      <w:marBottom w:val="0"/>
      <w:divBdr>
        <w:top w:val="none" w:sz="0" w:space="0" w:color="auto"/>
        <w:left w:val="none" w:sz="0" w:space="0" w:color="auto"/>
        <w:bottom w:val="none" w:sz="0" w:space="0" w:color="auto"/>
        <w:right w:val="none" w:sz="0" w:space="0" w:color="auto"/>
      </w:divBdr>
    </w:div>
    <w:div w:id="264314611">
      <w:bodyDiv w:val="1"/>
      <w:marLeft w:val="0"/>
      <w:marRight w:val="0"/>
      <w:marTop w:val="0"/>
      <w:marBottom w:val="0"/>
      <w:divBdr>
        <w:top w:val="none" w:sz="0" w:space="0" w:color="auto"/>
        <w:left w:val="none" w:sz="0" w:space="0" w:color="auto"/>
        <w:bottom w:val="none" w:sz="0" w:space="0" w:color="auto"/>
        <w:right w:val="none" w:sz="0" w:space="0" w:color="auto"/>
      </w:divBdr>
    </w:div>
    <w:div w:id="339697860">
      <w:bodyDiv w:val="1"/>
      <w:marLeft w:val="0"/>
      <w:marRight w:val="0"/>
      <w:marTop w:val="0"/>
      <w:marBottom w:val="0"/>
      <w:divBdr>
        <w:top w:val="none" w:sz="0" w:space="0" w:color="auto"/>
        <w:left w:val="none" w:sz="0" w:space="0" w:color="auto"/>
        <w:bottom w:val="none" w:sz="0" w:space="0" w:color="auto"/>
        <w:right w:val="none" w:sz="0" w:space="0" w:color="auto"/>
      </w:divBdr>
    </w:div>
    <w:div w:id="497380651">
      <w:bodyDiv w:val="1"/>
      <w:marLeft w:val="0"/>
      <w:marRight w:val="0"/>
      <w:marTop w:val="0"/>
      <w:marBottom w:val="0"/>
      <w:divBdr>
        <w:top w:val="none" w:sz="0" w:space="0" w:color="auto"/>
        <w:left w:val="none" w:sz="0" w:space="0" w:color="auto"/>
        <w:bottom w:val="none" w:sz="0" w:space="0" w:color="auto"/>
        <w:right w:val="none" w:sz="0" w:space="0" w:color="auto"/>
      </w:divBdr>
    </w:div>
    <w:div w:id="522285532">
      <w:bodyDiv w:val="1"/>
      <w:marLeft w:val="0"/>
      <w:marRight w:val="0"/>
      <w:marTop w:val="0"/>
      <w:marBottom w:val="0"/>
      <w:divBdr>
        <w:top w:val="none" w:sz="0" w:space="0" w:color="auto"/>
        <w:left w:val="none" w:sz="0" w:space="0" w:color="auto"/>
        <w:bottom w:val="none" w:sz="0" w:space="0" w:color="auto"/>
        <w:right w:val="none" w:sz="0" w:space="0" w:color="auto"/>
      </w:divBdr>
    </w:div>
    <w:div w:id="548811048">
      <w:bodyDiv w:val="1"/>
      <w:marLeft w:val="0"/>
      <w:marRight w:val="0"/>
      <w:marTop w:val="0"/>
      <w:marBottom w:val="0"/>
      <w:divBdr>
        <w:top w:val="none" w:sz="0" w:space="0" w:color="auto"/>
        <w:left w:val="none" w:sz="0" w:space="0" w:color="auto"/>
        <w:bottom w:val="none" w:sz="0" w:space="0" w:color="auto"/>
        <w:right w:val="none" w:sz="0" w:space="0" w:color="auto"/>
      </w:divBdr>
    </w:div>
    <w:div w:id="634725282">
      <w:bodyDiv w:val="1"/>
      <w:marLeft w:val="0"/>
      <w:marRight w:val="0"/>
      <w:marTop w:val="0"/>
      <w:marBottom w:val="0"/>
      <w:divBdr>
        <w:top w:val="none" w:sz="0" w:space="0" w:color="auto"/>
        <w:left w:val="none" w:sz="0" w:space="0" w:color="auto"/>
        <w:bottom w:val="none" w:sz="0" w:space="0" w:color="auto"/>
        <w:right w:val="none" w:sz="0" w:space="0" w:color="auto"/>
      </w:divBdr>
    </w:div>
    <w:div w:id="654147577">
      <w:bodyDiv w:val="1"/>
      <w:marLeft w:val="0"/>
      <w:marRight w:val="0"/>
      <w:marTop w:val="0"/>
      <w:marBottom w:val="0"/>
      <w:divBdr>
        <w:top w:val="none" w:sz="0" w:space="0" w:color="auto"/>
        <w:left w:val="none" w:sz="0" w:space="0" w:color="auto"/>
        <w:bottom w:val="none" w:sz="0" w:space="0" w:color="auto"/>
        <w:right w:val="none" w:sz="0" w:space="0" w:color="auto"/>
      </w:divBdr>
    </w:div>
    <w:div w:id="916666074">
      <w:bodyDiv w:val="1"/>
      <w:marLeft w:val="0"/>
      <w:marRight w:val="0"/>
      <w:marTop w:val="0"/>
      <w:marBottom w:val="0"/>
      <w:divBdr>
        <w:top w:val="none" w:sz="0" w:space="0" w:color="auto"/>
        <w:left w:val="none" w:sz="0" w:space="0" w:color="auto"/>
        <w:bottom w:val="none" w:sz="0" w:space="0" w:color="auto"/>
        <w:right w:val="none" w:sz="0" w:space="0" w:color="auto"/>
      </w:divBdr>
    </w:div>
    <w:div w:id="1005791929">
      <w:bodyDiv w:val="1"/>
      <w:marLeft w:val="0"/>
      <w:marRight w:val="0"/>
      <w:marTop w:val="0"/>
      <w:marBottom w:val="0"/>
      <w:divBdr>
        <w:top w:val="none" w:sz="0" w:space="0" w:color="auto"/>
        <w:left w:val="none" w:sz="0" w:space="0" w:color="auto"/>
        <w:bottom w:val="none" w:sz="0" w:space="0" w:color="auto"/>
        <w:right w:val="none" w:sz="0" w:space="0" w:color="auto"/>
      </w:divBdr>
    </w:div>
    <w:div w:id="1008562941">
      <w:bodyDiv w:val="1"/>
      <w:marLeft w:val="0"/>
      <w:marRight w:val="0"/>
      <w:marTop w:val="0"/>
      <w:marBottom w:val="0"/>
      <w:divBdr>
        <w:top w:val="none" w:sz="0" w:space="0" w:color="auto"/>
        <w:left w:val="none" w:sz="0" w:space="0" w:color="auto"/>
        <w:bottom w:val="none" w:sz="0" w:space="0" w:color="auto"/>
        <w:right w:val="none" w:sz="0" w:space="0" w:color="auto"/>
      </w:divBdr>
    </w:div>
    <w:div w:id="1047952817">
      <w:bodyDiv w:val="1"/>
      <w:marLeft w:val="0"/>
      <w:marRight w:val="0"/>
      <w:marTop w:val="0"/>
      <w:marBottom w:val="0"/>
      <w:divBdr>
        <w:top w:val="none" w:sz="0" w:space="0" w:color="auto"/>
        <w:left w:val="none" w:sz="0" w:space="0" w:color="auto"/>
        <w:bottom w:val="none" w:sz="0" w:space="0" w:color="auto"/>
        <w:right w:val="none" w:sz="0" w:space="0" w:color="auto"/>
      </w:divBdr>
    </w:div>
    <w:div w:id="1195770677">
      <w:bodyDiv w:val="1"/>
      <w:marLeft w:val="0"/>
      <w:marRight w:val="0"/>
      <w:marTop w:val="0"/>
      <w:marBottom w:val="0"/>
      <w:divBdr>
        <w:top w:val="none" w:sz="0" w:space="0" w:color="auto"/>
        <w:left w:val="none" w:sz="0" w:space="0" w:color="auto"/>
        <w:bottom w:val="none" w:sz="0" w:space="0" w:color="auto"/>
        <w:right w:val="none" w:sz="0" w:space="0" w:color="auto"/>
      </w:divBdr>
    </w:div>
    <w:div w:id="1225336029">
      <w:bodyDiv w:val="1"/>
      <w:marLeft w:val="0"/>
      <w:marRight w:val="0"/>
      <w:marTop w:val="0"/>
      <w:marBottom w:val="0"/>
      <w:divBdr>
        <w:top w:val="none" w:sz="0" w:space="0" w:color="auto"/>
        <w:left w:val="none" w:sz="0" w:space="0" w:color="auto"/>
        <w:bottom w:val="none" w:sz="0" w:space="0" w:color="auto"/>
        <w:right w:val="none" w:sz="0" w:space="0" w:color="auto"/>
      </w:divBdr>
      <w:divsChild>
        <w:div w:id="591166851">
          <w:marLeft w:val="0"/>
          <w:marRight w:val="0"/>
          <w:marTop w:val="0"/>
          <w:marBottom w:val="0"/>
          <w:divBdr>
            <w:top w:val="none" w:sz="0" w:space="0" w:color="auto"/>
            <w:left w:val="none" w:sz="0" w:space="0" w:color="auto"/>
            <w:bottom w:val="none" w:sz="0" w:space="0" w:color="auto"/>
            <w:right w:val="none" w:sz="0" w:space="0" w:color="auto"/>
          </w:divBdr>
          <w:divsChild>
            <w:div w:id="520168091">
              <w:marLeft w:val="0"/>
              <w:marRight w:val="0"/>
              <w:marTop w:val="0"/>
              <w:marBottom w:val="0"/>
              <w:divBdr>
                <w:top w:val="none" w:sz="0" w:space="0" w:color="auto"/>
                <w:left w:val="none" w:sz="0" w:space="0" w:color="auto"/>
                <w:bottom w:val="none" w:sz="0" w:space="0" w:color="auto"/>
                <w:right w:val="none" w:sz="0" w:space="0" w:color="auto"/>
              </w:divBdr>
              <w:divsChild>
                <w:div w:id="1294868466">
                  <w:marLeft w:val="0"/>
                  <w:marRight w:val="0"/>
                  <w:marTop w:val="0"/>
                  <w:marBottom w:val="0"/>
                  <w:divBdr>
                    <w:top w:val="none" w:sz="0" w:space="0" w:color="auto"/>
                    <w:left w:val="none" w:sz="0" w:space="0" w:color="auto"/>
                    <w:bottom w:val="none" w:sz="0" w:space="0" w:color="auto"/>
                    <w:right w:val="none" w:sz="0" w:space="0" w:color="auto"/>
                  </w:divBdr>
                  <w:divsChild>
                    <w:div w:id="1192493932">
                      <w:marLeft w:val="0"/>
                      <w:marRight w:val="0"/>
                      <w:marTop w:val="0"/>
                      <w:marBottom w:val="0"/>
                      <w:divBdr>
                        <w:top w:val="none" w:sz="0" w:space="0" w:color="auto"/>
                        <w:left w:val="none" w:sz="0" w:space="0" w:color="auto"/>
                        <w:bottom w:val="none" w:sz="0" w:space="0" w:color="auto"/>
                        <w:right w:val="none" w:sz="0" w:space="0" w:color="auto"/>
                      </w:divBdr>
                      <w:divsChild>
                        <w:div w:id="531965483">
                          <w:marLeft w:val="0"/>
                          <w:marRight w:val="0"/>
                          <w:marTop w:val="0"/>
                          <w:marBottom w:val="0"/>
                          <w:divBdr>
                            <w:top w:val="none" w:sz="0" w:space="0" w:color="auto"/>
                            <w:left w:val="none" w:sz="0" w:space="0" w:color="auto"/>
                            <w:bottom w:val="none" w:sz="0" w:space="0" w:color="auto"/>
                            <w:right w:val="none" w:sz="0" w:space="0" w:color="auto"/>
                          </w:divBdr>
                          <w:divsChild>
                            <w:div w:id="1698004077">
                              <w:marLeft w:val="0"/>
                              <w:marRight w:val="0"/>
                              <w:marTop w:val="0"/>
                              <w:marBottom w:val="0"/>
                              <w:divBdr>
                                <w:top w:val="none" w:sz="0" w:space="0" w:color="auto"/>
                                <w:left w:val="none" w:sz="0" w:space="0" w:color="auto"/>
                                <w:bottom w:val="none" w:sz="0" w:space="0" w:color="auto"/>
                                <w:right w:val="none" w:sz="0" w:space="0" w:color="auto"/>
                              </w:divBdr>
                              <w:divsChild>
                                <w:div w:id="1518152222">
                                  <w:marLeft w:val="0"/>
                                  <w:marRight w:val="0"/>
                                  <w:marTop w:val="0"/>
                                  <w:marBottom w:val="0"/>
                                  <w:divBdr>
                                    <w:top w:val="none" w:sz="0" w:space="0" w:color="auto"/>
                                    <w:left w:val="none" w:sz="0" w:space="0" w:color="auto"/>
                                    <w:bottom w:val="none" w:sz="0" w:space="0" w:color="auto"/>
                                    <w:right w:val="none" w:sz="0" w:space="0" w:color="auto"/>
                                  </w:divBdr>
                                  <w:divsChild>
                                    <w:div w:id="1569532763">
                                      <w:marLeft w:val="0"/>
                                      <w:marRight w:val="0"/>
                                      <w:marTop w:val="0"/>
                                      <w:marBottom w:val="0"/>
                                      <w:divBdr>
                                        <w:top w:val="none" w:sz="0" w:space="0" w:color="auto"/>
                                        <w:left w:val="none" w:sz="0" w:space="0" w:color="auto"/>
                                        <w:bottom w:val="none" w:sz="0" w:space="0" w:color="auto"/>
                                        <w:right w:val="none" w:sz="0" w:space="0" w:color="auto"/>
                                      </w:divBdr>
                                      <w:divsChild>
                                        <w:div w:id="130370471">
                                          <w:marLeft w:val="0"/>
                                          <w:marRight w:val="0"/>
                                          <w:marTop w:val="0"/>
                                          <w:marBottom w:val="495"/>
                                          <w:divBdr>
                                            <w:top w:val="none" w:sz="0" w:space="0" w:color="auto"/>
                                            <w:left w:val="none" w:sz="0" w:space="0" w:color="auto"/>
                                            <w:bottom w:val="none" w:sz="0" w:space="0" w:color="auto"/>
                                            <w:right w:val="none" w:sz="0" w:space="0" w:color="auto"/>
                                          </w:divBdr>
                                          <w:divsChild>
                                            <w:div w:id="1027944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91934598">
      <w:bodyDiv w:val="1"/>
      <w:marLeft w:val="0"/>
      <w:marRight w:val="0"/>
      <w:marTop w:val="0"/>
      <w:marBottom w:val="0"/>
      <w:divBdr>
        <w:top w:val="none" w:sz="0" w:space="0" w:color="auto"/>
        <w:left w:val="none" w:sz="0" w:space="0" w:color="auto"/>
        <w:bottom w:val="none" w:sz="0" w:space="0" w:color="auto"/>
        <w:right w:val="none" w:sz="0" w:space="0" w:color="auto"/>
      </w:divBdr>
      <w:divsChild>
        <w:div w:id="1832208294">
          <w:marLeft w:val="0"/>
          <w:marRight w:val="0"/>
          <w:marTop w:val="0"/>
          <w:marBottom w:val="0"/>
          <w:divBdr>
            <w:top w:val="none" w:sz="0" w:space="0" w:color="auto"/>
            <w:left w:val="none" w:sz="0" w:space="0" w:color="auto"/>
            <w:bottom w:val="none" w:sz="0" w:space="0" w:color="auto"/>
            <w:right w:val="none" w:sz="0" w:space="0" w:color="auto"/>
          </w:divBdr>
          <w:divsChild>
            <w:div w:id="1402632216">
              <w:marLeft w:val="0"/>
              <w:marRight w:val="0"/>
              <w:marTop w:val="0"/>
              <w:marBottom w:val="0"/>
              <w:divBdr>
                <w:top w:val="none" w:sz="0" w:space="0" w:color="auto"/>
                <w:left w:val="none" w:sz="0" w:space="0" w:color="auto"/>
                <w:bottom w:val="none" w:sz="0" w:space="0" w:color="auto"/>
                <w:right w:val="none" w:sz="0" w:space="0" w:color="auto"/>
              </w:divBdr>
              <w:divsChild>
                <w:div w:id="229851309">
                  <w:marLeft w:val="0"/>
                  <w:marRight w:val="0"/>
                  <w:marTop w:val="0"/>
                  <w:marBottom w:val="0"/>
                  <w:divBdr>
                    <w:top w:val="none" w:sz="0" w:space="0" w:color="auto"/>
                    <w:left w:val="none" w:sz="0" w:space="0" w:color="auto"/>
                    <w:bottom w:val="none" w:sz="0" w:space="0" w:color="auto"/>
                    <w:right w:val="none" w:sz="0" w:space="0" w:color="auto"/>
                  </w:divBdr>
                  <w:divsChild>
                    <w:div w:id="1105728340">
                      <w:marLeft w:val="0"/>
                      <w:marRight w:val="0"/>
                      <w:marTop w:val="0"/>
                      <w:marBottom w:val="0"/>
                      <w:divBdr>
                        <w:top w:val="none" w:sz="0" w:space="0" w:color="auto"/>
                        <w:left w:val="none" w:sz="0" w:space="0" w:color="auto"/>
                        <w:bottom w:val="none" w:sz="0" w:space="0" w:color="auto"/>
                        <w:right w:val="none" w:sz="0" w:space="0" w:color="auto"/>
                      </w:divBdr>
                      <w:divsChild>
                        <w:div w:id="1143503325">
                          <w:marLeft w:val="0"/>
                          <w:marRight w:val="0"/>
                          <w:marTop w:val="0"/>
                          <w:marBottom w:val="0"/>
                          <w:divBdr>
                            <w:top w:val="none" w:sz="0" w:space="0" w:color="auto"/>
                            <w:left w:val="none" w:sz="0" w:space="0" w:color="auto"/>
                            <w:bottom w:val="none" w:sz="0" w:space="0" w:color="auto"/>
                            <w:right w:val="none" w:sz="0" w:space="0" w:color="auto"/>
                          </w:divBdr>
                          <w:divsChild>
                            <w:div w:id="1216159708">
                              <w:marLeft w:val="0"/>
                              <w:marRight w:val="0"/>
                              <w:marTop w:val="0"/>
                              <w:marBottom w:val="0"/>
                              <w:divBdr>
                                <w:top w:val="none" w:sz="0" w:space="0" w:color="auto"/>
                                <w:left w:val="none" w:sz="0" w:space="0" w:color="auto"/>
                                <w:bottom w:val="none" w:sz="0" w:space="0" w:color="auto"/>
                                <w:right w:val="none" w:sz="0" w:space="0" w:color="auto"/>
                              </w:divBdr>
                              <w:divsChild>
                                <w:div w:id="1605529026">
                                  <w:marLeft w:val="0"/>
                                  <w:marRight w:val="0"/>
                                  <w:marTop w:val="0"/>
                                  <w:marBottom w:val="0"/>
                                  <w:divBdr>
                                    <w:top w:val="none" w:sz="0" w:space="0" w:color="auto"/>
                                    <w:left w:val="none" w:sz="0" w:space="0" w:color="auto"/>
                                    <w:bottom w:val="none" w:sz="0" w:space="0" w:color="auto"/>
                                    <w:right w:val="none" w:sz="0" w:space="0" w:color="auto"/>
                                  </w:divBdr>
                                  <w:divsChild>
                                    <w:div w:id="1425763031">
                                      <w:marLeft w:val="0"/>
                                      <w:marRight w:val="0"/>
                                      <w:marTop w:val="0"/>
                                      <w:marBottom w:val="0"/>
                                      <w:divBdr>
                                        <w:top w:val="none" w:sz="0" w:space="0" w:color="auto"/>
                                        <w:left w:val="none" w:sz="0" w:space="0" w:color="auto"/>
                                        <w:bottom w:val="none" w:sz="0" w:space="0" w:color="auto"/>
                                        <w:right w:val="none" w:sz="0" w:space="0" w:color="auto"/>
                                      </w:divBdr>
                                      <w:divsChild>
                                        <w:div w:id="1799377818">
                                          <w:marLeft w:val="0"/>
                                          <w:marRight w:val="0"/>
                                          <w:marTop w:val="0"/>
                                          <w:marBottom w:val="495"/>
                                          <w:divBdr>
                                            <w:top w:val="none" w:sz="0" w:space="0" w:color="auto"/>
                                            <w:left w:val="none" w:sz="0" w:space="0" w:color="auto"/>
                                            <w:bottom w:val="none" w:sz="0" w:space="0" w:color="auto"/>
                                            <w:right w:val="none" w:sz="0" w:space="0" w:color="auto"/>
                                          </w:divBdr>
                                          <w:divsChild>
                                            <w:div w:id="1072118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10287326">
      <w:bodyDiv w:val="1"/>
      <w:marLeft w:val="0"/>
      <w:marRight w:val="0"/>
      <w:marTop w:val="0"/>
      <w:marBottom w:val="0"/>
      <w:divBdr>
        <w:top w:val="none" w:sz="0" w:space="0" w:color="auto"/>
        <w:left w:val="none" w:sz="0" w:space="0" w:color="auto"/>
        <w:bottom w:val="none" w:sz="0" w:space="0" w:color="auto"/>
        <w:right w:val="none" w:sz="0" w:space="0" w:color="auto"/>
      </w:divBdr>
    </w:div>
    <w:div w:id="1391727459">
      <w:bodyDiv w:val="1"/>
      <w:marLeft w:val="0"/>
      <w:marRight w:val="0"/>
      <w:marTop w:val="0"/>
      <w:marBottom w:val="0"/>
      <w:divBdr>
        <w:top w:val="none" w:sz="0" w:space="0" w:color="auto"/>
        <w:left w:val="none" w:sz="0" w:space="0" w:color="auto"/>
        <w:bottom w:val="none" w:sz="0" w:space="0" w:color="auto"/>
        <w:right w:val="none" w:sz="0" w:space="0" w:color="auto"/>
      </w:divBdr>
    </w:div>
    <w:div w:id="1417484606">
      <w:bodyDiv w:val="1"/>
      <w:marLeft w:val="0"/>
      <w:marRight w:val="0"/>
      <w:marTop w:val="0"/>
      <w:marBottom w:val="0"/>
      <w:divBdr>
        <w:top w:val="none" w:sz="0" w:space="0" w:color="auto"/>
        <w:left w:val="none" w:sz="0" w:space="0" w:color="auto"/>
        <w:bottom w:val="none" w:sz="0" w:space="0" w:color="auto"/>
        <w:right w:val="none" w:sz="0" w:space="0" w:color="auto"/>
      </w:divBdr>
    </w:div>
    <w:div w:id="1578173370">
      <w:bodyDiv w:val="1"/>
      <w:marLeft w:val="0"/>
      <w:marRight w:val="0"/>
      <w:marTop w:val="0"/>
      <w:marBottom w:val="0"/>
      <w:divBdr>
        <w:top w:val="none" w:sz="0" w:space="0" w:color="auto"/>
        <w:left w:val="none" w:sz="0" w:space="0" w:color="auto"/>
        <w:bottom w:val="none" w:sz="0" w:space="0" w:color="auto"/>
        <w:right w:val="none" w:sz="0" w:space="0" w:color="auto"/>
      </w:divBdr>
    </w:div>
    <w:div w:id="1599947226">
      <w:bodyDiv w:val="1"/>
      <w:marLeft w:val="0"/>
      <w:marRight w:val="0"/>
      <w:marTop w:val="0"/>
      <w:marBottom w:val="0"/>
      <w:divBdr>
        <w:top w:val="none" w:sz="0" w:space="0" w:color="auto"/>
        <w:left w:val="none" w:sz="0" w:space="0" w:color="auto"/>
        <w:bottom w:val="none" w:sz="0" w:space="0" w:color="auto"/>
        <w:right w:val="none" w:sz="0" w:space="0" w:color="auto"/>
      </w:divBdr>
    </w:div>
    <w:div w:id="1626541755">
      <w:bodyDiv w:val="1"/>
      <w:marLeft w:val="0"/>
      <w:marRight w:val="0"/>
      <w:marTop w:val="0"/>
      <w:marBottom w:val="0"/>
      <w:divBdr>
        <w:top w:val="none" w:sz="0" w:space="0" w:color="auto"/>
        <w:left w:val="none" w:sz="0" w:space="0" w:color="auto"/>
        <w:bottom w:val="none" w:sz="0" w:space="0" w:color="auto"/>
        <w:right w:val="none" w:sz="0" w:space="0" w:color="auto"/>
      </w:divBdr>
    </w:div>
    <w:div w:id="1683896681">
      <w:bodyDiv w:val="1"/>
      <w:marLeft w:val="0"/>
      <w:marRight w:val="0"/>
      <w:marTop w:val="0"/>
      <w:marBottom w:val="0"/>
      <w:divBdr>
        <w:top w:val="none" w:sz="0" w:space="0" w:color="auto"/>
        <w:left w:val="none" w:sz="0" w:space="0" w:color="auto"/>
        <w:bottom w:val="none" w:sz="0" w:space="0" w:color="auto"/>
        <w:right w:val="none" w:sz="0" w:space="0" w:color="auto"/>
      </w:divBdr>
    </w:div>
    <w:div w:id="1689331805">
      <w:bodyDiv w:val="1"/>
      <w:marLeft w:val="0"/>
      <w:marRight w:val="0"/>
      <w:marTop w:val="0"/>
      <w:marBottom w:val="0"/>
      <w:divBdr>
        <w:top w:val="none" w:sz="0" w:space="0" w:color="auto"/>
        <w:left w:val="none" w:sz="0" w:space="0" w:color="auto"/>
        <w:bottom w:val="none" w:sz="0" w:space="0" w:color="auto"/>
        <w:right w:val="none" w:sz="0" w:space="0" w:color="auto"/>
      </w:divBdr>
    </w:div>
    <w:div w:id="1772776853">
      <w:bodyDiv w:val="1"/>
      <w:marLeft w:val="0"/>
      <w:marRight w:val="0"/>
      <w:marTop w:val="0"/>
      <w:marBottom w:val="0"/>
      <w:divBdr>
        <w:top w:val="none" w:sz="0" w:space="0" w:color="auto"/>
        <w:left w:val="none" w:sz="0" w:space="0" w:color="auto"/>
        <w:bottom w:val="none" w:sz="0" w:space="0" w:color="auto"/>
        <w:right w:val="none" w:sz="0" w:space="0" w:color="auto"/>
      </w:divBdr>
    </w:div>
    <w:div w:id="1817186444">
      <w:bodyDiv w:val="1"/>
      <w:marLeft w:val="0"/>
      <w:marRight w:val="0"/>
      <w:marTop w:val="0"/>
      <w:marBottom w:val="0"/>
      <w:divBdr>
        <w:top w:val="none" w:sz="0" w:space="0" w:color="auto"/>
        <w:left w:val="none" w:sz="0" w:space="0" w:color="auto"/>
        <w:bottom w:val="none" w:sz="0" w:space="0" w:color="auto"/>
        <w:right w:val="none" w:sz="0" w:space="0" w:color="auto"/>
      </w:divBdr>
    </w:div>
    <w:div w:id="1959487002">
      <w:bodyDiv w:val="1"/>
      <w:marLeft w:val="0"/>
      <w:marRight w:val="0"/>
      <w:marTop w:val="0"/>
      <w:marBottom w:val="0"/>
      <w:divBdr>
        <w:top w:val="none" w:sz="0" w:space="0" w:color="auto"/>
        <w:left w:val="none" w:sz="0" w:space="0" w:color="auto"/>
        <w:bottom w:val="none" w:sz="0" w:space="0" w:color="auto"/>
        <w:right w:val="none" w:sz="0" w:space="0" w:color="auto"/>
      </w:divBdr>
    </w:div>
    <w:div w:id="1967001239">
      <w:bodyDiv w:val="1"/>
      <w:marLeft w:val="0"/>
      <w:marRight w:val="0"/>
      <w:marTop w:val="0"/>
      <w:marBottom w:val="0"/>
      <w:divBdr>
        <w:top w:val="none" w:sz="0" w:space="0" w:color="auto"/>
        <w:left w:val="none" w:sz="0" w:space="0" w:color="auto"/>
        <w:bottom w:val="none" w:sz="0" w:space="0" w:color="auto"/>
        <w:right w:val="none" w:sz="0" w:space="0" w:color="auto"/>
      </w:divBdr>
      <w:divsChild>
        <w:div w:id="161817285">
          <w:marLeft w:val="0"/>
          <w:marRight w:val="0"/>
          <w:marTop w:val="0"/>
          <w:marBottom w:val="0"/>
          <w:divBdr>
            <w:top w:val="none" w:sz="0" w:space="0" w:color="auto"/>
            <w:left w:val="none" w:sz="0" w:space="0" w:color="auto"/>
            <w:bottom w:val="none" w:sz="0" w:space="0" w:color="auto"/>
            <w:right w:val="none" w:sz="0" w:space="0" w:color="auto"/>
          </w:divBdr>
          <w:divsChild>
            <w:div w:id="326174457">
              <w:marLeft w:val="0"/>
              <w:marRight w:val="0"/>
              <w:marTop w:val="0"/>
              <w:marBottom w:val="0"/>
              <w:divBdr>
                <w:top w:val="none" w:sz="0" w:space="0" w:color="auto"/>
                <w:left w:val="none" w:sz="0" w:space="0" w:color="auto"/>
                <w:bottom w:val="none" w:sz="0" w:space="0" w:color="auto"/>
                <w:right w:val="none" w:sz="0" w:space="0" w:color="auto"/>
              </w:divBdr>
              <w:divsChild>
                <w:div w:id="1157646311">
                  <w:marLeft w:val="0"/>
                  <w:marRight w:val="0"/>
                  <w:marTop w:val="0"/>
                  <w:marBottom w:val="0"/>
                  <w:divBdr>
                    <w:top w:val="none" w:sz="0" w:space="0" w:color="auto"/>
                    <w:left w:val="none" w:sz="0" w:space="0" w:color="auto"/>
                    <w:bottom w:val="none" w:sz="0" w:space="0" w:color="auto"/>
                    <w:right w:val="none" w:sz="0" w:space="0" w:color="auto"/>
                  </w:divBdr>
                  <w:divsChild>
                    <w:div w:id="2022273764">
                      <w:marLeft w:val="0"/>
                      <w:marRight w:val="0"/>
                      <w:marTop w:val="0"/>
                      <w:marBottom w:val="0"/>
                      <w:divBdr>
                        <w:top w:val="none" w:sz="0" w:space="0" w:color="auto"/>
                        <w:left w:val="none" w:sz="0" w:space="0" w:color="auto"/>
                        <w:bottom w:val="none" w:sz="0" w:space="0" w:color="auto"/>
                        <w:right w:val="none" w:sz="0" w:space="0" w:color="auto"/>
                      </w:divBdr>
                      <w:divsChild>
                        <w:div w:id="1650355564">
                          <w:marLeft w:val="0"/>
                          <w:marRight w:val="0"/>
                          <w:marTop w:val="0"/>
                          <w:marBottom w:val="0"/>
                          <w:divBdr>
                            <w:top w:val="none" w:sz="0" w:space="0" w:color="auto"/>
                            <w:left w:val="none" w:sz="0" w:space="0" w:color="auto"/>
                            <w:bottom w:val="none" w:sz="0" w:space="0" w:color="auto"/>
                            <w:right w:val="none" w:sz="0" w:space="0" w:color="auto"/>
                          </w:divBdr>
                          <w:divsChild>
                            <w:div w:id="509442896">
                              <w:marLeft w:val="0"/>
                              <w:marRight w:val="0"/>
                              <w:marTop w:val="0"/>
                              <w:marBottom w:val="0"/>
                              <w:divBdr>
                                <w:top w:val="none" w:sz="0" w:space="0" w:color="auto"/>
                                <w:left w:val="none" w:sz="0" w:space="0" w:color="auto"/>
                                <w:bottom w:val="none" w:sz="0" w:space="0" w:color="auto"/>
                                <w:right w:val="none" w:sz="0" w:space="0" w:color="auto"/>
                              </w:divBdr>
                              <w:divsChild>
                                <w:div w:id="1874806686">
                                  <w:marLeft w:val="0"/>
                                  <w:marRight w:val="0"/>
                                  <w:marTop w:val="0"/>
                                  <w:marBottom w:val="0"/>
                                  <w:divBdr>
                                    <w:top w:val="none" w:sz="0" w:space="0" w:color="auto"/>
                                    <w:left w:val="none" w:sz="0" w:space="0" w:color="auto"/>
                                    <w:bottom w:val="none" w:sz="0" w:space="0" w:color="auto"/>
                                    <w:right w:val="none" w:sz="0" w:space="0" w:color="auto"/>
                                  </w:divBdr>
                                  <w:divsChild>
                                    <w:div w:id="1644047216">
                                      <w:marLeft w:val="0"/>
                                      <w:marRight w:val="0"/>
                                      <w:marTop w:val="0"/>
                                      <w:marBottom w:val="0"/>
                                      <w:divBdr>
                                        <w:top w:val="none" w:sz="0" w:space="0" w:color="auto"/>
                                        <w:left w:val="none" w:sz="0" w:space="0" w:color="auto"/>
                                        <w:bottom w:val="none" w:sz="0" w:space="0" w:color="auto"/>
                                        <w:right w:val="none" w:sz="0" w:space="0" w:color="auto"/>
                                      </w:divBdr>
                                      <w:divsChild>
                                        <w:div w:id="1038966760">
                                          <w:marLeft w:val="0"/>
                                          <w:marRight w:val="0"/>
                                          <w:marTop w:val="0"/>
                                          <w:marBottom w:val="495"/>
                                          <w:divBdr>
                                            <w:top w:val="none" w:sz="0" w:space="0" w:color="auto"/>
                                            <w:left w:val="none" w:sz="0" w:space="0" w:color="auto"/>
                                            <w:bottom w:val="none" w:sz="0" w:space="0" w:color="auto"/>
                                            <w:right w:val="none" w:sz="0" w:space="0" w:color="auto"/>
                                          </w:divBdr>
                                          <w:divsChild>
                                            <w:div w:id="532302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19133715">
      <w:bodyDiv w:val="1"/>
      <w:marLeft w:val="0"/>
      <w:marRight w:val="0"/>
      <w:marTop w:val="0"/>
      <w:marBottom w:val="0"/>
      <w:divBdr>
        <w:top w:val="none" w:sz="0" w:space="0" w:color="auto"/>
        <w:left w:val="none" w:sz="0" w:space="0" w:color="auto"/>
        <w:bottom w:val="none" w:sz="0" w:space="0" w:color="auto"/>
        <w:right w:val="none" w:sz="0" w:space="0" w:color="auto"/>
      </w:divBdr>
    </w:div>
    <w:div w:id="2120442561">
      <w:bodyDiv w:val="1"/>
      <w:marLeft w:val="0"/>
      <w:marRight w:val="0"/>
      <w:marTop w:val="0"/>
      <w:marBottom w:val="0"/>
      <w:divBdr>
        <w:top w:val="none" w:sz="0" w:space="0" w:color="auto"/>
        <w:left w:val="none" w:sz="0" w:space="0" w:color="auto"/>
        <w:bottom w:val="none" w:sz="0" w:space="0" w:color="auto"/>
        <w:right w:val="none" w:sz="0" w:space="0" w:color="auto"/>
      </w:divBdr>
      <w:divsChild>
        <w:div w:id="1075929311">
          <w:marLeft w:val="0"/>
          <w:marRight w:val="0"/>
          <w:marTop w:val="0"/>
          <w:marBottom w:val="0"/>
          <w:divBdr>
            <w:top w:val="none" w:sz="0" w:space="0" w:color="auto"/>
            <w:left w:val="none" w:sz="0" w:space="0" w:color="auto"/>
            <w:bottom w:val="none" w:sz="0" w:space="0" w:color="auto"/>
            <w:right w:val="none" w:sz="0" w:space="0" w:color="auto"/>
          </w:divBdr>
          <w:divsChild>
            <w:div w:id="1828355025">
              <w:marLeft w:val="0"/>
              <w:marRight w:val="0"/>
              <w:marTop w:val="0"/>
              <w:marBottom w:val="0"/>
              <w:divBdr>
                <w:top w:val="none" w:sz="0" w:space="0" w:color="auto"/>
                <w:left w:val="none" w:sz="0" w:space="0" w:color="auto"/>
                <w:bottom w:val="none" w:sz="0" w:space="0" w:color="auto"/>
                <w:right w:val="none" w:sz="0" w:space="0" w:color="auto"/>
              </w:divBdr>
              <w:divsChild>
                <w:div w:id="200944539">
                  <w:marLeft w:val="0"/>
                  <w:marRight w:val="0"/>
                  <w:marTop w:val="0"/>
                  <w:marBottom w:val="0"/>
                  <w:divBdr>
                    <w:top w:val="none" w:sz="0" w:space="0" w:color="auto"/>
                    <w:left w:val="none" w:sz="0" w:space="0" w:color="auto"/>
                    <w:bottom w:val="none" w:sz="0" w:space="0" w:color="auto"/>
                    <w:right w:val="none" w:sz="0" w:space="0" w:color="auto"/>
                  </w:divBdr>
                  <w:divsChild>
                    <w:div w:id="1647903287">
                      <w:marLeft w:val="0"/>
                      <w:marRight w:val="0"/>
                      <w:marTop w:val="0"/>
                      <w:marBottom w:val="0"/>
                      <w:divBdr>
                        <w:top w:val="none" w:sz="0" w:space="0" w:color="auto"/>
                        <w:left w:val="none" w:sz="0" w:space="0" w:color="auto"/>
                        <w:bottom w:val="none" w:sz="0" w:space="0" w:color="auto"/>
                        <w:right w:val="none" w:sz="0" w:space="0" w:color="auto"/>
                      </w:divBdr>
                      <w:divsChild>
                        <w:div w:id="2092770666">
                          <w:marLeft w:val="0"/>
                          <w:marRight w:val="0"/>
                          <w:marTop w:val="0"/>
                          <w:marBottom w:val="0"/>
                          <w:divBdr>
                            <w:top w:val="none" w:sz="0" w:space="0" w:color="auto"/>
                            <w:left w:val="none" w:sz="0" w:space="0" w:color="auto"/>
                            <w:bottom w:val="none" w:sz="0" w:space="0" w:color="auto"/>
                            <w:right w:val="none" w:sz="0" w:space="0" w:color="auto"/>
                          </w:divBdr>
                          <w:divsChild>
                            <w:div w:id="1133987047">
                              <w:marLeft w:val="0"/>
                              <w:marRight w:val="0"/>
                              <w:marTop w:val="0"/>
                              <w:marBottom w:val="0"/>
                              <w:divBdr>
                                <w:top w:val="none" w:sz="0" w:space="0" w:color="auto"/>
                                <w:left w:val="none" w:sz="0" w:space="0" w:color="auto"/>
                                <w:bottom w:val="none" w:sz="0" w:space="0" w:color="auto"/>
                                <w:right w:val="none" w:sz="0" w:space="0" w:color="auto"/>
                              </w:divBdr>
                              <w:divsChild>
                                <w:div w:id="1856142470">
                                  <w:marLeft w:val="0"/>
                                  <w:marRight w:val="0"/>
                                  <w:marTop w:val="0"/>
                                  <w:marBottom w:val="0"/>
                                  <w:divBdr>
                                    <w:top w:val="none" w:sz="0" w:space="0" w:color="auto"/>
                                    <w:left w:val="none" w:sz="0" w:space="0" w:color="auto"/>
                                    <w:bottom w:val="none" w:sz="0" w:space="0" w:color="auto"/>
                                    <w:right w:val="none" w:sz="0" w:space="0" w:color="auto"/>
                                  </w:divBdr>
                                  <w:divsChild>
                                    <w:div w:id="1258445566">
                                      <w:marLeft w:val="0"/>
                                      <w:marRight w:val="0"/>
                                      <w:marTop w:val="0"/>
                                      <w:marBottom w:val="0"/>
                                      <w:divBdr>
                                        <w:top w:val="none" w:sz="0" w:space="0" w:color="auto"/>
                                        <w:left w:val="none" w:sz="0" w:space="0" w:color="auto"/>
                                        <w:bottom w:val="none" w:sz="0" w:space="0" w:color="auto"/>
                                        <w:right w:val="none" w:sz="0" w:space="0" w:color="auto"/>
                                      </w:divBdr>
                                      <w:divsChild>
                                        <w:div w:id="248345730">
                                          <w:marLeft w:val="0"/>
                                          <w:marRight w:val="0"/>
                                          <w:marTop w:val="0"/>
                                          <w:marBottom w:val="495"/>
                                          <w:divBdr>
                                            <w:top w:val="none" w:sz="0" w:space="0" w:color="auto"/>
                                            <w:left w:val="none" w:sz="0" w:space="0" w:color="auto"/>
                                            <w:bottom w:val="none" w:sz="0" w:space="0" w:color="auto"/>
                                            <w:right w:val="none" w:sz="0" w:space="0" w:color="auto"/>
                                          </w:divBdr>
                                          <w:divsChild>
                                            <w:div w:id="1503156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image" Target="media/image76.png"/><Relationship Id="rId89" Type="http://schemas.openxmlformats.org/officeDocument/2006/relationships/image" Target="media/image81.png"/><Relationship Id="rId16" Type="http://schemas.openxmlformats.org/officeDocument/2006/relationships/image" Target="media/image8.png"/><Relationship Id="rId11" Type="http://schemas.openxmlformats.org/officeDocument/2006/relationships/footer" Target="footer1.xml"/><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png"/><Relationship Id="rId5" Type="http://schemas.openxmlformats.org/officeDocument/2006/relationships/webSettings" Target="webSettings.xml"/><Relationship Id="rId90" Type="http://schemas.openxmlformats.org/officeDocument/2006/relationships/image" Target="media/image82.png"/><Relationship Id="rId95" Type="http://schemas.openxmlformats.org/officeDocument/2006/relationships/fontTable" Target="fontTable.xml"/><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image" Target="media/image56.png"/><Relationship Id="rId69" Type="http://schemas.openxmlformats.org/officeDocument/2006/relationships/image" Target="media/image61.png"/><Relationship Id="rId80" Type="http://schemas.openxmlformats.org/officeDocument/2006/relationships/image" Target="media/image72.png"/><Relationship Id="rId85" Type="http://schemas.openxmlformats.org/officeDocument/2006/relationships/image" Target="media/image77.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emf"/><Relationship Id="rId75" Type="http://schemas.openxmlformats.org/officeDocument/2006/relationships/image" Target="media/image67.png"/><Relationship Id="rId83" Type="http://schemas.openxmlformats.org/officeDocument/2006/relationships/image" Target="media/image75.png"/><Relationship Id="rId88" Type="http://schemas.openxmlformats.org/officeDocument/2006/relationships/image" Target="media/image80.png"/><Relationship Id="rId91" Type="http://schemas.openxmlformats.org/officeDocument/2006/relationships/image" Target="media/image83.png"/><Relationship Id="rId9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header" Target="header1.xml"/><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emf"/><Relationship Id="rId78" Type="http://schemas.openxmlformats.org/officeDocument/2006/relationships/image" Target="media/image70.png"/><Relationship Id="rId81" Type="http://schemas.openxmlformats.org/officeDocument/2006/relationships/image" Target="media/image73.png"/><Relationship Id="rId86" Type="http://schemas.openxmlformats.org/officeDocument/2006/relationships/image" Target="media/image78.png"/><Relationship Id="rId94"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97"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63.png"/><Relationship Id="rId92" Type="http://schemas.openxmlformats.org/officeDocument/2006/relationships/image" Target="media/image84.png"/><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9.png"/><Relationship Id="rId61" Type="http://schemas.openxmlformats.org/officeDocument/2006/relationships/image" Target="media/image53.png"/><Relationship Id="rId82" Type="http://schemas.openxmlformats.org/officeDocument/2006/relationships/image" Target="media/image74.png"/><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9.png"/><Relationship Id="rId8" Type="http://schemas.openxmlformats.org/officeDocument/2006/relationships/image" Target="media/image1.png"/><Relationship Id="rId51" Type="http://schemas.openxmlformats.org/officeDocument/2006/relationships/image" Target="media/image43.png"/><Relationship Id="rId72" Type="http://schemas.openxmlformats.org/officeDocument/2006/relationships/image" Target="media/image64.png"/><Relationship Id="rId93" Type="http://schemas.openxmlformats.org/officeDocument/2006/relationships/image" Target="media/image8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6E5BE6-C2C6-4BD6-9533-7589918509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147</Pages>
  <Words>17706</Words>
  <Characters>100928</Characters>
  <Application>Microsoft Office Word</Application>
  <DocSecurity>0</DocSecurity>
  <Lines>841</Lines>
  <Paragraphs>236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118398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임정우</dc:creator>
  <cp:keywords/>
  <dc:description/>
  <cp:lastModifiedBy>김은수</cp:lastModifiedBy>
  <cp:revision>6</cp:revision>
  <cp:lastPrinted>2026-09-30T06:44:00Z</cp:lastPrinted>
  <dcterms:created xsi:type="dcterms:W3CDTF">2026-10-01T03:05:00Z</dcterms:created>
  <dcterms:modified xsi:type="dcterms:W3CDTF">2026-10-12T01:48:00Z</dcterms:modified>
</cp:coreProperties>
</file>