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6482" w14:textId="77777777" w:rsidR="00F21B5D" w:rsidRDefault="00F21B5D" w:rsidP="00680F01">
      <w:pPr>
        <w:spacing w:after="0" w:line="240" w:lineRule="auto"/>
        <w:rPr>
          <w:b/>
          <w:szCs w:val="20"/>
        </w:rPr>
      </w:pPr>
    </w:p>
    <w:p w14:paraId="1DA69284" w14:textId="77777777" w:rsidR="00F21B5D" w:rsidRDefault="00F21B5D" w:rsidP="00680F01">
      <w:pPr>
        <w:spacing w:after="0" w:line="240" w:lineRule="auto"/>
        <w:rPr>
          <w:ins w:id="0" w:author="김은수" w:date="2026-10-01T16:26:00Z" w16du:dateUtc="2026-10-01T07:26:00Z"/>
          <w:b/>
          <w:szCs w:val="20"/>
        </w:rPr>
      </w:pPr>
    </w:p>
    <w:p w14:paraId="1A4F89C7" w14:textId="77777777" w:rsidR="00C34F72" w:rsidRDefault="00C34F72" w:rsidP="00680F01">
      <w:pPr>
        <w:spacing w:after="0" w:line="240" w:lineRule="auto"/>
        <w:rPr>
          <w:ins w:id="1" w:author="김은수" w:date="2026-10-01T16:26:00Z" w16du:dateUtc="2026-10-01T07:26:00Z"/>
          <w:b/>
          <w:szCs w:val="20"/>
        </w:rPr>
      </w:pPr>
    </w:p>
    <w:p w14:paraId="78655721" w14:textId="77777777" w:rsidR="00C34F72" w:rsidRDefault="00C34F72" w:rsidP="00680F01">
      <w:pPr>
        <w:spacing w:after="0" w:line="240" w:lineRule="auto"/>
        <w:rPr>
          <w:b/>
          <w:szCs w:val="20"/>
        </w:rPr>
      </w:pPr>
    </w:p>
    <w:p w14:paraId="62CC83E6" w14:textId="77777777" w:rsidR="00935252" w:rsidRDefault="00935252" w:rsidP="00680F01">
      <w:pPr>
        <w:spacing w:after="0" w:line="240" w:lineRule="auto"/>
        <w:rPr>
          <w:b/>
          <w:szCs w:val="20"/>
        </w:rPr>
      </w:pPr>
    </w:p>
    <w:p w14:paraId="5AECF295" w14:textId="77777777" w:rsidR="00935252" w:rsidRDefault="00935252" w:rsidP="00680F01">
      <w:pPr>
        <w:spacing w:after="0" w:line="240" w:lineRule="auto"/>
        <w:rPr>
          <w:b/>
          <w:szCs w:val="20"/>
        </w:rPr>
      </w:pPr>
    </w:p>
    <w:p w14:paraId="4F232AC6" w14:textId="77777777" w:rsidR="00F21B5D" w:rsidRDefault="00F21B5D" w:rsidP="00D61B5B">
      <w:pPr>
        <w:spacing w:after="0" w:line="240" w:lineRule="auto"/>
        <w:jc w:val="right"/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F21B5D" w14:paraId="69D11656" w14:textId="77777777" w:rsidTr="0024589F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132CD64F" w14:textId="77777777" w:rsidR="00F21B5D" w:rsidRDefault="0012492F" w:rsidP="00680F01">
            <w:pPr>
              <w:jc w:val="center"/>
              <w:rPr>
                <w:b/>
                <w:sz w:val="54"/>
                <w:szCs w:val="54"/>
              </w:rPr>
            </w:pPr>
            <w:r>
              <w:rPr>
                <w:rFonts w:hint="eastAsia"/>
                <w:b/>
                <w:sz w:val="54"/>
                <w:szCs w:val="54"/>
              </w:rPr>
              <w:t xml:space="preserve">소프트웨어 </w:t>
            </w:r>
            <w:r w:rsidR="009F6245">
              <w:rPr>
                <w:rFonts w:hint="eastAsia"/>
                <w:b/>
                <w:sz w:val="54"/>
                <w:szCs w:val="54"/>
              </w:rPr>
              <w:t>아키텍쳐</w:t>
            </w:r>
            <w:r w:rsidR="00996B56">
              <w:rPr>
                <w:rFonts w:hint="eastAsia"/>
                <w:b/>
                <w:sz w:val="54"/>
                <w:szCs w:val="54"/>
              </w:rPr>
              <w:t xml:space="preserve"> </w:t>
            </w:r>
            <w:r w:rsidR="009F6245">
              <w:rPr>
                <w:rFonts w:hint="eastAsia"/>
                <w:b/>
                <w:sz w:val="54"/>
                <w:szCs w:val="54"/>
              </w:rPr>
              <w:t>기술서</w:t>
            </w:r>
          </w:p>
          <w:p w14:paraId="3A264926" w14:textId="77777777" w:rsidR="003935B6" w:rsidRPr="003935B6" w:rsidRDefault="003935B6" w:rsidP="00680F01">
            <w:pPr>
              <w:jc w:val="center"/>
              <w:rPr>
                <w:rFonts w:asciiTheme="minorEastAsia" w:hAnsiTheme="minorEastAsia"/>
                <w:b/>
                <w:sz w:val="40"/>
                <w:szCs w:val="40"/>
              </w:rPr>
            </w:pPr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(</w:t>
            </w:r>
            <w:del w:id="2" w:author="김은수" w:date="2026-09-29T18:27:00Z" w16du:dateUtc="2026-09-29T09:27:00Z">
              <w:r w:rsidRPr="003935B6">
                <w:rPr>
                  <w:rFonts w:asciiTheme="minorEastAsia" w:hAnsiTheme="minorEastAsia" w:cs="Times New Roman"/>
                  <w:b/>
                  <w:sz w:val="40"/>
                  <w:szCs w:val="40"/>
                </w:rPr>
                <w:delText>TD20B-A-EXT</w:delText>
              </w:r>
              <w:r w:rsidR="003D5EA2">
                <w:rPr>
                  <w:rFonts w:asciiTheme="minorEastAsia" w:hAnsiTheme="minorEastAsia" w:cs="Times New Roman" w:hint="eastAsia"/>
                  <w:b/>
                  <w:sz w:val="40"/>
                  <w:szCs w:val="40"/>
                </w:rPr>
                <w:delText>/TD23D</w:delText>
              </w:r>
            </w:del>
            <w:ins w:id="3" w:author="김은수" w:date="2026-09-29T18:27:00Z" w16du:dateUtc="2026-09-29T09:27:00Z">
              <w:r>
                <w:rPr>
                  <w:rFonts w:asciiTheme="minorEastAsia" w:hAnsiTheme="minorEastAsia" w:cs="Times New Roman"/>
                  <w:b/>
                  <w:sz w:val="40"/>
                  <w:szCs w:val="40"/>
                </w:rPr>
                <w:t>TD24A</w:t>
              </w:r>
            </w:ins>
            <w:r>
              <w:rPr>
                <w:rFonts w:asciiTheme="minorEastAsia" w:hAnsiTheme="minorEastAsia" w:cs="Times New Roman"/>
                <w:b/>
                <w:sz w:val="40"/>
                <w:szCs w:val="40"/>
              </w:rPr>
              <w:t>-A-EXT)</w:t>
            </w:r>
          </w:p>
        </w:tc>
      </w:tr>
    </w:tbl>
    <w:p w14:paraId="1552D1CA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2546DF1E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2AEA463C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78953872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0FA366A7" w14:textId="77777777" w:rsidR="00F21B5D" w:rsidRDefault="00F21B5D" w:rsidP="00680F01">
      <w:pPr>
        <w:spacing w:after="0" w:line="240" w:lineRule="auto"/>
        <w:jc w:val="left"/>
        <w:rPr>
          <w:b/>
          <w:szCs w:val="20"/>
        </w:rPr>
      </w:pPr>
    </w:p>
    <w:p w14:paraId="0AA5C440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14668BD7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3D0F809C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16C5C1C8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3BA7D8B8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3131D420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5FA39BD3" w14:textId="77777777" w:rsidR="0012492F" w:rsidRDefault="0012492F" w:rsidP="00680F01">
      <w:pPr>
        <w:spacing w:after="0" w:line="240" w:lineRule="auto"/>
        <w:jc w:val="left"/>
        <w:rPr>
          <w:b/>
          <w:szCs w:val="20"/>
        </w:rPr>
      </w:pPr>
    </w:p>
    <w:p w14:paraId="229DE371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1E2B2E36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12492F" w14:paraId="0F4A470F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79987E05" w14:textId="77777777" w:rsidR="0012492F" w:rsidRPr="00E2210A" w:rsidRDefault="0012492F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bookmarkStart w:id="4" w:name="_Hlk149635031"/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6A276CB1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0581AB47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5A9488A0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12492F" w14:paraId="5D1F8AD3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2F94B143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7661349F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5" w:author="김은수" w:date="2026-09-29T18:27:00Z" w16du:dateUtc="2026-09-29T09:2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임정우</w:delText>
              </w:r>
            </w:del>
            <w:ins w:id="6" w:author="김은수" w:date="2026-09-29T18:27:00Z" w16du:dateUtc="2026-09-29T09:27:00Z">
              <w:r>
                <w:rPr>
                  <w:rFonts w:asciiTheme="majorEastAsia" w:eastAsiaTheme="majorEastAsia" w:hAnsiTheme="majorEastAsia" w:cs="Tahoma" w:hint="eastAsia"/>
                  <w:szCs w:val="20"/>
                </w:rPr>
                <w:t>김은수</w:t>
              </w:r>
            </w:ins>
          </w:p>
        </w:tc>
        <w:tc>
          <w:tcPr>
            <w:tcW w:w="2581" w:type="dxa"/>
            <w:vAlign w:val="center"/>
          </w:tcPr>
          <w:p w14:paraId="0A2CBD70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716C26F5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7" w:author="김은수" w:date="2026-09-29T18:27:00Z" w16du:dateUtc="2026-09-29T09:2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이호승</w:delText>
              </w:r>
            </w:del>
          </w:p>
        </w:tc>
      </w:tr>
      <w:tr w:rsidR="0012492F" w14:paraId="7B9D5BA9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1E1DAA61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731E0A07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del w:id="8" w:author="김은수" w:date="2026-09-29T18:27:00Z" w16du:dateUtc="2026-09-29T09:2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사업부장</w:delText>
              </w:r>
            </w:del>
            <w:ins w:id="9" w:author="김은수" w:date="2026-09-29T18:27:00Z" w16du:dateUtc="2026-09-29T09:27:00Z">
              <w:r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t>수석연구원</w:t>
              </w:r>
            </w:ins>
          </w:p>
        </w:tc>
        <w:tc>
          <w:tcPr>
            <w:tcW w:w="2581" w:type="dxa"/>
            <w:vAlign w:val="center"/>
          </w:tcPr>
          <w:p w14:paraId="6273909F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vAlign w:val="center"/>
          </w:tcPr>
          <w:p w14:paraId="06801B20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0" w:author="김은수" w:date="2026-09-29T18:27:00Z" w16du:dateUtc="2026-09-29T09:2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기술이사</w:delText>
              </w:r>
            </w:del>
          </w:p>
        </w:tc>
      </w:tr>
      <w:tr w:rsidR="0012492F" w14:paraId="369DF958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5ED255B5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462EEF93" w14:textId="77777777" w:rsidR="0012492F" w:rsidRPr="00E2210A" w:rsidRDefault="0025693E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1" w:author="김은수" w:date="2026-09-29T18:27:00Z" w16du:dateUtc="2026-09-29T09:2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2020.12.23</w:delText>
              </w:r>
            </w:del>
          </w:p>
        </w:tc>
        <w:tc>
          <w:tcPr>
            <w:tcW w:w="2581" w:type="dxa"/>
            <w:vAlign w:val="center"/>
          </w:tcPr>
          <w:p w14:paraId="11A9A6AF" w14:textId="77777777" w:rsidR="0012492F" w:rsidRPr="00E2210A" w:rsidRDefault="0012492F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346C379B" w14:textId="77777777" w:rsidR="0012492F" w:rsidRPr="00E2210A" w:rsidRDefault="0025693E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2" w:author="김은수" w:date="2026-09-29T18:27:00Z" w16du:dateUtc="2026-09-29T09:2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2020.12.23</w:delText>
              </w:r>
            </w:del>
          </w:p>
        </w:tc>
      </w:tr>
      <w:tr w:rsidR="0012492F" w14:paraId="2665D569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65737C1C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1A6D2188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13" w:author="김은수" w:date="2026-09-29T18:27:00Z" w16du:dateUtc="2026-09-29T09:2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7120BF21" wp14:editId="10515305">
                    <wp:simplePos x="0" y="0"/>
                    <wp:positionH relativeFrom="column">
                      <wp:posOffset>-5715</wp:posOffset>
                    </wp:positionH>
                    <wp:positionV relativeFrom="paragraph">
                      <wp:posOffset>-20320</wp:posOffset>
                    </wp:positionV>
                    <wp:extent cx="1504950" cy="676275"/>
                    <wp:effectExtent l="0" t="0" r="0" b="9525"/>
                    <wp:wrapNone/>
                    <wp:docPr id="2080932553" name="그림 2080932553" descr="라인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그림 3" descr="라인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  <w:tc>
          <w:tcPr>
            <w:tcW w:w="2581" w:type="dxa"/>
            <w:vAlign w:val="center"/>
          </w:tcPr>
          <w:p w14:paraId="67AC0C56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4E622658" w14:textId="77777777" w:rsidR="0012492F" w:rsidRPr="00E2210A" w:rsidRDefault="0012492F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4" w:author="김은수" w:date="2026-09-29T18:27:00Z" w16du:dateUtc="2026-09-29T09:2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1AEAAE60" wp14:editId="38305E42">
                    <wp:simplePos x="0" y="0"/>
                    <wp:positionH relativeFrom="column">
                      <wp:posOffset>-24765</wp:posOffset>
                    </wp:positionH>
                    <wp:positionV relativeFrom="paragraph">
                      <wp:posOffset>-38735</wp:posOffset>
                    </wp:positionV>
                    <wp:extent cx="1504950" cy="714375"/>
                    <wp:effectExtent l="0" t="0" r="0" b="9525"/>
                    <wp:wrapNone/>
                    <wp:docPr id="2" name="그림 2" descr="스케치, 그림, 라인 아트, 아동 미술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그림 2" descr="스케치, 그림, 라인 아트, 아동 미술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71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</w:tr>
      <w:bookmarkEnd w:id="4"/>
    </w:tbl>
    <w:p w14:paraId="2BB8F603" w14:textId="77777777" w:rsidR="00935252" w:rsidRDefault="00935252" w:rsidP="00680F01">
      <w:pPr>
        <w:spacing w:after="0" w:line="240" w:lineRule="auto"/>
        <w:jc w:val="left"/>
        <w:rPr>
          <w:b/>
          <w:szCs w:val="20"/>
        </w:rPr>
      </w:pPr>
    </w:p>
    <w:p w14:paraId="71C294E6" w14:textId="77777777" w:rsidR="00C34F72" w:rsidRDefault="00C34F72">
      <w:pPr>
        <w:widowControl/>
        <w:wordWrap/>
        <w:autoSpaceDE/>
        <w:autoSpaceDN/>
        <w:rPr>
          <w:ins w:id="15" w:author="김은수" w:date="2026-10-01T16:26:00Z" w16du:dateUtc="2026-10-01T07:26:00Z"/>
          <w:b/>
          <w:szCs w:val="20"/>
        </w:rPr>
      </w:pPr>
      <w:ins w:id="16" w:author="김은수" w:date="2026-10-01T16:26:00Z" w16du:dateUtc="2026-10-01T07:26:00Z">
        <w:r>
          <w:rPr>
            <w:b/>
            <w:szCs w:val="20"/>
          </w:rPr>
          <w:br w:type="page"/>
        </w:r>
      </w:ins>
    </w:p>
    <w:p w14:paraId="50D72427" w14:textId="77777777" w:rsidR="00F21B5D" w:rsidDel="00C34F72" w:rsidRDefault="00F21B5D" w:rsidP="00680F01">
      <w:pPr>
        <w:spacing w:after="0" w:line="240" w:lineRule="auto"/>
        <w:jc w:val="left"/>
        <w:rPr>
          <w:del w:id="17" w:author="김은수" w:date="2026-10-01T16:26:00Z" w16du:dateUtc="2026-10-01T07:26:00Z"/>
          <w:b/>
          <w:szCs w:val="20"/>
        </w:rPr>
      </w:pPr>
    </w:p>
    <w:p w14:paraId="6892DBE2" w14:textId="77777777" w:rsidR="00C46AA2" w:rsidDel="00C34F72" w:rsidRDefault="00C46AA2" w:rsidP="00680F01">
      <w:pPr>
        <w:widowControl/>
        <w:wordWrap/>
        <w:autoSpaceDE/>
        <w:autoSpaceDN/>
        <w:spacing w:after="0" w:line="240" w:lineRule="auto"/>
        <w:rPr>
          <w:del w:id="18" w:author="김은수" w:date="2026-10-01T16:26:00Z" w16du:dateUtc="2026-10-01T07:26:00Z"/>
          <w:b/>
        </w:rPr>
      </w:pPr>
    </w:p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9D2A40" w:rsidRPr="00B312B3" w14:paraId="22A70D8A" w14:textId="77777777" w:rsidTr="0067373B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650A66A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5B10468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A6E24DA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E886C1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9D2A40" w:rsidRPr="00B312B3" w14:paraId="488BED73" w14:textId="77777777" w:rsidTr="0067373B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BF2B8A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6471E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9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최초 제정</w:delText>
              </w:r>
            </w:del>
            <w:ins w:id="20" w:author="김은수" w:date="2026-09-29T18:27:00Z" w16du:dateUtc="2026-09-29T09:27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t>최초제정</w:t>
              </w:r>
            </w:ins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318A5" w14:textId="77777777" w:rsidR="009D2A40" w:rsidRPr="002B7B95" w:rsidRDefault="00935252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1" w:author="김은수" w:date="2026-09-29T18:27:00Z" w16du:dateUtc="2026-09-29T09:27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-</w:delText>
              </w:r>
            </w:del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FA56E79" w14:textId="77777777" w:rsidR="009D2A40" w:rsidRPr="002B7B95" w:rsidRDefault="0025693E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2" w:author="김은수" w:date="2026-09-29T18:27:00Z" w16du:dateUtc="2026-09-29T09:2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</w:rPr>
                <w:delText>2020.12.23</w:delText>
              </w:r>
            </w:del>
          </w:p>
        </w:tc>
      </w:tr>
      <w:tr w:rsidR="009D2A40" w:rsidRPr="00B312B3" w14:paraId="09F9764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13848" w14:textId="77777777" w:rsidR="009D2A40" w:rsidRPr="002B7B95" w:rsidRDefault="00A6117B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3" w:author="김은수" w:date="2026-09-29T18:27:00Z" w16du:dateUtc="2026-09-29T09:27:00Z">
              <w:r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790464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A28D3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7ECFED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80BF126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3BDC36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4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7BC99B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F1E57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AFC31B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12DECE1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F3D6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5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54A444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2E8F9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F46260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41D34178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E55AC3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6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D7E1AE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F986D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1B6832E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289DA99E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3768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7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67F6E2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771903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076AE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37D0B2D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0C99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8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3AD95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E6F847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CFC31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70413C9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22768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9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7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99680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7F5963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694D6D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129DC1AF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7D9A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0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8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E53754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8867AF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FE7A1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EC1F7A3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1C127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1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9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FC57E9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C55DD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ADAC9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A56529C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46149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2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10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8FBBE5" w14:textId="77777777" w:rsidR="009D2A40" w:rsidRPr="002B7B95" w:rsidRDefault="009D2A40" w:rsidP="00680F01">
            <w:pPr>
              <w:pStyle w:val="a9"/>
              <w:wordWrap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8031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80BDE2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08733D2B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AC1FC9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3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C3843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73EC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D11DDC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648F0A9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E4F9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4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40642C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F995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B98E2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AB0C793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95307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5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70621A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04D60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550BC1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3B78A09F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E531CA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6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B3CEA0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AAB76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60B7D2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72FCDA20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6C97B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7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5C45BC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EBECCD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3E85475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9D2A40" w:rsidRPr="00B312B3" w14:paraId="5CA58AED" w14:textId="77777777" w:rsidTr="0067373B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4904B8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38" w:author="김은수" w:date="2026-09-29T18:27:00Z" w16du:dateUtc="2026-09-29T09:2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146F3DE" w14:textId="77777777" w:rsidR="009D2A40" w:rsidRPr="002B7B95" w:rsidRDefault="009D2A40" w:rsidP="00680F01">
            <w:pPr>
              <w:pStyle w:val="a9"/>
              <w:wordWrap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A064A24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570D4A" w14:textId="77777777" w:rsidR="009D2A40" w:rsidRPr="002B7B95" w:rsidRDefault="009D2A40" w:rsidP="00680F01">
            <w:pPr>
              <w:pStyle w:val="a9"/>
              <w:wordWrap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55CF8508" w14:textId="77777777" w:rsidR="00C34F72" w:rsidRDefault="00C34F72" w:rsidP="00680F01">
      <w:pPr>
        <w:widowControl/>
        <w:tabs>
          <w:tab w:val="center" w:pos="4819"/>
        </w:tabs>
        <w:wordWrap/>
        <w:autoSpaceDE/>
        <w:autoSpaceDN/>
        <w:spacing w:line="240" w:lineRule="auto"/>
        <w:rPr>
          <w:ins w:id="39" w:author="김은수" w:date="2026-10-01T16:27:00Z" w16du:dateUtc="2026-10-01T07:27:00Z"/>
          <w:lang w:val="ko-KR"/>
        </w:rPr>
      </w:pPr>
    </w:p>
    <w:p w14:paraId="152F6311" w14:textId="77777777" w:rsidR="00850940" w:rsidRDefault="00850940" w:rsidP="00680F01">
      <w:pPr>
        <w:widowControl/>
        <w:tabs>
          <w:tab w:val="center" w:pos="4819"/>
        </w:tabs>
        <w:wordWrap/>
        <w:autoSpaceDE/>
        <w:autoSpaceDN/>
        <w:spacing w:line="240" w:lineRule="auto"/>
        <w:rPr>
          <w:lang w:val="ko-KR"/>
        </w:rPr>
      </w:pPr>
      <w:r w:rsidRPr="00850940">
        <w:rPr>
          <w:lang w:val="ko-KR"/>
        </w:rPr>
        <w:br w:type="page"/>
      </w:r>
      <w:del w:id="40" w:author="김은수" w:date="2026-10-01T16:27:00Z" w16du:dateUtc="2026-10-01T07:27:00Z">
        <w:r w:rsidDel="00C34F72">
          <w:rPr>
            <w:lang w:val="ko-KR"/>
          </w:rPr>
          <w:tab/>
        </w:r>
      </w:del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1155724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F850E0" w14:textId="77777777" w:rsidR="00850940" w:rsidRPr="00C46AA2" w:rsidRDefault="00850940" w:rsidP="00680F01">
          <w:pPr>
            <w:pStyle w:val="TOC"/>
            <w:spacing w:before="0" w:line="240" w:lineRule="auto"/>
            <w:rPr>
              <w:b/>
              <w:color w:val="000000" w:themeColor="text1"/>
              <w:sz w:val="24"/>
              <w:szCs w:val="24"/>
            </w:rPr>
          </w:pPr>
          <w:r w:rsidRPr="00C46AA2">
            <w:rPr>
              <w:rFonts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32438914" w14:textId="77777777" w:rsidR="0047010E" w:rsidRDefault="00850940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r w:rsidRPr="00C46AA2">
            <w:rPr>
              <w:sz w:val="16"/>
              <w:szCs w:val="16"/>
            </w:rPr>
            <w:fldChar w:fldCharType="begin"/>
          </w:r>
          <w:r w:rsidRPr="00C46AA2">
            <w:rPr>
              <w:sz w:val="16"/>
              <w:szCs w:val="16"/>
            </w:rPr>
            <w:instrText xml:space="preserve"> TOC \o "1-3" \h \z \u </w:instrText>
          </w:r>
          <w:r w:rsidRPr="00C46AA2">
            <w:rPr>
              <w:sz w:val="16"/>
              <w:szCs w:val="16"/>
            </w:rPr>
            <w:fldChar w:fldCharType="separate"/>
          </w:r>
          <w:hyperlink w:anchor="_Toc241654851" w:history="1">
            <w:r w:rsidR="0047010E" w:rsidRPr="00774F90">
              <w:rPr>
                <w:rStyle w:val="aa"/>
                <w:noProof/>
              </w:rPr>
              <w:t>1.</w:t>
            </w:r>
            <w:r w:rsidR="0047010E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47010E" w:rsidRPr="00774F90">
              <w:rPr>
                <w:rStyle w:val="aa"/>
                <w:noProof/>
              </w:rPr>
              <w:t>서론</w:t>
            </w:r>
            <w:r w:rsidR="0047010E">
              <w:rPr>
                <w:noProof/>
                <w:webHidden/>
              </w:rPr>
              <w:tab/>
            </w:r>
            <w:r w:rsidR="0047010E">
              <w:rPr>
                <w:noProof/>
                <w:webHidden/>
              </w:rPr>
              <w:fldChar w:fldCharType="begin"/>
            </w:r>
            <w:r w:rsidR="0047010E">
              <w:rPr>
                <w:noProof/>
                <w:webHidden/>
              </w:rPr>
              <w:instrText xml:space="preserve"> PAGEREF _Toc241654851 \h </w:instrText>
            </w:r>
            <w:r w:rsidR="0047010E">
              <w:rPr>
                <w:noProof/>
                <w:webHidden/>
              </w:rPr>
            </w:r>
            <w:r w:rsidR="0047010E">
              <w:rPr>
                <w:noProof/>
                <w:webHidden/>
              </w:rPr>
              <w:fldChar w:fldCharType="separate"/>
            </w:r>
            <w:r w:rsidR="0047010E">
              <w:rPr>
                <w:noProof/>
                <w:webHidden/>
              </w:rPr>
              <w:t>4</w:t>
            </w:r>
            <w:r w:rsidR="0047010E">
              <w:rPr>
                <w:noProof/>
                <w:webHidden/>
              </w:rPr>
              <w:fldChar w:fldCharType="end"/>
            </w:r>
          </w:hyperlink>
        </w:p>
        <w:p w14:paraId="63EE86BA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52" w:history="1">
            <w:r w:rsidRPr="00774F90">
              <w:rPr>
                <w:rStyle w:val="aa"/>
                <w:noProof/>
              </w:rPr>
              <w:t>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36BD4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53" w:history="1">
            <w:r w:rsidRPr="00774F90">
              <w:rPr>
                <w:rStyle w:val="aa"/>
                <w:noProof/>
              </w:rPr>
              <w:t>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C9131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54" w:history="1">
            <w:r w:rsidRPr="00774F90">
              <w:rPr>
                <w:rStyle w:val="aa"/>
                <w:noProof/>
              </w:rPr>
              <w:t>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AAADD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55" w:history="1">
            <w:r w:rsidRPr="00774F90">
              <w:rPr>
                <w:rStyle w:val="aa"/>
                <w:noProof/>
              </w:rPr>
              <w:t>1.4.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9C49C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56" w:history="1">
            <w:r w:rsidRPr="00774F90">
              <w:rPr>
                <w:rStyle w:val="aa"/>
                <w:noProof/>
              </w:rPr>
              <w:t>1.4.1.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89D31" w14:textId="77777777" w:rsidR="0047010E" w:rsidRDefault="0047010E">
          <w:pPr>
            <w:pStyle w:val="30"/>
            <w:tabs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57" w:history="1">
            <w:r w:rsidRPr="00774F90">
              <w:rPr>
                <w:rStyle w:val="aa"/>
                <w:noProof/>
              </w:rPr>
              <w:t>1.4.2. 표준 및 규제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338D7" w14:textId="77777777" w:rsidR="0047010E" w:rsidRDefault="0047010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1654858" w:history="1">
            <w:r w:rsidRPr="00774F90">
              <w:rPr>
                <w:rStyle w:val="aa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하드웨어 플랫폼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87A5B" w14:textId="77777777" w:rsidR="0047010E" w:rsidRDefault="0047010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1654859" w:history="1">
            <w:r w:rsidRPr="00774F90">
              <w:rPr>
                <w:rStyle w:val="aa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ABE6B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60" w:history="1">
            <w:r w:rsidRPr="00774F90">
              <w:rPr>
                <w:rStyle w:val="aa"/>
                <w:noProof/>
              </w:rPr>
              <w:t>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CFX Core용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7BBAD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1" w:history="1">
            <w:r w:rsidRPr="00774F90">
              <w:rPr>
                <w:rStyle w:val="aa"/>
                <w:noProof/>
              </w:rPr>
              <w:t>3.1.1.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시스템 제어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7CD84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2" w:history="1">
            <w:r w:rsidRPr="00774F90">
              <w:rPr>
                <w:rStyle w:val="aa"/>
                <w:noProof/>
              </w:rPr>
              <w:t>3.1.2.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신호처리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4097C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3" w:history="1">
            <w:r w:rsidRPr="00774F90">
              <w:rPr>
                <w:rStyle w:val="aa"/>
                <w:noProof/>
              </w:rPr>
              <w:t>3.1.3.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내부 자극 장치 실행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CAD4A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64" w:history="1">
            <w:r w:rsidRPr="00774F90">
              <w:rPr>
                <w:rStyle w:val="aa"/>
                <w:noProof/>
              </w:rPr>
              <w:t>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Hear Core용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0E884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65" w:history="1">
            <w:r w:rsidRPr="00774F90">
              <w:rPr>
                <w:rStyle w:val="aa"/>
                <w:noProof/>
              </w:rPr>
              <w:t>3.3.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CM3용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4FAE0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66" w:history="1">
            <w:r w:rsidRPr="00774F90">
              <w:rPr>
                <w:rStyle w:val="aa"/>
                <w:noProof/>
              </w:rPr>
              <w:t>3.3.1.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시스템 제어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944EF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7" w:history="1">
            <w:r w:rsidRPr="00774F90">
              <w:rPr>
                <w:rStyle w:val="aa"/>
                <w:noProof/>
              </w:rPr>
              <w:t>3.3.2.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신호처리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4B54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8" w:history="1">
            <w:r w:rsidRPr="00774F90">
              <w:rPr>
                <w:rStyle w:val="aa"/>
                <w:noProof/>
              </w:rPr>
              <w:t>3.3.3.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내부 자극 장치 실행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4D2CC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69" w:history="1">
            <w:r w:rsidRPr="00774F90">
              <w:rPr>
                <w:rStyle w:val="aa"/>
                <w:noProof/>
              </w:rPr>
              <w:t>3.3.4.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블루투스 통신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7AA90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70" w:history="1">
            <w:r w:rsidRPr="00774F90">
              <w:rPr>
                <w:rStyle w:val="aa"/>
                <w:noProof/>
              </w:rPr>
              <w:t>3.4.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QCC용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7109C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72" w:history="1">
            <w:r w:rsidRPr="00774F90">
              <w:rPr>
                <w:rStyle w:val="aa"/>
                <w:noProof/>
              </w:rPr>
              <w:t>3.4.1.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E8300 연계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F04A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73" w:history="1">
            <w:r w:rsidRPr="00774F90">
              <w:rPr>
                <w:rStyle w:val="aa"/>
                <w:noProof/>
              </w:rPr>
              <w:t>3.4.2.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블루투스 통신 연계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0286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75" w:history="1">
            <w:r w:rsidRPr="00774F90">
              <w:rPr>
                <w:rStyle w:val="aa"/>
                <w:noProof/>
              </w:rPr>
              <w:t>3.5.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부트로더 소프트웨어 아키텍쳐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BEFF" w14:textId="77777777" w:rsidR="0047010E" w:rsidRDefault="0047010E">
          <w:pPr>
            <w:pStyle w:val="20"/>
            <w:ind w:left="200" w:right="200"/>
            <w:rPr>
              <w:noProof/>
              <w:sz w:val="22"/>
              <w:szCs w:val="24"/>
              <w14:ligatures w14:val="standardContextual"/>
            </w:rPr>
          </w:pPr>
          <w:hyperlink w:anchor="_Toc241654876" w:history="1">
            <w:r w:rsidRPr="00774F90">
              <w:rPr>
                <w:rStyle w:val="aa"/>
                <w:noProof/>
              </w:rPr>
              <w:t>3.5.1.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부트 제어 및 이미지 적재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02144" w14:textId="77777777" w:rsidR="0047010E" w:rsidRDefault="0047010E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241654877" w:history="1">
            <w:r w:rsidRPr="00774F90">
              <w:rPr>
                <w:rStyle w:val="aa"/>
                <w:noProof/>
              </w:rPr>
              <w:t>3.5.2.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무선 갱신 모듈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9055F" w14:textId="77777777" w:rsidR="0047010E" w:rsidRDefault="0047010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1654878" w:history="1">
            <w:r w:rsidRPr="00774F90">
              <w:rPr>
                <w:rStyle w:val="aa"/>
                <w:noProof/>
              </w:rPr>
              <w:t>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소프트웨어 요구사항 추적성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FD4EC" w14:textId="77777777" w:rsidR="0047010E" w:rsidRDefault="0047010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1654879" w:history="1">
            <w:r w:rsidRPr="00774F90">
              <w:rPr>
                <w:rStyle w:val="aa"/>
                <w:noProof/>
              </w:rPr>
              <w:t>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지원 소프트웨어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8192E" w14:textId="77777777" w:rsidR="0047010E" w:rsidRDefault="0047010E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241654880" w:history="1">
            <w:r w:rsidRPr="00774F90">
              <w:rPr>
                <w:rStyle w:val="aa"/>
                <w:noProof/>
              </w:rPr>
              <w:t>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74F90">
              <w:rPr>
                <w:rStyle w:val="aa"/>
                <w:noProof/>
              </w:rPr>
              <w:t>소프트웨어 아키텍쳐 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_Toc241654880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E370" w14:textId="77777777" w:rsidR="00850940" w:rsidRDefault="00850940" w:rsidP="00497259">
          <w:pPr>
            <w:wordWrap/>
            <w:spacing w:after="0" w:line="240" w:lineRule="auto"/>
            <w:rPr>
              <w:b/>
              <w:bCs/>
              <w:lang w:val="ko-KR"/>
            </w:rPr>
          </w:pPr>
          <w:r w:rsidRPr="00C46AA2">
            <w:rPr>
              <w:b/>
              <w:bCs/>
              <w:sz w:val="16"/>
              <w:szCs w:val="16"/>
              <w:lang w:val="ko-KR"/>
            </w:rPr>
            <w:fldChar w:fldCharType="end"/>
          </w:r>
        </w:p>
      </w:sdtContent>
    </w:sdt>
    <w:p w14:paraId="5003FE8D" w14:textId="77777777" w:rsidR="00850940" w:rsidRDefault="00850940">
      <w:pPr>
        <w:widowControl/>
        <w:wordWrap/>
        <w:autoSpaceDE/>
        <w:autoSpaceDN/>
        <w:spacing w:line="240" w:lineRule="auto"/>
        <w:rPr>
          <w:del w:id="41" w:author="김은수" w:date="2026-10-01T06:57:00Z"/>
          <w:rFonts w:asciiTheme="majorHAnsi" w:eastAsiaTheme="majorEastAsia" w:hAnsiTheme="majorHAnsi" w:cstheme="majorBidi"/>
          <w:sz w:val="28"/>
          <w:szCs w:val="28"/>
        </w:rPr>
      </w:pPr>
      <w:del w:id="42" w:author="김은수" w:date="2026-10-01T06:57:00Z">
        <w:r>
          <w:br w:type="page"/>
        </w:r>
      </w:del>
    </w:p>
    <w:p w14:paraId="44495046" w14:textId="77777777" w:rsidR="0024589F" w:rsidRDefault="00FE6885">
      <w:pPr>
        <w:pStyle w:val="TDC1"/>
        <w:pageBreakBefore/>
        <w:pPrChange w:id="43" w:author="김은수" w:date="2026-10-01T06:57:00Z">
          <w:pPr>
            <w:pStyle w:val="10"/>
            <w:numPr>
              <w:numId w:val="7"/>
            </w:numPr>
            <w:wordWrap/>
            <w:spacing w:after="0" w:line="240" w:lineRule="auto"/>
            <w:ind w:left="425" w:hanging="425"/>
          </w:pPr>
        </w:pPrChange>
      </w:pPr>
      <w:bookmarkStart w:id="44" w:name="_Toc241654851"/>
      <w:r w:rsidRPr="00C34F72">
        <w:rPr>
          <w:rFonts w:hint="eastAsia"/>
        </w:rPr>
        <w:lastRenderedPageBreak/>
        <w:t>서론</w:t>
      </w:r>
      <w:bookmarkEnd w:id="44"/>
    </w:p>
    <w:p w14:paraId="4B995A3B" w14:textId="77777777" w:rsidR="0024589F" w:rsidRDefault="0024589F">
      <w:pPr>
        <w:pStyle w:val="TDC2"/>
        <w:pPrChange w:id="45" w:author="김은수" w:date="2026-10-01T06:57:00Z">
          <w:pPr>
            <w:pStyle w:val="2"/>
            <w:numPr>
              <w:ilvl w:val="1"/>
              <w:numId w:val="7"/>
            </w:numPr>
            <w:wordWrap/>
            <w:spacing w:after="0" w:line="240" w:lineRule="auto"/>
            <w:ind w:left="992" w:hanging="567"/>
          </w:pPr>
        </w:pPrChange>
      </w:pPr>
      <w:bookmarkStart w:id="46" w:name="_Toc241654852"/>
      <w:r w:rsidRPr="00C34F72">
        <w:rPr>
          <w:rFonts w:hint="eastAsia"/>
        </w:rPr>
        <w:t>개요</w:t>
      </w:r>
      <w:bookmarkEnd w:id="46"/>
    </w:p>
    <w:p w14:paraId="55276A3D" w14:textId="77777777" w:rsidR="0024589F" w:rsidRDefault="00FE6885">
      <w:pPr>
        <w:pStyle w:val="TDC20"/>
        <w:pPrChange w:id="47" w:author="김은수" w:date="2026-10-01T06:57:00Z">
          <w:pPr>
            <w:wordWrap/>
            <w:spacing w:after="0" w:line="240" w:lineRule="auto"/>
            <w:ind w:leftChars="300" w:left="600"/>
          </w:pPr>
        </w:pPrChange>
      </w:pPr>
      <w:r w:rsidRPr="00C34F72">
        <w:rPr>
          <w:rFonts w:hint="eastAsia"/>
        </w:rPr>
        <w:t>본</w:t>
      </w:r>
      <w:r w:rsidRPr="00C34F72">
        <w:t xml:space="preserve"> 문서는 </w:t>
      </w:r>
      <w:r w:rsidR="00F842DD" w:rsidRPr="00C34F72">
        <w:rPr>
          <w:rFonts w:hint="eastAsia"/>
        </w:rPr>
        <w:t>인공달팽이관</w:t>
      </w:r>
      <w:r w:rsidR="00F842DD" w:rsidRPr="00C34F72">
        <w:t xml:space="preserve"> 외부장치 펌웨어를 </w:t>
      </w:r>
      <w:r w:rsidR="00BD1E85" w:rsidRPr="00C34F72">
        <w:rPr>
          <w:rFonts w:hint="eastAsia"/>
        </w:rPr>
        <w:t>개발하기</w:t>
      </w:r>
      <w:r w:rsidR="00BD1E85" w:rsidRPr="00C34F72">
        <w:t xml:space="preserve"> 위한 </w:t>
      </w:r>
      <w:r w:rsidR="009F6245" w:rsidRPr="00C34F72">
        <w:rPr>
          <w:rFonts w:hint="eastAsia"/>
        </w:rPr>
        <w:t>소프트웨어</w:t>
      </w:r>
      <w:r w:rsidR="009F6245" w:rsidRPr="00C34F72">
        <w:t xml:space="preserve"> 아키텍쳐를 설계하고 기술한다.</w:t>
      </w:r>
    </w:p>
    <w:p w14:paraId="64239A13" w14:textId="77777777" w:rsidR="00935252" w:rsidRPr="0024589F" w:rsidRDefault="00935252">
      <w:pPr>
        <w:pStyle w:val="TDC20"/>
        <w:spacing w:after="0"/>
        <w:rPr>
          <w:del w:id="48" w:author="김은수" w:date="2026-10-01T06:57:00Z"/>
        </w:rPr>
        <w:pPrChange w:id="49" w:author="김은수" w:date="2026-10-01T06:57:00Z">
          <w:pPr>
            <w:wordWrap/>
            <w:spacing w:after="0" w:line="240" w:lineRule="auto"/>
            <w:ind w:leftChars="300" w:left="600"/>
          </w:pPr>
        </w:pPrChange>
      </w:pPr>
    </w:p>
    <w:p w14:paraId="44DAA4AB" w14:textId="77777777" w:rsidR="0024589F" w:rsidRDefault="0024589F">
      <w:pPr>
        <w:pStyle w:val="TDC2"/>
        <w:pPrChange w:id="50" w:author="김은수" w:date="2026-10-01T06:57:00Z">
          <w:pPr>
            <w:pStyle w:val="2"/>
            <w:numPr>
              <w:ilvl w:val="1"/>
              <w:numId w:val="7"/>
            </w:numPr>
            <w:wordWrap/>
            <w:spacing w:after="0" w:line="240" w:lineRule="auto"/>
            <w:ind w:left="992" w:hanging="567"/>
          </w:pPr>
        </w:pPrChange>
      </w:pPr>
      <w:bookmarkStart w:id="51" w:name="_Toc241654853"/>
      <w:r w:rsidRPr="00C34F72">
        <w:rPr>
          <w:rFonts w:hint="eastAsia"/>
        </w:rPr>
        <w:t>목적</w:t>
      </w:r>
      <w:bookmarkEnd w:id="51"/>
    </w:p>
    <w:p w14:paraId="12EBFED4" w14:textId="77777777" w:rsidR="0024589F" w:rsidRDefault="00A21EE5">
      <w:pPr>
        <w:pStyle w:val="TDC20"/>
        <w:pPrChange w:id="52" w:author="김은수" w:date="2026-10-01T06:57:00Z">
          <w:pPr>
            <w:wordWrap/>
            <w:spacing w:after="0" w:line="240" w:lineRule="auto"/>
            <w:ind w:leftChars="300" w:left="600"/>
          </w:pPr>
        </w:pPrChange>
      </w:pPr>
      <w:bookmarkStart w:id="53" w:name="_Hlk135310210"/>
      <w:r w:rsidRPr="00C34F72">
        <w:rPr>
          <w:rFonts w:hint="eastAsia"/>
        </w:rPr>
        <w:t>인공달팽이관</w:t>
      </w:r>
      <w:r w:rsidRPr="00C34F72">
        <w:t xml:space="preserve"> 외부장치 </w:t>
      </w:r>
      <w:r w:rsidR="00BD1E85" w:rsidRPr="00C34F72">
        <w:rPr>
          <w:rFonts w:hint="eastAsia"/>
        </w:rPr>
        <w:t>소프트웨어의</w:t>
      </w:r>
      <w:r w:rsidR="00BD1E85" w:rsidRPr="00C34F72">
        <w:t xml:space="preserve"> 요구사항을</w:t>
      </w:r>
      <w:r w:rsidR="009F6245">
        <w:t xml:space="preserve"> </w:t>
      </w:r>
      <w:r w:rsidR="00F842DD" w:rsidRPr="00C34F72">
        <w:rPr>
          <w:rFonts w:hint="eastAsia"/>
        </w:rPr>
        <w:t>포함한</w:t>
      </w:r>
      <w:r w:rsidR="00F842DD" w:rsidRPr="00C34F72">
        <w:t xml:space="preserve"> </w:t>
      </w:r>
      <w:r w:rsidR="009F6245" w:rsidRPr="00C34F72">
        <w:rPr>
          <w:rFonts w:hint="eastAsia"/>
        </w:rPr>
        <w:t>소프트웨어</w:t>
      </w:r>
      <w:r w:rsidR="00F842DD" w:rsidRPr="00C34F72">
        <w:t xml:space="preserve"> </w:t>
      </w:r>
      <w:r w:rsidR="009F6245" w:rsidRPr="00C34F72">
        <w:rPr>
          <w:rFonts w:hint="eastAsia"/>
        </w:rPr>
        <w:t>아키텍쳐를</w:t>
      </w:r>
      <w:r w:rsidR="009F6245" w:rsidRPr="00C34F72">
        <w:t xml:space="preserve"> 설계함으로써</w:t>
      </w:r>
      <w:r w:rsidR="00F842DD" w:rsidRPr="00C34F72">
        <w:t>,</w:t>
      </w:r>
      <w:r w:rsidR="009F6245" w:rsidRPr="00C34F72">
        <w:t xml:space="preserve"> </w:t>
      </w:r>
      <w:r w:rsidR="00BD1E85" w:rsidRPr="00C34F72">
        <w:rPr>
          <w:rFonts w:hint="eastAsia"/>
        </w:rPr>
        <w:t>소프트웨어</w:t>
      </w:r>
      <w:r w:rsidR="00BD1E85" w:rsidRPr="00C34F72">
        <w:t xml:space="preserve"> 개발 절차에 따라 </w:t>
      </w:r>
      <w:r w:rsidR="00FE6885" w:rsidRPr="00C34F72">
        <w:rPr>
          <w:rFonts w:hint="eastAsia"/>
        </w:rPr>
        <w:t>안전한하고</w:t>
      </w:r>
      <w:r w:rsidR="00FE6885" w:rsidRPr="00C34F72">
        <w:t xml:space="preserve"> 일관성 및 정확성을 보장하는 </w:t>
      </w:r>
      <w:r w:rsidR="00F842DD" w:rsidRPr="00C34F72">
        <w:rPr>
          <w:rFonts w:hint="eastAsia"/>
        </w:rPr>
        <w:t>소프트웨어가</w:t>
      </w:r>
      <w:r w:rsidR="00F842DD" w:rsidRPr="00C34F72">
        <w:t xml:space="preserve"> 개발 되는 </w:t>
      </w:r>
      <w:r w:rsidR="00807766" w:rsidRPr="00C34F72">
        <w:rPr>
          <w:rFonts w:hint="eastAsia"/>
        </w:rPr>
        <w:t>것을</w:t>
      </w:r>
      <w:r w:rsidR="00807766" w:rsidRPr="00C34F72">
        <w:t xml:space="preserve"> 목적으로</w:t>
      </w:r>
      <w:r w:rsidR="00BD1E85" w:rsidRPr="00C34F72">
        <w:t xml:space="preserve"> </w:t>
      </w:r>
      <w:r w:rsidR="00807766" w:rsidRPr="00C34F72">
        <w:rPr>
          <w:rFonts w:hint="eastAsia"/>
        </w:rPr>
        <w:t>한다</w:t>
      </w:r>
      <w:r w:rsidR="00807766" w:rsidRPr="00C34F72">
        <w:t>.</w:t>
      </w:r>
    </w:p>
    <w:bookmarkEnd w:id="53"/>
    <w:p w14:paraId="029BC22B" w14:textId="77777777" w:rsidR="00935252" w:rsidRDefault="00935252">
      <w:pPr>
        <w:pStyle w:val="TDC20"/>
        <w:spacing w:after="0"/>
        <w:rPr>
          <w:del w:id="54" w:author="김은수" w:date="2026-10-01T06:57:00Z"/>
        </w:rPr>
        <w:pPrChange w:id="55" w:author="김은수" w:date="2026-10-01T06:57:00Z">
          <w:pPr>
            <w:wordWrap/>
            <w:spacing w:after="0" w:line="240" w:lineRule="auto"/>
            <w:ind w:leftChars="300" w:left="600"/>
          </w:pPr>
        </w:pPrChange>
      </w:pPr>
    </w:p>
    <w:p w14:paraId="2C74931C" w14:textId="77777777" w:rsidR="00807766" w:rsidRDefault="00807766">
      <w:pPr>
        <w:pStyle w:val="TDC2"/>
        <w:pPrChange w:id="56" w:author="김은수" w:date="2026-10-01T06:57:00Z">
          <w:pPr>
            <w:pStyle w:val="2"/>
            <w:numPr>
              <w:ilvl w:val="1"/>
              <w:numId w:val="7"/>
            </w:numPr>
            <w:wordWrap/>
            <w:spacing w:after="0" w:line="240" w:lineRule="auto"/>
            <w:ind w:left="992" w:hanging="567"/>
          </w:pPr>
        </w:pPrChange>
      </w:pPr>
      <w:bookmarkStart w:id="57" w:name="_Toc241654854"/>
      <w:r w:rsidRPr="00C34F72">
        <w:rPr>
          <w:rFonts w:hint="eastAsia"/>
        </w:rPr>
        <w:t>대상</w:t>
      </w:r>
      <w:bookmarkEnd w:id="57"/>
    </w:p>
    <w:p w14:paraId="0F3C6874" w14:textId="77777777" w:rsidR="00807766" w:rsidRDefault="00807766">
      <w:pPr>
        <w:pStyle w:val="TDC20"/>
        <w:pPrChange w:id="58" w:author="김은수" w:date="2026-10-01T06:57:00Z">
          <w:pPr>
            <w:wordWrap/>
            <w:spacing w:after="0" w:line="240" w:lineRule="auto"/>
            <w:ind w:leftChars="300" w:left="60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개발 프로젝트에 참여하는 모든 구성원은 이 문서를 참고하도록</w:t>
      </w:r>
      <w:r w:rsidR="00BD1E85" w:rsidRPr="00C34F72">
        <w:t xml:space="preserve"> </w:t>
      </w:r>
      <w:r w:rsidRPr="00C34F72">
        <w:rPr>
          <w:rFonts w:hint="eastAsia"/>
        </w:rPr>
        <w:t>한다</w:t>
      </w:r>
      <w:r w:rsidRPr="00C34F72">
        <w:t>.</w:t>
      </w:r>
    </w:p>
    <w:p w14:paraId="1B7FD501" w14:textId="77777777" w:rsidR="00935252" w:rsidRPr="00850940" w:rsidRDefault="00935252">
      <w:pPr>
        <w:pStyle w:val="TDC20"/>
        <w:spacing w:after="0"/>
        <w:rPr>
          <w:del w:id="59" w:author="김은수" w:date="2026-10-01T06:57:00Z"/>
        </w:rPr>
        <w:pPrChange w:id="60" w:author="김은수" w:date="2026-10-01T06:57:00Z">
          <w:pPr>
            <w:wordWrap/>
            <w:spacing w:after="0" w:line="240" w:lineRule="auto"/>
            <w:ind w:leftChars="300" w:left="600"/>
          </w:pPr>
        </w:pPrChange>
      </w:pPr>
    </w:p>
    <w:p w14:paraId="121B36F2" w14:textId="77777777" w:rsidR="0024589F" w:rsidRDefault="0024589F">
      <w:pPr>
        <w:pStyle w:val="TDC2"/>
        <w:pPrChange w:id="61" w:author="김은수" w:date="2026-10-01T06:57:00Z">
          <w:pPr>
            <w:pStyle w:val="2"/>
            <w:numPr>
              <w:ilvl w:val="1"/>
              <w:numId w:val="7"/>
            </w:numPr>
            <w:wordWrap/>
            <w:spacing w:after="0" w:line="240" w:lineRule="auto"/>
            <w:ind w:left="992" w:hanging="567"/>
          </w:pPr>
        </w:pPrChange>
      </w:pPr>
      <w:bookmarkStart w:id="62" w:name="_Toc241654855"/>
      <w:r w:rsidRPr="00C34F72">
        <w:rPr>
          <w:rFonts w:hint="eastAsia"/>
        </w:rPr>
        <w:t>관련문서</w:t>
      </w:r>
      <w:bookmarkEnd w:id="62"/>
    </w:p>
    <w:p w14:paraId="3917A281" w14:textId="77777777" w:rsidR="00202AB0" w:rsidRDefault="00202AB0">
      <w:pPr>
        <w:pStyle w:val="TDC3"/>
        <w:pPrChange w:id="63" w:author="김은수" w:date="2026-10-01T06:57:00Z">
          <w:pPr>
            <w:pStyle w:val="3"/>
            <w:numPr>
              <w:ilvl w:val="2"/>
              <w:numId w:val="7"/>
            </w:numPr>
            <w:wordWrap/>
            <w:spacing w:after="0" w:line="240" w:lineRule="auto"/>
            <w:ind w:leftChars="0" w:left="1418" w:firstLineChars="0" w:hanging="567"/>
          </w:pPr>
        </w:pPrChange>
      </w:pPr>
      <w:bookmarkStart w:id="64" w:name="_Toc241654856"/>
      <w:r w:rsidRPr="00C34F72">
        <w:rPr>
          <w:rFonts w:hint="eastAsia"/>
        </w:rPr>
        <w:t>프로젝트</w:t>
      </w:r>
      <w:bookmarkEnd w:id="64"/>
    </w:p>
    <w:tbl>
      <w:tblPr>
        <w:tblStyle w:val="TDC31"/>
        <w:tblW w:w="0" w:type="auto"/>
        <w:tblLayout w:type="fixed"/>
        <w:tblLook w:val="04A0" w:firstRow="1" w:lastRow="0" w:firstColumn="1" w:lastColumn="0" w:noHBand="0" w:noVBand="1"/>
        <w:tblPrChange w:id="65" w:author="김은수" w:date="2026-10-01T06:57:00Z">
          <w:tblPr>
            <w:tblStyle w:val="TDC31"/>
            <w:tblW w:w="0" w:type="nil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657"/>
        <w:gridCol w:w="2241"/>
        <w:gridCol w:w="6343"/>
        <w:tblGridChange w:id="66">
          <w:tblGrid>
            <w:gridCol w:w="360"/>
            <w:gridCol w:w="297"/>
            <w:gridCol w:w="63"/>
            <w:gridCol w:w="360"/>
            <w:gridCol w:w="1818"/>
            <w:gridCol w:w="6343"/>
          </w:tblGrid>
        </w:tblGridChange>
      </w:tblGrid>
      <w:tr w:rsidR="00202AB0" w:rsidRPr="005D4343" w14:paraId="0023BAEB" w14:textId="77777777" w:rsidTr="00497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trPrChange w:id="67" w:author="김은수" w:date="2026-10-01T06:57:00Z">
            <w:trPr>
              <w:gridAfter w:val="2"/>
              <w:trHeight w:val="420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68" w:author="김은수" w:date="2026-10-01T06:57:00Z">
              <w:tcPr>
                <w:tcW w:w="540" w:type="dxa"/>
              </w:tcPr>
            </w:tcPrChange>
          </w:tcPr>
          <w:p w14:paraId="5AC1F85E" w14:textId="77777777" w:rsidR="00202AB0" w:rsidRPr="00C34F72" w:rsidRDefault="00202AB0">
            <w:pPr>
              <w:pStyle w:val="TDC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69" w:author="김은수" w:date="2026-10-01T06:57:00Z">
                <w:pPr>
                  <w:pStyle w:val="a8"/>
                  <w:wordWrap/>
                  <w:ind w:leftChars="0" w:left="0"/>
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</w:pPr>
              </w:pPrChange>
            </w:pPr>
            <w:bookmarkStart w:id="70" w:name="_Hlk135310451"/>
            <w:r w:rsidRPr="005D4343">
              <w:rPr>
                <w:rPrChange w:id="71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>No</w:t>
            </w:r>
          </w:p>
        </w:tc>
        <w:tc>
          <w:tcPr>
            <w:tcW w:w="2241" w:type="dxa"/>
            <w:tcPrChange w:id="72" w:author="김은수" w:date="2026-10-01T06:57:00Z">
              <w:tcPr>
                <w:tcW w:w="1843" w:type="dxa"/>
                <w:gridSpan w:val="2"/>
              </w:tcPr>
            </w:tcPrChange>
          </w:tcPr>
          <w:p w14:paraId="5E620F41" w14:textId="77777777" w:rsidR="00202AB0" w:rsidRPr="00C34F72" w:rsidRDefault="00202AB0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73" w:author="김은수" w:date="2026-10-01T06:57:00Z">
                <w:pPr>
                  <w:pStyle w:val="a8"/>
                  <w:wordWrap/>
                  <w:ind w:leftChars="0" w:left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74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szCs w:val="22"/>
                    <w:lang w:val="en-US"/>
                  </w:rPr>
                </w:rPrChange>
              </w:rPr>
              <w:t>문서번호</w:t>
            </w:r>
          </w:p>
        </w:tc>
        <w:tc>
          <w:tcPr>
            <w:tcW w:w="6343" w:type="dxa"/>
            <w:tcPrChange w:id="75" w:author="김은수" w:date="2026-10-01T06:57:00Z">
              <w:tcPr>
                <w:tcW w:w="5216" w:type="dxa"/>
              </w:tcPr>
            </w:tcPrChange>
          </w:tcPr>
          <w:p w14:paraId="72F01A09" w14:textId="77777777" w:rsidR="00202AB0" w:rsidRPr="00C34F72" w:rsidRDefault="00202AB0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76" w:author="김은수" w:date="2026-10-01T06:57:00Z">
                <w:pPr>
                  <w:pStyle w:val="a8"/>
                  <w:wordWrap/>
                  <w:ind w:leftChars="0" w:left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77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szCs w:val="22"/>
                    <w:lang w:val="en-US"/>
                  </w:rPr>
                </w:rPrChange>
              </w:rPr>
              <w:t>문서</w:t>
            </w:r>
            <w:r>
              <w:rPr>
                <w:rPrChange w:id="78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79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szCs w:val="22"/>
                    <w:lang w:val="en-US"/>
                  </w:rPr>
                </w:rPrChange>
              </w:rPr>
              <w:t>제목</w:t>
            </w:r>
          </w:p>
        </w:tc>
      </w:tr>
      <w:tr w:rsidR="00202AB0" w:rsidRPr="005D4343" w14:paraId="77F1B682" w14:textId="77777777" w:rsidTr="00497259">
        <w:trPr>
          <w:cantSplit/>
          <w:trPrChange w:id="80" w:author="김은수" w:date="2026-10-01T06:57:00Z">
            <w:trPr>
              <w:gridAfter w:val="2"/>
              <w:trHeight w:val="420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81" w:author="김은수" w:date="2026-10-01T06:57:00Z">
              <w:tcPr>
                <w:tcW w:w="540" w:type="dxa"/>
              </w:tcPr>
            </w:tcPrChange>
          </w:tcPr>
          <w:p w14:paraId="75C66F5B" w14:textId="77777777" w:rsidR="00202AB0" w:rsidRPr="00C34F72" w:rsidRDefault="00202AB0">
            <w:pPr>
              <w:pStyle w:val="TDCe"/>
              <w:keepNext/>
              <w:rPr>
                <w:rFonts w:ascii="Times New Roman" w:eastAsiaTheme="majorHAnsi" w:hAnsi="Times New Roman" w:cs="Times New Roman"/>
              </w:rPr>
              <w:pPrChange w:id="82" w:author="김은수" w:date="2026-10-01T06:57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83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>1</w:t>
            </w:r>
          </w:p>
        </w:tc>
        <w:tc>
          <w:tcPr>
            <w:tcW w:w="2241" w:type="dxa"/>
            <w:tcPrChange w:id="84" w:author="김은수" w:date="2026-10-01T06:57:00Z">
              <w:tcPr>
                <w:tcW w:w="1843" w:type="dxa"/>
                <w:gridSpan w:val="2"/>
              </w:tcPr>
            </w:tcPrChange>
          </w:tcPr>
          <w:p w14:paraId="58AAF9C8" w14:textId="77777777" w:rsidR="00202AB0" w:rsidRPr="005D4343" w:rsidRDefault="005D2EFF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85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8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</w:t>
            </w:r>
            <w:r w:rsidR="00935252">
              <w:t>DP-</w:t>
            </w:r>
            <w:r>
              <w:t>FW-</w:t>
            </w:r>
            <w:r w:rsidR="00C156AF">
              <w:rPr>
                <w:rPrChange w:id="8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T</w:t>
            </w:r>
            <w:r w:rsidR="00C156AF">
              <w:t>D20B</w:t>
            </w:r>
          </w:p>
        </w:tc>
        <w:tc>
          <w:tcPr>
            <w:tcW w:w="6343" w:type="dxa"/>
            <w:tcPrChange w:id="88" w:author="김은수" w:date="2026-10-01T06:57:00Z">
              <w:tcPr>
                <w:tcW w:w="5216" w:type="dxa"/>
              </w:tcPr>
            </w:tcPrChange>
          </w:tcPr>
          <w:p w14:paraId="323D6252" w14:textId="77777777" w:rsidR="00202AB0" w:rsidRPr="005D4343" w:rsidRDefault="00651FC3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89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90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소프트웨어</w:t>
            </w:r>
            <w:r>
              <w:rPr>
                <w:rPrChange w:id="91" w:author="김은수" w:date="2026-10-01T06:57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92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개발</w:t>
            </w:r>
            <w:r>
              <w:rPr>
                <w:rPrChange w:id="93" w:author="김은수" w:date="2026-10-01T06:57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 w:rsidR="00202AB0">
              <w:rPr>
                <w:rFonts w:hint="eastAsia"/>
                <w:rPrChange w:id="94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계획서</w:t>
            </w:r>
          </w:p>
        </w:tc>
      </w:tr>
      <w:tr w:rsidR="00D61E48" w:rsidRPr="005D4343" w14:paraId="653263F9" w14:textId="77777777" w:rsidTr="00497259">
        <w:trPr>
          <w:cantSplit/>
          <w:trPrChange w:id="95" w:author="김은수" w:date="2026-10-01T06:57:00Z">
            <w:trPr>
              <w:gridAfter w:val="2"/>
              <w:trHeight w:val="420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96" w:author="김은수" w:date="2026-10-01T06:57:00Z">
              <w:tcPr>
                <w:tcW w:w="540" w:type="dxa"/>
              </w:tcPr>
            </w:tcPrChange>
          </w:tcPr>
          <w:p w14:paraId="0EF38773" w14:textId="77777777" w:rsidR="00D61E48" w:rsidRPr="00C34F72" w:rsidRDefault="00D61E48">
            <w:pPr>
              <w:pStyle w:val="TDCe"/>
              <w:keepNext/>
              <w:rPr>
                <w:rFonts w:ascii="Times New Roman" w:eastAsiaTheme="majorHAnsi" w:hAnsi="Times New Roman" w:cs="Times New Roman"/>
              </w:rPr>
              <w:pPrChange w:id="97" w:author="김은수" w:date="2026-10-01T06:57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98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>2</w:t>
            </w:r>
          </w:p>
        </w:tc>
        <w:tc>
          <w:tcPr>
            <w:tcW w:w="2241" w:type="dxa"/>
            <w:tcPrChange w:id="99" w:author="김은수" w:date="2026-10-01T06:57:00Z">
              <w:tcPr>
                <w:tcW w:w="1843" w:type="dxa"/>
                <w:gridSpan w:val="2"/>
              </w:tcPr>
            </w:tcPrChange>
          </w:tcPr>
          <w:p w14:paraId="2FA001BF" w14:textId="77777777" w:rsidR="00D61E48" w:rsidRDefault="005D2EFF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100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t>SGR-FW-</w:t>
            </w:r>
            <w:del w:id="101" w:author="김은수" w:date="2026-09-29T18:27:00Z" w16du:dateUtc="2026-09-29T09:27:00Z">
              <w:r>
                <w:delText>TD20B</w:delText>
              </w:r>
            </w:del>
            <w:ins w:id="102" w:author="김은수" w:date="2026-09-29T18:27:00Z" w16du:dateUtc="2026-09-29T09:27:00Z">
              <w:r>
                <w:t>TD24A</w:t>
              </w:r>
            </w:ins>
          </w:p>
        </w:tc>
        <w:tc>
          <w:tcPr>
            <w:tcW w:w="6343" w:type="dxa"/>
            <w:tcPrChange w:id="103" w:author="김은수" w:date="2026-10-01T06:57:00Z">
              <w:tcPr>
                <w:tcW w:w="5216" w:type="dxa"/>
              </w:tcPr>
            </w:tcPrChange>
          </w:tcPr>
          <w:p w14:paraId="286FD45B" w14:textId="77777777" w:rsidR="00D61E48" w:rsidRDefault="00D61E48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104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05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소프트웨어</w:t>
            </w:r>
            <w:r>
              <w:rPr>
                <w:rPrChange w:id="106" w:author="김은수" w:date="2026-10-01T06:57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07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일반</w:t>
            </w:r>
            <w:r>
              <w:rPr>
                <w:rPrChange w:id="108" w:author="김은수" w:date="2026-10-01T06:57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09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요구사항</w:t>
            </w:r>
          </w:p>
        </w:tc>
      </w:tr>
      <w:tr w:rsidR="009F6245" w:rsidRPr="005D4343" w14:paraId="31A75831" w14:textId="77777777" w:rsidTr="00497259">
        <w:trPr>
          <w:cantSplit/>
          <w:trPrChange w:id="110" w:author="김은수" w:date="2026-10-01T06:57:00Z">
            <w:trPr>
              <w:gridAfter w:val="2"/>
              <w:trHeight w:val="420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111" w:author="김은수" w:date="2026-10-01T06:57:00Z">
              <w:tcPr>
                <w:tcW w:w="540" w:type="dxa"/>
              </w:tcPr>
            </w:tcPrChange>
          </w:tcPr>
          <w:p w14:paraId="59323B25" w14:textId="77777777" w:rsidR="009F6245" w:rsidRPr="00C34F72" w:rsidRDefault="00D61E48">
            <w:pPr>
              <w:pStyle w:val="TDCe"/>
              <w:rPr>
                <w:rFonts w:ascii="Times New Roman" w:eastAsiaTheme="majorHAnsi" w:hAnsi="Times New Roman" w:cs="Times New Roman"/>
              </w:rPr>
              <w:pPrChange w:id="112" w:author="김은수" w:date="2026-10-01T06:57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13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>3</w:t>
            </w:r>
          </w:p>
        </w:tc>
        <w:tc>
          <w:tcPr>
            <w:tcW w:w="2241" w:type="dxa"/>
            <w:tcPrChange w:id="114" w:author="김은수" w:date="2026-10-01T06:57:00Z">
              <w:tcPr>
                <w:tcW w:w="1843" w:type="dxa"/>
                <w:gridSpan w:val="2"/>
              </w:tcPr>
            </w:tcPrChange>
          </w:tcPr>
          <w:p w14:paraId="7713E5A9" w14:textId="77777777" w:rsidR="009F6245" w:rsidRDefault="005D2EFF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115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t>S</w:t>
            </w:r>
            <w:r w:rsidR="00C156AF">
              <w:t>R-</w:t>
            </w:r>
            <w:r>
              <w:t>FW-</w:t>
            </w:r>
            <w:del w:id="116" w:author="김은수" w:date="2026-09-29T18:27:00Z" w16du:dateUtc="2026-09-29T09:27:00Z">
              <w:r w:rsidR="00C156AF">
                <w:delText>TD20B</w:delText>
              </w:r>
            </w:del>
            <w:ins w:id="117" w:author="김은수" w:date="2026-09-29T18:27:00Z" w16du:dateUtc="2026-09-29T09:27:00Z">
              <w:r w:rsidR="00C156AF">
                <w:t>TD24A</w:t>
              </w:r>
            </w:ins>
          </w:p>
        </w:tc>
        <w:tc>
          <w:tcPr>
            <w:tcW w:w="6343" w:type="dxa"/>
            <w:tcPrChange w:id="118" w:author="김은수" w:date="2026-10-01T06:57:00Z">
              <w:tcPr>
                <w:tcW w:w="5216" w:type="dxa"/>
              </w:tcPr>
            </w:tcPrChange>
          </w:tcPr>
          <w:p w14:paraId="515E81D3" w14:textId="77777777" w:rsidR="009F6245" w:rsidRDefault="009F624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119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20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소프트웨어</w:t>
            </w:r>
            <w:r>
              <w:rPr>
                <w:rPrChange w:id="121" w:author="김은수" w:date="2026-10-01T06:57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22" w:author="김은수" w:date="2026-10-01T06:57:00Z">
                  <w:rPr>
                    <w:rFonts w:ascii="Times New Roman" w:eastAsiaTheme="majorHAnsi" w:hAnsi="Times New Roman" w:cs="Times New Roman" w:hint="eastAsia"/>
                    <w:color w:val="auto"/>
                    <w:szCs w:val="22"/>
                    <w:lang w:val="en-US"/>
                  </w:rPr>
                </w:rPrChange>
              </w:rPr>
              <w:t>요구사항</w:t>
            </w:r>
          </w:p>
        </w:tc>
      </w:tr>
      <w:bookmarkEnd w:id="70"/>
    </w:tbl>
    <w:p w14:paraId="7BEF0FC9" w14:textId="77777777" w:rsidR="00202AB0" w:rsidRPr="00202AB0" w:rsidRDefault="00202AB0">
      <w:pPr>
        <w:pStyle w:val="TDC30"/>
        <w:spacing w:after="0"/>
        <w:pPrChange w:id="123" w:author="김은수" w:date="2026-10-01T06:57:00Z">
          <w:pPr>
            <w:wordWrap/>
            <w:spacing w:after="0" w:line="240" w:lineRule="auto"/>
          </w:pPr>
        </w:pPrChange>
      </w:pPr>
    </w:p>
    <w:p w14:paraId="1D3D96DF" w14:textId="77777777" w:rsidR="00935252" w:rsidRDefault="00935252">
      <w:pPr>
        <w:pStyle w:val="TDC3"/>
        <w:numPr>
          <w:ilvl w:val="2"/>
          <w:numId w:val="0"/>
        </w:numPr>
        <w:pPrChange w:id="124" w:author="김은수" w:date="2026-10-01T06:57:00Z">
          <w:pPr>
            <w:pStyle w:val="3"/>
            <w:spacing w:line="240" w:lineRule="auto"/>
            <w:ind w:leftChars="400" w:left="1000" w:hangingChars="100" w:hanging="200"/>
          </w:pPr>
        </w:pPrChange>
      </w:pPr>
      <w:bookmarkStart w:id="125" w:name="_Toc241654857"/>
      <w:r w:rsidRPr="00C34F72">
        <w:t>1</w:t>
      </w:r>
      <w:r>
        <w:t xml:space="preserve">.4.2. </w:t>
      </w:r>
      <w:r w:rsidRPr="00C34F72">
        <w:rPr>
          <w:rFonts w:hint="eastAsia"/>
        </w:rPr>
        <w:t>표준</w:t>
      </w:r>
      <w:r w:rsidRPr="00C34F72">
        <w:t xml:space="preserve"> 및 규제</w:t>
      </w:r>
      <w:bookmarkEnd w:id="125"/>
    </w:p>
    <w:tbl>
      <w:tblPr>
        <w:tblStyle w:val="TDC31"/>
        <w:tblW w:w="0" w:type="auto"/>
        <w:tblLayout w:type="fixed"/>
        <w:tblLook w:val="04A0" w:firstRow="1" w:lastRow="0" w:firstColumn="1" w:lastColumn="0" w:noHBand="0" w:noVBand="1"/>
        <w:tblPrChange w:id="126" w:author="김은수" w:date="2026-10-01T06:57:00Z">
          <w:tblPr>
            <w:tblStyle w:val="TDC31"/>
            <w:tblW w:w="0" w:type="nil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657"/>
        <w:gridCol w:w="2241"/>
        <w:gridCol w:w="6343"/>
        <w:tblGridChange w:id="127">
          <w:tblGrid>
            <w:gridCol w:w="360"/>
            <w:gridCol w:w="297"/>
            <w:gridCol w:w="63"/>
            <w:gridCol w:w="360"/>
            <w:gridCol w:w="1818"/>
            <w:gridCol w:w="6343"/>
          </w:tblGrid>
        </w:tblGridChange>
      </w:tblGrid>
      <w:tr w:rsidR="00935252" w:rsidRPr="005D4343" w14:paraId="1F4E1751" w14:textId="77777777" w:rsidTr="00497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trPrChange w:id="128" w:author="김은수" w:date="2026-10-01T06:57:00Z">
            <w:trPr>
              <w:gridAfter w:val="2"/>
              <w:trHeight w:val="46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129" w:author="김은수" w:date="2026-10-01T06:57:00Z">
              <w:tcPr>
                <w:tcW w:w="540" w:type="dxa"/>
              </w:tcPr>
            </w:tcPrChange>
          </w:tcPr>
          <w:p w14:paraId="5ED19E6F" w14:textId="77777777" w:rsidR="00935252" w:rsidRPr="00C34F72" w:rsidRDefault="00935252">
            <w:pPr>
              <w:pStyle w:val="TDC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130" w:author="김은수" w:date="2026-10-01T06:57:00Z">
                <w:pPr>
                  <w:pStyle w:val="a8"/>
                  <w:wordWrap/>
                  <w:ind w:leftChars="0" w:left="0"/>
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</w:pPr>
              </w:pPrChange>
            </w:pPr>
            <w:bookmarkStart w:id="131" w:name="_Hlk135310465"/>
            <w:r w:rsidRPr="005D4343">
              <w:rPr>
                <w:rPrChange w:id="132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>No</w:t>
            </w:r>
          </w:p>
        </w:tc>
        <w:tc>
          <w:tcPr>
            <w:tcW w:w="2241" w:type="dxa"/>
            <w:tcPrChange w:id="133" w:author="김은수" w:date="2026-10-01T06:57:00Z">
              <w:tcPr>
                <w:tcW w:w="1843" w:type="dxa"/>
                <w:gridSpan w:val="2"/>
              </w:tcPr>
            </w:tcPrChange>
          </w:tcPr>
          <w:p w14:paraId="2AB7F5B9" w14:textId="77777777" w:rsidR="00935252" w:rsidRPr="00C34F72" w:rsidRDefault="00935252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134" w:author="김은수" w:date="2026-10-01T06:57:00Z">
                <w:pPr>
                  <w:pStyle w:val="a8"/>
                  <w:wordWrap/>
                  <w:ind w:leftChars="0" w:left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35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szCs w:val="22"/>
                    <w:lang w:val="en-US"/>
                  </w:rPr>
                </w:rPrChange>
              </w:rPr>
              <w:t>문서번호</w:t>
            </w:r>
          </w:p>
        </w:tc>
        <w:tc>
          <w:tcPr>
            <w:tcW w:w="6343" w:type="dxa"/>
            <w:tcPrChange w:id="136" w:author="김은수" w:date="2026-10-01T06:57:00Z">
              <w:tcPr>
                <w:tcW w:w="5216" w:type="dxa"/>
              </w:tcPr>
            </w:tcPrChange>
          </w:tcPr>
          <w:p w14:paraId="6E5A752C" w14:textId="77777777" w:rsidR="00935252" w:rsidRPr="00C34F72" w:rsidRDefault="00935252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</w:rPr>
              <w:pPrChange w:id="137" w:author="김은수" w:date="2026-10-01T06:57:00Z">
                <w:pPr>
                  <w:pStyle w:val="a8"/>
                  <w:wordWrap/>
                  <w:ind w:leftChars="0" w:left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38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szCs w:val="22"/>
                    <w:lang w:val="en-US"/>
                  </w:rPr>
                </w:rPrChange>
              </w:rPr>
              <w:t>문서</w:t>
            </w:r>
            <w:r>
              <w:rPr>
                <w:rPrChange w:id="139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r>
              <w:rPr>
                <w:rFonts w:hint="eastAsia"/>
                <w:rPrChange w:id="140" w:author="김은수" w:date="2026-10-01T06:57:00Z">
                  <w:rPr>
                    <w:rFonts w:ascii="Times New Roman" w:eastAsiaTheme="majorHAnsi" w:hAnsi="Times New Roman" w:cs="Times New Roman" w:hint="eastAsia"/>
                    <w:b/>
                    <w:color w:val="auto"/>
                    <w:szCs w:val="22"/>
                    <w:lang w:val="en-US"/>
                  </w:rPr>
                </w:rPrChange>
              </w:rPr>
              <w:t>제목</w:t>
            </w:r>
          </w:p>
        </w:tc>
      </w:tr>
      <w:tr w:rsidR="00935252" w:rsidRPr="005D4343" w14:paraId="3A1CC711" w14:textId="77777777" w:rsidTr="00497259">
        <w:trPr>
          <w:cantSplit/>
          <w:trPrChange w:id="141" w:author="김은수" w:date="2026-10-01T06:57:00Z">
            <w:trPr>
              <w:gridAfter w:val="2"/>
              <w:trHeight w:val="46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142" w:author="김은수" w:date="2026-10-01T06:57:00Z">
              <w:tcPr>
                <w:tcW w:w="540" w:type="dxa"/>
              </w:tcPr>
            </w:tcPrChange>
          </w:tcPr>
          <w:p w14:paraId="11E13B7F" w14:textId="77777777" w:rsidR="00935252" w:rsidRPr="00C34F72" w:rsidRDefault="00935252">
            <w:pPr>
              <w:pStyle w:val="TDCe"/>
              <w:keepNext/>
              <w:rPr>
                <w:rFonts w:ascii="Times New Roman" w:eastAsiaTheme="majorHAnsi" w:hAnsi="Times New Roman" w:cs="Times New Roman"/>
              </w:rPr>
              <w:pPrChange w:id="143" w:author="김은수" w:date="2026-10-01T06:57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44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>1</w:t>
            </w:r>
          </w:p>
        </w:tc>
        <w:tc>
          <w:tcPr>
            <w:tcW w:w="2241" w:type="dxa"/>
            <w:tcPrChange w:id="145" w:author="김은수" w:date="2026-10-01T06:57:00Z">
              <w:tcPr>
                <w:tcW w:w="1843" w:type="dxa"/>
                <w:gridSpan w:val="2"/>
              </w:tcPr>
            </w:tcPrChange>
          </w:tcPr>
          <w:p w14:paraId="08B42C0A" w14:textId="77777777" w:rsidR="00935252" w:rsidRPr="00E0271E" w:rsidRDefault="00935252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Times New Roman"/>
              </w:rPr>
              <w:pPrChange w:id="146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E0271E">
              <w:rPr>
                <w:rPrChange w:id="147" w:author="김은수" w:date="2026-10-01T06:57:00Z">
                  <w:rPr>
                    <w:rFonts w:asciiTheme="majorHAnsi" w:eastAsiaTheme="majorHAnsi" w:hAnsiTheme="majorHAnsi" w:cs="Times New Roman"/>
                    <w:color w:val="auto"/>
                    <w:szCs w:val="22"/>
                    <w:lang w:val="en-US"/>
                  </w:rPr>
                </w:rPrChange>
              </w:rPr>
              <w:t>IEC 62304</w:t>
            </w:r>
          </w:p>
        </w:tc>
        <w:tc>
          <w:tcPr>
            <w:tcW w:w="6343" w:type="dxa"/>
            <w:tcPrChange w:id="148" w:author="김은수" w:date="2026-10-01T06:57:00Z">
              <w:tcPr>
                <w:tcW w:w="5216" w:type="dxa"/>
              </w:tcPr>
            </w:tcPrChange>
          </w:tcPr>
          <w:p w14:paraId="030A3841" w14:textId="77777777" w:rsidR="00935252" w:rsidRPr="00C34F72" w:rsidRDefault="00935252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  <w:lang w:val="en-US"/>
                <w:rPrChange w:id="149" w:author="김은수" w:date="2026-10-01T16:26:00Z" w16du:dateUtc="2026-10-01T07:26:00Z">
                  <w:rPr>
                    <w:rFonts w:ascii="Times New Roman" w:eastAsiaTheme="majorHAnsi" w:hAnsi="Times New Roman" w:cs="Times New Roman"/>
                  </w:rPr>
                </w:rPrChange>
              </w:rPr>
              <w:pPrChange w:id="150" w:author="김은수" w:date="2026-10-01T06:57:00Z">
                <w:pPr>
                  <w:wordWrap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C34F72">
              <w:rPr>
                <w:lang w:val="en-US"/>
                <w:rPrChange w:id="151" w:author="김은수" w:date="2026-10-01T16:26:00Z" w16du:dateUtc="2026-10-01T07:2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Medical device software – Software life cycle processes</w:t>
            </w:r>
          </w:p>
        </w:tc>
      </w:tr>
      <w:tr w:rsidR="00935252" w:rsidRPr="005D4343" w14:paraId="0899E0D2" w14:textId="77777777" w:rsidTr="00497259">
        <w:trPr>
          <w:cantSplit/>
          <w:trPrChange w:id="152" w:author="김은수" w:date="2026-10-01T06:57:00Z">
            <w:trPr>
              <w:gridAfter w:val="2"/>
              <w:trHeight w:val="468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7" w:type="dxa"/>
            <w:tcPrChange w:id="153" w:author="김은수" w:date="2026-10-01T06:57:00Z">
              <w:tcPr>
                <w:tcW w:w="540" w:type="dxa"/>
              </w:tcPr>
            </w:tcPrChange>
          </w:tcPr>
          <w:p w14:paraId="7D0DAC85" w14:textId="77777777" w:rsidR="00935252" w:rsidRPr="00C34F72" w:rsidRDefault="00935252">
            <w:pPr>
              <w:pStyle w:val="TDCe"/>
              <w:rPr>
                <w:rFonts w:ascii="Times New Roman" w:eastAsiaTheme="majorHAnsi" w:hAnsi="Times New Roman" w:cs="Times New Roman"/>
              </w:rPr>
              <w:pPrChange w:id="154" w:author="김은수" w:date="2026-10-01T06:57:00Z">
                <w:pPr>
                  <w:pStyle w:val="a8"/>
                  <w:wordWrap/>
                  <w:ind w:leftChars="0" w:left="0"/>
                </w:pPr>
              </w:pPrChange>
            </w:pPr>
            <w:r>
              <w:rPr>
                <w:rPrChange w:id="155" w:author="김은수" w:date="2026-10-01T06:57:00Z">
                  <w:rPr>
                    <w:rFonts w:ascii="Times New Roman" w:eastAsiaTheme="majorHAnsi" w:hAnsi="Times New Roman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>2</w:t>
            </w:r>
          </w:p>
        </w:tc>
        <w:tc>
          <w:tcPr>
            <w:tcW w:w="2241" w:type="dxa"/>
            <w:tcPrChange w:id="156" w:author="김은수" w:date="2026-10-01T06:57:00Z">
              <w:tcPr>
                <w:tcW w:w="1843" w:type="dxa"/>
                <w:gridSpan w:val="2"/>
              </w:tcPr>
            </w:tcPrChange>
          </w:tcPr>
          <w:p w14:paraId="10A056E4" w14:textId="77777777" w:rsidR="00935252" w:rsidRPr="00E0271E" w:rsidRDefault="00935252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Times New Roman"/>
              </w:rPr>
              <w:pPrChange w:id="157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E0271E">
              <w:rPr>
                <w:rPrChange w:id="158" w:author="김은수" w:date="2026-10-01T06:57:00Z">
                  <w:rPr>
                    <w:rFonts w:asciiTheme="majorHAnsi" w:eastAsiaTheme="majorHAnsi" w:hAnsiTheme="majorHAnsi" w:cs="Times New Roman"/>
                    <w:color w:val="auto"/>
                    <w:szCs w:val="22"/>
                    <w:lang w:val="en-US"/>
                  </w:rPr>
                </w:rPrChange>
              </w:rPr>
              <w:t>ISO 14971</w:t>
            </w:r>
          </w:p>
        </w:tc>
        <w:tc>
          <w:tcPr>
            <w:tcW w:w="6343" w:type="dxa"/>
            <w:tcPrChange w:id="159" w:author="김은수" w:date="2026-10-01T06:57:00Z">
              <w:tcPr>
                <w:tcW w:w="5216" w:type="dxa"/>
              </w:tcPr>
            </w:tcPrChange>
          </w:tcPr>
          <w:p w14:paraId="723223F2" w14:textId="77777777" w:rsidR="00935252" w:rsidRPr="00C34F72" w:rsidRDefault="00935252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Theme="majorHAnsi" w:hAnsi="Times New Roman" w:cs="Times New Roman"/>
                <w:lang w:val="en-US"/>
                <w:rPrChange w:id="160" w:author="김은수" w:date="2026-10-01T16:26:00Z" w16du:dateUtc="2026-10-01T07:26:00Z">
                  <w:rPr>
                    <w:rFonts w:ascii="Times New Roman" w:eastAsiaTheme="majorHAnsi" w:hAnsi="Times New Roman" w:cs="Times New Roman"/>
                  </w:rPr>
                </w:rPrChange>
              </w:rPr>
              <w:pPrChange w:id="161" w:author="김은수" w:date="2026-10-01T06:57:00Z">
                <w:pPr>
                  <w:pStyle w:val="a8"/>
                  <w:wordWrap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C34F72">
              <w:rPr>
                <w:lang w:val="en-US"/>
                <w:rPrChange w:id="162" w:author="김은수" w:date="2026-10-01T16:26:00Z" w16du:dateUtc="2026-10-01T07:26:00Z">
                  <w:rPr>
                    <w:rFonts w:ascii="Times New Roman" w:eastAsiaTheme="majorHAnsi" w:hAnsi="Times New Roman" w:cs="Times New Roman"/>
                    <w:color w:val="auto"/>
                    <w:szCs w:val="22"/>
                    <w:lang w:val="en-US"/>
                  </w:rPr>
                </w:rPrChange>
              </w:rPr>
              <w:t>Medical devices – Application of risk management to medical</w:t>
            </w:r>
          </w:p>
        </w:tc>
      </w:tr>
      <w:bookmarkEnd w:id="131"/>
    </w:tbl>
    <w:p w14:paraId="12528CF7" w14:textId="77777777" w:rsidR="001C2C2D" w:rsidRPr="00085F97" w:rsidRDefault="001C2C2D">
      <w:pPr>
        <w:pStyle w:val="TDC30"/>
        <w:spacing w:after="0"/>
        <w:rPr>
          <w:lang w:val="en-US"/>
          <w:rPrChange w:id="163" w:author="김은수" w:date="2026-10-12T10:30:00Z" w16du:dateUtc="2026-10-12T01:30:00Z">
            <w:rPr/>
          </w:rPrChange>
        </w:rPr>
        <w:pPrChange w:id="164" w:author="김은수" w:date="2026-10-01T06:57:00Z">
          <w:pPr>
            <w:pStyle w:val="a8"/>
            <w:wordWrap/>
            <w:spacing w:after="0" w:line="240" w:lineRule="auto"/>
            <w:ind w:leftChars="0" w:left="1418"/>
          </w:pPr>
        </w:pPrChange>
      </w:pPr>
    </w:p>
    <w:p w14:paraId="03F6ADCF" w14:textId="77777777" w:rsidR="00497259" w:rsidRPr="00085F97" w:rsidRDefault="00497259">
      <w:pPr>
        <w:pStyle w:val="TDC30"/>
        <w:spacing w:after="0"/>
        <w:rPr>
          <w:lang w:val="en-US"/>
          <w:rPrChange w:id="165" w:author="김은수" w:date="2026-10-12T10:30:00Z" w16du:dateUtc="2026-10-12T01:30:00Z">
            <w:rPr/>
          </w:rPrChange>
        </w:rPr>
        <w:pPrChange w:id="166" w:author="김은수" w:date="2026-10-01T06:57:00Z">
          <w:pPr>
            <w:widowControl/>
            <w:wordWrap/>
            <w:autoSpaceDE/>
            <w:autoSpaceDN/>
          </w:pPr>
        </w:pPrChange>
      </w:pPr>
      <w:r w:rsidRPr="00C34F72">
        <w:rPr>
          <w:lang w:val="en-US"/>
          <w:rPrChange w:id="167" w:author="김은수" w:date="2026-10-01T16:26:00Z" w16du:dateUtc="2026-10-01T07:26:00Z">
            <w:rPr/>
          </w:rPrChange>
        </w:rPr>
        <w:br w:type="page"/>
      </w:r>
    </w:p>
    <w:p w14:paraId="29769C04" w14:textId="77777777" w:rsidR="002E582F" w:rsidRDefault="002E582F">
      <w:pPr>
        <w:pStyle w:val="TDC30"/>
        <w:spacing w:after="0"/>
        <w:rPr>
          <w:del w:id="168" w:author="김은수" w:date="2026-10-01T06:57:00Z"/>
        </w:rPr>
        <w:pPrChange w:id="169" w:author="김은수" w:date="2026-10-01T06:57:00Z">
          <w:pPr>
            <w:widowControl/>
            <w:wordWrap/>
            <w:autoSpaceDE/>
            <w:autoSpaceDN/>
            <w:spacing w:after="0" w:line="240" w:lineRule="auto"/>
          </w:pPr>
        </w:pPrChange>
      </w:pPr>
    </w:p>
    <w:p w14:paraId="464C19AC" w14:textId="77777777" w:rsidR="00DC5645" w:rsidRDefault="00B76F2F">
      <w:pPr>
        <w:pStyle w:val="TDC1"/>
        <w:pPrChange w:id="170" w:author="김은수" w:date="2026-10-01T06:57:00Z">
          <w:pPr>
            <w:pStyle w:val="10"/>
            <w:numPr>
              <w:numId w:val="7"/>
            </w:numPr>
            <w:wordWrap/>
            <w:spacing w:after="0" w:line="240" w:lineRule="auto"/>
            <w:ind w:left="425" w:hanging="425"/>
          </w:pPr>
        </w:pPrChange>
      </w:pPr>
      <w:bookmarkStart w:id="171" w:name="_Toc241654858"/>
      <w:r w:rsidRPr="00C34F72">
        <w:rPr>
          <w:rFonts w:hint="eastAsia"/>
        </w:rPr>
        <w:t>하드웨어</w:t>
      </w:r>
      <w:r w:rsidRPr="00C34F72">
        <w:t xml:space="preserve"> 플랫폼</w:t>
      </w:r>
      <w:bookmarkEnd w:id="171"/>
    </w:p>
    <w:p w14:paraId="7081BB9D" w14:textId="77777777" w:rsidR="00EB72C4" w:rsidRDefault="00EB72C4">
      <w:pPr>
        <w:pStyle w:val="TDC10"/>
        <w:spacing w:after="0"/>
        <w:rPr>
          <w:del w:id="172" w:author="김은수" w:date="2026-10-01T06:57:00Z"/>
        </w:rPr>
        <w:pPrChange w:id="173" w:author="김은수" w:date="2026-10-01T06:57:00Z">
          <w:pPr>
            <w:wordWrap/>
            <w:spacing w:after="0" w:line="240" w:lineRule="auto"/>
            <w:ind w:leftChars="100" w:left="200"/>
          </w:pPr>
        </w:pPrChange>
      </w:pPr>
    </w:p>
    <w:p w14:paraId="3C0777F6" w14:textId="77777777" w:rsidR="00C8740F" w:rsidRDefault="00A21EE5">
      <w:pPr>
        <w:pStyle w:val="TDC10"/>
        <w:pPrChange w:id="174" w:author="김은수" w:date="2026-10-01T06:57:00Z">
          <w:pPr>
            <w:wordWrap/>
            <w:spacing w:after="0" w:line="240" w:lineRule="auto"/>
            <w:ind w:leftChars="100" w:left="200"/>
          </w:pPr>
        </w:pPrChange>
      </w:pPr>
      <w:r w:rsidRPr="00C34F72">
        <w:rPr>
          <w:rFonts w:hint="eastAsia"/>
        </w:rPr>
        <w:t>인공달팽이관</w:t>
      </w:r>
      <w:r w:rsidRPr="00C34F72">
        <w:t xml:space="preserve"> 시스템 전체의 하드웨어 플랫폼은 아래 &lt;그림 1.&gt;과 같으며, </w:t>
      </w:r>
      <w:ins w:id="175" w:author="김은수" w:date="2026-09-29T18:27:00Z" w16du:dateUtc="2026-09-29T09:27:00Z">
        <w:r w:rsidRPr="00C34F72">
          <w:rPr>
            <w:rFonts w:hint="eastAsia"/>
          </w:rPr>
          <w:t>외부장치</w:t>
        </w:r>
        <w:r w:rsidRPr="00C34F72">
          <w:t xml:space="preserve"> Sound1의 </w:t>
        </w:r>
      </w:ins>
      <w:r w:rsidRPr="00C34F72">
        <w:rPr>
          <w:rFonts w:hint="eastAsia"/>
        </w:rPr>
        <w:t>소프트웨어는</w:t>
      </w:r>
      <w:r w:rsidRPr="00C34F72">
        <w:t xml:space="preserve"> </w:t>
      </w:r>
      <w:del w:id="176" w:author="김은수" w:date="2026-09-29T18:27:00Z" w16du:dateUtc="2026-09-29T09:27:00Z">
        <w:r w:rsidR="0061116C">
          <w:delText xml:space="preserve">Ezairo 7150 </w:delText>
        </w:r>
        <w:r w:rsidR="0061116C">
          <w:rPr>
            <w:rFonts w:hint="eastAsia"/>
          </w:rPr>
          <w:delText>시스템에서 동작하게 된다</w:delText>
        </w:r>
      </w:del>
      <w:ins w:id="177" w:author="김은수" w:date="2026-09-29T18:27:00Z" w16du:dateUtc="2026-09-29T09:27:00Z">
        <w:r w:rsidRPr="00C34F72">
          <w:t>E8300과 QCC5181에서 동작한다</w:t>
        </w:r>
      </w:ins>
      <w:r w:rsidRPr="00C34F72">
        <w:t>.</w:t>
      </w:r>
    </w:p>
    <w:p w14:paraId="0591F103" w14:textId="77777777" w:rsidR="00497259" w:rsidRDefault="00497259">
      <w:pPr>
        <w:pStyle w:val="TDC10"/>
        <w:spacing w:after="0"/>
        <w:rPr>
          <w:del w:id="178" w:author="김은수" w:date="2026-10-01T06:57:00Z"/>
        </w:rPr>
        <w:pPrChange w:id="179" w:author="김은수" w:date="2026-10-01T06:57:00Z">
          <w:pPr>
            <w:wordWrap/>
            <w:spacing w:after="0" w:line="240" w:lineRule="auto"/>
            <w:ind w:leftChars="100" w:left="200"/>
          </w:pPr>
        </w:pPrChange>
      </w:pPr>
    </w:p>
    <w:p w14:paraId="4AD7AEFF" w14:textId="77777777" w:rsidR="001C2C2D" w:rsidRDefault="001C2C2D">
      <w:pPr>
        <w:pStyle w:val="TDC10"/>
        <w:spacing w:after="0"/>
        <w:rPr>
          <w:del w:id="180" w:author="김은수" w:date="2026-10-01T06:57:00Z"/>
        </w:rPr>
        <w:pPrChange w:id="181" w:author="김은수" w:date="2026-10-01T06:57:00Z">
          <w:pPr>
            <w:wordWrap/>
            <w:spacing w:after="0" w:line="240" w:lineRule="auto"/>
            <w:ind w:leftChars="300" w:left="600"/>
          </w:pPr>
        </w:pPrChange>
      </w:pPr>
    </w:p>
    <w:p w14:paraId="4F613B3C" w14:textId="77777777" w:rsidR="00935252" w:rsidRPr="002E582F" w:rsidRDefault="00497259" w:rsidP="00497259">
      <w:pPr>
        <w:wordWrap/>
        <w:spacing w:after="0" w:line="240" w:lineRule="auto"/>
        <w:ind w:leftChars="100" w:left="200"/>
        <w:jc w:val="left"/>
        <w:rPr>
          <w:del w:id="182" w:author="김은수" w:date="2026-09-29T18:27:00Z" w16du:dateUtc="2026-09-29T09:27:00Z"/>
        </w:rPr>
      </w:pPr>
      <w:del w:id="183" w:author="김은수" w:date="2026-09-29T18:27:00Z" w16du:dateUtc="2026-09-29T09:27:00Z">
        <w:r w:rsidRPr="00DA3F99">
          <w:rPr>
            <w:noProof/>
          </w:rPr>
          <w:drawing>
            <wp:inline distT="0" distB="0" distL="0" distR="0" wp14:anchorId="2322C267" wp14:editId="07889D1F">
              <wp:extent cx="5975498" cy="3703842"/>
              <wp:effectExtent l="0" t="0" r="6350" b="0"/>
              <wp:docPr id="2064571895" name="그림 179" descr="텍스트, 스크린샷, 도표, 디자인이(가) 표시된 사진&#10;&#10;자동 생성된 설명">
                <a:extLst xmlns:a="http://schemas.openxmlformats.org/drawingml/2006/main">
                  <a:ext uri="{FF2B5EF4-FFF2-40B4-BE49-F238E27FC236}">
                    <a16:creationId xmlns:a16="http://schemas.microsoft.com/office/drawing/2014/main" id="{11424A9C-AF8F-FCA5-CE7E-889E0BD65B7E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0" name="그림 179" descr="텍스트, 스크린샷, 도표, 디자인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11424A9C-AF8F-FCA5-CE7E-889E0BD65B7E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7408" cy="37050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02A5B64" w14:textId="77777777" w:rsidR="00935252" w:rsidRPr="00C34F72" w:rsidRDefault="00497259">
      <w:pPr>
        <w:pStyle w:val="TDC14"/>
        <w:rPr>
          <w:ins w:id="184" w:author="김은수" w:date="2026-09-29T18:27:00Z" w16du:dateUtc="2026-09-29T09:27:00Z"/>
        </w:rPr>
        <w:pPrChange w:id="185" w:author="김은수" w:date="2026-10-01T06:57:00Z">
          <w:pPr>
            <w:wordWrap/>
            <w:spacing w:after="0" w:line="240" w:lineRule="auto"/>
            <w:ind w:leftChars="100" w:left="200"/>
            <w:jc w:val="left"/>
          </w:pPr>
        </w:pPrChange>
      </w:pPr>
      <w:ins w:id="186" w:author="김은수" w:date="2026-09-29T18:27:00Z" w16du:dateUtc="2026-09-29T09:27:00Z">
        <w:r w:rsidRPr="00C34F72">
          <w:rPr>
            <w:noProof/>
          </w:rPr>
          <w:drawing>
            <wp:inline distT="0" distB="0" distL="0" distR="0" wp14:anchorId="2322C267" wp14:editId="07889D1F">
              <wp:extent cx="5975498" cy="4268213"/>
              <wp:effectExtent l="0" t="0" r="6350" b="0"/>
              <wp:docPr id="180" name="그림 179" descr="시스템 블록도">
                <a:extLst xmlns:a="http://schemas.openxmlformats.org/drawingml/2006/main">
                  <a:ext uri="{FF2B5EF4-FFF2-40B4-BE49-F238E27FC236}">
                    <a16:creationId xmlns:a16="http://schemas.microsoft.com/office/drawing/2014/main" id="{11424A9C-AF8F-FCA5-CE7E-889E0BD65B7E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0" name="그림 179" descr="텍스트, 스크린샷, 도표, 디자인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11424A9C-AF8F-FCA5-CE7E-889E0BD65B7E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75498" cy="426821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400E910" w14:textId="77777777" w:rsidR="00C8740F" w:rsidRDefault="00C8740F">
      <w:pPr>
        <w:pStyle w:val="TDC10"/>
        <w:spacing w:after="0"/>
        <w:pPrChange w:id="187" w:author="김은수" w:date="2026-10-01T06:57:00Z">
          <w:pPr/>
        </w:pPrChange>
      </w:pPr>
    </w:p>
    <w:p w14:paraId="41F9ED91" w14:textId="77777777" w:rsidR="00C8740F" w:rsidRDefault="001C2C2D">
      <w:pPr>
        <w:pStyle w:val="TDC15"/>
        <w:keepLines w:val="0"/>
        <w:pPrChange w:id="188" w:author="김은수" w:date="2026-10-01T06:57:00Z">
          <w:pPr>
            <w:wordWrap/>
            <w:spacing w:after="0" w:line="240" w:lineRule="auto"/>
            <w:ind w:leftChars="300" w:left="600"/>
            <w:jc w:val="center"/>
          </w:pPr>
        </w:pPrChange>
      </w:pPr>
      <w:r w:rsidRPr="00C34F72">
        <w:t>&lt;</w:t>
      </w:r>
      <w:r>
        <w:t xml:space="preserve"> </w:t>
      </w:r>
      <w:r w:rsidRPr="00C34F72">
        <w:rPr>
          <w:rFonts w:hint="eastAsia"/>
        </w:rPr>
        <w:t>그림</w:t>
      </w:r>
      <w:r>
        <w:t xml:space="preserve"> 1. </w:t>
      </w:r>
      <w:r w:rsidR="00A21EE5" w:rsidRPr="00C34F72">
        <w:rPr>
          <w:rFonts w:hint="eastAsia"/>
        </w:rPr>
        <w:t>인공달팽이관</w:t>
      </w:r>
      <w:r w:rsidR="00A21EE5" w:rsidRPr="00C34F72">
        <w:t xml:space="preserve"> 시스템 </w:t>
      </w:r>
      <w:r w:rsidRPr="00C34F72">
        <w:rPr>
          <w:rFonts w:hint="eastAsia"/>
        </w:rPr>
        <w:t>블록도</w:t>
      </w:r>
      <w:r w:rsidRPr="00C34F72">
        <w:t xml:space="preserve"> </w:t>
      </w:r>
      <w:r>
        <w:t>&gt;</w:t>
      </w:r>
    </w:p>
    <w:p w14:paraId="2C1BBCF4" w14:textId="77777777" w:rsidR="0067373B" w:rsidRPr="00C34F72" w:rsidRDefault="0067373B">
      <w:pPr>
        <w:pStyle w:val="TDC10"/>
        <w:spacing w:after="0"/>
        <w:rPr>
          <w:del w:id="189" w:author="김은수" w:date="2026-10-01T06:57:00Z"/>
          <w:rFonts w:asciiTheme="majorHAnsi" w:eastAsiaTheme="majorEastAsia" w:hAnsiTheme="majorHAnsi" w:cstheme="majorBidi"/>
          <w:sz w:val="28"/>
          <w:szCs w:val="28"/>
        </w:rPr>
        <w:pPrChange w:id="190" w:author="김은수" w:date="2026-10-01T06:57:00Z">
          <w:pPr>
            <w:widowControl/>
            <w:wordWrap/>
            <w:autoSpaceDE/>
            <w:autoSpaceDN/>
            <w:spacing w:after="0" w:line="240" w:lineRule="auto"/>
          </w:pPr>
        </w:pPrChange>
      </w:pPr>
    </w:p>
    <w:p w14:paraId="3F2C97FC" w14:textId="77777777" w:rsidR="00935252" w:rsidRPr="00C34F72" w:rsidRDefault="00935252">
      <w:pPr>
        <w:pStyle w:val="TDC10"/>
        <w:spacing w:after="0"/>
        <w:rPr>
          <w:rFonts w:asciiTheme="majorHAnsi" w:eastAsiaTheme="majorEastAsia" w:hAnsiTheme="majorHAnsi" w:cstheme="majorBidi"/>
          <w:sz w:val="28"/>
          <w:szCs w:val="28"/>
        </w:rPr>
        <w:pPrChange w:id="191" w:author="김은수" w:date="2026-10-01T06:57:00Z">
          <w:pPr>
            <w:widowControl/>
            <w:wordWrap/>
            <w:autoSpaceDE/>
            <w:autoSpaceDN/>
            <w:spacing w:line="240" w:lineRule="auto"/>
          </w:pPr>
        </w:pPrChange>
      </w:pPr>
      <w:r>
        <w:rPr>
          <w:rPrChange w:id="192" w:author="김은수" w:date="2026-10-01T06:57:00Z">
            <w:rPr>
              <w:rFonts w:asciiTheme="majorHAnsi" w:eastAsiaTheme="majorEastAsia" w:hAnsiTheme="majorHAnsi" w:cstheme="majorBidi"/>
              <w:sz w:val="28"/>
              <w:szCs w:val="28"/>
            </w:rPr>
          </w:rPrChange>
        </w:rPr>
        <w:br w:type="page"/>
      </w:r>
    </w:p>
    <w:p w14:paraId="2CCF72FE" w14:textId="77777777" w:rsidR="001909A9" w:rsidRDefault="001909A9">
      <w:pPr>
        <w:pStyle w:val="TDC1"/>
        <w:pPrChange w:id="193" w:author="김은수" w:date="2026-10-01T06:57:00Z">
          <w:pPr>
            <w:pStyle w:val="10"/>
            <w:numPr>
              <w:numId w:val="7"/>
            </w:numPr>
            <w:wordWrap/>
            <w:spacing w:after="0" w:line="240" w:lineRule="auto"/>
            <w:ind w:left="425" w:hanging="425"/>
          </w:pPr>
        </w:pPrChange>
      </w:pPr>
      <w:bookmarkStart w:id="194" w:name="_Toc241654859"/>
      <w:r w:rsidRPr="00C34F72">
        <w:rPr>
          <w:rFonts w:hint="eastAsia"/>
        </w:rPr>
        <w:lastRenderedPageBreak/>
        <w:t>소프트웨어</w:t>
      </w:r>
      <w:r w:rsidRPr="00C34F72">
        <w:t xml:space="preserve"> </w:t>
      </w:r>
      <w:r w:rsidR="009F6245" w:rsidRPr="00C34F72">
        <w:rPr>
          <w:rFonts w:hint="eastAsia"/>
        </w:rPr>
        <w:t>아키텍쳐</w:t>
      </w:r>
      <w:bookmarkEnd w:id="194"/>
    </w:p>
    <w:p w14:paraId="2D7B48F3" w14:textId="77777777" w:rsidR="002E582F" w:rsidRDefault="00854313">
      <w:pPr>
        <w:pStyle w:val="TDC10"/>
        <w:pPrChange w:id="195" w:author="김은수" w:date="2026-10-01T06:57:00Z">
          <w:pPr>
            <w:wordWrap/>
            <w:spacing w:after="0" w:line="240" w:lineRule="auto"/>
            <w:ind w:leftChars="100" w:left="200"/>
          </w:pPr>
        </w:pPrChange>
      </w:pPr>
      <w:del w:id="196" w:author="김은수" w:date="2026-09-29T18:27:00Z" w16du:dateUtc="2026-09-29T09:27:00Z">
        <w:r>
          <w:rPr>
            <w:rFonts w:hint="eastAsia"/>
          </w:rPr>
          <w:delText xml:space="preserve">2절의 </w:delText>
        </w:r>
      </w:del>
      <w:r w:rsidRPr="00C34F72">
        <w:rPr>
          <w:rFonts w:hint="eastAsia"/>
        </w:rPr>
        <w:t>하드웨어</w:t>
      </w:r>
      <w:r w:rsidRPr="00C34F72">
        <w:t xml:space="preserve"> 플랫폼을 기반으로 동작하는 </w:t>
      </w:r>
      <w:del w:id="197" w:author="김은수" w:date="2026-09-29T18:27:00Z" w16du:dateUtc="2026-09-29T09:27:00Z">
        <w:r w:rsidR="0061116C">
          <w:rPr>
            <w:rFonts w:hint="eastAsia"/>
          </w:rPr>
          <w:delText>인공달팽이관장치 소</w:delText>
        </w:r>
        <w:r>
          <w:rPr>
            <w:rFonts w:hint="eastAsia"/>
          </w:rPr>
          <w:delText>프트웨어는</w:delText>
        </w:r>
      </w:del>
      <w:ins w:id="198" w:author="김은수" w:date="2026-09-29T18:27:00Z" w16du:dateUtc="2026-09-29T09:27:00Z">
        <w:r w:rsidRPr="00C34F72">
          <w:rPr>
            <w:rFonts w:hint="eastAsia"/>
          </w:rPr>
          <w:t>소프트웨어</w:t>
        </w:r>
      </w:ins>
      <w:r w:rsidRPr="00C34F72">
        <w:t xml:space="preserve"> 아키텍쳐는 &lt;그림 2.&gt;와 </w:t>
      </w:r>
      <w:del w:id="199" w:author="김은수" w:date="2026-09-29T18:27:00Z" w16du:dateUtc="2026-09-29T09:27:00Z">
        <w:r>
          <w:rPr>
            <w:rFonts w:hint="eastAsia"/>
          </w:rPr>
          <w:delText>같이 설계되었으며,</w:delText>
        </w:r>
      </w:del>
      <w:ins w:id="200" w:author="김은수" w:date="2026-09-29T18:27:00Z" w16du:dateUtc="2026-09-29T09:27:00Z">
        <w:r w:rsidRPr="00C34F72">
          <w:rPr>
            <w:rFonts w:hint="eastAsia"/>
          </w:rPr>
          <w:t>같다</w:t>
        </w:r>
        <w:r w:rsidRPr="00C34F72">
          <w:t>.</w:t>
        </w:r>
      </w:ins>
    </w:p>
    <w:p w14:paraId="6DAA6179" w14:textId="77777777" w:rsidR="00935252" w:rsidRPr="002E582F" w:rsidRDefault="00935252">
      <w:pPr>
        <w:pStyle w:val="TDC10"/>
        <w:spacing w:after="0"/>
        <w:rPr>
          <w:del w:id="201" w:author="김은수" w:date="2026-10-01T06:57:00Z"/>
        </w:rPr>
        <w:pPrChange w:id="202" w:author="김은수" w:date="2026-10-01T06:57:00Z">
          <w:pPr>
            <w:wordWrap/>
            <w:spacing w:after="0" w:line="240" w:lineRule="auto"/>
            <w:ind w:leftChars="100" w:left="200"/>
          </w:pPr>
        </w:pPrChange>
      </w:pPr>
    </w:p>
    <w:p w14:paraId="3C6A5EEF" w14:textId="77777777" w:rsidR="002C61A1" w:rsidRDefault="00246791" w:rsidP="00680F01">
      <w:pPr>
        <w:wordWrap/>
        <w:spacing w:after="0" w:line="240" w:lineRule="auto"/>
        <w:jc w:val="center"/>
        <w:rPr>
          <w:del w:id="203" w:author="김은수" w:date="2026-09-29T18:27:00Z" w16du:dateUtc="2026-09-29T09:27:00Z"/>
        </w:rPr>
      </w:pPr>
      <w:del w:id="204" w:author="김은수" w:date="2026-09-29T18:27:00Z" w16du:dateUtc="2026-09-29T09:27:00Z">
        <w:r w:rsidRPr="00246791">
          <w:rPr>
            <w:noProof/>
          </w:rPr>
          <w:drawing>
            <wp:inline distT="0" distB="0" distL="0" distR="0" wp14:anchorId="5D976FA2" wp14:editId="43B1CA00">
              <wp:extent cx="6120130" cy="3301365"/>
              <wp:effectExtent l="0" t="0" r="0" b="0"/>
              <wp:docPr id="290727954" name="그림 2" descr="텍스트, 스크린샷, 폰트, 직사각형이(가) 표시된 사진&#10;&#10;자동 생성된 설명">
                <a:extLst xmlns:a="http://schemas.openxmlformats.org/drawingml/2006/main">
                  <a:ext uri="{FF2B5EF4-FFF2-40B4-BE49-F238E27FC236}">
                    <a16:creationId xmlns:a16="http://schemas.microsoft.com/office/drawing/2014/main" id="{2B924244-70D6-D4E1-645C-596CCD1ABFE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그림 2" descr="텍스트, 스크린샷, 폰트, 직사각형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2B924244-70D6-D4E1-645C-596CCD1ABFE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33013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7C8D9F4" w14:textId="77777777" w:rsidR="002C61A1" w:rsidRPr="00C34F72" w:rsidRDefault="00246791">
      <w:pPr>
        <w:pStyle w:val="TDC14"/>
        <w:rPr>
          <w:ins w:id="205" w:author="김은수" w:date="2026-09-29T18:27:00Z" w16du:dateUtc="2026-09-29T09:27:00Z"/>
        </w:rPr>
        <w:pPrChange w:id="206" w:author="김은수" w:date="2026-10-01T06:57:00Z">
          <w:pPr>
            <w:wordWrap/>
            <w:spacing w:after="0" w:line="240" w:lineRule="auto"/>
            <w:jc w:val="center"/>
          </w:pPr>
        </w:pPrChange>
      </w:pPr>
      <w:ins w:id="207" w:author="김은수" w:date="2026-09-29T18:27:00Z" w16du:dateUtc="2026-09-29T09:27:00Z">
        <w:r w:rsidRPr="00C34F72">
          <w:rPr>
            <w:noProof/>
          </w:rPr>
          <w:drawing>
            <wp:inline distT="0" distB="0" distL="0" distR="0" wp14:anchorId="5D976FA2" wp14:editId="43B1CA00">
              <wp:extent cx="6120130" cy="4284091"/>
              <wp:effectExtent l="0" t="0" r="0" b="0"/>
              <wp:docPr id="3" name="그림 2" descr="소프트웨어 구조도">
                <a:extLst xmlns:a="http://schemas.openxmlformats.org/drawingml/2006/main">
                  <a:ext uri="{FF2B5EF4-FFF2-40B4-BE49-F238E27FC236}">
                    <a16:creationId xmlns:a16="http://schemas.microsoft.com/office/drawing/2014/main" id="{2B924244-70D6-D4E1-645C-596CCD1ABFEA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그림 2" descr="텍스트, 스크린샷, 폰트, 직사각형이(가) 표시된 사진&#10;&#10;자동 생성된 설명">
                        <a:extLst>
                          <a:ext uri="{FF2B5EF4-FFF2-40B4-BE49-F238E27FC236}">
                            <a16:creationId xmlns:a16="http://schemas.microsoft.com/office/drawing/2014/main" id="{2B924244-70D6-D4E1-645C-596CCD1ABFEA}"/>
                          </a:ext>
                        </a:extLst>
                      </pic:cNvPr>
                      <pic:cNvPicPr>
                        <a:picLocks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428409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F5E4B65" w14:textId="77777777" w:rsidR="00935252" w:rsidRPr="00C34F72" w:rsidRDefault="00935252">
      <w:pPr>
        <w:pStyle w:val="TDC10"/>
        <w:spacing w:after="0"/>
        <w:rPr>
          <w:sz w:val="12"/>
          <w:szCs w:val="14"/>
        </w:rPr>
        <w:pPrChange w:id="208" w:author="김은수" w:date="2026-10-01T06:57:00Z">
          <w:pPr>
            <w:wordWrap/>
            <w:spacing w:after="0" w:line="240" w:lineRule="auto"/>
            <w:jc w:val="center"/>
          </w:pPr>
        </w:pPrChange>
      </w:pPr>
    </w:p>
    <w:p w14:paraId="6F7F2ECA" w14:textId="77777777" w:rsidR="002C61A1" w:rsidRDefault="002C61A1">
      <w:pPr>
        <w:pStyle w:val="TDC15"/>
        <w:keepLines w:val="0"/>
        <w:pPrChange w:id="209" w:author="김은수" w:date="2026-10-01T06:57:00Z">
          <w:pPr>
            <w:wordWrap/>
            <w:spacing w:after="0" w:line="240" w:lineRule="auto"/>
            <w:jc w:val="center"/>
          </w:pPr>
        </w:pPrChange>
      </w:pPr>
      <w:r w:rsidRPr="00C34F72">
        <w:t xml:space="preserve">&lt;그림 </w:t>
      </w:r>
      <w:r w:rsidR="00935252">
        <w:t>2</w:t>
      </w:r>
      <w:r w:rsidRPr="00C34F72">
        <w:t>.</w:t>
      </w:r>
      <w:r>
        <w:t xml:space="preserve"> </w:t>
      </w:r>
      <w:r w:rsidRPr="00C34F72">
        <w:rPr>
          <w:rFonts w:hint="eastAsia"/>
        </w:rPr>
        <w:t>인공와우</w:t>
      </w:r>
      <w:r w:rsidRPr="00C34F72">
        <w:t xml:space="preserve"> 소프트웨어 아키텍쳐 블록도&gt;</w:t>
      </w:r>
    </w:p>
    <w:p w14:paraId="7D32F80F" w14:textId="77777777" w:rsidR="00854313" w:rsidRDefault="00854313">
      <w:pPr>
        <w:pStyle w:val="TDC10"/>
        <w:spacing w:after="0"/>
        <w:pPrChange w:id="210" w:author="김은수" w:date="2026-10-01T06:57:00Z">
          <w:pPr>
            <w:wordWrap/>
            <w:spacing w:after="0" w:line="240" w:lineRule="auto"/>
          </w:pPr>
        </w:pPrChange>
      </w:pPr>
    </w:p>
    <w:p w14:paraId="2763613F" w14:textId="77777777" w:rsidR="00935252" w:rsidRDefault="00466579">
      <w:pPr>
        <w:pStyle w:val="TDC10"/>
        <w:pPrChange w:id="211" w:author="김은수" w:date="2026-10-01T06:57:00Z">
          <w:pPr>
            <w:wordWrap/>
            <w:spacing w:after="0" w:line="240" w:lineRule="auto"/>
            <w:ind w:leftChars="200" w:left="400"/>
          </w:pPr>
        </w:pPrChange>
      </w:pPr>
      <w:del w:id="212" w:author="김은수" w:date="2026-09-29T10:17:00Z">
        <w:r>
          <w:rPr>
            <w:rFonts w:hint="eastAsia"/>
          </w:rPr>
          <w:delText>각 MCU 별로 소프트웨어가 개별적으로 실행되게된다. 따라서 각 MCU별로 아키텍처를 설계한다.</w:delText>
        </w:r>
      </w:del>
      <w:ins w:id="213" w:author="김은수" w:date="2026-09-29T10:17:00Z">
        <w:r w:rsidRPr="00C34F72">
          <w:rPr>
            <w:rFonts w:hint="eastAsia"/>
          </w:rPr>
          <w:t>세로</w:t>
        </w:r>
        <w:r w:rsidRPr="00C34F72">
          <w:t xml:space="preserve"> 영역은 실행 코어를, 가로 영역은 각 코어가 나누어 수행하는 기능 모듈을 나타낸다. 각 코어의 유닛은 공유 메모리, 함수체인 완료 이벤트 및 통신 인터페이스를 통해 연계된다.</w:t>
        </w:r>
      </w:ins>
    </w:p>
    <w:p w14:paraId="2A9662DD" w14:textId="77777777" w:rsidR="00466579" w:rsidRDefault="00466579">
      <w:pPr>
        <w:pStyle w:val="TDC10"/>
        <w:spacing w:after="0"/>
        <w:rPr>
          <w:del w:id="214" w:author="김은수" w:date="2026-10-01T06:57:00Z"/>
        </w:rPr>
        <w:pPrChange w:id="215" w:author="김은수" w:date="2026-10-01T06:57:00Z">
          <w:pPr>
            <w:wordWrap/>
            <w:spacing w:after="0" w:line="240" w:lineRule="auto"/>
            <w:ind w:leftChars="200" w:left="400"/>
          </w:pPr>
        </w:pPrChange>
      </w:pPr>
    </w:p>
    <w:p w14:paraId="665B7BDE" w14:textId="77777777" w:rsidR="00466579" w:rsidRDefault="00466579">
      <w:pPr>
        <w:pStyle w:val="TDC2"/>
        <w:pPrChange w:id="216" w:author="김은수" w:date="2026-10-01T06:57:00Z">
          <w:pPr>
            <w:pStyle w:val="2"/>
            <w:numPr>
              <w:ilvl w:val="1"/>
              <w:numId w:val="7"/>
            </w:numPr>
            <w:ind w:left="992" w:hanging="567"/>
          </w:pPr>
        </w:pPrChange>
      </w:pPr>
      <w:bookmarkStart w:id="217" w:name="_Toc241654860"/>
      <w:r>
        <w:t>CFX Core</w:t>
      </w:r>
      <w:r w:rsidRPr="00C34F72">
        <w:rPr>
          <w:rFonts w:hint="eastAsia"/>
        </w:rPr>
        <w:t>용</w:t>
      </w:r>
      <w:r w:rsidRPr="00C34F72">
        <w:t xml:space="preserve"> 소프트웨어 아키텍쳐</w:t>
      </w:r>
      <w:bookmarkEnd w:id="217"/>
    </w:p>
    <w:p w14:paraId="5EABEDB4" w14:textId="77777777" w:rsidR="00466579" w:rsidRDefault="00466579">
      <w:pPr>
        <w:pStyle w:val="TDC3"/>
        <w:pPrChange w:id="218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19" w:name="_Toc241654861"/>
      <w:r w:rsidRPr="00C34F72">
        <w:rPr>
          <w:rFonts w:hint="eastAsia"/>
        </w:rPr>
        <w:t>시스템</w:t>
      </w:r>
      <w:r w:rsidRPr="00C34F72">
        <w:t xml:space="preserve"> 제어 모듈</w:t>
      </w:r>
      <w:bookmarkEnd w:id="219"/>
    </w:p>
    <w:p w14:paraId="04CB0E7A" w14:textId="77777777" w:rsidR="00466579" w:rsidRDefault="00B47CC1">
      <w:pPr>
        <w:pStyle w:val="TDC30"/>
        <w:pPrChange w:id="220" w:author="김은수" w:date="2026-10-01T06:57:00Z">
          <w:pPr>
            <w:ind w:leftChars="400" w:left="800"/>
          </w:pPr>
        </w:pPrChange>
      </w:pPr>
      <w:del w:id="221" w:author="김은수" w:date="2026-09-29T18:27:00Z" w16du:dateUtc="2026-09-29T09:27:00Z">
        <w:r>
          <w:rPr>
            <w:rFonts w:hint="eastAsia"/>
          </w:rPr>
          <w:delText>하드웨어</w:delText>
        </w:r>
      </w:del>
      <w:ins w:id="222" w:author="김은수" w:date="2026-09-29T18:27:00Z" w16du:dateUtc="2026-09-29T09:27:00Z">
        <w:r w:rsidRPr="00C34F72">
          <w:rPr>
            <w:rFonts w:hint="eastAsia"/>
          </w:rPr>
          <w:t>오디오</w:t>
        </w:r>
        <w:r w:rsidRPr="00C34F72">
          <w:t xml:space="preserve"> 입출력</w:t>
        </w:r>
      </w:ins>
      <w:r w:rsidRPr="00C34F72">
        <w:t xml:space="preserve"> 설정, </w:t>
      </w:r>
      <w:del w:id="223" w:author="김은수" w:date="2026-09-29T18:27:00Z" w16du:dateUtc="2026-09-29T09:27:00Z">
        <w:r>
          <w:rPr>
            <w:rFonts w:hint="eastAsia"/>
          </w:rPr>
          <w:delText>E</w:delText>
        </w:r>
        <w:r>
          <w:delText>EPROM</w:delText>
        </w:r>
      </w:del>
      <w:ins w:id="224" w:author="김은수" w:date="2026-09-29T18:27:00Z" w16du:dateUtc="2026-09-29T09:27:00Z">
        <w:r w:rsidRPr="00C34F72">
          <w:rPr>
            <w:rFonts w:hint="eastAsia"/>
          </w:rPr>
          <w:t>공유</w:t>
        </w:r>
        <w:r w:rsidRPr="00C34F72">
          <w:t xml:space="preserve"> 메모리</w:t>
        </w:r>
      </w:ins>
      <w:r w:rsidRPr="00C34F72">
        <w:t xml:space="preserve"> 접근</w:t>
      </w:r>
      <w:del w:id="225" w:author="김은수" w:date="2026-09-29T18:27:00Z" w16du:dateUtc="2026-09-29T09:27:00Z">
        <w:r>
          <w:rPr>
            <w:rFonts w:hint="eastAsia"/>
          </w:rPr>
          <w:delText>,</w:delText>
        </w:r>
        <w:r>
          <w:delText xml:space="preserve"> </w:delText>
        </w:r>
        <w:r>
          <w:rPr>
            <w:rFonts w:hint="eastAsia"/>
          </w:rPr>
          <w:delText>보조장치 제어</w:delText>
        </w:r>
        <w:r>
          <w:delText xml:space="preserve"> </w:delText>
        </w:r>
        <w:r>
          <w:rPr>
            <w:rFonts w:hint="eastAsia"/>
          </w:rPr>
          <w:delText>등과</w:delText>
        </w:r>
      </w:del>
      <w:ins w:id="226" w:author="김은수" w:date="2026-09-29T18:27:00Z" w16du:dateUtc="2026-09-29T09:27:00Z">
        <w:r w:rsidRPr="00C34F72">
          <w:t xml:space="preserve"> 및 처리 순서와</w:t>
        </w:r>
      </w:ins>
      <w:r w:rsidRPr="00C34F72">
        <w:t xml:space="preserve"> 관련된 유닛들로 구성되어 </w:t>
      </w:r>
      <w:del w:id="227" w:author="김은수" w:date="2026-09-29T18:27:00Z" w16du:dateUtc="2026-09-29T09:27:00Z">
        <w:r>
          <w:rPr>
            <w:rFonts w:hint="eastAsia"/>
          </w:rPr>
          <w:delText>시스템의 전체</w:delText>
        </w:r>
      </w:del>
      <w:ins w:id="228" w:author="김은수" w:date="2026-09-29T18:27:00Z" w16du:dateUtc="2026-09-29T09:27:00Z">
        <w:r w:rsidRPr="00C34F72">
          <w:t>CFX의</w:t>
        </w:r>
      </w:ins>
      <w:r w:rsidRPr="00C34F72">
        <w:t xml:space="preserve"> 동작을 제어한다.</w:t>
      </w:r>
    </w:p>
    <w:p w14:paraId="7CF70A00" w14:textId="77777777" w:rsidR="00466579" w:rsidRDefault="00466579">
      <w:pPr>
        <w:pStyle w:val="TDC30"/>
        <w:pPrChange w:id="229" w:author="김은수" w:date="2026-10-01T06:57:00Z">
          <w:pPr>
            <w:ind w:leftChars="400" w:left="80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항목은 다음과 같다.</w:t>
      </w:r>
    </w:p>
    <w:p w14:paraId="2C479E3C" w14:textId="77777777" w:rsidR="00466579" w:rsidRDefault="00466579">
      <w:pPr>
        <w:pStyle w:val="TDC4"/>
        <w:pPrChange w:id="230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rPr>
          <w:rFonts w:hint="eastAsia"/>
        </w:rPr>
        <w:lastRenderedPageBreak/>
        <w:t>시스템</w:t>
      </w:r>
      <w:r w:rsidRPr="00C34F72">
        <w:t xml:space="preserve"> 초기화 항목</w:t>
      </w:r>
    </w:p>
    <w:p w14:paraId="528E1D91" w14:textId="77777777" w:rsidR="008068AA" w:rsidRPr="008068AA" w:rsidRDefault="008068AA">
      <w:pPr>
        <w:pStyle w:val="TDC40"/>
        <w:pPrChange w:id="231" w:author="김은수" w:date="2026-10-01T06:57:00Z">
          <w:pPr>
            <w:ind w:leftChars="800" w:left="1600"/>
          </w:pPr>
        </w:pPrChange>
      </w:pPr>
      <w:del w:id="232" w:author="김은수" w:date="2026-09-29T18:27:00Z" w16du:dateUtc="2026-09-29T09:27:00Z">
        <w:r>
          <w:rPr>
            <w:rFonts w:hint="eastAsia"/>
          </w:rPr>
          <w:delText>C</w:delText>
        </w:r>
        <w:r>
          <w:delText xml:space="preserve">FX </w:delText>
        </w:r>
        <w:r>
          <w:rPr>
            <w:rFonts w:hint="eastAsia"/>
          </w:rPr>
          <w:delText>코어 및 하드웨</w:delText>
        </w:r>
        <w:r w:rsidR="00F10942">
          <w:rPr>
            <w:rFonts w:hint="eastAsia"/>
          </w:rPr>
          <w:delText>어</w:delText>
        </w:r>
        <w:r>
          <w:rPr>
            <w:rFonts w:hint="eastAsia"/>
          </w:rPr>
          <w:delText>를</w:delText>
        </w:r>
      </w:del>
      <w:ins w:id="233" w:author="김은수" w:date="2026-09-29T18:27:00Z" w16du:dateUtc="2026-09-29T09:27:00Z">
        <w:r w:rsidRPr="00C34F72">
          <w:rPr>
            <w:rFonts w:hint="eastAsia"/>
          </w:rPr>
          <w:t>부트로더의</w:t>
        </w:r>
      </w:ins>
      <w:r w:rsidRPr="00C34F72">
        <w:t xml:space="preserve"> 초기화 </w:t>
      </w:r>
      <w:del w:id="234" w:author="김은수" w:date="2026-09-29T18:27:00Z" w16du:dateUtc="2026-09-29T09:27:00Z">
        <w:r>
          <w:rPr>
            <w:rFonts w:hint="eastAsia"/>
          </w:rPr>
          <w:delText>한다</w:delText>
        </w:r>
      </w:del>
      <w:ins w:id="235" w:author="김은수" w:date="2026-09-29T18:27:00Z" w16du:dateUtc="2026-09-29T09:27:00Z">
        <w:r w:rsidRPr="00C34F72">
          <w:rPr>
            <w:rFonts w:hint="eastAsia"/>
          </w:rPr>
          <w:t>이후</w:t>
        </w:r>
        <w:r w:rsidRPr="00C34F72">
          <w:t xml:space="preserve"> CFX의 인터럽트와 오디오 경로를 설정한다</w:t>
        </w:r>
      </w:ins>
      <w:r w:rsidRPr="00C34F72">
        <w:t>.</w:t>
      </w:r>
    </w:p>
    <w:p w14:paraId="31111F3D" w14:textId="77777777" w:rsidR="008068AA" w:rsidRDefault="008068AA">
      <w:pPr>
        <w:pStyle w:val="TDC4"/>
        <w:pPrChange w:id="236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rPr>
          <w:rFonts w:hint="eastAsia"/>
        </w:rPr>
        <w:t>시스템</w:t>
      </w:r>
      <w:r w:rsidRPr="00C34F72">
        <w:t xml:space="preserve"> 제어 항목</w:t>
      </w:r>
    </w:p>
    <w:p w14:paraId="78E83FA6" w14:textId="77777777" w:rsidR="008068AA" w:rsidRDefault="008068AA">
      <w:pPr>
        <w:pStyle w:val="TDC40"/>
        <w:pPrChange w:id="237" w:author="김은수" w:date="2026-10-01T06:57:00Z">
          <w:pPr>
            <w:ind w:leftChars="800" w:left="1600"/>
          </w:pPr>
        </w:pPrChange>
      </w:pPr>
      <w:r w:rsidRPr="00C34F72">
        <w:rPr>
          <w:rFonts w:hint="eastAsia"/>
        </w:rPr>
        <w:t>시스템의</w:t>
      </w:r>
      <w:r w:rsidRPr="00C34F72">
        <w:t xml:space="preserve"> 전체적인 실행</w:t>
      </w:r>
      <w:r w:rsidR="00B47CC1" w:rsidRPr="00C34F72">
        <w:rPr>
          <w:rFonts w:hint="eastAsia"/>
        </w:rPr>
        <w:t>과</w:t>
      </w:r>
      <w:r w:rsidR="00B47CC1" w:rsidRPr="00C34F72">
        <w:t xml:space="preserve"> 관련된 항목으로</w:t>
      </w:r>
      <w:r w:rsidR="00B47CC1">
        <w:t xml:space="preserve">, </w:t>
      </w:r>
      <w:r w:rsidRPr="00C34F72">
        <w:rPr>
          <w:rFonts w:hint="eastAsia"/>
        </w:rPr>
        <w:t>이</w:t>
      </w:r>
      <w:r w:rsidRPr="00C34F72">
        <w:t xml:space="preserve"> 항목이 완성되면 소프트웨어</w:t>
      </w:r>
      <w:r>
        <w:t xml:space="preserve"> </w:t>
      </w:r>
      <w:r w:rsidRPr="00C34F72">
        <w:rPr>
          <w:rFonts w:hint="eastAsia"/>
        </w:rPr>
        <w:t>구현이</w:t>
      </w:r>
      <w:r w:rsidRPr="00C34F72">
        <w:t xml:space="preserve"> 완료되게 된다.</w:t>
      </w:r>
    </w:p>
    <w:p w14:paraId="00DEB101" w14:textId="77777777" w:rsidR="0061116C" w:rsidRDefault="008068AA">
      <w:pPr>
        <w:pStyle w:val="TDC3"/>
        <w:pPrChange w:id="238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39" w:name="_Toc241654862"/>
      <w:r w:rsidRPr="00C34F72">
        <w:rPr>
          <w:rFonts w:hint="eastAsia"/>
        </w:rPr>
        <w:t>신호처리</w:t>
      </w:r>
      <w:r w:rsidRPr="00C34F72">
        <w:t xml:space="preserve"> 모듈</w:t>
      </w:r>
      <w:bookmarkEnd w:id="239"/>
    </w:p>
    <w:p w14:paraId="7A3923D7" w14:textId="77777777" w:rsidR="008068AA" w:rsidRDefault="008068AA" w:rsidP="008068AA">
      <w:pPr>
        <w:wordWrap/>
        <w:spacing w:after="0" w:line="240" w:lineRule="auto"/>
        <w:ind w:leftChars="600" w:left="1200"/>
        <w:rPr>
          <w:del w:id="240" w:author="김은수" w:date="2026-09-29T18:27:00Z" w16du:dateUtc="2026-09-29T09:27:00Z"/>
        </w:rPr>
      </w:pPr>
      <w:del w:id="241" w:author="김은수" w:date="2026-09-29T18:27:00Z" w16du:dateUtc="2026-09-29T09:27:00Z">
        <w:r>
          <w:rPr>
            <w:rFonts w:hint="eastAsia"/>
          </w:rPr>
          <w:delText xml:space="preserve">사운드 신호를 전기자극 신호로 변환하기 위한 오디오 신호처리를 </w:delText>
        </w:r>
        <w:r w:rsidR="00F10942">
          <w:rPr>
            <w:rFonts w:hint="eastAsia"/>
          </w:rPr>
          <w:delText>유닛들로 구성되어 있으며,</w:delText>
        </w:r>
        <w:r w:rsidR="00F10942">
          <w:delText xml:space="preserve"> </w:delText>
        </w:r>
        <w:r w:rsidR="00F10942">
          <w:rPr>
            <w:rFonts w:hint="eastAsia"/>
          </w:rPr>
          <w:delText>최종 적으로 시스템 제어 항목에서 호출 및 실행되게 된다.</w:delText>
        </w:r>
      </w:del>
    </w:p>
    <w:p w14:paraId="7D20DCF3" w14:textId="77777777" w:rsidR="008068AA" w:rsidRPr="00C34F72" w:rsidRDefault="008068AA">
      <w:pPr>
        <w:pStyle w:val="TDC30"/>
        <w:rPr>
          <w:ins w:id="242" w:author="김은수" w:date="2026-09-29T18:27:00Z" w16du:dateUtc="2026-09-29T09:27:00Z"/>
        </w:rPr>
        <w:pPrChange w:id="243" w:author="김은수" w:date="2026-10-01T06:57:00Z">
          <w:pPr>
            <w:wordWrap/>
            <w:spacing w:after="0" w:line="240" w:lineRule="auto"/>
            <w:ind w:leftChars="600" w:left="1200"/>
          </w:pPr>
        </w:pPrChange>
      </w:pPr>
      <w:ins w:id="244" w:author="김은수" w:date="2026-09-29T18:27:00Z" w16du:dateUtc="2026-09-29T09:27:00Z">
        <w:r w:rsidRPr="00C34F72">
          <w:rPr>
            <w:rFonts w:hint="eastAsia"/>
          </w:rPr>
          <w:t>두</w:t>
        </w:r>
        <w:r w:rsidRPr="00C34F72">
          <w:t xml:space="preserve"> 마이크의 빔포밍 또는 마이크와 I2S 입력의 혼합 신호에 AGC, 주파수 분석 및 비선형 매핑을 적용한다. CIS 또는 N-of-M 방식에 따라 자극할 채널과 크기를 결정한다.</w:t>
        </w:r>
      </w:ins>
    </w:p>
    <w:p w14:paraId="70C94698" w14:textId="77777777" w:rsidR="004373BF" w:rsidRDefault="004373BF">
      <w:pPr>
        <w:pStyle w:val="TDC30"/>
        <w:spacing w:after="0"/>
        <w:rPr>
          <w:del w:id="245" w:author="김은수" w:date="2026-10-01T06:57:00Z"/>
        </w:rPr>
        <w:pPrChange w:id="246" w:author="김은수" w:date="2026-10-01T06:57:00Z">
          <w:pPr>
            <w:wordWrap/>
            <w:spacing w:after="0" w:line="240" w:lineRule="auto"/>
            <w:ind w:leftChars="600" w:left="1200"/>
          </w:pPr>
        </w:pPrChange>
      </w:pPr>
    </w:p>
    <w:p w14:paraId="74A619D8" w14:textId="77777777" w:rsidR="008068AA" w:rsidRDefault="00F10942">
      <w:pPr>
        <w:pStyle w:val="TDC3"/>
        <w:pPrChange w:id="247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48" w:name="_Toc241654863"/>
      <w:r w:rsidRPr="00C34F72">
        <w:rPr>
          <w:rFonts w:hint="eastAsia"/>
        </w:rPr>
        <w:t>내부</w:t>
      </w:r>
      <w:r w:rsidRPr="00C34F72">
        <w:t xml:space="preserve"> 자극 장치 실행 모듈</w:t>
      </w:r>
      <w:bookmarkEnd w:id="248"/>
    </w:p>
    <w:p w14:paraId="233A7193" w14:textId="77777777" w:rsidR="00F10942" w:rsidRDefault="00F10942">
      <w:pPr>
        <w:pStyle w:val="TDC30"/>
        <w:pPrChange w:id="249" w:author="김은수" w:date="2026-10-01T06:57:00Z">
          <w:pPr>
            <w:ind w:leftChars="600" w:left="1200"/>
          </w:pPr>
        </w:pPrChange>
      </w:pPr>
      <w:r w:rsidRPr="00C34F72">
        <w:rPr>
          <w:rFonts w:hint="eastAsia"/>
        </w:rPr>
        <w:t>내부</w:t>
      </w:r>
      <w:r w:rsidRPr="00C34F72">
        <w:t xml:space="preserve"> 자극 장치에 전달되는 b</w:t>
      </w:r>
      <w:r>
        <w:t>itstr</w:t>
      </w:r>
      <w:r w:rsidRPr="00C34F72">
        <w:t>e</w:t>
      </w:r>
      <w:r>
        <w:t>am</w:t>
      </w:r>
      <w:r w:rsidRPr="00C34F72">
        <w:t xml:space="preserve"> 생성과 관련된 유닛</w:t>
      </w:r>
      <w:r w:rsidR="004373BF" w:rsidRPr="00C34F72">
        <w:rPr>
          <w:rFonts w:hint="eastAsia"/>
        </w:rPr>
        <w:t>들로</w:t>
      </w:r>
      <w:r w:rsidR="004373BF" w:rsidRPr="00C34F72">
        <w:t xml:space="preserve"> </w:t>
      </w:r>
      <w:r w:rsidRPr="00C34F72">
        <w:rPr>
          <w:rFonts w:hint="eastAsia"/>
        </w:rPr>
        <w:t>구성되어</w:t>
      </w:r>
      <w:r w:rsidRPr="00C34F72">
        <w:t xml:space="preserve"> 있다.</w:t>
      </w:r>
    </w:p>
    <w:p w14:paraId="1423E2DB" w14:textId="77777777" w:rsidR="00F10942" w:rsidRDefault="00F10942">
      <w:pPr>
        <w:pStyle w:val="TDC4"/>
        <w:pPrChange w:id="250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t>P</w:t>
      </w:r>
      <w:r>
        <w:t xml:space="preserve">CM </w:t>
      </w:r>
      <w:r w:rsidRPr="00C34F72">
        <w:rPr>
          <w:rFonts w:hint="eastAsia"/>
        </w:rPr>
        <w:t>제어</w:t>
      </w:r>
      <w:r w:rsidRPr="00C34F72">
        <w:t xml:space="preserve"> 항목</w:t>
      </w:r>
    </w:p>
    <w:p w14:paraId="3FC2A5DA" w14:textId="77777777" w:rsidR="00F10942" w:rsidRDefault="00F10942">
      <w:pPr>
        <w:pStyle w:val="TDC40"/>
        <w:pPrChange w:id="251" w:author="김은수" w:date="2026-10-01T06:57:00Z">
          <w:pPr>
            <w:ind w:leftChars="700" w:left="1400"/>
          </w:pPr>
        </w:pPrChange>
      </w:pPr>
      <w:r w:rsidRPr="00C34F72">
        <w:t>C</w:t>
      </w:r>
      <w:r>
        <w:t>M</w:t>
      </w:r>
      <w:r w:rsidR="004373BF">
        <w:t>3에</w:t>
      </w:r>
      <w:r w:rsidR="004373BF" w:rsidRPr="00C34F72">
        <w:rPr>
          <w:rFonts w:hint="eastAsia"/>
        </w:rPr>
        <w:t>서</w:t>
      </w:r>
      <w:r w:rsidR="004373BF" w:rsidRPr="00C34F72">
        <w:t xml:space="preserve"> 제어하는</w:t>
      </w:r>
      <w:r w:rsidR="004373BF">
        <w:t xml:space="preserve"> PCM </w:t>
      </w:r>
      <w:r w:rsidR="004373BF" w:rsidRPr="00C34F72">
        <w:rPr>
          <w:rFonts w:hint="eastAsia"/>
        </w:rPr>
        <w:t>출력</w:t>
      </w:r>
      <w:r w:rsidR="004373BF" w:rsidRPr="00C34F72">
        <w:t xml:space="preserve"> 모드에 따라 내부기에 전달되는 </w:t>
      </w:r>
      <w:r w:rsidR="004373BF">
        <w:t>PCM</w:t>
      </w:r>
      <w:r w:rsidR="004373BF" w:rsidRPr="00C34F72">
        <w:rPr>
          <w:rFonts w:hint="eastAsia"/>
        </w:rPr>
        <w:t>을</w:t>
      </w:r>
      <w:r w:rsidR="004373BF" w:rsidRPr="00C34F72">
        <w:t xml:space="preserve"> 생성한다.</w:t>
      </w:r>
    </w:p>
    <w:p w14:paraId="2961822D" w14:textId="77777777" w:rsidR="00103FA5" w:rsidRDefault="00103FA5">
      <w:pPr>
        <w:pStyle w:val="TDC40"/>
        <w:spacing w:after="0"/>
        <w:rPr>
          <w:del w:id="252" w:author="김은수" w:date="2026-10-01T06:57:00Z"/>
        </w:rPr>
        <w:pPrChange w:id="253" w:author="김은수" w:date="2026-10-01T06:57:00Z">
          <w:pPr>
            <w:ind w:leftChars="700" w:left="1400"/>
          </w:pPr>
        </w:pPrChange>
      </w:pPr>
    </w:p>
    <w:p w14:paraId="1CCBB3FE" w14:textId="77777777" w:rsidR="004373BF" w:rsidRDefault="004373BF">
      <w:pPr>
        <w:pStyle w:val="TDC2"/>
        <w:pPrChange w:id="254" w:author="김은수" w:date="2026-10-01T06:57:00Z">
          <w:pPr>
            <w:pStyle w:val="2"/>
            <w:numPr>
              <w:ilvl w:val="1"/>
              <w:numId w:val="7"/>
            </w:numPr>
            <w:ind w:left="992" w:hanging="567"/>
          </w:pPr>
        </w:pPrChange>
      </w:pPr>
      <w:bookmarkStart w:id="255" w:name="_Toc241654864"/>
      <w:r w:rsidRPr="00C34F72">
        <w:t>H</w:t>
      </w:r>
      <w:r>
        <w:t>ear Core</w:t>
      </w:r>
      <w:r w:rsidRPr="00C34F72">
        <w:rPr>
          <w:rFonts w:hint="eastAsia"/>
        </w:rPr>
        <w:t>용</w:t>
      </w:r>
      <w:r w:rsidRPr="00C34F72">
        <w:t xml:space="preserve"> 소프트웨</w:t>
      </w:r>
      <w:r w:rsidR="00103FA5" w:rsidRPr="00C34F72">
        <w:rPr>
          <w:rFonts w:hint="eastAsia"/>
        </w:rPr>
        <w:t>어</w:t>
      </w:r>
      <w:r w:rsidRPr="00C34F72">
        <w:t xml:space="preserve"> 아키텍쳐</w:t>
      </w:r>
      <w:bookmarkEnd w:id="255"/>
    </w:p>
    <w:p w14:paraId="4DC4E13A" w14:textId="77777777" w:rsidR="004373BF" w:rsidRDefault="00F92B55">
      <w:pPr>
        <w:pStyle w:val="TDC20"/>
        <w:pPrChange w:id="256" w:author="김은수" w:date="2026-10-01T06:57:00Z">
          <w:pPr>
            <w:ind w:leftChars="400" w:left="800"/>
          </w:pPr>
        </w:pPrChange>
      </w:pPr>
      <w:r w:rsidRPr="00C34F72">
        <w:t>H</w:t>
      </w:r>
      <w:r>
        <w:t>ear Core</w:t>
      </w:r>
      <w:r w:rsidRPr="00C34F72">
        <w:rPr>
          <w:rFonts w:hint="eastAsia"/>
        </w:rPr>
        <w:t>의</w:t>
      </w:r>
      <w:r w:rsidRPr="00C34F72">
        <w:t xml:space="preserve"> 소프트웨어는 디지털 신호처리 라이브러리를 묶은 </w:t>
      </w:r>
      <w:r>
        <w:t>Fun</w:t>
      </w:r>
      <w:r w:rsidRPr="00C34F72">
        <w:t>c</w:t>
      </w:r>
      <w:r>
        <w:t>tion Chain</w:t>
      </w:r>
      <w:r w:rsidRPr="00C34F72">
        <w:rPr>
          <w:rFonts w:hint="eastAsia"/>
        </w:rPr>
        <w:t>으로</w:t>
      </w:r>
      <w:r w:rsidRPr="00C34F72">
        <w:t xml:space="preserve"> 동작이 실행되게 되어있으며,</w:t>
      </w:r>
      <w:r>
        <w:t xml:space="preserve"> </w:t>
      </w:r>
      <w:r w:rsidRPr="00C34F72">
        <w:t>F</w:t>
      </w:r>
      <w:r>
        <w:t>unction Chain</w:t>
      </w:r>
      <w:r w:rsidRPr="00C34F72">
        <w:rPr>
          <w:rFonts w:hint="eastAsia"/>
        </w:rPr>
        <w:t>은</w:t>
      </w:r>
      <w:r w:rsidRPr="00C34F72">
        <w:t xml:space="preserve"> C</w:t>
      </w:r>
      <w:r>
        <w:t xml:space="preserve">FX </w:t>
      </w:r>
      <w:r w:rsidRPr="00C34F72">
        <w:rPr>
          <w:rFonts w:hint="eastAsia"/>
        </w:rPr>
        <w:t>시스템</w:t>
      </w:r>
      <w:r w:rsidRPr="00C34F72">
        <w:t xml:space="preserve"> 제어항목에서 호출하게 된다.</w:t>
      </w:r>
      <w:r>
        <w:t xml:space="preserve"> </w:t>
      </w:r>
    </w:p>
    <w:p w14:paraId="150152A1" w14:textId="77777777" w:rsidR="00103FA5" w:rsidRDefault="00103FA5">
      <w:pPr>
        <w:pStyle w:val="TDC20"/>
        <w:spacing w:after="0"/>
        <w:rPr>
          <w:del w:id="257" w:author="김은수" w:date="2026-10-01T06:57:00Z"/>
        </w:rPr>
        <w:pPrChange w:id="258" w:author="김은수" w:date="2026-10-01T06:57:00Z">
          <w:pPr>
            <w:ind w:leftChars="400" w:left="800"/>
          </w:pPr>
        </w:pPrChange>
      </w:pPr>
    </w:p>
    <w:p w14:paraId="6ECB94D2" w14:textId="77777777" w:rsidR="004373BF" w:rsidRDefault="004373BF">
      <w:pPr>
        <w:pStyle w:val="TDC2"/>
        <w:pPrChange w:id="259" w:author="김은수" w:date="2026-10-01T06:57:00Z">
          <w:pPr>
            <w:pStyle w:val="2"/>
            <w:numPr>
              <w:ilvl w:val="1"/>
              <w:numId w:val="7"/>
            </w:numPr>
            <w:ind w:left="992" w:hanging="567"/>
          </w:pPr>
        </w:pPrChange>
      </w:pPr>
      <w:bookmarkStart w:id="260" w:name="_Toc241654865"/>
      <w:r w:rsidRPr="00C34F72">
        <w:t>C</w:t>
      </w:r>
      <w:r>
        <w:t>M3</w:t>
      </w:r>
      <w:r w:rsidRPr="00C34F72">
        <w:rPr>
          <w:rFonts w:hint="eastAsia"/>
        </w:rPr>
        <w:t>용</w:t>
      </w:r>
      <w:r w:rsidRPr="00C34F72">
        <w:t xml:space="preserve"> 소프트웨어 아키텍쳐</w:t>
      </w:r>
      <w:bookmarkEnd w:id="260"/>
    </w:p>
    <w:p w14:paraId="13192E2F" w14:textId="77777777" w:rsidR="00EA7FB0" w:rsidRPr="00EA7FB0" w:rsidRDefault="00EA7FB0">
      <w:pPr>
        <w:pStyle w:val="TDC3"/>
        <w:pPrChange w:id="261" w:author="김은수" w:date="2026-10-01T06:57:00Z">
          <w:pPr>
            <w:pStyle w:val="2"/>
            <w:numPr>
              <w:ilvl w:val="2"/>
              <w:numId w:val="7"/>
            </w:numPr>
            <w:ind w:left="1418" w:hanging="567"/>
          </w:pPr>
        </w:pPrChange>
      </w:pPr>
      <w:bookmarkStart w:id="262" w:name="_Toc241654866"/>
      <w:r w:rsidRPr="00C34F72">
        <w:rPr>
          <w:rFonts w:hint="eastAsia"/>
        </w:rPr>
        <w:t>시스템</w:t>
      </w:r>
      <w:r w:rsidRPr="00C34F72">
        <w:t xml:space="preserve"> 제어 모듈</w:t>
      </w:r>
      <w:bookmarkEnd w:id="262"/>
    </w:p>
    <w:p w14:paraId="480D7825" w14:textId="77777777" w:rsidR="00B47CC1" w:rsidRDefault="00B47CC1">
      <w:pPr>
        <w:pStyle w:val="TDC30"/>
        <w:pPrChange w:id="263" w:author="김은수" w:date="2026-10-01T06:57:00Z">
          <w:pPr>
            <w:ind w:leftChars="400" w:left="800"/>
          </w:pPr>
        </w:pPrChange>
      </w:pPr>
      <w:r w:rsidRPr="00C34F72">
        <w:rPr>
          <w:rFonts w:hint="eastAsia"/>
        </w:rPr>
        <w:t>하드웨어</w:t>
      </w:r>
      <w:r w:rsidRPr="00C34F72">
        <w:t xml:space="preserve"> 설정,</w:t>
      </w:r>
      <w:r>
        <w:t xml:space="preserve"> </w:t>
      </w:r>
      <w:r w:rsidRPr="00C34F72">
        <w:rPr>
          <w:rFonts w:hint="eastAsia"/>
        </w:rPr>
        <w:t>공유</w:t>
      </w:r>
      <w:r w:rsidRPr="00C34F72">
        <w:t xml:space="preserve"> 메모리 접근,</w:t>
      </w:r>
      <w:r>
        <w:t xml:space="preserve"> </w:t>
      </w:r>
      <w:r w:rsidRPr="00C34F72">
        <w:rPr>
          <w:rFonts w:hint="eastAsia"/>
        </w:rPr>
        <w:t>보조장치</w:t>
      </w:r>
      <w:r w:rsidRPr="00C34F72">
        <w:t xml:space="preserve"> 제어</w:t>
      </w:r>
      <w:r>
        <w:t xml:space="preserve"> </w:t>
      </w:r>
      <w:r w:rsidRPr="00C34F72">
        <w:rPr>
          <w:rFonts w:hint="eastAsia"/>
        </w:rPr>
        <w:t>등과</w:t>
      </w:r>
      <w:r w:rsidRPr="00C34F72">
        <w:t xml:space="preserve"> 관련된 유닛들로 구성되어 시스템의 전체 동작을</w:t>
      </w:r>
      <w:r>
        <w:t xml:space="preserve"> </w:t>
      </w:r>
      <w:r w:rsidRPr="00C34F72">
        <w:rPr>
          <w:rFonts w:hint="eastAsia"/>
        </w:rPr>
        <w:t>제어한다</w:t>
      </w:r>
      <w:r w:rsidRPr="00C34F72">
        <w:t>.</w:t>
      </w:r>
    </w:p>
    <w:p w14:paraId="47C710B0" w14:textId="77777777" w:rsidR="00F92B55" w:rsidRDefault="00F92B55">
      <w:pPr>
        <w:pStyle w:val="TDC30"/>
        <w:pPrChange w:id="264" w:author="김은수" w:date="2026-10-01T06:57:00Z">
          <w:pPr>
            <w:ind w:leftChars="400" w:left="80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항목은 다음과 같다.</w:t>
      </w:r>
    </w:p>
    <w:p w14:paraId="3AD80355" w14:textId="77777777" w:rsidR="00F92B55" w:rsidRDefault="00F92B55">
      <w:pPr>
        <w:pStyle w:val="TDC4"/>
        <w:pPrChange w:id="265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rPr>
          <w:rFonts w:hint="eastAsia"/>
        </w:rPr>
        <w:t>시스템</w:t>
      </w:r>
      <w:r w:rsidRPr="00C34F72">
        <w:t xml:space="preserve"> 초기화 항목</w:t>
      </w:r>
    </w:p>
    <w:p w14:paraId="0C04B417" w14:textId="77777777" w:rsidR="00F92B55" w:rsidRPr="008068AA" w:rsidRDefault="00F92B55" w:rsidP="00F92B55">
      <w:pPr>
        <w:ind w:leftChars="800" w:left="1600"/>
        <w:rPr>
          <w:del w:id="266" w:author="김은수" w:date="2026-09-29T18:27:00Z" w16du:dateUtc="2026-09-29T09:27:00Z"/>
        </w:rPr>
      </w:pPr>
      <w:del w:id="267" w:author="김은수" w:date="2026-09-29T18:27:00Z" w16du:dateUtc="2026-09-29T09:27:00Z">
        <w:r>
          <w:rPr>
            <w:rFonts w:hint="eastAsia"/>
          </w:rPr>
          <w:delText>C</w:delText>
        </w:r>
        <w:r>
          <w:delText xml:space="preserve">M3 </w:delText>
        </w:r>
        <w:r>
          <w:rPr>
            <w:rFonts w:hint="eastAsia"/>
          </w:rPr>
          <w:delText>및 하드웨어를 초기화 한다.</w:delText>
        </w:r>
      </w:del>
    </w:p>
    <w:p w14:paraId="2B7D9286" w14:textId="77777777" w:rsidR="00F92B55" w:rsidRPr="00C34F72" w:rsidRDefault="00F92B55">
      <w:pPr>
        <w:pStyle w:val="TDC40"/>
        <w:rPr>
          <w:ins w:id="268" w:author="김은수" w:date="2026-09-29T18:27:00Z" w16du:dateUtc="2026-09-29T09:27:00Z"/>
        </w:rPr>
        <w:pPrChange w:id="269" w:author="김은수" w:date="2026-10-01T06:57:00Z">
          <w:pPr>
            <w:ind w:leftChars="800" w:left="1600"/>
          </w:pPr>
        </w:pPrChange>
      </w:pPr>
      <w:ins w:id="270" w:author="김은수" w:date="2026-09-29T18:27:00Z" w16du:dateUtc="2026-09-29T09:27:00Z">
        <w:r w:rsidRPr="00C34F72">
          <w:t>CM3에서 사용하는 주변장치와 공유 상태를 초기화한다. 코어 기동 전 하드웨어 설정과 이미지 적재는 부트로더에서 수행한다.</w:t>
        </w:r>
      </w:ins>
    </w:p>
    <w:p w14:paraId="0B6AF30D" w14:textId="77777777" w:rsidR="00F92B55" w:rsidRDefault="00F92B55">
      <w:pPr>
        <w:pStyle w:val="TDC4"/>
        <w:pPrChange w:id="271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rPr>
          <w:rFonts w:hint="eastAsia"/>
        </w:rPr>
        <w:lastRenderedPageBreak/>
        <w:t>시스템</w:t>
      </w:r>
      <w:r w:rsidRPr="00C34F72">
        <w:t xml:space="preserve"> 제어 항목</w:t>
      </w:r>
    </w:p>
    <w:p w14:paraId="20FB016E" w14:textId="77777777" w:rsidR="00F92B55" w:rsidRDefault="00F92B55">
      <w:pPr>
        <w:pStyle w:val="TDC40"/>
        <w:pPrChange w:id="272" w:author="김은수" w:date="2026-10-01T06:57:00Z">
          <w:pPr>
            <w:ind w:leftChars="800" w:left="1600"/>
          </w:pPr>
        </w:pPrChange>
      </w:pPr>
      <w:r w:rsidRPr="00C34F72">
        <w:rPr>
          <w:rFonts w:hint="eastAsia"/>
        </w:rPr>
        <w:t>시스템의</w:t>
      </w:r>
      <w:r w:rsidRPr="00C34F72">
        <w:t xml:space="preserve"> 전체적인 실행</w:t>
      </w:r>
      <w:r w:rsidR="00B47CC1" w:rsidRPr="00C34F72">
        <w:rPr>
          <w:rFonts w:hint="eastAsia"/>
        </w:rPr>
        <w:t>과</w:t>
      </w:r>
      <w:r w:rsidR="00B47CC1" w:rsidRPr="00C34F72">
        <w:t xml:space="preserve"> 관련된 </w:t>
      </w:r>
      <w:r w:rsidRPr="00C34F72">
        <w:rPr>
          <w:rFonts w:hint="eastAsia"/>
        </w:rPr>
        <w:t>항목으로</w:t>
      </w:r>
      <w:r>
        <w:t xml:space="preserve">, </w:t>
      </w:r>
      <w:r w:rsidRPr="00C34F72">
        <w:rPr>
          <w:rFonts w:hint="eastAsia"/>
        </w:rPr>
        <w:t>다른</w:t>
      </w:r>
      <w:r w:rsidRPr="00C34F72">
        <w:t xml:space="preserve"> 모듈 및 유닛의 파라미터를 확인하여 시스템 동작을 제어한다.</w:t>
      </w:r>
      <w:r>
        <w:t xml:space="preserve"> </w:t>
      </w:r>
      <w:r w:rsidRPr="00C34F72">
        <w:rPr>
          <w:rFonts w:hint="eastAsia"/>
        </w:rPr>
        <w:t>이</w:t>
      </w:r>
      <w:r w:rsidRPr="00C34F72">
        <w:t xml:space="preserve"> 항목이 완성되면 소프트웨어</w:t>
      </w:r>
      <w:r>
        <w:t xml:space="preserve"> </w:t>
      </w:r>
      <w:r w:rsidRPr="00C34F72">
        <w:rPr>
          <w:rFonts w:hint="eastAsia"/>
        </w:rPr>
        <w:t>구현이</w:t>
      </w:r>
      <w:r w:rsidRPr="00C34F72">
        <w:t xml:space="preserve"> 완료되게 된다.</w:t>
      </w:r>
    </w:p>
    <w:p w14:paraId="5872AC48" w14:textId="77777777" w:rsidR="00F92B55" w:rsidRDefault="00F92B55">
      <w:pPr>
        <w:pStyle w:val="TDC3"/>
        <w:pPrChange w:id="273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74" w:name="_Toc241654867"/>
      <w:r w:rsidRPr="00C34F72">
        <w:rPr>
          <w:rFonts w:hint="eastAsia"/>
        </w:rPr>
        <w:t>신호처리</w:t>
      </w:r>
      <w:r w:rsidRPr="00C34F72">
        <w:t xml:space="preserve"> 모듈</w:t>
      </w:r>
      <w:bookmarkEnd w:id="274"/>
    </w:p>
    <w:p w14:paraId="42481F65" w14:textId="77777777" w:rsidR="00F92B55" w:rsidRDefault="00EA7FB0">
      <w:pPr>
        <w:pStyle w:val="TDC30"/>
        <w:pPrChange w:id="275" w:author="김은수" w:date="2026-10-01T06:57:00Z">
          <w:pPr>
            <w:wordWrap/>
            <w:spacing w:after="0" w:line="240" w:lineRule="auto"/>
            <w:ind w:leftChars="600" w:left="1200"/>
          </w:pPr>
        </w:pPrChange>
      </w:pPr>
      <w:del w:id="276" w:author="김은수" w:date="2026-09-29T10:17:00Z">
        <w:r>
          <w:rPr>
            <w:rFonts w:hint="eastAsia"/>
          </w:rPr>
          <w:delText>CFX에서 공유한 매핑 데이터를 사용하여 C/T 전류크기를 C/T 자극 레벨로 변환하여 CFX에 공유하는 유닛으로 구성되어 있다.</w:delText>
        </w:r>
      </w:del>
      <w:ins w:id="277" w:author="김은수" w:date="2026-09-29T10:17:00Z">
        <w:r w:rsidRPr="00C34F72">
          <w:t>CM3에서 읽은 매핑 데이터의 펄스폭과 C/T 전류크기를 사용하여 DAC 범위, C/T 자극 레벨 및 전송 가능한 자극 수를 계산하고 CFX에 공유하는 유닛으로 구성되어 있다.</w:t>
        </w:r>
      </w:ins>
    </w:p>
    <w:p w14:paraId="63E94C57" w14:textId="77777777" w:rsidR="00F92B55" w:rsidRDefault="00F92B55">
      <w:pPr>
        <w:pStyle w:val="TDC30"/>
        <w:spacing w:after="0"/>
        <w:rPr>
          <w:del w:id="278" w:author="김은수" w:date="2026-10-01T06:57:00Z"/>
        </w:rPr>
        <w:pPrChange w:id="279" w:author="김은수" w:date="2026-10-01T06:57:00Z">
          <w:pPr>
            <w:wordWrap/>
            <w:spacing w:after="0" w:line="240" w:lineRule="auto"/>
            <w:ind w:leftChars="600" w:left="1200"/>
          </w:pPr>
        </w:pPrChange>
      </w:pPr>
    </w:p>
    <w:p w14:paraId="08229FF8" w14:textId="77777777" w:rsidR="00F92B55" w:rsidRDefault="00F92B55">
      <w:pPr>
        <w:pStyle w:val="TDC3"/>
        <w:pPrChange w:id="280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81" w:name="_Toc241654868"/>
      <w:r w:rsidRPr="00C34F72">
        <w:rPr>
          <w:rFonts w:hint="eastAsia"/>
        </w:rPr>
        <w:t>내부</w:t>
      </w:r>
      <w:r w:rsidRPr="00C34F72">
        <w:t xml:space="preserve"> 자극 장치 실행 모듈</w:t>
      </w:r>
      <w:bookmarkEnd w:id="281"/>
    </w:p>
    <w:p w14:paraId="335F91F6" w14:textId="77777777" w:rsidR="00F92B55" w:rsidRDefault="00AA20D3">
      <w:pPr>
        <w:pStyle w:val="TDC30"/>
        <w:pPrChange w:id="282" w:author="김은수" w:date="2026-10-01T06:57:00Z">
          <w:pPr>
            <w:ind w:leftChars="600" w:left="1200"/>
          </w:pPr>
        </w:pPrChange>
      </w:pPr>
      <w:r w:rsidRPr="00C34F72">
        <w:rPr>
          <w:rFonts w:hint="eastAsia"/>
        </w:rPr>
        <w:t>내부</w:t>
      </w:r>
      <w:r w:rsidRPr="00C34F72">
        <w:t xml:space="preserve"> 자극장치 제어 및 자극 출력 실행과 관련된 유닛들로 구성되어 있다.</w:t>
      </w:r>
    </w:p>
    <w:p w14:paraId="746F4BED" w14:textId="77777777" w:rsidR="00F92B55" w:rsidRDefault="00AA20D3">
      <w:pPr>
        <w:pStyle w:val="TDC4"/>
        <w:pPrChange w:id="283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rPr>
          <w:rFonts w:hint="eastAsia"/>
        </w:rPr>
        <w:t>내부기</w:t>
      </w:r>
      <w:r w:rsidRPr="00C34F72">
        <w:t xml:space="preserve"> 실행 제어 항목</w:t>
      </w:r>
    </w:p>
    <w:p w14:paraId="6CC0C0D3" w14:textId="77777777" w:rsidR="00F92B55" w:rsidRDefault="00AA20D3">
      <w:pPr>
        <w:pStyle w:val="TDC40"/>
        <w:pPrChange w:id="284" w:author="김은수" w:date="2026-10-01T06:57:00Z">
          <w:pPr>
            <w:ind w:leftChars="700" w:left="1400"/>
          </w:pPr>
        </w:pPrChange>
      </w:pPr>
      <w:r w:rsidRPr="00C34F72">
        <w:rPr>
          <w:rFonts w:hint="eastAsia"/>
        </w:rPr>
        <w:t>내부</w:t>
      </w:r>
      <w:r w:rsidRPr="00C34F72">
        <w:t xml:space="preserve"> 자극 장치 실행과 관련된 보조장치 설정</w:t>
      </w:r>
      <w:r>
        <w:t xml:space="preserve">, </w:t>
      </w:r>
      <w:r w:rsidRPr="00C34F72">
        <w:rPr>
          <w:rFonts w:hint="eastAsia"/>
        </w:rPr>
        <w:t>내부</w:t>
      </w:r>
      <w:r w:rsidRPr="00C34F72">
        <w:t xml:space="preserve"> 자극 장치 설정 및 내부 자극 장치 연결 검사와 관련된 유닛을 실행하여 내부기를 제어한다.</w:t>
      </w:r>
    </w:p>
    <w:p w14:paraId="39B25710" w14:textId="77777777" w:rsidR="00497259" w:rsidRDefault="00497259">
      <w:pPr>
        <w:pStyle w:val="TDC40"/>
        <w:spacing w:after="0"/>
        <w:rPr>
          <w:del w:id="285" w:author="김은수" w:date="2026-10-01T06:57:00Z"/>
        </w:rPr>
        <w:pPrChange w:id="286" w:author="김은수" w:date="2026-10-01T06:57:00Z">
          <w:pPr>
            <w:ind w:leftChars="700" w:left="1400"/>
          </w:pPr>
        </w:pPrChange>
      </w:pPr>
    </w:p>
    <w:p w14:paraId="09C2D6C2" w14:textId="77777777" w:rsidR="00AA20D3" w:rsidRDefault="00AA20D3">
      <w:pPr>
        <w:pStyle w:val="TDC3"/>
        <w:pPrChange w:id="287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288" w:name="_Toc241654869"/>
      <w:r w:rsidRPr="00C34F72">
        <w:rPr>
          <w:rFonts w:hint="eastAsia"/>
        </w:rPr>
        <w:t>블루투스</w:t>
      </w:r>
      <w:r w:rsidRPr="00C34F72">
        <w:t xml:space="preserve"> 통신 모듈</w:t>
      </w:r>
      <w:bookmarkEnd w:id="288"/>
    </w:p>
    <w:p w14:paraId="12B59111" w14:textId="77777777" w:rsidR="00AA20D3" w:rsidRDefault="00AA20D3">
      <w:pPr>
        <w:pStyle w:val="TDC30"/>
        <w:pPrChange w:id="289" w:author="김은수" w:date="2026-10-01T06:57:00Z">
          <w:pPr>
            <w:ind w:leftChars="700" w:left="1400"/>
          </w:pPr>
        </w:pPrChange>
      </w:pPr>
      <w:r w:rsidRPr="00C34F72">
        <w:rPr>
          <w:rFonts w:hint="eastAsia"/>
        </w:rPr>
        <w:t>리모콘</w:t>
      </w:r>
      <w:r w:rsidRPr="00C34F72">
        <w:t xml:space="preserve"> 앱,</w:t>
      </w:r>
      <w:r>
        <w:t xml:space="preserve"> </w:t>
      </w:r>
      <w:r w:rsidRPr="00C34F72">
        <w:rPr>
          <w:rFonts w:hint="eastAsia"/>
        </w:rPr>
        <w:t>매핑</w:t>
      </w:r>
      <w:r w:rsidRPr="00C34F72">
        <w:t xml:space="preserve"> 프로그램 통신과 관련된 유닛들로 구성</w:t>
      </w:r>
      <w:r w:rsidR="00103FA5" w:rsidRPr="00C34F72">
        <w:rPr>
          <w:rFonts w:hint="eastAsia"/>
        </w:rPr>
        <w:t>되어</w:t>
      </w:r>
      <w:r w:rsidR="00103FA5" w:rsidRPr="00C34F72">
        <w:t xml:space="preserve"> 있다.</w:t>
      </w:r>
    </w:p>
    <w:p w14:paraId="5A8B02AE" w14:textId="77777777" w:rsidR="00103FA5" w:rsidRDefault="00103FA5">
      <w:pPr>
        <w:pStyle w:val="TDC4"/>
        <w:pPrChange w:id="290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r w:rsidRPr="00C34F72">
        <w:rPr>
          <w:rFonts w:hint="eastAsia"/>
        </w:rPr>
        <w:t>블루투스</w:t>
      </w:r>
      <w:r w:rsidRPr="00C34F72">
        <w:t xml:space="preserve"> 통신 제어 항목</w:t>
      </w:r>
    </w:p>
    <w:p w14:paraId="21F2AE52" w14:textId="77777777" w:rsidR="00103FA5" w:rsidRDefault="00103FA5" w:rsidP="00103FA5">
      <w:pPr>
        <w:ind w:leftChars="800" w:left="1600"/>
        <w:rPr>
          <w:del w:id="291" w:author="김은수" w:date="2026-09-29T18:27:00Z" w16du:dateUtc="2026-09-29T09:27:00Z"/>
        </w:rPr>
      </w:pPr>
      <w:del w:id="292" w:author="김은수" w:date="2026-09-29T18:27:00Z" w16du:dateUtc="2026-09-29T09:27:00Z">
        <w:r>
          <w:rPr>
            <w:rFonts w:hint="eastAsia"/>
          </w:rPr>
          <w:delText>N</w:delText>
        </w:r>
        <w:r>
          <w:delText>RF</w:delText>
        </w:r>
        <w:r>
          <w:rPr>
            <w:rFonts w:hint="eastAsia"/>
          </w:rPr>
          <w:delText>에서 S</w:delText>
        </w:r>
        <w:r>
          <w:delText>PI</w:delText>
        </w:r>
        <w:r>
          <w:rPr>
            <w:rFonts w:hint="eastAsia"/>
          </w:rPr>
          <w:delText>통신으로 수신된 명령에 따라 관련 유닛을 실행한다.</w:delText>
        </w:r>
      </w:del>
    </w:p>
    <w:p w14:paraId="761642D9" w14:textId="77777777" w:rsidR="00103FA5" w:rsidRPr="00103FA5" w:rsidRDefault="00103FA5" w:rsidP="00103FA5">
      <w:pPr>
        <w:ind w:leftChars="800" w:left="1600"/>
        <w:rPr>
          <w:del w:id="293" w:author="김은수" w:date="2026-09-29T18:27:00Z" w16du:dateUtc="2026-09-29T09:27:00Z"/>
        </w:rPr>
      </w:pPr>
    </w:p>
    <w:p w14:paraId="4F0F6E79" w14:textId="77777777" w:rsidR="00103FA5" w:rsidRPr="00C34F72" w:rsidRDefault="00103FA5">
      <w:pPr>
        <w:pStyle w:val="TDC40"/>
        <w:rPr>
          <w:ins w:id="294" w:author="김은수" w:date="2026-09-29T18:27:00Z" w16du:dateUtc="2026-09-29T09:27:00Z"/>
        </w:rPr>
        <w:pPrChange w:id="295" w:author="김은수" w:date="2026-10-01T06:57:00Z">
          <w:pPr>
            <w:ind w:leftChars="800" w:left="1600"/>
          </w:pPr>
        </w:pPrChange>
      </w:pPr>
      <w:del w:id="296" w:author="김은수" w:date="2026-09-29T18:27:00Z" w16du:dateUtc="2026-09-29T09:27:00Z">
        <w:r>
          <w:delText>NRF</w:delText>
        </w:r>
      </w:del>
      <w:ins w:id="297" w:author="김은수" w:date="2026-09-29T18:27:00Z" w16du:dateUtc="2026-09-29T09:27:00Z">
        <w:r w:rsidRPr="00C34F72">
          <w:t>QCC에서 SPI로 수신한 명령을 구분하여 리모콘, 매핑 및 시스템 정보 처리를 실행하고 응답을 전송한다. 전원 정보, LED 표시 요청 및 오디오 연결 정보를 받아 시스템 제어와 공유 메모리에 반영한다.</w:t>
        </w:r>
      </w:ins>
    </w:p>
    <w:p w14:paraId="1E0E0AAD" w14:textId="77777777" w:rsidR="00103FA5" w:rsidRPr="00C34F72" w:rsidRDefault="00103FA5">
      <w:pPr>
        <w:pStyle w:val="TDC40"/>
        <w:spacing w:after="0"/>
        <w:rPr>
          <w:ins w:id="298" w:author="김은수" w:date="2026-09-29T18:27:00Z" w16du:dateUtc="2026-09-29T09:27:00Z"/>
          <w:del w:id="299" w:author="김은수" w:date="2026-10-01T06:57:00Z"/>
        </w:rPr>
        <w:pPrChange w:id="300" w:author="김은수" w:date="2026-10-01T06:57:00Z">
          <w:pPr>
            <w:ind w:leftChars="800" w:left="1600"/>
          </w:pPr>
        </w:pPrChange>
      </w:pPr>
    </w:p>
    <w:p w14:paraId="1BBC45D9" w14:textId="77777777" w:rsidR="0067373B" w:rsidRDefault="00103FA5">
      <w:pPr>
        <w:pStyle w:val="TDC2"/>
        <w:pPrChange w:id="301" w:author="김은수" w:date="2026-10-01T06:57:00Z">
          <w:pPr>
            <w:pStyle w:val="2"/>
            <w:numPr>
              <w:ilvl w:val="1"/>
              <w:numId w:val="7"/>
            </w:numPr>
            <w:wordWrap/>
            <w:spacing w:line="240" w:lineRule="auto"/>
            <w:ind w:left="992" w:hanging="567"/>
          </w:pPr>
        </w:pPrChange>
      </w:pPr>
      <w:bookmarkStart w:id="302" w:name="_Toc241654870"/>
      <w:ins w:id="303" w:author="김은수" w:date="2026-09-29T18:27:00Z" w16du:dateUtc="2026-09-29T09:27:00Z">
        <w:r>
          <w:t>QCC</w:t>
        </w:r>
      </w:ins>
      <w:r>
        <w:t>용 소프트웨어 아키텍쳐</w:t>
      </w:r>
      <w:bookmarkEnd w:id="302"/>
    </w:p>
    <w:p w14:paraId="20D055C0" w14:textId="77777777" w:rsidR="00103FA5" w:rsidRPr="00EA7FB0" w:rsidRDefault="00103FA5" w:rsidP="00103FA5">
      <w:pPr>
        <w:pStyle w:val="2"/>
        <w:numPr>
          <w:ilvl w:val="2"/>
          <w:numId w:val="7"/>
        </w:numPr>
        <w:rPr>
          <w:del w:id="304" w:author="김은수" w:date="2026-09-29T18:27:00Z" w16du:dateUtc="2026-09-29T09:27:00Z"/>
        </w:rPr>
      </w:pPr>
      <w:bookmarkStart w:id="305" w:name="_Toc241654871"/>
      <w:del w:id="306" w:author="김은수" w:date="2026-09-29T18:27:00Z" w16du:dateUtc="2026-09-29T09:27:00Z">
        <w:r>
          <w:rPr>
            <w:rFonts w:hint="eastAsia"/>
          </w:rPr>
          <w:delText>시스템 제어 모듈</w:delText>
        </w:r>
        <w:bookmarkStart w:id="307" w:name="_Toc241598860"/>
        <w:bookmarkEnd w:id="305"/>
        <w:bookmarkEnd w:id="307"/>
      </w:del>
    </w:p>
    <w:p w14:paraId="737657E6" w14:textId="77777777" w:rsidR="00B47CC1" w:rsidRDefault="00B47CC1" w:rsidP="00B47CC1">
      <w:pPr>
        <w:ind w:leftChars="400" w:left="800"/>
        <w:rPr>
          <w:del w:id="308" w:author="김은수" w:date="2026-09-29T18:27:00Z" w16du:dateUtc="2026-09-29T09:27:00Z"/>
        </w:rPr>
      </w:pPr>
      <w:del w:id="309" w:author="김은수" w:date="2026-09-29T18:27:00Z" w16du:dateUtc="2026-09-29T09:27:00Z">
        <w:r>
          <w:rPr>
            <w:rFonts w:hint="eastAsia"/>
          </w:rPr>
          <w:delText>하드웨어 설정,</w:delText>
        </w:r>
        <w:r>
          <w:delText xml:space="preserve"> </w:delText>
        </w:r>
        <w:r>
          <w:rPr>
            <w:rFonts w:hint="eastAsia"/>
          </w:rPr>
          <w:delText>보조장치 제어</w:delText>
        </w:r>
        <w:r>
          <w:delText xml:space="preserve"> </w:delText>
        </w:r>
        <w:r>
          <w:rPr>
            <w:rFonts w:hint="eastAsia"/>
          </w:rPr>
          <w:delText>등과 관련된 유닛들로 구성되어 시스템의 전체 동작을</w:delText>
        </w:r>
        <w:r>
          <w:delText xml:space="preserve"> </w:delText>
        </w:r>
        <w:r>
          <w:rPr>
            <w:rFonts w:hint="eastAsia"/>
          </w:rPr>
          <w:delText>제어한다.</w:delText>
        </w:r>
        <w:bookmarkStart w:id="310" w:name="_Toc241598861"/>
        <w:bookmarkEnd w:id="310"/>
      </w:del>
    </w:p>
    <w:p w14:paraId="1E1718C1" w14:textId="77777777" w:rsidR="00103FA5" w:rsidRPr="00C34F72" w:rsidRDefault="00103FA5">
      <w:pPr>
        <w:pStyle w:val="TDC3"/>
        <w:rPr>
          <w:ins w:id="311" w:author="김은수" w:date="2026-09-29T18:27:00Z" w16du:dateUtc="2026-09-29T09:27:00Z"/>
        </w:rPr>
        <w:pPrChange w:id="312" w:author="김은수" w:date="2026-10-01T06:57:00Z">
          <w:pPr>
            <w:pStyle w:val="2"/>
            <w:numPr>
              <w:ilvl w:val="2"/>
              <w:numId w:val="7"/>
            </w:numPr>
            <w:ind w:left="1418" w:hanging="567"/>
          </w:pPr>
        </w:pPrChange>
      </w:pPr>
      <w:bookmarkStart w:id="313" w:name="_Toc241654872"/>
      <w:ins w:id="314" w:author="김은수" w:date="2026-09-29T18:27:00Z" w16du:dateUtc="2026-09-29T09:27:00Z">
        <w:r w:rsidRPr="00C34F72">
          <w:t>E8300 연계</w:t>
        </w:r>
        <w:bookmarkEnd w:id="313"/>
      </w:ins>
    </w:p>
    <w:p w14:paraId="771D63E0" w14:textId="77777777" w:rsidR="00B47CC1" w:rsidRPr="00C34F72" w:rsidRDefault="00B47CC1">
      <w:pPr>
        <w:pStyle w:val="TDC30"/>
        <w:rPr>
          <w:ins w:id="315" w:author="김은수" w:date="2026-09-29T18:27:00Z" w16du:dateUtc="2026-09-29T09:27:00Z"/>
        </w:rPr>
        <w:pPrChange w:id="316" w:author="김은수" w:date="2026-10-01T06:57:00Z">
          <w:pPr>
            <w:ind w:leftChars="400" w:left="800"/>
          </w:pPr>
        </w:pPrChange>
      </w:pPr>
      <w:ins w:id="317" w:author="김은수" w:date="2026-09-29T18:27:00Z" w16du:dateUtc="2026-09-29T09:27:00Z">
        <w:r w:rsidRPr="00C34F72">
          <w:t>QCC는 블루투스 명령과 응답을 E8300과 주고받으며 I2S로 오디오를 전달한다. 본 절은 E8300 측 인터페이스를 정의한다.</w:t>
        </w:r>
      </w:ins>
    </w:p>
    <w:p w14:paraId="3D8D7851" w14:textId="77777777" w:rsidR="00103FA5" w:rsidRDefault="00103FA5">
      <w:pPr>
        <w:pStyle w:val="TDC30"/>
        <w:pPrChange w:id="318" w:author="김은수" w:date="2026-10-01T06:57:00Z">
          <w:pPr>
            <w:ind w:leftChars="400" w:left="80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항목은 다음과 같다.</w:t>
      </w:r>
    </w:p>
    <w:p w14:paraId="774DA3A6" w14:textId="77777777" w:rsidR="00103FA5" w:rsidRDefault="00103FA5" w:rsidP="00103FA5">
      <w:pPr>
        <w:pStyle w:val="4"/>
        <w:numPr>
          <w:ilvl w:val="3"/>
          <w:numId w:val="7"/>
        </w:numPr>
        <w:ind w:leftChars="0" w:firstLineChars="0"/>
        <w:rPr>
          <w:del w:id="319" w:author="김은수" w:date="2026-09-29T18:27:00Z" w16du:dateUtc="2026-09-29T09:27:00Z"/>
        </w:rPr>
      </w:pPr>
      <w:r>
        <w:rPr>
          <w:rFonts w:hint="eastAsia"/>
        </w:rPr>
        <w:t xml:space="preserve">시스템 </w:t>
      </w:r>
      <w:del w:id="320" w:author="김은수" w:date="2026-09-29T18:27:00Z" w16du:dateUtc="2026-09-29T09:27:00Z">
        <w:r>
          <w:rPr>
            <w:rFonts w:hint="eastAsia"/>
          </w:rPr>
          <w:delText>초기화 항목</w:delText>
        </w:r>
      </w:del>
    </w:p>
    <w:p w14:paraId="788C0A8B" w14:textId="77777777" w:rsidR="00103FA5" w:rsidRPr="008068AA" w:rsidRDefault="00B47CC1" w:rsidP="00103FA5">
      <w:pPr>
        <w:ind w:leftChars="800" w:left="1600"/>
        <w:rPr>
          <w:del w:id="321" w:author="김은수" w:date="2026-09-29T18:27:00Z" w16du:dateUtc="2026-09-29T09:27:00Z"/>
        </w:rPr>
      </w:pPr>
      <w:del w:id="322" w:author="김은수" w:date="2026-09-29T18:27:00Z" w16du:dateUtc="2026-09-29T09:27:00Z">
        <w:r>
          <w:delText>NRF</w:delText>
        </w:r>
      </w:del>
      <w:ins w:id="323" w:author="김은수" w:date="2026-09-29T18:27:00Z" w16du:dateUtc="2026-09-29T09:27:00Z">
        <w:r w:rsidR="00103FA5">
          <w:rPr>
            <w:rFonts w:hint="eastAsia"/>
          </w:rPr>
          <w:t>상태</w:t>
        </w:r>
      </w:ins>
      <w:r w:rsidR="00103FA5">
        <w:rPr>
          <w:rFonts w:hint="eastAsia"/>
        </w:rPr>
        <w:t xml:space="preserve"> 및 </w:t>
      </w:r>
      <w:del w:id="324" w:author="김은수" w:date="2026-09-29T18:27:00Z" w16du:dateUtc="2026-09-29T09:27:00Z">
        <w:r w:rsidR="00103FA5">
          <w:rPr>
            <w:rFonts w:hint="eastAsia"/>
          </w:rPr>
          <w:delText>하드웨어를 초기화</w:delText>
        </w:r>
        <w:r>
          <w:delText xml:space="preserve"> </w:delText>
        </w:r>
        <w:r>
          <w:rPr>
            <w:rFonts w:hint="eastAsia"/>
          </w:rPr>
          <w:delText xml:space="preserve">하고 </w:delText>
        </w:r>
        <w:r>
          <w:delText xml:space="preserve">BLE </w:delText>
        </w:r>
        <w:r>
          <w:rPr>
            <w:rFonts w:hint="eastAsia"/>
          </w:rPr>
          <w:delText>스택을 초기화한다.</w:delText>
        </w:r>
      </w:del>
    </w:p>
    <w:p w14:paraId="2F7D5E6C" w14:textId="77777777" w:rsidR="00103FA5" w:rsidRDefault="00B47CC1">
      <w:pPr>
        <w:pStyle w:val="TDC4"/>
        <w:pPrChange w:id="325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del w:id="326" w:author="김은수" w:date="2026-09-29T18:27:00Z" w16du:dateUtc="2026-09-29T09:27:00Z">
        <w:r>
          <w:rPr>
            <w:rFonts w:hint="eastAsia"/>
          </w:rPr>
          <w:delText xml:space="preserve">시스템 </w:delText>
        </w:r>
      </w:del>
      <w:r w:rsidR="00103FA5" w:rsidRPr="00C34F72">
        <w:rPr>
          <w:rFonts w:hint="eastAsia"/>
        </w:rPr>
        <w:t>제어</w:t>
      </w:r>
      <w:r w:rsidR="00103FA5" w:rsidRPr="00C34F72">
        <w:t xml:space="preserve"> 항목</w:t>
      </w:r>
    </w:p>
    <w:p w14:paraId="779C2CAC" w14:textId="77777777" w:rsidR="00103FA5" w:rsidRDefault="00103FA5" w:rsidP="00103FA5">
      <w:pPr>
        <w:ind w:leftChars="800" w:left="1600"/>
        <w:rPr>
          <w:del w:id="327" w:author="김은수" w:date="2026-09-29T18:27:00Z" w16du:dateUtc="2026-09-29T09:27:00Z"/>
        </w:rPr>
      </w:pPr>
      <w:del w:id="328" w:author="김은수" w:date="2026-09-29T18:27:00Z" w16du:dateUtc="2026-09-29T09:27:00Z">
        <w:r>
          <w:rPr>
            <w:rFonts w:hint="eastAsia"/>
          </w:rPr>
          <w:delText xml:space="preserve">시스템의 전체적인 실행을 </w:delText>
        </w:r>
        <w:r w:rsidR="00B47CC1">
          <w:rPr>
            <w:rFonts w:hint="eastAsia"/>
          </w:rPr>
          <w:delText xml:space="preserve">담당하는 </w:delText>
        </w:r>
        <w:r>
          <w:rPr>
            <w:rFonts w:hint="eastAsia"/>
          </w:rPr>
          <w:delText>항목으로</w:delText>
        </w:r>
        <w:r>
          <w:delText xml:space="preserve">, </w:delText>
        </w:r>
        <w:r w:rsidR="00B47CC1">
          <w:rPr>
            <w:rFonts w:hint="eastAsia"/>
          </w:rPr>
          <w:delText>블루투스 통신 제어 항목을 실행하고,</w:delText>
        </w:r>
        <w:r w:rsidR="00B47CC1">
          <w:delText xml:space="preserve"> CM3</w:delText>
        </w:r>
        <w:r w:rsidR="00B47CC1">
          <w:rPr>
            <w:rFonts w:hint="eastAsia"/>
          </w:rPr>
          <w:delText xml:space="preserve">의 제어 파라미터를 확인하여 시스템 동작을 </w:delText>
        </w:r>
        <w:r>
          <w:rPr>
            <w:rFonts w:hint="eastAsia"/>
          </w:rPr>
          <w:delText>제어한다.</w:delText>
        </w:r>
        <w:r>
          <w:delText xml:space="preserve"> </w:delText>
        </w:r>
        <w:r>
          <w:rPr>
            <w:rFonts w:hint="eastAsia"/>
          </w:rPr>
          <w:delText>이 항목이 완성되면 소프트웨어</w:delText>
        </w:r>
        <w:r>
          <w:delText xml:space="preserve"> </w:delText>
        </w:r>
        <w:r>
          <w:rPr>
            <w:rFonts w:hint="eastAsia"/>
          </w:rPr>
          <w:delText>구현이 완료되게 된다.</w:delText>
        </w:r>
      </w:del>
    </w:p>
    <w:p w14:paraId="3D6AC1B7" w14:textId="77777777" w:rsidR="00103FA5" w:rsidRPr="00C34F72" w:rsidRDefault="00B47CC1">
      <w:pPr>
        <w:pStyle w:val="TDC40"/>
        <w:rPr>
          <w:ins w:id="329" w:author="김은수" w:date="2026-09-29T18:27:00Z" w16du:dateUtc="2026-09-29T09:27:00Z"/>
        </w:rPr>
        <w:pPrChange w:id="330" w:author="김은수" w:date="2026-10-01T06:57:00Z">
          <w:pPr>
            <w:ind w:leftChars="800" w:left="1600"/>
          </w:pPr>
        </w:pPrChange>
      </w:pPr>
      <w:ins w:id="331" w:author="김은수" w:date="2026-09-29T18:27:00Z" w16du:dateUtc="2026-09-29T09:27:00Z">
        <w:r>
          <w:t>E8300은 QCC가 전달한 배터리 잔량, 충전기 연결 및 크래들 뚜껑 상태를 반영한다. 내부기 연결 상태는 ISD_CHECK 핀으로, 동작 모드 제어는 QCC_CTRL 핀으로 전달한다.</w:t>
        </w:r>
      </w:ins>
    </w:p>
    <w:p w14:paraId="43964D71" w14:textId="77777777" w:rsidR="00103FA5" w:rsidRPr="00C34F72" w:rsidRDefault="00B47CC1">
      <w:pPr>
        <w:pStyle w:val="TDC4"/>
        <w:rPr>
          <w:ins w:id="332" w:author="김은수" w:date="2026-09-29T18:27:00Z" w16du:dateUtc="2026-09-29T09:27:00Z"/>
        </w:rPr>
        <w:pPrChange w:id="333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ins w:id="334" w:author="김은수" w:date="2026-09-29T18:27:00Z" w16du:dateUtc="2026-09-29T09:27:00Z">
        <w:r w:rsidRPr="00C34F72">
          <w:rPr>
            <w:rFonts w:hint="eastAsia"/>
          </w:rPr>
          <w:lastRenderedPageBreak/>
          <w:t>오디오</w:t>
        </w:r>
        <w:r w:rsidRPr="00C34F72">
          <w:t xml:space="preserve"> 연계 항목</w:t>
        </w:r>
      </w:ins>
    </w:p>
    <w:p w14:paraId="7825B839" w14:textId="77777777" w:rsidR="00103FA5" w:rsidRPr="00C34F72" w:rsidRDefault="00103FA5">
      <w:pPr>
        <w:pStyle w:val="TDC40"/>
        <w:rPr>
          <w:ins w:id="335" w:author="김은수" w:date="2026-09-29T18:27:00Z" w16du:dateUtc="2026-09-29T09:27:00Z"/>
        </w:rPr>
        <w:pPrChange w:id="336" w:author="김은수" w:date="2026-10-01T06:57:00Z">
          <w:pPr>
            <w:ind w:leftChars="800" w:left="1600"/>
          </w:pPr>
        </w:pPrChange>
      </w:pPr>
      <w:ins w:id="337" w:author="김은수" w:date="2026-09-29T18:27:00Z" w16du:dateUtc="2026-09-29T09:27:00Z">
        <w:r w:rsidRPr="00C34F72">
          <w:t>CFX는 I2S 입력 상태에 따라 마이크와 오디오를 혼합한다. CM3가 수신한 오디오 종류가 크래들 마이크인 경우 크래들용 게인을 적용하며, 일반 스트리밍은 해당 게인을 적용하지 않는다.</w:t>
        </w:r>
      </w:ins>
    </w:p>
    <w:p w14:paraId="5A194A2F" w14:textId="77777777" w:rsidR="00103FA5" w:rsidRPr="00C34F72" w:rsidRDefault="00103FA5">
      <w:pPr>
        <w:pStyle w:val="TDC3"/>
        <w:rPr>
          <w:ins w:id="338" w:author="김은수" w:date="2026-09-29T18:27:00Z" w16du:dateUtc="2026-09-29T09:27:00Z"/>
        </w:rPr>
        <w:pPrChange w:id="339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340" w:name="_Toc241654873"/>
      <w:ins w:id="341" w:author="김은수" w:date="2026-09-29T18:27:00Z" w16du:dateUtc="2026-09-29T09:27:00Z">
        <w:r w:rsidRPr="00C34F72">
          <w:rPr>
            <w:rFonts w:hint="eastAsia"/>
          </w:rPr>
          <w:t>블루투스</w:t>
        </w:r>
        <w:r w:rsidRPr="00C34F72">
          <w:t xml:space="preserve"> 통신 연계</w:t>
        </w:r>
        <w:bookmarkEnd w:id="340"/>
      </w:ins>
    </w:p>
    <w:p w14:paraId="173FC112" w14:textId="77777777" w:rsidR="00103FA5" w:rsidRDefault="00B47CC1" w:rsidP="00103FA5">
      <w:pPr>
        <w:pStyle w:val="3"/>
        <w:numPr>
          <w:ilvl w:val="2"/>
          <w:numId w:val="7"/>
        </w:numPr>
        <w:ind w:leftChars="0" w:firstLineChars="0"/>
        <w:rPr>
          <w:del w:id="342" w:author="김은수" w:date="2026-09-29T18:27:00Z" w16du:dateUtc="2026-09-29T09:27:00Z"/>
        </w:rPr>
      </w:pPr>
      <w:bookmarkStart w:id="343" w:name="_Toc241654874"/>
      <w:r>
        <w:rPr>
          <w:rFonts w:hint="eastAsia"/>
        </w:rPr>
        <w:t xml:space="preserve">블루투스 </w:t>
      </w:r>
      <w:del w:id="344" w:author="김은수" w:date="2026-09-29T18:27:00Z" w16du:dateUtc="2026-09-29T09:27:00Z">
        <w:r w:rsidR="00103FA5">
          <w:rPr>
            <w:rFonts w:hint="eastAsia"/>
          </w:rPr>
          <w:delText>통신 모듈</w:delText>
        </w:r>
        <w:bookmarkEnd w:id="343"/>
      </w:del>
    </w:p>
    <w:p w14:paraId="03DE9AC5" w14:textId="77777777" w:rsidR="00103FA5" w:rsidRDefault="00B47CC1" w:rsidP="00103FA5">
      <w:pPr>
        <w:ind w:leftChars="700" w:left="1400"/>
        <w:rPr>
          <w:del w:id="345" w:author="김은수" w:date="2026-09-29T18:27:00Z" w16du:dateUtc="2026-09-29T09:27:00Z"/>
        </w:rPr>
      </w:pPr>
      <w:del w:id="346" w:author="김은수" w:date="2026-09-29T18:27:00Z" w16du:dateUtc="2026-09-29T09:27:00Z">
        <w:r>
          <w:rPr>
            <w:rFonts w:hint="eastAsia"/>
          </w:rPr>
          <w:delText xml:space="preserve">블루투스 장치로 데이터 수신을 처리하는 </w:delText>
        </w:r>
        <w:r w:rsidR="00103FA5">
          <w:rPr>
            <w:rFonts w:hint="eastAsia"/>
          </w:rPr>
          <w:delText>유닛들로 구성되어 있다.</w:delText>
        </w:r>
      </w:del>
    </w:p>
    <w:p w14:paraId="0DE43922" w14:textId="77777777" w:rsidR="00B47CC1" w:rsidRDefault="00B47CC1" w:rsidP="00B47CC1">
      <w:pPr>
        <w:pStyle w:val="4"/>
        <w:numPr>
          <w:ilvl w:val="3"/>
          <w:numId w:val="7"/>
        </w:numPr>
        <w:ind w:leftChars="0" w:firstLineChars="0"/>
        <w:rPr>
          <w:del w:id="347" w:author="김은수" w:date="2026-09-29T18:27:00Z" w16du:dateUtc="2026-09-29T09:27:00Z"/>
        </w:rPr>
      </w:pPr>
      <w:del w:id="348" w:author="김은수" w:date="2026-09-29T18:27:00Z" w16du:dateUtc="2026-09-29T09:27:00Z">
        <w:r>
          <w:rPr>
            <w:rFonts w:hint="eastAsia"/>
          </w:rPr>
          <w:delText>블루투스 통신 제어 항목</w:delText>
        </w:r>
      </w:del>
    </w:p>
    <w:p w14:paraId="07707E5C" w14:textId="77777777" w:rsidR="00103FA5" w:rsidRDefault="00B47CC1">
      <w:pPr>
        <w:pStyle w:val="TDC30"/>
        <w:pPrChange w:id="349" w:author="김은수" w:date="2026-10-01T06:57:00Z">
          <w:pPr>
            <w:ind w:leftChars="700" w:left="1400"/>
          </w:pPr>
        </w:pPrChange>
      </w:pPr>
      <w:del w:id="350" w:author="김은수" w:date="2026-09-29T18:27:00Z" w16du:dateUtc="2026-09-29T09:27:00Z">
        <w:r>
          <w:rPr>
            <w:rFonts w:hint="eastAsia"/>
          </w:rPr>
          <w:delText>블루투스 장치에서 데이터 수신이 발생되면</w:delText>
        </w:r>
      </w:del>
      <w:ins w:id="351" w:author="김은수" w:date="2026-09-29T18:27:00Z" w16du:dateUtc="2026-09-29T09:27:00Z">
        <w:r w:rsidRPr="00C34F72">
          <w:rPr>
            <w:rFonts w:hint="eastAsia"/>
          </w:rPr>
          <w:t>명령과</w:t>
        </w:r>
        <w:r w:rsidRPr="00C34F72">
          <w:t xml:space="preserve"> 응답은 QCC와</w:t>
        </w:r>
      </w:ins>
      <w:r w:rsidRPr="00C34F72">
        <w:t xml:space="preserve"> CM3</w:t>
      </w:r>
      <w:del w:id="352" w:author="김은수" w:date="2026-09-29T18:27:00Z" w16du:dateUtc="2026-09-29T09:27:00Z">
        <w:r w:rsidR="003C6937">
          <w:rPr>
            <w:rFonts w:hint="eastAsia"/>
          </w:rPr>
          <w:delText>로 전송하고 C</w:delText>
        </w:r>
        <w:r w:rsidR="003C6937">
          <w:delText>M3</w:delText>
        </w:r>
        <w:r w:rsidR="003C6937">
          <w:rPr>
            <w:rFonts w:hint="eastAsia"/>
          </w:rPr>
          <w:delText>의 응답을 블루투스 장치로 전달하는 유닛들을 제어한다</w:delText>
        </w:r>
      </w:del>
      <w:ins w:id="353" w:author="김은수" w:date="2026-09-29T18:27:00Z" w16du:dateUtc="2026-09-29T09:27:00Z">
        <w:r w:rsidRPr="00C34F72">
          <w:t xml:space="preserve"> 사이의 SPI 경로로 전달한다</w:t>
        </w:r>
      </w:ins>
      <w:r w:rsidRPr="00C34F72">
        <w:t>.</w:t>
      </w:r>
    </w:p>
    <w:p w14:paraId="01AC3AF6" w14:textId="77777777" w:rsidR="007B5050" w:rsidRDefault="007B5050" w:rsidP="00680F01">
      <w:pPr>
        <w:wordWrap/>
        <w:spacing w:after="0" w:line="240" w:lineRule="auto"/>
        <w:ind w:leftChars="100" w:left="200"/>
        <w:rPr>
          <w:del w:id="354" w:author="김은수" w:date="2026-09-29T18:27:00Z" w16du:dateUtc="2026-09-29T09:27:00Z"/>
          <w:u w:val="single"/>
        </w:rPr>
      </w:pPr>
    </w:p>
    <w:p w14:paraId="475E90EF" w14:textId="77777777" w:rsidR="00B47CC1" w:rsidRPr="00C34F72" w:rsidRDefault="00B47CC1">
      <w:pPr>
        <w:pStyle w:val="TDC4"/>
        <w:rPr>
          <w:ins w:id="355" w:author="김은수" w:date="2026-09-29T18:27:00Z" w16du:dateUtc="2026-09-29T09:27:00Z"/>
        </w:rPr>
        <w:pPrChange w:id="356" w:author="김은수" w:date="2026-10-01T06:57:00Z">
          <w:pPr>
            <w:pStyle w:val="4"/>
            <w:numPr>
              <w:ilvl w:val="3"/>
              <w:numId w:val="7"/>
            </w:numPr>
            <w:ind w:leftChars="0" w:left="1984" w:firstLineChars="0" w:hanging="708"/>
          </w:pPr>
        </w:pPrChange>
      </w:pPr>
      <w:ins w:id="357" w:author="김은수" w:date="2026-09-29T18:27:00Z" w16du:dateUtc="2026-09-29T09:27:00Z">
        <w:r w:rsidRPr="00C34F72">
          <w:t>QCC 내부 소프트웨어</w:t>
        </w:r>
      </w:ins>
    </w:p>
    <w:p w14:paraId="11EB090E" w14:textId="77777777" w:rsidR="00B47CC1" w:rsidRPr="00C34F72" w:rsidRDefault="00B47CC1">
      <w:pPr>
        <w:pStyle w:val="TDC40"/>
        <w:rPr>
          <w:ins w:id="358" w:author="김은수" w:date="2026-09-29T18:27:00Z" w16du:dateUtc="2026-09-29T09:27:00Z"/>
        </w:rPr>
        <w:pPrChange w:id="359" w:author="김은수" w:date="2026-10-01T06:57:00Z">
          <w:pPr>
            <w:ind w:leftChars="800" w:left="1600"/>
          </w:pPr>
        </w:pPrChange>
      </w:pPr>
      <w:ins w:id="360" w:author="김은수" w:date="2026-09-29T18:27:00Z" w16du:dateUtc="2026-09-29T09:27:00Z">
        <w:r>
          <w:rPr>
            <w:b/>
            <w:color w:val="C00000"/>
            <w:sz w:val="24"/>
            <w:szCs w:val="24"/>
            <w:u w:val="single"/>
            <w:rPrChange w:id="3276" w:author="김은수" w:date="2026-10-12T00:00:00Z">
              <w:rPr>
                <w:b/>
                <w:color w:val="C00000"/>
                <w:sz w:val="24"/>
                <w:szCs w:val="24"/>
                <w:u w:val="single"/>
              </w:rPr>
            </w:rPrChange>
          </w:rPr>
          <w:t>[QCC 자료 입력] QCC 내부 모듈, 항목 및 유닛의 상세 내용을 여기에 추가한다.</w:t>
        </w:r>
      </w:ins>
    </w:p>
    <w:p w14:paraId="00C71B9B" w14:textId="77777777" w:rsidR="007B5050" w:rsidRPr="00C34F72" w:rsidRDefault="007B5050">
      <w:pPr>
        <w:pStyle w:val="TDC40"/>
        <w:spacing w:after="0"/>
        <w:rPr>
          <w:ins w:id="361" w:author="김은수" w:date="2026-09-29T18:27:00Z" w16du:dateUtc="2026-09-29T09:27:00Z"/>
          <w:del w:id="362" w:author="김은수" w:date="2026-10-01T06:57:00Z"/>
          <w:u w:val="single"/>
        </w:rPr>
        <w:pPrChange w:id="363" w:author="김은수" w:date="2026-10-01T06:57:00Z">
          <w:pPr>
            <w:wordWrap/>
            <w:spacing w:after="0" w:line="240" w:lineRule="auto"/>
            <w:ind w:leftChars="100" w:left="200"/>
          </w:pPr>
        </w:pPrChange>
      </w:pPr>
    </w:p>
    <w:p w14:paraId="717AC1A7" w14:textId="77777777" w:rsidR="0067373B" w:rsidRPr="00C34F72" w:rsidRDefault="00103FA5">
      <w:pPr>
        <w:pStyle w:val="TDC2"/>
        <w:rPr>
          <w:ins w:id="364" w:author="김은수" w:date="2026-09-29T18:27:00Z" w16du:dateUtc="2026-09-29T09:27:00Z"/>
        </w:rPr>
        <w:pPrChange w:id="365" w:author="김은수" w:date="2026-10-01T06:57:00Z">
          <w:pPr>
            <w:pStyle w:val="2"/>
            <w:numPr>
              <w:ilvl w:val="1"/>
              <w:numId w:val="7"/>
            </w:numPr>
            <w:wordWrap/>
            <w:spacing w:line="240" w:lineRule="auto"/>
            <w:ind w:left="992" w:hanging="567"/>
          </w:pPr>
        </w:pPrChange>
      </w:pPr>
      <w:bookmarkStart w:id="366" w:name="_Toc241654875"/>
      <w:ins w:id="367" w:author="김은수" w:date="2026-09-29T18:27:00Z" w16du:dateUtc="2026-09-29T09:27:00Z">
        <w:r>
          <w:t>부트로더 소프트웨어 아키텍쳐</w:t>
        </w:r>
        <w:bookmarkEnd w:id="366"/>
      </w:ins>
    </w:p>
    <w:p w14:paraId="0D64144A" w14:textId="77777777" w:rsidR="00103FA5" w:rsidRPr="00C34F72" w:rsidRDefault="00103FA5">
      <w:pPr>
        <w:pStyle w:val="TDC3"/>
        <w:rPr>
          <w:ins w:id="368" w:author="김은수" w:date="2026-09-29T18:27:00Z" w16du:dateUtc="2026-09-29T09:27:00Z"/>
        </w:rPr>
        <w:pPrChange w:id="369" w:author="김은수" w:date="2026-10-01T06:57:00Z">
          <w:pPr>
            <w:pStyle w:val="2"/>
            <w:numPr>
              <w:ilvl w:val="2"/>
              <w:numId w:val="7"/>
            </w:numPr>
            <w:ind w:left="1418" w:hanging="567"/>
          </w:pPr>
        </w:pPrChange>
      </w:pPr>
      <w:bookmarkStart w:id="370" w:name="_Toc241654876"/>
      <w:ins w:id="371" w:author="김은수" w:date="2026-09-29T18:27:00Z" w16du:dateUtc="2026-09-29T09:27:00Z">
        <w:r w:rsidRPr="00C34F72">
          <w:rPr>
            <w:rFonts w:hint="eastAsia"/>
          </w:rPr>
          <w:t>부트</w:t>
        </w:r>
        <w:r w:rsidRPr="00C34F72">
          <w:t xml:space="preserve"> 제어 및 이미지 적재 모듈</w:t>
        </w:r>
        <w:bookmarkEnd w:id="370"/>
      </w:ins>
    </w:p>
    <w:p w14:paraId="536B1A32" w14:textId="77777777" w:rsidR="00B47CC1" w:rsidRPr="00C34F72" w:rsidRDefault="00B47CC1">
      <w:pPr>
        <w:pStyle w:val="TDC30"/>
        <w:rPr>
          <w:ins w:id="372" w:author="김은수" w:date="2026-09-29T18:27:00Z" w16du:dateUtc="2026-09-29T09:27:00Z"/>
        </w:rPr>
        <w:pPrChange w:id="373" w:author="김은수" w:date="2026-10-01T06:57:00Z">
          <w:pPr>
            <w:ind w:leftChars="400" w:left="800"/>
          </w:pPr>
        </w:pPrChange>
      </w:pPr>
      <w:ins w:id="374" w:author="김은수" w:date="2026-09-29T18:27:00Z" w16du:dateUtc="2026-09-29T09:27:00Z">
        <w:r w:rsidRPr="00C34F72">
          <w:rPr>
            <w:rFonts w:hint="eastAsia"/>
          </w:rPr>
          <w:t>코어</w:t>
        </w:r>
        <w:r w:rsidRPr="00C34F72">
          <w:t xml:space="preserve"> 실행에 필요한 하드웨어와 메모리를 설정하고 실행 이미지를 검사하여 적재한다. 기본 이미지와 대체 이미지의 기동 상태를 관리한다.</w:t>
        </w:r>
      </w:ins>
    </w:p>
    <w:p w14:paraId="4ED8DCA9" w14:textId="77777777" w:rsidR="00103FA5" w:rsidRPr="00C34F72" w:rsidRDefault="00103FA5">
      <w:pPr>
        <w:pStyle w:val="TDC3"/>
        <w:rPr>
          <w:ins w:id="375" w:author="김은수" w:date="2026-09-29T18:27:00Z" w16du:dateUtc="2026-09-29T09:27:00Z"/>
        </w:rPr>
        <w:pPrChange w:id="376" w:author="김은수" w:date="2026-10-01T06:57:00Z">
          <w:pPr>
            <w:pStyle w:val="3"/>
            <w:numPr>
              <w:ilvl w:val="2"/>
              <w:numId w:val="7"/>
            </w:numPr>
            <w:ind w:leftChars="0" w:left="1418" w:firstLineChars="0" w:hanging="567"/>
          </w:pPr>
        </w:pPrChange>
      </w:pPr>
      <w:bookmarkStart w:id="377" w:name="_Toc241654877"/>
      <w:ins w:id="378" w:author="김은수" w:date="2026-09-29T18:27:00Z" w16du:dateUtc="2026-09-29T09:27:00Z">
        <w:r w:rsidRPr="00C34F72">
          <w:rPr>
            <w:rFonts w:hint="eastAsia"/>
          </w:rPr>
          <w:t>무선</w:t>
        </w:r>
        <w:r w:rsidRPr="00C34F72">
          <w:t xml:space="preserve"> 갱신 모듈</w:t>
        </w:r>
        <w:bookmarkEnd w:id="377"/>
      </w:ins>
    </w:p>
    <w:p w14:paraId="709619D5" w14:textId="77777777" w:rsidR="00B47CC1" w:rsidRPr="00C34F72" w:rsidRDefault="00B47CC1">
      <w:pPr>
        <w:pStyle w:val="TDC30"/>
        <w:rPr>
          <w:ins w:id="379" w:author="김은수" w:date="2026-09-29T18:27:00Z" w16du:dateUtc="2026-09-29T09:27:00Z"/>
        </w:rPr>
        <w:pPrChange w:id="380" w:author="김은수" w:date="2026-10-01T06:57:00Z">
          <w:pPr>
            <w:ind w:leftChars="800" w:left="1600"/>
          </w:pPr>
        </w:pPrChange>
      </w:pPr>
      <w:ins w:id="381" w:author="김은수" w:date="2026-09-29T18:27:00Z" w16du:dateUtc="2026-09-29T09:27:00Z">
        <w:r w:rsidRPr="00C34F72">
          <w:t>CM3 응용 프로그램이 QCC를 통해 수신한 갱신 데이터를 저장한다. 부트로더는 다음 기동 시 선택된 이미지를 검사하고 적재한다.</w:t>
        </w:r>
      </w:ins>
    </w:p>
    <w:p w14:paraId="4969E36F" w14:textId="77777777" w:rsidR="002E582F" w:rsidRDefault="002E582F">
      <w:pPr>
        <w:pStyle w:val="TDC1"/>
        <w:pPrChange w:id="382" w:author="김은수" w:date="2026-10-01T06:57:00Z">
          <w:pPr>
            <w:pStyle w:val="10"/>
            <w:numPr>
              <w:numId w:val="7"/>
            </w:numPr>
            <w:wordWrap/>
            <w:spacing w:after="0" w:line="240" w:lineRule="auto"/>
            <w:ind w:left="425" w:hanging="425"/>
          </w:pPr>
        </w:pPrChange>
      </w:pPr>
      <w:bookmarkStart w:id="383" w:name="_Toc241654878"/>
      <w:r w:rsidRPr="00C34F72">
        <w:rPr>
          <w:rFonts w:hint="eastAsia"/>
        </w:rPr>
        <w:t>소프트웨어</w:t>
      </w:r>
      <w:r w:rsidRPr="00C34F72">
        <w:t xml:space="preserve"> 요구사항 추적성</w:t>
      </w:r>
      <w:bookmarkEnd w:id="383"/>
    </w:p>
    <w:tbl>
      <w:tblPr>
        <w:tblStyle w:val="TDC11"/>
        <w:tblW w:w="0" w:type="auto"/>
        <w:tblLayout w:type="fixed"/>
        <w:tblLook w:val="04A0" w:firstRow="1" w:lastRow="0" w:firstColumn="1" w:lastColumn="0" w:noHBand="0" w:noVBand="1"/>
        <w:tblPrChange w:id="384" w:author="김은수" w:date="2026-10-01T06:57:00Z">
          <w:tblPr>
            <w:tblStyle w:val="TDC11"/>
            <w:tblW w:w="0" w:type="nil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804"/>
        <w:gridCol w:w="3917"/>
        <w:gridCol w:w="3917"/>
        <w:tblGridChange w:id="385">
          <w:tblGrid>
            <w:gridCol w:w="360"/>
            <w:gridCol w:w="360"/>
            <w:gridCol w:w="360"/>
            <w:gridCol w:w="4641"/>
            <w:gridCol w:w="3917"/>
          </w:tblGrid>
        </w:tblGridChange>
      </w:tblGrid>
      <w:tr w:rsidR="002E582F" w:rsidRPr="003F2E8B" w14:paraId="66199B90" w14:textId="77777777" w:rsidTr="00CC0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del w:id="386" w:author="김은수" w:date="2026-10-12T00:19:00Z"/>
          <w:trPrChange w:id="38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1" w:type="dxa"/>
            <w:gridSpan w:val="2"/>
            <w:tcPrChange w:id="388" w:author="김은수" w:date="2026-10-01T06:57:00Z">
              <w:tcPr>
                <w:tcW w:w="5589" w:type="dxa"/>
                <w:gridSpan w:val="2"/>
                <w:shd w:val="clear" w:color="auto" w:fill="D9D9D9" w:themeFill="background1" w:themeFillShade="D9"/>
              </w:tcPr>
            </w:tcPrChange>
          </w:tcPr>
          <w:p w14:paraId="7E46F841" w14:textId="77777777" w:rsidR="002E582F" w:rsidRPr="00895B94" w:rsidRDefault="002E582F">
            <w:pPr>
              <w:pStyle w:val="TDC0"/>
              <w:keepNext w:val="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38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895B94">
              <w:rPr>
                <w:rPrChange w:id="390" w:author="김은수" w:date="2026-10-01T06:57:00Z">
                  <w:rPr>
                    <w:rFonts w:asciiTheme="minorEastAsia" w:eastAsiaTheme="minorEastAsia" w:hAnsiTheme="minorEastAsia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>Software requirements</w:t>
            </w:r>
          </w:p>
        </w:tc>
        <w:tc>
          <w:tcPr>
            <w:tcW w:w="3917" w:type="dxa"/>
            <w:vMerge w:val="restart"/>
            <w:tcPrChange w:id="391" w:author="김은수" w:date="2026-10-01T06:57:00Z">
              <w:tcPr>
                <w:tcW w:w="3827" w:type="dxa"/>
                <w:vMerge w:val="restart"/>
                <w:shd w:val="clear" w:color="auto" w:fill="D9D9D9" w:themeFill="background1" w:themeFillShade="D9"/>
              </w:tcPr>
            </w:tcPrChange>
          </w:tcPr>
          <w:p w14:paraId="03AEDB24" w14:textId="77777777" w:rsidR="002E582F" w:rsidRPr="00895B94" w:rsidRDefault="002E582F">
            <w:pPr>
              <w:pStyle w:val="TDC0"/>
              <w:keepNext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39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895B94">
              <w:rPr>
                <w:rPrChange w:id="393" w:author="김은수" w:date="2026-10-01T06:57:00Z">
                  <w:rPr>
                    <w:rFonts w:asciiTheme="minorEastAsia" w:eastAsiaTheme="minorEastAsia" w:hAnsiTheme="minorEastAsia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 xml:space="preserve">Software </w:t>
            </w:r>
            <w:r w:rsidR="00E85468">
              <w:rPr>
                <w:rPrChange w:id="394" w:author="김은수" w:date="2026-10-01T06:57:00Z">
                  <w:rPr>
                    <w:rFonts w:asciiTheme="minorEastAsia" w:eastAsiaTheme="minorEastAsia" w:hAnsiTheme="minorEastAsia" w:cs="Times New Roman"/>
                    <w:b/>
                    <w:color w:val="auto"/>
                    <w:szCs w:val="22"/>
                    <w:lang w:val="en-US"/>
                  </w:rPr>
                </w:rPrChange>
              </w:rPr>
              <w:t>Module</w:t>
            </w:r>
          </w:p>
        </w:tc>
      </w:tr>
      <w:tr w:rsidR="002E582F" w:rsidRPr="003F2E8B" w14:paraId="31EC8076" w14:textId="77777777" w:rsidTr="00CA626D">
        <w:trPr>
          <w:cantSplit/>
          <w:del w:id="395" w:author="김은수" w:date="2026-10-12T00:19:00Z"/>
          <w:trPrChange w:id="396" w:author="김은수" w:date="2026-10-01T16:29:00Z" w16du:dateUtc="2026-10-01T07:29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397" w:author="김은수" w:date="2026-10-01T16:29:00Z" w16du:dateUtc="2026-10-01T07:29:00Z">
              <w:tcPr>
                <w:tcW w:w="1762" w:type="dxa"/>
                <w:shd w:val="clear" w:color="auto" w:fill="D9D9D9" w:themeFill="background1" w:themeFillShade="D9"/>
              </w:tcPr>
            </w:tcPrChange>
          </w:tcPr>
          <w:p w14:paraId="7F71D8F2" w14:textId="77777777" w:rsidR="002E582F" w:rsidRPr="00C34F72" w:rsidRDefault="002E582F">
            <w:pPr>
              <w:pStyle w:val="TDCe"/>
              <w:rPr>
                <w:rFonts w:asciiTheme="minorEastAsia" w:hAnsiTheme="minorEastAsia" w:cs="Times New Roman"/>
              </w:rPr>
              <w:pPrChange w:id="39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</w:pPr>
              </w:pPrChange>
            </w:pPr>
            <w:r w:rsidRPr="00895B94">
              <w:rPr>
                <w:rPrChange w:id="39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Requirements ID</w:t>
            </w:r>
          </w:p>
        </w:tc>
        <w:tc>
          <w:tcPr>
            <w:tcW w:w="3917" w:type="dxa"/>
            <w:shd w:val="clear" w:color="auto" w:fill="F5F5F5"/>
            <w:tcPrChange w:id="400" w:author="김은수" w:date="2026-10-01T16:29:00Z" w16du:dateUtc="2026-10-01T07:29:00Z">
              <w:tcPr>
                <w:tcW w:w="3827" w:type="dxa"/>
                <w:shd w:val="clear" w:color="auto" w:fill="D9D9D9" w:themeFill="background1" w:themeFillShade="D9"/>
              </w:tcPr>
            </w:tcPrChange>
          </w:tcPr>
          <w:p w14:paraId="4D9CC2DC" w14:textId="77777777" w:rsidR="002E582F" w:rsidRPr="00CA626D" w:rsidRDefault="00895B94">
            <w:pPr>
              <w:pStyle w:val="TDC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b/>
                <w:bCs/>
                <w:rPrChange w:id="401" w:author="김은수" w:date="2026-10-01T16:29:00Z" w16du:dateUtc="2026-10-01T07:29:00Z">
                  <w:rPr>
                    <w:rFonts w:asciiTheme="minorEastAsia" w:hAnsiTheme="minorEastAsia" w:cs="Times New Roman"/>
                  </w:rPr>
                </w:rPrChange>
              </w:rPr>
              <w:pPrChange w:id="402" w:author="김은수" w:date="2026-10-01T16:30:00Z" w16du:dateUtc="2026-10-01T07:30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 w:rsidRPr="00CA626D">
              <w:rPr>
                <w:b/>
                <w:bCs/>
                <w:rPrChange w:id="403" w:author="김은수" w:date="2026-10-01T16:29:00Z" w16du:dateUtc="2026-10-01T07:29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Subject</w:t>
            </w:r>
          </w:p>
        </w:tc>
        <w:tc>
          <w:tcPr>
            <w:tcW w:w="3917" w:type="dxa"/>
            <w:vMerge/>
            <w:tcPrChange w:id="404" w:author="김은수" w:date="2026-10-01T16:29:00Z" w16du:dateUtc="2026-10-01T07:29:00Z">
              <w:tcPr>
                <w:tcW w:w="3827" w:type="dxa"/>
                <w:vMerge/>
              </w:tcPr>
            </w:tcPrChange>
          </w:tcPr>
          <w:p w14:paraId="11EC5102" w14:textId="77777777" w:rsidR="002E582F" w:rsidRPr="00895B94" w:rsidRDefault="002E582F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0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</w:p>
        </w:tc>
      </w:tr>
      <w:tr w:rsidR="002E582F" w:rsidRPr="00085F97" w14:paraId="4A4197FC" w14:textId="77777777" w:rsidTr="00CC0AAE">
        <w:trPr>
          <w:cantSplit/>
          <w:del w:id="406" w:author="김은수" w:date="2026-10-12T00:19:00Z"/>
          <w:trPrChange w:id="40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408" w:author="김은수" w:date="2026-10-01T06:57:00Z">
              <w:tcPr>
                <w:tcW w:w="1762" w:type="dxa"/>
              </w:tcPr>
            </w:tcPrChange>
          </w:tcPr>
          <w:p w14:paraId="5908F453" w14:textId="77777777" w:rsidR="002E582F" w:rsidRPr="00850940" w:rsidRDefault="00617422">
            <w:pPr>
              <w:pStyle w:val="TDCe"/>
              <w:pPrChange w:id="409" w:author="김은수" w:date="2026-10-01T06:57:00Z">
                <w:pPr/>
              </w:pPrChange>
            </w:pPr>
            <w:r>
              <w:rPr>
                <w:rPrChange w:id="41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SW-FW-RID-1</w:t>
            </w:r>
          </w:p>
        </w:tc>
        <w:tc>
          <w:tcPr>
            <w:tcW w:w="3917" w:type="dxa"/>
            <w:tcPrChange w:id="411" w:author="김은수" w:date="2026-10-01T06:57:00Z">
              <w:tcPr>
                <w:tcW w:w="3827" w:type="dxa"/>
              </w:tcPr>
            </w:tcPrChange>
          </w:tcPr>
          <w:p w14:paraId="4791FC9A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1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41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전채널 자극률</w:delText>
              </w:r>
            </w:del>
            <w:ins w:id="414" w:author="김은수" w:date="2026-09-29T18:27:00Z" w16du:dateUtc="2026-09-29T09:27:00Z">
              <w:r>
                <w:rPr>
                  <w:rFonts w:hint="eastAsia"/>
                  <w:rPrChange w:id="41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전채널</w:t>
              </w:r>
              <w:r>
                <w:rPr>
                  <w:rPrChange w:id="41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동시에 자극률은 20kHz이상이어야 한다.(32채널 사용)</w:t>
              </w:r>
            </w:ins>
          </w:p>
        </w:tc>
        <w:tc>
          <w:tcPr>
            <w:tcW w:w="3917" w:type="dxa"/>
            <w:tcPrChange w:id="417" w:author="김은수" w:date="2026-10-01T06:57:00Z">
              <w:tcPr>
                <w:tcW w:w="3827" w:type="dxa"/>
              </w:tcPr>
            </w:tcPrChange>
          </w:tcPr>
          <w:p w14:paraId="469481BA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418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41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420" w:author="김은수" w:date="2026-09-29T18:27:00Z" w16du:dateUtc="2026-09-29T09:27:00Z">
              <w:r w:rsidRPr="00C34F72">
                <w:rPr>
                  <w:lang w:val="en-US"/>
                  <w:rPrChange w:id="421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422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085F97" w14:paraId="0836042C" w14:textId="77777777" w:rsidTr="00CC0AAE">
        <w:trPr>
          <w:cantSplit/>
          <w:del w:id="423" w:author="김은수" w:date="2026-10-12T00:19:00Z"/>
          <w:trPrChange w:id="42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425" w:author="김은수" w:date="2026-10-01T06:57:00Z">
              <w:tcPr>
                <w:tcW w:w="1762" w:type="dxa"/>
              </w:tcPr>
            </w:tcPrChange>
          </w:tcPr>
          <w:p w14:paraId="5170691A" w14:textId="77777777" w:rsidR="002E582F" w:rsidRPr="00850940" w:rsidRDefault="00617422">
            <w:pPr>
              <w:pStyle w:val="TDCe"/>
              <w:pPrChange w:id="426" w:author="김은수" w:date="2026-10-01T06:57:00Z">
                <w:pPr/>
              </w:pPrChange>
            </w:pPr>
            <w:r>
              <w:rPr>
                <w:rPrChange w:id="42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SW-FW-RID-2</w:t>
            </w:r>
          </w:p>
        </w:tc>
        <w:tc>
          <w:tcPr>
            <w:tcW w:w="3917" w:type="dxa"/>
            <w:tcPrChange w:id="428" w:author="김은수" w:date="2026-10-01T06:57:00Z">
              <w:tcPr>
                <w:tcW w:w="3827" w:type="dxa"/>
              </w:tcPr>
            </w:tcPrChange>
          </w:tcPr>
          <w:p w14:paraId="607CDA04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2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430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채널별 자극률</w:delText>
              </w:r>
            </w:del>
            <w:ins w:id="431" w:author="김은수" w:date="2026-09-29T18:27:00Z" w16du:dateUtc="2026-09-29T09:27:00Z">
              <w:r>
                <w:rPr>
                  <w:rFonts w:hint="eastAsia"/>
                  <w:rPrChange w:id="43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채널별</w:t>
              </w:r>
              <w:r>
                <w:rPr>
                  <w:rPrChange w:id="43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최대 자극률은 1000Hz 이상이어야 한다.(24채널 사용)</w:t>
              </w:r>
            </w:ins>
          </w:p>
        </w:tc>
        <w:tc>
          <w:tcPr>
            <w:tcW w:w="3917" w:type="dxa"/>
            <w:tcPrChange w:id="434" w:author="김은수" w:date="2026-10-01T06:57:00Z">
              <w:tcPr>
                <w:tcW w:w="3827" w:type="dxa"/>
              </w:tcPr>
            </w:tcPrChange>
          </w:tcPr>
          <w:p w14:paraId="30C4C7E9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435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43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437" w:author="김은수" w:date="2026-09-29T18:27:00Z" w16du:dateUtc="2026-09-29T09:27:00Z">
              <w:r w:rsidRPr="00C34F72">
                <w:rPr>
                  <w:lang w:val="en-US"/>
                  <w:rPrChange w:id="438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439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085F97" w14:paraId="7952CE36" w14:textId="77777777" w:rsidTr="00CC0AAE">
        <w:trPr>
          <w:cantSplit/>
          <w:del w:id="440" w:author="김은수" w:date="2026-10-12T00:19:00Z"/>
          <w:trPrChange w:id="44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442" w:author="김은수" w:date="2026-10-01T06:57:00Z">
              <w:tcPr>
                <w:tcW w:w="1762" w:type="dxa"/>
              </w:tcPr>
            </w:tcPrChange>
          </w:tcPr>
          <w:p w14:paraId="1B4ACD40" w14:textId="77777777" w:rsidR="002E582F" w:rsidRPr="00850940" w:rsidRDefault="00617422">
            <w:pPr>
              <w:pStyle w:val="TDCe"/>
              <w:pPrChange w:id="443" w:author="김은수" w:date="2026-10-01T06:57:00Z">
                <w:pPr/>
              </w:pPrChange>
            </w:pPr>
            <w:r>
              <w:rPr>
                <w:rPrChange w:id="44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SW-FW-RID-3</w:t>
            </w:r>
          </w:p>
        </w:tc>
        <w:tc>
          <w:tcPr>
            <w:tcW w:w="3917" w:type="dxa"/>
            <w:tcPrChange w:id="445" w:author="김은수" w:date="2026-10-01T06:57:00Z">
              <w:tcPr>
                <w:tcW w:w="3827" w:type="dxa"/>
              </w:tcPr>
            </w:tcPrChange>
          </w:tcPr>
          <w:p w14:paraId="1FB0CBBF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4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447" w:author="김은수" w:date="2026-09-29T18:27:00Z" w16du:dateUtc="2026-09-29T09:27:00Z">
              <w:r>
                <w:rPr>
                  <w:rFonts w:hint="eastAsia"/>
                  <w:rPrChange w:id="44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모노폴라</w:t>
              </w:r>
              <w:r>
                <w:rPr>
                  <w:rPrChange w:id="44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</w:ins>
            <w:r>
              <w:rPr>
                <w:rFonts w:hint="eastAsia"/>
                <w:rPrChange w:id="450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>
              <w:rPr>
                <w:rPrChange w:id="45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모드</w:t>
            </w:r>
            <w:ins w:id="452" w:author="김은수" w:date="2026-09-29T18:27:00Z" w16du:dateUtc="2026-09-29T09:27:00Z">
              <w:r>
                <w:rPr>
                  <w:rPrChange w:id="45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출력이 가능해야한다.</w:t>
              </w:r>
            </w:ins>
          </w:p>
        </w:tc>
        <w:tc>
          <w:tcPr>
            <w:tcW w:w="3917" w:type="dxa"/>
            <w:tcPrChange w:id="454" w:author="김은수" w:date="2026-10-01T06:57:00Z">
              <w:tcPr>
                <w:tcW w:w="3827" w:type="dxa"/>
              </w:tcPr>
            </w:tcPrChange>
          </w:tcPr>
          <w:p w14:paraId="5C851A67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455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45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457" w:author="김은수" w:date="2026-09-29T18:27:00Z" w16du:dateUtc="2026-09-29T09:27:00Z">
              <w:r w:rsidRPr="00C34F72">
                <w:rPr>
                  <w:lang w:val="en-US"/>
                  <w:rPrChange w:id="458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459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085F97" w14:paraId="2AB4DFB3" w14:textId="77777777" w:rsidTr="00CC0AAE">
        <w:trPr>
          <w:cantSplit/>
          <w:del w:id="460" w:author="김은수" w:date="2026-10-12T00:19:00Z"/>
          <w:trPrChange w:id="46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462" w:author="김은수" w:date="2026-10-01T06:57:00Z">
              <w:tcPr>
                <w:tcW w:w="1762" w:type="dxa"/>
              </w:tcPr>
            </w:tcPrChange>
          </w:tcPr>
          <w:p w14:paraId="78BDE3ED" w14:textId="77777777" w:rsidR="002E582F" w:rsidRPr="00850940" w:rsidRDefault="00617422">
            <w:pPr>
              <w:pStyle w:val="TDCe"/>
              <w:pPrChange w:id="463" w:author="김은수" w:date="2026-10-01T06:57:00Z">
                <w:pPr/>
              </w:pPrChange>
            </w:pPr>
            <w:r>
              <w:rPr>
                <w:rPrChange w:id="46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SW-FW-RID-4</w:t>
            </w:r>
          </w:p>
        </w:tc>
        <w:tc>
          <w:tcPr>
            <w:tcW w:w="3917" w:type="dxa"/>
            <w:tcPrChange w:id="465" w:author="김은수" w:date="2026-10-01T06:57:00Z">
              <w:tcPr>
                <w:tcW w:w="3827" w:type="dxa"/>
              </w:tcPr>
            </w:tcPrChange>
          </w:tcPr>
          <w:p w14:paraId="27DDF41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6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467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선행 펄스 모양</w:delText>
              </w:r>
            </w:del>
            <w:ins w:id="468" w:author="김은수" w:date="2026-09-29T18:27:00Z" w16du:dateUtc="2026-09-29T09:27:00Z">
              <w:r>
                <w:rPr>
                  <w:rPrChange w:id="46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negative/positive phase 선택이 가능해야 한다.</w:t>
              </w:r>
            </w:ins>
          </w:p>
        </w:tc>
        <w:tc>
          <w:tcPr>
            <w:tcW w:w="3917" w:type="dxa"/>
            <w:tcPrChange w:id="470" w:author="김은수" w:date="2026-10-01T06:57:00Z">
              <w:tcPr>
                <w:tcW w:w="3827" w:type="dxa"/>
              </w:tcPr>
            </w:tcPrChange>
          </w:tcPr>
          <w:p w14:paraId="08EA9723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471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47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473" w:author="김은수" w:date="2026-09-29T18:27:00Z" w16du:dateUtc="2026-09-29T09:27:00Z">
              <w:r w:rsidRPr="00C34F72">
                <w:rPr>
                  <w:lang w:val="en-US"/>
                  <w:rPrChange w:id="474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475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085F97" w14:paraId="784E56D7" w14:textId="77777777" w:rsidTr="00CC0AAE">
        <w:trPr>
          <w:cantSplit/>
          <w:del w:id="476" w:author="김은수" w:date="2026-10-12T00:19:00Z"/>
          <w:trPrChange w:id="47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478" w:author="김은수" w:date="2026-10-01T06:57:00Z">
              <w:tcPr>
                <w:tcW w:w="1762" w:type="dxa"/>
              </w:tcPr>
            </w:tcPrChange>
          </w:tcPr>
          <w:p w14:paraId="77F6A287" w14:textId="77777777" w:rsidR="002E582F" w:rsidRPr="00850940" w:rsidRDefault="00617422">
            <w:pPr>
              <w:pStyle w:val="TDCe"/>
              <w:pPrChange w:id="479" w:author="김은수" w:date="2026-10-01T06:57:00Z">
                <w:pPr/>
              </w:pPrChange>
            </w:pPr>
            <w:r>
              <w:rPr>
                <w:rPrChange w:id="48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SW-FW-RID-5</w:t>
            </w:r>
          </w:p>
        </w:tc>
        <w:tc>
          <w:tcPr>
            <w:tcW w:w="3917" w:type="dxa"/>
            <w:tcPrChange w:id="481" w:author="김은수" w:date="2026-10-01T06:57:00Z">
              <w:tcPr>
                <w:tcW w:w="3827" w:type="dxa"/>
              </w:tcPr>
            </w:tcPrChange>
          </w:tcPr>
          <w:p w14:paraId="4BC60057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48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48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자극 크기</w:delText>
              </w:r>
            </w:del>
            <w:ins w:id="484" w:author="김은수" w:date="2026-09-29T18:27:00Z" w16du:dateUtc="2026-09-29T09:27:00Z">
              <w:r>
                <w:rPr>
                  <w:rFonts w:hint="eastAsia"/>
                  <w:rPrChange w:id="48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내부</w:t>
              </w:r>
              <w:r>
                <w:rPr>
                  <w:rPrChange w:id="48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자극칩 출력 범위 내에서 조정이 가능해야 한다.</w:t>
              </w:r>
            </w:ins>
          </w:p>
        </w:tc>
        <w:tc>
          <w:tcPr>
            <w:tcW w:w="3917" w:type="dxa"/>
            <w:tcPrChange w:id="487" w:author="김은수" w:date="2026-10-01T06:57:00Z">
              <w:tcPr>
                <w:tcW w:w="3827" w:type="dxa"/>
              </w:tcPr>
            </w:tcPrChange>
          </w:tcPr>
          <w:p w14:paraId="0607E7A5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488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48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490" w:author="김은수" w:date="2026-09-29T18:27:00Z" w16du:dateUtc="2026-09-29T09:27:00Z">
              <w:r w:rsidRPr="00C34F72">
                <w:rPr>
                  <w:rFonts w:asciiTheme="minorEastAsia" w:hAnsiTheme="minorEastAsia" w:cs="Times New Roman"/>
                  <w:lang w:val="en-US"/>
                  <w:rPrChange w:id="491" w:author="김은수" w:date="2026-10-01T16:26:00Z" w16du:dateUtc="2026-10-01T07:26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delText>Signal Processing Module</w:delText>
              </w:r>
            </w:del>
            <w:ins w:id="492" w:author="김은수" w:date="2026-09-29T18:27:00Z" w16du:dateUtc="2026-09-29T09:27:00Z">
              <w:r w:rsidRPr="00C34F72">
                <w:rPr>
                  <w:lang w:val="en-US"/>
                  <w:rPrChange w:id="493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085F97" w14:paraId="0BD52A12" w14:textId="77777777" w:rsidTr="00CC0AAE">
        <w:trPr>
          <w:cantSplit/>
          <w:del w:id="494" w:author="김은수" w:date="2026-10-12T00:19:00Z"/>
          <w:trPrChange w:id="49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496" w:author="김은수" w:date="2026-10-01T06:57:00Z">
              <w:tcPr>
                <w:tcW w:w="1762" w:type="dxa"/>
              </w:tcPr>
            </w:tcPrChange>
          </w:tcPr>
          <w:p w14:paraId="70667542" w14:textId="77777777" w:rsidR="002E582F" w:rsidRPr="00850940" w:rsidRDefault="00617422">
            <w:pPr>
              <w:pStyle w:val="TDCe"/>
              <w:pPrChange w:id="497" w:author="김은수" w:date="2026-10-01T06:57:00Z">
                <w:pPr/>
              </w:pPrChange>
            </w:pPr>
            <w:r>
              <w:rPr>
                <w:rPrChange w:id="49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SW-FW-RID-6</w:t>
            </w:r>
          </w:p>
        </w:tc>
        <w:tc>
          <w:tcPr>
            <w:tcW w:w="3917" w:type="dxa"/>
            <w:tcPrChange w:id="499" w:author="김은수" w:date="2026-10-01T06:57:00Z">
              <w:tcPr>
                <w:tcW w:w="3827" w:type="dxa"/>
              </w:tcPr>
            </w:tcPrChange>
          </w:tcPr>
          <w:p w14:paraId="25AD4842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50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501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>
              <w:rPr>
                <w:rPrChange w:id="50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펄스 </w:t>
            </w:r>
            <w:del w:id="503" w:author="김은수" w:date="2026-09-29T18:27:00Z" w16du:dateUtc="2026-09-29T09:27:00Z">
              <w:r w:rsidR="00196B14">
                <w:rPr>
                  <w:rFonts w:asciiTheme="minorEastAsia" w:hAnsiTheme="minorEastAsia" w:cs="Times New Roman" w:hint="eastAsia"/>
                </w:rPr>
                <w:delText>폭</w:delText>
              </w:r>
            </w:del>
            <w:ins w:id="504" w:author="김은수" w:date="2026-09-29T18:27:00Z" w16du:dateUtc="2026-09-29T09:27:00Z">
              <w:r>
                <w:rPr>
                  <w:rFonts w:hint="eastAsia"/>
                  <w:rPrChange w:id="50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폭은</w:t>
              </w:r>
              <w:r>
                <w:rPr>
                  <w:rPrChange w:id="50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13~255usec 범위에서 1usec 단위로 조정이 가능해야한다.</w:t>
              </w:r>
            </w:ins>
          </w:p>
        </w:tc>
        <w:tc>
          <w:tcPr>
            <w:tcW w:w="3917" w:type="dxa"/>
            <w:tcPrChange w:id="507" w:author="김은수" w:date="2026-10-01T06:57:00Z">
              <w:tcPr>
                <w:tcW w:w="3827" w:type="dxa"/>
              </w:tcPr>
            </w:tcPrChange>
          </w:tcPr>
          <w:p w14:paraId="03B9D962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508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50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510" w:author="김은수" w:date="2026-09-29T18:27:00Z" w16du:dateUtc="2026-09-29T09:27:00Z">
              <w:r w:rsidRPr="00C34F72">
                <w:rPr>
                  <w:lang w:val="en-US"/>
                  <w:rPrChange w:id="511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512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085F97" w14:paraId="27F9D107" w14:textId="77777777" w:rsidTr="00CC0AAE">
        <w:trPr>
          <w:cantSplit/>
          <w:del w:id="513" w:author="김은수" w:date="2026-10-12T00:19:00Z"/>
          <w:trPrChange w:id="51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515" w:author="김은수" w:date="2026-10-01T06:57:00Z">
              <w:tcPr>
                <w:tcW w:w="1762" w:type="dxa"/>
              </w:tcPr>
            </w:tcPrChange>
          </w:tcPr>
          <w:p w14:paraId="0BBBA120" w14:textId="77777777" w:rsidR="002E582F" w:rsidRPr="00850940" w:rsidRDefault="00617422">
            <w:pPr>
              <w:pStyle w:val="TDCe"/>
              <w:pPrChange w:id="516" w:author="김은수" w:date="2026-10-01T06:57:00Z">
                <w:pPr/>
              </w:pPrChange>
            </w:pPr>
            <w:r>
              <w:rPr>
                <w:rPrChange w:id="51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SW-FW-RID-7</w:t>
            </w:r>
          </w:p>
        </w:tc>
        <w:tc>
          <w:tcPr>
            <w:tcW w:w="3917" w:type="dxa"/>
            <w:tcPrChange w:id="518" w:author="김은수" w:date="2026-10-01T06:57:00Z">
              <w:tcPr>
                <w:tcW w:w="3827" w:type="dxa"/>
              </w:tcPr>
            </w:tcPrChange>
          </w:tcPr>
          <w:p w14:paraId="3820FF06" w14:textId="77777777" w:rsidR="002E582F" w:rsidRPr="00895B94" w:rsidRDefault="00196B14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51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520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자극 최대 전하량 제한</w:delText>
              </w:r>
            </w:del>
            <w:ins w:id="521" w:author="김은수" w:date="2026-09-29T18:27:00Z" w16du:dateUtc="2026-09-29T09:27:00Z">
              <w:r w:rsidR="005C1023">
                <w:rPr>
                  <w:rFonts w:hint="eastAsia"/>
                  <w:rPrChange w:id="52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인공와우</w:t>
              </w:r>
              <w:r w:rsidR="005C1023">
                <w:rPr>
                  <w:rPrChange w:id="52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내부기 시스템의 전극에서 출력되는 최대 전하량이 안전치를 초과하지 않도록 펄스폭에 따라 최종 자극 크기의 제한이 필요하다.</w:t>
              </w:r>
            </w:ins>
          </w:p>
        </w:tc>
        <w:tc>
          <w:tcPr>
            <w:tcW w:w="3917" w:type="dxa"/>
            <w:tcPrChange w:id="524" w:author="김은수" w:date="2026-10-01T06:57:00Z">
              <w:tcPr>
                <w:tcW w:w="3827" w:type="dxa"/>
              </w:tcPr>
            </w:tcPrChange>
          </w:tcPr>
          <w:p w14:paraId="64E45E12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525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52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527" w:author="김은수" w:date="2026-09-29T18:27:00Z" w16du:dateUtc="2026-09-29T09:27:00Z">
              <w:r w:rsidRPr="00C34F72">
                <w:rPr>
                  <w:lang w:val="en-US"/>
                  <w:rPrChange w:id="528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529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085F97" w14:paraId="658C0CCE" w14:textId="77777777" w:rsidTr="00CC0AAE">
        <w:trPr>
          <w:cantSplit/>
          <w:del w:id="530" w:author="김은수" w:date="2026-10-12T00:19:00Z"/>
          <w:trPrChange w:id="53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532" w:author="김은수" w:date="2026-10-01T06:57:00Z">
              <w:tcPr>
                <w:tcW w:w="1762" w:type="dxa"/>
              </w:tcPr>
            </w:tcPrChange>
          </w:tcPr>
          <w:p w14:paraId="35D4B004" w14:textId="77777777" w:rsidR="002E582F" w:rsidRPr="00850940" w:rsidRDefault="00617422">
            <w:pPr>
              <w:pStyle w:val="TDCe"/>
              <w:pPrChange w:id="533" w:author="김은수" w:date="2026-10-01T06:57:00Z">
                <w:pPr/>
              </w:pPrChange>
            </w:pPr>
            <w:r>
              <w:rPr>
                <w:rPrChange w:id="53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SW-FW-RID-8</w:t>
            </w:r>
          </w:p>
        </w:tc>
        <w:tc>
          <w:tcPr>
            <w:tcW w:w="3917" w:type="dxa"/>
            <w:tcPrChange w:id="535" w:author="김은수" w:date="2026-10-01T06:57:00Z">
              <w:tcPr>
                <w:tcW w:w="3827" w:type="dxa"/>
              </w:tcPr>
            </w:tcPrChange>
          </w:tcPr>
          <w:p w14:paraId="3B716551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53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53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AGC</w:t>
            </w:r>
            <w:del w:id="538" w:author="김은수" w:date="2026-09-29T18:27:00Z" w16du:dateUtc="2026-09-29T09:27:00Z">
              <w:r w:rsidR="00196B14">
                <w:rPr>
                  <w:rFonts w:asciiTheme="minorEastAsia" w:hAnsiTheme="minorEastAsia" w:cs="Times New Roman"/>
                </w:rPr>
                <w:delText xml:space="preserve"> </w:delText>
              </w:r>
              <w:r w:rsidR="00196B14">
                <w:rPr>
                  <w:rFonts w:asciiTheme="minorEastAsia" w:hAnsiTheme="minorEastAsia" w:cs="Times New Roman" w:hint="eastAsia"/>
                </w:rPr>
                <w:delText>볼륨</w:delText>
              </w:r>
            </w:del>
            <w:ins w:id="539" w:author="김은수" w:date="2026-09-29T18:27:00Z" w16du:dateUtc="2026-09-29T09:27:00Z">
              <w:r>
                <w:rPr>
                  <w:rFonts w:hint="eastAsia"/>
                  <w:rPrChange w:id="54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를</w:t>
              </w:r>
              <w:r>
                <w:rPr>
                  <w:rPrChange w:id="54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사용한 감도 조절</w:t>
              </w:r>
            </w:ins>
            <w:r>
              <w:rPr>
                <w:rPrChange w:id="54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10단계</w:t>
            </w:r>
          </w:p>
        </w:tc>
        <w:tc>
          <w:tcPr>
            <w:tcW w:w="3917" w:type="dxa"/>
            <w:tcPrChange w:id="543" w:author="김은수" w:date="2026-10-01T06:57:00Z">
              <w:tcPr>
                <w:tcW w:w="3827" w:type="dxa"/>
              </w:tcPr>
            </w:tcPrChange>
          </w:tcPr>
          <w:p w14:paraId="0848A26E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544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54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546" w:author="김은수" w:date="2026-09-29T18:27:00Z" w16du:dateUtc="2026-09-29T09:27:00Z">
              <w:r w:rsidRPr="00C34F72">
                <w:rPr>
                  <w:lang w:val="en-US"/>
                  <w:rPrChange w:id="547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</w:t>
              </w:r>
            </w:ins>
            <w:r w:rsidRPr="00C34F72">
              <w:rPr>
                <w:lang w:val="en-US"/>
                <w:rPrChange w:id="548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Signal Processing Module</w:t>
            </w:r>
            <w:ins w:id="549" w:author="김은수" w:date="2026-09-29T18:27:00Z" w16du:dateUtc="2026-09-29T09:27:00Z">
              <w:r w:rsidRPr="00C34F72">
                <w:rPr>
                  <w:lang w:val="en-US"/>
                  <w:rPrChange w:id="550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System Control Module</w:t>
              </w:r>
            </w:ins>
          </w:p>
        </w:tc>
      </w:tr>
      <w:tr w:rsidR="002E582F" w:rsidRPr="00085F97" w14:paraId="6FB9EEBD" w14:textId="77777777" w:rsidTr="00CC0AAE">
        <w:trPr>
          <w:cantSplit/>
          <w:del w:id="551" w:author="김은수" w:date="2026-10-12T00:19:00Z"/>
          <w:trPrChange w:id="55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553" w:author="김은수" w:date="2026-10-01T06:57:00Z">
              <w:tcPr>
                <w:tcW w:w="1762" w:type="dxa"/>
              </w:tcPr>
            </w:tcPrChange>
          </w:tcPr>
          <w:p w14:paraId="48D4398A" w14:textId="77777777" w:rsidR="002E582F" w:rsidRPr="00850940" w:rsidRDefault="00617422">
            <w:pPr>
              <w:pStyle w:val="TDCe"/>
              <w:pPrChange w:id="554" w:author="김은수" w:date="2026-10-01T06:57:00Z">
                <w:pPr/>
              </w:pPrChange>
            </w:pPr>
            <w:r>
              <w:rPr>
                <w:rPrChange w:id="55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SW-FW-RID-9</w:t>
            </w:r>
          </w:p>
        </w:tc>
        <w:tc>
          <w:tcPr>
            <w:tcW w:w="3917" w:type="dxa"/>
            <w:tcPrChange w:id="556" w:author="김은수" w:date="2026-10-01T06:57:00Z">
              <w:tcPr>
                <w:tcW w:w="3827" w:type="dxa"/>
              </w:tcPr>
            </w:tcPrChange>
          </w:tcPr>
          <w:p w14:paraId="10B042E5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55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55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FFT </w:t>
            </w:r>
            <w:del w:id="559" w:author="김은수" w:date="2026-09-29T18:27:00Z" w16du:dateUtc="2026-09-29T09:27:00Z">
              <w:r w:rsidR="00196B14">
                <w:rPr>
                  <w:rFonts w:asciiTheme="minorEastAsia" w:hAnsiTheme="minorEastAsia" w:cs="Times New Roman" w:hint="eastAsia"/>
                </w:rPr>
                <w:delText>주파수 분석</w:delText>
              </w:r>
            </w:del>
            <w:ins w:id="560" w:author="김은수" w:date="2026-09-29T18:27:00Z" w16du:dateUtc="2026-09-29T09:27:00Z">
              <w:r>
                <w:rPr>
                  <w:rFonts w:hint="eastAsia"/>
                  <w:rPrChange w:id="56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방식으로</w:t>
              </w:r>
              <w:r>
                <w:rPr>
                  <w:rPrChange w:id="56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신호의 주파수를 성분을 분석한다.</w:t>
              </w:r>
            </w:ins>
          </w:p>
        </w:tc>
        <w:tc>
          <w:tcPr>
            <w:tcW w:w="3917" w:type="dxa"/>
            <w:tcPrChange w:id="563" w:author="김은수" w:date="2026-10-01T06:57:00Z">
              <w:tcPr>
                <w:tcW w:w="3827" w:type="dxa"/>
              </w:tcPr>
            </w:tcPrChange>
          </w:tcPr>
          <w:p w14:paraId="550303E9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564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56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566" w:author="김은수" w:date="2026-09-29T18:27:00Z" w16du:dateUtc="2026-09-29T09:27:00Z">
              <w:r w:rsidRPr="00C34F72">
                <w:rPr>
                  <w:lang w:val="en-US"/>
                  <w:rPrChange w:id="567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</w:t>
              </w:r>
            </w:ins>
            <w:r w:rsidRPr="00C34F72">
              <w:rPr>
                <w:lang w:val="en-US"/>
                <w:rPrChange w:id="568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Signal Processing Module</w:t>
            </w:r>
            <w:ins w:id="569" w:author="김은수" w:date="2026-09-29T18:27:00Z" w16du:dateUtc="2026-09-29T09:27:00Z">
              <w:r w:rsidRPr="00C34F72">
                <w:rPr>
                  <w:lang w:val="en-US"/>
                  <w:rPrChange w:id="570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System Control Module</w:t>
              </w:r>
            </w:ins>
          </w:p>
        </w:tc>
      </w:tr>
      <w:tr w:rsidR="002E582F" w:rsidRPr="00085F97" w14:paraId="019E02A9" w14:textId="77777777" w:rsidTr="00CC0AAE">
        <w:trPr>
          <w:cantSplit/>
          <w:del w:id="571" w:author="김은수" w:date="2026-10-12T00:19:00Z"/>
          <w:trPrChange w:id="57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573" w:author="김은수" w:date="2026-10-01T06:57:00Z">
              <w:tcPr>
                <w:tcW w:w="1762" w:type="dxa"/>
              </w:tcPr>
            </w:tcPrChange>
          </w:tcPr>
          <w:p w14:paraId="4B08B47B" w14:textId="77777777" w:rsidR="002E582F" w:rsidRPr="00850940" w:rsidRDefault="00617422">
            <w:pPr>
              <w:pStyle w:val="TDCe"/>
              <w:pPrChange w:id="574" w:author="김은수" w:date="2026-10-01T06:57:00Z">
                <w:pPr/>
              </w:pPrChange>
            </w:pPr>
            <w:r>
              <w:rPr>
                <w:rPrChange w:id="57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SW-FW-RID-10</w:t>
            </w:r>
          </w:p>
        </w:tc>
        <w:tc>
          <w:tcPr>
            <w:tcW w:w="3917" w:type="dxa"/>
            <w:tcPrChange w:id="576" w:author="김은수" w:date="2026-10-01T06:57:00Z">
              <w:tcPr>
                <w:tcW w:w="3827" w:type="dxa"/>
              </w:tcPr>
            </w:tcPrChange>
          </w:tcPr>
          <w:p w14:paraId="2800BB36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57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578" w:author="김은수" w:date="2026-09-29T18:27:00Z" w16du:dateUtc="2026-09-29T09:27:00Z">
              <w:r>
                <w:rPr>
                  <w:rPrChange w:id="57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1~32채널의 대역수로 </w:t>
              </w:r>
            </w:ins>
            <w:r>
              <w:rPr>
                <w:rFonts w:hint="eastAsia"/>
                <w:rPrChange w:id="580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주파수</w:t>
            </w:r>
            <w:r>
              <w:rPr>
                <w:rPrChange w:id="58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582" w:author="김은수" w:date="2026-09-29T18:27:00Z" w16du:dateUtc="2026-09-29T09:27:00Z">
              <w:r w:rsidR="00196B14">
                <w:rPr>
                  <w:rFonts w:asciiTheme="minorEastAsia" w:hAnsiTheme="minorEastAsia" w:cs="Times New Roman" w:hint="eastAsia"/>
                </w:rPr>
                <w:delText xml:space="preserve">분석 대역수(최대 </w:delText>
              </w:r>
              <w:r w:rsidR="00196B14">
                <w:rPr>
                  <w:rFonts w:asciiTheme="minorEastAsia" w:hAnsiTheme="minorEastAsia" w:cs="Times New Roman"/>
                </w:rPr>
                <w:delText>32</w:delText>
              </w:r>
              <w:r w:rsidR="00196B14">
                <w:rPr>
                  <w:rFonts w:asciiTheme="minorEastAsia" w:hAnsiTheme="minorEastAsia" w:cs="Times New Roman" w:hint="eastAsia"/>
                </w:rPr>
                <w:delText>개)</w:delText>
              </w:r>
            </w:del>
            <w:ins w:id="583" w:author="김은수" w:date="2026-09-29T18:27:00Z" w16du:dateUtc="2026-09-29T09:27:00Z">
              <w:r>
                <w:rPr>
                  <w:rFonts w:hint="eastAsia"/>
                  <w:rPrChange w:id="584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분석이</w:t>
              </w:r>
              <w:r>
                <w:rPr>
                  <w:rPrChange w:id="58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가능해야한다.</w:t>
              </w:r>
            </w:ins>
          </w:p>
        </w:tc>
        <w:tc>
          <w:tcPr>
            <w:tcW w:w="3917" w:type="dxa"/>
            <w:tcPrChange w:id="586" w:author="김은수" w:date="2026-10-01T06:57:00Z">
              <w:tcPr>
                <w:tcW w:w="3827" w:type="dxa"/>
              </w:tcPr>
            </w:tcPrChange>
          </w:tcPr>
          <w:p w14:paraId="3F1AC901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587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58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589" w:author="김은수" w:date="2026-09-29T18:27:00Z" w16du:dateUtc="2026-09-29T09:27:00Z">
              <w:r w:rsidRPr="00C34F72">
                <w:rPr>
                  <w:lang w:val="en-US"/>
                  <w:rPrChange w:id="590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</w:t>
              </w:r>
            </w:ins>
            <w:r w:rsidRPr="00C34F72">
              <w:rPr>
                <w:lang w:val="en-US"/>
                <w:rPrChange w:id="591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Signal Processing Module</w:t>
            </w:r>
            <w:ins w:id="592" w:author="김은수" w:date="2026-09-29T18:27:00Z" w16du:dateUtc="2026-09-29T09:27:00Z">
              <w:r w:rsidRPr="00C34F72">
                <w:rPr>
                  <w:lang w:val="en-US"/>
                  <w:rPrChange w:id="593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System Control Module</w:t>
              </w:r>
            </w:ins>
          </w:p>
        </w:tc>
      </w:tr>
      <w:tr w:rsidR="002E582F" w:rsidRPr="00085F97" w14:paraId="474B1BC1" w14:textId="77777777" w:rsidTr="00CC0AAE">
        <w:trPr>
          <w:cantSplit/>
          <w:del w:id="594" w:author="김은수" w:date="2026-10-12T00:19:00Z"/>
          <w:trPrChange w:id="59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596" w:author="김은수" w:date="2026-10-01T06:57:00Z">
              <w:tcPr>
                <w:tcW w:w="1762" w:type="dxa"/>
              </w:tcPr>
            </w:tcPrChange>
          </w:tcPr>
          <w:p w14:paraId="25D8B1F6" w14:textId="77777777" w:rsidR="002E582F" w:rsidRPr="00850940" w:rsidRDefault="00617422">
            <w:pPr>
              <w:pStyle w:val="TDCe"/>
              <w:pPrChange w:id="597" w:author="김은수" w:date="2026-10-01T06:57:00Z">
                <w:pPr/>
              </w:pPrChange>
            </w:pPr>
            <w:r>
              <w:rPr>
                <w:rPrChange w:id="59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SW-FW-RID-11</w:t>
            </w:r>
          </w:p>
        </w:tc>
        <w:tc>
          <w:tcPr>
            <w:tcW w:w="3917" w:type="dxa"/>
            <w:tcPrChange w:id="599" w:author="김은수" w:date="2026-10-01T06:57:00Z">
              <w:tcPr>
                <w:tcW w:w="3827" w:type="dxa"/>
              </w:tcPr>
            </w:tcPrChange>
          </w:tcPr>
          <w:p w14:paraId="052FF66D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60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601" w:author="김은수" w:date="2026-09-29T18:27:00Z" w16du:dateUtc="2026-09-29T09:27:00Z">
              <w:r>
                <w:rPr>
                  <w:rFonts w:hint="eastAsia"/>
                  <w:rPrChange w:id="60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필수</w:t>
              </w:r>
              <w:r>
                <w:rPr>
                  <w:rPrChange w:id="60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: </w:t>
              </w:r>
            </w:ins>
            <w:r>
              <w:rPr>
                <w:rPrChange w:id="604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CIS</w:t>
            </w:r>
            <w:del w:id="605" w:author="김은수" w:date="2026-09-29T18:27:00Z" w16du:dateUtc="2026-09-29T09:27:00Z">
              <w:r w:rsidR="00196B14">
                <w:rPr>
                  <w:rFonts w:asciiTheme="minorEastAsia" w:hAnsiTheme="minorEastAsia" w:cs="Times New Roman"/>
                </w:rPr>
                <w:delText xml:space="preserve"> </w:delText>
              </w:r>
              <w:r w:rsidR="00196B14">
                <w:rPr>
                  <w:rFonts w:asciiTheme="minorEastAsia" w:hAnsiTheme="minorEastAsia" w:cs="Times New Roman" w:hint="eastAsia"/>
                </w:rPr>
                <w:delText>자극 기법</w:delText>
              </w:r>
            </w:del>
            <w:ins w:id="606" w:author="김은수" w:date="2026-09-29T18:27:00Z" w16du:dateUtc="2026-09-29T09:27:00Z">
              <w:r>
                <w:rPr>
                  <w:rPrChange w:id="60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, 옵션 : N-of-M</w:t>
              </w:r>
            </w:ins>
          </w:p>
        </w:tc>
        <w:tc>
          <w:tcPr>
            <w:tcW w:w="3917" w:type="dxa"/>
            <w:tcPrChange w:id="608" w:author="김은수" w:date="2026-10-01T06:57:00Z">
              <w:tcPr>
                <w:tcW w:w="3827" w:type="dxa"/>
              </w:tcPr>
            </w:tcPrChange>
          </w:tcPr>
          <w:p w14:paraId="1C0D5A3A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609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61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611" w:author="김은수" w:date="2026-09-29T18:27:00Z" w16du:dateUtc="2026-09-29T09:27:00Z">
              <w:r w:rsidRPr="00C34F72">
                <w:rPr>
                  <w:lang w:val="en-US"/>
                  <w:rPrChange w:id="612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delText>Internal Stimulation Device Execution</w:delText>
              </w:r>
            </w:del>
            <w:ins w:id="613" w:author="김은수" w:date="2026-09-29T18:27:00Z" w16du:dateUtc="2026-09-29T09:27:00Z">
              <w:r w:rsidRPr="00C34F72">
                <w:rPr>
                  <w:lang w:val="en-US"/>
                  <w:rPrChange w:id="614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CFX Signal Processing Module / System Control</w:t>
              </w:r>
            </w:ins>
            <w:r w:rsidRPr="00C34F72">
              <w:rPr>
                <w:lang w:val="en-US"/>
                <w:rPrChange w:id="615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Module</w:t>
            </w:r>
          </w:p>
        </w:tc>
      </w:tr>
      <w:tr w:rsidR="002E582F" w:rsidRPr="00085F97" w14:paraId="57BB4E32" w14:textId="77777777" w:rsidTr="00CC0AAE">
        <w:trPr>
          <w:cantSplit/>
          <w:del w:id="616" w:author="김은수" w:date="2026-10-12T00:19:00Z"/>
          <w:trPrChange w:id="61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618" w:author="김은수" w:date="2026-10-01T06:57:00Z">
              <w:tcPr>
                <w:tcW w:w="1762" w:type="dxa"/>
              </w:tcPr>
            </w:tcPrChange>
          </w:tcPr>
          <w:p w14:paraId="2774918B" w14:textId="77777777" w:rsidR="002E582F" w:rsidRPr="00850940" w:rsidRDefault="00617422">
            <w:pPr>
              <w:pStyle w:val="TDCe"/>
              <w:pPrChange w:id="619" w:author="김은수" w:date="2026-10-01T06:57:00Z">
                <w:pPr/>
              </w:pPrChange>
            </w:pPr>
            <w:r>
              <w:rPr>
                <w:rPrChange w:id="62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SW-FW-RID-12</w:t>
            </w:r>
          </w:p>
        </w:tc>
        <w:tc>
          <w:tcPr>
            <w:tcW w:w="3917" w:type="dxa"/>
            <w:tcPrChange w:id="621" w:author="김은수" w:date="2026-10-01T06:57:00Z">
              <w:tcPr>
                <w:tcW w:w="3827" w:type="dxa"/>
              </w:tcPr>
            </w:tcPrChange>
          </w:tcPr>
          <w:p w14:paraId="3E005C29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62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62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신호처리 주기</w:delText>
              </w:r>
            </w:del>
            <w:ins w:id="624" w:author="김은수" w:date="2026-09-29T18:27:00Z" w16du:dateUtc="2026-09-29T09:27:00Z">
              <w:r w:rsidR="005C1023">
                <w:rPr>
                  <w:rFonts w:hint="eastAsia"/>
                  <w:rPrChange w:id="62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사운드</w:t>
              </w:r>
              <w:r w:rsidR="005C1023">
                <w:rPr>
                  <w:rPrChange w:id="62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처리 주기는 1 ms 이하이어야 한다.</w:t>
              </w:r>
            </w:ins>
          </w:p>
        </w:tc>
        <w:tc>
          <w:tcPr>
            <w:tcW w:w="3917" w:type="dxa"/>
            <w:tcPrChange w:id="627" w:author="김은수" w:date="2026-10-01T06:57:00Z">
              <w:tcPr>
                <w:tcW w:w="3827" w:type="dxa"/>
              </w:tcPr>
            </w:tcPrChange>
          </w:tcPr>
          <w:p w14:paraId="2EDC627E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628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62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630" w:author="김은수" w:date="2026-09-29T18:27:00Z" w16du:dateUtc="2026-09-29T09:27:00Z">
              <w:r w:rsidRPr="00C34F72">
                <w:rPr>
                  <w:lang w:val="en-US"/>
                  <w:rPrChange w:id="631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</w:t>
              </w:r>
            </w:ins>
            <w:r w:rsidRPr="00C34F72">
              <w:rPr>
                <w:lang w:val="en-US"/>
                <w:rPrChange w:id="632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Signal Processing Module</w:t>
            </w:r>
            <w:ins w:id="633" w:author="김은수" w:date="2026-09-29T18:27:00Z" w16du:dateUtc="2026-09-29T09:27:00Z">
              <w:r w:rsidRPr="00C34F72">
                <w:rPr>
                  <w:lang w:val="en-US"/>
                  <w:rPrChange w:id="634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System Control Module</w:t>
              </w:r>
            </w:ins>
          </w:p>
        </w:tc>
      </w:tr>
      <w:tr w:rsidR="002E582F" w:rsidRPr="00085F97" w14:paraId="49A41558" w14:textId="77777777" w:rsidTr="00CC0AAE">
        <w:trPr>
          <w:cantSplit/>
          <w:del w:id="635" w:author="김은수" w:date="2026-10-12T00:19:00Z"/>
          <w:trPrChange w:id="63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637" w:author="김은수" w:date="2026-10-01T06:57:00Z">
              <w:tcPr>
                <w:tcW w:w="1762" w:type="dxa"/>
              </w:tcPr>
            </w:tcPrChange>
          </w:tcPr>
          <w:p w14:paraId="47B3A683" w14:textId="77777777" w:rsidR="002E582F" w:rsidRPr="00850940" w:rsidRDefault="00617422">
            <w:pPr>
              <w:pStyle w:val="TDCe"/>
              <w:pPrChange w:id="638" w:author="김은수" w:date="2026-10-01T06:57:00Z">
                <w:pPr/>
              </w:pPrChange>
            </w:pPr>
            <w:r>
              <w:rPr>
                <w:rPrChange w:id="63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SW-FW-RID-13</w:t>
            </w:r>
          </w:p>
        </w:tc>
        <w:tc>
          <w:tcPr>
            <w:tcW w:w="3917" w:type="dxa"/>
            <w:tcPrChange w:id="640" w:author="김은수" w:date="2026-10-01T06:57:00Z">
              <w:tcPr>
                <w:tcW w:w="3827" w:type="dxa"/>
              </w:tcPr>
            </w:tcPrChange>
          </w:tcPr>
          <w:p w14:paraId="5207BAF8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64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642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맵 데이터 개수(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>4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개)</w:delText>
              </w:r>
            </w:del>
            <w:ins w:id="643" w:author="김은수" w:date="2026-09-29T18:27:00Z" w16du:dateUtc="2026-09-29T09:27:00Z">
              <w:r w:rsidR="005C1023">
                <w:rPr>
                  <w:rPrChange w:id="64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4개의 맵 데이터를 사용할 수 있어야 한다.</w:t>
              </w:r>
            </w:ins>
          </w:p>
        </w:tc>
        <w:tc>
          <w:tcPr>
            <w:tcW w:w="3917" w:type="dxa"/>
            <w:tcPrChange w:id="645" w:author="김은수" w:date="2026-10-01T06:57:00Z">
              <w:tcPr>
                <w:tcW w:w="3827" w:type="dxa"/>
              </w:tcPr>
            </w:tcPrChange>
          </w:tcPr>
          <w:p w14:paraId="0D9C8B99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646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64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648" w:author="김은수" w:date="2026-09-29T18:27:00Z" w16du:dateUtc="2026-09-29T09:27:00Z">
              <w:r w:rsidRPr="00C34F72">
                <w:rPr>
                  <w:lang w:val="en-US"/>
                  <w:rPrChange w:id="649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650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085F97" w14:paraId="05C03642" w14:textId="77777777" w:rsidTr="00CC0AAE">
        <w:trPr>
          <w:cantSplit/>
          <w:del w:id="651" w:author="김은수" w:date="2026-10-12T00:19:00Z"/>
          <w:trPrChange w:id="65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653" w:author="김은수" w:date="2026-10-01T06:57:00Z">
              <w:tcPr>
                <w:tcW w:w="1762" w:type="dxa"/>
              </w:tcPr>
            </w:tcPrChange>
          </w:tcPr>
          <w:p w14:paraId="36D3A39E" w14:textId="77777777" w:rsidR="002E582F" w:rsidRPr="00850940" w:rsidRDefault="00617422">
            <w:pPr>
              <w:pStyle w:val="TDCe"/>
              <w:pPrChange w:id="654" w:author="김은수" w:date="2026-10-01T06:57:00Z">
                <w:pPr/>
              </w:pPrChange>
            </w:pPr>
            <w:r>
              <w:rPr>
                <w:rPrChange w:id="65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SW-FW-RID-14</w:t>
            </w:r>
          </w:p>
        </w:tc>
        <w:tc>
          <w:tcPr>
            <w:tcW w:w="3917" w:type="dxa"/>
            <w:tcPrChange w:id="656" w:author="김은수" w:date="2026-10-01T06:57:00Z">
              <w:tcPr>
                <w:tcW w:w="3827" w:type="dxa"/>
              </w:tcPr>
            </w:tcPrChange>
          </w:tcPr>
          <w:p w14:paraId="7038A549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65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658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>
              <w:rPr>
                <w:rPrChange w:id="65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660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볼륨</w:delText>
              </w:r>
            </w:del>
            <w:ins w:id="661" w:author="김은수" w:date="2026-09-29T18:27:00Z" w16du:dateUtc="2026-09-29T09:27:00Z">
              <w:r>
                <w:rPr>
                  <w:rFonts w:hint="eastAsia"/>
                  <w:rPrChange w:id="66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볼륨은</w:t>
              </w:r>
            </w:ins>
            <w:r>
              <w:rPr>
                <w:rPrChange w:id="66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4</w:t>
            </w:r>
            <w:del w:id="664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단계</w:delText>
              </w:r>
            </w:del>
            <w:ins w:id="665" w:author="김은수" w:date="2026-09-29T18:27:00Z" w16du:dateUtc="2026-09-29T09:27:00Z">
              <w:r>
                <w:rPr>
                  <w:rFonts w:hint="eastAsia"/>
                  <w:rPrChange w:id="66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단계로</w:t>
              </w:r>
              <w:r>
                <w:rPr>
                  <w:rPrChange w:id="66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조정 가능해야한다.</w:t>
              </w:r>
            </w:ins>
          </w:p>
        </w:tc>
        <w:tc>
          <w:tcPr>
            <w:tcW w:w="3917" w:type="dxa"/>
            <w:tcPrChange w:id="668" w:author="김은수" w:date="2026-10-01T06:57:00Z">
              <w:tcPr>
                <w:tcW w:w="3827" w:type="dxa"/>
              </w:tcPr>
            </w:tcPrChange>
          </w:tcPr>
          <w:p w14:paraId="4829C6E6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669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67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671" w:author="김은수" w:date="2026-09-29T18:27:00Z" w16du:dateUtc="2026-09-29T09:27:00Z">
              <w:r w:rsidRPr="00C34F72">
                <w:rPr>
                  <w:rFonts w:asciiTheme="minorEastAsia" w:hAnsiTheme="minorEastAsia" w:cs="Times New Roman"/>
                  <w:lang w:val="en-US"/>
                  <w:rPrChange w:id="672" w:author="김은수" w:date="2026-10-01T16:26:00Z" w16du:dateUtc="2026-10-01T07:26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delText>Signal Processing Module</w:delText>
              </w:r>
            </w:del>
            <w:ins w:id="673" w:author="김은수" w:date="2026-09-29T18:27:00Z" w16du:dateUtc="2026-09-29T09:27:00Z">
              <w:r w:rsidRPr="00C34F72">
                <w:rPr>
                  <w:lang w:val="en-US"/>
                  <w:rPrChange w:id="674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085F97" w14:paraId="42B06A82" w14:textId="77777777" w:rsidTr="00CC0AAE">
        <w:trPr>
          <w:cantSplit/>
          <w:del w:id="692" w:author="김은수" w:date="2026-10-12T00:19:00Z"/>
          <w:trPrChange w:id="69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694" w:author="김은수" w:date="2026-10-01T06:57:00Z">
              <w:tcPr>
                <w:tcW w:w="1762" w:type="dxa"/>
              </w:tcPr>
            </w:tcPrChange>
          </w:tcPr>
          <w:p w14:paraId="19CEFD4B" w14:textId="77777777" w:rsidR="002E582F" w:rsidRPr="00850940" w:rsidRDefault="00617422">
            <w:pPr>
              <w:pStyle w:val="TDCe"/>
              <w:pPrChange w:id="695" w:author="김은수" w:date="2026-10-01T06:57:00Z">
                <w:pPr/>
              </w:pPrChange>
            </w:pPr>
            <w:r>
              <w:rPr>
                <w:rPrChange w:id="69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SW-FW-RID-16</w:t>
            </w:r>
          </w:p>
        </w:tc>
        <w:tc>
          <w:tcPr>
            <w:tcW w:w="3917" w:type="dxa"/>
            <w:tcPrChange w:id="697" w:author="김은수" w:date="2026-10-01T06:57:00Z">
              <w:tcPr>
                <w:tcW w:w="3827" w:type="dxa"/>
              </w:tcPr>
            </w:tcPrChange>
          </w:tcPr>
          <w:p w14:paraId="34D7E578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69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699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사운드</w:delText>
              </w:r>
            </w:del>
            <w:ins w:id="700" w:author="김은수" w:date="2026-09-29T18:27:00Z" w16du:dateUtc="2026-09-29T09:27:00Z">
              <w:r w:rsidR="005C1023">
                <w:rPr>
                  <w:rPrChange w:id="70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8kHz 오디오 신호를</w:t>
              </w:r>
            </w:ins>
            <w:r w:rsidR="005C1023">
              <w:rPr>
                <w:rPrChange w:id="70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입력 </w:t>
            </w:r>
            <w:del w:id="70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주파수 최대 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>8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k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>Hz</w:delText>
              </w:r>
            </w:del>
            <w:ins w:id="704" w:author="김은수" w:date="2026-09-29T18:27:00Z" w16du:dateUtc="2026-09-29T09:27:00Z">
              <w:r w:rsidR="005C1023">
                <w:rPr>
                  <w:rFonts w:hint="eastAsia"/>
                  <w:rPrChange w:id="70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받을</w:t>
              </w:r>
              <w:r w:rsidR="005C1023">
                <w:rPr>
                  <w:rPrChange w:id="70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수 있어야 한다.</w:t>
              </w:r>
            </w:ins>
          </w:p>
        </w:tc>
        <w:tc>
          <w:tcPr>
            <w:tcW w:w="3917" w:type="dxa"/>
            <w:tcPrChange w:id="707" w:author="김은수" w:date="2026-10-01T06:57:00Z">
              <w:tcPr>
                <w:tcW w:w="3827" w:type="dxa"/>
              </w:tcPr>
            </w:tcPrChange>
          </w:tcPr>
          <w:p w14:paraId="598AF39B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708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70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710" w:author="김은수" w:date="2026-09-29T18:27:00Z" w16du:dateUtc="2026-09-29T09:27:00Z">
              <w:r w:rsidRPr="00C34F72">
                <w:rPr>
                  <w:lang w:val="en-US"/>
                  <w:rPrChange w:id="711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Signal Processing Module / </w:t>
              </w:r>
            </w:ins>
            <w:r w:rsidRPr="00C34F72">
              <w:rPr>
                <w:lang w:val="en-US"/>
                <w:rPrChange w:id="712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085F97" w14:paraId="5D877970" w14:textId="77777777" w:rsidTr="00CC0AAE">
        <w:trPr>
          <w:cantSplit/>
          <w:del w:id="713" w:author="김은수" w:date="2026-10-12T00:19:00Z"/>
          <w:trPrChange w:id="71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715" w:author="김은수" w:date="2026-10-01T06:57:00Z">
              <w:tcPr>
                <w:tcW w:w="1762" w:type="dxa"/>
              </w:tcPr>
            </w:tcPrChange>
          </w:tcPr>
          <w:p w14:paraId="04F2D7F8" w14:textId="77777777" w:rsidR="002E582F" w:rsidRPr="00850940" w:rsidRDefault="00617422">
            <w:pPr>
              <w:pStyle w:val="TDCe"/>
              <w:pPrChange w:id="716" w:author="김은수" w:date="2026-10-01T06:57:00Z">
                <w:pPr/>
              </w:pPrChange>
            </w:pPr>
            <w:r>
              <w:rPr>
                <w:rPrChange w:id="71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SW-FW-RID-17</w:t>
            </w:r>
          </w:p>
        </w:tc>
        <w:tc>
          <w:tcPr>
            <w:tcW w:w="3917" w:type="dxa"/>
            <w:tcPrChange w:id="718" w:author="김은수" w:date="2026-10-01T06:57:00Z">
              <w:tcPr>
                <w:tcW w:w="3827" w:type="dxa"/>
              </w:tcPr>
            </w:tcPrChange>
          </w:tcPr>
          <w:p w14:paraId="7353F74B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1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720" w:author="김은수" w:date="2026-09-29T18:27:00Z" w16du:dateUtc="2026-09-29T09:27:00Z">
              <w:r>
                <w:rPr>
                  <w:rFonts w:hint="eastAsia"/>
                  <w:rPrChange w:id="72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오디오</w:t>
              </w:r>
              <w:r>
                <w:rPr>
                  <w:rPrChange w:id="72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신호처리의 최종 출력은 </w:t>
              </w:r>
            </w:ins>
            <w:r>
              <w:rPr>
                <w:rPrChange w:id="72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PCM </w:t>
            </w:r>
            <w:del w:id="724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</w:rPr>
                <w:delText>출력(</w:delText>
              </w:r>
            </w:del>
            <w:ins w:id="725" w:author="김은수" w:date="2026-09-29T18:27:00Z" w16du:dateUtc="2026-09-29T09:27:00Z">
              <w:r>
                <w:rPr>
                  <w:rFonts w:hint="eastAsia"/>
                  <w:rPrChange w:id="72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데이터로</w:t>
              </w:r>
              <w:r>
                <w:rPr>
                  <w:rPrChange w:id="72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변환되어 </w:t>
              </w:r>
            </w:ins>
            <w:r>
              <w:rPr>
                <w:rPrChange w:id="72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FPGA</w:t>
            </w:r>
            <w:del w:id="729" w:author="김은수" w:date="2026-09-29T18:27:00Z" w16du:dateUtc="2026-09-29T09:27:00Z">
              <w:r w:rsidR="00AE4A56">
                <w:rPr>
                  <w:rFonts w:asciiTheme="minorEastAsia" w:hAnsiTheme="minorEastAsia" w:cs="Times New Roman"/>
                </w:rPr>
                <w:delText xml:space="preserve"> </w:delText>
              </w:r>
              <w:r w:rsidR="00AE4A56">
                <w:rPr>
                  <w:rFonts w:asciiTheme="minorEastAsia" w:hAnsiTheme="minorEastAsia" w:cs="Times New Roman" w:hint="eastAsia"/>
                </w:rPr>
                <w:delText>입력)</w:delText>
              </w:r>
            </w:del>
            <w:ins w:id="730" w:author="김은수" w:date="2026-09-29T18:27:00Z" w16du:dateUtc="2026-09-29T09:27:00Z">
              <w:r>
                <w:rPr>
                  <w:rFonts w:hint="eastAsia"/>
                  <w:rPrChange w:id="73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에</w:t>
              </w:r>
              <w:r>
                <w:rPr>
                  <w:rPrChange w:id="73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전달되어야 한다.</w:t>
              </w:r>
            </w:ins>
          </w:p>
        </w:tc>
        <w:tc>
          <w:tcPr>
            <w:tcW w:w="3917" w:type="dxa"/>
            <w:tcPrChange w:id="733" w:author="김은수" w:date="2026-10-01T06:57:00Z">
              <w:tcPr>
                <w:tcW w:w="3827" w:type="dxa"/>
              </w:tcPr>
            </w:tcPrChange>
          </w:tcPr>
          <w:p w14:paraId="7742ECE8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734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73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736" w:author="김은수" w:date="2026-09-29T18:27:00Z" w16du:dateUtc="2026-09-29T09:27:00Z">
              <w:r w:rsidRPr="00C34F72">
                <w:rPr>
                  <w:lang w:val="en-US"/>
                  <w:rPrChange w:id="737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738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085F97" w14:paraId="37853E1E" w14:textId="77777777" w:rsidTr="00CC0AAE">
        <w:trPr>
          <w:cantSplit/>
          <w:del w:id="739" w:author="김은수" w:date="2026-10-12T00:19:00Z"/>
          <w:trPrChange w:id="74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741" w:author="김은수" w:date="2026-10-01T06:57:00Z">
              <w:tcPr>
                <w:tcW w:w="1762" w:type="dxa"/>
              </w:tcPr>
            </w:tcPrChange>
          </w:tcPr>
          <w:p w14:paraId="314AB2F4" w14:textId="77777777" w:rsidR="002E582F" w:rsidRPr="00850940" w:rsidRDefault="00617422">
            <w:pPr>
              <w:pStyle w:val="TDCe"/>
              <w:pPrChange w:id="742" w:author="김은수" w:date="2026-10-01T06:57:00Z">
                <w:pPr/>
              </w:pPrChange>
            </w:pPr>
            <w:r>
              <w:rPr>
                <w:rPrChange w:id="74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SW-FW-RID-18</w:t>
            </w:r>
          </w:p>
        </w:tc>
        <w:tc>
          <w:tcPr>
            <w:tcW w:w="3917" w:type="dxa"/>
            <w:tcPrChange w:id="744" w:author="김은수" w:date="2026-10-01T06:57:00Z">
              <w:tcPr>
                <w:tcW w:w="3827" w:type="dxa"/>
              </w:tcPr>
            </w:tcPrChange>
          </w:tcPr>
          <w:p w14:paraId="19BFF862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4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746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매핑</w:t>
            </w:r>
            <w:r>
              <w:rPr>
                <w:rPrChange w:id="74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748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</w:rPr>
                <w:delText>데이터 기반</w:delText>
              </w:r>
            </w:del>
            <w:ins w:id="749" w:author="김은수" w:date="2026-09-29T18:27:00Z" w16du:dateUtc="2026-09-29T09:27:00Z">
              <w:r>
                <w:rPr>
                  <w:rFonts w:hint="eastAsia"/>
                  <w:rPrChange w:id="75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데이터에</w:t>
              </w:r>
              <w:r>
                <w:rPr>
                  <w:rPrChange w:id="75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기반하여 최종</w:t>
              </w:r>
            </w:ins>
            <w:r>
              <w:rPr>
                <w:rPrChange w:id="75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자극 </w:t>
            </w:r>
            <w:del w:id="753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</w:rPr>
                <w:delText>파라미터</w:delText>
              </w:r>
            </w:del>
            <w:ins w:id="754" w:author="김은수" w:date="2026-09-29T18:27:00Z" w16du:dateUtc="2026-09-29T09:27:00Z">
              <w:r>
                <w:rPr>
                  <w:rFonts w:hint="eastAsia"/>
                  <w:rPrChange w:id="75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파라미터가</w:t>
              </w:r>
              <w:r>
                <w:rPr>
                  <w:rPrChange w:id="75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생성되어야 한다.</w:t>
              </w:r>
            </w:ins>
          </w:p>
        </w:tc>
        <w:tc>
          <w:tcPr>
            <w:tcW w:w="3917" w:type="dxa"/>
            <w:tcPrChange w:id="757" w:author="김은수" w:date="2026-10-01T06:57:00Z">
              <w:tcPr>
                <w:tcW w:w="3827" w:type="dxa"/>
              </w:tcPr>
            </w:tcPrChange>
          </w:tcPr>
          <w:p w14:paraId="74A894DA" w14:textId="77777777" w:rsidR="00F802F9" w:rsidRDefault="00F802F9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58" w:author="김은수" w:date="2026-09-29T18:27:00Z" w16du:dateUtc="2026-09-29T09:27:00Z"/>
              </w:rPr>
            </w:pPr>
            <w:del w:id="759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Signal Processing Module</w:delText>
              </w:r>
            </w:del>
          </w:p>
          <w:p w14:paraId="02635374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760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76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762" w:author="김은수" w:date="2026-09-29T18:27:00Z" w16du:dateUtc="2026-09-29T09:27:00Z">
              <w:r w:rsidRPr="00C34F72">
                <w:rPr>
                  <w:lang w:val="en-US"/>
                  <w:rPrChange w:id="763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764" w:author="김은수" w:date="2026-10-01T16:26:00Z" w16du:dateUtc="2026-10-01T07:26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05402D82" w14:textId="77777777" w:rsidTr="00CC0AAE">
        <w:trPr>
          <w:cantSplit/>
          <w:del w:id="765" w:author="김은수" w:date="2026-10-12T00:19:00Z"/>
          <w:trPrChange w:id="76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767" w:author="김은수" w:date="2026-10-01T06:57:00Z">
              <w:tcPr>
                <w:tcW w:w="1762" w:type="dxa"/>
              </w:tcPr>
            </w:tcPrChange>
          </w:tcPr>
          <w:p w14:paraId="0DACC87D" w14:textId="77777777" w:rsidR="002E582F" w:rsidRPr="00850940" w:rsidRDefault="00617422">
            <w:pPr>
              <w:pStyle w:val="TDCe"/>
              <w:pPrChange w:id="768" w:author="김은수" w:date="2026-10-01T06:57:00Z">
                <w:pPr/>
              </w:pPrChange>
            </w:pPr>
            <w:r>
              <w:rPr>
                <w:rPrChange w:id="76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SW-FW-RID-19</w:t>
            </w:r>
          </w:p>
        </w:tc>
        <w:tc>
          <w:tcPr>
            <w:tcW w:w="3917" w:type="dxa"/>
            <w:tcPrChange w:id="770" w:author="김은수" w:date="2026-10-01T06:57:00Z">
              <w:tcPr>
                <w:tcW w:w="3827" w:type="dxa"/>
              </w:tcPr>
            </w:tcPrChange>
          </w:tcPr>
          <w:p w14:paraId="389427BF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7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772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가속도 센서 출력을 사용한 전원 모드 변경</w:delText>
              </w:r>
            </w:del>
            <w:ins w:id="773" w:author="김은수" w:date="2026-09-29T18:27:00Z" w16du:dateUtc="2026-09-29T09:27:00Z">
              <w:r w:rsidR="005C1023">
                <w:rPr>
                  <w:rFonts w:hint="eastAsia"/>
                  <w:rPrChange w:id="774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터치</w:t>
              </w:r>
              <w:r w:rsidR="005C1023">
                <w:rPr>
                  <w:rPrChange w:id="77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센서의 입력에 따라 전원 모드와 사용자 제어를 처리한다.</w:t>
              </w:r>
            </w:ins>
          </w:p>
        </w:tc>
        <w:tc>
          <w:tcPr>
            <w:tcW w:w="3917" w:type="dxa"/>
            <w:tcPrChange w:id="776" w:author="김은수" w:date="2026-10-01T06:57:00Z">
              <w:tcPr>
                <w:tcW w:w="3827" w:type="dxa"/>
              </w:tcPr>
            </w:tcPrChange>
          </w:tcPr>
          <w:p w14:paraId="26C5970A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7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778" w:author="김은수" w:date="2026-09-29T18:27:00Z" w16du:dateUtc="2026-09-29T09:27:00Z">
              <w:r>
                <w:rPr>
                  <w:rPrChange w:id="77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78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7A0D972A" w14:textId="77777777" w:rsidTr="00CC0AAE">
        <w:trPr>
          <w:cantSplit/>
          <w:del w:id="781" w:author="김은수" w:date="2026-10-12T00:19:00Z"/>
          <w:trPrChange w:id="78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783" w:author="김은수" w:date="2026-10-01T06:57:00Z">
              <w:tcPr>
                <w:tcW w:w="1762" w:type="dxa"/>
              </w:tcPr>
            </w:tcPrChange>
          </w:tcPr>
          <w:p w14:paraId="0A1E83A9" w14:textId="77777777" w:rsidR="002E582F" w:rsidRPr="00850940" w:rsidRDefault="00617422">
            <w:pPr>
              <w:pStyle w:val="TDCe"/>
              <w:pPrChange w:id="784" w:author="김은수" w:date="2026-10-01T06:57:00Z">
                <w:pPr/>
              </w:pPrChange>
            </w:pPr>
            <w:r>
              <w:rPr>
                <w:rPrChange w:id="78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SW-FW-RID-20</w:t>
            </w:r>
          </w:p>
        </w:tc>
        <w:tc>
          <w:tcPr>
            <w:tcW w:w="3917" w:type="dxa"/>
            <w:tcPrChange w:id="786" w:author="김은수" w:date="2026-10-01T06:57:00Z">
              <w:tcPr>
                <w:tcW w:w="3827" w:type="dxa"/>
              </w:tcPr>
            </w:tcPrChange>
          </w:tcPr>
          <w:p w14:paraId="4FAD9D0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8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788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외부기</w:t>
            </w:r>
            <w:r>
              <w:rPr>
                <w:rPrChange w:id="78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790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동작상태 </w:delText>
              </w:r>
              <w:r w:rsidR="00AE4A56">
                <w:rPr>
                  <w:rFonts w:asciiTheme="minorEastAsia" w:hAnsiTheme="minorEastAsia" w:cs="Times New Roman"/>
                  <w:color w:val="000000" w:themeColor="text1"/>
                </w:rPr>
                <w:delText xml:space="preserve">LED </w:delText>
              </w:r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출력</w:delText>
              </w:r>
            </w:del>
            <w:ins w:id="791" w:author="김은수" w:date="2026-09-29T18:27:00Z" w16du:dateUtc="2026-09-29T09:27:00Z">
              <w:r>
                <w:rPr>
                  <w:rFonts w:hint="eastAsia"/>
                  <w:rPrChange w:id="79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동작</w:t>
              </w:r>
              <w:r>
                <w:rPr>
                  <w:rPrChange w:id="79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상태를 표시한다.</w:t>
              </w:r>
            </w:ins>
          </w:p>
        </w:tc>
        <w:tc>
          <w:tcPr>
            <w:tcW w:w="3917" w:type="dxa"/>
            <w:tcPrChange w:id="794" w:author="김은수" w:date="2026-10-01T06:57:00Z">
              <w:tcPr>
                <w:tcW w:w="3827" w:type="dxa"/>
              </w:tcPr>
            </w:tcPrChange>
          </w:tcPr>
          <w:p w14:paraId="526EA71B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79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796" w:author="김은수" w:date="2026-09-29T18:27:00Z" w16du:dateUtc="2026-09-29T09:27:00Z">
              <w:r>
                <w:rPr>
                  <w:rPrChange w:id="79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79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614CAB15" w14:textId="77777777" w:rsidTr="00CC0AAE">
        <w:trPr>
          <w:cantSplit/>
          <w:del w:id="799" w:author="김은수" w:date="2026-10-12T00:19:00Z"/>
          <w:trPrChange w:id="80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801" w:author="김은수" w:date="2026-10-01T06:57:00Z">
              <w:tcPr>
                <w:tcW w:w="1762" w:type="dxa"/>
              </w:tcPr>
            </w:tcPrChange>
          </w:tcPr>
          <w:p w14:paraId="766D16B9" w14:textId="77777777" w:rsidR="002E582F" w:rsidRPr="00850940" w:rsidRDefault="00617422">
            <w:pPr>
              <w:pStyle w:val="TDCe"/>
              <w:pPrChange w:id="802" w:author="김은수" w:date="2026-10-01T06:57:00Z">
                <w:pPr/>
              </w:pPrChange>
            </w:pPr>
            <w:r>
              <w:rPr>
                <w:rPrChange w:id="80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SW-FW-RID-21</w:t>
            </w:r>
          </w:p>
        </w:tc>
        <w:tc>
          <w:tcPr>
            <w:tcW w:w="3917" w:type="dxa"/>
            <w:tcPrChange w:id="804" w:author="김은수" w:date="2026-10-01T06:57:00Z">
              <w:tcPr>
                <w:tcW w:w="3827" w:type="dxa"/>
              </w:tcPr>
            </w:tcPrChange>
          </w:tcPr>
          <w:p w14:paraId="520DA9C6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0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806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전원</w:t>
            </w:r>
            <w:r>
              <w:rPr>
                <w:rPrChange w:id="80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커넥터 연결 </w:t>
            </w:r>
            <w:del w:id="808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상태 </w:delText>
              </w:r>
              <w:r w:rsidR="00AE4A56">
                <w:rPr>
                  <w:rFonts w:asciiTheme="minorEastAsia" w:hAnsiTheme="minorEastAsia" w:cs="Times New Roman"/>
                  <w:color w:val="000000" w:themeColor="text1"/>
                </w:rPr>
                <w:delText xml:space="preserve">LED </w:delText>
              </w:r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출력</w:delText>
              </w:r>
            </w:del>
            <w:ins w:id="809" w:author="김은수" w:date="2026-09-29T18:27:00Z" w16du:dateUtc="2026-09-29T09:27:00Z">
              <w:r>
                <w:rPr>
                  <w:rFonts w:hint="eastAsia"/>
                  <w:rPrChange w:id="81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상태를</w:t>
              </w:r>
              <w:r>
                <w:rPr>
                  <w:rPrChange w:id="81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표시한다.</w:t>
              </w:r>
            </w:ins>
          </w:p>
        </w:tc>
        <w:tc>
          <w:tcPr>
            <w:tcW w:w="3917" w:type="dxa"/>
            <w:tcPrChange w:id="812" w:author="김은수" w:date="2026-10-01T06:57:00Z">
              <w:tcPr>
                <w:tcW w:w="3827" w:type="dxa"/>
              </w:tcPr>
            </w:tcPrChange>
          </w:tcPr>
          <w:p w14:paraId="7136E06D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1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814" w:author="김은수" w:date="2026-09-29T18:27:00Z" w16du:dateUtc="2026-09-29T09:27:00Z">
              <w:r>
                <w:rPr>
                  <w:rPrChange w:id="81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81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1161E84C" w14:textId="77777777" w:rsidTr="00CC0AAE">
        <w:trPr>
          <w:cantSplit/>
          <w:del w:id="817" w:author="김은수" w:date="2026-10-12T00:19:00Z"/>
          <w:trPrChange w:id="81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819" w:author="김은수" w:date="2026-10-01T06:57:00Z">
              <w:tcPr>
                <w:tcW w:w="1762" w:type="dxa"/>
              </w:tcPr>
            </w:tcPrChange>
          </w:tcPr>
          <w:p w14:paraId="554C3DA3" w14:textId="77777777" w:rsidR="002E582F" w:rsidRPr="00850940" w:rsidRDefault="00617422">
            <w:pPr>
              <w:pStyle w:val="TDCe"/>
              <w:pPrChange w:id="820" w:author="김은수" w:date="2026-10-01T06:57:00Z">
                <w:pPr/>
              </w:pPrChange>
            </w:pPr>
            <w:r>
              <w:rPr>
                <w:rPrChange w:id="82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SW-FW-RID-22</w:t>
            </w:r>
          </w:p>
        </w:tc>
        <w:tc>
          <w:tcPr>
            <w:tcW w:w="3917" w:type="dxa"/>
            <w:tcPrChange w:id="822" w:author="김은수" w:date="2026-10-01T06:57:00Z">
              <w:tcPr>
                <w:tcW w:w="3827" w:type="dxa"/>
              </w:tcPr>
            </w:tcPrChange>
          </w:tcPr>
          <w:p w14:paraId="68E57D77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2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824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배터리</w:t>
            </w:r>
            <w:r>
              <w:rPr>
                <w:rPrChange w:id="82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저전압 </w:t>
            </w:r>
            <w:del w:id="826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상태 </w:delText>
              </w:r>
              <w:r w:rsidR="00AE4A56">
                <w:rPr>
                  <w:rFonts w:asciiTheme="minorEastAsia" w:hAnsiTheme="minorEastAsia" w:cs="Times New Roman"/>
                  <w:color w:val="000000" w:themeColor="text1"/>
                </w:rPr>
                <w:delText xml:space="preserve">LED </w:delText>
              </w:r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출력</w:delText>
              </w:r>
            </w:del>
            <w:ins w:id="827" w:author="김은수" w:date="2026-09-29T18:27:00Z" w16du:dateUtc="2026-09-29T09:27:00Z">
              <w:r>
                <w:rPr>
                  <w:rFonts w:hint="eastAsia"/>
                  <w:rPrChange w:id="82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상태를</w:t>
              </w:r>
              <w:r>
                <w:rPr>
                  <w:rPrChange w:id="82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 표시한다.</w:t>
              </w:r>
            </w:ins>
          </w:p>
        </w:tc>
        <w:tc>
          <w:tcPr>
            <w:tcW w:w="3917" w:type="dxa"/>
            <w:tcPrChange w:id="830" w:author="김은수" w:date="2026-10-01T06:57:00Z">
              <w:tcPr>
                <w:tcW w:w="3827" w:type="dxa"/>
              </w:tcPr>
            </w:tcPrChange>
          </w:tcPr>
          <w:p w14:paraId="470B239C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3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832" w:author="김은수" w:date="2026-09-29T18:27:00Z" w16du:dateUtc="2026-09-29T09:27:00Z">
              <w:r>
                <w:rPr>
                  <w:rPrChange w:id="83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83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5FD96D92" w14:textId="77777777" w:rsidTr="00CC0AAE">
        <w:trPr>
          <w:cantSplit/>
          <w:del w:id="835" w:author="김은수" w:date="2026-10-12T00:19:00Z"/>
          <w:trPrChange w:id="83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837" w:author="김은수" w:date="2026-10-01T06:57:00Z">
              <w:tcPr>
                <w:tcW w:w="1762" w:type="dxa"/>
              </w:tcPr>
            </w:tcPrChange>
          </w:tcPr>
          <w:p w14:paraId="7419702A" w14:textId="77777777" w:rsidR="002E582F" w:rsidRPr="00850940" w:rsidRDefault="00617422">
            <w:pPr>
              <w:pStyle w:val="TDCe"/>
              <w:pPrChange w:id="838" w:author="김은수" w:date="2026-10-01T06:57:00Z">
                <w:pPr/>
              </w:pPrChange>
            </w:pPr>
            <w:r>
              <w:rPr>
                <w:rPrChange w:id="83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SW-FW-RID-23</w:t>
            </w:r>
          </w:p>
        </w:tc>
        <w:tc>
          <w:tcPr>
            <w:tcW w:w="3917" w:type="dxa"/>
            <w:tcPrChange w:id="840" w:author="김은수" w:date="2026-10-01T06:57:00Z">
              <w:tcPr>
                <w:tcW w:w="3827" w:type="dxa"/>
              </w:tcPr>
            </w:tcPrChange>
          </w:tcPr>
          <w:p w14:paraId="0EF1032E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4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842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배터리</w:t>
            </w:r>
            <w:r>
              <w:rPr>
                <w:rPrChange w:id="84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저전압 </w:t>
            </w:r>
            <w:del w:id="844" w:author="김은수" w:date="2026-09-29T18:27:00Z" w16du:dateUtc="2026-09-29T09:27:00Z">
              <w:r w:rsidR="00AE4A56">
                <w:rPr>
                  <w:rFonts w:asciiTheme="minorEastAsia" w:hAnsiTheme="minorEastAsia" w:cs="Times New Roman" w:hint="eastAsia"/>
                  <w:color w:val="000000" w:themeColor="text1"/>
                </w:rPr>
                <w:delText>상태 자극 출력</w:delText>
              </w:r>
            </w:del>
            <w:ins w:id="845" w:author="김은수" w:date="2026-09-29T18:27:00Z" w16du:dateUtc="2026-09-29T09:27:00Z">
              <w:r>
                <w:rPr>
                  <w:rFonts w:hint="eastAsia"/>
                  <w:rPrChange w:id="84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상태를</w:t>
              </w:r>
              <w:r>
                <w:rPr>
                  <w:rPrChange w:id="84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자극으로 출력한다.</w:t>
              </w:r>
            </w:ins>
          </w:p>
        </w:tc>
        <w:tc>
          <w:tcPr>
            <w:tcW w:w="3917" w:type="dxa"/>
            <w:tcPrChange w:id="848" w:author="김은수" w:date="2026-10-01T06:57:00Z">
              <w:tcPr>
                <w:tcW w:w="3827" w:type="dxa"/>
              </w:tcPr>
            </w:tcPrChange>
          </w:tcPr>
          <w:p w14:paraId="4F13C25E" w14:textId="77777777" w:rsidR="00AE4A56" w:rsidRDefault="00AE4A56" w:rsidP="00AE4A56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849" w:author="김은수" w:date="2026-09-29T18:27:00Z" w16du:dateUtc="2026-09-29T09:27:00Z"/>
                <w:rFonts w:asciiTheme="minorEastAsia" w:hAnsiTheme="minorEastAsia" w:cs="Times New Roman"/>
              </w:rPr>
            </w:pPr>
            <w:ins w:id="850" w:author="김은수" w:date="2026-09-29T18:27:00Z" w16du:dateUtc="2026-09-29T09:27:00Z">
              <w:r>
                <w:rPr>
                  <w:rFonts w:hint="eastAsia"/>
                </w:rPr>
                <w:t xml:space="preserve">CM3 </w:t>
              </w:r>
            </w:ins>
            <w:r>
              <w:rPr>
                <w:rFonts w:hint="eastAsia"/>
              </w:rPr>
              <w:t>System Control Module</w:t>
            </w:r>
            <w:del w:id="851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,</w:delText>
              </w:r>
            </w:del>
          </w:p>
          <w:p w14:paraId="44147501" w14:textId="77777777" w:rsidR="002E582F" w:rsidRPr="00895B94" w:rsidRDefault="00AE4A56" w:rsidP="00680F0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</w:pPr>
            <w:del w:id="852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Signal Processing Module</w:delText>
              </w:r>
            </w:del>
          </w:p>
        </w:tc>
      </w:tr>
      <w:tr w:rsidR="002E582F" w:rsidRPr="003F2E8B" w14:paraId="3BC64B7A" w14:textId="77777777" w:rsidTr="00CC0AAE">
        <w:trPr>
          <w:cantSplit/>
          <w:del w:id="853" w:author="김은수" w:date="2026-10-12T00:19:00Z"/>
          <w:trPrChange w:id="85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855" w:author="김은수" w:date="2026-10-01T06:57:00Z">
              <w:tcPr>
                <w:tcW w:w="1762" w:type="dxa"/>
              </w:tcPr>
            </w:tcPrChange>
          </w:tcPr>
          <w:p w14:paraId="334D5B72" w14:textId="77777777" w:rsidR="002E582F" w:rsidRPr="00850940" w:rsidRDefault="00617422">
            <w:pPr>
              <w:pStyle w:val="TDCe"/>
              <w:pPrChange w:id="856" w:author="김은수" w:date="2026-10-01T06:57:00Z">
                <w:pPr/>
              </w:pPrChange>
            </w:pPr>
            <w:r>
              <w:rPr>
                <w:rPrChange w:id="85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SW-FW-RID-24</w:t>
            </w:r>
          </w:p>
        </w:tc>
        <w:tc>
          <w:tcPr>
            <w:tcW w:w="3917" w:type="dxa"/>
            <w:tcPrChange w:id="858" w:author="김은수" w:date="2026-10-01T06:57:00Z">
              <w:tcPr>
                <w:tcW w:w="3827" w:type="dxa"/>
              </w:tcPr>
            </w:tcPrChange>
          </w:tcPr>
          <w:p w14:paraId="39BA0359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5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860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맵 번호 변경</w:delText>
              </w:r>
            </w:del>
            <w:ins w:id="861" w:author="김은수" w:date="2026-09-29T18:27:00Z" w16du:dateUtc="2026-09-29T09:27:00Z">
              <w:r w:rsidR="005C1023">
                <w:rPr>
                  <w:rFonts w:hint="eastAsia"/>
                  <w:rPrChange w:id="86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프로그램</w:t>
              </w:r>
              <w:r w:rsidR="005C1023">
                <w:rPr>
                  <w:rPrChange w:id="86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변경하기</w:t>
              </w:r>
            </w:ins>
          </w:p>
        </w:tc>
        <w:tc>
          <w:tcPr>
            <w:tcW w:w="3917" w:type="dxa"/>
            <w:tcPrChange w:id="864" w:author="김은수" w:date="2026-10-01T06:57:00Z">
              <w:tcPr>
                <w:tcW w:w="3827" w:type="dxa"/>
              </w:tcPr>
            </w:tcPrChange>
          </w:tcPr>
          <w:p w14:paraId="301F4C7E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6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866" w:author="김은수" w:date="2026-09-29T18:27:00Z" w16du:dateUtc="2026-09-29T09:27:00Z">
              <w:r>
                <w:rPr>
                  <w:rPrChange w:id="86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86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869" w:author="김은수" w:date="2026-09-29T18:27:00Z" w16du:dateUtc="2026-09-29T09:27:00Z">
              <w:r>
                <w:rPr>
                  <w:rPrChange w:id="87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02D9B71A" w14:textId="77777777" w:rsidTr="00CC0AAE">
        <w:trPr>
          <w:cantSplit/>
          <w:del w:id="871" w:author="김은수" w:date="2026-10-12T00:19:00Z"/>
          <w:trPrChange w:id="87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873" w:author="김은수" w:date="2026-10-01T06:57:00Z">
              <w:tcPr>
                <w:tcW w:w="1762" w:type="dxa"/>
              </w:tcPr>
            </w:tcPrChange>
          </w:tcPr>
          <w:p w14:paraId="414A48A8" w14:textId="77777777" w:rsidR="002E582F" w:rsidRPr="00850940" w:rsidRDefault="00617422">
            <w:pPr>
              <w:pStyle w:val="TDCe"/>
              <w:pPrChange w:id="874" w:author="김은수" w:date="2026-10-01T06:57:00Z">
                <w:pPr/>
              </w:pPrChange>
            </w:pPr>
            <w:r>
              <w:rPr>
                <w:rPrChange w:id="87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SW-FW-RID-25</w:t>
            </w:r>
          </w:p>
        </w:tc>
        <w:tc>
          <w:tcPr>
            <w:tcW w:w="3917" w:type="dxa"/>
            <w:tcPrChange w:id="876" w:author="김은수" w:date="2026-10-01T06:57:00Z">
              <w:tcPr>
                <w:tcW w:w="3827" w:type="dxa"/>
              </w:tcPr>
            </w:tcPrChange>
          </w:tcPr>
          <w:p w14:paraId="59D23DDB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7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878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879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오디오</w:t>
            </w:r>
            <w:r w:rsidR="005C1023">
              <w:rPr>
                <w:rPrChange w:id="88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볼륨 </w:t>
            </w:r>
            <w:del w:id="881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조절</w:delText>
              </w:r>
            </w:del>
            <w:ins w:id="882" w:author="김은수" w:date="2026-09-29T18:27:00Z" w16du:dateUtc="2026-09-29T09:27:00Z">
              <w:r w:rsidR="005C1023">
                <w:rPr>
                  <w:rFonts w:hint="eastAsia"/>
                  <w:rPrChange w:id="883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조절하기</w:t>
              </w:r>
            </w:ins>
          </w:p>
        </w:tc>
        <w:tc>
          <w:tcPr>
            <w:tcW w:w="3917" w:type="dxa"/>
            <w:tcPrChange w:id="884" w:author="김은수" w:date="2026-10-01T06:57:00Z">
              <w:tcPr>
                <w:tcW w:w="3827" w:type="dxa"/>
              </w:tcPr>
            </w:tcPrChange>
          </w:tcPr>
          <w:p w14:paraId="719BD8D1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8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886" w:author="김은수" w:date="2026-09-29T18:27:00Z" w16du:dateUtc="2026-09-29T09:27:00Z">
              <w:r>
                <w:rPr>
                  <w:rPrChange w:id="88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88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889" w:author="김은수" w:date="2026-09-29T18:27:00Z" w16du:dateUtc="2026-09-29T09:27:00Z">
              <w:r>
                <w:rPr>
                  <w:rPrChange w:id="89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74419348" w14:textId="77777777" w:rsidTr="00CC0AAE">
        <w:trPr>
          <w:cantSplit/>
          <w:del w:id="891" w:author="김은수" w:date="2026-10-12T00:19:00Z"/>
          <w:trPrChange w:id="89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893" w:author="김은수" w:date="2026-10-01T06:57:00Z">
              <w:tcPr>
                <w:tcW w:w="1762" w:type="dxa"/>
              </w:tcPr>
            </w:tcPrChange>
          </w:tcPr>
          <w:p w14:paraId="75520695" w14:textId="77777777" w:rsidR="002E582F" w:rsidRPr="00850940" w:rsidRDefault="00617422">
            <w:pPr>
              <w:pStyle w:val="TDCe"/>
              <w:pPrChange w:id="894" w:author="김은수" w:date="2026-10-01T06:57:00Z">
                <w:pPr/>
              </w:pPrChange>
            </w:pPr>
            <w:r>
              <w:rPr>
                <w:rPrChange w:id="89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SW-FW-RID-26</w:t>
            </w:r>
          </w:p>
        </w:tc>
        <w:tc>
          <w:tcPr>
            <w:tcW w:w="3917" w:type="dxa"/>
            <w:tcPrChange w:id="896" w:author="김은수" w:date="2026-10-01T06:57:00Z">
              <w:tcPr>
                <w:tcW w:w="3827" w:type="dxa"/>
              </w:tcPr>
            </w:tcPrChange>
          </w:tcPr>
          <w:p w14:paraId="66D36D6D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89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898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899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 w:rsidR="005C1023">
              <w:rPr>
                <w:rPrChange w:id="90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볼륨 </w:t>
            </w:r>
            <w:del w:id="901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조절</w:delText>
              </w:r>
            </w:del>
            <w:ins w:id="902" w:author="김은수" w:date="2026-09-29T18:27:00Z" w16du:dateUtc="2026-09-29T09:27:00Z">
              <w:r w:rsidR="005C1023">
                <w:rPr>
                  <w:rFonts w:hint="eastAsia"/>
                  <w:rPrChange w:id="903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조절하기</w:t>
              </w:r>
            </w:ins>
          </w:p>
        </w:tc>
        <w:tc>
          <w:tcPr>
            <w:tcW w:w="3917" w:type="dxa"/>
            <w:tcPrChange w:id="904" w:author="김은수" w:date="2026-10-01T06:57:00Z">
              <w:tcPr>
                <w:tcW w:w="3827" w:type="dxa"/>
              </w:tcPr>
            </w:tcPrChange>
          </w:tcPr>
          <w:p w14:paraId="5819E3B6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0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906" w:author="김은수" w:date="2026-09-29T18:27:00Z" w16du:dateUtc="2026-09-29T09:27:00Z">
              <w:r>
                <w:rPr>
                  <w:rPrChange w:id="90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90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909" w:author="김은수" w:date="2026-09-29T18:27:00Z" w16du:dateUtc="2026-09-29T09:27:00Z">
              <w:r>
                <w:rPr>
                  <w:rPrChange w:id="91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683A5086" w14:textId="77777777" w:rsidTr="00CC0AAE">
        <w:trPr>
          <w:cantSplit/>
          <w:del w:id="911" w:author="김은수" w:date="2026-10-12T00:19:00Z"/>
          <w:trPrChange w:id="91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913" w:author="김은수" w:date="2026-10-01T06:57:00Z">
              <w:tcPr>
                <w:tcW w:w="1762" w:type="dxa"/>
              </w:tcPr>
            </w:tcPrChange>
          </w:tcPr>
          <w:p w14:paraId="12BC2D04" w14:textId="77777777" w:rsidR="002E582F" w:rsidRPr="00850940" w:rsidRDefault="00617422">
            <w:pPr>
              <w:pStyle w:val="TDCe"/>
              <w:pPrChange w:id="914" w:author="김은수" w:date="2026-10-01T06:57:00Z">
                <w:pPr/>
              </w:pPrChange>
            </w:pPr>
            <w:r>
              <w:rPr>
                <w:rPrChange w:id="91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SW-FW-RID-27</w:t>
            </w:r>
          </w:p>
        </w:tc>
        <w:tc>
          <w:tcPr>
            <w:tcW w:w="3917" w:type="dxa"/>
            <w:tcPrChange w:id="916" w:author="김은수" w:date="2026-10-01T06:57:00Z">
              <w:tcPr>
                <w:tcW w:w="3827" w:type="dxa"/>
              </w:tcPr>
            </w:tcPrChange>
          </w:tcPr>
          <w:p w14:paraId="5817AFAB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1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918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PrChange w:id="91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LED 알림 </w:t>
            </w:r>
            <w:del w:id="920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설정</w:delText>
              </w:r>
            </w:del>
            <w:ins w:id="921" w:author="김은수" w:date="2026-09-29T18:27:00Z" w16du:dateUtc="2026-09-29T09:27:00Z">
              <w:r w:rsidR="005C1023">
                <w:rPr>
                  <w:rFonts w:hint="eastAsia"/>
                  <w:rPrChange w:id="92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켜기</w:t>
              </w:r>
              <w:r w:rsidR="005C1023">
                <w:rPr>
                  <w:rPrChange w:id="92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/끄기</w:t>
              </w:r>
            </w:ins>
          </w:p>
        </w:tc>
        <w:tc>
          <w:tcPr>
            <w:tcW w:w="3917" w:type="dxa"/>
            <w:tcPrChange w:id="924" w:author="김은수" w:date="2026-10-01T06:57:00Z">
              <w:tcPr>
                <w:tcW w:w="3827" w:type="dxa"/>
              </w:tcPr>
            </w:tcPrChange>
          </w:tcPr>
          <w:p w14:paraId="1FBB1C53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2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926" w:author="김은수" w:date="2026-09-29T18:27:00Z" w16du:dateUtc="2026-09-29T09:27:00Z">
              <w:r>
                <w:rPr>
                  <w:rPrChange w:id="92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92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929" w:author="김은수" w:date="2026-09-29T18:27:00Z" w16du:dateUtc="2026-09-29T09:27:00Z">
              <w:r>
                <w:rPr>
                  <w:rPrChange w:id="93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5A233091" w14:textId="77777777" w:rsidTr="00CC0AAE">
        <w:trPr>
          <w:cantSplit/>
          <w:del w:id="931" w:author="김은수" w:date="2026-10-12T00:19:00Z"/>
          <w:trPrChange w:id="93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933" w:author="김은수" w:date="2026-10-01T06:57:00Z">
              <w:tcPr>
                <w:tcW w:w="1762" w:type="dxa"/>
              </w:tcPr>
            </w:tcPrChange>
          </w:tcPr>
          <w:p w14:paraId="2030239C" w14:textId="77777777" w:rsidR="002E582F" w:rsidRPr="00850940" w:rsidRDefault="00617422">
            <w:pPr>
              <w:pStyle w:val="TDCe"/>
              <w:pPrChange w:id="934" w:author="김은수" w:date="2026-10-01T06:57:00Z">
                <w:pPr/>
              </w:pPrChange>
            </w:pPr>
            <w:r>
              <w:rPr>
                <w:rPrChange w:id="93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SW-FW-RID-28</w:t>
            </w:r>
          </w:p>
        </w:tc>
        <w:tc>
          <w:tcPr>
            <w:tcW w:w="3917" w:type="dxa"/>
            <w:tcPrChange w:id="936" w:author="김은수" w:date="2026-10-01T06:57:00Z">
              <w:tcPr>
                <w:tcW w:w="3827" w:type="dxa"/>
              </w:tcPr>
            </w:tcPrChange>
          </w:tcPr>
          <w:p w14:paraId="71D2E5F8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3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938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939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 w:rsidR="005C1023">
              <w:rPr>
                <w:rPrChange w:id="94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알림 </w:t>
            </w:r>
            <w:del w:id="941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설정</w:delText>
              </w:r>
            </w:del>
            <w:ins w:id="942" w:author="김은수" w:date="2026-09-29T18:27:00Z" w16du:dateUtc="2026-09-29T09:27:00Z">
              <w:r w:rsidR="005C1023">
                <w:rPr>
                  <w:rFonts w:hint="eastAsia"/>
                  <w:rPrChange w:id="943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켜기</w:t>
              </w:r>
              <w:r w:rsidR="005C1023">
                <w:rPr>
                  <w:rPrChange w:id="94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/끄기</w:t>
              </w:r>
            </w:ins>
          </w:p>
        </w:tc>
        <w:tc>
          <w:tcPr>
            <w:tcW w:w="3917" w:type="dxa"/>
            <w:tcPrChange w:id="945" w:author="김은수" w:date="2026-10-01T06:57:00Z">
              <w:tcPr>
                <w:tcW w:w="3827" w:type="dxa"/>
              </w:tcPr>
            </w:tcPrChange>
          </w:tcPr>
          <w:p w14:paraId="42CD542E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4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947" w:author="김은수" w:date="2026-09-29T18:27:00Z" w16du:dateUtc="2026-09-29T09:27:00Z">
              <w:r>
                <w:rPr>
                  <w:rPrChange w:id="94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94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950" w:author="김은수" w:date="2026-09-29T18:27:00Z" w16du:dateUtc="2026-09-29T09:27:00Z">
              <w:r>
                <w:rPr>
                  <w:rPrChange w:id="95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003A7642" w14:textId="77777777" w:rsidTr="00CC0AAE">
        <w:trPr>
          <w:cantSplit/>
          <w:del w:id="952" w:author="김은수" w:date="2026-10-12T00:19:00Z"/>
          <w:trPrChange w:id="95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954" w:author="김은수" w:date="2026-10-01T06:57:00Z">
              <w:tcPr>
                <w:tcW w:w="1762" w:type="dxa"/>
              </w:tcPr>
            </w:tcPrChange>
          </w:tcPr>
          <w:p w14:paraId="130B0BF0" w14:textId="77777777" w:rsidR="002E582F" w:rsidRPr="00850940" w:rsidRDefault="00617422">
            <w:pPr>
              <w:pStyle w:val="TDCe"/>
              <w:pPrChange w:id="955" w:author="김은수" w:date="2026-10-01T06:57:00Z">
                <w:pPr/>
              </w:pPrChange>
            </w:pPr>
            <w:r>
              <w:rPr>
                <w:rPrChange w:id="95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SW-FW-RID-29</w:t>
            </w:r>
          </w:p>
        </w:tc>
        <w:tc>
          <w:tcPr>
            <w:tcW w:w="3917" w:type="dxa"/>
            <w:tcPrChange w:id="957" w:author="김은수" w:date="2026-10-01T06:57:00Z">
              <w:tcPr>
                <w:tcW w:w="3827" w:type="dxa"/>
              </w:tcPr>
            </w:tcPrChange>
          </w:tcPr>
          <w:p w14:paraId="29D5A0D3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5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959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960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배터리</w:t>
            </w:r>
            <w:r w:rsidR="005C1023">
              <w:rPr>
                <w:rPrChange w:id="96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상태</w:t>
            </w:r>
          </w:p>
        </w:tc>
        <w:tc>
          <w:tcPr>
            <w:tcW w:w="3917" w:type="dxa"/>
            <w:tcPrChange w:id="962" w:author="김은수" w:date="2026-10-01T06:57:00Z">
              <w:tcPr>
                <w:tcW w:w="3827" w:type="dxa"/>
              </w:tcPr>
            </w:tcPrChange>
          </w:tcPr>
          <w:p w14:paraId="03877FB2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6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964" w:author="김은수" w:date="2026-09-29T18:27:00Z" w16du:dateUtc="2026-09-29T09:27:00Z">
              <w:r>
                <w:rPr>
                  <w:rPrChange w:id="96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96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967" w:author="김은수" w:date="2026-09-29T18:27:00Z" w16du:dateUtc="2026-09-29T09:27:00Z">
              <w:r>
                <w:rPr>
                  <w:rPrChange w:id="96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3F740ECA" w14:textId="77777777" w:rsidTr="00CC0AAE">
        <w:trPr>
          <w:cantSplit/>
          <w:del w:id="969" w:author="김은수" w:date="2026-10-12T00:19:00Z"/>
          <w:trPrChange w:id="97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971" w:author="김은수" w:date="2026-10-01T06:57:00Z">
              <w:tcPr>
                <w:tcW w:w="1762" w:type="dxa"/>
              </w:tcPr>
            </w:tcPrChange>
          </w:tcPr>
          <w:p w14:paraId="5DD763FE" w14:textId="77777777" w:rsidR="002E582F" w:rsidRPr="00850940" w:rsidRDefault="00617422">
            <w:pPr>
              <w:pStyle w:val="TDCe"/>
              <w:pPrChange w:id="972" w:author="김은수" w:date="2026-10-01T06:57:00Z">
                <w:pPr/>
              </w:pPrChange>
            </w:pPr>
            <w:r>
              <w:rPr>
                <w:rPrChange w:id="97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SW-FW-RID-30</w:t>
            </w:r>
          </w:p>
        </w:tc>
        <w:tc>
          <w:tcPr>
            <w:tcW w:w="3917" w:type="dxa"/>
            <w:tcPrChange w:id="974" w:author="김은수" w:date="2026-10-01T06:57:00Z">
              <w:tcPr>
                <w:tcW w:w="3827" w:type="dxa"/>
              </w:tcPr>
            </w:tcPrChange>
          </w:tcPr>
          <w:p w14:paraId="2B23F2F3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7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976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응답(송신),</w:delText>
              </w:r>
            </w:del>
            <w:ins w:id="977" w:author="김은수" w:date="2026-09-29T18:27:00Z" w16du:dateUtc="2026-09-29T09:27:00Z">
              <w:r w:rsidR="005C1023">
                <w:rPr>
                  <w:rFonts w:hint="eastAsia"/>
                  <w:rPrChange w:id="97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선택된</w:t>
              </w:r>
            </w:ins>
            <w:r w:rsidR="005C1023">
              <w:rPr>
                <w:rPrChange w:id="97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맵 번호</w:t>
            </w:r>
          </w:p>
        </w:tc>
        <w:tc>
          <w:tcPr>
            <w:tcW w:w="3917" w:type="dxa"/>
            <w:tcPrChange w:id="980" w:author="김은수" w:date="2026-10-01T06:57:00Z">
              <w:tcPr>
                <w:tcW w:w="3827" w:type="dxa"/>
              </w:tcPr>
            </w:tcPrChange>
          </w:tcPr>
          <w:p w14:paraId="1D2C16D1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8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982" w:author="김은수" w:date="2026-09-29T18:27:00Z" w16du:dateUtc="2026-09-29T09:27:00Z">
              <w:r>
                <w:rPr>
                  <w:rPrChange w:id="98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98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985" w:author="김은수" w:date="2026-09-29T18:27:00Z" w16du:dateUtc="2026-09-29T09:27:00Z">
              <w:r>
                <w:rPr>
                  <w:rPrChange w:id="98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534966E0" w14:textId="77777777" w:rsidTr="00CC0AAE">
        <w:trPr>
          <w:cantSplit/>
          <w:del w:id="987" w:author="김은수" w:date="2026-10-12T00:19:00Z"/>
          <w:trPrChange w:id="98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989" w:author="김은수" w:date="2026-10-01T06:57:00Z">
              <w:tcPr>
                <w:tcW w:w="1762" w:type="dxa"/>
              </w:tcPr>
            </w:tcPrChange>
          </w:tcPr>
          <w:p w14:paraId="6268446E" w14:textId="77777777" w:rsidR="002E582F" w:rsidRPr="00850940" w:rsidRDefault="00617422">
            <w:pPr>
              <w:pStyle w:val="TDCe"/>
              <w:pPrChange w:id="990" w:author="김은수" w:date="2026-10-01T06:57:00Z">
                <w:pPr/>
              </w:pPrChange>
            </w:pPr>
            <w:r>
              <w:rPr>
                <w:rPrChange w:id="99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SW-FW-RID-31</w:t>
            </w:r>
          </w:p>
        </w:tc>
        <w:tc>
          <w:tcPr>
            <w:tcW w:w="3917" w:type="dxa"/>
            <w:tcPrChange w:id="992" w:author="김은수" w:date="2026-10-01T06:57:00Z">
              <w:tcPr>
                <w:tcW w:w="3827" w:type="dxa"/>
              </w:tcPr>
            </w:tcPrChange>
          </w:tcPr>
          <w:p w14:paraId="55162320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99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994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Fonts w:hint="eastAsia"/>
                <w:rPrChange w:id="995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오디오</w:t>
            </w:r>
            <w:r w:rsidR="005C1023">
              <w:rPr>
                <w:rPrChange w:id="996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볼륨</w:t>
            </w:r>
            <w:ins w:id="997" w:author="김은수" w:date="2026-09-29T18:27:00Z" w16du:dateUtc="2026-09-29T09:27:00Z">
              <w:r w:rsidR="005C1023">
                <w:rPr>
                  <w:rPrChange w:id="99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단계</w:t>
              </w:r>
            </w:ins>
          </w:p>
        </w:tc>
        <w:tc>
          <w:tcPr>
            <w:tcW w:w="3917" w:type="dxa"/>
            <w:tcPrChange w:id="999" w:author="김은수" w:date="2026-10-01T06:57:00Z">
              <w:tcPr>
                <w:tcW w:w="3827" w:type="dxa"/>
              </w:tcPr>
            </w:tcPrChange>
          </w:tcPr>
          <w:p w14:paraId="4D4E636F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0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001" w:author="김은수" w:date="2026-09-29T18:27:00Z" w16du:dateUtc="2026-09-29T09:27:00Z">
              <w:r>
                <w:rPr>
                  <w:rPrChange w:id="100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00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1004" w:author="김은수" w:date="2026-09-29T18:27:00Z" w16du:dateUtc="2026-09-29T09:27:00Z">
              <w:r>
                <w:rPr>
                  <w:rPrChange w:id="100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57D74178" w14:textId="77777777" w:rsidTr="00CC0AAE">
        <w:trPr>
          <w:cantSplit/>
          <w:del w:id="1006" w:author="김은수" w:date="2026-10-12T00:19:00Z"/>
          <w:trPrChange w:id="100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008" w:author="김은수" w:date="2026-10-01T06:57:00Z">
              <w:tcPr>
                <w:tcW w:w="1762" w:type="dxa"/>
              </w:tcPr>
            </w:tcPrChange>
          </w:tcPr>
          <w:p w14:paraId="41FC7924" w14:textId="77777777" w:rsidR="002E582F" w:rsidRPr="00850940" w:rsidRDefault="00617422">
            <w:pPr>
              <w:pStyle w:val="TDCe"/>
              <w:pPrChange w:id="1009" w:author="김은수" w:date="2026-10-01T06:57:00Z">
                <w:pPr/>
              </w:pPrChange>
            </w:pPr>
            <w:r>
              <w:rPr>
                <w:rPrChange w:id="101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SW-FW-RID-32</w:t>
            </w:r>
          </w:p>
        </w:tc>
        <w:tc>
          <w:tcPr>
            <w:tcW w:w="3917" w:type="dxa"/>
            <w:tcPrChange w:id="1011" w:author="김은수" w:date="2026-10-01T06:57:00Z">
              <w:tcPr>
                <w:tcW w:w="3827" w:type="dxa"/>
              </w:tcPr>
            </w:tcPrChange>
          </w:tcPr>
          <w:p w14:paraId="0DC024C9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1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01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Fonts w:hint="eastAsia"/>
                <w:rPrChange w:id="1014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 w:rsidR="005C1023">
              <w:rPr>
                <w:rPrChange w:id="101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볼륨 </w:t>
            </w:r>
            <w:del w:id="1016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설정</w:delText>
              </w:r>
            </w:del>
            <w:ins w:id="1017" w:author="김은수" w:date="2026-09-29T18:27:00Z" w16du:dateUtc="2026-09-29T09:27:00Z">
              <w:r w:rsidR="005C1023">
                <w:rPr>
                  <w:rFonts w:hint="eastAsia"/>
                  <w:rPrChange w:id="101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단계</w:t>
              </w:r>
            </w:ins>
          </w:p>
        </w:tc>
        <w:tc>
          <w:tcPr>
            <w:tcW w:w="3917" w:type="dxa"/>
            <w:tcPrChange w:id="1019" w:author="김은수" w:date="2026-10-01T06:57:00Z">
              <w:tcPr>
                <w:tcW w:w="3827" w:type="dxa"/>
              </w:tcPr>
            </w:tcPrChange>
          </w:tcPr>
          <w:p w14:paraId="1F4FEA2B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2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021" w:author="김은수" w:date="2026-09-29T18:27:00Z" w16du:dateUtc="2026-09-29T09:27:00Z">
              <w:r>
                <w:rPr>
                  <w:rPrChange w:id="102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02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1024" w:author="김은수" w:date="2026-09-29T18:27:00Z" w16du:dateUtc="2026-09-29T09:27:00Z">
              <w:r>
                <w:rPr>
                  <w:rPrChange w:id="102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4C814AF1" w14:textId="77777777" w:rsidTr="00CC0AAE">
        <w:trPr>
          <w:cantSplit/>
          <w:del w:id="1026" w:author="김은수" w:date="2026-10-12T00:19:00Z"/>
          <w:trPrChange w:id="102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028" w:author="김은수" w:date="2026-10-01T06:57:00Z">
              <w:tcPr>
                <w:tcW w:w="1762" w:type="dxa"/>
              </w:tcPr>
            </w:tcPrChange>
          </w:tcPr>
          <w:p w14:paraId="77F78E3A" w14:textId="77777777" w:rsidR="002E582F" w:rsidRPr="00850940" w:rsidRDefault="00617422">
            <w:pPr>
              <w:pStyle w:val="TDCe"/>
              <w:pPrChange w:id="1029" w:author="김은수" w:date="2026-10-01T06:57:00Z">
                <w:pPr/>
              </w:pPrChange>
            </w:pPr>
            <w:r>
              <w:rPr>
                <w:rPrChange w:id="103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SW-FW-RID-33</w:t>
            </w:r>
          </w:p>
        </w:tc>
        <w:tc>
          <w:tcPr>
            <w:tcW w:w="3917" w:type="dxa"/>
            <w:tcPrChange w:id="1031" w:author="김은수" w:date="2026-10-01T06:57:00Z">
              <w:tcPr>
                <w:tcW w:w="3827" w:type="dxa"/>
              </w:tcPr>
            </w:tcPrChange>
          </w:tcPr>
          <w:p w14:paraId="6F184E03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3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03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PrChange w:id="1034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LED 알림 설정</w:t>
            </w:r>
            <w:ins w:id="1035" w:author="김은수" w:date="2026-09-29T18:27:00Z" w16du:dateUtc="2026-09-29T09:27:00Z">
              <w:r w:rsidR="005C1023">
                <w:rPr>
                  <w:rPrChange w:id="103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상태</w:t>
              </w:r>
            </w:ins>
          </w:p>
        </w:tc>
        <w:tc>
          <w:tcPr>
            <w:tcW w:w="3917" w:type="dxa"/>
            <w:tcPrChange w:id="1037" w:author="김은수" w:date="2026-10-01T06:57:00Z">
              <w:tcPr>
                <w:tcW w:w="3827" w:type="dxa"/>
              </w:tcPr>
            </w:tcPrChange>
          </w:tcPr>
          <w:p w14:paraId="1275CE8A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3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039" w:author="김은수" w:date="2026-09-29T18:27:00Z" w16du:dateUtc="2026-09-29T09:27:00Z">
              <w:r>
                <w:rPr>
                  <w:rPrChange w:id="104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04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1042" w:author="김은수" w:date="2026-09-29T18:27:00Z" w16du:dateUtc="2026-09-29T09:27:00Z">
              <w:r>
                <w:rPr>
                  <w:rPrChange w:id="104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22CB8669" w14:textId="77777777" w:rsidTr="00CC0AAE">
        <w:trPr>
          <w:cantSplit/>
          <w:del w:id="1044" w:author="김은수" w:date="2026-10-12T00:19:00Z"/>
          <w:trPrChange w:id="104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046" w:author="김은수" w:date="2026-10-01T06:57:00Z">
              <w:tcPr>
                <w:tcW w:w="1762" w:type="dxa"/>
              </w:tcPr>
            </w:tcPrChange>
          </w:tcPr>
          <w:p w14:paraId="1724CBFB" w14:textId="77777777" w:rsidR="002E582F" w:rsidRPr="00850940" w:rsidRDefault="00617422">
            <w:pPr>
              <w:pStyle w:val="TDCe"/>
              <w:pPrChange w:id="1047" w:author="김은수" w:date="2026-10-01T06:57:00Z">
                <w:pPr/>
              </w:pPrChange>
            </w:pPr>
            <w:r>
              <w:rPr>
                <w:rPrChange w:id="104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SW-FW-RID-34</w:t>
            </w:r>
          </w:p>
        </w:tc>
        <w:tc>
          <w:tcPr>
            <w:tcW w:w="3917" w:type="dxa"/>
            <w:tcPrChange w:id="1049" w:author="김은수" w:date="2026-10-01T06:57:00Z">
              <w:tcPr>
                <w:tcW w:w="3827" w:type="dxa"/>
              </w:tcPr>
            </w:tcPrChange>
          </w:tcPr>
          <w:p w14:paraId="79B21A25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5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051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리모콘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Fonts w:hint="eastAsia"/>
                <w:rPrChange w:id="1052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자극</w:t>
            </w:r>
            <w:r w:rsidR="005C1023">
              <w:rPr>
                <w:rPrChange w:id="105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알림 설정</w:t>
            </w:r>
            <w:ins w:id="1054" w:author="김은수" w:date="2026-09-29T18:27:00Z" w16du:dateUtc="2026-09-29T09:27:00Z">
              <w:r w:rsidR="005C1023">
                <w:rPr>
                  <w:rPrChange w:id="105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상태</w:t>
              </w:r>
            </w:ins>
          </w:p>
        </w:tc>
        <w:tc>
          <w:tcPr>
            <w:tcW w:w="3917" w:type="dxa"/>
            <w:tcPrChange w:id="1056" w:author="김은수" w:date="2026-10-01T06:57:00Z">
              <w:tcPr>
                <w:tcW w:w="3827" w:type="dxa"/>
              </w:tcPr>
            </w:tcPrChange>
          </w:tcPr>
          <w:p w14:paraId="40A205F6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5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058" w:author="김은수" w:date="2026-09-29T18:27:00Z" w16du:dateUtc="2026-09-29T09:27:00Z">
              <w:r>
                <w:rPr>
                  <w:rPrChange w:id="105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06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1061" w:author="김은수" w:date="2026-09-29T18:27:00Z" w16du:dateUtc="2026-09-29T09:27:00Z">
              <w:r>
                <w:rPr>
                  <w:rPrChange w:id="106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665A83FB" w14:textId="77777777" w:rsidTr="00CC0AAE">
        <w:trPr>
          <w:cantSplit/>
          <w:del w:id="1063" w:author="김은수" w:date="2026-10-12T00:19:00Z"/>
          <w:trPrChange w:id="106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065" w:author="김은수" w:date="2026-10-01T06:57:00Z">
              <w:tcPr>
                <w:tcW w:w="1762" w:type="dxa"/>
              </w:tcPr>
            </w:tcPrChange>
          </w:tcPr>
          <w:p w14:paraId="74F02E07" w14:textId="77777777" w:rsidR="002E582F" w:rsidRPr="00850940" w:rsidRDefault="00617422">
            <w:pPr>
              <w:pStyle w:val="TDCe"/>
              <w:pPrChange w:id="1066" w:author="김은수" w:date="2026-10-01T06:57:00Z">
                <w:pPr/>
              </w:pPrChange>
            </w:pPr>
            <w:r>
              <w:rPr>
                <w:rPrChange w:id="106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SW-FW-RID-35</w:t>
            </w:r>
          </w:p>
        </w:tc>
        <w:tc>
          <w:tcPr>
            <w:tcW w:w="3917" w:type="dxa"/>
            <w:tcPrChange w:id="1068" w:author="김은수" w:date="2026-10-01T06:57:00Z">
              <w:tcPr>
                <w:tcW w:w="3827" w:type="dxa"/>
              </w:tcPr>
            </w:tcPrChange>
          </w:tcPr>
          <w:p w14:paraId="3D22B21D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6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070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1071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시스템</w:t>
            </w:r>
            <w:r w:rsidR="005C1023">
              <w:rPr>
                <w:rPrChange w:id="107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상태 확인</w:t>
            </w:r>
          </w:p>
        </w:tc>
        <w:tc>
          <w:tcPr>
            <w:tcW w:w="3917" w:type="dxa"/>
            <w:tcPrChange w:id="1073" w:author="김은수" w:date="2026-10-01T06:57:00Z">
              <w:tcPr>
                <w:tcW w:w="3827" w:type="dxa"/>
              </w:tcPr>
            </w:tcPrChange>
          </w:tcPr>
          <w:p w14:paraId="7717C7D7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7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075" w:author="김은수" w:date="2026-09-29T18:27:00Z" w16du:dateUtc="2026-09-29T09:27:00Z">
              <w:r>
                <w:rPr>
                  <w:rPrChange w:id="107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07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1078" w:author="김은수" w:date="2026-09-29T18:27:00Z" w16du:dateUtc="2026-09-29T09:27:00Z">
              <w:r>
                <w:rPr>
                  <w:rPrChange w:id="107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5015DD84" w14:textId="77777777" w:rsidTr="00CC0AAE">
        <w:trPr>
          <w:cantSplit/>
          <w:del w:id="1080" w:author="김은수" w:date="2026-10-12T00:19:00Z"/>
          <w:trPrChange w:id="108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082" w:author="김은수" w:date="2026-10-01T06:57:00Z">
              <w:tcPr>
                <w:tcW w:w="1762" w:type="dxa"/>
              </w:tcPr>
            </w:tcPrChange>
          </w:tcPr>
          <w:p w14:paraId="39861E35" w14:textId="77777777" w:rsidR="002E582F" w:rsidRPr="00850940" w:rsidRDefault="00617422">
            <w:pPr>
              <w:pStyle w:val="TDCe"/>
              <w:pPrChange w:id="1083" w:author="김은수" w:date="2026-10-01T06:57:00Z">
                <w:pPr/>
              </w:pPrChange>
            </w:pPr>
            <w:r>
              <w:rPr>
                <w:rPrChange w:id="1084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SW-FW-RID-36</w:t>
            </w:r>
          </w:p>
        </w:tc>
        <w:tc>
          <w:tcPr>
            <w:tcW w:w="3917" w:type="dxa"/>
            <w:tcPrChange w:id="1085" w:author="김은수" w:date="2026-10-01T06:57:00Z">
              <w:tcPr>
                <w:tcW w:w="3827" w:type="dxa"/>
              </w:tcPr>
            </w:tcPrChange>
          </w:tcPr>
          <w:p w14:paraId="6941B1EA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08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087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1088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특정</w:t>
            </w:r>
            <w:r w:rsidR="005C1023">
              <w:rPr>
                <w:rPrChange w:id="108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자극 출력</w:t>
            </w:r>
          </w:p>
        </w:tc>
        <w:tc>
          <w:tcPr>
            <w:tcW w:w="3917" w:type="dxa"/>
            <w:tcPrChange w:id="1090" w:author="김은수" w:date="2026-10-01T06:57:00Z">
              <w:tcPr>
                <w:tcW w:w="3827" w:type="dxa"/>
              </w:tcPr>
            </w:tcPrChange>
          </w:tcPr>
          <w:p w14:paraId="185355F9" w14:textId="77777777" w:rsidR="002E582F" w:rsidRPr="00C34F72" w:rsidRDefault="00B9764E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091" w:author="김은수" w:date="2026-10-01T16:26:00Z" w16du:dateUtc="2026-10-01T07:26:00Z">
                  <w:rPr>
                    <w:rFonts w:asciiTheme="minorEastAsia" w:hAnsiTheme="minorEastAsia" w:cs="Times New Roman"/>
                  </w:rPr>
                </w:rPrChange>
              </w:rPr>
              <w:pPrChange w:id="109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093" w:author="김은수" w:date="2026-09-29T18:27:00Z" w16du:dateUtc="2026-09-29T09:27:00Z">
              <w:r w:rsidRPr="00C34F72">
                <w:rPr>
                  <w:lang w:val="en-US"/>
                  <w:rPrChange w:id="1094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delText>Bluetooth Communication Module</w:delText>
              </w:r>
            </w:del>
            <w:ins w:id="1095" w:author="김은수" w:date="2026-09-29T18:27:00Z" w16du:dateUtc="2026-09-29T09:27:00Z">
              <w:r w:rsidR="00AE4A56" w:rsidRPr="00C34F72">
                <w:rPr>
                  <w:lang w:val="en-US"/>
                  <w:rPrChange w:id="1096" w:author="김은수" w:date="2026-10-01T16:26:00Z" w16du:dateUtc="2026-10-01T07:26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3E82D508" w14:textId="77777777" w:rsidTr="00CC0AAE">
        <w:trPr>
          <w:cantSplit/>
          <w:del w:id="1097" w:author="김은수" w:date="2026-10-12T00:19:00Z"/>
          <w:trPrChange w:id="109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099" w:author="김은수" w:date="2026-10-01T06:57:00Z">
              <w:tcPr>
                <w:tcW w:w="1762" w:type="dxa"/>
              </w:tcPr>
            </w:tcPrChange>
          </w:tcPr>
          <w:p w14:paraId="71DFE34C" w14:textId="77777777" w:rsidR="002E582F" w:rsidRPr="00850940" w:rsidRDefault="00617422">
            <w:pPr>
              <w:pStyle w:val="TDCe"/>
              <w:pPrChange w:id="1100" w:author="김은수" w:date="2026-10-01T06:57:00Z">
                <w:pPr/>
              </w:pPrChange>
            </w:pPr>
            <w:r>
              <w:rPr>
                <w:rPrChange w:id="110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SW-FW-RID-37</w:t>
            </w:r>
          </w:p>
        </w:tc>
        <w:tc>
          <w:tcPr>
            <w:tcW w:w="3917" w:type="dxa"/>
            <w:tcPrChange w:id="1102" w:author="김은수" w:date="2026-10-01T06:57:00Z">
              <w:tcPr>
                <w:tcW w:w="3827" w:type="dxa"/>
              </w:tcPr>
            </w:tcPrChange>
          </w:tcPr>
          <w:p w14:paraId="351FCC5A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0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04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수신(처리),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1105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실시간</w:t>
            </w:r>
            <w:r w:rsidR="005C1023">
              <w:rPr>
                <w:rPrChange w:id="1106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자극 출력 진행</w:t>
            </w:r>
            <w:ins w:id="1107" w:author="김은수" w:date="2026-09-29T18:27:00Z" w16du:dateUtc="2026-09-29T09:27:00Z">
              <w:r w:rsidR="005C1023">
                <w:rPr>
                  <w:rPrChange w:id="110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</w:ins>
          </w:p>
        </w:tc>
        <w:tc>
          <w:tcPr>
            <w:tcW w:w="3917" w:type="dxa"/>
            <w:tcPrChange w:id="1109" w:author="김은수" w:date="2026-10-01T06:57:00Z">
              <w:tcPr>
                <w:tcW w:w="3827" w:type="dxa"/>
              </w:tcPr>
            </w:tcPrChange>
          </w:tcPr>
          <w:p w14:paraId="1FEF6859" w14:textId="77777777" w:rsidR="002E582F" w:rsidRPr="00C34F72" w:rsidRDefault="00B9764E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110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11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12" w:author="김은수" w:date="2026-09-29T18:27:00Z" w16du:dateUtc="2026-09-29T09:27:00Z">
              <w:r w:rsidRPr="00C34F72">
                <w:rPr>
                  <w:lang w:val="en-US"/>
                  <w:rPrChange w:id="1113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delText>Bluetooth Communication Module</w:delText>
              </w:r>
            </w:del>
            <w:ins w:id="1114" w:author="김은수" w:date="2026-09-29T18:27:00Z" w16du:dateUtc="2026-09-29T09:27:00Z">
              <w:r w:rsidR="00AE4A56" w:rsidRPr="00C34F72">
                <w:rPr>
                  <w:lang w:val="en-US"/>
                  <w:rPrChange w:id="1115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71F00E8F" w14:textId="77777777" w:rsidTr="00CC0AAE">
        <w:trPr>
          <w:cantSplit/>
          <w:del w:id="1116" w:author="김은수" w:date="2026-10-12T00:19:00Z"/>
          <w:trPrChange w:id="111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118" w:author="김은수" w:date="2026-10-01T06:57:00Z">
              <w:tcPr>
                <w:tcW w:w="1762" w:type="dxa"/>
              </w:tcPr>
            </w:tcPrChange>
          </w:tcPr>
          <w:p w14:paraId="3C335E50" w14:textId="77777777" w:rsidR="002E582F" w:rsidRPr="00850940" w:rsidRDefault="00617422">
            <w:pPr>
              <w:pStyle w:val="TDCe"/>
              <w:pPrChange w:id="1119" w:author="김은수" w:date="2026-10-01T06:57:00Z">
                <w:pPr/>
              </w:pPrChange>
            </w:pPr>
            <w:r>
              <w:rPr>
                <w:rPrChange w:id="112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SW-FW-RID-38</w:t>
            </w:r>
          </w:p>
        </w:tc>
        <w:tc>
          <w:tcPr>
            <w:tcW w:w="3917" w:type="dxa"/>
            <w:tcPrChange w:id="1121" w:author="김은수" w:date="2026-10-01T06:57:00Z">
              <w:tcPr>
                <w:tcW w:w="3827" w:type="dxa"/>
              </w:tcPr>
            </w:tcPrChange>
          </w:tcPr>
          <w:p w14:paraId="19B5E4B4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2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2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응답(송신),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</w:del>
            <w:r w:rsidR="005C1023">
              <w:rPr>
                <w:rFonts w:hint="eastAsia"/>
                <w:rPrChange w:id="1124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시스템</w:t>
            </w:r>
            <w:r w:rsidR="005C1023">
              <w:rPr>
                <w:rPrChange w:id="112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상태</w:t>
            </w:r>
            <w:ins w:id="1126" w:author="김은수" w:date="2026-09-29T18:27:00Z" w16du:dateUtc="2026-09-29T09:27:00Z">
              <w:r w:rsidR="005C1023">
                <w:rPr>
                  <w:rPrChange w:id="112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</w:ins>
          </w:p>
        </w:tc>
        <w:tc>
          <w:tcPr>
            <w:tcW w:w="3917" w:type="dxa"/>
            <w:tcPrChange w:id="1128" w:author="김은수" w:date="2026-10-01T06:57:00Z">
              <w:tcPr>
                <w:tcW w:w="3827" w:type="dxa"/>
              </w:tcPr>
            </w:tcPrChange>
          </w:tcPr>
          <w:p w14:paraId="7213855C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2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130" w:author="김은수" w:date="2026-09-29T18:27:00Z" w16du:dateUtc="2026-09-29T09:27:00Z">
              <w:r>
                <w:rPr>
                  <w:rPrChange w:id="113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13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1133" w:author="김은수" w:date="2026-09-29T18:27:00Z" w16du:dateUtc="2026-09-29T09:27:00Z">
              <w:r>
                <w:rPr>
                  <w:rPrChange w:id="113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2DC80336" w14:textId="77777777" w:rsidTr="00CC0AAE">
        <w:trPr>
          <w:cantSplit/>
          <w:del w:id="1135" w:author="김은수" w:date="2026-10-12T00:19:00Z"/>
          <w:trPrChange w:id="113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137" w:author="김은수" w:date="2026-10-01T06:57:00Z">
              <w:tcPr>
                <w:tcW w:w="1762" w:type="dxa"/>
              </w:tcPr>
            </w:tcPrChange>
          </w:tcPr>
          <w:p w14:paraId="216B72C5" w14:textId="77777777" w:rsidR="002E582F" w:rsidRPr="00850940" w:rsidRDefault="00617422">
            <w:pPr>
              <w:pStyle w:val="TDCe"/>
              <w:pPrChange w:id="1138" w:author="김은수" w:date="2026-10-01T06:57:00Z">
                <w:pPr/>
              </w:pPrChange>
            </w:pPr>
            <w:r>
              <w:rPr>
                <w:rPrChange w:id="113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SW-FW-RID-39</w:t>
            </w:r>
          </w:p>
        </w:tc>
        <w:tc>
          <w:tcPr>
            <w:tcW w:w="3917" w:type="dxa"/>
            <w:tcPrChange w:id="1140" w:author="김은수" w:date="2026-10-01T06:57:00Z">
              <w:tcPr>
                <w:tcW w:w="3827" w:type="dxa"/>
              </w:tcPr>
            </w:tcPrChange>
          </w:tcPr>
          <w:p w14:paraId="321EBBEB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4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42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Fonts w:hint="eastAsia"/>
                <w:rPrChange w:id="1143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특정</w:t>
            </w:r>
            <w:r w:rsidR="005C1023">
              <w:rPr>
                <w:rPrChange w:id="1144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자극 출력</w:t>
            </w:r>
            <w:ins w:id="1145" w:author="김은수" w:date="2026-09-29T18:27:00Z" w16du:dateUtc="2026-09-29T09:27:00Z">
              <w:r w:rsidR="005C1023">
                <w:rPr>
                  <w:rPrChange w:id="114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결과</w:t>
              </w:r>
            </w:ins>
          </w:p>
        </w:tc>
        <w:tc>
          <w:tcPr>
            <w:tcW w:w="3917" w:type="dxa"/>
            <w:tcPrChange w:id="1147" w:author="김은수" w:date="2026-10-01T06:57:00Z">
              <w:tcPr>
                <w:tcW w:w="3827" w:type="dxa"/>
              </w:tcPr>
            </w:tcPrChange>
          </w:tcPr>
          <w:p w14:paraId="601C03BB" w14:textId="77777777" w:rsidR="002E582F" w:rsidRPr="00C34F72" w:rsidRDefault="00B9764E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148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14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50" w:author="김은수" w:date="2026-09-29T18:27:00Z" w16du:dateUtc="2026-09-29T09:27:00Z">
              <w:r w:rsidRPr="00C34F72">
                <w:rPr>
                  <w:lang w:val="en-US"/>
                  <w:rPrChange w:id="1151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delText>Bluetooth Communication Module</w:delText>
              </w:r>
            </w:del>
            <w:ins w:id="1152" w:author="김은수" w:date="2026-09-29T18:27:00Z" w16du:dateUtc="2026-09-29T09:27:00Z">
              <w:r w:rsidR="00AE4A56" w:rsidRPr="00C34F72">
                <w:rPr>
                  <w:lang w:val="en-US"/>
                  <w:rPrChange w:id="1153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0CECF779" w14:textId="77777777" w:rsidTr="00CC0AAE">
        <w:trPr>
          <w:cantSplit/>
          <w:del w:id="1154" w:author="김은수" w:date="2026-10-12T00:19:00Z"/>
          <w:trPrChange w:id="115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156" w:author="김은수" w:date="2026-10-01T06:57:00Z">
              <w:tcPr>
                <w:tcW w:w="1762" w:type="dxa"/>
              </w:tcPr>
            </w:tcPrChange>
          </w:tcPr>
          <w:p w14:paraId="6D300622" w14:textId="77777777" w:rsidR="002E582F" w:rsidRPr="00850940" w:rsidRDefault="00617422">
            <w:pPr>
              <w:pStyle w:val="TDCe"/>
              <w:pPrChange w:id="1157" w:author="김은수" w:date="2026-10-01T06:57:00Z">
                <w:pPr/>
              </w:pPrChange>
            </w:pPr>
            <w:r>
              <w:rPr>
                <w:rPrChange w:id="115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SW-FW-RID-40</w:t>
            </w:r>
          </w:p>
        </w:tc>
        <w:tc>
          <w:tcPr>
            <w:tcW w:w="3917" w:type="dxa"/>
            <w:tcPrChange w:id="1159" w:author="김은수" w:date="2026-10-01T06:57:00Z">
              <w:tcPr>
                <w:tcW w:w="3827" w:type="dxa"/>
              </w:tcPr>
            </w:tcPrChange>
          </w:tcPr>
          <w:p w14:paraId="6668262F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6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61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매핑 명령 응답(송신)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, </w:delText>
              </w:r>
            </w:del>
            <w:r w:rsidR="005C1023">
              <w:rPr>
                <w:rFonts w:hint="eastAsia"/>
                <w:rPrChange w:id="1162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실시간</w:t>
            </w:r>
            <w:r w:rsidR="005C1023">
              <w:rPr>
                <w:rPrChange w:id="116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자극 </w:t>
            </w:r>
            <w:del w:id="1164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출력 </w:delText>
              </w:r>
            </w:del>
            <w:r w:rsidR="005C1023">
              <w:rPr>
                <w:rFonts w:hint="eastAsia"/>
                <w:rPrChange w:id="1165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진행</w:t>
            </w:r>
            <w:ins w:id="1166" w:author="김은수" w:date="2026-09-29T18:27:00Z" w16du:dateUtc="2026-09-29T09:27:00Z">
              <w:r w:rsidR="005C1023">
                <w:rPr>
                  <w:rPrChange w:id="116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상태</w:t>
              </w:r>
            </w:ins>
          </w:p>
        </w:tc>
        <w:tc>
          <w:tcPr>
            <w:tcW w:w="3917" w:type="dxa"/>
            <w:tcPrChange w:id="1168" w:author="김은수" w:date="2026-10-01T06:57:00Z">
              <w:tcPr>
                <w:tcW w:w="3827" w:type="dxa"/>
              </w:tcPr>
            </w:tcPrChange>
          </w:tcPr>
          <w:p w14:paraId="448DBF34" w14:textId="77777777" w:rsidR="002E582F" w:rsidRPr="00C34F72" w:rsidRDefault="00B9764E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169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17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171" w:author="김은수" w:date="2026-09-29T18:27:00Z" w16du:dateUtc="2026-09-29T09:27:00Z">
              <w:r w:rsidRPr="00C34F72">
                <w:rPr>
                  <w:lang w:val="en-US"/>
                  <w:rPrChange w:id="1172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delText>Bluetooth Communication Module</w:delText>
              </w:r>
            </w:del>
            <w:ins w:id="1173" w:author="김은수" w:date="2026-09-29T18:27:00Z" w16du:dateUtc="2026-09-29T09:27:00Z">
              <w:r w:rsidR="00AE4A56" w:rsidRPr="00C34F72">
                <w:rPr>
                  <w:lang w:val="en-US"/>
                  <w:rPrChange w:id="1174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4A7D4C5E" w14:textId="77777777" w:rsidTr="00CC0AAE">
        <w:trPr>
          <w:cantSplit/>
          <w:del w:id="1175" w:author="김은수" w:date="2026-10-12T00:19:00Z"/>
          <w:trPrChange w:id="117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177" w:author="김은수" w:date="2026-10-01T06:57:00Z">
              <w:tcPr>
                <w:tcW w:w="1762" w:type="dxa"/>
              </w:tcPr>
            </w:tcPrChange>
          </w:tcPr>
          <w:p w14:paraId="79DE9EAA" w14:textId="77777777" w:rsidR="002E582F" w:rsidRPr="00850940" w:rsidRDefault="00617422">
            <w:pPr>
              <w:pStyle w:val="TDCe"/>
              <w:pPrChange w:id="1178" w:author="김은수" w:date="2026-10-01T06:57:00Z">
                <w:pPr/>
              </w:pPrChange>
            </w:pPr>
            <w:r>
              <w:rPr>
                <w:rPrChange w:id="117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SW-FW-RID-41</w:t>
            </w:r>
          </w:p>
        </w:tc>
        <w:tc>
          <w:tcPr>
            <w:tcW w:w="3917" w:type="dxa"/>
            <w:tcPrChange w:id="1180" w:author="김은수" w:date="2026-10-01T06:57:00Z">
              <w:tcPr>
                <w:tcW w:w="3827" w:type="dxa"/>
              </w:tcPr>
            </w:tcPrChange>
          </w:tcPr>
          <w:p w14:paraId="6C79EB6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8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118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I2C </w:t>
            </w:r>
            <w:del w:id="1183" w:author="김은수" w:date="2026-09-29T18:27:00Z" w16du:dateUtc="2026-09-29T09:27:00Z">
              <w:r w:rsidR="00BA372A">
                <w:rPr>
                  <w:rFonts w:asciiTheme="minorEastAsia" w:hAnsiTheme="minorEastAsia" w:cs="Times New Roman" w:hint="eastAsia"/>
                  <w:color w:val="000000" w:themeColor="text1"/>
                </w:rPr>
                <w:delText>통신,</w:delText>
              </w:r>
            </w:del>
            <w:ins w:id="1184" w:author="김은수" w:date="2026-09-29T18:27:00Z" w16du:dateUtc="2026-09-29T09:27:00Z">
              <w:r>
                <w:rPr>
                  <w:rFonts w:hint="eastAsia"/>
                  <w:rPrChange w:id="118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프로토콜을</w:t>
              </w:r>
              <w:r>
                <w:rPr>
                  <w:rPrChange w:id="118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사용하여</w:t>
              </w:r>
            </w:ins>
            <w:r>
              <w:rPr>
                <w:rPrChange w:id="118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FPGA</w:t>
            </w:r>
            <w:ins w:id="1188" w:author="김은수" w:date="2026-09-29T18:27:00Z" w16du:dateUtc="2026-09-29T09:27:00Z">
              <w:r>
                <w:rPr>
                  <w:rFonts w:hint="eastAsia"/>
                  <w:rPrChange w:id="1189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와</w:t>
              </w:r>
              <w:r>
                <w:rPr>
                  <w:rPrChange w:id="119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데이터 송/수신이 가능해야한다.</w:t>
              </w:r>
            </w:ins>
          </w:p>
        </w:tc>
        <w:tc>
          <w:tcPr>
            <w:tcW w:w="3917" w:type="dxa"/>
            <w:tcPrChange w:id="1191" w:author="김은수" w:date="2026-10-01T06:57:00Z">
              <w:tcPr>
                <w:tcW w:w="3827" w:type="dxa"/>
              </w:tcPr>
            </w:tcPrChange>
          </w:tcPr>
          <w:p w14:paraId="1C497E41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19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193" w:author="김은수" w:date="2026-09-29T18:27:00Z" w16du:dateUtc="2026-09-29T09:27:00Z">
              <w:r>
                <w:rPr>
                  <w:rPrChange w:id="119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19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42877645" w14:textId="77777777" w:rsidTr="00CC0AAE">
        <w:trPr>
          <w:cantSplit/>
          <w:del w:id="1196" w:author="김은수" w:date="2026-10-12T00:19:00Z"/>
          <w:trPrChange w:id="119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198" w:author="김은수" w:date="2026-10-01T06:57:00Z">
              <w:tcPr>
                <w:tcW w:w="1762" w:type="dxa"/>
              </w:tcPr>
            </w:tcPrChange>
          </w:tcPr>
          <w:p w14:paraId="43E79A4D" w14:textId="77777777" w:rsidR="002E582F" w:rsidRPr="00850940" w:rsidRDefault="00617422">
            <w:pPr>
              <w:pStyle w:val="TDCe"/>
              <w:pPrChange w:id="1199" w:author="김은수" w:date="2026-10-01T06:57:00Z">
                <w:pPr/>
              </w:pPrChange>
            </w:pPr>
            <w:r>
              <w:rPr>
                <w:rPrChange w:id="120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SW-FW-RID-42</w:t>
            </w:r>
          </w:p>
        </w:tc>
        <w:tc>
          <w:tcPr>
            <w:tcW w:w="3917" w:type="dxa"/>
            <w:tcPrChange w:id="1201" w:author="김은수" w:date="2026-10-01T06:57:00Z">
              <w:tcPr>
                <w:tcW w:w="3827" w:type="dxa"/>
              </w:tcPr>
            </w:tcPrChange>
          </w:tcPr>
          <w:p w14:paraId="271741E2" w14:textId="77777777" w:rsidR="002E582F" w:rsidRPr="00895B94" w:rsidRDefault="00BA372A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20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20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I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2C 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통신,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가속도 센서</w:delText>
              </w:r>
            </w:del>
            <w:ins w:id="1204" w:author="김은수" w:date="2026-09-29T18:27:00Z" w16du:dateUtc="2026-09-29T09:27:00Z">
              <w:r w:rsidR="005C1023">
                <w:rPr>
                  <w:rPrChange w:id="120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I2C 프로토콜을 사용하여 터치 센서와 데이터를 송수신할 수 있어야 한다.</w:t>
              </w:r>
            </w:ins>
          </w:p>
        </w:tc>
        <w:tc>
          <w:tcPr>
            <w:tcW w:w="3917" w:type="dxa"/>
            <w:tcPrChange w:id="1206" w:author="김은수" w:date="2026-10-01T06:57:00Z">
              <w:tcPr>
                <w:tcW w:w="3827" w:type="dxa"/>
              </w:tcPr>
            </w:tcPrChange>
          </w:tcPr>
          <w:p w14:paraId="424740A3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20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208" w:author="김은수" w:date="2026-09-29T18:27:00Z" w16du:dateUtc="2026-09-29T09:27:00Z">
              <w:r>
                <w:rPr>
                  <w:rPrChange w:id="120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21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6453C078" w14:textId="77777777" w:rsidTr="00CC0AAE">
        <w:trPr>
          <w:cantSplit/>
          <w:del w:id="1211" w:author="김은수" w:date="2026-10-12T00:19:00Z"/>
          <w:trPrChange w:id="121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213" w:author="김은수" w:date="2026-10-01T06:57:00Z">
              <w:tcPr>
                <w:tcW w:w="1762" w:type="dxa"/>
              </w:tcPr>
            </w:tcPrChange>
          </w:tcPr>
          <w:p w14:paraId="61D112BA" w14:textId="77777777" w:rsidR="002E582F" w:rsidRPr="00850940" w:rsidRDefault="00617422">
            <w:pPr>
              <w:pStyle w:val="TDCe"/>
              <w:pPrChange w:id="1214" w:author="김은수" w:date="2026-10-01T06:57:00Z">
                <w:pPr/>
              </w:pPrChange>
            </w:pPr>
            <w:r>
              <w:rPr>
                <w:rPrChange w:id="121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SW-FW-RID-43</w:t>
            </w:r>
          </w:p>
        </w:tc>
        <w:tc>
          <w:tcPr>
            <w:tcW w:w="3917" w:type="dxa"/>
            <w:tcPrChange w:id="1216" w:author="김은수" w:date="2026-10-01T06:57:00Z">
              <w:tcPr>
                <w:tcW w:w="3827" w:type="dxa"/>
              </w:tcPr>
            </w:tcPrChange>
          </w:tcPr>
          <w:p w14:paraId="2CC8455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21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1218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I2C</w:t>
            </w:r>
            <w:del w:id="1219" w:author="김은수" w:date="2026-09-29T18:27:00Z" w16du:dateUtc="2026-09-29T09:27:00Z">
              <w:r w:rsidR="00BA372A">
                <w:rPr>
                  <w:rFonts w:asciiTheme="minorEastAsia" w:hAnsiTheme="minorEastAsia" w:cs="Times New Roman"/>
                  <w:color w:val="000000" w:themeColor="text1"/>
                </w:rPr>
                <w:delText xml:space="preserve"> </w:delText>
              </w:r>
              <w:r w:rsidR="00BA372A">
                <w:rPr>
                  <w:rFonts w:asciiTheme="minorEastAsia" w:hAnsiTheme="minorEastAsia" w:cs="Times New Roman" w:hint="eastAsia"/>
                  <w:color w:val="000000" w:themeColor="text1"/>
                </w:rPr>
                <w:delText>통신,</w:delText>
              </w:r>
              <w:r w:rsidR="00BA372A">
                <w:rPr>
                  <w:rFonts w:asciiTheme="minorEastAsia" w:hAnsiTheme="minorEastAsia" w:cs="Times New Roman"/>
                  <w:color w:val="000000" w:themeColor="text1"/>
                </w:rPr>
                <w:delText xml:space="preserve"> Tx</w:delText>
              </w:r>
            </w:del>
            <w:ins w:id="1220" w:author="김은수" w:date="2026-09-29T18:27:00Z" w16du:dateUtc="2026-09-29T09:27:00Z">
              <w:r>
                <w:rPr>
                  <w:rFonts w:hint="eastAsia"/>
                  <w:rPrChange w:id="122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를</w:t>
              </w:r>
              <w:r>
                <w:rPr>
                  <w:rPrChange w:id="122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프로토콜을 사용하여</w:t>
              </w:r>
            </w:ins>
            <w:r>
              <w:rPr>
                <w:rPrChange w:id="122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PMIC</w:t>
            </w:r>
            <w:ins w:id="1224" w:author="김은수" w:date="2026-09-29T18:27:00Z" w16du:dateUtc="2026-09-29T09:27:00Z">
              <w:r>
                <w:rPr>
                  <w:rFonts w:hint="eastAsia"/>
                  <w:rPrChange w:id="122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의</w:t>
              </w:r>
              <w:r>
                <w:rPr>
                  <w:rPrChange w:id="122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조정이 가능해야한다.</w:t>
              </w:r>
            </w:ins>
          </w:p>
        </w:tc>
        <w:tc>
          <w:tcPr>
            <w:tcW w:w="3917" w:type="dxa"/>
            <w:tcPrChange w:id="1227" w:author="김은수" w:date="2026-10-01T06:57:00Z">
              <w:tcPr>
                <w:tcW w:w="3827" w:type="dxa"/>
              </w:tcPr>
            </w:tcPrChange>
          </w:tcPr>
          <w:p w14:paraId="1A19A175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22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229" w:author="김은수" w:date="2026-09-29T18:27:00Z" w16du:dateUtc="2026-09-29T09:27:00Z">
              <w:r>
                <w:rPr>
                  <w:rPrChange w:id="123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23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7CD207BC" w14:textId="77777777" w:rsidTr="00CC0AAE">
        <w:trPr>
          <w:cantSplit/>
          <w:del w:id="1286" w:author="김은수" w:date="2026-10-12T00:19:00Z"/>
          <w:trPrChange w:id="128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288" w:author="김은수" w:date="2026-10-01T06:57:00Z">
              <w:tcPr>
                <w:tcW w:w="1762" w:type="dxa"/>
              </w:tcPr>
            </w:tcPrChange>
          </w:tcPr>
          <w:p w14:paraId="731A9F34" w14:textId="77777777" w:rsidR="002E582F" w:rsidRPr="00850940" w:rsidRDefault="00617422">
            <w:pPr>
              <w:pStyle w:val="TDCe"/>
              <w:pPrChange w:id="1289" w:author="김은수" w:date="2026-10-01T06:57:00Z">
                <w:pPr/>
              </w:pPrChange>
            </w:pPr>
            <w:r>
              <w:rPr>
                <w:rPrChange w:id="129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SW-FW-RID-46</w:t>
            </w:r>
          </w:p>
        </w:tc>
        <w:tc>
          <w:tcPr>
            <w:tcW w:w="3917" w:type="dxa"/>
            <w:tcPrChange w:id="1291" w:author="김은수" w:date="2026-10-01T06:57:00Z">
              <w:tcPr>
                <w:tcW w:w="3827" w:type="dxa"/>
              </w:tcPr>
            </w:tcPrChange>
          </w:tcPr>
          <w:p w14:paraId="5F5A9390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29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293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등록된</w:t>
            </w:r>
            <w:r>
              <w:rPr>
                <w:rPrChange w:id="1294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내부이식장치와만 근접 </w:t>
            </w:r>
            <w:ins w:id="1295" w:author="김은수" w:date="2026-09-29T18:27:00Z" w16du:dateUtc="2026-09-29T09:27:00Z">
              <w:r>
                <w:rPr>
                  <w:rFonts w:hint="eastAsia"/>
                  <w:rPrChange w:id="129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무선</w:t>
              </w:r>
              <w:r>
                <w:rPr>
                  <w:rPrChange w:id="129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</w:t>
              </w:r>
            </w:ins>
            <w:r>
              <w:rPr>
                <w:rFonts w:hint="eastAsia"/>
                <w:rPrChange w:id="1298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통신을</w:t>
            </w:r>
            <w:r>
              <w:rPr>
                <w:rPrChange w:id="129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연결한다.</w:t>
            </w:r>
          </w:p>
        </w:tc>
        <w:tc>
          <w:tcPr>
            <w:tcW w:w="3917" w:type="dxa"/>
            <w:tcPrChange w:id="1300" w:author="김은수" w:date="2026-10-01T06:57:00Z">
              <w:tcPr>
                <w:tcW w:w="3827" w:type="dxa"/>
              </w:tcPr>
            </w:tcPrChange>
          </w:tcPr>
          <w:p w14:paraId="30DBD6F3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301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30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303" w:author="김은수" w:date="2026-09-29T18:27:00Z" w16du:dateUtc="2026-09-29T09:27:00Z">
              <w:r w:rsidRPr="00C34F72">
                <w:rPr>
                  <w:lang w:val="en-US"/>
                  <w:rPrChange w:id="1304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1305" w:author="김은수" w:date="2026-10-01T16:27:00Z" w16du:dateUtc="2026-10-01T07:2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08C79DC2" w14:textId="77777777" w:rsidTr="00CC0AAE">
        <w:trPr>
          <w:cantSplit/>
          <w:del w:id="1306" w:author="김은수" w:date="2026-10-12T00:19:00Z"/>
          <w:trPrChange w:id="130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308" w:author="김은수" w:date="2026-10-01T06:57:00Z">
              <w:tcPr>
                <w:tcW w:w="1762" w:type="dxa"/>
              </w:tcPr>
            </w:tcPrChange>
          </w:tcPr>
          <w:p w14:paraId="207FA0E0" w14:textId="77777777" w:rsidR="002E582F" w:rsidRPr="00850940" w:rsidRDefault="00617422">
            <w:pPr>
              <w:pStyle w:val="TDCe"/>
              <w:pPrChange w:id="1309" w:author="김은수" w:date="2026-10-01T06:57:00Z">
                <w:pPr/>
              </w:pPrChange>
            </w:pPr>
            <w:r>
              <w:rPr>
                <w:rPrChange w:id="131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SW-FW-RID-47</w:t>
            </w:r>
          </w:p>
        </w:tc>
        <w:tc>
          <w:tcPr>
            <w:tcW w:w="3917" w:type="dxa"/>
            <w:tcPrChange w:id="1311" w:author="김은수" w:date="2026-10-01T06:57:00Z">
              <w:tcPr>
                <w:tcW w:w="3827" w:type="dxa"/>
              </w:tcPr>
            </w:tcPrChange>
          </w:tcPr>
          <w:p w14:paraId="5B4B624D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1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31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내부기 연결 상태에서 블루투스 활성화</w:delText>
              </w:r>
            </w:del>
            <w:ins w:id="1314" w:author="김은수" w:date="2026-09-29T18:27:00Z" w16du:dateUtc="2026-09-29T09:27:00Z">
              <w:r w:rsidR="005C1023">
                <w:rPr>
                  <w:rPrChange w:id="131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[QCC 단독] 일정시간 동안 제어 명령이 수신되지 않으면, BLE 연결을 해제한다.</w:t>
              </w:r>
            </w:ins>
          </w:p>
        </w:tc>
        <w:tc>
          <w:tcPr>
            <w:tcW w:w="3917" w:type="dxa"/>
            <w:tcPrChange w:id="1316" w:author="김은수" w:date="2026-10-01T06:57:00Z">
              <w:tcPr>
                <w:tcW w:w="3827" w:type="dxa"/>
              </w:tcPr>
            </w:tcPrChange>
          </w:tcPr>
          <w:p w14:paraId="76071543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1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318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System Control</w:delText>
              </w:r>
            </w:del>
            <w:ins w:id="1319" w:author="김은수" w:date="2026-09-29T18:27:00Z" w16du:dateUtc="2026-09-29T09:27:00Z">
              <w:r w:rsidR="00AE4A56">
                <w:rPr>
                  <w:rPrChange w:id="132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QCC Bluetooth Communication</w:t>
              </w:r>
            </w:ins>
            <w:r w:rsidR="00AE4A56">
              <w:rPr>
                <w:rPrChange w:id="132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Module</w:t>
            </w:r>
          </w:p>
        </w:tc>
      </w:tr>
      <w:tr w:rsidR="002E582F" w:rsidRPr="003F2E8B" w14:paraId="1FF38C3B" w14:textId="77777777" w:rsidTr="00CC0AAE">
        <w:trPr>
          <w:cantSplit/>
          <w:del w:id="1322" w:author="김은수" w:date="2026-10-12T00:19:00Z"/>
          <w:trPrChange w:id="132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324" w:author="김은수" w:date="2026-10-01T06:57:00Z">
              <w:tcPr>
                <w:tcW w:w="1762" w:type="dxa"/>
              </w:tcPr>
            </w:tcPrChange>
          </w:tcPr>
          <w:p w14:paraId="6CFBDD09" w14:textId="77777777" w:rsidR="002E582F" w:rsidRPr="00850940" w:rsidRDefault="00617422">
            <w:pPr>
              <w:pStyle w:val="TDCe"/>
              <w:pPrChange w:id="1325" w:author="김은수" w:date="2026-10-01T06:57:00Z">
                <w:pPr/>
              </w:pPrChange>
            </w:pPr>
            <w:r>
              <w:rPr>
                <w:rPrChange w:id="132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SW-FW-RID-48</w:t>
            </w:r>
          </w:p>
        </w:tc>
        <w:tc>
          <w:tcPr>
            <w:tcW w:w="3917" w:type="dxa"/>
            <w:tcPrChange w:id="1327" w:author="김은수" w:date="2026-10-01T06:57:00Z">
              <w:tcPr>
                <w:tcW w:w="3827" w:type="dxa"/>
              </w:tcPr>
            </w:tcPrChange>
          </w:tcPr>
          <w:p w14:paraId="155BA001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2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329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블루투스 통신에 페어링 기능 적용을 통하여 보안 데이터 통신</w:delText>
              </w:r>
            </w:del>
            <w:ins w:id="1330" w:author="김은수" w:date="2026-09-29T18:27:00Z" w16du:dateUtc="2026-09-29T09:27:00Z">
              <w:r w:rsidR="005C1023">
                <w:rPr>
                  <w:rPrChange w:id="133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[QCC 단독] 1. BLE Pairing 기능을  사용하여 인가된 장치와 연결</w:t>
              </w:r>
              <w:r w:rsidR="005C1023">
                <w:rPr>
                  <w:rPrChange w:id="133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>2. BLE 연결 후 별도의 자체 인증 방식, CRA(Challenge-Response Authentication),을 사용하여 적법한 장치를 확인</w:t>
              </w:r>
            </w:ins>
          </w:p>
        </w:tc>
        <w:tc>
          <w:tcPr>
            <w:tcW w:w="3917" w:type="dxa"/>
            <w:tcPrChange w:id="1333" w:author="김은수" w:date="2026-10-01T06:57:00Z">
              <w:tcPr>
                <w:tcW w:w="3827" w:type="dxa"/>
              </w:tcPr>
            </w:tcPrChange>
          </w:tcPr>
          <w:p w14:paraId="7715F20B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3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335" w:author="김은수" w:date="2026-09-29T18:27:00Z" w16du:dateUtc="2026-09-29T09:27:00Z">
              <w:r>
                <w:rPr>
                  <w:rPrChange w:id="133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QCC </w:t>
              </w:r>
            </w:ins>
            <w:r>
              <w:rPr>
                <w:rPrChange w:id="133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</w:p>
        </w:tc>
      </w:tr>
      <w:tr w:rsidR="002E582F" w:rsidRPr="003F2E8B" w14:paraId="445D9742" w14:textId="77777777" w:rsidTr="00CC0AAE">
        <w:trPr>
          <w:cantSplit/>
          <w:del w:id="1338" w:author="김은수" w:date="2026-10-12T00:19:00Z"/>
          <w:trPrChange w:id="133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340" w:author="김은수" w:date="2026-10-01T06:57:00Z">
              <w:tcPr>
                <w:tcW w:w="1762" w:type="dxa"/>
              </w:tcPr>
            </w:tcPrChange>
          </w:tcPr>
          <w:p w14:paraId="5D576D34" w14:textId="77777777" w:rsidR="002E582F" w:rsidRPr="00850940" w:rsidRDefault="00617422">
            <w:pPr>
              <w:pStyle w:val="TDCe"/>
              <w:pPrChange w:id="1341" w:author="김은수" w:date="2026-10-01T06:57:00Z">
                <w:pPr/>
              </w:pPrChange>
            </w:pPr>
            <w:r>
              <w:rPr>
                <w:rPrChange w:id="134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SW-FW-RID-49</w:t>
            </w:r>
          </w:p>
        </w:tc>
        <w:tc>
          <w:tcPr>
            <w:tcW w:w="3917" w:type="dxa"/>
            <w:tcPrChange w:id="1343" w:author="김은수" w:date="2026-10-01T06:57:00Z">
              <w:tcPr>
                <w:tcW w:w="3827" w:type="dxa"/>
              </w:tcPr>
            </w:tcPrChange>
          </w:tcPr>
          <w:p w14:paraId="7E053F73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4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345" w:author="김은수" w:date="2026-09-29T18:27:00Z" w16du:dateUtc="2026-09-29T09:27:00Z">
              <w:r w:rsidRPr="00D94EE5">
                <w:rPr>
                  <w:rFonts w:asciiTheme="minorEastAsia" w:hAnsiTheme="minorEastAsia" w:cs="Times New Roman" w:hint="eastAsia"/>
                  <w:color w:val="000000" w:themeColor="text1"/>
                </w:rPr>
                <w:delText>블투투스</w:delText>
              </w:r>
              <w:r w:rsidRPr="00D94EE5">
                <w:rPr>
                  <w:rFonts w:asciiTheme="minorEastAsia" w:hAnsiTheme="minorEastAsia" w:cs="Times New Roman"/>
                  <w:color w:val="000000" w:themeColor="text1"/>
                </w:rPr>
                <w:delText xml:space="preserve"> 통신에 페어링 기능을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 </w:delText>
              </w:r>
              <w:r w:rsidRPr="00D94EE5">
                <w:rPr>
                  <w:rFonts w:asciiTheme="minorEastAsia" w:hAnsiTheme="minorEastAsia" w:cs="Times New Roman"/>
                  <w:color w:val="000000" w:themeColor="text1"/>
                </w:rPr>
                <w:delText>적용하여 통신 데이터 보안 구축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 </w:delText>
              </w:r>
              <w:r w:rsidRPr="00D94EE5">
                <w:rPr>
                  <w:rFonts w:asciiTheme="minorEastAsia" w:hAnsiTheme="minorEastAsia" w:cs="Times New Roman"/>
                  <w:color w:val="000000" w:themeColor="text1"/>
                </w:rPr>
                <w:delText>(bluettoth 4.2 AES-128)</w:delText>
              </w:r>
            </w:del>
            <w:ins w:id="1346" w:author="김은수" w:date="2026-09-29T18:27:00Z" w16du:dateUtc="2026-09-29T09:27:00Z">
              <w:r w:rsidR="005C1023">
                <w:rPr>
                  <w:rPrChange w:id="134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[QCC 단독] BLE 페어링이 완료된 상태에서 데이터를 송/수신한다. - 무결성</w:t>
              </w:r>
              <w:r w:rsidR="005C1023">
                <w:rPr>
                  <w:rPrChange w:id="134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</w:r>
              <w:r w:rsidR="005C1023">
                <w:rPr>
                  <w:rPrChange w:id="134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>AES-CCM (Counter with CBC-MAC)을 사용함으로써 기밀성, 무결성, 인증  세 가지의 기능이 제공됨</w:t>
              </w:r>
              <w:r w:rsidR="005C1023">
                <w:rPr>
                  <w:rPrChange w:id="135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>(Bluetooth Core specification LE Link Layer 참조)</w:t>
              </w:r>
            </w:ins>
          </w:p>
        </w:tc>
        <w:tc>
          <w:tcPr>
            <w:tcW w:w="3917" w:type="dxa"/>
            <w:tcPrChange w:id="1351" w:author="김은수" w:date="2026-10-01T06:57:00Z">
              <w:tcPr>
                <w:tcW w:w="3827" w:type="dxa"/>
              </w:tcPr>
            </w:tcPrChange>
          </w:tcPr>
          <w:p w14:paraId="2A601DA2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5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353" w:author="김은수" w:date="2026-09-29T18:27:00Z" w16du:dateUtc="2026-09-29T09:27:00Z">
              <w:r>
                <w:rPr>
                  <w:rPrChange w:id="135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QCC </w:t>
              </w:r>
            </w:ins>
            <w:r>
              <w:rPr>
                <w:rPrChange w:id="135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</w:p>
        </w:tc>
      </w:tr>
      <w:tr w:rsidR="002E582F" w:rsidRPr="003F2E8B" w14:paraId="68231A6D" w14:textId="77777777" w:rsidTr="00CC0AAE">
        <w:trPr>
          <w:cantSplit/>
          <w:del w:id="1356" w:author="김은수" w:date="2026-10-12T00:19:00Z"/>
          <w:trPrChange w:id="135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358" w:author="김은수" w:date="2026-10-01T06:57:00Z">
              <w:tcPr>
                <w:tcW w:w="1762" w:type="dxa"/>
              </w:tcPr>
            </w:tcPrChange>
          </w:tcPr>
          <w:p w14:paraId="55809CC9" w14:textId="77777777" w:rsidR="002E582F" w:rsidRPr="00850940" w:rsidRDefault="00617422">
            <w:pPr>
              <w:pStyle w:val="TDCe"/>
              <w:pPrChange w:id="1359" w:author="김은수" w:date="2026-10-01T06:57:00Z">
                <w:pPr/>
              </w:pPrChange>
            </w:pPr>
            <w:r>
              <w:rPr>
                <w:rPrChange w:id="136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SW-FW-RID-50</w:t>
            </w:r>
          </w:p>
        </w:tc>
        <w:tc>
          <w:tcPr>
            <w:tcW w:w="3917" w:type="dxa"/>
            <w:tcPrChange w:id="1361" w:author="김은수" w:date="2026-10-01T06:57:00Z">
              <w:tcPr>
                <w:tcW w:w="3827" w:type="dxa"/>
              </w:tcPr>
            </w:tcPrChange>
          </w:tcPr>
          <w:p w14:paraId="420BB4BE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6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36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블루투스 통신 접속 로그 기록</w:delText>
              </w:r>
            </w:del>
            <w:ins w:id="1364" w:author="김은수" w:date="2026-09-29T18:27:00Z" w16du:dateUtc="2026-09-29T09:27:00Z">
              <w:r w:rsidR="005C1023">
                <w:rPr>
                  <w:rFonts w:hint="eastAsia"/>
                  <w:rPrChange w:id="136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감사기록을</w:t>
              </w:r>
              <w:r w:rsidR="005C1023">
                <w:rPr>
                  <w:rPrChange w:id="136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생성한다.</w:t>
              </w:r>
            </w:ins>
          </w:p>
        </w:tc>
        <w:tc>
          <w:tcPr>
            <w:tcW w:w="3917" w:type="dxa"/>
            <w:tcPrChange w:id="1367" w:author="김은수" w:date="2026-10-01T06:57:00Z">
              <w:tcPr>
                <w:tcW w:w="3827" w:type="dxa"/>
              </w:tcPr>
            </w:tcPrChange>
          </w:tcPr>
          <w:p w14:paraId="5621C22D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6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369" w:author="김은수" w:date="2026-09-29T18:27:00Z" w16du:dateUtc="2026-09-29T09:27:00Z">
              <w:r>
                <w:delText>Bluetooth Communication</w:delText>
              </w:r>
            </w:del>
            <w:ins w:id="1370" w:author="김은수" w:date="2026-09-29T18:27:00Z" w16du:dateUtc="2026-09-29T09:27:00Z">
              <w:r w:rsidR="00AE4A56">
                <w:rPr>
                  <w:rPrChange w:id="137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System Control</w:t>
              </w:r>
            </w:ins>
            <w:r w:rsidR="00AE4A56">
              <w:rPr>
                <w:rPrChange w:id="137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Module</w:t>
            </w:r>
            <w:ins w:id="1373" w:author="김은수" w:date="2026-09-29T18:27:00Z" w16du:dateUtc="2026-09-29T09:27:00Z">
              <w:r w:rsidR="00AE4A56">
                <w:rPr>
                  <w:rPrChange w:id="137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저장 및 보안 처리</w:t>
              </w:r>
            </w:ins>
          </w:p>
        </w:tc>
      </w:tr>
      <w:tr w:rsidR="002E582F" w:rsidRPr="003F2E8B" w14:paraId="2FBFCB3A" w14:textId="77777777" w:rsidTr="00CC0AAE">
        <w:trPr>
          <w:cantSplit/>
          <w:del w:id="1375" w:author="김은수" w:date="2026-10-12T00:19:00Z"/>
          <w:trPrChange w:id="137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377" w:author="김은수" w:date="2026-10-01T06:57:00Z">
              <w:tcPr>
                <w:tcW w:w="1762" w:type="dxa"/>
              </w:tcPr>
            </w:tcPrChange>
          </w:tcPr>
          <w:p w14:paraId="25B9BEE3" w14:textId="77777777" w:rsidR="002E582F" w:rsidRPr="00850940" w:rsidRDefault="00617422">
            <w:pPr>
              <w:pStyle w:val="TDCe"/>
              <w:pPrChange w:id="1378" w:author="김은수" w:date="2026-10-01T06:57:00Z">
                <w:pPr/>
              </w:pPrChange>
            </w:pPr>
            <w:r>
              <w:rPr>
                <w:rPrChange w:id="137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SW-FW-RID-51</w:t>
            </w:r>
          </w:p>
        </w:tc>
        <w:tc>
          <w:tcPr>
            <w:tcW w:w="3917" w:type="dxa"/>
            <w:tcPrChange w:id="1380" w:author="김은수" w:date="2026-10-01T06:57:00Z">
              <w:tcPr>
                <w:tcW w:w="3827" w:type="dxa"/>
              </w:tcPr>
            </w:tcPrChange>
          </w:tcPr>
          <w:p w14:paraId="61DCC488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8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382" w:author="김은수" w:date="2026-09-29T18:27:00Z" w16du:dateUtc="2026-09-29T09:27:00Z">
              <w:r>
                <w:rPr>
                  <w:rFonts w:hint="eastAsia"/>
                </w:rPr>
                <w:delText>펌웨어 실행 시, 설정 데이터가 유효 범위를 벗어 날 경우 에러 모드 진입</w:delText>
              </w:r>
            </w:del>
            <w:ins w:id="1383" w:author="김은수" w:date="2026-09-29T18:27:00Z" w16du:dateUtc="2026-09-29T09:27:00Z">
              <w:r w:rsidR="005C1023">
                <w:rPr>
                  <w:rFonts w:hint="eastAsia"/>
                  <w:rPrChange w:id="1384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설정파일을</w:t>
              </w:r>
              <w:r w:rsidR="005C1023">
                <w:rPr>
                  <w:rPrChange w:id="138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읽을 때, 파일의 무결성을 확인한다.</w:t>
              </w:r>
            </w:ins>
          </w:p>
        </w:tc>
        <w:tc>
          <w:tcPr>
            <w:tcW w:w="3917" w:type="dxa"/>
            <w:tcPrChange w:id="1386" w:author="김은수" w:date="2026-10-01T06:57:00Z">
              <w:tcPr>
                <w:tcW w:w="3827" w:type="dxa"/>
              </w:tcPr>
            </w:tcPrChange>
          </w:tcPr>
          <w:p w14:paraId="6D6C8CD7" w14:textId="77777777" w:rsidR="00D94EE5" w:rsidRDefault="00D94EE5" w:rsidP="00D94EE5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7" w:author="김은수" w:date="2026-09-29T18:27:00Z" w16du:dateUtc="2026-09-29T09:27:00Z"/>
                <w:rFonts w:asciiTheme="minorEastAsia" w:hAnsiTheme="minorEastAsia" w:cs="Times New Roman"/>
              </w:rPr>
            </w:pPr>
            <w:del w:id="1388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 xml:space="preserve">Signal Processing Module </w:delText>
              </w:r>
            </w:del>
          </w:p>
          <w:p w14:paraId="78640279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8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139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  <w:ins w:id="1391" w:author="김은수" w:date="2026-09-29T18:27:00Z" w16du:dateUtc="2026-09-29T09:27:00Z">
              <w:r>
                <w:rPr>
                  <w:rPrChange w:id="139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저장 및 보안 처리</w:t>
              </w:r>
            </w:ins>
          </w:p>
        </w:tc>
      </w:tr>
      <w:tr w:rsidR="002E582F" w:rsidRPr="003F2E8B" w14:paraId="6879B9FA" w14:textId="77777777" w:rsidTr="00CC0AAE">
        <w:trPr>
          <w:cantSplit/>
          <w:del w:id="1393" w:author="김은수" w:date="2026-10-12T00:19:00Z"/>
          <w:trPrChange w:id="139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395" w:author="김은수" w:date="2026-10-01T06:57:00Z">
              <w:tcPr>
                <w:tcW w:w="1762" w:type="dxa"/>
              </w:tcPr>
            </w:tcPrChange>
          </w:tcPr>
          <w:p w14:paraId="6BE43FDE" w14:textId="77777777" w:rsidR="002E582F" w:rsidRPr="00850940" w:rsidRDefault="00617422">
            <w:pPr>
              <w:pStyle w:val="TDCe"/>
              <w:pPrChange w:id="1396" w:author="김은수" w:date="2026-10-01T06:57:00Z">
                <w:pPr/>
              </w:pPrChange>
            </w:pPr>
            <w:r>
              <w:rPr>
                <w:rPrChange w:id="139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SW-FW-RID-52</w:t>
            </w:r>
          </w:p>
        </w:tc>
        <w:tc>
          <w:tcPr>
            <w:tcW w:w="3917" w:type="dxa"/>
            <w:tcPrChange w:id="1398" w:author="김은수" w:date="2026-10-01T06:57:00Z">
              <w:tcPr>
                <w:tcW w:w="3827" w:type="dxa"/>
              </w:tcPr>
            </w:tcPrChange>
          </w:tcPr>
          <w:p w14:paraId="2E7312A6" w14:textId="77777777" w:rsidR="002E582F" w:rsidRPr="00895B94" w:rsidRDefault="00D94EE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39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400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내부기 제어용 </w:delText>
              </w:r>
              <w:r>
                <w:rPr>
                  <w:rFonts w:asciiTheme="minorEastAsia" w:hAnsiTheme="minorEastAsia" w:cs="Times New Roman"/>
                  <w:color w:val="000000" w:themeColor="text1"/>
                </w:rPr>
                <w:delText>Passkey</w:delText>
              </w:r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 xml:space="preserve"> 매칭 확인 후 리모콘 제어 활성화</w:delText>
              </w:r>
            </w:del>
            <w:ins w:id="1401" w:author="김은수" w:date="2026-09-29T18:27:00Z" w16du:dateUtc="2026-09-29T09:27:00Z">
              <w:r w:rsidR="005C1023">
                <w:rPr>
                  <w:rPrChange w:id="140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[QCC 단독] 1. CRA 인증에서 기기제어를 위한 통신과 매핑을 의한 통신을 구분하여 별도의  인증 키와 인증방식을 사용</w:t>
              </w:r>
              <w:r w:rsidR="005C1023">
                <w:rPr>
                  <w:rPrChange w:id="140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>2. CRA 인증에 사용되는 각 키의 크기는 16 bytes (128 bits)이므로 충분히 안전한 보안을 제공한다.</w:t>
              </w:r>
            </w:ins>
          </w:p>
        </w:tc>
        <w:tc>
          <w:tcPr>
            <w:tcW w:w="3917" w:type="dxa"/>
            <w:tcPrChange w:id="1404" w:author="김은수" w:date="2026-10-01T06:57:00Z">
              <w:tcPr>
                <w:tcW w:w="3827" w:type="dxa"/>
              </w:tcPr>
            </w:tcPrChange>
          </w:tcPr>
          <w:p w14:paraId="0F9F2C78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0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406" w:author="김은수" w:date="2026-09-29T18:27:00Z" w16du:dateUtc="2026-09-29T09:27:00Z">
              <w:r>
                <w:rPr>
                  <w:rPrChange w:id="140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QCC </w:t>
              </w:r>
            </w:ins>
            <w:r>
              <w:rPr>
                <w:rPrChange w:id="140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</w:p>
        </w:tc>
      </w:tr>
      <w:tr w:rsidR="002E582F" w:rsidRPr="003F2E8B" w14:paraId="21C4A0D3" w14:textId="77777777" w:rsidTr="00CC0AAE">
        <w:trPr>
          <w:cantSplit/>
          <w:del w:id="1409" w:author="김은수" w:date="2026-10-12T00:19:00Z"/>
          <w:trPrChange w:id="141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411" w:author="김은수" w:date="2026-10-01T06:57:00Z">
              <w:tcPr>
                <w:tcW w:w="1762" w:type="dxa"/>
              </w:tcPr>
            </w:tcPrChange>
          </w:tcPr>
          <w:p w14:paraId="20E0A97A" w14:textId="77777777" w:rsidR="002E582F" w:rsidRPr="00850940" w:rsidRDefault="00617422">
            <w:pPr>
              <w:pStyle w:val="TDCe"/>
              <w:pPrChange w:id="1412" w:author="김은수" w:date="2026-10-01T06:57:00Z">
                <w:pPr/>
              </w:pPrChange>
            </w:pPr>
            <w:r>
              <w:rPr>
                <w:rPrChange w:id="141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SW-FW-RID-53</w:t>
            </w:r>
          </w:p>
        </w:tc>
        <w:tc>
          <w:tcPr>
            <w:tcW w:w="3917" w:type="dxa"/>
            <w:tcPrChange w:id="1414" w:author="김은수" w:date="2026-10-01T06:57:00Z">
              <w:tcPr>
                <w:tcW w:w="3827" w:type="dxa"/>
              </w:tcPr>
            </w:tcPrChange>
          </w:tcPr>
          <w:p w14:paraId="65D2783F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1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416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소프트웨어</w:t>
            </w:r>
            <w:r>
              <w:rPr>
                <w:rPrChange w:id="141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1418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유지보스 절차를 따른다</w:delText>
              </w:r>
            </w:del>
            <w:ins w:id="1419" w:author="김은수" w:date="2026-09-29T18:27:00Z" w16du:dateUtc="2026-09-29T09:27:00Z">
              <w:r>
                <w:rPr>
                  <w:rFonts w:hint="eastAsia"/>
                  <w:rPrChange w:id="142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업데이트가</w:t>
              </w:r>
              <w:r>
                <w:rPr>
                  <w:rPrChange w:id="142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필요할 경우 기존 제품을 회수하고 업데이트된 제품을 생산하여 교체한다</w:t>
              </w:r>
            </w:ins>
            <w:r>
              <w:rPr>
                <w:rPrChange w:id="1422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.</w:t>
            </w:r>
          </w:p>
        </w:tc>
        <w:tc>
          <w:tcPr>
            <w:tcW w:w="3917" w:type="dxa"/>
            <w:tcPrChange w:id="1423" w:author="김은수" w:date="2026-10-01T06:57:00Z">
              <w:tcPr>
                <w:tcW w:w="3827" w:type="dxa"/>
              </w:tcPr>
            </w:tcPrChange>
          </w:tcPr>
          <w:p w14:paraId="565BFB4D" w14:textId="77777777" w:rsidR="002E582F" w:rsidRPr="00895B94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2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425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</w:rPr>
                <w:delText>NA</w:delText>
              </w:r>
            </w:del>
            <w:ins w:id="1426" w:author="김은수" w:date="2026-09-29T18:27:00Z" w16du:dateUtc="2026-09-29T09:27:00Z">
              <w:r w:rsidR="00AE4A56">
                <w:rPr>
                  <w:rFonts w:hint="eastAsia"/>
                  <w:rPrChange w:id="1427" w:author="김은수" w:date="2026-10-01T06:57:00Z">
                    <w:rPr>
                      <w:rFonts w:asciiTheme="minorHAnsi" w:eastAsiaTheme="minorEastAsia" w:hAnsiTheme="minorHAnsi" w:cstheme="minorBidi" w:hint="eastAsia"/>
                      <w:color w:val="auto"/>
                      <w:szCs w:val="22"/>
                      <w:lang w:val="en-US"/>
                    </w:rPr>
                  </w:rPrChange>
                </w:rPr>
                <w:t>배포</w:t>
              </w:r>
              <w:r w:rsidR="00AE4A56">
                <w:rPr>
                  <w:rPrChange w:id="142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및 변경관리 절차</w:t>
              </w:r>
            </w:ins>
          </w:p>
        </w:tc>
      </w:tr>
      <w:tr w:rsidR="002E582F" w:rsidRPr="003F2E8B" w14:paraId="625F2C83" w14:textId="77777777" w:rsidTr="00CC0AAE">
        <w:trPr>
          <w:cantSplit/>
          <w:del w:id="1429" w:author="김은수" w:date="2026-10-12T00:19:00Z"/>
          <w:trPrChange w:id="143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431" w:author="김은수" w:date="2026-10-01T06:57:00Z">
              <w:tcPr>
                <w:tcW w:w="1762" w:type="dxa"/>
              </w:tcPr>
            </w:tcPrChange>
          </w:tcPr>
          <w:p w14:paraId="0F5A8F0E" w14:textId="77777777" w:rsidR="002E582F" w:rsidRPr="00850940" w:rsidRDefault="00617422">
            <w:pPr>
              <w:pStyle w:val="TDCe"/>
              <w:pPrChange w:id="1432" w:author="김은수" w:date="2026-10-01T06:57:00Z">
                <w:pPr/>
              </w:pPrChange>
            </w:pPr>
            <w:r>
              <w:rPr>
                <w:rPrChange w:id="143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SW-FW-RID-54</w:t>
            </w:r>
          </w:p>
        </w:tc>
        <w:tc>
          <w:tcPr>
            <w:tcW w:w="3917" w:type="dxa"/>
            <w:tcPrChange w:id="1434" w:author="김은수" w:date="2026-10-01T06:57:00Z">
              <w:tcPr>
                <w:tcW w:w="3827" w:type="dxa"/>
              </w:tcPr>
            </w:tcPrChange>
          </w:tcPr>
          <w:p w14:paraId="202EBBBE" w14:textId="77777777" w:rsidR="002E582F" w:rsidRPr="00895B94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3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436" w:author="김은수" w:date="2026-09-29T18:27:00Z" w16du:dateUtc="2026-09-29T09:27:00Z">
              <w:r w:rsidRPr="00B25E91">
                <w:rPr>
                  <w:rFonts w:asciiTheme="minorEastAsia" w:hAnsiTheme="minorEastAsia" w:cs="Times New Roman"/>
                  <w:color w:val="000000" w:themeColor="text1"/>
                </w:rPr>
                <w:delText>CM3 실행코드 사이즈를 18430 words 이하로 한다.</w:delText>
              </w:r>
            </w:del>
            <w:ins w:id="1437" w:author="김은수" w:date="2026-09-29T18:27:00Z" w16du:dateUtc="2026-09-29T09:27:00Z">
              <w:r w:rsidR="005C1023">
                <w:rPr>
                  <w:rPrChange w:id="143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1. 칩셋에서 부팅 과정에서 실행파일의 CRC 체크 기능 활성화</w:t>
              </w:r>
              <w:r w:rsidR="005C1023">
                <w:rPr>
                  <w:rPrChange w:id="143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>2. 칩셋에서 제공하는 무결성 방식을 사용하여 검사</w:t>
              </w:r>
            </w:ins>
          </w:p>
        </w:tc>
        <w:tc>
          <w:tcPr>
            <w:tcW w:w="3917" w:type="dxa"/>
            <w:tcPrChange w:id="1440" w:author="김은수" w:date="2026-10-01T06:57:00Z">
              <w:tcPr>
                <w:tcW w:w="3827" w:type="dxa"/>
              </w:tcPr>
            </w:tcPrChange>
          </w:tcPr>
          <w:p w14:paraId="3BE52F95" w14:textId="77777777" w:rsidR="002E582F" w:rsidRPr="00C34F72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441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44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443" w:author="김은수" w:date="2026-09-29T18:27:00Z" w16du:dateUtc="2026-09-29T09:27:00Z">
              <w:r w:rsidRPr="00C34F72">
                <w:rPr>
                  <w:rFonts w:asciiTheme="minorEastAsia" w:hAnsiTheme="minorEastAsia" w:cs="Times New Roman"/>
                  <w:lang w:val="en-US"/>
                  <w:rPrChange w:id="1444" w:author="김은수" w:date="2026-10-01T16:27:00Z" w16du:dateUtc="2026-10-01T07:2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delText>NA</w:delText>
              </w:r>
            </w:del>
            <w:ins w:id="1445" w:author="김은수" w:date="2026-09-29T18:27:00Z" w16du:dateUtc="2026-09-29T09:27:00Z">
              <w:r w:rsidR="00AE4A56" w:rsidRPr="00C34F72">
                <w:rPr>
                  <w:lang w:val="en-US"/>
                  <w:rPrChange w:id="1446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Boot Control Module / Image Loading Module</w:t>
              </w:r>
            </w:ins>
          </w:p>
        </w:tc>
      </w:tr>
      <w:tr w:rsidR="002E582F" w:rsidRPr="003F2E8B" w14:paraId="0CB6756F" w14:textId="77777777" w:rsidTr="00CC0AAE">
        <w:trPr>
          <w:cantSplit/>
          <w:del w:id="1447" w:author="김은수" w:date="2026-10-12T00:19:00Z"/>
          <w:trPrChange w:id="144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449" w:author="김은수" w:date="2026-10-01T06:57:00Z">
              <w:tcPr>
                <w:tcW w:w="1762" w:type="dxa"/>
              </w:tcPr>
            </w:tcPrChange>
          </w:tcPr>
          <w:p w14:paraId="783B7F12" w14:textId="77777777" w:rsidR="002E582F" w:rsidRPr="00850940" w:rsidRDefault="00617422">
            <w:pPr>
              <w:pStyle w:val="TDCe"/>
              <w:pPrChange w:id="1450" w:author="김은수" w:date="2026-10-01T06:57:00Z">
                <w:pPr/>
              </w:pPrChange>
            </w:pPr>
            <w:r>
              <w:rPr>
                <w:rPrChange w:id="145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SW-FW-RID-55</w:t>
            </w:r>
          </w:p>
        </w:tc>
        <w:tc>
          <w:tcPr>
            <w:tcW w:w="3917" w:type="dxa"/>
            <w:tcPrChange w:id="1452" w:author="김은수" w:date="2026-10-01T06:57:00Z">
              <w:tcPr>
                <w:tcW w:w="3827" w:type="dxa"/>
              </w:tcPr>
            </w:tcPrChange>
          </w:tcPr>
          <w:p w14:paraId="1D86BB72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5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454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배터리</w:t>
            </w:r>
            <w:r>
              <w:rPr>
                <w:rPrChange w:id="145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저전압을 주기적으로 반복하여 </w:t>
            </w:r>
            <w:del w:id="1456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알려준다</w:delText>
              </w:r>
            </w:del>
            <w:ins w:id="1457" w:author="김은수" w:date="2026-09-29T18:27:00Z" w16du:dateUtc="2026-09-29T09:27:00Z">
              <w:r>
                <w:rPr>
                  <w:rFonts w:hint="eastAsia"/>
                  <w:rPrChange w:id="145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자극</w:t>
              </w:r>
              <w:r>
                <w:rPr>
                  <w:rPrChange w:id="145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출력과 LED로 알린다</w:t>
              </w:r>
            </w:ins>
            <w:r>
              <w:rPr>
                <w:rPrChange w:id="146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.</w:t>
            </w:r>
          </w:p>
        </w:tc>
        <w:tc>
          <w:tcPr>
            <w:tcW w:w="3917" w:type="dxa"/>
            <w:tcPrChange w:id="1461" w:author="김은수" w:date="2026-10-01T06:57:00Z">
              <w:tcPr>
                <w:tcW w:w="3827" w:type="dxa"/>
              </w:tcPr>
            </w:tcPrChange>
          </w:tcPr>
          <w:p w14:paraId="54D1B916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6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463" w:author="김은수" w:date="2026-09-29T18:27:00Z" w16du:dateUtc="2026-09-29T09:27:00Z">
              <w:r>
                <w:rPr>
                  <w:rPrChange w:id="146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46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4DEAD196" w14:textId="77777777" w:rsidTr="00CC0AAE">
        <w:trPr>
          <w:cantSplit/>
          <w:del w:id="1466" w:author="김은수" w:date="2026-10-12T00:19:00Z"/>
          <w:trPrChange w:id="146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468" w:author="김은수" w:date="2026-10-01T06:57:00Z">
              <w:tcPr>
                <w:tcW w:w="1762" w:type="dxa"/>
              </w:tcPr>
            </w:tcPrChange>
          </w:tcPr>
          <w:p w14:paraId="4EC3E124" w14:textId="77777777" w:rsidR="002E582F" w:rsidRPr="00850940" w:rsidRDefault="00617422">
            <w:pPr>
              <w:pStyle w:val="TDCe"/>
              <w:pPrChange w:id="1469" w:author="김은수" w:date="2026-10-01T06:57:00Z">
                <w:pPr/>
              </w:pPrChange>
            </w:pPr>
            <w:r>
              <w:rPr>
                <w:rPrChange w:id="147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SW-FW-RID-56</w:t>
            </w:r>
          </w:p>
        </w:tc>
        <w:tc>
          <w:tcPr>
            <w:tcW w:w="3917" w:type="dxa"/>
            <w:tcPrChange w:id="1471" w:author="김은수" w:date="2026-10-01T06:57:00Z">
              <w:tcPr>
                <w:tcW w:w="3827" w:type="dxa"/>
              </w:tcPr>
            </w:tcPrChange>
          </w:tcPr>
          <w:p w14:paraId="4BA0F64C" w14:textId="77777777" w:rsidR="002E582F" w:rsidRPr="00895B94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7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473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볼륨 증가를</w:delText>
              </w:r>
            </w:del>
            <w:ins w:id="1474" w:author="김은수" w:date="2026-09-29T18:27:00Z" w16du:dateUtc="2026-09-29T09:27:00Z">
              <w:r w:rsidR="005C1023">
                <w:rPr>
                  <w:rFonts w:hint="eastAsia"/>
                  <w:rPrChange w:id="147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자극</w:t>
              </w:r>
              <w:r w:rsidR="005C1023">
                <w:rPr>
                  <w:rPrChange w:id="147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볼륨은</w:t>
              </w:r>
            </w:ins>
            <w:r w:rsidR="005C1023">
              <w:rPr>
                <w:rPrChange w:id="147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단계적으로 </w:t>
            </w:r>
            <w:del w:id="1478" w:author="김은수" w:date="2026-09-29T18:27:00Z" w16du:dateUtc="2026-09-29T09:27:00Z">
              <w:r>
                <w:rPr>
                  <w:rFonts w:asciiTheme="minorEastAsia" w:hAnsiTheme="minorEastAsia" w:cs="Times New Roman" w:hint="eastAsia"/>
                  <w:color w:val="000000" w:themeColor="text1"/>
                </w:rPr>
                <w:delText>진행</w:delText>
              </w:r>
            </w:del>
            <w:ins w:id="1479" w:author="김은수" w:date="2026-09-29T18:27:00Z" w16du:dateUtc="2026-09-29T09:27:00Z">
              <w:r w:rsidR="005C1023">
                <w:rPr>
                  <w:rFonts w:hint="eastAsia"/>
                  <w:rPrChange w:id="148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증가하도록</w:t>
              </w:r>
              <w:r w:rsidR="005C1023">
                <w:rPr>
                  <w:rPrChange w:id="148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설계한다.(soft increase)</w:t>
              </w:r>
            </w:ins>
          </w:p>
        </w:tc>
        <w:tc>
          <w:tcPr>
            <w:tcW w:w="3917" w:type="dxa"/>
            <w:tcPrChange w:id="1482" w:author="김은수" w:date="2026-10-01T06:57:00Z">
              <w:tcPr>
                <w:tcW w:w="3827" w:type="dxa"/>
              </w:tcPr>
            </w:tcPrChange>
          </w:tcPr>
          <w:p w14:paraId="7915A1BD" w14:textId="77777777" w:rsidR="002E582F" w:rsidRPr="00C34F72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483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48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485" w:author="김은수" w:date="2026-09-29T18:27:00Z" w16du:dateUtc="2026-09-29T09:27:00Z">
              <w:r w:rsidRPr="00C34F72">
                <w:rPr>
                  <w:rFonts w:asciiTheme="minorEastAsia" w:hAnsiTheme="minorEastAsia" w:cs="Times New Roman"/>
                  <w:lang w:val="en-US"/>
                  <w:rPrChange w:id="1486" w:author="김은수" w:date="2026-10-01T16:27:00Z" w16du:dateUtc="2026-10-01T07:2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delText>System Control Module</w:delText>
              </w:r>
            </w:del>
            <w:ins w:id="1487" w:author="김은수" w:date="2026-09-29T18:27:00Z" w16du:dateUtc="2026-09-29T09:27:00Z">
              <w:r w:rsidR="00AE4A56" w:rsidRPr="00C34F72">
                <w:rPr>
                  <w:lang w:val="en-US"/>
                  <w:rPrChange w:id="1488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/ CFX Internal Stimulation Device Execution Module</w:t>
              </w:r>
            </w:ins>
          </w:p>
        </w:tc>
      </w:tr>
      <w:tr w:rsidR="002E582F" w:rsidRPr="003F2E8B" w14:paraId="77D5E703" w14:textId="77777777" w:rsidTr="00CC0AAE">
        <w:trPr>
          <w:cantSplit/>
          <w:del w:id="1489" w:author="김은수" w:date="2026-10-12T00:19:00Z"/>
          <w:trPrChange w:id="149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491" w:author="김은수" w:date="2026-10-01T06:57:00Z">
              <w:tcPr>
                <w:tcW w:w="1762" w:type="dxa"/>
              </w:tcPr>
            </w:tcPrChange>
          </w:tcPr>
          <w:p w14:paraId="44774022" w14:textId="77777777" w:rsidR="002E582F" w:rsidRPr="00850940" w:rsidRDefault="00617422">
            <w:pPr>
              <w:pStyle w:val="TDCe"/>
              <w:pPrChange w:id="1492" w:author="김은수" w:date="2026-10-01T06:57:00Z">
                <w:pPr/>
              </w:pPrChange>
            </w:pPr>
            <w:r>
              <w:rPr>
                <w:rPrChange w:id="149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SW-FW-RID-57</w:t>
            </w:r>
          </w:p>
        </w:tc>
        <w:tc>
          <w:tcPr>
            <w:tcW w:w="3917" w:type="dxa"/>
            <w:tcPrChange w:id="1494" w:author="김은수" w:date="2026-10-01T06:57:00Z">
              <w:tcPr>
                <w:tcW w:w="3827" w:type="dxa"/>
              </w:tcPr>
            </w:tcPrChange>
          </w:tcPr>
          <w:p w14:paraId="2DE42D9F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49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496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필수</w:t>
            </w:r>
            <w:r>
              <w:rPr>
                <w:rPrChange w:id="149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성능 </w:t>
            </w:r>
            <w:del w:id="1498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시험 진행</w:delText>
              </w:r>
            </w:del>
            <w:ins w:id="1499" w:author="김은수" w:date="2026-09-29T18:27:00Z" w16du:dateUtc="2026-09-29T09:27:00Z">
              <w:r>
                <w:rPr>
                  <w:rFonts w:hint="eastAsia"/>
                  <w:rPrChange w:id="150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시험을</w:t>
              </w:r>
              <w:r>
                <w:rPr>
                  <w:rPrChange w:id="150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진행한다.</w:t>
              </w:r>
            </w:ins>
          </w:p>
        </w:tc>
        <w:tc>
          <w:tcPr>
            <w:tcW w:w="3917" w:type="dxa"/>
            <w:tcPrChange w:id="1502" w:author="김은수" w:date="2026-10-01T06:57:00Z">
              <w:tcPr>
                <w:tcW w:w="3827" w:type="dxa"/>
              </w:tcPr>
            </w:tcPrChange>
          </w:tcPr>
          <w:p w14:paraId="25B6FB5D" w14:textId="77777777" w:rsidR="002E582F" w:rsidRPr="00C34F72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503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50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505" w:author="김은수" w:date="2026-09-29T18:27:00Z" w16du:dateUtc="2026-09-29T09:27:00Z">
              <w:r w:rsidRPr="00C34F72">
                <w:rPr>
                  <w:rFonts w:asciiTheme="minorEastAsia" w:hAnsiTheme="minorEastAsia" w:cs="Times New Roman"/>
                  <w:lang w:val="en-US"/>
                  <w:rPrChange w:id="1506" w:author="김은수" w:date="2026-10-01T16:27:00Z" w16du:dateUtc="2026-10-01T07:2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delText>N/A</w:delText>
              </w:r>
            </w:del>
            <w:ins w:id="1507" w:author="김은수" w:date="2026-09-29T18:27:00Z" w16du:dateUtc="2026-09-29T09:27:00Z">
              <w:r w:rsidR="00AE4A56" w:rsidRPr="00C34F72">
                <w:rPr>
                  <w:lang w:val="en-US"/>
                  <w:rPrChange w:id="1508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Signal Processing Module / Internal Stimulation Device Execution Module</w:t>
              </w:r>
            </w:ins>
          </w:p>
        </w:tc>
      </w:tr>
      <w:tr w:rsidR="002E582F" w:rsidRPr="003F2E8B" w14:paraId="1B358652" w14:textId="77777777" w:rsidTr="00CC0AAE">
        <w:trPr>
          <w:cantSplit/>
          <w:del w:id="1509" w:author="김은수" w:date="2026-10-12T00:19:00Z"/>
          <w:trPrChange w:id="151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511" w:author="김은수" w:date="2026-10-01T06:57:00Z">
              <w:tcPr>
                <w:tcW w:w="1762" w:type="dxa"/>
              </w:tcPr>
            </w:tcPrChange>
          </w:tcPr>
          <w:p w14:paraId="640C6230" w14:textId="77777777" w:rsidR="002E582F" w:rsidRPr="00850940" w:rsidRDefault="00617422">
            <w:pPr>
              <w:pStyle w:val="TDCe"/>
              <w:pPrChange w:id="1512" w:author="김은수" w:date="2026-10-01T06:57:00Z">
                <w:pPr/>
              </w:pPrChange>
            </w:pPr>
            <w:r>
              <w:rPr>
                <w:rPrChange w:id="151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SW-FW-RID-58</w:t>
            </w:r>
          </w:p>
        </w:tc>
        <w:tc>
          <w:tcPr>
            <w:tcW w:w="3917" w:type="dxa"/>
            <w:tcPrChange w:id="1514" w:author="김은수" w:date="2026-10-01T06:57:00Z">
              <w:tcPr>
                <w:tcW w:w="3827" w:type="dxa"/>
              </w:tcPr>
            </w:tcPrChange>
          </w:tcPr>
          <w:p w14:paraId="4A1FAE45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1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516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실시간</w:t>
            </w:r>
            <w:r>
              <w:rPr>
                <w:rPrChange w:id="151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1518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신호처리</w:delText>
              </w:r>
            </w:del>
            <w:ins w:id="1519" w:author="김은수" w:date="2026-09-29T18:27:00Z" w16du:dateUtc="2026-09-29T09:27:00Z">
              <w:r>
                <w:rPr>
                  <w:rFonts w:hint="eastAsia"/>
                  <w:rPrChange w:id="152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신호처리가</w:t>
              </w:r>
              <w:r>
                <w:rPr>
                  <w:rPrChange w:id="152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가능하도록 설계한다.</w:t>
              </w:r>
            </w:ins>
          </w:p>
        </w:tc>
        <w:tc>
          <w:tcPr>
            <w:tcW w:w="3917" w:type="dxa"/>
            <w:tcPrChange w:id="1522" w:author="김은수" w:date="2026-10-01T06:57:00Z">
              <w:tcPr>
                <w:tcW w:w="3827" w:type="dxa"/>
              </w:tcPr>
            </w:tcPrChange>
          </w:tcPr>
          <w:p w14:paraId="3C6D56F2" w14:textId="77777777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23" w:author="김은수" w:date="2026-09-29T18:27:00Z" w16du:dateUtc="2026-09-29T09:27:00Z"/>
                <w:rFonts w:asciiTheme="minorEastAsia" w:hAnsiTheme="minorEastAsia" w:cs="Times New Roman"/>
              </w:rPr>
            </w:pPr>
            <w:del w:id="1524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System Control Module</w:delText>
              </w:r>
            </w:del>
          </w:p>
          <w:p w14:paraId="49AD5F80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525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52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527" w:author="김은수" w:date="2026-09-29T18:27:00Z" w16du:dateUtc="2026-09-29T09:27:00Z">
              <w:r w:rsidRPr="00C34F72">
                <w:rPr>
                  <w:lang w:val="en-US"/>
                  <w:rPrChange w:id="1528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CFX </w:t>
              </w:r>
            </w:ins>
            <w:r w:rsidRPr="00C34F72">
              <w:rPr>
                <w:lang w:val="en-US"/>
                <w:rPrChange w:id="1529" w:author="김은수" w:date="2026-10-01T16:27:00Z" w16du:dateUtc="2026-10-01T07:2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Signal Processing Module</w:t>
            </w:r>
            <w:ins w:id="1530" w:author="김은수" w:date="2026-09-29T18:27:00Z" w16du:dateUtc="2026-09-29T09:27:00Z">
              <w:r w:rsidRPr="00C34F72">
                <w:rPr>
                  <w:lang w:val="en-US"/>
                  <w:rPrChange w:id="1531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System Control Module</w:t>
              </w:r>
            </w:ins>
          </w:p>
        </w:tc>
      </w:tr>
      <w:tr w:rsidR="002E582F" w:rsidRPr="003F2E8B" w14:paraId="646873BE" w14:textId="77777777" w:rsidTr="00CC0AAE">
        <w:trPr>
          <w:cantSplit/>
          <w:del w:id="1532" w:author="김은수" w:date="2026-10-12T00:19:00Z"/>
          <w:trPrChange w:id="153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534" w:author="김은수" w:date="2026-10-01T06:57:00Z">
              <w:tcPr>
                <w:tcW w:w="1762" w:type="dxa"/>
              </w:tcPr>
            </w:tcPrChange>
          </w:tcPr>
          <w:p w14:paraId="6F6EC2F1" w14:textId="77777777" w:rsidR="002E582F" w:rsidRPr="00850940" w:rsidRDefault="00617422">
            <w:pPr>
              <w:pStyle w:val="TDCe"/>
              <w:pPrChange w:id="1535" w:author="김은수" w:date="2026-10-01T06:57:00Z">
                <w:pPr/>
              </w:pPrChange>
            </w:pPr>
            <w:r>
              <w:rPr>
                <w:rPrChange w:id="153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SW-FW-RID-59</w:t>
            </w:r>
          </w:p>
        </w:tc>
        <w:tc>
          <w:tcPr>
            <w:tcW w:w="3917" w:type="dxa"/>
            <w:tcPrChange w:id="1537" w:author="김은수" w:date="2026-10-01T06:57:00Z">
              <w:tcPr>
                <w:tcW w:w="3827" w:type="dxa"/>
              </w:tcPr>
            </w:tcPrChange>
          </w:tcPr>
          <w:p w14:paraId="07397883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3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539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제어</w:t>
            </w:r>
            <w:r>
              <w:rPr>
                <w:rPrChange w:id="154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명령이 프로토콜에 맞게 전송되어야 실행한다.</w:t>
            </w:r>
          </w:p>
        </w:tc>
        <w:tc>
          <w:tcPr>
            <w:tcW w:w="3917" w:type="dxa"/>
            <w:tcPrChange w:id="1541" w:author="김은수" w:date="2026-10-01T06:57:00Z">
              <w:tcPr>
                <w:tcW w:w="3827" w:type="dxa"/>
              </w:tcPr>
            </w:tcPrChange>
          </w:tcPr>
          <w:p w14:paraId="42D0EEDD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4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543" w:author="김은수" w:date="2026-09-29T18:27:00Z" w16du:dateUtc="2026-09-29T09:27:00Z">
              <w:r>
                <w:rPr>
                  <w:rPrChange w:id="154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54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1546" w:author="김은수" w:date="2026-09-29T18:27:00Z" w16du:dateUtc="2026-09-29T09:27:00Z">
              <w:r>
                <w:rPr>
                  <w:rPrChange w:id="154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63042F7F" w14:textId="77777777" w:rsidTr="00CC0AAE">
        <w:trPr>
          <w:cantSplit/>
          <w:del w:id="1548" w:author="김은수" w:date="2026-10-12T00:19:00Z"/>
          <w:trPrChange w:id="154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550" w:author="김은수" w:date="2026-10-01T06:57:00Z">
              <w:tcPr>
                <w:tcW w:w="1762" w:type="dxa"/>
              </w:tcPr>
            </w:tcPrChange>
          </w:tcPr>
          <w:p w14:paraId="162D299A" w14:textId="77777777" w:rsidR="002E582F" w:rsidRPr="00850940" w:rsidRDefault="00617422">
            <w:pPr>
              <w:pStyle w:val="TDCe"/>
              <w:pPrChange w:id="1551" w:author="김은수" w:date="2026-10-01T06:57:00Z">
                <w:pPr/>
              </w:pPrChange>
            </w:pPr>
            <w:r>
              <w:rPr>
                <w:rPrChange w:id="155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SW-FW-RID-60</w:t>
            </w:r>
          </w:p>
        </w:tc>
        <w:tc>
          <w:tcPr>
            <w:tcW w:w="3917" w:type="dxa"/>
            <w:tcPrChange w:id="1553" w:author="김은수" w:date="2026-10-01T06:57:00Z">
              <w:tcPr>
                <w:tcW w:w="3827" w:type="dxa"/>
              </w:tcPr>
            </w:tcPrChange>
          </w:tcPr>
          <w:p w14:paraId="5DA1A9C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5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PrChange w:id="155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CRC 기능이 </w:t>
            </w:r>
            <w:del w:id="1556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내장된</w:delText>
              </w:r>
            </w:del>
            <w:ins w:id="1557" w:author="김은수" w:date="2026-09-29T18:27:00Z" w16du:dateUtc="2026-09-29T09:27:00Z">
              <w:r>
                <w:rPr>
                  <w:rFonts w:hint="eastAsia"/>
                  <w:rPrChange w:id="155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있는</w:t>
              </w:r>
            </w:ins>
            <w:r>
              <w:rPr>
                <w:rPrChange w:id="155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통신 </w:t>
            </w:r>
            <w:del w:id="1560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프로토콜 사용</w:delText>
              </w:r>
            </w:del>
            <w:ins w:id="1561" w:author="김은수" w:date="2026-09-29T18:27:00Z" w16du:dateUtc="2026-09-29T09:27:00Z">
              <w:r>
                <w:rPr>
                  <w:rFonts w:hint="eastAsia"/>
                  <w:rPrChange w:id="156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프로토콜을</w:t>
              </w:r>
              <w:r>
                <w:rPr>
                  <w:rPrChange w:id="156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사용한다.</w:t>
              </w:r>
            </w:ins>
          </w:p>
        </w:tc>
        <w:tc>
          <w:tcPr>
            <w:tcW w:w="3917" w:type="dxa"/>
            <w:tcPrChange w:id="1564" w:author="김은수" w:date="2026-10-01T06:57:00Z">
              <w:tcPr>
                <w:tcW w:w="3827" w:type="dxa"/>
              </w:tcPr>
            </w:tcPrChange>
          </w:tcPr>
          <w:p w14:paraId="1DFBE16F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6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566" w:author="김은수" w:date="2026-09-29T18:27:00Z" w16du:dateUtc="2026-09-29T09:27:00Z">
              <w:r>
                <w:rPr>
                  <w:rPrChange w:id="156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56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Bluetooth Communication Module</w:t>
            </w:r>
            <w:ins w:id="1569" w:author="김은수" w:date="2026-09-29T18:27:00Z" w16du:dateUtc="2026-09-29T09:27:00Z">
              <w:r>
                <w:rPr>
                  <w:rPrChange w:id="157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7CFA5962" w14:textId="77777777" w:rsidTr="00CC0AAE">
        <w:trPr>
          <w:cantSplit/>
          <w:del w:id="1571" w:author="김은수" w:date="2026-10-12T00:19:00Z"/>
          <w:trPrChange w:id="157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573" w:author="김은수" w:date="2026-10-01T06:57:00Z">
              <w:tcPr>
                <w:tcW w:w="1762" w:type="dxa"/>
              </w:tcPr>
            </w:tcPrChange>
          </w:tcPr>
          <w:p w14:paraId="329F029D" w14:textId="77777777" w:rsidR="002E582F" w:rsidRPr="00850940" w:rsidRDefault="00617422">
            <w:pPr>
              <w:pStyle w:val="TDCe"/>
              <w:pPrChange w:id="1574" w:author="김은수" w:date="2026-10-01T06:57:00Z">
                <w:pPr/>
              </w:pPrChange>
            </w:pPr>
            <w:r>
              <w:rPr>
                <w:rPrChange w:id="157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SW-FW-RID-61</w:t>
            </w:r>
          </w:p>
        </w:tc>
        <w:tc>
          <w:tcPr>
            <w:tcW w:w="3917" w:type="dxa"/>
            <w:tcPrChange w:id="1576" w:author="김은수" w:date="2026-10-01T06:57:00Z">
              <w:tcPr>
                <w:tcW w:w="3827" w:type="dxa"/>
              </w:tcPr>
            </w:tcPrChange>
          </w:tcPr>
          <w:p w14:paraId="193414F5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7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578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정상사용을</w:t>
            </w:r>
            <w:r>
              <w:rPr>
                <w:rPrChange w:id="157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위한 </w:t>
            </w:r>
            <w:del w:id="1580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준비상태 표시</w:delText>
              </w:r>
            </w:del>
            <w:ins w:id="1581" w:author="김은수" w:date="2026-09-29T18:27:00Z" w16du:dateUtc="2026-09-29T09:27:00Z">
              <w:r>
                <w:rPr>
                  <w:rFonts w:hint="eastAsia"/>
                  <w:rPrChange w:id="158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준비상태를</w:t>
              </w:r>
              <w:r>
                <w:rPr>
                  <w:rPrChange w:id="158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표시하도록 설계한다.</w:t>
              </w:r>
            </w:ins>
          </w:p>
        </w:tc>
        <w:tc>
          <w:tcPr>
            <w:tcW w:w="3917" w:type="dxa"/>
            <w:tcPrChange w:id="1584" w:author="김은수" w:date="2026-10-01T06:57:00Z">
              <w:tcPr>
                <w:tcW w:w="3827" w:type="dxa"/>
              </w:tcPr>
            </w:tcPrChange>
          </w:tcPr>
          <w:p w14:paraId="7E14BF43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8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586" w:author="김은수" w:date="2026-09-29T18:27:00Z" w16du:dateUtc="2026-09-29T09:27:00Z">
              <w:r>
                <w:rPr>
                  <w:rPrChange w:id="158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588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6797665D" w14:textId="77777777" w:rsidTr="00CC0AAE">
        <w:trPr>
          <w:cantSplit/>
          <w:del w:id="1589" w:author="김은수" w:date="2026-10-12T00:19:00Z"/>
          <w:trPrChange w:id="159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591" w:author="김은수" w:date="2026-10-01T06:57:00Z">
              <w:tcPr>
                <w:tcW w:w="1762" w:type="dxa"/>
              </w:tcPr>
            </w:tcPrChange>
          </w:tcPr>
          <w:p w14:paraId="2B44021C" w14:textId="77777777" w:rsidR="002E582F" w:rsidRPr="00850940" w:rsidRDefault="00617422">
            <w:pPr>
              <w:pStyle w:val="TDCe"/>
              <w:pPrChange w:id="1592" w:author="김은수" w:date="2026-10-01T06:57:00Z">
                <w:pPr/>
              </w:pPrChange>
            </w:pPr>
            <w:r>
              <w:rPr>
                <w:rPrChange w:id="1593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SW-FW-RID-62</w:t>
            </w:r>
          </w:p>
        </w:tc>
        <w:tc>
          <w:tcPr>
            <w:tcW w:w="3917" w:type="dxa"/>
            <w:tcPrChange w:id="1594" w:author="김은수" w:date="2026-10-01T06:57:00Z">
              <w:tcPr>
                <w:tcW w:w="3827" w:type="dxa"/>
              </w:tcPr>
            </w:tcPrChange>
          </w:tcPr>
          <w:p w14:paraId="6B11A93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59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596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전원커넥터가</w:t>
            </w:r>
            <w:r>
              <w:rPr>
                <w:rPrChange w:id="1597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연결되면 연결을 확인할 수 </w:t>
            </w:r>
            <w:del w:id="1598" w:author="김은수" w:date="2026-09-29T18:27:00Z" w16du:dateUtc="2026-09-29T09:27:00Z">
              <w:r w:rsidR="00B25E91">
                <w:rPr>
                  <w:rFonts w:hint="eastAsia"/>
                </w:rPr>
                <w:delText>있어야 한다</w:delText>
              </w:r>
            </w:del>
            <w:ins w:id="1599" w:author="김은수" w:date="2026-09-29T18:27:00Z" w16du:dateUtc="2026-09-29T09:27:00Z">
              <w:r>
                <w:rPr>
                  <w:rFonts w:hint="eastAsia"/>
                  <w:rPrChange w:id="1600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있어야한다</w:t>
              </w:r>
            </w:ins>
            <w:r>
              <w:rPr>
                <w:rPrChange w:id="160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>.(충전모드 표시).</w:t>
            </w:r>
          </w:p>
        </w:tc>
        <w:tc>
          <w:tcPr>
            <w:tcW w:w="3917" w:type="dxa"/>
            <w:tcPrChange w:id="1602" w:author="김은수" w:date="2026-10-01T06:57:00Z">
              <w:tcPr>
                <w:tcW w:w="3827" w:type="dxa"/>
              </w:tcPr>
            </w:tcPrChange>
          </w:tcPr>
          <w:p w14:paraId="1F96646D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0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604" w:author="김은수" w:date="2026-09-29T18:27:00Z" w16du:dateUtc="2026-09-29T09:27:00Z">
              <w:r>
                <w:rPr>
                  <w:rPrChange w:id="160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60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432241F7" w14:textId="77777777" w:rsidTr="00CC0AAE">
        <w:trPr>
          <w:cantSplit/>
          <w:del w:id="1607" w:author="김은수" w:date="2026-10-12T00:19:00Z"/>
          <w:trPrChange w:id="160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609" w:author="김은수" w:date="2026-10-01T06:57:00Z">
              <w:tcPr>
                <w:tcW w:w="1762" w:type="dxa"/>
              </w:tcPr>
            </w:tcPrChange>
          </w:tcPr>
          <w:p w14:paraId="363EE38A" w14:textId="77777777" w:rsidR="002E582F" w:rsidRPr="00850940" w:rsidRDefault="00617422">
            <w:pPr>
              <w:pStyle w:val="TDCe"/>
              <w:pPrChange w:id="1610" w:author="김은수" w:date="2026-10-01T06:57:00Z">
                <w:pPr/>
              </w:pPrChange>
            </w:pPr>
            <w:r>
              <w:rPr>
                <w:rPrChange w:id="1611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SW-FW-RID-63</w:t>
            </w:r>
          </w:p>
        </w:tc>
        <w:tc>
          <w:tcPr>
            <w:tcW w:w="3917" w:type="dxa"/>
            <w:tcPrChange w:id="1612" w:author="김은수" w:date="2026-10-01T06:57:00Z">
              <w:tcPr>
                <w:tcW w:w="3827" w:type="dxa"/>
              </w:tcPr>
            </w:tcPrChange>
          </w:tcPr>
          <w:p w14:paraId="25ABF23C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1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614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배터리</w:t>
            </w:r>
            <w:r>
              <w:rPr>
                <w:rPrChange w:id="1615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잔량을 표시할 수 있어야 한다.</w:t>
            </w:r>
          </w:p>
        </w:tc>
        <w:tc>
          <w:tcPr>
            <w:tcW w:w="3917" w:type="dxa"/>
            <w:tcPrChange w:id="1616" w:author="김은수" w:date="2026-10-01T06:57:00Z">
              <w:tcPr>
                <w:tcW w:w="3827" w:type="dxa"/>
              </w:tcPr>
            </w:tcPrChange>
          </w:tcPr>
          <w:p w14:paraId="5078BE1D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1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618" w:author="김은수" w:date="2026-09-29T18:27:00Z" w16du:dateUtc="2026-09-29T09:27:00Z">
              <w:r>
                <w:rPr>
                  <w:rPrChange w:id="161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62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405EA44E" w14:textId="77777777" w:rsidTr="00CC0AAE">
        <w:trPr>
          <w:cantSplit/>
          <w:del w:id="1621" w:author="김은수" w:date="2026-10-12T00:19:00Z"/>
          <w:trPrChange w:id="162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623" w:author="김은수" w:date="2026-10-01T06:57:00Z">
              <w:tcPr>
                <w:tcW w:w="1762" w:type="dxa"/>
              </w:tcPr>
            </w:tcPrChange>
          </w:tcPr>
          <w:p w14:paraId="14497BFF" w14:textId="77777777" w:rsidR="002E582F" w:rsidRPr="00850940" w:rsidRDefault="00617422">
            <w:pPr>
              <w:pStyle w:val="TDCe"/>
              <w:pPrChange w:id="1624" w:author="김은수" w:date="2026-10-01T06:57:00Z">
                <w:pPr/>
              </w:pPrChange>
            </w:pPr>
            <w:r>
              <w:rPr>
                <w:rPrChange w:id="162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SW-FW-RID-64</w:t>
            </w:r>
          </w:p>
        </w:tc>
        <w:tc>
          <w:tcPr>
            <w:tcW w:w="3917" w:type="dxa"/>
            <w:tcPrChange w:id="1626" w:author="김은수" w:date="2026-10-01T06:57:00Z">
              <w:tcPr>
                <w:tcW w:w="3827" w:type="dxa"/>
              </w:tcPr>
            </w:tcPrChange>
          </w:tcPr>
          <w:p w14:paraId="6226A240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2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628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구분이</w:t>
            </w:r>
            <w:r>
              <w:rPr>
                <w:rPrChange w:id="1629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</w:t>
            </w:r>
            <w:del w:id="1630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쉬운</w:delText>
              </w:r>
            </w:del>
            <w:ins w:id="1631" w:author="김은수" w:date="2026-09-29T18:27:00Z" w16du:dateUtc="2026-09-29T09:27:00Z">
              <w:r>
                <w:rPr>
                  <w:rFonts w:hint="eastAsia"/>
                  <w:rPrChange w:id="163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쉽도록</w:t>
              </w:r>
            </w:ins>
            <w:r>
              <w:rPr>
                <w:rPrChange w:id="163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LED </w:t>
            </w:r>
            <w:del w:id="1634" w:author="김은수" w:date="2026-09-29T18:27:00Z" w16du:dateUtc="2026-09-29T09:27:00Z"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패턴 설계</w:delText>
              </w:r>
            </w:del>
            <w:ins w:id="1635" w:author="김은수" w:date="2026-09-29T18:27:00Z" w16du:dateUtc="2026-09-29T09:27:00Z">
              <w:r>
                <w:rPr>
                  <w:rFonts w:hint="eastAsia"/>
                  <w:rPrChange w:id="163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패턴을</w:t>
              </w:r>
              <w:r>
                <w:rPr>
                  <w:rPrChange w:id="163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생성한다.</w:t>
              </w:r>
            </w:ins>
          </w:p>
        </w:tc>
        <w:tc>
          <w:tcPr>
            <w:tcW w:w="3917" w:type="dxa"/>
            <w:tcPrChange w:id="1638" w:author="김은수" w:date="2026-10-01T06:57:00Z">
              <w:tcPr>
                <w:tcW w:w="3827" w:type="dxa"/>
              </w:tcPr>
            </w:tcPrChange>
          </w:tcPr>
          <w:p w14:paraId="7F2B6F6D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3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640" w:author="김은수" w:date="2026-09-29T18:27:00Z" w16du:dateUtc="2026-09-29T09:27:00Z">
              <w:r>
                <w:rPr>
                  <w:rPrChange w:id="164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64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71406F1F" w14:textId="77777777" w:rsidTr="00CC0AAE">
        <w:trPr>
          <w:cantSplit/>
          <w:del w:id="1643" w:author="김은수" w:date="2026-10-12T00:19:00Z"/>
          <w:trPrChange w:id="1644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645" w:author="김은수" w:date="2026-10-01T06:57:00Z">
              <w:tcPr>
                <w:tcW w:w="1762" w:type="dxa"/>
              </w:tcPr>
            </w:tcPrChange>
          </w:tcPr>
          <w:p w14:paraId="09D219FC" w14:textId="77777777" w:rsidR="002E582F" w:rsidRPr="00850940" w:rsidRDefault="00617422">
            <w:pPr>
              <w:pStyle w:val="TDCe"/>
              <w:pPrChange w:id="1646" w:author="김은수" w:date="2026-10-01T06:57:00Z">
                <w:pPr/>
              </w:pPrChange>
            </w:pPr>
            <w:r>
              <w:rPr>
                <w:rPrChange w:id="1647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SW-FW-RID-65</w:t>
            </w:r>
          </w:p>
        </w:tc>
        <w:tc>
          <w:tcPr>
            <w:tcW w:w="3917" w:type="dxa"/>
            <w:tcPrChange w:id="1648" w:author="김은수" w:date="2026-10-01T06:57:00Z">
              <w:tcPr>
                <w:tcW w:w="3827" w:type="dxa"/>
              </w:tcPr>
            </w:tcPrChange>
          </w:tcPr>
          <w:p w14:paraId="5C3B7D43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4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650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사회</w:t>
            </w:r>
            <w:r>
              <w:rPr>
                <w:rPrChange w:id="165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통념적으로 사용되는 색상을 </w:t>
            </w:r>
            <w:del w:id="1652" w:author="김은수" w:date="2026-09-29T18:27:00Z" w16du:dateUtc="2026-09-29T09:27:00Z">
              <w:r w:rsidR="00B25E91">
                <w:rPr>
                  <w:rFonts w:asciiTheme="minorEastAsia" w:hAnsiTheme="minorEastAsia" w:cs="Times New Roman"/>
                  <w:color w:val="000000" w:themeColor="text1"/>
                </w:rPr>
                <w:delText xml:space="preserve">LED </w:delText>
              </w:r>
              <w:r w:rsidR="00B25E91">
                <w:rPr>
                  <w:rFonts w:asciiTheme="minorEastAsia" w:hAnsiTheme="minorEastAsia" w:cs="Times New Roman" w:hint="eastAsia"/>
                  <w:color w:val="000000" w:themeColor="text1"/>
                </w:rPr>
                <w:delText>패턴에 적용</w:delText>
              </w:r>
            </w:del>
            <w:ins w:id="1653" w:author="김은수" w:date="2026-09-29T18:27:00Z" w16du:dateUtc="2026-09-29T09:27:00Z">
              <w:r>
                <w:rPr>
                  <w:rFonts w:hint="eastAsia"/>
                  <w:rPrChange w:id="1654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사용하여</w:t>
              </w:r>
              <w:r>
                <w:rPr>
                  <w:rPrChange w:id="165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인공와우 외부기 상태를 표시한다.</w:t>
              </w:r>
            </w:ins>
          </w:p>
        </w:tc>
        <w:tc>
          <w:tcPr>
            <w:tcW w:w="3917" w:type="dxa"/>
            <w:tcPrChange w:id="1656" w:author="김은수" w:date="2026-10-01T06:57:00Z">
              <w:tcPr>
                <w:tcW w:w="3827" w:type="dxa"/>
              </w:tcPr>
            </w:tcPrChange>
          </w:tcPr>
          <w:p w14:paraId="71414D53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5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658" w:author="김은수" w:date="2026-09-29T18:27:00Z" w16du:dateUtc="2026-09-29T09:27:00Z">
              <w:r>
                <w:rPr>
                  <w:rPrChange w:id="165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</w:t>
              </w:r>
            </w:ins>
            <w:r>
              <w:rPr>
                <w:rPrChange w:id="1660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System Control Module</w:t>
            </w:r>
          </w:p>
        </w:tc>
      </w:tr>
      <w:tr w:rsidR="002E582F" w:rsidRPr="003F2E8B" w14:paraId="4DD5204B" w14:textId="77777777" w:rsidTr="00CC0AAE">
        <w:trPr>
          <w:cantSplit/>
          <w:del w:id="1661" w:author="김은수" w:date="2026-10-12T00:19:00Z"/>
          <w:trPrChange w:id="166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663" w:author="김은수" w:date="2026-10-01T06:57:00Z">
              <w:tcPr>
                <w:tcW w:w="1762" w:type="dxa"/>
              </w:tcPr>
            </w:tcPrChange>
          </w:tcPr>
          <w:p w14:paraId="4FF3EFC6" w14:textId="77777777" w:rsidR="002E582F" w:rsidRPr="00850940" w:rsidRDefault="00617422">
            <w:pPr>
              <w:pStyle w:val="TDCe"/>
              <w:pPrChange w:id="1664" w:author="김은수" w:date="2026-10-01T06:57:00Z">
                <w:pPr/>
              </w:pPrChange>
            </w:pPr>
            <w:r>
              <w:rPr>
                <w:rPrChange w:id="1665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SW-FW-RID-66</w:t>
            </w:r>
          </w:p>
        </w:tc>
        <w:tc>
          <w:tcPr>
            <w:tcW w:w="3917" w:type="dxa"/>
            <w:tcPrChange w:id="1666" w:author="김은수" w:date="2026-10-01T06:57:00Z">
              <w:tcPr>
                <w:tcW w:w="3827" w:type="dxa"/>
              </w:tcPr>
            </w:tcPrChange>
          </w:tcPr>
          <w:p w14:paraId="5C424DFA" w14:textId="77777777" w:rsidR="002E582F" w:rsidRPr="00895B94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6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668" w:author="김은수" w:date="2026-09-29T18:27:00Z" w16du:dateUtc="2026-09-29T09:27:00Z">
              <w:r>
                <w:rPr>
                  <w:rFonts w:hint="eastAsia"/>
                </w:rPr>
                <w:delText>이어피스가 연결되면 이어피스</w:delText>
              </w:r>
            </w:del>
            <w:ins w:id="1669" w:author="김은수" w:date="2026-09-29T18:27:00Z" w16du:dateUtc="2026-09-29T09:27:00Z">
              <w:r w:rsidR="005C1023">
                <w:rPr>
                  <w:rPrChange w:id="167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BLE 통신</w:t>
              </w:r>
            </w:ins>
            <w:r w:rsidR="005C1023">
              <w:rPr>
                <w:rPrChange w:id="1671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연결 </w:t>
            </w:r>
            <w:del w:id="1672" w:author="김은수" w:date="2026-09-29T18:27:00Z" w16du:dateUtc="2026-09-29T09:27:00Z">
              <w:r>
                <w:rPr>
                  <w:rFonts w:hint="eastAsia"/>
                </w:rPr>
                <w:delText>상태가 확인되어야</w:delText>
              </w:r>
            </w:del>
            <w:ins w:id="1673" w:author="김은수" w:date="2026-09-29T18:27:00Z" w16du:dateUtc="2026-09-29T09:27:00Z">
              <w:r w:rsidR="005C1023">
                <w:rPr>
                  <w:rFonts w:hint="eastAsia"/>
                  <w:rPrChange w:id="1674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장애</w:t>
              </w:r>
              <w:r w:rsidR="005C1023">
                <w:rPr>
                  <w:rPrChange w:id="167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발생 시, 정상 동작이 되어야</w:t>
              </w:r>
            </w:ins>
            <w:r w:rsidR="005C1023">
              <w:rPr>
                <w:rPrChange w:id="1676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한다.</w:t>
            </w:r>
          </w:p>
        </w:tc>
        <w:tc>
          <w:tcPr>
            <w:tcW w:w="3917" w:type="dxa"/>
            <w:tcPrChange w:id="1677" w:author="김은수" w:date="2026-10-01T06:57:00Z">
              <w:tcPr>
                <w:tcW w:w="3827" w:type="dxa"/>
              </w:tcPr>
            </w:tcPrChange>
          </w:tcPr>
          <w:p w14:paraId="76B661DC" w14:textId="77777777" w:rsidR="002E582F" w:rsidRPr="00895B94" w:rsidRDefault="00B25E91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7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del w:id="1679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System Control</w:delText>
              </w:r>
            </w:del>
            <w:ins w:id="1680" w:author="김은수" w:date="2026-09-29T18:27:00Z" w16du:dateUtc="2026-09-29T09:27:00Z">
              <w:r w:rsidR="00AE4A56">
                <w:rPr>
                  <w:rPrChange w:id="168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CM3 Bluetooth Communication</w:t>
              </w:r>
            </w:ins>
            <w:r w:rsidR="00AE4A56">
              <w:rPr>
                <w:rPrChange w:id="1682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 xml:space="preserve"> Module</w:t>
            </w:r>
            <w:ins w:id="1683" w:author="김은수" w:date="2026-09-29T18:27:00Z" w16du:dateUtc="2026-09-29T09:27:00Z">
              <w:r w:rsidR="00AE4A56">
                <w:rPr>
                  <w:rPrChange w:id="168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/ QCC 연계</w:t>
              </w:r>
            </w:ins>
          </w:p>
        </w:tc>
      </w:tr>
      <w:tr w:rsidR="002E582F" w:rsidRPr="003F2E8B" w14:paraId="2215D303" w14:textId="77777777" w:rsidTr="00CC0AAE">
        <w:trPr>
          <w:cantSplit/>
          <w:del w:id="1685" w:author="김은수" w:date="2026-10-12T00:19:00Z"/>
          <w:trPrChange w:id="168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687" w:author="김은수" w:date="2026-10-01T06:57:00Z">
              <w:tcPr>
                <w:tcW w:w="1762" w:type="dxa"/>
              </w:tcPr>
            </w:tcPrChange>
          </w:tcPr>
          <w:p w14:paraId="0444C254" w14:textId="77777777" w:rsidR="002E582F" w:rsidRPr="00850940" w:rsidRDefault="00617422">
            <w:pPr>
              <w:pStyle w:val="TDCe"/>
              <w:pPrChange w:id="1688" w:author="김은수" w:date="2026-10-01T06:57:00Z">
                <w:pPr/>
              </w:pPrChange>
            </w:pPr>
            <w:r>
              <w:rPr>
                <w:rPrChange w:id="1689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SW-FW-RID-67</w:t>
            </w:r>
          </w:p>
        </w:tc>
        <w:tc>
          <w:tcPr>
            <w:tcW w:w="3917" w:type="dxa"/>
            <w:tcPrChange w:id="1690" w:author="김은수" w:date="2026-10-01T06:57:00Z">
              <w:tcPr>
                <w:tcW w:w="3827" w:type="dxa"/>
              </w:tcPr>
            </w:tcPrChange>
          </w:tcPr>
          <w:p w14:paraId="5CDFC544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69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692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시동과정에서는</w:t>
            </w:r>
            <w:r>
              <w:rPr>
                <w:rPrChange w:id="1693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출력을 생성하지 않게 한다</w:t>
            </w:r>
          </w:p>
        </w:tc>
        <w:tc>
          <w:tcPr>
            <w:tcW w:w="3917" w:type="dxa"/>
            <w:tcPrChange w:id="1694" w:author="김은수" w:date="2026-10-01T06:57:00Z">
              <w:tcPr>
                <w:tcW w:w="3827" w:type="dxa"/>
              </w:tcPr>
            </w:tcPrChange>
          </w:tcPr>
          <w:p w14:paraId="0F9F96C0" w14:textId="77777777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95" w:author="김은수" w:date="2026-09-29T18:27:00Z" w16du:dateUtc="2026-09-29T09:27:00Z"/>
                <w:rFonts w:asciiTheme="minorEastAsia" w:hAnsiTheme="minorEastAsia" w:cs="Times New Roman"/>
              </w:rPr>
            </w:pPr>
            <w:del w:id="1696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System Control Module</w:delText>
              </w:r>
            </w:del>
          </w:p>
          <w:p w14:paraId="7866FD71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697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69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699" w:author="김은수" w:date="2026-09-29T18:27:00Z" w16du:dateUtc="2026-09-29T09:27:00Z">
              <w:r w:rsidRPr="00C34F72">
                <w:rPr>
                  <w:lang w:val="en-US"/>
                  <w:rPrChange w:id="1700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1701" w:author="김은수" w:date="2026-10-01T16:27:00Z" w16du:dateUtc="2026-10-01T07:2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2E3D711A" w14:textId="77777777" w:rsidTr="00CC0AAE">
        <w:trPr>
          <w:cantSplit/>
          <w:del w:id="1702" w:author="김은수" w:date="2026-10-12T00:19:00Z"/>
          <w:trPrChange w:id="170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704" w:author="김은수" w:date="2026-10-01T06:57:00Z">
              <w:tcPr>
                <w:tcW w:w="1762" w:type="dxa"/>
              </w:tcPr>
            </w:tcPrChange>
          </w:tcPr>
          <w:p w14:paraId="3A4CD06A" w14:textId="77777777" w:rsidR="002E582F" w:rsidRPr="00850940" w:rsidRDefault="00617422">
            <w:pPr>
              <w:pStyle w:val="TDCe"/>
              <w:pPrChange w:id="1705" w:author="김은수" w:date="2026-10-01T06:57:00Z">
                <w:pPr/>
              </w:pPrChange>
            </w:pPr>
            <w:r>
              <w:rPr>
                <w:rPrChange w:id="1706" w:author="김은수" w:date="2026-10-01T06:5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SW-FW-RID-68</w:t>
            </w:r>
          </w:p>
        </w:tc>
        <w:tc>
          <w:tcPr>
            <w:tcW w:w="3917" w:type="dxa"/>
            <w:tcPrChange w:id="1707" w:author="김은수" w:date="2026-10-01T06:57:00Z">
              <w:tcPr>
                <w:tcW w:w="3827" w:type="dxa"/>
              </w:tcPr>
            </w:tcPrChange>
          </w:tcPr>
          <w:p w14:paraId="2FE4406F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</w:rPr>
              <w:pPrChange w:id="170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r>
              <w:rPr>
                <w:rFonts w:hint="eastAsia"/>
                <w:rPrChange w:id="1709" w:author="김은수" w:date="2026-10-01T06:57:00Z">
                  <w:rPr>
                    <w:rFonts w:asciiTheme="minorEastAsia" w:eastAsiaTheme="minorEastAsia" w:hAnsiTheme="minorEastAsia" w:cs="Times New Roman" w:hint="eastAsia"/>
                    <w:color w:val="auto"/>
                    <w:szCs w:val="22"/>
                    <w:lang w:val="en-US"/>
                  </w:rPr>
                </w:rPrChange>
              </w:rPr>
              <w:t>종료과정에서는</w:t>
            </w:r>
            <w:r>
              <w:rPr>
                <w:rPrChange w:id="1710" w:author="김은수" w:date="2026-10-01T06:57:00Z">
                  <w:rPr>
                    <w:rFonts w:asciiTheme="minorEastAsia" w:eastAsiaTheme="minorEastAsia" w:hAnsiTheme="minorEastAsia" w:cs="Times New Roman"/>
                    <w:color w:val="auto"/>
                    <w:szCs w:val="22"/>
                    <w:lang w:val="en-US"/>
                  </w:rPr>
                </w:rPrChange>
              </w:rPr>
              <w:t xml:space="preserve"> 출력을 생성하지 않게 한다.</w:t>
            </w:r>
          </w:p>
        </w:tc>
        <w:tc>
          <w:tcPr>
            <w:tcW w:w="3917" w:type="dxa"/>
            <w:tcPrChange w:id="1711" w:author="김은수" w:date="2026-10-01T06:57:00Z">
              <w:tcPr>
                <w:tcW w:w="3827" w:type="dxa"/>
              </w:tcPr>
            </w:tcPrChange>
          </w:tcPr>
          <w:p w14:paraId="6288B891" w14:textId="77777777" w:rsidR="00B25E91" w:rsidRDefault="00B25E91" w:rsidP="00B25E91">
            <w:pPr>
              <w:pStyle w:val="a8"/>
              <w:widowControl/>
              <w:wordWrap/>
              <w:autoSpaceDE/>
              <w:autoSpaceDN/>
              <w:ind w:leftChars="0"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12" w:author="김은수" w:date="2026-09-29T18:27:00Z" w16du:dateUtc="2026-09-29T09:27:00Z"/>
                <w:rFonts w:asciiTheme="minorEastAsia" w:hAnsiTheme="minorEastAsia" w:cs="Times New Roman"/>
              </w:rPr>
            </w:pPr>
            <w:del w:id="1713" w:author="김은수" w:date="2026-09-29T18:27:00Z" w16du:dateUtc="2026-09-29T09:27:00Z">
              <w:r>
                <w:rPr>
                  <w:rFonts w:asciiTheme="minorEastAsia" w:hAnsiTheme="minorEastAsia" w:cs="Times New Roman"/>
                </w:rPr>
                <w:delText>System Control Module</w:delText>
              </w:r>
            </w:del>
          </w:p>
          <w:p w14:paraId="321D6F23" w14:textId="77777777" w:rsidR="002E582F" w:rsidRPr="00C34F72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Times New Roman"/>
                <w:lang w:val="en-US"/>
                <w:rPrChange w:id="1714" w:author="김은수" w:date="2026-10-01T16:27:00Z" w16du:dateUtc="2026-10-01T07:27:00Z">
                  <w:rPr>
                    <w:rFonts w:asciiTheme="minorEastAsia" w:hAnsiTheme="minorEastAsia" w:cs="Times New Roman"/>
                  </w:rPr>
                </w:rPrChange>
              </w:rPr>
              <w:pPrChange w:id="171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716" w:author="김은수" w:date="2026-09-29T18:27:00Z" w16du:dateUtc="2026-09-29T09:27:00Z">
              <w:r w:rsidRPr="00C34F72">
                <w:rPr>
                  <w:lang w:val="en-US"/>
                  <w:rPrChange w:id="1717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CM3 / CFX </w:t>
              </w:r>
            </w:ins>
            <w:r w:rsidRPr="00C34F72">
              <w:rPr>
                <w:lang w:val="en-US"/>
                <w:rPrChange w:id="1718" w:author="김은수" w:date="2026-10-01T16:27:00Z" w16du:dateUtc="2026-10-01T07:27:00Z">
                  <w:rPr>
                    <w:rFonts w:asciiTheme="minorHAnsi" w:eastAsiaTheme="minorEastAsia" w:hAnsiTheme="minorHAnsi" w:cstheme="minorBidi"/>
                    <w:color w:val="auto"/>
                    <w:szCs w:val="22"/>
                    <w:lang w:val="en-US"/>
                  </w:rPr>
                </w:rPrChange>
              </w:rPr>
              <w:t>Internal Stimulation Device Execution Module</w:t>
            </w:r>
          </w:p>
        </w:tc>
      </w:tr>
      <w:tr w:rsidR="002E582F" w:rsidRPr="003F2E8B" w14:paraId="6DFE1364" w14:textId="77777777" w:rsidTr="00CC0AAE">
        <w:trPr>
          <w:cantSplit/>
          <w:ins w:id="1755" w:author="김은수" w:date="2026-09-29T18:27:00Z"/>
          <w:del w:id="1756" w:author="김은수" w:date="2026-10-12T00:19:00Z"/>
          <w:trPrChange w:id="175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758" w:author="김은수" w:date="2026-10-01T06:57:00Z">
              <w:tcPr>
                <w:tcW w:w="1762" w:type="dxa"/>
              </w:tcPr>
            </w:tcPrChange>
          </w:tcPr>
          <w:p w14:paraId="05BC1B91" w14:textId="77777777" w:rsidR="002E582F" w:rsidRPr="00C34F72" w:rsidRDefault="00617422">
            <w:pPr>
              <w:pStyle w:val="TDCe"/>
              <w:rPr>
                <w:ins w:id="1759" w:author="김은수" w:date="2026-09-29T18:27:00Z" w16du:dateUtc="2026-09-29T09:27:00Z"/>
              </w:rPr>
              <w:pPrChange w:id="1760" w:author="김은수" w:date="2026-10-01T06:57:00Z">
                <w:pPr/>
              </w:pPrChange>
            </w:pPr>
            <w:ins w:id="1761" w:author="김은수" w:date="2026-09-29T18:27:00Z" w16du:dateUtc="2026-09-29T09:27:00Z">
              <w:r>
                <w:rPr>
                  <w:rPrChange w:id="176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SW-FW-RID-71</w:t>
              </w:r>
            </w:ins>
          </w:p>
        </w:tc>
        <w:tc>
          <w:tcPr>
            <w:tcW w:w="3917" w:type="dxa"/>
            <w:tcPrChange w:id="1763" w:author="김은수" w:date="2026-10-01T06:57:00Z">
              <w:tcPr>
                <w:tcW w:w="3827" w:type="dxa"/>
              </w:tcPr>
            </w:tcPrChange>
          </w:tcPr>
          <w:p w14:paraId="1C7A2F84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64" w:author="김은수" w:date="2026-09-29T18:27:00Z" w16du:dateUtc="2026-09-29T09:27:00Z"/>
                <w:rFonts w:asciiTheme="minorEastAsia" w:hAnsiTheme="minorEastAsia" w:cs="Times New Roman"/>
              </w:rPr>
              <w:pPrChange w:id="176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766" w:author="김은수" w:date="2026-09-29T18:27:00Z" w16du:dateUtc="2026-09-29T09:27:00Z">
              <w:r>
                <w:rPr>
                  <w:rPrChange w:id="176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[QCC 단독] - CRA 인증 결과에서 인증정보를 유추할 만한 피드백이 없음: 성공, 실패, 진행중, 타임아웃</w:t>
              </w:r>
            </w:ins>
          </w:p>
        </w:tc>
        <w:tc>
          <w:tcPr>
            <w:tcW w:w="3917" w:type="dxa"/>
            <w:tcPrChange w:id="1768" w:author="김은수" w:date="2026-10-01T06:57:00Z">
              <w:tcPr>
                <w:tcW w:w="3827" w:type="dxa"/>
              </w:tcPr>
            </w:tcPrChange>
          </w:tcPr>
          <w:p w14:paraId="167DAA61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69" w:author="김은수" w:date="2026-09-29T18:27:00Z" w16du:dateUtc="2026-09-29T09:27:00Z"/>
                <w:rFonts w:asciiTheme="minorEastAsia" w:hAnsiTheme="minorEastAsia" w:cs="Times New Roman"/>
              </w:rPr>
              <w:pPrChange w:id="177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771" w:author="김은수" w:date="2026-09-29T18:27:00Z" w16du:dateUtc="2026-09-29T09:27:00Z">
              <w:r>
                <w:rPr>
                  <w:rPrChange w:id="177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QCC Bluetooth Communication Module</w:t>
              </w:r>
            </w:ins>
          </w:p>
        </w:tc>
      </w:tr>
      <w:tr w:rsidR="002E582F" w:rsidRPr="003F2E8B" w14:paraId="7A81E8B9" w14:textId="77777777" w:rsidTr="00CC0AAE">
        <w:trPr>
          <w:cantSplit/>
          <w:ins w:id="1773" w:author="김은수" w:date="2026-09-29T18:27:00Z"/>
          <w:del w:id="1774" w:author="김은수" w:date="2026-10-12T00:19:00Z"/>
          <w:trPrChange w:id="177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776" w:author="김은수" w:date="2026-10-01T06:57:00Z">
              <w:tcPr>
                <w:tcW w:w="1762" w:type="dxa"/>
              </w:tcPr>
            </w:tcPrChange>
          </w:tcPr>
          <w:p w14:paraId="473AE075" w14:textId="77777777" w:rsidR="002E582F" w:rsidRPr="00C34F72" w:rsidRDefault="00617422">
            <w:pPr>
              <w:pStyle w:val="TDCe"/>
              <w:rPr>
                <w:ins w:id="1777" w:author="김은수" w:date="2026-09-29T18:27:00Z" w16du:dateUtc="2026-09-29T09:27:00Z"/>
              </w:rPr>
              <w:pPrChange w:id="1778" w:author="김은수" w:date="2026-10-01T06:57:00Z">
                <w:pPr/>
              </w:pPrChange>
            </w:pPr>
            <w:ins w:id="1779" w:author="김은수" w:date="2026-09-29T18:27:00Z" w16du:dateUtc="2026-09-29T09:27:00Z">
              <w:r>
                <w:rPr>
                  <w:rPrChange w:id="178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SW-FW-RID-72</w:t>
              </w:r>
            </w:ins>
          </w:p>
        </w:tc>
        <w:tc>
          <w:tcPr>
            <w:tcW w:w="3917" w:type="dxa"/>
            <w:tcPrChange w:id="1781" w:author="김은수" w:date="2026-10-01T06:57:00Z">
              <w:tcPr>
                <w:tcW w:w="3827" w:type="dxa"/>
              </w:tcPr>
            </w:tcPrChange>
          </w:tcPr>
          <w:p w14:paraId="38C1CF88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82" w:author="김은수" w:date="2026-09-29T18:27:00Z" w16du:dateUtc="2026-09-29T09:27:00Z"/>
                <w:rFonts w:asciiTheme="minorEastAsia" w:hAnsiTheme="minorEastAsia" w:cs="Times New Roman"/>
              </w:rPr>
              <w:pPrChange w:id="178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784" w:author="김은수" w:date="2026-09-29T18:27:00Z" w16du:dateUtc="2026-09-29T09:27:00Z">
              <w:r>
                <w:rPr>
                  <w:rPrChange w:id="1785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[QCC 단독] CRA 인증 5회 연속 실패 시, 일정 시간동안 연결을 제한한다.</w:t>
              </w:r>
            </w:ins>
          </w:p>
        </w:tc>
        <w:tc>
          <w:tcPr>
            <w:tcW w:w="3917" w:type="dxa"/>
            <w:tcPrChange w:id="1786" w:author="김은수" w:date="2026-10-01T06:57:00Z">
              <w:tcPr>
                <w:tcW w:w="3827" w:type="dxa"/>
              </w:tcPr>
            </w:tcPrChange>
          </w:tcPr>
          <w:p w14:paraId="7E4364E0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787" w:author="김은수" w:date="2026-09-29T18:27:00Z" w16du:dateUtc="2026-09-29T09:27:00Z"/>
                <w:rFonts w:asciiTheme="minorEastAsia" w:hAnsiTheme="minorEastAsia" w:cs="Times New Roman"/>
              </w:rPr>
              <w:pPrChange w:id="178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789" w:author="김은수" w:date="2026-09-29T18:27:00Z" w16du:dateUtc="2026-09-29T09:27:00Z">
              <w:r>
                <w:rPr>
                  <w:rPrChange w:id="179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QCC Bluetooth Communication Module</w:t>
              </w:r>
            </w:ins>
          </w:p>
        </w:tc>
      </w:tr>
      <w:tr w:rsidR="002E582F" w:rsidRPr="003F2E8B" w14:paraId="4C35581E" w14:textId="77777777" w:rsidTr="00CC0AAE">
        <w:trPr>
          <w:cantSplit/>
          <w:ins w:id="1791" w:author="김은수" w:date="2026-09-29T18:27:00Z"/>
          <w:del w:id="1792" w:author="김은수" w:date="2026-10-12T00:19:00Z"/>
          <w:trPrChange w:id="1793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794" w:author="김은수" w:date="2026-10-01T06:57:00Z">
              <w:tcPr>
                <w:tcW w:w="1762" w:type="dxa"/>
              </w:tcPr>
            </w:tcPrChange>
          </w:tcPr>
          <w:p w14:paraId="64C9EB14" w14:textId="77777777" w:rsidR="002E582F" w:rsidRPr="00C34F72" w:rsidRDefault="00617422">
            <w:pPr>
              <w:pStyle w:val="TDCe"/>
              <w:rPr>
                <w:ins w:id="1795" w:author="김은수" w:date="2026-09-29T18:27:00Z" w16du:dateUtc="2026-09-29T09:27:00Z"/>
              </w:rPr>
              <w:pPrChange w:id="1796" w:author="김은수" w:date="2026-10-01T06:57:00Z">
                <w:pPr/>
              </w:pPrChange>
            </w:pPr>
            <w:ins w:id="1797" w:author="김은수" w:date="2026-09-29T18:27:00Z" w16du:dateUtc="2026-09-29T09:27:00Z">
              <w:r>
                <w:rPr>
                  <w:rPrChange w:id="179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SW-FW-RID-73</w:t>
              </w:r>
            </w:ins>
          </w:p>
        </w:tc>
        <w:tc>
          <w:tcPr>
            <w:tcW w:w="3917" w:type="dxa"/>
            <w:tcPrChange w:id="1799" w:author="김은수" w:date="2026-10-01T06:57:00Z">
              <w:tcPr>
                <w:tcW w:w="3827" w:type="dxa"/>
              </w:tcPr>
            </w:tcPrChange>
          </w:tcPr>
          <w:p w14:paraId="314C516E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00" w:author="김은수" w:date="2026-09-29T18:27:00Z" w16du:dateUtc="2026-09-29T09:27:00Z"/>
                <w:rFonts w:asciiTheme="minorEastAsia" w:hAnsiTheme="minorEastAsia" w:cs="Times New Roman"/>
              </w:rPr>
              <w:pPrChange w:id="180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02" w:author="김은수" w:date="2026-09-29T18:27:00Z" w16du:dateUtc="2026-09-29T09:27:00Z">
              <w:r>
                <w:rPr>
                  <w:rFonts w:hint="eastAsia"/>
                  <w:rPrChange w:id="1803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감사기록</w:t>
              </w:r>
              <w:r>
                <w:rPr>
                  <w:rPrChange w:id="1804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생성 실패를 오류 정보에 포함한다.</w:t>
              </w:r>
            </w:ins>
          </w:p>
        </w:tc>
        <w:tc>
          <w:tcPr>
            <w:tcW w:w="3917" w:type="dxa"/>
            <w:tcPrChange w:id="1805" w:author="김은수" w:date="2026-10-01T06:57:00Z">
              <w:tcPr>
                <w:tcW w:w="3827" w:type="dxa"/>
              </w:tcPr>
            </w:tcPrChange>
          </w:tcPr>
          <w:p w14:paraId="57DCC9C4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06" w:author="김은수" w:date="2026-09-29T18:27:00Z" w16du:dateUtc="2026-09-29T09:27:00Z"/>
                <w:rFonts w:asciiTheme="minorEastAsia" w:hAnsiTheme="minorEastAsia" w:cs="Times New Roman"/>
              </w:rPr>
              <w:pPrChange w:id="180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08" w:author="김은수" w:date="2026-09-29T18:27:00Z" w16du:dateUtc="2026-09-29T09:27:00Z">
              <w:r>
                <w:rPr>
                  <w:rPrChange w:id="1809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System Control Module / 저장 및 보안 처리</w:t>
              </w:r>
            </w:ins>
          </w:p>
        </w:tc>
      </w:tr>
      <w:tr w:rsidR="002E582F" w:rsidRPr="003F2E8B" w14:paraId="15472717" w14:textId="77777777" w:rsidTr="00CC0AAE">
        <w:trPr>
          <w:cantSplit/>
          <w:ins w:id="1810" w:author="김은수" w:date="2026-09-29T18:27:00Z"/>
          <w:del w:id="1811" w:author="김은수" w:date="2026-10-12T00:19:00Z"/>
          <w:trPrChange w:id="1812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813" w:author="김은수" w:date="2026-10-01T06:57:00Z">
              <w:tcPr>
                <w:tcW w:w="1762" w:type="dxa"/>
              </w:tcPr>
            </w:tcPrChange>
          </w:tcPr>
          <w:p w14:paraId="358250AA" w14:textId="77777777" w:rsidR="002E582F" w:rsidRPr="00C34F72" w:rsidRDefault="00617422">
            <w:pPr>
              <w:pStyle w:val="TDCe"/>
              <w:rPr>
                <w:ins w:id="1814" w:author="김은수" w:date="2026-09-29T18:27:00Z" w16du:dateUtc="2026-09-29T09:27:00Z"/>
              </w:rPr>
              <w:pPrChange w:id="1815" w:author="김은수" w:date="2026-10-01T06:57:00Z">
                <w:pPr/>
              </w:pPrChange>
            </w:pPr>
            <w:ins w:id="1816" w:author="김은수" w:date="2026-09-29T18:27:00Z" w16du:dateUtc="2026-09-29T09:27:00Z">
              <w:r>
                <w:rPr>
                  <w:rPrChange w:id="181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SW-FW-RID-74</w:t>
              </w:r>
            </w:ins>
          </w:p>
        </w:tc>
        <w:tc>
          <w:tcPr>
            <w:tcW w:w="3917" w:type="dxa"/>
            <w:tcPrChange w:id="1818" w:author="김은수" w:date="2026-10-01T06:57:00Z">
              <w:tcPr>
                <w:tcW w:w="3827" w:type="dxa"/>
              </w:tcPr>
            </w:tcPrChange>
          </w:tcPr>
          <w:p w14:paraId="635D5476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19" w:author="김은수" w:date="2026-09-29T18:27:00Z" w16du:dateUtc="2026-09-29T09:27:00Z"/>
                <w:rFonts w:asciiTheme="minorEastAsia" w:hAnsiTheme="minorEastAsia" w:cs="Times New Roman"/>
              </w:rPr>
              <w:pPrChange w:id="182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21" w:author="김은수" w:date="2026-09-29T18:27:00Z" w16du:dateUtc="2026-09-29T09:27:00Z">
              <w:r>
                <w:rPr>
                  <w:rFonts w:hint="eastAsia"/>
                  <w:rPrChange w:id="1822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감사기록은</w:t>
              </w:r>
              <w:r>
                <w:rPr>
                  <w:rPrChange w:id="1823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타임 스탬프를 포함한다.</w:t>
              </w:r>
            </w:ins>
          </w:p>
        </w:tc>
        <w:tc>
          <w:tcPr>
            <w:tcW w:w="3917" w:type="dxa"/>
            <w:tcPrChange w:id="1824" w:author="김은수" w:date="2026-10-01T06:57:00Z">
              <w:tcPr>
                <w:tcW w:w="3827" w:type="dxa"/>
              </w:tcPr>
            </w:tcPrChange>
          </w:tcPr>
          <w:p w14:paraId="0E7E1062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25" w:author="김은수" w:date="2026-09-29T18:27:00Z" w16du:dateUtc="2026-09-29T09:27:00Z"/>
                <w:rFonts w:asciiTheme="minorEastAsia" w:hAnsiTheme="minorEastAsia" w:cs="Times New Roman"/>
              </w:rPr>
              <w:pPrChange w:id="182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27" w:author="김은수" w:date="2026-09-29T18:27:00Z" w16du:dateUtc="2026-09-29T09:27:00Z">
              <w:r>
                <w:rPr>
                  <w:rPrChange w:id="182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System Control Module / 저장 및 보안 처리</w:t>
              </w:r>
            </w:ins>
          </w:p>
        </w:tc>
      </w:tr>
      <w:tr w:rsidR="002E582F" w:rsidRPr="003F2E8B" w14:paraId="4CFB72FC" w14:textId="77777777" w:rsidTr="00CC0AAE">
        <w:trPr>
          <w:cantSplit/>
          <w:ins w:id="1829" w:author="김은수" w:date="2026-09-29T18:27:00Z"/>
          <w:del w:id="1830" w:author="김은수" w:date="2026-10-12T00:19:00Z"/>
          <w:trPrChange w:id="1831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832" w:author="김은수" w:date="2026-10-01T06:57:00Z">
              <w:tcPr>
                <w:tcW w:w="1762" w:type="dxa"/>
              </w:tcPr>
            </w:tcPrChange>
          </w:tcPr>
          <w:p w14:paraId="65B36CA1" w14:textId="77777777" w:rsidR="002E582F" w:rsidRPr="00C34F72" w:rsidRDefault="00617422">
            <w:pPr>
              <w:pStyle w:val="TDCe"/>
              <w:rPr>
                <w:ins w:id="1833" w:author="김은수" w:date="2026-09-29T18:27:00Z" w16du:dateUtc="2026-09-29T09:27:00Z"/>
              </w:rPr>
              <w:pPrChange w:id="1834" w:author="김은수" w:date="2026-10-01T06:57:00Z">
                <w:pPr/>
              </w:pPrChange>
            </w:pPr>
            <w:ins w:id="1835" w:author="김은수" w:date="2026-09-29T18:27:00Z" w16du:dateUtc="2026-09-29T09:27:00Z">
              <w:r>
                <w:rPr>
                  <w:rPrChange w:id="183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SW-FW-RID-75</w:t>
              </w:r>
            </w:ins>
          </w:p>
        </w:tc>
        <w:tc>
          <w:tcPr>
            <w:tcW w:w="3917" w:type="dxa"/>
            <w:tcPrChange w:id="1837" w:author="김은수" w:date="2026-10-01T06:57:00Z">
              <w:tcPr>
                <w:tcW w:w="3827" w:type="dxa"/>
              </w:tcPr>
            </w:tcPrChange>
          </w:tcPr>
          <w:p w14:paraId="2F5B3D12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38" w:author="김은수" w:date="2026-09-29T18:27:00Z" w16du:dateUtc="2026-09-29T09:27:00Z"/>
                <w:rFonts w:asciiTheme="minorEastAsia" w:hAnsiTheme="minorEastAsia" w:cs="Times New Roman"/>
              </w:rPr>
              <w:pPrChange w:id="183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40" w:author="김은수" w:date="2026-09-29T18:27:00Z" w16du:dateUtc="2026-09-29T09:27:00Z">
              <w:r>
                <w:rPr>
                  <w:rFonts w:hint="eastAsia"/>
                  <w:rPrChange w:id="1841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오류</w:t>
              </w:r>
              <w:r>
                <w:rPr>
                  <w:rPrChange w:id="1842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메시지에 보안과 관련되 정보를 직접 표시하지 않는다.</w:t>
              </w:r>
            </w:ins>
          </w:p>
        </w:tc>
        <w:tc>
          <w:tcPr>
            <w:tcW w:w="3917" w:type="dxa"/>
            <w:tcPrChange w:id="1843" w:author="김은수" w:date="2026-10-01T06:57:00Z">
              <w:tcPr>
                <w:tcW w:w="3827" w:type="dxa"/>
              </w:tcPr>
            </w:tcPrChange>
          </w:tcPr>
          <w:p w14:paraId="5A42BA8C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44" w:author="김은수" w:date="2026-09-29T18:27:00Z" w16du:dateUtc="2026-09-29T09:27:00Z"/>
                <w:rFonts w:asciiTheme="minorEastAsia" w:hAnsiTheme="minorEastAsia" w:cs="Times New Roman"/>
              </w:rPr>
              <w:pPrChange w:id="184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46" w:author="김은수" w:date="2026-09-29T18:27:00Z" w16du:dateUtc="2026-09-29T09:27:00Z">
              <w:r>
                <w:rPr>
                  <w:rPrChange w:id="184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System Control Module / 저장 및 보안 처리</w:t>
              </w:r>
            </w:ins>
          </w:p>
        </w:tc>
      </w:tr>
      <w:tr w:rsidR="002E582F" w:rsidRPr="003F2E8B" w14:paraId="56CF2459" w14:textId="77777777" w:rsidTr="00CC0AAE">
        <w:trPr>
          <w:cantSplit/>
          <w:ins w:id="1848" w:author="김은수" w:date="2026-09-29T18:27:00Z"/>
          <w:del w:id="1849" w:author="김은수" w:date="2026-10-12T00:19:00Z"/>
          <w:trPrChange w:id="1850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851" w:author="김은수" w:date="2026-10-01T06:57:00Z">
              <w:tcPr>
                <w:tcW w:w="1762" w:type="dxa"/>
              </w:tcPr>
            </w:tcPrChange>
          </w:tcPr>
          <w:p w14:paraId="65771D7D" w14:textId="77777777" w:rsidR="002E582F" w:rsidRPr="00C34F72" w:rsidRDefault="00617422">
            <w:pPr>
              <w:pStyle w:val="TDCe"/>
              <w:rPr>
                <w:ins w:id="1852" w:author="김은수" w:date="2026-09-29T18:27:00Z" w16du:dateUtc="2026-09-29T09:27:00Z"/>
              </w:rPr>
              <w:pPrChange w:id="1853" w:author="김은수" w:date="2026-10-01T06:57:00Z">
                <w:pPr/>
              </w:pPrChange>
            </w:pPr>
            <w:ins w:id="1854" w:author="김은수" w:date="2026-09-29T18:27:00Z" w16du:dateUtc="2026-09-29T09:27:00Z">
              <w:r>
                <w:rPr>
                  <w:rPrChange w:id="185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SW-FW-RID-76</w:t>
              </w:r>
            </w:ins>
          </w:p>
        </w:tc>
        <w:tc>
          <w:tcPr>
            <w:tcW w:w="3917" w:type="dxa"/>
            <w:tcPrChange w:id="1856" w:author="김은수" w:date="2026-10-01T06:57:00Z">
              <w:tcPr>
                <w:tcW w:w="3827" w:type="dxa"/>
              </w:tcPr>
            </w:tcPrChange>
          </w:tcPr>
          <w:p w14:paraId="25B32C7D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57" w:author="김은수" w:date="2026-09-29T18:27:00Z" w16du:dateUtc="2026-09-29T09:27:00Z"/>
                <w:rFonts w:asciiTheme="minorEastAsia" w:hAnsiTheme="minorEastAsia" w:cs="Times New Roman"/>
              </w:rPr>
              <w:pPrChange w:id="1858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59" w:author="김은수" w:date="2026-09-29T18:27:00Z" w16du:dateUtc="2026-09-29T09:27:00Z">
              <w:r>
                <w:rPr>
                  <w:rPrChange w:id="186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[QCC 단독] 1. 데이터의 송수신은 BLE 페어링과 CRA 인증 이후에 활성화 함. - 기밀화</w:t>
              </w:r>
              <w:r>
                <w:rPr>
                  <w:rPrChange w:id="1861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br/>
                <w:t>2. CRA 인증 키들은 생산시에 암호화하여 저장한다.</w:t>
              </w:r>
            </w:ins>
          </w:p>
        </w:tc>
        <w:tc>
          <w:tcPr>
            <w:tcW w:w="3917" w:type="dxa"/>
            <w:tcPrChange w:id="1862" w:author="김은수" w:date="2026-10-01T06:57:00Z">
              <w:tcPr>
                <w:tcW w:w="3827" w:type="dxa"/>
              </w:tcPr>
            </w:tcPrChange>
          </w:tcPr>
          <w:p w14:paraId="65BE7659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63" w:author="김은수" w:date="2026-09-29T18:27:00Z" w16du:dateUtc="2026-09-29T09:27:00Z"/>
                <w:rFonts w:asciiTheme="minorEastAsia" w:hAnsiTheme="minorEastAsia" w:cs="Times New Roman"/>
              </w:rPr>
              <w:pPrChange w:id="186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65" w:author="김은수" w:date="2026-09-29T18:27:00Z" w16du:dateUtc="2026-09-29T09:27:00Z">
              <w:r>
                <w:rPr>
                  <w:rPrChange w:id="186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QCC Bluetooth Communication Module</w:t>
              </w:r>
            </w:ins>
          </w:p>
        </w:tc>
      </w:tr>
      <w:tr w:rsidR="002E582F" w:rsidRPr="003F2E8B" w14:paraId="738B99D7" w14:textId="77777777" w:rsidTr="00CC0AAE">
        <w:trPr>
          <w:cantSplit/>
          <w:ins w:id="1867" w:author="김은수" w:date="2026-09-29T18:27:00Z"/>
          <w:del w:id="1868" w:author="김은수" w:date="2026-10-12T00:19:00Z"/>
          <w:trPrChange w:id="1869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870" w:author="김은수" w:date="2026-10-01T06:57:00Z">
              <w:tcPr>
                <w:tcW w:w="1762" w:type="dxa"/>
              </w:tcPr>
            </w:tcPrChange>
          </w:tcPr>
          <w:p w14:paraId="63B25960" w14:textId="77777777" w:rsidR="002E582F" w:rsidRPr="00C34F72" w:rsidRDefault="00617422">
            <w:pPr>
              <w:pStyle w:val="TDCe"/>
              <w:rPr>
                <w:ins w:id="1871" w:author="김은수" w:date="2026-09-29T18:27:00Z" w16du:dateUtc="2026-09-29T09:27:00Z"/>
              </w:rPr>
              <w:pPrChange w:id="1872" w:author="김은수" w:date="2026-10-01T06:57:00Z">
                <w:pPr/>
              </w:pPrChange>
            </w:pPr>
            <w:ins w:id="1873" w:author="김은수" w:date="2026-09-29T18:27:00Z" w16du:dateUtc="2026-09-29T09:27:00Z">
              <w:r>
                <w:rPr>
                  <w:rPrChange w:id="187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SW-FW-RID-77</w:t>
              </w:r>
            </w:ins>
          </w:p>
        </w:tc>
        <w:tc>
          <w:tcPr>
            <w:tcW w:w="3917" w:type="dxa"/>
            <w:tcPrChange w:id="1875" w:author="김은수" w:date="2026-10-01T06:57:00Z">
              <w:tcPr>
                <w:tcW w:w="3827" w:type="dxa"/>
              </w:tcPr>
            </w:tcPrChange>
          </w:tcPr>
          <w:p w14:paraId="4C1B990E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76" w:author="김은수" w:date="2026-09-29T18:27:00Z" w16du:dateUtc="2026-09-29T09:27:00Z"/>
                <w:rFonts w:asciiTheme="minorEastAsia" w:hAnsiTheme="minorEastAsia" w:cs="Times New Roman"/>
              </w:rPr>
              <w:pPrChange w:id="1877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78" w:author="김은수" w:date="2026-09-29T18:27:00Z" w16du:dateUtc="2026-09-29T09:27:00Z">
              <w:r>
                <w:rPr>
                  <w:rFonts w:hint="eastAsia"/>
                  <w:rPrChange w:id="1879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내부장치</w:t>
              </w:r>
              <w:r>
                <w:rPr>
                  <w:rPrChange w:id="1880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제조번호, 사용자 이니셜 값은 암호화 하여 저장한다.</w:t>
              </w:r>
            </w:ins>
          </w:p>
        </w:tc>
        <w:tc>
          <w:tcPr>
            <w:tcW w:w="3917" w:type="dxa"/>
            <w:tcPrChange w:id="1881" w:author="김은수" w:date="2026-10-01T06:57:00Z">
              <w:tcPr>
                <w:tcW w:w="3827" w:type="dxa"/>
              </w:tcPr>
            </w:tcPrChange>
          </w:tcPr>
          <w:p w14:paraId="59CB9E7A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82" w:author="김은수" w:date="2026-09-29T18:27:00Z" w16du:dateUtc="2026-09-29T09:27:00Z"/>
                <w:rFonts w:asciiTheme="minorEastAsia" w:hAnsiTheme="minorEastAsia" w:cs="Times New Roman"/>
              </w:rPr>
              <w:pPrChange w:id="188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84" w:author="김은수" w:date="2026-09-29T18:27:00Z" w16du:dateUtc="2026-09-29T09:27:00Z">
              <w:r>
                <w:rPr>
                  <w:rPrChange w:id="188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System Control Module / 저장 및 보안 처리</w:t>
              </w:r>
            </w:ins>
          </w:p>
        </w:tc>
      </w:tr>
      <w:tr w:rsidR="002E582F" w:rsidRPr="003F2E8B" w14:paraId="037A560A" w14:textId="77777777" w:rsidTr="00CC0AAE">
        <w:trPr>
          <w:cantSplit/>
          <w:ins w:id="1886" w:author="김은수" w:date="2026-09-29T18:27:00Z"/>
          <w:del w:id="1887" w:author="김은수" w:date="2026-10-12T00:19:00Z"/>
          <w:trPrChange w:id="1888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889" w:author="김은수" w:date="2026-10-01T06:57:00Z">
              <w:tcPr>
                <w:tcW w:w="1762" w:type="dxa"/>
              </w:tcPr>
            </w:tcPrChange>
          </w:tcPr>
          <w:p w14:paraId="4D99C00C" w14:textId="77777777" w:rsidR="002E582F" w:rsidRPr="00C34F72" w:rsidRDefault="00617422">
            <w:pPr>
              <w:pStyle w:val="TDCe"/>
              <w:rPr>
                <w:ins w:id="1890" w:author="김은수" w:date="2026-09-29T18:27:00Z" w16du:dateUtc="2026-09-29T09:27:00Z"/>
              </w:rPr>
              <w:pPrChange w:id="1891" w:author="김은수" w:date="2026-10-01T06:57:00Z">
                <w:pPr/>
              </w:pPrChange>
            </w:pPr>
            <w:ins w:id="1892" w:author="김은수" w:date="2026-09-29T18:27:00Z" w16du:dateUtc="2026-09-29T09:27:00Z">
              <w:r>
                <w:rPr>
                  <w:rPrChange w:id="189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SW-FW-RID-78</w:t>
              </w:r>
            </w:ins>
          </w:p>
        </w:tc>
        <w:tc>
          <w:tcPr>
            <w:tcW w:w="3917" w:type="dxa"/>
            <w:tcPrChange w:id="1894" w:author="김은수" w:date="2026-10-01T06:57:00Z">
              <w:tcPr>
                <w:tcW w:w="3827" w:type="dxa"/>
              </w:tcPr>
            </w:tcPrChange>
          </w:tcPr>
          <w:p w14:paraId="1E69586A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895" w:author="김은수" w:date="2026-09-29T18:27:00Z" w16du:dateUtc="2026-09-29T09:27:00Z"/>
                <w:rFonts w:asciiTheme="minorEastAsia" w:hAnsiTheme="minorEastAsia" w:cs="Times New Roman"/>
              </w:rPr>
              <w:pPrChange w:id="1896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897" w:author="김은수" w:date="2026-09-29T18:27:00Z" w16du:dateUtc="2026-09-29T09:27:00Z">
              <w:r>
                <w:rPr>
                  <w:rFonts w:hint="eastAsia"/>
                  <w:rPrChange w:id="1898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무결성</w:t>
              </w:r>
              <w:r>
                <w:rPr>
                  <w:rPrChange w:id="1899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>, 암호화에 사용되는 알고리즘은 사이버보안 규격에서 권고하는 알고리즘을 사용한다.</w:t>
              </w:r>
            </w:ins>
          </w:p>
        </w:tc>
        <w:tc>
          <w:tcPr>
            <w:tcW w:w="3917" w:type="dxa"/>
            <w:tcPrChange w:id="1900" w:author="김은수" w:date="2026-10-01T06:57:00Z">
              <w:tcPr>
                <w:tcW w:w="3827" w:type="dxa"/>
              </w:tcPr>
            </w:tcPrChange>
          </w:tcPr>
          <w:p w14:paraId="4A719BFF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01" w:author="김은수" w:date="2026-09-29T18:27:00Z" w16du:dateUtc="2026-09-29T09:27:00Z"/>
                <w:rFonts w:asciiTheme="minorEastAsia" w:hAnsiTheme="minorEastAsia" w:cs="Times New Roman"/>
              </w:rPr>
              <w:pPrChange w:id="1902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03" w:author="김은수" w:date="2026-09-29T18:27:00Z" w16du:dateUtc="2026-09-29T09:27:00Z">
              <w:r>
                <w:rPr>
                  <w:rPrChange w:id="190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System Control Module / 저장 및 보안 처리</w:t>
              </w:r>
            </w:ins>
          </w:p>
        </w:tc>
      </w:tr>
      <w:tr w:rsidR="002E582F" w:rsidRPr="003F2E8B" w14:paraId="0CBC56CF" w14:textId="77777777" w:rsidTr="00CC0AAE">
        <w:trPr>
          <w:cantSplit/>
          <w:ins w:id="1905" w:author="김은수" w:date="2026-09-29T18:27:00Z"/>
          <w:del w:id="1906" w:author="김은수" w:date="2026-10-12T00:19:00Z"/>
          <w:trPrChange w:id="1907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908" w:author="김은수" w:date="2026-10-01T06:57:00Z">
              <w:tcPr>
                <w:tcW w:w="1762" w:type="dxa"/>
              </w:tcPr>
            </w:tcPrChange>
          </w:tcPr>
          <w:p w14:paraId="07436D4A" w14:textId="77777777" w:rsidR="002E582F" w:rsidRPr="00C34F72" w:rsidRDefault="00617422">
            <w:pPr>
              <w:pStyle w:val="TDCe"/>
              <w:rPr>
                <w:ins w:id="1909" w:author="김은수" w:date="2026-09-29T18:27:00Z" w16du:dateUtc="2026-09-29T09:27:00Z"/>
              </w:rPr>
              <w:pPrChange w:id="1910" w:author="김은수" w:date="2026-10-01T06:57:00Z">
                <w:pPr/>
              </w:pPrChange>
            </w:pPr>
            <w:ins w:id="1911" w:author="김은수" w:date="2026-09-29T18:27:00Z" w16du:dateUtc="2026-09-29T09:27:00Z">
              <w:r>
                <w:rPr>
                  <w:rPrChange w:id="191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SW-FW-RID-79</w:t>
              </w:r>
            </w:ins>
          </w:p>
        </w:tc>
        <w:tc>
          <w:tcPr>
            <w:tcW w:w="3917" w:type="dxa"/>
            <w:tcPrChange w:id="1913" w:author="김은수" w:date="2026-10-01T06:57:00Z">
              <w:tcPr>
                <w:tcW w:w="3827" w:type="dxa"/>
              </w:tcPr>
            </w:tcPrChange>
          </w:tcPr>
          <w:p w14:paraId="40C47771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14" w:author="김은수" w:date="2026-09-29T18:27:00Z" w16du:dateUtc="2026-09-29T09:27:00Z"/>
                <w:rFonts w:asciiTheme="minorEastAsia" w:hAnsiTheme="minorEastAsia" w:cs="Times New Roman"/>
              </w:rPr>
              <w:pPrChange w:id="1915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16" w:author="김은수" w:date="2026-09-29T18:27:00Z" w16du:dateUtc="2026-09-29T09:27:00Z">
              <w:r>
                <w:rPr>
                  <w:rFonts w:hint="eastAsia"/>
                  <w:rPrChange w:id="1917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외부에서</w:t>
              </w:r>
              <w:r>
                <w:rPr>
                  <w:rPrChange w:id="1918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로그 정보의 접근은 인가자만 가능해야 하며, 외부 전송을 할경우 기밀성이 보호되어야 한다.</w:t>
              </w:r>
            </w:ins>
          </w:p>
        </w:tc>
        <w:tc>
          <w:tcPr>
            <w:tcW w:w="3917" w:type="dxa"/>
            <w:tcPrChange w:id="1919" w:author="김은수" w:date="2026-10-01T06:57:00Z">
              <w:tcPr>
                <w:tcW w:w="3827" w:type="dxa"/>
              </w:tcPr>
            </w:tcPrChange>
          </w:tcPr>
          <w:p w14:paraId="4C26EF6F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20" w:author="김은수" w:date="2026-09-29T18:27:00Z" w16du:dateUtc="2026-09-29T09:27:00Z"/>
                <w:rFonts w:asciiTheme="minorEastAsia" w:hAnsiTheme="minorEastAsia" w:cs="Times New Roman"/>
              </w:rPr>
              <w:pPrChange w:id="1921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22" w:author="김은수" w:date="2026-09-29T18:27:00Z" w16du:dateUtc="2026-09-29T09:27:00Z">
              <w:r>
                <w:rPr>
                  <w:rPrChange w:id="192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System Control Module / 저장 및 보안 처리</w:t>
              </w:r>
            </w:ins>
          </w:p>
        </w:tc>
      </w:tr>
      <w:tr w:rsidR="002E582F" w:rsidRPr="003F2E8B" w14:paraId="5840A5A0" w14:textId="77777777" w:rsidTr="00CC0AAE">
        <w:trPr>
          <w:cantSplit/>
          <w:ins w:id="1924" w:author="김은수" w:date="2026-09-29T18:27:00Z"/>
          <w:del w:id="1925" w:author="김은수" w:date="2026-10-12T00:19:00Z"/>
          <w:trPrChange w:id="1926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927" w:author="김은수" w:date="2026-10-01T06:57:00Z">
              <w:tcPr>
                <w:tcW w:w="1762" w:type="dxa"/>
              </w:tcPr>
            </w:tcPrChange>
          </w:tcPr>
          <w:p w14:paraId="305B02BD" w14:textId="77777777" w:rsidR="002E582F" w:rsidRPr="00C34F72" w:rsidRDefault="00617422">
            <w:pPr>
              <w:pStyle w:val="TDCe"/>
              <w:rPr>
                <w:ins w:id="1928" w:author="김은수" w:date="2026-09-29T18:27:00Z" w16du:dateUtc="2026-09-29T09:27:00Z"/>
              </w:rPr>
              <w:pPrChange w:id="1929" w:author="김은수" w:date="2026-10-01T06:57:00Z">
                <w:pPr/>
              </w:pPrChange>
            </w:pPr>
            <w:ins w:id="1930" w:author="김은수" w:date="2026-09-29T18:27:00Z" w16du:dateUtc="2026-09-29T09:27:00Z">
              <w:r>
                <w:rPr>
                  <w:rPrChange w:id="193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SW-FW-RID-80</w:t>
              </w:r>
            </w:ins>
          </w:p>
        </w:tc>
        <w:tc>
          <w:tcPr>
            <w:tcW w:w="3917" w:type="dxa"/>
            <w:tcPrChange w:id="1932" w:author="김은수" w:date="2026-10-01T06:57:00Z">
              <w:tcPr>
                <w:tcW w:w="3827" w:type="dxa"/>
              </w:tcPr>
            </w:tcPrChange>
          </w:tcPr>
          <w:p w14:paraId="2E84E7B3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33" w:author="김은수" w:date="2026-09-29T18:27:00Z" w16du:dateUtc="2026-09-29T09:27:00Z"/>
                <w:rFonts w:asciiTheme="minorEastAsia" w:hAnsiTheme="minorEastAsia" w:cs="Times New Roman"/>
              </w:rPr>
              <w:pPrChange w:id="1934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35" w:author="김은수" w:date="2026-09-29T18:27:00Z" w16du:dateUtc="2026-09-29T09:27:00Z">
              <w:r>
                <w:rPr>
                  <w:rFonts w:hint="eastAsia"/>
                  <w:rPrChange w:id="1936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설정파일의</w:t>
              </w:r>
              <w:r>
                <w:rPr>
                  <w:rPrChange w:id="1937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무결성이 확인되지 않으면, 설정파일을 공장초기화 한다.</w:t>
              </w:r>
            </w:ins>
          </w:p>
        </w:tc>
        <w:tc>
          <w:tcPr>
            <w:tcW w:w="3917" w:type="dxa"/>
            <w:tcPrChange w:id="1938" w:author="김은수" w:date="2026-10-01T06:57:00Z">
              <w:tcPr>
                <w:tcW w:w="3827" w:type="dxa"/>
              </w:tcPr>
            </w:tcPrChange>
          </w:tcPr>
          <w:p w14:paraId="3BB98C1A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39" w:author="김은수" w:date="2026-09-29T18:27:00Z" w16du:dateUtc="2026-09-29T09:27:00Z"/>
                <w:rFonts w:asciiTheme="minorEastAsia" w:hAnsiTheme="minorEastAsia" w:cs="Times New Roman"/>
              </w:rPr>
              <w:pPrChange w:id="1940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41" w:author="김은수" w:date="2026-09-29T18:27:00Z" w16du:dateUtc="2026-09-29T09:27:00Z">
              <w:r>
                <w:rPr>
                  <w:rPrChange w:id="194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System Control Module / 저장 및 보안 처리</w:t>
              </w:r>
            </w:ins>
          </w:p>
        </w:tc>
      </w:tr>
      <w:tr w:rsidR="002E582F" w:rsidRPr="003F2E8B" w14:paraId="23E18D38" w14:textId="77777777" w:rsidTr="00CC0AAE">
        <w:trPr>
          <w:cantSplit/>
          <w:ins w:id="1943" w:author="김은수" w:date="2026-09-29T18:27:00Z"/>
          <w:del w:id="1944" w:author="김은수" w:date="2026-10-12T00:19:00Z"/>
          <w:trPrChange w:id="1945" w:author="김은수" w:date="2026-10-01T06:57:00Z">
            <w:trPr>
              <w:gridAfter w:val="2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4" w:type="dxa"/>
            <w:tcPrChange w:id="1946" w:author="김은수" w:date="2026-10-01T06:57:00Z">
              <w:tcPr>
                <w:tcW w:w="1762" w:type="dxa"/>
              </w:tcPr>
            </w:tcPrChange>
          </w:tcPr>
          <w:p w14:paraId="431EBF58" w14:textId="77777777" w:rsidR="002E582F" w:rsidRPr="00C34F72" w:rsidRDefault="00617422">
            <w:pPr>
              <w:pStyle w:val="TDCe"/>
              <w:rPr>
                <w:ins w:id="1947" w:author="김은수" w:date="2026-09-29T18:27:00Z" w16du:dateUtc="2026-09-29T09:27:00Z"/>
              </w:rPr>
              <w:pPrChange w:id="1948" w:author="김은수" w:date="2026-10-01T06:57:00Z">
                <w:pPr/>
              </w:pPrChange>
            </w:pPr>
            <w:ins w:id="1949" w:author="김은수" w:date="2026-09-29T18:27:00Z" w16du:dateUtc="2026-09-29T09:27:00Z">
              <w:r>
                <w:rPr>
                  <w:rPrChange w:id="195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SW-FW-RID-81</w:t>
              </w:r>
            </w:ins>
          </w:p>
        </w:tc>
        <w:tc>
          <w:tcPr>
            <w:tcW w:w="3917" w:type="dxa"/>
            <w:tcPrChange w:id="1951" w:author="김은수" w:date="2026-10-01T06:57:00Z">
              <w:tcPr>
                <w:tcW w:w="3827" w:type="dxa"/>
              </w:tcPr>
            </w:tcPrChange>
          </w:tcPr>
          <w:p w14:paraId="0D9F731B" w14:textId="77777777" w:rsidR="002E582F" w:rsidRPr="00895B94" w:rsidRDefault="005C1023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52" w:author="김은수" w:date="2026-09-29T18:27:00Z" w16du:dateUtc="2026-09-29T09:27:00Z"/>
                <w:rFonts w:asciiTheme="minorEastAsia" w:hAnsiTheme="minorEastAsia" w:cs="Times New Roman"/>
              </w:rPr>
              <w:pPrChange w:id="1953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54" w:author="김은수" w:date="2026-09-29T18:27:00Z" w16du:dateUtc="2026-09-29T09:27:00Z">
              <w:r>
                <w:rPr>
                  <w:rFonts w:hint="eastAsia"/>
                  <w:rPrChange w:id="1955" w:author="김은수" w:date="2026-10-01T06:57:00Z">
                    <w:rPr>
                      <w:rFonts w:asciiTheme="minorEastAsia" w:eastAsiaTheme="minorEastAsia" w:hAnsiTheme="minorEastAsia" w:cs="Times New Roman" w:hint="eastAsia"/>
                      <w:color w:val="auto"/>
                      <w:szCs w:val="22"/>
                      <w:lang w:val="en-US"/>
                    </w:rPr>
                  </w:rPrChange>
                </w:rPr>
                <w:t>품질관리시스템</w:t>
              </w:r>
              <w:r>
                <w:rPr>
                  <w:rPrChange w:id="1956" w:author="김은수" w:date="2026-10-01T06:57:00Z">
                    <w:rPr>
                      <w:rFonts w:asciiTheme="minorEastAsia" w:eastAsiaTheme="minorEastAsia" w:hAnsiTheme="minorEastAsia" w:cs="Times New Roman"/>
                      <w:color w:val="auto"/>
                      <w:szCs w:val="22"/>
                      <w:lang w:val="en-US"/>
                    </w:rPr>
                  </w:rPrChange>
                </w:rPr>
                <w:t xml:space="preserve"> 절차에 따라, 인가된 인원이 펌웨어를 생성하여 배포한다.</w:t>
              </w:r>
            </w:ins>
          </w:p>
        </w:tc>
        <w:tc>
          <w:tcPr>
            <w:tcW w:w="3917" w:type="dxa"/>
            <w:tcPrChange w:id="1957" w:author="김은수" w:date="2026-10-01T06:57:00Z">
              <w:tcPr>
                <w:tcW w:w="3827" w:type="dxa"/>
              </w:tcPr>
            </w:tcPrChange>
          </w:tcPr>
          <w:p w14:paraId="390F8802" w14:textId="77777777" w:rsidR="002E582F" w:rsidRPr="00895B94" w:rsidRDefault="00AE4A56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58" w:author="김은수" w:date="2026-09-29T18:27:00Z" w16du:dateUtc="2026-09-29T09:27:00Z"/>
                <w:rFonts w:asciiTheme="minorEastAsia" w:hAnsiTheme="minorEastAsia" w:cs="Times New Roman"/>
              </w:rPr>
              <w:pPrChange w:id="1959" w:author="김은수" w:date="2026-10-01T06:57:00Z">
                <w:pPr>
                  <w:pStyle w:val="a8"/>
                  <w:widowControl/>
                  <w:wordWrap/>
                  <w:autoSpaceDE/>
                  <w:autoSpaceDN/>
                  <w:ind w:leftChars="0" w:left="0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1960" w:author="김은수" w:date="2026-09-29T18:27:00Z" w16du:dateUtc="2026-09-29T09:27:00Z">
              <w:r>
                <w:rPr>
                  <w:rFonts w:hint="eastAsia"/>
                  <w:rPrChange w:id="1961" w:author="김은수" w:date="2026-10-01T06:57:00Z">
                    <w:rPr>
                      <w:rFonts w:asciiTheme="minorHAnsi" w:eastAsiaTheme="minorEastAsia" w:hAnsiTheme="minorHAnsi" w:cstheme="minorBidi" w:hint="eastAsia"/>
                      <w:color w:val="auto"/>
                      <w:szCs w:val="22"/>
                      <w:lang w:val="en-US"/>
                    </w:rPr>
                  </w:rPrChange>
                </w:rPr>
                <w:t>배포</w:t>
              </w:r>
              <w:r>
                <w:rPr>
                  <w:rPrChange w:id="196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 및 변경관리 절차</w:t>
              </w:r>
            </w:ins>
          </w:p>
        </w:tc>
      </w:tr>
    </w:tbl>
    <w:p w14:paraId="1EF364AE" w14:textId="77777777" w:rsidR="0058450E" w:rsidRDefault="0058450E">
      <w:pPr>
        <w:pStyle w:val="TDC10"/>
        <w:widowControl w:val="0"/>
        <w:spacing w:after="120" w:line="264" w:lineRule="auto"/>
        <w:jc w:val="left"/>
        <w:rPr>
          <w:ins w:id="1963" w:author="김은수" w:date="2026-10-12T09:19:00Z" w16du:dateUtc="2026-10-12T00:19:00Z"/>
        </w:rPr>
      </w:pPr>
      <w:ins w:id="1964" w:author="김은수" w:date="2026-10-12T09:19:00Z" w16du:dateUtc="2026-10-12T00:19:00Z">
        <w:r>
          <w:t>소프트웨어 요구사항을 담당 모듈과 상세 설계 유닛에 연결한다. 유닛 ID와 이름은 소프트웨어 상세 설계서에 따른다.</w:t>
        </w:r>
      </w:ins>
    </w:p>
    <w:p w14:paraId="7A6A17B0" w14:textId="77777777" w:rsidR="0058450E" w:rsidRDefault="0058450E">
      <w:pPr>
        <w:pStyle w:val="TDC12"/>
        <w:keepLines w:val="0"/>
        <w:widowControl w:val="0"/>
        <w:spacing w:before="0" w:line="264" w:lineRule="auto"/>
        <w:jc w:val="left"/>
        <w:rPr>
          <w:ins w:id="1965" w:author="김은수" w:date="2026-10-12T09:19:00Z" w16du:dateUtc="2026-10-12T00:19:00Z"/>
        </w:rPr>
      </w:pPr>
      <w:ins w:id="1966" w:author="김은수" w:date="2026-10-12T09:19:00Z" w16du:dateUtc="2026-10-12T00:19:00Z">
        <w:r>
          <w:lastRenderedPageBreak/>
          <w:t>표 1. 소프트웨어 요구사항과 상세 설계 유닛 연결</w:t>
        </w:r>
      </w:ins>
    </w:p>
    <w:tbl>
      <w:tblPr>
        <w:tblStyle w:val="TDC11"/>
        <w:tblW w:w="9638" w:type="dxa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740"/>
        <w:gridCol w:w="2670"/>
        <w:gridCol w:w="5228"/>
      </w:tblGrid>
      <w:tr w:rsidR="0058450E" w14:paraId="431C1568" w14:textId="77777777" w:rsidTr="00D44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ins w:id="1967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531BA8C8" w14:textId="77777777" w:rsidR="0058450E" w:rsidRDefault="0058450E">
            <w:pPr>
              <w:pStyle w:val="TDC0"/>
              <w:keepNext w:val="0"/>
              <w:widowControl w:val="0"/>
              <w:spacing w:before="0" w:after="0" w:line="264" w:lineRule="auto"/>
              <w:rPr>
                <w:ins w:id="1968" w:author="김은수" w:date="2026-10-12T09:19:00Z" w16du:dateUtc="2026-10-12T00:19:00Z"/>
              </w:rPr>
            </w:pPr>
            <w:ins w:id="1969" w:author="김은수" w:date="2026-10-12T09:19:00Z" w16du:dateUtc="2026-10-12T00:19:00Z">
              <w:r>
                <w:t>소프트웨어</w:t>
              </w:r>
              <w:r>
                <w:br/>
                <w:t>요구사항 ID</w:t>
              </w:r>
            </w:ins>
          </w:p>
        </w:tc>
        <w:tc>
          <w:tcPr>
            <w:tcW w:w="2670" w:type="dxa"/>
          </w:tcPr>
          <w:p w14:paraId="6726E595" w14:textId="77777777" w:rsidR="0058450E" w:rsidRDefault="0058450E">
            <w:pPr>
              <w:pStyle w:val="TDC0"/>
              <w:keepNext w:val="0"/>
              <w:widowControl w:val="0"/>
              <w:spacing w:before="0"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970" w:author="김은수" w:date="2026-10-12T09:19:00Z" w16du:dateUtc="2026-10-12T00:19:00Z"/>
              </w:rPr>
            </w:pPr>
            <w:ins w:id="1971" w:author="김은수" w:date="2026-10-12T09:19:00Z" w16du:dateUtc="2026-10-12T00:19:00Z">
              <w:r>
                <w:t>모듈 ID / 이름</w:t>
              </w:r>
            </w:ins>
          </w:p>
        </w:tc>
        <w:tc>
          <w:tcPr>
            <w:tcW w:w="5228" w:type="dxa"/>
          </w:tcPr>
          <w:p w14:paraId="5A4278AB" w14:textId="77777777" w:rsidR="0058450E" w:rsidRDefault="0058450E">
            <w:pPr>
              <w:pStyle w:val="TDC0"/>
              <w:keepNext w:val="0"/>
              <w:widowControl w:val="0"/>
              <w:spacing w:before="0" w:after="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972" w:author="김은수" w:date="2026-10-12T09:19:00Z" w16du:dateUtc="2026-10-12T00:19:00Z"/>
              </w:rPr>
            </w:pPr>
            <w:ins w:id="1973" w:author="김은수" w:date="2026-10-12T09:19:00Z" w16du:dateUtc="2026-10-12T00:19:00Z">
              <w:r>
                <w:t>상세 설계 유닛 ID / 이름</w:t>
              </w:r>
            </w:ins>
          </w:p>
        </w:tc>
      </w:tr>
      <w:tr w:rsidR="0058450E" w14:paraId="04734ABD" w14:textId="77777777" w:rsidTr="00D44296">
        <w:trPr>
          <w:cantSplit/>
          <w:ins w:id="1974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76E1618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1975" w:author="김은수" w:date="2026-10-12T09:19:00Z" w16du:dateUtc="2026-10-12T00:19:00Z"/>
              </w:rPr>
            </w:pPr>
            <w:ins w:id="1976" w:author="김은수" w:date="2026-10-12T09:19:00Z" w16du:dateUtc="2026-10-12T00:19:00Z">
              <w:r>
                <w:t>SW-FW-RID-1</w:t>
              </w:r>
            </w:ins>
          </w:p>
        </w:tc>
        <w:tc>
          <w:tcPr>
            <w:tcW w:w="2670" w:type="dxa"/>
            <w:vAlign w:val="top"/>
          </w:tcPr>
          <w:p w14:paraId="45524BF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77" w:author="김은수" w:date="2026-10-12T09:19:00Z" w16du:dateUtc="2026-10-12T00:19:00Z"/>
              </w:rPr>
            </w:pPr>
            <w:ins w:id="1978" w:author="김은수" w:date="2026-10-12T09:19:00Z" w16du:dateUtc="2026-10-12T00:19:00Z">
              <w:r>
                <w:t>SI-ID-CM3-002</w:t>
              </w:r>
              <w:r>
                <w:br/>
                <w:t>신호처리 모듈</w:t>
              </w:r>
            </w:ins>
          </w:p>
          <w:p w14:paraId="013A2EB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79" w:author="김은수" w:date="2026-10-12T09:19:00Z" w16du:dateUtc="2026-10-12T00:19:00Z"/>
              </w:rPr>
            </w:pPr>
            <w:ins w:id="1980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  <w:p w14:paraId="301FA582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81" w:author="김은수" w:date="2026-10-12T09:19:00Z" w16du:dateUtc="2026-10-12T00:19:00Z"/>
              </w:rPr>
            </w:pPr>
            <w:ins w:id="1982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491D437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83" w:author="김은수" w:date="2026-10-12T09:19:00Z" w16du:dateUtc="2026-10-12T00:19:00Z"/>
              </w:rPr>
            </w:pPr>
            <w:ins w:id="1984" w:author="김은수" w:date="2026-10-12T09:19:00Z" w16du:dateUtc="2026-10-12T00:19:00Z">
              <w:r>
                <w:t>SU-ID-CM3-027</w:t>
              </w:r>
              <w:r>
                <w:br/>
                <w:t>자극 프레임 수 계산</w:t>
              </w:r>
            </w:ins>
          </w:p>
          <w:p w14:paraId="02B13BE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85" w:author="김은수" w:date="2026-10-12T09:19:00Z" w16du:dateUtc="2026-10-12T00:19:00Z"/>
              </w:rPr>
            </w:pPr>
            <w:ins w:id="1986" w:author="김은수" w:date="2026-10-12T09:19:00Z" w16du:dateUtc="2026-10-12T00:19:00Z">
              <w:r>
                <w:t>SU-ID-CM3-029</w:t>
              </w:r>
              <w:r>
                <w:br/>
                <w:t>자극 파라미터 계산 결과 공유</w:t>
              </w:r>
            </w:ins>
          </w:p>
          <w:p w14:paraId="6452DF3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87" w:author="김은수" w:date="2026-10-12T09:19:00Z" w16du:dateUtc="2026-10-12T00:19:00Z"/>
              </w:rPr>
            </w:pPr>
            <w:ins w:id="1988" w:author="김은수" w:date="2026-10-12T09:19:00Z" w16du:dateUtc="2026-10-12T00:19:00Z">
              <w:r>
                <w:t>SU-ID-CFX-033</w:t>
              </w:r>
              <w:r>
                <w:br/>
                <w:t>CIS 전략과 전략 선택</w:t>
              </w:r>
            </w:ins>
          </w:p>
          <w:p w14:paraId="5A4AD8F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89" w:author="김은수" w:date="2026-10-12T09:19:00Z" w16du:dateUtc="2026-10-12T00:19:00Z"/>
              </w:rPr>
            </w:pPr>
            <w:ins w:id="1990" w:author="김은수" w:date="2026-10-12T09:19:00Z" w16du:dateUtc="2026-10-12T00:19:00Z">
              <w:r>
                <w:t>SU-ID-CFX-039</w:t>
              </w:r>
              <w:r>
                <w:br/>
                <w:t>실시간 자극 데이터 생성</w:t>
              </w:r>
            </w:ins>
          </w:p>
        </w:tc>
      </w:tr>
      <w:tr w:rsidR="0058450E" w14:paraId="6AD44081" w14:textId="77777777" w:rsidTr="00D44296">
        <w:trPr>
          <w:cantSplit/>
          <w:ins w:id="1991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5606EC8E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1992" w:author="김은수" w:date="2026-10-12T09:19:00Z" w16du:dateUtc="2026-10-12T00:19:00Z"/>
              </w:rPr>
            </w:pPr>
            <w:ins w:id="1993" w:author="김은수" w:date="2026-10-12T09:19:00Z" w16du:dateUtc="2026-10-12T00:19:00Z">
              <w:r>
                <w:t>SW-FW-RID-2</w:t>
              </w:r>
            </w:ins>
          </w:p>
        </w:tc>
        <w:tc>
          <w:tcPr>
            <w:tcW w:w="2670" w:type="dxa"/>
            <w:vAlign w:val="top"/>
          </w:tcPr>
          <w:p w14:paraId="62ADF0C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94" w:author="김은수" w:date="2026-10-12T09:19:00Z" w16du:dateUtc="2026-10-12T00:19:00Z"/>
              </w:rPr>
            </w:pPr>
            <w:ins w:id="1995" w:author="김은수" w:date="2026-10-12T09:19:00Z" w16du:dateUtc="2026-10-12T00:19:00Z">
              <w:r>
                <w:t>SI-ID-CM3-002</w:t>
              </w:r>
              <w:r>
                <w:br/>
                <w:t>신호처리 모듈</w:t>
              </w:r>
            </w:ins>
          </w:p>
          <w:p w14:paraId="45FA0EE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96" w:author="김은수" w:date="2026-10-12T09:19:00Z" w16du:dateUtc="2026-10-12T00:19:00Z"/>
              </w:rPr>
            </w:pPr>
            <w:ins w:id="1997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  <w:p w14:paraId="251A9840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98" w:author="김은수" w:date="2026-10-12T09:19:00Z" w16du:dateUtc="2026-10-12T00:19:00Z"/>
              </w:rPr>
            </w:pPr>
            <w:ins w:id="1999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084F8B0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00" w:author="김은수" w:date="2026-10-12T09:19:00Z" w16du:dateUtc="2026-10-12T00:19:00Z"/>
              </w:rPr>
            </w:pPr>
            <w:ins w:id="2001" w:author="김은수" w:date="2026-10-12T09:19:00Z" w16du:dateUtc="2026-10-12T00:19:00Z">
              <w:r>
                <w:t>SU-ID-CM3-027</w:t>
              </w:r>
              <w:r>
                <w:br/>
                <w:t>자극 프레임 수 계산</w:t>
              </w:r>
            </w:ins>
          </w:p>
          <w:p w14:paraId="6E95FCE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02" w:author="김은수" w:date="2026-10-12T09:19:00Z" w16du:dateUtc="2026-10-12T00:19:00Z"/>
              </w:rPr>
            </w:pPr>
            <w:ins w:id="2003" w:author="김은수" w:date="2026-10-12T09:19:00Z" w16du:dateUtc="2026-10-12T00:19:00Z">
              <w:r>
                <w:t>SU-ID-CM3-029</w:t>
              </w:r>
              <w:r>
                <w:br/>
                <w:t>자극 파라미터 계산 결과 공유</w:t>
              </w:r>
            </w:ins>
          </w:p>
          <w:p w14:paraId="0B136CC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04" w:author="김은수" w:date="2026-10-12T09:19:00Z" w16du:dateUtc="2026-10-12T00:19:00Z"/>
              </w:rPr>
            </w:pPr>
            <w:ins w:id="2005" w:author="김은수" w:date="2026-10-12T09:19:00Z" w16du:dateUtc="2026-10-12T00:19:00Z">
              <w:r>
                <w:t>SU-ID-CFX-033</w:t>
              </w:r>
              <w:r>
                <w:br/>
                <w:t>CIS 전략과 전략 선택</w:t>
              </w:r>
            </w:ins>
          </w:p>
          <w:p w14:paraId="0340DFB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06" w:author="김은수" w:date="2026-10-12T09:19:00Z" w16du:dateUtc="2026-10-12T00:19:00Z"/>
              </w:rPr>
            </w:pPr>
            <w:ins w:id="2007" w:author="김은수" w:date="2026-10-12T09:19:00Z" w16du:dateUtc="2026-10-12T00:19:00Z">
              <w:r>
                <w:t>SU-ID-CFX-039</w:t>
              </w:r>
              <w:r>
                <w:br/>
                <w:t>실시간 자극 데이터 생성</w:t>
              </w:r>
            </w:ins>
          </w:p>
        </w:tc>
      </w:tr>
      <w:tr w:rsidR="0058450E" w14:paraId="4029FC19" w14:textId="77777777" w:rsidTr="00D44296">
        <w:trPr>
          <w:cantSplit/>
          <w:ins w:id="2008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6BBB95D1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009" w:author="김은수" w:date="2026-10-12T09:19:00Z" w16du:dateUtc="2026-10-12T00:19:00Z"/>
              </w:rPr>
            </w:pPr>
            <w:ins w:id="2010" w:author="김은수" w:date="2026-10-12T09:19:00Z" w16du:dateUtc="2026-10-12T00:19:00Z">
              <w:r>
                <w:t>SW-FW-RID-3</w:t>
              </w:r>
            </w:ins>
          </w:p>
        </w:tc>
        <w:tc>
          <w:tcPr>
            <w:tcW w:w="2670" w:type="dxa"/>
            <w:vAlign w:val="top"/>
          </w:tcPr>
          <w:p w14:paraId="166F548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11" w:author="김은수" w:date="2026-10-12T09:19:00Z" w16du:dateUtc="2026-10-12T00:19:00Z"/>
              </w:rPr>
            </w:pPr>
            <w:ins w:id="2012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480BBF80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13" w:author="김은수" w:date="2026-10-12T09:19:00Z" w16du:dateUtc="2026-10-12T00:19:00Z"/>
              </w:rPr>
            </w:pPr>
            <w:ins w:id="2014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05BE6B4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15" w:author="김은수" w:date="2026-10-12T09:19:00Z" w16du:dateUtc="2026-10-12T00:19:00Z"/>
              </w:rPr>
            </w:pPr>
            <w:ins w:id="2016" w:author="김은수" w:date="2026-10-12T09:19:00Z" w16du:dateUtc="2026-10-12T00:19:00Z">
              <w:r>
                <w:t>SU-ID-CM3-041</w:t>
              </w:r>
              <w:r>
                <w:br/>
                <w:t>내부기 자극 설정 적용</w:t>
              </w:r>
            </w:ins>
          </w:p>
          <w:p w14:paraId="7525DA6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17" w:author="김은수" w:date="2026-10-12T09:19:00Z" w16du:dateUtc="2026-10-12T00:19:00Z"/>
              </w:rPr>
            </w:pPr>
            <w:ins w:id="2018" w:author="김은수" w:date="2026-10-12T09:19:00Z" w16du:dateUtc="2026-10-12T00:19:00Z">
              <w:r>
                <w:t>SU-ID-CFX-036</w:t>
              </w:r>
              <w:r>
                <w:br/>
                <w:t>자극 패킷 헤더 구성</w:t>
              </w:r>
            </w:ins>
          </w:p>
          <w:p w14:paraId="4838A54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19" w:author="김은수" w:date="2026-10-12T09:19:00Z" w16du:dateUtc="2026-10-12T00:19:00Z"/>
              </w:rPr>
            </w:pPr>
            <w:ins w:id="2020" w:author="김은수" w:date="2026-10-12T09:19:00Z" w16du:dateUtc="2026-10-12T00:19:00Z">
              <w:r>
                <w:t>SU-ID-CFX-040</w:t>
              </w:r>
              <w:r>
                <w:br/>
                <w:t>지정 명령 PCM 출력</w:t>
              </w:r>
            </w:ins>
          </w:p>
        </w:tc>
      </w:tr>
      <w:tr w:rsidR="0058450E" w14:paraId="64F599AE" w14:textId="77777777" w:rsidTr="00D44296">
        <w:trPr>
          <w:cantSplit/>
          <w:ins w:id="2021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5B91A5C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022" w:author="김은수" w:date="2026-10-12T09:19:00Z" w16du:dateUtc="2026-10-12T00:19:00Z"/>
              </w:rPr>
            </w:pPr>
            <w:ins w:id="2023" w:author="김은수" w:date="2026-10-12T09:19:00Z" w16du:dateUtc="2026-10-12T00:19:00Z">
              <w:r>
                <w:t>SW-FW-RID-4</w:t>
              </w:r>
            </w:ins>
          </w:p>
        </w:tc>
        <w:tc>
          <w:tcPr>
            <w:tcW w:w="2670" w:type="dxa"/>
            <w:vAlign w:val="top"/>
          </w:tcPr>
          <w:p w14:paraId="4934F5A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24" w:author="김은수" w:date="2026-10-12T09:19:00Z" w16du:dateUtc="2026-10-12T00:19:00Z"/>
              </w:rPr>
            </w:pPr>
            <w:ins w:id="2025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0FC07397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26" w:author="김은수" w:date="2026-10-12T09:19:00Z" w16du:dateUtc="2026-10-12T00:19:00Z"/>
              </w:rPr>
            </w:pPr>
            <w:ins w:id="2027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651F279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28" w:author="김은수" w:date="2026-10-12T09:19:00Z" w16du:dateUtc="2026-10-12T00:19:00Z"/>
              </w:rPr>
            </w:pPr>
            <w:ins w:id="2029" w:author="김은수" w:date="2026-10-12T09:19:00Z" w16du:dateUtc="2026-10-12T00:19:00Z">
              <w:r>
                <w:t>SU-ID-CM3-041</w:t>
              </w:r>
              <w:r>
                <w:br/>
                <w:t>내부기 자극 설정 적용</w:t>
              </w:r>
            </w:ins>
          </w:p>
          <w:p w14:paraId="773FC85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30" w:author="김은수" w:date="2026-10-12T09:19:00Z" w16du:dateUtc="2026-10-12T00:19:00Z"/>
              </w:rPr>
            </w:pPr>
            <w:ins w:id="2031" w:author="김은수" w:date="2026-10-12T09:19:00Z" w16du:dateUtc="2026-10-12T00:19:00Z">
              <w:r>
                <w:t>SU-ID-CFX-036</w:t>
              </w:r>
              <w:r>
                <w:br/>
                <w:t>자극 패킷 헤더 구성</w:t>
              </w:r>
            </w:ins>
          </w:p>
        </w:tc>
      </w:tr>
      <w:tr w:rsidR="0058450E" w14:paraId="381A065F" w14:textId="77777777" w:rsidTr="00D44296">
        <w:trPr>
          <w:cantSplit/>
          <w:ins w:id="2032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3D158D97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033" w:author="김은수" w:date="2026-10-12T09:19:00Z" w16du:dateUtc="2026-10-12T00:19:00Z"/>
              </w:rPr>
            </w:pPr>
            <w:ins w:id="2034" w:author="김은수" w:date="2026-10-12T09:19:00Z" w16du:dateUtc="2026-10-12T00:19:00Z">
              <w:r>
                <w:lastRenderedPageBreak/>
                <w:t>SW-FW-RID-5</w:t>
              </w:r>
            </w:ins>
          </w:p>
        </w:tc>
        <w:tc>
          <w:tcPr>
            <w:tcW w:w="2670" w:type="dxa"/>
            <w:vAlign w:val="top"/>
          </w:tcPr>
          <w:p w14:paraId="7EE5AA7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35" w:author="김은수" w:date="2026-10-12T09:19:00Z" w16du:dateUtc="2026-10-12T00:19:00Z"/>
              </w:rPr>
            </w:pPr>
            <w:ins w:id="2036" w:author="김은수" w:date="2026-10-12T09:19:00Z" w16du:dateUtc="2026-10-12T00:19:00Z">
              <w:r>
                <w:t>SI-ID-CM3-002</w:t>
              </w:r>
              <w:r>
                <w:br/>
                <w:t>신호처리 모듈</w:t>
              </w:r>
            </w:ins>
          </w:p>
          <w:p w14:paraId="4BC9F53E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37" w:author="김은수" w:date="2026-10-12T09:19:00Z" w16du:dateUtc="2026-10-12T00:19:00Z"/>
              </w:rPr>
            </w:pPr>
            <w:ins w:id="2038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1DD22D2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39" w:author="김은수" w:date="2026-10-12T09:19:00Z" w16du:dateUtc="2026-10-12T00:19:00Z"/>
              </w:rPr>
            </w:pPr>
            <w:ins w:id="2040" w:author="김은수" w:date="2026-10-12T09:19:00Z" w16du:dateUtc="2026-10-12T00:19:00Z">
              <w:r>
                <w:t>SU-ID-CM3-028</w:t>
              </w:r>
              <w:r>
                <w:br/>
                <w:t>내부기 DAC 범위와 T/C 변환</w:t>
              </w:r>
            </w:ins>
          </w:p>
          <w:p w14:paraId="231B250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41" w:author="김은수" w:date="2026-10-12T09:19:00Z" w16du:dateUtc="2026-10-12T00:19:00Z"/>
              </w:rPr>
            </w:pPr>
            <w:ins w:id="2042" w:author="김은수" w:date="2026-10-12T09:19:00Z" w16du:dateUtc="2026-10-12T00:19:00Z">
              <w:r>
                <w:t>SU-ID-CM3-029</w:t>
              </w:r>
              <w:r>
                <w:br/>
                <w:t>자극 파라미터 계산 결과 공유</w:t>
              </w:r>
            </w:ins>
          </w:p>
          <w:p w14:paraId="6367908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43" w:author="김은수" w:date="2026-10-12T09:19:00Z" w16du:dateUtc="2026-10-12T00:19:00Z"/>
              </w:rPr>
            </w:pPr>
            <w:ins w:id="2044" w:author="김은수" w:date="2026-10-12T09:19:00Z" w16du:dateUtc="2026-10-12T00:19:00Z">
              <w:r>
                <w:t>SU-ID-CFX-029</w:t>
              </w:r>
              <w:r>
                <w:br/>
                <w:t>CM3 계산 T/C 값 수신</w:t>
              </w:r>
            </w:ins>
          </w:p>
          <w:p w14:paraId="1720338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45" w:author="김은수" w:date="2026-10-12T09:19:00Z" w16du:dateUtc="2026-10-12T00:19:00Z"/>
              </w:rPr>
            </w:pPr>
            <w:ins w:id="2046" w:author="김은수" w:date="2026-10-12T09:19:00Z" w16du:dateUtc="2026-10-12T00:19:00Z">
              <w:r>
                <w:t>SU-ID-CFX-030</w:t>
              </w:r>
              <w:r>
                <w:br/>
                <w:t>자극 볼륨에 따른 C 값 계산</w:t>
              </w:r>
            </w:ins>
          </w:p>
          <w:p w14:paraId="4964B90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47" w:author="김은수" w:date="2026-10-12T09:19:00Z" w16du:dateUtc="2026-10-12T00:19:00Z"/>
              </w:rPr>
            </w:pPr>
            <w:ins w:id="2048" w:author="김은수" w:date="2026-10-12T09:19:00Z" w16du:dateUtc="2026-10-12T00:19:00Z">
              <w:r>
                <w:t>SU-ID-CFX-032</w:t>
              </w:r>
              <w:r>
                <w:br/>
                <w:t>비선형 매핑과 T 이하 묵음</w:t>
              </w:r>
            </w:ins>
          </w:p>
        </w:tc>
      </w:tr>
      <w:tr w:rsidR="0058450E" w14:paraId="373F499A" w14:textId="77777777" w:rsidTr="00D44296">
        <w:trPr>
          <w:cantSplit/>
          <w:ins w:id="2049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59734E64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050" w:author="김은수" w:date="2026-10-12T09:19:00Z" w16du:dateUtc="2026-10-12T00:19:00Z"/>
              </w:rPr>
            </w:pPr>
            <w:ins w:id="2051" w:author="김은수" w:date="2026-10-12T09:19:00Z" w16du:dateUtc="2026-10-12T00:19:00Z">
              <w:r>
                <w:t>SW-FW-RID-6</w:t>
              </w:r>
            </w:ins>
          </w:p>
        </w:tc>
        <w:tc>
          <w:tcPr>
            <w:tcW w:w="2670" w:type="dxa"/>
            <w:vAlign w:val="top"/>
          </w:tcPr>
          <w:p w14:paraId="3793310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52" w:author="김은수" w:date="2026-10-12T09:19:00Z" w16du:dateUtc="2026-10-12T00:19:00Z"/>
              </w:rPr>
            </w:pPr>
            <w:ins w:id="2053" w:author="김은수" w:date="2026-10-12T09:19:00Z" w16du:dateUtc="2026-10-12T00:19:00Z">
              <w:r>
                <w:t>SI-ID-CM3-002</w:t>
              </w:r>
              <w:r>
                <w:br/>
                <w:t>신호처리 모듈</w:t>
              </w:r>
            </w:ins>
          </w:p>
          <w:p w14:paraId="24CD16E4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54" w:author="김은수" w:date="2026-10-12T09:19:00Z" w16du:dateUtc="2026-10-12T00:19:00Z"/>
              </w:rPr>
            </w:pPr>
            <w:ins w:id="2055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6AF3DC8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56" w:author="김은수" w:date="2026-10-12T09:19:00Z" w16du:dateUtc="2026-10-12T00:19:00Z"/>
              </w:rPr>
            </w:pPr>
            <w:ins w:id="2057" w:author="김은수" w:date="2026-10-12T09:19:00Z" w16du:dateUtc="2026-10-12T00:19:00Z">
              <w:r>
                <w:t>SU-ID-CM3-027</w:t>
              </w:r>
              <w:r>
                <w:br/>
                <w:t>자극 프레임 수 계산</w:t>
              </w:r>
            </w:ins>
          </w:p>
          <w:p w14:paraId="28600D9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58" w:author="김은수" w:date="2026-10-12T09:19:00Z" w16du:dateUtc="2026-10-12T00:19:00Z"/>
              </w:rPr>
            </w:pPr>
            <w:ins w:id="2059" w:author="김은수" w:date="2026-10-12T09:19:00Z" w16du:dateUtc="2026-10-12T00:19:00Z">
              <w:r>
                <w:t>SU-ID-CM3-037</w:t>
              </w:r>
              <w:r>
                <w:br/>
                <w:t>펄스폭과 역방향 통신 설정</w:t>
              </w:r>
            </w:ins>
          </w:p>
          <w:p w14:paraId="07F759D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60" w:author="김은수" w:date="2026-10-12T09:19:00Z" w16du:dateUtc="2026-10-12T00:19:00Z"/>
              </w:rPr>
            </w:pPr>
            <w:ins w:id="2061" w:author="김은수" w:date="2026-10-12T09:19:00Z" w16du:dateUtc="2026-10-12T00:19:00Z">
              <w:r>
                <w:t>SU-ID-CM3-041</w:t>
              </w:r>
              <w:r>
                <w:br/>
                <w:t>내부기 자극 설정 적용</w:t>
              </w:r>
            </w:ins>
          </w:p>
        </w:tc>
      </w:tr>
      <w:tr w:rsidR="0058450E" w14:paraId="530DA1A5" w14:textId="77777777" w:rsidTr="00D44296">
        <w:trPr>
          <w:cantSplit/>
          <w:ins w:id="2062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11F77C61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063" w:author="김은수" w:date="2026-10-12T09:19:00Z" w16du:dateUtc="2026-10-12T00:19:00Z"/>
              </w:rPr>
            </w:pPr>
            <w:ins w:id="2064" w:author="김은수" w:date="2026-10-12T09:19:00Z" w16du:dateUtc="2026-10-12T00:19:00Z">
              <w:r>
                <w:t>SW-FW-RID-7</w:t>
              </w:r>
            </w:ins>
          </w:p>
        </w:tc>
        <w:tc>
          <w:tcPr>
            <w:tcW w:w="2670" w:type="dxa"/>
            <w:vAlign w:val="top"/>
          </w:tcPr>
          <w:p w14:paraId="5E6B4A2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65" w:author="김은수" w:date="2026-10-12T09:19:00Z" w16du:dateUtc="2026-10-12T00:19:00Z"/>
              </w:rPr>
            </w:pPr>
            <w:ins w:id="2066" w:author="김은수" w:date="2026-10-12T09:19:00Z" w16du:dateUtc="2026-10-12T00:19:00Z">
              <w:r>
                <w:t>SI-ID-CM3-002</w:t>
              </w:r>
              <w:r>
                <w:br/>
                <w:t>신호처리 모듈</w:t>
              </w:r>
            </w:ins>
          </w:p>
          <w:p w14:paraId="550803B2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67" w:author="김은수" w:date="2026-10-12T09:19:00Z" w16du:dateUtc="2026-10-12T00:19:00Z"/>
              </w:rPr>
            </w:pPr>
            <w:ins w:id="2068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2F829B7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69" w:author="김은수" w:date="2026-10-12T09:19:00Z" w16du:dateUtc="2026-10-12T00:19:00Z"/>
              </w:rPr>
            </w:pPr>
            <w:ins w:id="2070" w:author="김은수" w:date="2026-10-12T09:19:00Z" w16du:dateUtc="2026-10-12T00:19:00Z">
              <w:r>
                <w:t>SU-ID-CM3-028</w:t>
              </w:r>
              <w:r>
                <w:br/>
                <w:t>내부기 DAC 범위와 T/C 변환</w:t>
              </w:r>
            </w:ins>
          </w:p>
          <w:p w14:paraId="4093930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71" w:author="김은수" w:date="2026-10-12T09:19:00Z" w16du:dateUtc="2026-10-12T00:19:00Z"/>
              </w:rPr>
            </w:pPr>
            <w:ins w:id="2072" w:author="김은수" w:date="2026-10-12T09:19:00Z" w16du:dateUtc="2026-10-12T00:19:00Z">
              <w:r>
                <w:t>SU-ID-CM3-029</w:t>
              </w:r>
              <w:r>
                <w:br/>
                <w:t>자극 파라미터 계산 결과 공유</w:t>
              </w:r>
            </w:ins>
          </w:p>
          <w:p w14:paraId="787C491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73" w:author="김은수" w:date="2026-10-12T09:19:00Z" w16du:dateUtc="2026-10-12T00:19:00Z"/>
              </w:rPr>
            </w:pPr>
            <w:ins w:id="2074" w:author="김은수" w:date="2026-10-12T09:19:00Z" w16du:dateUtc="2026-10-12T00:19:00Z">
              <w:r>
                <w:t>SU-ID-CFX-032</w:t>
              </w:r>
              <w:r>
                <w:br/>
                <w:t>비선형 매핑과 T 이하 묵음</w:t>
              </w:r>
            </w:ins>
          </w:p>
        </w:tc>
      </w:tr>
      <w:tr w:rsidR="0058450E" w14:paraId="1816570C" w14:textId="77777777" w:rsidTr="00D44296">
        <w:trPr>
          <w:cantSplit/>
          <w:ins w:id="207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CFF1520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076" w:author="김은수" w:date="2026-10-12T09:19:00Z" w16du:dateUtc="2026-10-12T00:19:00Z"/>
              </w:rPr>
            </w:pPr>
            <w:ins w:id="2077" w:author="김은수" w:date="2026-10-12T09:19:00Z" w16du:dateUtc="2026-10-12T00:19:00Z">
              <w:r>
                <w:lastRenderedPageBreak/>
                <w:t>SW-FW-RID-8</w:t>
              </w:r>
            </w:ins>
          </w:p>
        </w:tc>
        <w:tc>
          <w:tcPr>
            <w:tcW w:w="2670" w:type="dxa"/>
            <w:vAlign w:val="top"/>
          </w:tcPr>
          <w:p w14:paraId="70DA52D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78" w:author="김은수" w:date="2026-10-12T09:19:00Z" w16du:dateUtc="2026-10-12T00:19:00Z"/>
              </w:rPr>
            </w:pPr>
            <w:ins w:id="2079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02A85F9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80" w:author="김은수" w:date="2026-10-12T09:19:00Z" w16du:dateUtc="2026-10-12T00:19:00Z"/>
              </w:rPr>
            </w:pPr>
            <w:ins w:id="2081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1066FB5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82" w:author="김은수" w:date="2026-10-12T09:19:00Z" w16du:dateUtc="2026-10-12T00:19:00Z"/>
              </w:rPr>
            </w:pPr>
            <w:ins w:id="2083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  <w:p w14:paraId="59C52541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84" w:author="김은수" w:date="2026-10-12T09:19:00Z" w16du:dateUtc="2026-10-12T00:19:00Z"/>
              </w:rPr>
            </w:pPr>
            <w:ins w:id="2085" w:author="김은수" w:date="2026-10-12T09:19:00Z" w16du:dateUtc="2026-10-12T00:19:00Z">
              <w:r>
                <w:t>SI-ID-HEAR-001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7B3307A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86" w:author="김은수" w:date="2026-10-12T09:19:00Z" w16du:dateUtc="2026-10-12T00:19:00Z"/>
              </w:rPr>
            </w:pPr>
            <w:ins w:id="2087" w:author="김은수" w:date="2026-10-12T09:19:00Z" w16du:dateUtc="2026-10-12T00:19:00Z">
              <w:r>
                <w:t>SU-ID-CM3-023</w:t>
              </w:r>
              <w:r>
                <w:br/>
                <w:t>오디오 및 자극 볼륨 설정</w:t>
              </w:r>
            </w:ins>
          </w:p>
          <w:p w14:paraId="6FB87D3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88" w:author="김은수" w:date="2026-10-12T09:19:00Z" w16du:dateUtc="2026-10-12T00:19:00Z"/>
              </w:rPr>
            </w:pPr>
            <w:ins w:id="2089" w:author="김은수" w:date="2026-10-12T09:19:00Z" w16du:dateUtc="2026-10-12T00:19:00Z">
              <w:r>
                <w:t>SU-ID-CFX-011</w:t>
              </w:r>
              <w:r>
                <w:br/>
                <w:t>맵 및 볼륨 변경 처리</w:t>
              </w:r>
            </w:ins>
          </w:p>
          <w:p w14:paraId="13A9473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90" w:author="김은수" w:date="2026-10-12T09:19:00Z" w16du:dateUtc="2026-10-12T00:19:00Z"/>
              </w:rPr>
            </w:pPr>
            <w:ins w:id="2091" w:author="김은수" w:date="2026-10-12T09:19:00Z" w16du:dateUtc="2026-10-12T00:19:00Z">
              <w:r>
                <w:t>SU-ID-CFX-022</w:t>
              </w:r>
              <w:r>
                <w:br/>
                <w:t>AGC 입력 크기 읽기와 공유</w:t>
              </w:r>
            </w:ins>
          </w:p>
          <w:p w14:paraId="601E739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92" w:author="김은수" w:date="2026-10-12T09:19:00Z" w16du:dateUtc="2026-10-12T00:19:00Z"/>
              </w:rPr>
            </w:pPr>
            <w:ins w:id="2093" w:author="김은수" w:date="2026-10-12T09:19:00Z" w16du:dateUtc="2026-10-12T00:19:00Z">
              <w:r>
                <w:t>SU-ID-CFX-023</w:t>
              </w:r>
              <w:r>
                <w:br/>
                <w:t>AGC 목표 이득 계산</w:t>
              </w:r>
            </w:ins>
          </w:p>
          <w:p w14:paraId="0B44EA1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94" w:author="김은수" w:date="2026-10-12T09:19:00Z" w16du:dateUtc="2026-10-12T00:19:00Z"/>
              </w:rPr>
            </w:pPr>
            <w:ins w:id="2095" w:author="김은수" w:date="2026-10-12T09:19:00Z" w16du:dateUtc="2026-10-12T00:19:00Z">
              <w:r>
                <w:t>SU-ID-CFX-024</w:t>
              </w:r>
              <w:r>
                <w:br/>
                <w:t>AGC 이득의 시간 변화</w:t>
              </w:r>
            </w:ins>
          </w:p>
          <w:p w14:paraId="6DD5D28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96" w:author="김은수" w:date="2026-10-12T09:19:00Z" w16du:dateUtc="2026-10-12T00:19:00Z"/>
              </w:rPr>
            </w:pPr>
            <w:ins w:id="2097" w:author="김은수" w:date="2026-10-12T09:19:00Z" w16du:dateUtc="2026-10-12T00:19:00Z">
              <w:r>
                <w:t>SU-ID-CFX-025</w:t>
              </w:r>
              <w:r>
                <w:br/>
                <w:t>AGC 표본 이득 적용</w:t>
              </w:r>
            </w:ins>
          </w:p>
          <w:p w14:paraId="3EFA017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98" w:author="김은수" w:date="2026-10-12T09:19:00Z" w16du:dateUtc="2026-10-12T00:19:00Z"/>
              </w:rPr>
            </w:pPr>
            <w:ins w:id="2099" w:author="김은수" w:date="2026-10-12T09:19:00Z" w16du:dateUtc="2026-10-12T00:19:00Z">
              <w:r>
                <w:t>SU-ID-HEAR-001</w:t>
              </w:r>
              <w:r>
                <w:br/>
                <w:t>오디오 절대값 최대값 연산</w:t>
              </w:r>
            </w:ins>
          </w:p>
        </w:tc>
      </w:tr>
      <w:tr w:rsidR="0058450E" w14:paraId="5117043E" w14:textId="77777777" w:rsidTr="00D44296">
        <w:trPr>
          <w:cantSplit/>
          <w:ins w:id="2100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C1618AA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101" w:author="김은수" w:date="2026-10-12T09:19:00Z" w16du:dateUtc="2026-10-12T00:19:00Z"/>
              </w:rPr>
            </w:pPr>
            <w:ins w:id="2102" w:author="김은수" w:date="2026-10-12T09:19:00Z" w16du:dateUtc="2026-10-12T00:19:00Z">
              <w:r>
                <w:t>SW-FW-RID-9</w:t>
              </w:r>
            </w:ins>
          </w:p>
        </w:tc>
        <w:tc>
          <w:tcPr>
            <w:tcW w:w="2670" w:type="dxa"/>
            <w:vAlign w:val="top"/>
          </w:tcPr>
          <w:p w14:paraId="66BCF92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03" w:author="김은수" w:date="2026-10-12T09:19:00Z" w16du:dateUtc="2026-10-12T00:19:00Z"/>
              </w:rPr>
            </w:pPr>
            <w:ins w:id="2104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7AAF9E1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05" w:author="김은수" w:date="2026-10-12T09:19:00Z" w16du:dateUtc="2026-10-12T00:19:00Z"/>
              </w:rPr>
            </w:pPr>
            <w:ins w:id="2106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  <w:p w14:paraId="3E4FDBE6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07" w:author="김은수" w:date="2026-10-12T09:19:00Z" w16du:dateUtc="2026-10-12T00:19:00Z"/>
              </w:rPr>
            </w:pPr>
            <w:ins w:id="2108" w:author="김은수" w:date="2026-10-12T09:19:00Z" w16du:dateUtc="2026-10-12T00:19:00Z">
              <w:r>
                <w:t>SI-ID-HEAR-001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18B3EBC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09" w:author="김은수" w:date="2026-10-12T09:19:00Z" w16du:dateUtc="2026-10-12T00:19:00Z"/>
              </w:rPr>
            </w:pPr>
            <w:ins w:id="2110" w:author="김은수" w:date="2026-10-12T09:19:00Z" w16du:dateUtc="2026-10-12T00:19:00Z">
              <w:r>
                <w:t>SU-ID-CFX-002</w:t>
              </w:r>
              <w:r>
                <w:br/>
                <w:t>HEAR 실행 준비</w:t>
              </w:r>
            </w:ins>
          </w:p>
          <w:p w14:paraId="496940B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11" w:author="김은수" w:date="2026-10-12T09:19:00Z" w16du:dateUtc="2026-10-12T00:19:00Z"/>
              </w:rPr>
            </w:pPr>
            <w:ins w:id="2112" w:author="김은수" w:date="2026-10-12T09:19:00Z" w16du:dateUtc="2026-10-12T00:19:00Z">
              <w:r>
                <w:t>SU-ID-CFX-026</w:t>
              </w:r>
              <w:r>
                <w:br/>
                <w:t>주파수 분석 입력 갱신</w:t>
              </w:r>
            </w:ins>
          </w:p>
          <w:p w14:paraId="65E42C8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13" w:author="김은수" w:date="2026-10-12T09:19:00Z" w16du:dateUtc="2026-10-12T00:19:00Z"/>
              </w:rPr>
            </w:pPr>
            <w:ins w:id="2114" w:author="김은수" w:date="2026-10-12T09:19:00Z" w16du:dateUtc="2026-10-12T00:19:00Z">
              <w:r>
                <w:t>SU-ID-CFX-028</w:t>
              </w:r>
              <w:r>
                <w:br/>
                <w:t>대역별 대표값 및 크기 보상</w:t>
              </w:r>
            </w:ins>
          </w:p>
          <w:p w14:paraId="7D8E246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15" w:author="김은수" w:date="2026-10-12T09:19:00Z" w16du:dateUtc="2026-10-12T00:19:00Z"/>
              </w:rPr>
            </w:pPr>
            <w:ins w:id="2116" w:author="김은수" w:date="2026-10-12T09:19:00Z" w16du:dateUtc="2026-10-12T00:19:00Z">
              <w:r>
                <w:t>SU-ID-HEAR-002</w:t>
              </w:r>
              <w:r>
                <w:br/>
                <w:t>창 적용 FFT와 크기 연산</w:t>
              </w:r>
            </w:ins>
          </w:p>
        </w:tc>
      </w:tr>
      <w:tr w:rsidR="0058450E" w14:paraId="750DDF6C" w14:textId="77777777" w:rsidTr="00D44296">
        <w:trPr>
          <w:cantSplit/>
          <w:ins w:id="2117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7B0A985C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118" w:author="김은수" w:date="2026-10-12T09:19:00Z" w16du:dateUtc="2026-10-12T00:19:00Z"/>
              </w:rPr>
            </w:pPr>
            <w:ins w:id="2119" w:author="김은수" w:date="2026-10-12T09:19:00Z" w16du:dateUtc="2026-10-12T00:19:00Z">
              <w:r>
                <w:lastRenderedPageBreak/>
                <w:t>SW-FW-RID-10</w:t>
              </w:r>
            </w:ins>
          </w:p>
        </w:tc>
        <w:tc>
          <w:tcPr>
            <w:tcW w:w="2670" w:type="dxa"/>
            <w:vAlign w:val="top"/>
          </w:tcPr>
          <w:p w14:paraId="6083F97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20" w:author="김은수" w:date="2026-10-12T09:19:00Z" w16du:dateUtc="2026-10-12T00:19:00Z"/>
              </w:rPr>
            </w:pPr>
            <w:ins w:id="2121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4205D70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22" w:author="김은수" w:date="2026-10-12T09:19:00Z" w16du:dateUtc="2026-10-12T00:19:00Z"/>
              </w:rPr>
            </w:pPr>
            <w:ins w:id="2123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  <w:p w14:paraId="75179D28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24" w:author="김은수" w:date="2026-10-12T09:19:00Z" w16du:dateUtc="2026-10-12T00:19:00Z"/>
              </w:rPr>
            </w:pPr>
            <w:ins w:id="2125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</w:tc>
        <w:tc>
          <w:tcPr>
            <w:tcW w:w="5228" w:type="dxa"/>
            <w:vAlign w:val="top"/>
          </w:tcPr>
          <w:p w14:paraId="25F4F16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26" w:author="김은수" w:date="2026-10-12T09:19:00Z" w16du:dateUtc="2026-10-12T00:19:00Z"/>
              </w:rPr>
            </w:pPr>
            <w:ins w:id="2127" w:author="김은수" w:date="2026-10-12T09:19:00Z" w16du:dateUtc="2026-10-12T00:19:00Z">
              <w:r>
                <w:t>SU-ID-CFX-012</w:t>
              </w:r>
              <w:r>
                <w:br/>
                <w:t>공유 맵 데이터 복사</w:t>
              </w:r>
            </w:ins>
          </w:p>
          <w:p w14:paraId="40DDEF9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28" w:author="김은수" w:date="2026-10-12T09:19:00Z" w16du:dateUtc="2026-10-12T00:19:00Z"/>
              </w:rPr>
            </w:pPr>
            <w:ins w:id="2129" w:author="김은수" w:date="2026-10-12T09:19:00Z" w16du:dateUtc="2026-10-12T00:19:00Z">
              <w:r>
                <w:t>SU-ID-CFX-027</w:t>
              </w:r>
              <w:r>
                <w:br/>
                <w:t>FFT 대역 인덱스 읽기</w:t>
              </w:r>
            </w:ins>
          </w:p>
          <w:p w14:paraId="1D3D07F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30" w:author="김은수" w:date="2026-10-12T09:19:00Z" w16du:dateUtc="2026-10-12T00:19:00Z"/>
              </w:rPr>
            </w:pPr>
            <w:ins w:id="2131" w:author="김은수" w:date="2026-10-12T09:19:00Z" w16du:dateUtc="2026-10-12T00:19:00Z">
              <w:r>
                <w:t>SU-ID-CFX-028</w:t>
              </w:r>
              <w:r>
                <w:br/>
                <w:t>대역별 대표값 및 크기 보상</w:t>
              </w:r>
            </w:ins>
          </w:p>
          <w:p w14:paraId="49664FB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32" w:author="김은수" w:date="2026-10-12T09:19:00Z" w16du:dateUtc="2026-10-12T00:19:00Z"/>
              </w:rPr>
            </w:pPr>
            <w:ins w:id="2133" w:author="김은수" w:date="2026-10-12T09:19:00Z" w16du:dateUtc="2026-10-12T00:19:00Z">
              <w:r>
                <w:t>SU-ID-CM3-020</w:t>
              </w:r>
              <w:r>
                <w:br/>
                <w:t>맵 갱신 상태와 계산 자료 공유</w:t>
              </w:r>
            </w:ins>
          </w:p>
        </w:tc>
      </w:tr>
      <w:tr w:rsidR="0058450E" w14:paraId="305F460D" w14:textId="77777777" w:rsidTr="00D44296">
        <w:trPr>
          <w:cantSplit/>
          <w:ins w:id="2134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3041234D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135" w:author="김은수" w:date="2026-10-12T09:19:00Z" w16du:dateUtc="2026-10-12T00:19:00Z"/>
              </w:rPr>
            </w:pPr>
            <w:ins w:id="2136" w:author="김은수" w:date="2026-10-12T09:19:00Z" w16du:dateUtc="2026-10-12T00:19:00Z">
              <w:r>
                <w:t>SW-FW-RID-11</w:t>
              </w:r>
            </w:ins>
          </w:p>
        </w:tc>
        <w:tc>
          <w:tcPr>
            <w:tcW w:w="2670" w:type="dxa"/>
            <w:vAlign w:val="top"/>
          </w:tcPr>
          <w:p w14:paraId="4DF41E8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37" w:author="김은수" w:date="2026-10-12T09:19:00Z" w16du:dateUtc="2026-10-12T00:19:00Z"/>
              </w:rPr>
            </w:pPr>
            <w:ins w:id="2138" w:author="김은수" w:date="2026-10-12T09:19:00Z" w16du:dateUtc="2026-10-12T00:19:00Z">
              <w:r>
                <w:t>SI-ID-CM3-002</w:t>
              </w:r>
              <w:r>
                <w:br/>
                <w:t>신호처리 모듈</w:t>
              </w:r>
            </w:ins>
          </w:p>
          <w:p w14:paraId="294528C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39" w:author="김은수" w:date="2026-10-12T09:19:00Z" w16du:dateUtc="2026-10-12T00:19:00Z"/>
              </w:rPr>
            </w:pPr>
            <w:ins w:id="2140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  <w:p w14:paraId="5D39D8B8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41" w:author="김은수" w:date="2026-10-12T09:19:00Z" w16du:dateUtc="2026-10-12T00:19:00Z"/>
              </w:rPr>
            </w:pPr>
            <w:ins w:id="2142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0F3BEBC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43" w:author="김은수" w:date="2026-10-12T09:19:00Z" w16du:dateUtc="2026-10-12T00:19:00Z"/>
              </w:rPr>
            </w:pPr>
            <w:ins w:id="2144" w:author="김은수" w:date="2026-10-12T09:19:00Z" w16du:dateUtc="2026-10-12T00:19:00Z">
              <w:r>
                <w:t>SU-ID-CM3-027</w:t>
              </w:r>
              <w:r>
                <w:br/>
                <w:t>자극 프레임 수 계산</w:t>
              </w:r>
            </w:ins>
          </w:p>
          <w:p w14:paraId="08D1F2F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45" w:author="김은수" w:date="2026-10-12T09:19:00Z" w16du:dateUtc="2026-10-12T00:19:00Z"/>
              </w:rPr>
            </w:pPr>
            <w:ins w:id="2146" w:author="김은수" w:date="2026-10-12T09:19:00Z" w16du:dateUtc="2026-10-12T00:19:00Z">
              <w:r>
                <w:t>SU-ID-CFX-033</w:t>
              </w:r>
              <w:r>
                <w:br/>
                <w:t>CIS 전략과 전략 선택</w:t>
              </w:r>
            </w:ins>
          </w:p>
          <w:p w14:paraId="796298E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47" w:author="김은수" w:date="2026-10-12T09:19:00Z" w16du:dateUtc="2026-10-12T00:19:00Z"/>
              </w:rPr>
            </w:pPr>
            <w:ins w:id="2148" w:author="김은수" w:date="2026-10-12T09:19:00Z" w16du:dateUtc="2026-10-12T00:19:00Z">
              <w:r>
                <w:t>SU-ID-CFX-034</w:t>
              </w:r>
              <w:r>
                <w:br/>
                <w:t>NofM 대역 선택</w:t>
              </w:r>
            </w:ins>
          </w:p>
          <w:p w14:paraId="56902E4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49" w:author="김은수" w:date="2026-10-12T09:19:00Z" w16du:dateUtc="2026-10-12T00:19:00Z"/>
              </w:rPr>
            </w:pPr>
            <w:ins w:id="2150" w:author="김은수" w:date="2026-10-12T09:19:00Z" w16du:dateUtc="2026-10-12T00:19:00Z">
              <w:r>
                <w:t>SU-ID-CFX-035</w:t>
              </w:r>
              <w:r>
                <w:br/>
                <w:t>NofM 선택 대역 교차 배치</w:t>
              </w:r>
            </w:ins>
          </w:p>
          <w:p w14:paraId="744C56B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51" w:author="김은수" w:date="2026-10-12T09:19:00Z" w16du:dateUtc="2026-10-12T00:19:00Z"/>
              </w:rPr>
            </w:pPr>
            <w:ins w:id="2152" w:author="김은수" w:date="2026-10-12T09:19:00Z" w16du:dateUtc="2026-10-12T00:19:00Z">
              <w:r>
                <w:t>SU-ID-CFX-036</w:t>
              </w:r>
              <w:r>
                <w:br/>
                <w:t>자극 패킷 헤더 구성</w:t>
              </w:r>
            </w:ins>
          </w:p>
          <w:p w14:paraId="2FA6E30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53" w:author="김은수" w:date="2026-10-12T09:19:00Z" w16du:dateUtc="2026-10-12T00:19:00Z"/>
              </w:rPr>
            </w:pPr>
            <w:ins w:id="2154" w:author="김은수" w:date="2026-10-12T09:19:00Z" w16du:dateUtc="2026-10-12T00:19:00Z">
              <w:r>
                <w:t>SU-ID-CFX-037</w:t>
              </w:r>
              <w:r>
                <w:br/>
                <w:t>NofM 패킷 구성과 분할 출력</w:t>
              </w:r>
            </w:ins>
          </w:p>
        </w:tc>
      </w:tr>
      <w:tr w:rsidR="0058450E" w14:paraId="26DA2A99" w14:textId="77777777" w:rsidTr="00D44296">
        <w:trPr>
          <w:cantSplit/>
          <w:ins w:id="215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520F2C66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156" w:author="김은수" w:date="2026-10-12T09:19:00Z" w16du:dateUtc="2026-10-12T00:19:00Z"/>
              </w:rPr>
            </w:pPr>
            <w:ins w:id="2157" w:author="김은수" w:date="2026-10-12T09:19:00Z" w16du:dateUtc="2026-10-12T00:19:00Z">
              <w:r>
                <w:lastRenderedPageBreak/>
                <w:t>SW-FW-RID-12</w:t>
              </w:r>
            </w:ins>
          </w:p>
        </w:tc>
        <w:tc>
          <w:tcPr>
            <w:tcW w:w="2670" w:type="dxa"/>
            <w:vAlign w:val="top"/>
          </w:tcPr>
          <w:p w14:paraId="2B27306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58" w:author="김은수" w:date="2026-10-12T09:19:00Z" w16du:dateUtc="2026-10-12T00:19:00Z"/>
              </w:rPr>
            </w:pPr>
            <w:ins w:id="2159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1979AA9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0" w:author="김은수" w:date="2026-10-12T09:19:00Z" w16du:dateUtc="2026-10-12T00:19:00Z"/>
              </w:rPr>
            </w:pPr>
            <w:ins w:id="2161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  <w:p w14:paraId="6B92AA1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2" w:author="김은수" w:date="2026-10-12T09:19:00Z" w16du:dateUtc="2026-10-12T00:19:00Z"/>
              </w:rPr>
            </w:pPr>
            <w:ins w:id="2163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  <w:p w14:paraId="74940D84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4" w:author="김은수" w:date="2026-10-12T09:19:00Z" w16du:dateUtc="2026-10-12T00:19:00Z"/>
              </w:rPr>
            </w:pPr>
            <w:ins w:id="2165" w:author="김은수" w:date="2026-10-12T09:19:00Z" w16du:dateUtc="2026-10-12T00:19:00Z">
              <w:r>
                <w:t>SI-ID-HEAR-001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6ED7872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6" w:author="김은수" w:date="2026-10-12T09:19:00Z" w16du:dateUtc="2026-10-12T00:19:00Z"/>
              </w:rPr>
            </w:pPr>
            <w:ins w:id="2167" w:author="김은수" w:date="2026-10-12T09:19:00Z" w16du:dateUtc="2026-10-12T00:19:00Z">
              <w:r>
                <w:t>SU-ID-CFX-001</w:t>
              </w:r>
              <w:r>
                <w:br/>
                <w:t>인터럽트와 반복 실행 제어</w:t>
              </w:r>
            </w:ins>
          </w:p>
          <w:p w14:paraId="5D68A2E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68" w:author="김은수" w:date="2026-10-12T09:19:00Z" w16du:dateUtc="2026-10-12T00:19:00Z"/>
              </w:rPr>
            </w:pPr>
            <w:ins w:id="2169" w:author="김은수" w:date="2026-10-12T09:19:00Z" w16du:dateUtc="2026-10-12T00:19:00Z">
              <w:r>
                <w:t>SU-ID-CFX-007</w:t>
              </w:r>
              <w:r>
                <w:br/>
                <w:t>마이크 블록 수집</w:t>
              </w:r>
            </w:ins>
          </w:p>
          <w:p w14:paraId="123F747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70" w:author="김은수" w:date="2026-10-12T09:19:00Z" w16du:dateUtc="2026-10-12T00:19:00Z"/>
              </w:rPr>
            </w:pPr>
            <w:ins w:id="2171" w:author="김은수" w:date="2026-10-12T09:19:00Z" w16du:dateUtc="2026-10-12T00:19:00Z">
              <w:r>
                <w:t>SU-ID-CFX-021</w:t>
              </w:r>
              <w:r>
                <w:br/>
                <w:t>신호처리 경로 선택</w:t>
              </w:r>
            </w:ins>
          </w:p>
          <w:p w14:paraId="27645B5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72" w:author="김은수" w:date="2026-10-12T09:19:00Z" w16du:dateUtc="2026-10-12T00:19:00Z"/>
              </w:rPr>
            </w:pPr>
            <w:ins w:id="2173" w:author="김은수" w:date="2026-10-12T09:19:00Z" w16du:dateUtc="2026-10-12T00:19:00Z">
              <w:r>
                <w:t>SU-ID-CFX-026</w:t>
              </w:r>
              <w:r>
                <w:br/>
                <w:t>주파수 분석 입력 갱신</w:t>
              </w:r>
            </w:ins>
          </w:p>
          <w:p w14:paraId="5011DFF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74" w:author="김은수" w:date="2026-10-12T09:19:00Z" w16du:dateUtc="2026-10-12T00:19:00Z"/>
              </w:rPr>
            </w:pPr>
            <w:ins w:id="2175" w:author="김은수" w:date="2026-10-12T09:19:00Z" w16du:dateUtc="2026-10-12T00:19:00Z">
              <w:r>
                <w:t>SU-ID-CFX-038</w:t>
              </w:r>
              <w:r>
                <w:br/>
                <w:t>PCM 모드 분기와 프리앰블</w:t>
              </w:r>
            </w:ins>
          </w:p>
          <w:p w14:paraId="58C9F71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76" w:author="김은수" w:date="2026-10-12T09:19:00Z" w16du:dateUtc="2026-10-12T00:19:00Z"/>
              </w:rPr>
            </w:pPr>
            <w:ins w:id="2177" w:author="김은수" w:date="2026-10-12T09:19:00Z" w16du:dateUtc="2026-10-12T00:19:00Z">
              <w:r>
                <w:t>SU-ID-HEAR-001</w:t>
              </w:r>
              <w:r>
                <w:br/>
                <w:t>오디오 절대값 최대값 연산</w:t>
              </w:r>
            </w:ins>
          </w:p>
          <w:p w14:paraId="571A4BC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78" w:author="김은수" w:date="2026-10-12T09:19:00Z" w16du:dateUtc="2026-10-12T00:19:00Z"/>
              </w:rPr>
            </w:pPr>
            <w:ins w:id="2179" w:author="김은수" w:date="2026-10-12T09:19:00Z" w16du:dateUtc="2026-10-12T00:19:00Z">
              <w:r>
                <w:t>SU-ID-HEAR-002</w:t>
              </w:r>
              <w:r>
                <w:br/>
                <w:t>창 적용 FFT와 크기 연산</w:t>
              </w:r>
            </w:ins>
          </w:p>
        </w:tc>
      </w:tr>
      <w:tr w:rsidR="0058450E" w14:paraId="14AB7F36" w14:textId="77777777" w:rsidTr="00D44296">
        <w:trPr>
          <w:cantSplit/>
          <w:ins w:id="2180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1AA0FB7D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181" w:author="김은수" w:date="2026-10-12T09:19:00Z" w16du:dateUtc="2026-10-12T00:19:00Z"/>
              </w:rPr>
            </w:pPr>
            <w:ins w:id="2182" w:author="김은수" w:date="2026-10-12T09:19:00Z" w16du:dateUtc="2026-10-12T00:19:00Z">
              <w:r>
                <w:t>SW-FW-RID-13</w:t>
              </w:r>
            </w:ins>
          </w:p>
        </w:tc>
        <w:tc>
          <w:tcPr>
            <w:tcW w:w="2670" w:type="dxa"/>
            <w:vAlign w:val="top"/>
          </w:tcPr>
          <w:p w14:paraId="2CDC9DF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83" w:author="김은수" w:date="2026-10-12T09:19:00Z" w16du:dateUtc="2026-10-12T00:19:00Z"/>
              </w:rPr>
            </w:pPr>
            <w:ins w:id="2184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26A4BF0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85" w:author="김은수" w:date="2026-10-12T09:19:00Z" w16du:dateUtc="2026-10-12T00:19:00Z"/>
              </w:rPr>
            </w:pPr>
            <w:ins w:id="2186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194084FF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87" w:author="김은수" w:date="2026-10-12T09:19:00Z" w16du:dateUtc="2026-10-12T00:19:00Z"/>
              </w:rPr>
            </w:pPr>
            <w:ins w:id="2188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</w:tc>
        <w:tc>
          <w:tcPr>
            <w:tcW w:w="5228" w:type="dxa"/>
            <w:vAlign w:val="top"/>
          </w:tcPr>
          <w:p w14:paraId="5B3AF93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89" w:author="김은수" w:date="2026-10-12T09:19:00Z" w16du:dateUtc="2026-10-12T00:19:00Z"/>
              </w:rPr>
            </w:pPr>
            <w:ins w:id="2190" w:author="김은수" w:date="2026-10-12T09:19:00Z" w16du:dateUtc="2026-10-12T00:19:00Z">
              <w:r>
                <w:t>SU-ID-CM3-006</w:t>
              </w:r>
              <w:r>
                <w:br/>
                <w:t>시스템 상태 및 맵 변경 공유</w:t>
              </w:r>
            </w:ins>
          </w:p>
          <w:p w14:paraId="0078616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91" w:author="김은수" w:date="2026-10-12T09:19:00Z" w16du:dateUtc="2026-10-12T00:19:00Z"/>
              </w:rPr>
            </w:pPr>
            <w:ins w:id="2192" w:author="김은수" w:date="2026-10-12T09:19:00Z" w16du:dateUtc="2026-10-12T00:19:00Z">
              <w:r>
                <w:t>SU-ID-CM3-022</w:t>
              </w:r>
              <w:r>
                <w:br/>
                <w:t>맵 목록과 선택 정보</w:t>
              </w:r>
            </w:ins>
          </w:p>
          <w:p w14:paraId="253D171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93" w:author="김은수" w:date="2026-10-12T09:19:00Z" w16du:dateUtc="2026-10-12T00:19:00Z"/>
              </w:rPr>
            </w:pPr>
            <w:ins w:id="2194" w:author="김은수" w:date="2026-10-12T09:19:00Z" w16du:dateUtc="2026-10-12T00:19:00Z">
              <w:r>
                <w:t>SU-ID-CM3-042</w:t>
              </w:r>
              <w:r>
                <w:br/>
                <w:t>내부기 및 사용자 설정 저장</w:t>
              </w:r>
            </w:ins>
          </w:p>
          <w:p w14:paraId="33AAA39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95" w:author="김은수" w:date="2026-10-12T09:19:00Z" w16du:dateUtc="2026-10-12T00:19:00Z"/>
              </w:rPr>
            </w:pPr>
            <w:ins w:id="2196" w:author="김은수" w:date="2026-10-12T09:19:00Z" w16du:dateUtc="2026-10-12T00:19:00Z">
              <w:r>
                <w:t>SU-ID-CM3-043</w:t>
              </w:r>
              <w:r>
                <w:br/>
                <w:t>맵 저장과 삭제 범위</w:t>
              </w:r>
            </w:ins>
          </w:p>
          <w:p w14:paraId="3451E67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97" w:author="김은수" w:date="2026-10-12T09:19:00Z" w16du:dateUtc="2026-10-12T00:19:00Z"/>
              </w:rPr>
            </w:pPr>
            <w:ins w:id="2198" w:author="김은수" w:date="2026-10-12T09:19:00Z" w16du:dateUtc="2026-10-12T00:19:00Z">
              <w:r>
                <w:t>SU-ID-CFX-011</w:t>
              </w:r>
              <w:r>
                <w:br/>
                <w:t>맵 및 볼륨 변경 처리</w:t>
              </w:r>
            </w:ins>
          </w:p>
          <w:p w14:paraId="4502BA2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99" w:author="김은수" w:date="2026-10-12T09:19:00Z" w16du:dateUtc="2026-10-12T00:19:00Z"/>
              </w:rPr>
            </w:pPr>
            <w:ins w:id="2200" w:author="김은수" w:date="2026-10-12T09:19:00Z" w16du:dateUtc="2026-10-12T00:19:00Z">
              <w:r>
                <w:t>SU-ID-CFX-012</w:t>
              </w:r>
              <w:r>
                <w:br/>
                <w:t>공유 맵 데이터 복사</w:t>
              </w:r>
            </w:ins>
          </w:p>
        </w:tc>
      </w:tr>
      <w:tr w:rsidR="0058450E" w14:paraId="1AE44418" w14:textId="77777777" w:rsidTr="00D44296">
        <w:trPr>
          <w:cantSplit/>
          <w:ins w:id="2201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123BF61D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202" w:author="김은수" w:date="2026-10-12T09:19:00Z" w16du:dateUtc="2026-10-12T00:19:00Z"/>
              </w:rPr>
            </w:pPr>
            <w:ins w:id="2203" w:author="김은수" w:date="2026-10-12T09:19:00Z" w16du:dateUtc="2026-10-12T00:19:00Z">
              <w:r>
                <w:lastRenderedPageBreak/>
                <w:t>SW-FW-RID-14</w:t>
              </w:r>
            </w:ins>
          </w:p>
        </w:tc>
        <w:tc>
          <w:tcPr>
            <w:tcW w:w="2670" w:type="dxa"/>
            <w:vAlign w:val="top"/>
          </w:tcPr>
          <w:p w14:paraId="215D728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4" w:author="김은수" w:date="2026-10-12T09:19:00Z" w16du:dateUtc="2026-10-12T00:19:00Z"/>
              </w:rPr>
            </w:pPr>
            <w:ins w:id="2205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1900780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6" w:author="김은수" w:date="2026-10-12T09:19:00Z" w16du:dateUtc="2026-10-12T00:19:00Z"/>
              </w:rPr>
            </w:pPr>
            <w:ins w:id="2207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420927C4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8" w:author="김은수" w:date="2026-10-12T09:19:00Z" w16du:dateUtc="2026-10-12T00:19:00Z"/>
              </w:rPr>
            </w:pPr>
            <w:ins w:id="2209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74475CC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10" w:author="김은수" w:date="2026-10-12T09:19:00Z" w16du:dateUtc="2026-10-12T00:19:00Z"/>
              </w:rPr>
            </w:pPr>
            <w:ins w:id="2211" w:author="김은수" w:date="2026-10-12T09:19:00Z" w16du:dateUtc="2026-10-12T00:19:00Z">
              <w:r>
                <w:t>SU-ID-CM3-023</w:t>
              </w:r>
              <w:r>
                <w:br/>
                <w:t>오디오 및 자극 볼륨 설정</w:t>
              </w:r>
            </w:ins>
          </w:p>
          <w:p w14:paraId="70BEF83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12" w:author="김은수" w:date="2026-10-12T09:19:00Z" w16du:dateUtc="2026-10-12T00:19:00Z"/>
              </w:rPr>
            </w:pPr>
            <w:ins w:id="2213" w:author="김은수" w:date="2026-10-12T09:19:00Z" w16du:dateUtc="2026-10-12T00:19:00Z">
              <w:r>
                <w:t>SU-ID-CFX-011</w:t>
              </w:r>
              <w:r>
                <w:br/>
                <w:t>맵 및 볼륨 변경 처리</w:t>
              </w:r>
            </w:ins>
          </w:p>
          <w:p w14:paraId="6945193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14" w:author="김은수" w:date="2026-10-12T09:19:00Z" w16du:dateUtc="2026-10-12T00:19:00Z"/>
              </w:rPr>
            </w:pPr>
            <w:ins w:id="2215" w:author="김은수" w:date="2026-10-12T09:19:00Z" w16du:dateUtc="2026-10-12T00:19:00Z">
              <w:r>
                <w:t>SU-ID-CFX-030</w:t>
              </w:r>
              <w:r>
                <w:br/>
                <w:t>자극 볼륨에 따른 C 값 계산</w:t>
              </w:r>
            </w:ins>
          </w:p>
        </w:tc>
      </w:tr>
      <w:tr w:rsidR="0058450E" w14:paraId="42A65218" w14:textId="77777777" w:rsidTr="00D44296">
        <w:trPr>
          <w:cantSplit/>
          <w:ins w:id="2216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21517A6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217" w:author="김은수" w:date="2026-10-12T09:19:00Z" w16du:dateUtc="2026-10-12T00:19:00Z"/>
              </w:rPr>
            </w:pPr>
            <w:ins w:id="2218" w:author="김은수" w:date="2026-10-12T09:19:00Z" w16du:dateUtc="2026-10-12T00:19:00Z">
              <w:r>
                <w:t>SW-FW-RID-15</w:t>
              </w:r>
            </w:ins>
          </w:p>
        </w:tc>
        <w:tc>
          <w:tcPr>
            <w:tcW w:w="2670" w:type="dxa"/>
            <w:vAlign w:val="top"/>
          </w:tcPr>
          <w:p w14:paraId="3E39075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19" w:author="김은수" w:date="2026-10-12T09:19:00Z" w16du:dateUtc="2026-10-12T00:19:00Z"/>
              </w:rPr>
            </w:pPr>
            <w:ins w:id="2220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2CDC15E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21" w:author="김은수" w:date="2026-10-12T09:19:00Z" w16du:dateUtc="2026-10-12T00:19:00Z"/>
              </w:rPr>
            </w:pPr>
            <w:ins w:id="2222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  <w:p w14:paraId="12415C0C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23" w:author="김은수" w:date="2026-10-12T09:19:00Z" w16du:dateUtc="2026-10-12T00:19:00Z"/>
              </w:rPr>
            </w:pPr>
            <w:ins w:id="2224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77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278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7074E80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25" w:author="김은수" w:date="2026-10-12T09:19:00Z" w16du:dateUtc="2026-10-12T00:19:00Z"/>
              </w:rPr>
            </w:pPr>
            <w:ins w:id="2226" w:author="김은수" w:date="2026-10-12T09:19:00Z" w16du:dateUtc="2026-10-12T00:19:00Z">
              <w:r>
                <w:t>SU-ID-CFX-003</w:t>
              </w:r>
              <w:r>
                <w:br/>
                <w:t>마이크와 오디오 경로 설정</w:t>
              </w:r>
            </w:ins>
          </w:p>
          <w:p w14:paraId="4FF5A90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27" w:author="김은수" w:date="2026-10-12T09:19:00Z" w16du:dateUtc="2026-10-12T00:19:00Z"/>
              </w:rPr>
            </w:pPr>
            <w:ins w:id="2228" w:author="김은수" w:date="2026-10-12T09:19:00Z" w16du:dateUtc="2026-10-12T00:19:00Z">
              <w:r>
                <w:t>SU-ID-CFX-005</w:t>
              </w:r>
              <w:r>
                <w:br/>
                <w:t>I2S 인터페이스 초기화</w:t>
              </w:r>
            </w:ins>
          </w:p>
          <w:p w14:paraId="1E619D8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29" w:author="김은수" w:date="2026-10-12T09:19:00Z" w16du:dateUtc="2026-10-12T00:19:00Z"/>
              </w:rPr>
            </w:pPr>
            <w:ins w:id="2230" w:author="김은수" w:date="2026-10-12T09:19:00Z" w16du:dateUtc="2026-10-12T00:19:00Z">
              <w:r>
                <w:t>SU-ID-CFX-007</w:t>
              </w:r>
              <w:r>
                <w:br/>
                <w:t>마이크 블록 수집</w:t>
              </w:r>
            </w:ins>
          </w:p>
          <w:p w14:paraId="21E5EC5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31" w:author="김은수" w:date="2026-10-12T09:19:00Z" w16du:dateUtc="2026-10-12T00:19:00Z"/>
              </w:rPr>
            </w:pPr>
            <w:ins w:id="2232" w:author="김은수" w:date="2026-10-12T09:19:00Z" w16du:dateUtc="2026-10-12T00:19:00Z">
              <w:r>
                <w:t>SU-ID-CFX-008</w:t>
              </w:r>
              <w:r>
                <w:br/>
                <w:t>I2S 입력 상태 판정</w:t>
              </w:r>
            </w:ins>
          </w:p>
          <w:p w14:paraId="0CA7747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33" w:author="김은수" w:date="2026-10-12T09:19:00Z" w16du:dateUtc="2026-10-12T00:19:00Z"/>
              </w:rPr>
            </w:pPr>
            <w:ins w:id="2234" w:author="김은수" w:date="2026-10-12T09:19:00Z" w16du:dateUtc="2026-10-12T00:19:00Z">
              <w:r>
                <w:t>SU-ID-CFX-015</w:t>
              </w:r>
              <w:r>
                <w:br/>
                <w:t>I2S 수신 버퍼 관리</w:t>
              </w:r>
            </w:ins>
          </w:p>
          <w:p w14:paraId="0F2C6E1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35" w:author="김은수" w:date="2026-10-12T09:19:00Z" w16du:dateUtc="2026-10-12T00:19:00Z"/>
              </w:rPr>
            </w:pPr>
            <w:ins w:id="2236" w:author="김은수" w:date="2026-10-12T09:19:00Z" w16du:dateUtc="2026-10-12T00:19:00Z">
              <w:r>
                <w:t>SU-ID-CFX-016</w:t>
              </w:r>
              <w:r>
                <w:br/>
                <w:t>단일 및 두 입력 혼합</w:t>
              </w:r>
            </w:ins>
          </w:p>
          <w:p w14:paraId="36887FA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37" w:author="김은수" w:date="2026-10-12T09:19:00Z" w16du:dateUtc="2026-10-12T00:19:00Z"/>
              </w:rPr>
            </w:pPr>
            <w:ins w:id="2238" w:author="김은수" w:date="2026-10-12T09:19:00Z" w16du:dateUtc="2026-10-12T00:19:00Z">
              <w:r>
                <w:t>SU-ID-CFX-017</w:t>
              </w:r>
              <w:r>
                <w:br/>
                <w:t>두 마이크 지연 합산 빔포밍</w:t>
              </w:r>
            </w:ins>
          </w:p>
          <w:p w14:paraId="2D955FC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39" w:author="김은수" w:date="2026-10-12T09:19:00Z" w16du:dateUtc="2026-10-12T00:19:00Z"/>
              </w:rPr>
            </w:pPr>
            <w:ins w:id="2240" w:author="김은수" w:date="2026-10-12T09:19:00Z" w16du:dateUtc="2026-10-12T00:19:00Z">
              <w:r>
                <w:t>SU-ID-CFX-018</w:t>
              </w:r>
              <w:r>
                <w:br/>
                <w:t>입력별 게인 혼합</w:t>
              </w:r>
            </w:ins>
          </w:p>
          <w:p w14:paraId="56889E7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41" w:author="김은수" w:date="2026-10-12T09:19:00Z" w16du:dateUtc="2026-10-12T00:19:00Z"/>
              </w:rPr>
            </w:pPr>
            <w:ins w:id="2242" w:author="김은수" w:date="2026-10-12T09:19:00Z" w16du:dateUtc="2026-10-12T00:19:00Z">
              <w:r>
                <w:t>SU-ID-CFX-021</w:t>
              </w:r>
              <w:r>
                <w:br/>
                <w:t>신호처리 경로 선택</w:t>
              </w:r>
            </w:ins>
          </w:p>
          <w:p w14:paraId="52347CD8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43" w:author="김은수" w:date="2026-10-12T09:19:00Z" w16du:dateUtc="2026-10-12T00:19:00Z"/>
              </w:rPr>
            </w:pPr>
            <w:ins w:id="2244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79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280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53D1BECE" w14:textId="77777777" w:rsidTr="00D44296">
        <w:trPr>
          <w:cantSplit/>
          <w:ins w:id="224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1A84494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246" w:author="김은수" w:date="2026-10-12T09:19:00Z" w16du:dateUtc="2026-10-12T00:19:00Z"/>
              </w:rPr>
            </w:pPr>
            <w:ins w:id="2247" w:author="김은수" w:date="2026-10-12T09:19:00Z" w16du:dateUtc="2026-10-12T00:19:00Z">
              <w:r>
                <w:lastRenderedPageBreak/>
                <w:t>SW-FW-RID-16</w:t>
              </w:r>
            </w:ins>
          </w:p>
        </w:tc>
        <w:tc>
          <w:tcPr>
            <w:tcW w:w="2670" w:type="dxa"/>
            <w:vAlign w:val="top"/>
          </w:tcPr>
          <w:p w14:paraId="2F5B9DC9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48" w:author="김은수" w:date="2026-10-12T09:19:00Z" w16du:dateUtc="2026-10-12T00:19:00Z"/>
              </w:rPr>
            </w:pPr>
            <w:ins w:id="2249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</w:tc>
        <w:tc>
          <w:tcPr>
            <w:tcW w:w="5228" w:type="dxa"/>
            <w:vAlign w:val="top"/>
          </w:tcPr>
          <w:p w14:paraId="68C0EE7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50" w:author="김은수" w:date="2026-10-12T09:19:00Z" w16du:dateUtc="2026-10-12T00:19:00Z"/>
              </w:rPr>
            </w:pPr>
            <w:ins w:id="2251" w:author="김은수" w:date="2026-10-12T09:19:00Z" w16du:dateUtc="2026-10-12T00:19:00Z">
              <w:r>
                <w:t>SU-ID-CFX-003</w:t>
              </w:r>
              <w:r>
                <w:br/>
                <w:t>마이크와 오디오 경로 설정</w:t>
              </w:r>
            </w:ins>
          </w:p>
          <w:p w14:paraId="4C88B39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52" w:author="김은수" w:date="2026-10-12T09:19:00Z" w16du:dateUtc="2026-10-12T00:19:00Z"/>
              </w:rPr>
            </w:pPr>
            <w:ins w:id="2253" w:author="김은수" w:date="2026-10-12T09:19:00Z" w16du:dateUtc="2026-10-12T00:19:00Z">
              <w:r>
                <w:t>SU-ID-CFX-005</w:t>
              </w:r>
              <w:r>
                <w:br/>
                <w:t>I2S 인터페이스 초기화</w:t>
              </w:r>
            </w:ins>
          </w:p>
          <w:p w14:paraId="335E891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54" w:author="김은수" w:date="2026-10-12T09:19:00Z" w16du:dateUtc="2026-10-12T00:19:00Z"/>
              </w:rPr>
            </w:pPr>
            <w:ins w:id="2255" w:author="김은수" w:date="2026-10-12T09:19:00Z" w16du:dateUtc="2026-10-12T00:19:00Z">
              <w:r>
                <w:t>SU-ID-CFX-007</w:t>
              </w:r>
              <w:r>
                <w:br/>
                <w:t>마이크 블록 수집</w:t>
              </w:r>
            </w:ins>
          </w:p>
          <w:p w14:paraId="4CBEEE8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56" w:author="김은수" w:date="2026-10-12T09:19:00Z" w16du:dateUtc="2026-10-12T00:19:00Z"/>
              </w:rPr>
            </w:pPr>
            <w:ins w:id="2257" w:author="김은수" w:date="2026-10-12T09:19:00Z" w16du:dateUtc="2026-10-12T00:19:00Z">
              <w:r>
                <w:t>SU-ID-CFX-015</w:t>
              </w:r>
              <w:r>
                <w:br/>
                <w:t>I2S 수신 버퍼 관리</w:t>
              </w:r>
            </w:ins>
          </w:p>
        </w:tc>
      </w:tr>
      <w:tr w:rsidR="0058450E" w14:paraId="0C0DDE75" w14:textId="77777777" w:rsidTr="00D44296">
        <w:trPr>
          <w:cantSplit/>
          <w:ins w:id="2258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3091D827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259" w:author="김은수" w:date="2026-10-12T09:19:00Z" w16du:dateUtc="2026-10-12T00:19:00Z"/>
              </w:rPr>
            </w:pPr>
            <w:ins w:id="2260" w:author="김은수" w:date="2026-10-12T09:19:00Z" w16du:dateUtc="2026-10-12T00:19:00Z">
              <w:r>
                <w:t>SW-FW-RID-17</w:t>
              </w:r>
            </w:ins>
          </w:p>
        </w:tc>
        <w:tc>
          <w:tcPr>
            <w:tcW w:w="2670" w:type="dxa"/>
            <w:vAlign w:val="top"/>
          </w:tcPr>
          <w:p w14:paraId="661E188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61" w:author="김은수" w:date="2026-10-12T09:19:00Z" w16du:dateUtc="2026-10-12T00:19:00Z"/>
              </w:rPr>
            </w:pPr>
            <w:ins w:id="2262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2BA09E88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63" w:author="김은수" w:date="2026-10-12T09:19:00Z" w16du:dateUtc="2026-10-12T00:19:00Z"/>
              </w:rPr>
            </w:pPr>
            <w:ins w:id="2264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4BEEA1E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65" w:author="김은수" w:date="2026-10-12T09:19:00Z" w16du:dateUtc="2026-10-12T00:19:00Z"/>
              </w:rPr>
            </w:pPr>
            <w:ins w:id="2266" w:author="김은수" w:date="2026-10-12T09:19:00Z" w16du:dateUtc="2026-10-12T00:19:00Z">
              <w:r>
                <w:t>SU-ID-CFX-004</w:t>
              </w:r>
              <w:r>
                <w:br/>
                <w:t>PCM 인터페이스 초기화</w:t>
              </w:r>
            </w:ins>
          </w:p>
          <w:p w14:paraId="1CC69E6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67" w:author="김은수" w:date="2026-10-12T09:19:00Z" w16du:dateUtc="2026-10-12T00:19:00Z"/>
              </w:rPr>
            </w:pPr>
            <w:ins w:id="2268" w:author="김은수" w:date="2026-10-12T09:19:00Z" w16du:dateUtc="2026-10-12T00:19:00Z">
              <w:r>
                <w:t>SU-ID-CFX-036</w:t>
              </w:r>
              <w:r>
                <w:br/>
                <w:t>자극 패킷 헤더 구성</w:t>
              </w:r>
            </w:ins>
          </w:p>
          <w:p w14:paraId="0AB7635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69" w:author="김은수" w:date="2026-10-12T09:19:00Z" w16du:dateUtc="2026-10-12T00:19:00Z"/>
              </w:rPr>
            </w:pPr>
            <w:ins w:id="2270" w:author="김은수" w:date="2026-10-12T09:19:00Z" w16du:dateUtc="2026-10-12T00:19:00Z">
              <w:r>
                <w:t>SU-ID-CFX-038</w:t>
              </w:r>
              <w:r>
                <w:br/>
                <w:t>PCM 모드 분기와 프리앰블</w:t>
              </w:r>
            </w:ins>
          </w:p>
          <w:p w14:paraId="386B6BA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71" w:author="김은수" w:date="2026-10-12T09:19:00Z" w16du:dateUtc="2026-10-12T00:19:00Z"/>
              </w:rPr>
            </w:pPr>
            <w:ins w:id="2272" w:author="김은수" w:date="2026-10-12T09:19:00Z" w16du:dateUtc="2026-10-12T00:19:00Z">
              <w:r>
                <w:t>SU-ID-CFX-039</w:t>
              </w:r>
              <w:r>
                <w:br/>
                <w:t>실시간 자극 데이터 생성</w:t>
              </w:r>
            </w:ins>
          </w:p>
        </w:tc>
      </w:tr>
      <w:tr w:rsidR="0058450E" w14:paraId="7BBA7C91" w14:textId="77777777" w:rsidTr="00D44296">
        <w:trPr>
          <w:cantSplit/>
          <w:ins w:id="2273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B1BDA7E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274" w:author="김은수" w:date="2026-10-12T09:19:00Z" w16du:dateUtc="2026-10-12T00:19:00Z"/>
              </w:rPr>
            </w:pPr>
            <w:ins w:id="2275" w:author="김은수" w:date="2026-10-12T09:19:00Z" w16du:dateUtc="2026-10-12T00:19:00Z">
              <w:r>
                <w:lastRenderedPageBreak/>
                <w:t>SW-FW-RID-18</w:t>
              </w:r>
            </w:ins>
          </w:p>
        </w:tc>
        <w:tc>
          <w:tcPr>
            <w:tcW w:w="2670" w:type="dxa"/>
            <w:vAlign w:val="top"/>
          </w:tcPr>
          <w:p w14:paraId="4699B8C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76" w:author="김은수" w:date="2026-10-12T09:19:00Z" w16du:dateUtc="2026-10-12T00:19:00Z"/>
              </w:rPr>
            </w:pPr>
            <w:ins w:id="2277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1252ECE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78" w:author="김은수" w:date="2026-10-12T09:19:00Z" w16du:dateUtc="2026-10-12T00:19:00Z"/>
              </w:rPr>
            </w:pPr>
            <w:ins w:id="2279" w:author="김은수" w:date="2026-10-12T09:19:00Z" w16du:dateUtc="2026-10-12T00:19:00Z">
              <w:r>
                <w:t>SI-ID-CM3-002</w:t>
              </w:r>
              <w:r>
                <w:br/>
                <w:t>신호처리 모듈</w:t>
              </w:r>
            </w:ins>
          </w:p>
          <w:p w14:paraId="1256693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80" w:author="김은수" w:date="2026-10-12T09:19:00Z" w16du:dateUtc="2026-10-12T00:19:00Z"/>
              </w:rPr>
            </w:pPr>
            <w:ins w:id="2281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180FA8B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82" w:author="김은수" w:date="2026-10-12T09:19:00Z" w16du:dateUtc="2026-10-12T00:19:00Z"/>
              </w:rPr>
            </w:pPr>
            <w:ins w:id="2283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2BC85BBC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84" w:author="김은수" w:date="2026-10-12T09:19:00Z" w16du:dateUtc="2026-10-12T00:19:00Z"/>
              </w:rPr>
            </w:pPr>
            <w:ins w:id="2285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4073FA5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86" w:author="김은수" w:date="2026-10-12T09:19:00Z" w16du:dateUtc="2026-10-12T00:19:00Z"/>
              </w:rPr>
            </w:pPr>
            <w:ins w:id="2287" w:author="김은수" w:date="2026-10-12T09:19:00Z" w16du:dateUtc="2026-10-12T00:19:00Z">
              <w:r>
                <w:t>SU-ID-CM3-020</w:t>
              </w:r>
              <w:r>
                <w:br/>
                <w:t>맵 갱신 상태와 계산 자료 공유</w:t>
              </w:r>
            </w:ins>
          </w:p>
          <w:p w14:paraId="3C569FB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88" w:author="김은수" w:date="2026-10-12T09:19:00Z" w16du:dateUtc="2026-10-12T00:19:00Z"/>
              </w:rPr>
            </w:pPr>
            <w:ins w:id="2289" w:author="김은수" w:date="2026-10-12T09:19:00Z" w16du:dateUtc="2026-10-12T00:19:00Z">
              <w:r>
                <w:t>SU-ID-CM3-027</w:t>
              </w:r>
              <w:r>
                <w:br/>
                <w:t>자극 프레임 수 계산</w:t>
              </w:r>
            </w:ins>
          </w:p>
          <w:p w14:paraId="6238E77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90" w:author="김은수" w:date="2026-10-12T09:19:00Z" w16du:dateUtc="2026-10-12T00:19:00Z"/>
              </w:rPr>
            </w:pPr>
            <w:ins w:id="2291" w:author="김은수" w:date="2026-10-12T09:19:00Z" w16du:dateUtc="2026-10-12T00:19:00Z">
              <w:r>
                <w:t>SU-ID-CM3-028</w:t>
              </w:r>
              <w:r>
                <w:br/>
                <w:t>내부기 DAC 범위와 T/C 변환</w:t>
              </w:r>
            </w:ins>
          </w:p>
          <w:p w14:paraId="3C15D4B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92" w:author="김은수" w:date="2026-10-12T09:19:00Z" w16du:dateUtc="2026-10-12T00:19:00Z"/>
              </w:rPr>
            </w:pPr>
            <w:ins w:id="2293" w:author="김은수" w:date="2026-10-12T09:19:00Z" w16du:dateUtc="2026-10-12T00:19:00Z">
              <w:r>
                <w:t>SU-ID-CM3-029</w:t>
              </w:r>
              <w:r>
                <w:br/>
                <w:t>자극 파라미터 계산 결과 공유</w:t>
              </w:r>
            </w:ins>
          </w:p>
          <w:p w14:paraId="2C8D772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94" w:author="김은수" w:date="2026-10-12T09:19:00Z" w16du:dateUtc="2026-10-12T00:19:00Z"/>
              </w:rPr>
            </w:pPr>
            <w:ins w:id="2295" w:author="김은수" w:date="2026-10-12T09:19:00Z" w16du:dateUtc="2026-10-12T00:19:00Z">
              <w:r>
                <w:t>SU-ID-CM3-041</w:t>
              </w:r>
              <w:r>
                <w:br/>
                <w:t>내부기 자극 설정 적용</w:t>
              </w:r>
            </w:ins>
          </w:p>
          <w:p w14:paraId="4A21A9E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96" w:author="김은수" w:date="2026-10-12T09:19:00Z" w16du:dateUtc="2026-10-12T00:19:00Z"/>
              </w:rPr>
            </w:pPr>
            <w:ins w:id="2297" w:author="김은수" w:date="2026-10-12T09:19:00Z" w16du:dateUtc="2026-10-12T00:19:00Z">
              <w:r>
                <w:t>SU-ID-CFX-011</w:t>
              </w:r>
              <w:r>
                <w:br/>
                <w:t>맵 및 볼륨 변경 처리</w:t>
              </w:r>
            </w:ins>
          </w:p>
          <w:p w14:paraId="087FD15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98" w:author="김은수" w:date="2026-10-12T09:19:00Z" w16du:dateUtc="2026-10-12T00:19:00Z"/>
              </w:rPr>
            </w:pPr>
            <w:ins w:id="2299" w:author="김은수" w:date="2026-10-12T09:19:00Z" w16du:dateUtc="2026-10-12T00:19:00Z">
              <w:r>
                <w:t>SU-ID-CFX-029</w:t>
              </w:r>
              <w:r>
                <w:br/>
                <w:t>CM3 계산 T/C 값 수신</w:t>
              </w:r>
            </w:ins>
          </w:p>
          <w:p w14:paraId="2A8FE3C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00" w:author="김은수" w:date="2026-10-12T09:19:00Z" w16du:dateUtc="2026-10-12T00:19:00Z"/>
              </w:rPr>
            </w:pPr>
            <w:ins w:id="2301" w:author="김은수" w:date="2026-10-12T09:19:00Z" w16du:dateUtc="2026-10-12T00:19:00Z">
              <w:r>
                <w:t>SU-ID-CFX-031</w:t>
              </w:r>
              <w:r>
                <w:br/>
                <w:t>비선형 매핑 계수 계산</w:t>
              </w:r>
            </w:ins>
          </w:p>
          <w:p w14:paraId="6D233BD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02" w:author="김은수" w:date="2026-10-12T09:19:00Z" w16du:dateUtc="2026-10-12T00:19:00Z"/>
              </w:rPr>
            </w:pPr>
            <w:ins w:id="2303" w:author="김은수" w:date="2026-10-12T09:19:00Z" w16du:dateUtc="2026-10-12T00:19:00Z">
              <w:r>
                <w:t>SU-ID-CFX-032</w:t>
              </w:r>
              <w:r>
                <w:br/>
                <w:t>비선형 매핑과 T 이하 묵음</w:t>
              </w:r>
            </w:ins>
          </w:p>
        </w:tc>
      </w:tr>
      <w:tr w:rsidR="0058450E" w14:paraId="015306DD" w14:textId="77777777" w:rsidTr="00D44296">
        <w:trPr>
          <w:cantSplit/>
          <w:ins w:id="2304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3C49B6FE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305" w:author="김은수" w:date="2026-10-12T09:19:00Z" w16du:dateUtc="2026-10-12T00:19:00Z"/>
              </w:rPr>
            </w:pPr>
            <w:ins w:id="2306" w:author="김은수" w:date="2026-10-12T09:19:00Z" w16du:dateUtc="2026-10-12T00:19:00Z">
              <w:r>
                <w:t>SW-FW-RID-19</w:t>
              </w:r>
            </w:ins>
          </w:p>
        </w:tc>
        <w:tc>
          <w:tcPr>
            <w:tcW w:w="2670" w:type="dxa"/>
            <w:vAlign w:val="top"/>
          </w:tcPr>
          <w:p w14:paraId="72FE12E6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07" w:author="김은수" w:date="2026-10-12T09:19:00Z" w16du:dateUtc="2026-10-12T00:19:00Z"/>
              </w:rPr>
            </w:pPr>
            <w:ins w:id="2308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</w:tc>
        <w:tc>
          <w:tcPr>
            <w:tcW w:w="5228" w:type="dxa"/>
            <w:vAlign w:val="top"/>
          </w:tcPr>
          <w:p w14:paraId="1827FF9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09" w:author="김은수" w:date="2026-10-12T09:19:00Z" w16du:dateUtc="2026-10-12T00:19:00Z"/>
              </w:rPr>
            </w:pPr>
            <w:ins w:id="2310" w:author="김은수" w:date="2026-10-12T09:19:00Z" w16du:dateUtc="2026-10-12T00:19:00Z">
              <w:r>
                <w:t>SU-ID-CM3-007</w:t>
              </w:r>
              <w:r>
                <w:br/>
                <w:t>전원 및 자동 절전 조건</w:t>
              </w:r>
            </w:ins>
          </w:p>
          <w:p w14:paraId="5184E50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11" w:author="김은수" w:date="2026-10-12T09:19:00Z" w16du:dateUtc="2026-10-12T00:19:00Z"/>
              </w:rPr>
            </w:pPr>
            <w:ins w:id="2312" w:author="김은수" w:date="2026-10-12T09:19:00Z" w16du:dateUtc="2026-10-12T00:19:00Z">
              <w:r>
                <w:t>SU-ID-CM3-009</w:t>
              </w:r>
              <w:r>
                <w:br/>
                <w:t>터치 상태와 길게 누름 판정</w:t>
              </w:r>
            </w:ins>
          </w:p>
          <w:p w14:paraId="7253E91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13" w:author="김은수" w:date="2026-10-12T09:19:00Z" w16du:dateUtc="2026-10-12T00:19:00Z"/>
              </w:rPr>
            </w:pPr>
            <w:ins w:id="2314" w:author="김은수" w:date="2026-10-12T09:19:00Z" w16du:dateUtc="2026-10-12T00:19:00Z">
              <w:r>
                <w:t>SU-ID-CM3-010</w:t>
              </w:r>
              <w:r>
                <w:br/>
                <w:t>터치 센서 읽기와 재보정</w:t>
              </w:r>
            </w:ins>
          </w:p>
          <w:p w14:paraId="1822924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15" w:author="김은수" w:date="2026-10-12T09:19:00Z" w16du:dateUtc="2026-10-12T00:19:00Z"/>
              </w:rPr>
            </w:pPr>
            <w:ins w:id="2316" w:author="김은수" w:date="2026-10-12T09:19:00Z" w16du:dateUtc="2026-10-12T00:19:00Z">
              <w:r>
                <w:t>SU-ID-CM3-015</w:t>
              </w:r>
              <w:r>
                <w:br/>
                <w:t>CM3 저전력 진입과 복귀</w:t>
              </w:r>
            </w:ins>
          </w:p>
        </w:tc>
      </w:tr>
      <w:tr w:rsidR="0058450E" w14:paraId="427E5C5C" w14:textId="77777777" w:rsidTr="00D44296">
        <w:trPr>
          <w:cantSplit/>
          <w:ins w:id="2317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693B07ED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318" w:author="김은수" w:date="2026-10-12T09:19:00Z" w16du:dateUtc="2026-10-12T00:19:00Z"/>
              </w:rPr>
            </w:pPr>
            <w:ins w:id="2319" w:author="김은수" w:date="2026-10-12T09:19:00Z" w16du:dateUtc="2026-10-12T00:19:00Z">
              <w:r>
                <w:lastRenderedPageBreak/>
                <w:t>SW-FW-RID-20</w:t>
              </w:r>
            </w:ins>
          </w:p>
        </w:tc>
        <w:tc>
          <w:tcPr>
            <w:tcW w:w="2670" w:type="dxa"/>
            <w:vAlign w:val="top"/>
          </w:tcPr>
          <w:p w14:paraId="18ABFF6B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20" w:author="김은수" w:date="2026-10-12T09:19:00Z" w16du:dateUtc="2026-10-12T00:19:00Z"/>
              </w:rPr>
            </w:pPr>
            <w:ins w:id="2321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</w:tc>
        <w:tc>
          <w:tcPr>
            <w:tcW w:w="5228" w:type="dxa"/>
            <w:vAlign w:val="top"/>
          </w:tcPr>
          <w:p w14:paraId="1972758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22" w:author="김은수" w:date="2026-10-12T09:19:00Z" w16du:dateUtc="2026-10-12T00:19:00Z"/>
              </w:rPr>
            </w:pPr>
            <w:ins w:id="2323" w:author="김은수" w:date="2026-10-12T09:19:00Z" w16du:dateUtc="2026-10-12T00:19:00Z">
              <w:r>
                <w:t>SU-ID-CM3-005</w:t>
              </w:r>
              <w:r>
                <w:br/>
                <w:t>정상 반복 처리</w:t>
              </w:r>
            </w:ins>
          </w:p>
          <w:p w14:paraId="571384B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24" w:author="김은수" w:date="2026-10-12T09:19:00Z" w16du:dateUtc="2026-10-12T00:19:00Z"/>
              </w:rPr>
            </w:pPr>
            <w:ins w:id="2325" w:author="김은수" w:date="2026-10-12T09:19:00Z" w16du:dateUtc="2026-10-12T00:19:00Z">
              <w:r>
                <w:t>SU-ID-CM3-013</w:t>
              </w:r>
              <w:r>
                <w:br/>
                <w:t>LED 표시 요청과 우선순위</w:t>
              </w:r>
            </w:ins>
          </w:p>
          <w:p w14:paraId="22D78E6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26" w:author="김은수" w:date="2026-10-12T09:19:00Z" w16du:dateUtc="2026-10-12T00:19:00Z"/>
              </w:rPr>
            </w:pPr>
            <w:ins w:id="2327" w:author="김은수" w:date="2026-10-12T09:19:00Z" w16du:dateUtc="2026-10-12T00:19:00Z">
              <w:r>
                <w:t>SU-ID-CM3-014</w:t>
              </w:r>
              <w:r>
                <w:br/>
                <w:t>LED 패턴 출력</w:t>
              </w:r>
            </w:ins>
          </w:p>
        </w:tc>
      </w:tr>
      <w:tr w:rsidR="0058450E" w14:paraId="14791605" w14:textId="77777777" w:rsidTr="00D44296">
        <w:trPr>
          <w:cantSplit/>
          <w:ins w:id="2328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4A9FA96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329" w:author="김은수" w:date="2026-10-12T09:19:00Z" w16du:dateUtc="2026-10-12T00:19:00Z"/>
              </w:rPr>
            </w:pPr>
            <w:ins w:id="2330" w:author="김은수" w:date="2026-10-12T09:19:00Z" w16du:dateUtc="2026-10-12T00:19:00Z">
              <w:r>
                <w:t>SW-FW-RID-21</w:t>
              </w:r>
            </w:ins>
          </w:p>
        </w:tc>
        <w:tc>
          <w:tcPr>
            <w:tcW w:w="2670" w:type="dxa"/>
            <w:vAlign w:val="top"/>
          </w:tcPr>
          <w:p w14:paraId="07FEF2B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31" w:author="김은수" w:date="2026-10-12T09:19:00Z" w16du:dateUtc="2026-10-12T00:19:00Z"/>
              </w:rPr>
            </w:pPr>
            <w:ins w:id="2332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5AB1D5A8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33" w:author="김은수" w:date="2026-10-12T09:19:00Z" w16du:dateUtc="2026-10-12T00:19:00Z"/>
              </w:rPr>
            </w:pPr>
            <w:ins w:id="2334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735E67F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35" w:author="김은수" w:date="2026-10-12T09:19:00Z" w16du:dateUtc="2026-10-12T00:19:00Z"/>
              </w:rPr>
            </w:pPr>
            <w:ins w:id="2336" w:author="김은수" w:date="2026-10-12T09:19:00Z" w16du:dateUtc="2026-10-12T00:19:00Z">
              <w:r>
                <w:t>SU-ID-CM3-011</w:t>
              </w:r>
              <w:r>
                <w:br/>
                <w:t>배터리 및 크래들 정보 관리</w:t>
              </w:r>
            </w:ins>
          </w:p>
          <w:p w14:paraId="07C6878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37" w:author="김은수" w:date="2026-10-12T09:19:00Z" w16du:dateUtc="2026-10-12T00:19:00Z"/>
              </w:rPr>
            </w:pPr>
            <w:ins w:id="2338" w:author="김은수" w:date="2026-10-12T09:19:00Z" w16du:dateUtc="2026-10-12T00:19:00Z">
              <w:r>
                <w:t>SU-ID-CM3-013</w:t>
              </w:r>
              <w:r>
                <w:br/>
                <w:t>LED 표시 요청과 우선순위</w:t>
              </w:r>
            </w:ins>
          </w:p>
          <w:p w14:paraId="664B27E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39" w:author="김은수" w:date="2026-10-12T09:19:00Z" w16du:dateUtc="2026-10-12T00:19:00Z"/>
              </w:rPr>
            </w:pPr>
            <w:ins w:id="2340" w:author="김은수" w:date="2026-10-12T09:19:00Z" w16du:dateUtc="2026-10-12T00:19:00Z">
              <w:r>
                <w:t>SU-ID-CM3-014</w:t>
              </w:r>
              <w:r>
                <w:br/>
                <w:t>LED 패턴 출력</w:t>
              </w:r>
            </w:ins>
          </w:p>
          <w:p w14:paraId="6C47AB0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41" w:author="김은수" w:date="2026-10-12T09:19:00Z" w16du:dateUtc="2026-10-12T00:19:00Z"/>
              </w:rPr>
            </w:pPr>
            <w:ins w:id="2342" w:author="김은수" w:date="2026-10-12T09:19:00Z" w16du:dateUtc="2026-10-12T00:19:00Z">
              <w:r>
                <w:t>SU-ID-CM3-045</w:t>
              </w:r>
              <w:r>
                <w:br/>
                <w:t>QCC 수신 분류와 시스템 정보 응답</w:t>
              </w:r>
            </w:ins>
          </w:p>
        </w:tc>
      </w:tr>
      <w:tr w:rsidR="0058450E" w14:paraId="68531402" w14:textId="77777777" w:rsidTr="00D44296">
        <w:trPr>
          <w:cantSplit/>
          <w:ins w:id="2343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44E75A4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344" w:author="김은수" w:date="2026-10-12T09:19:00Z" w16du:dateUtc="2026-10-12T00:19:00Z"/>
              </w:rPr>
            </w:pPr>
            <w:ins w:id="2345" w:author="김은수" w:date="2026-10-12T09:19:00Z" w16du:dateUtc="2026-10-12T00:19:00Z">
              <w:r>
                <w:t>SW-FW-RID-22</w:t>
              </w:r>
            </w:ins>
          </w:p>
        </w:tc>
        <w:tc>
          <w:tcPr>
            <w:tcW w:w="2670" w:type="dxa"/>
            <w:vAlign w:val="top"/>
          </w:tcPr>
          <w:p w14:paraId="5103D46B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46" w:author="김은수" w:date="2026-10-12T09:19:00Z" w16du:dateUtc="2026-10-12T00:19:00Z"/>
              </w:rPr>
            </w:pPr>
            <w:ins w:id="2347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</w:tc>
        <w:tc>
          <w:tcPr>
            <w:tcW w:w="5228" w:type="dxa"/>
            <w:vAlign w:val="top"/>
          </w:tcPr>
          <w:p w14:paraId="1AF8DD6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48" w:author="김은수" w:date="2026-10-12T09:19:00Z" w16du:dateUtc="2026-10-12T00:19:00Z"/>
              </w:rPr>
            </w:pPr>
            <w:ins w:id="2349" w:author="김은수" w:date="2026-10-12T09:19:00Z" w16du:dateUtc="2026-10-12T00:19:00Z">
              <w:r>
                <w:t>SU-ID-CM3-011</w:t>
              </w:r>
              <w:r>
                <w:br/>
                <w:t>배터리 및 크래들 정보 관리</w:t>
              </w:r>
            </w:ins>
          </w:p>
          <w:p w14:paraId="585335D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50" w:author="김은수" w:date="2026-10-12T09:19:00Z" w16du:dateUtc="2026-10-12T00:19:00Z"/>
              </w:rPr>
            </w:pPr>
            <w:ins w:id="2351" w:author="김은수" w:date="2026-10-12T09:19:00Z" w16du:dateUtc="2026-10-12T00:19:00Z">
              <w:r>
                <w:t>SU-ID-CM3-013</w:t>
              </w:r>
              <w:r>
                <w:br/>
                <w:t>LED 표시 요청과 우선순위</w:t>
              </w:r>
            </w:ins>
          </w:p>
          <w:p w14:paraId="0B44C55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52" w:author="김은수" w:date="2026-10-12T09:19:00Z" w16du:dateUtc="2026-10-12T00:19:00Z"/>
              </w:rPr>
            </w:pPr>
            <w:ins w:id="2353" w:author="김은수" w:date="2026-10-12T09:19:00Z" w16du:dateUtc="2026-10-12T00:19:00Z">
              <w:r>
                <w:t>SU-ID-CM3-014</w:t>
              </w:r>
              <w:r>
                <w:br/>
                <w:t>LED 패턴 출력</w:t>
              </w:r>
            </w:ins>
          </w:p>
        </w:tc>
      </w:tr>
      <w:tr w:rsidR="0058450E" w14:paraId="4361EA50" w14:textId="77777777" w:rsidTr="00D44296">
        <w:trPr>
          <w:cantSplit/>
          <w:ins w:id="2354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56339187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355" w:author="김은수" w:date="2026-10-12T09:19:00Z" w16du:dateUtc="2026-10-12T00:19:00Z"/>
              </w:rPr>
            </w:pPr>
            <w:ins w:id="2356" w:author="김은수" w:date="2026-10-12T09:19:00Z" w16du:dateUtc="2026-10-12T00:19:00Z">
              <w:r>
                <w:t>SW-FW-RID-23</w:t>
              </w:r>
            </w:ins>
          </w:p>
        </w:tc>
        <w:tc>
          <w:tcPr>
            <w:tcW w:w="2670" w:type="dxa"/>
            <w:vAlign w:val="top"/>
          </w:tcPr>
          <w:p w14:paraId="1362CB1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57" w:author="김은수" w:date="2026-10-12T09:19:00Z" w16du:dateUtc="2026-10-12T00:19:00Z"/>
              </w:rPr>
            </w:pPr>
            <w:ins w:id="2358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50165CD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59" w:author="김은수" w:date="2026-10-12T09:19:00Z" w16du:dateUtc="2026-10-12T00:19:00Z"/>
              </w:rPr>
            </w:pPr>
            <w:ins w:id="2360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04F581E0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61" w:author="김은수" w:date="2026-10-12T09:19:00Z" w16du:dateUtc="2026-10-12T00:19:00Z"/>
              </w:rPr>
            </w:pPr>
            <w:ins w:id="2362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59841DF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63" w:author="김은수" w:date="2026-10-12T09:19:00Z" w16du:dateUtc="2026-10-12T00:19:00Z"/>
              </w:rPr>
            </w:pPr>
            <w:ins w:id="2364" w:author="김은수" w:date="2026-10-12T09:19:00Z" w16du:dateUtc="2026-10-12T00:19:00Z">
              <w:r>
                <w:t>SU-ID-CM3-011</w:t>
              </w:r>
              <w:r>
                <w:br/>
                <w:t>배터리 및 크래들 정보 관리</w:t>
              </w:r>
            </w:ins>
          </w:p>
          <w:p w14:paraId="3C7E009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65" w:author="김은수" w:date="2026-10-12T09:19:00Z" w16du:dateUtc="2026-10-12T00:19:00Z"/>
              </w:rPr>
            </w:pPr>
            <w:ins w:id="2366" w:author="김은수" w:date="2026-10-12T09:19:00Z" w16du:dateUtc="2026-10-12T00:19:00Z">
              <w:r>
                <w:t>SU-ID-CM3-044</w:t>
              </w:r>
              <w:r>
                <w:br/>
                <w:t>자극 알림 실행</w:t>
              </w:r>
            </w:ins>
          </w:p>
          <w:p w14:paraId="48E990B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67" w:author="김은수" w:date="2026-10-12T09:19:00Z" w16du:dateUtc="2026-10-12T00:19:00Z"/>
              </w:rPr>
            </w:pPr>
            <w:ins w:id="2368" w:author="김은수" w:date="2026-10-12T09:19:00Z" w16du:dateUtc="2026-10-12T00:19:00Z">
              <w:r>
                <w:t>SU-ID-CFX-032</w:t>
              </w:r>
              <w:r>
                <w:br/>
                <w:t>비선형 매핑과 T 이하 묵음</w:t>
              </w:r>
            </w:ins>
          </w:p>
        </w:tc>
      </w:tr>
      <w:tr w:rsidR="0058450E" w14:paraId="26495874" w14:textId="77777777" w:rsidTr="00D44296">
        <w:trPr>
          <w:cantSplit/>
          <w:ins w:id="2369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1E66E87D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370" w:author="김은수" w:date="2026-10-12T09:19:00Z" w16du:dateUtc="2026-10-12T00:19:00Z"/>
              </w:rPr>
            </w:pPr>
            <w:ins w:id="2371" w:author="김은수" w:date="2026-10-12T09:19:00Z" w16du:dateUtc="2026-10-12T00:19:00Z">
              <w:r>
                <w:lastRenderedPageBreak/>
                <w:t>SW-FW-RID-24</w:t>
              </w:r>
            </w:ins>
          </w:p>
        </w:tc>
        <w:tc>
          <w:tcPr>
            <w:tcW w:w="2670" w:type="dxa"/>
            <w:vAlign w:val="top"/>
          </w:tcPr>
          <w:p w14:paraId="6CF1CCB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72" w:author="김은수" w:date="2026-10-12T09:19:00Z" w16du:dateUtc="2026-10-12T00:19:00Z"/>
              </w:rPr>
            </w:pPr>
            <w:ins w:id="2373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13466E8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74" w:author="김은수" w:date="2026-10-12T09:19:00Z" w16du:dateUtc="2026-10-12T00:19:00Z"/>
              </w:rPr>
            </w:pPr>
            <w:ins w:id="2375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  <w:p w14:paraId="100A1A5E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76" w:author="김은수" w:date="2026-10-12T09:19:00Z" w16du:dateUtc="2026-10-12T00:19:00Z"/>
              </w:rPr>
            </w:pPr>
            <w:ins w:id="2377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</w:tc>
        <w:tc>
          <w:tcPr>
            <w:tcW w:w="5228" w:type="dxa"/>
            <w:vAlign w:val="top"/>
          </w:tcPr>
          <w:p w14:paraId="6EA230E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78" w:author="김은수" w:date="2026-10-12T09:19:00Z" w16du:dateUtc="2026-10-12T00:19:00Z"/>
              </w:rPr>
            </w:pPr>
            <w:ins w:id="2379" w:author="김은수" w:date="2026-10-12T09:19:00Z" w16du:dateUtc="2026-10-12T00:19:00Z">
              <w:r>
                <w:t>SU-ID-CM3-006</w:t>
              </w:r>
              <w:r>
                <w:br/>
                <w:t>시스템 상태 및 맵 변경 공유</w:t>
              </w:r>
            </w:ins>
          </w:p>
          <w:p w14:paraId="5F3B2D4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80" w:author="김은수" w:date="2026-10-12T09:19:00Z" w16du:dateUtc="2026-10-12T00:19:00Z"/>
              </w:rPr>
            </w:pPr>
            <w:ins w:id="2381" w:author="김은수" w:date="2026-10-12T09:19:00Z" w16du:dateUtc="2026-10-12T00:19:00Z">
              <w:r>
                <w:t>SU-ID-CM3-022</w:t>
              </w:r>
              <w:r>
                <w:br/>
                <w:t>맵 목록과 선택 정보</w:t>
              </w:r>
            </w:ins>
          </w:p>
          <w:p w14:paraId="7C45573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82" w:author="김은수" w:date="2026-10-12T09:19:00Z" w16du:dateUtc="2026-10-12T00:19:00Z"/>
              </w:rPr>
            </w:pPr>
            <w:ins w:id="2383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  <w:p w14:paraId="0B2F789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84" w:author="김은수" w:date="2026-10-12T09:19:00Z" w16du:dateUtc="2026-10-12T00:19:00Z"/>
              </w:rPr>
            </w:pPr>
            <w:ins w:id="2385" w:author="김은수" w:date="2026-10-12T09:19:00Z" w16du:dateUtc="2026-10-12T00:19:00Z">
              <w:r>
                <w:t>SU-ID-CFX-011</w:t>
              </w:r>
              <w:r>
                <w:br/>
                <w:t>맵 및 볼륨 변경 처리</w:t>
              </w:r>
            </w:ins>
          </w:p>
          <w:p w14:paraId="3732789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86" w:author="김은수" w:date="2026-10-12T09:19:00Z" w16du:dateUtc="2026-10-12T00:19:00Z"/>
              </w:rPr>
            </w:pPr>
            <w:ins w:id="2387" w:author="김은수" w:date="2026-10-12T09:19:00Z" w16du:dateUtc="2026-10-12T00:19:00Z">
              <w:r>
                <w:t>SU-ID-CFX-012</w:t>
              </w:r>
              <w:r>
                <w:br/>
                <w:t>공유 맵 데이터 복사</w:t>
              </w:r>
            </w:ins>
          </w:p>
        </w:tc>
      </w:tr>
      <w:tr w:rsidR="0058450E" w14:paraId="53DA8C44" w14:textId="77777777" w:rsidTr="00D44296">
        <w:trPr>
          <w:cantSplit/>
          <w:ins w:id="2388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66D32FEE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389" w:author="김은수" w:date="2026-10-12T09:19:00Z" w16du:dateUtc="2026-10-12T00:19:00Z"/>
              </w:rPr>
            </w:pPr>
            <w:ins w:id="2390" w:author="김은수" w:date="2026-10-12T09:19:00Z" w16du:dateUtc="2026-10-12T00:19:00Z">
              <w:r>
                <w:t>SW-FW-RID-25</w:t>
              </w:r>
            </w:ins>
          </w:p>
        </w:tc>
        <w:tc>
          <w:tcPr>
            <w:tcW w:w="2670" w:type="dxa"/>
            <w:vAlign w:val="top"/>
          </w:tcPr>
          <w:p w14:paraId="4EE2BCD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91" w:author="김은수" w:date="2026-10-12T09:19:00Z" w16du:dateUtc="2026-10-12T00:19:00Z"/>
              </w:rPr>
            </w:pPr>
            <w:ins w:id="2392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6B7355D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93" w:author="김은수" w:date="2026-10-12T09:19:00Z" w16du:dateUtc="2026-10-12T00:19:00Z"/>
              </w:rPr>
            </w:pPr>
            <w:ins w:id="2394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  <w:p w14:paraId="42B16C8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95" w:author="김은수" w:date="2026-10-12T09:19:00Z" w16du:dateUtc="2026-10-12T00:19:00Z"/>
              </w:rPr>
            </w:pPr>
            <w:ins w:id="2396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2B9E4DD7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97" w:author="김은수" w:date="2026-10-12T09:19:00Z" w16du:dateUtc="2026-10-12T00:19:00Z"/>
              </w:rPr>
            </w:pPr>
            <w:ins w:id="2398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731D0B2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99" w:author="김은수" w:date="2026-10-12T09:19:00Z" w16du:dateUtc="2026-10-12T00:19:00Z"/>
              </w:rPr>
            </w:pPr>
            <w:ins w:id="2400" w:author="김은수" w:date="2026-10-12T09:19:00Z" w16du:dateUtc="2026-10-12T00:19:00Z">
              <w:r>
                <w:t>SU-ID-CM3-023</w:t>
              </w:r>
              <w:r>
                <w:br/>
                <w:t>오디오 및 자극 볼륨 설정</w:t>
              </w:r>
            </w:ins>
          </w:p>
          <w:p w14:paraId="3C42573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01" w:author="김은수" w:date="2026-10-12T09:19:00Z" w16du:dateUtc="2026-10-12T00:19:00Z"/>
              </w:rPr>
            </w:pPr>
            <w:ins w:id="2402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  <w:p w14:paraId="58180CA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03" w:author="김은수" w:date="2026-10-12T09:19:00Z" w16du:dateUtc="2026-10-12T00:19:00Z"/>
              </w:rPr>
            </w:pPr>
            <w:ins w:id="2404" w:author="김은수" w:date="2026-10-12T09:19:00Z" w16du:dateUtc="2026-10-12T00:19:00Z">
              <w:r>
                <w:t>SU-ID-CFX-011</w:t>
              </w:r>
              <w:r>
                <w:br/>
                <w:t>맵 및 볼륨 변경 처리</w:t>
              </w:r>
            </w:ins>
          </w:p>
          <w:p w14:paraId="2DA952C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05" w:author="김은수" w:date="2026-10-12T09:19:00Z" w16du:dateUtc="2026-10-12T00:19:00Z"/>
              </w:rPr>
            </w:pPr>
            <w:ins w:id="2406" w:author="김은수" w:date="2026-10-12T09:19:00Z" w16du:dateUtc="2026-10-12T00:19:00Z">
              <w:r>
                <w:t>SU-ID-CFX-023</w:t>
              </w:r>
              <w:r>
                <w:br/>
                <w:t>AGC 목표 이득 계산</w:t>
              </w:r>
            </w:ins>
          </w:p>
        </w:tc>
      </w:tr>
      <w:tr w:rsidR="0058450E" w14:paraId="01E832DA" w14:textId="77777777" w:rsidTr="00D44296">
        <w:trPr>
          <w:cantSplit/>
          <w:ins w:id="2407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243E7F8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408" w:author="김은수" w:date="2026-10-12T09:19:00Z" w16du:dateUtc="2026-10-12T00:19:00Z"/>
              </w:rPr>
            </w:pPr>
            <w:ins w:id="2409" w:author="김은수" w:date="2026-10-12T09:19:00Z" w16du:dateUtc="2026-10-12T00:19:00Z">
              <w:r>
                <w:t>SW-FW-RID-26</w:t>
              </w:r>
            </w:ins>
          </w:p>
        </w:tc>
        <w:tc>
          <w:tcPr>
            <w:tcW w:w="2670" w:type="dxa"/>
            <w:vAlign w:val="top"/>
          </w:tcPr>
          <w:p w14:paraId="0226D1B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10" w:author="김은수" w:date="2026-10-12T09:19:00Z" w16du:dateUtc="2026-10-12T00:19:00Z"/>
              </w:rPr>
            </w:pPr>
            <w:ins w:id="2411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26480AF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12" w:author="김은수" w:date="2026-10-12T09:19:00Z" w16du:dateUtc="2026-10-12T00:19:00Z"/>
              </w:rPr>
            </w:pPr>
            <w:ins w:id="2413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  <w:p w14:paraId="34D85F2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14" w:author="김은수" w:date="2026-10-12T09:19:00Z" w16du:dateUtc="2026-10-12T00:19:00Z"/>
              </w:rPr>
            </w:pPr>
            <w:ins w:id="2415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6BC7B97A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16" w:author="김은수" w:date="2026-10-12T09:19:00Z" w16du:dateUtc="2026-10-12T00:19:00Z"/>
              </w:rPr>
            </w:pPr>
            <w:ins w:id="2417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68237AC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18" w:author="김은수" w:date="2026-10-12T09:19:00Z" w16du:dateUtc="2026-10-12T00:19:00Z"/>
              </w:rPr>
            </w:pPr>
            <w:ins w:id="2419" w:author="김은수" w:date="2026-10-12T09:19:00Z" w16du:dateUtc="2026-10-12T00:19:00Z">
              <w:r>
                <w:t>SU-ID-CM3-023</w:t>
              </w:r>
              <w:r>
                <w:br/>
                <w:t>오디오 및 자극 볼륨 설정</w:t>
              </w:r>
            </w:ins>
          </w:p>
          <w:p w14:paraId="3428F44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20" w:author="김은수" w:date="2026-10-12T09:19:00Z" w16du:dateUtc="2026-10-12T00:19:00Z"/>
              </w:rPr>
            </w:pPr>
            <w:ins w:id="2421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  <w:p w14:paraId="22307AE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22" w:author="김은수" w:date="2026-10-12T09:19:00Z" w16du:dateUtc="2026-10-12T00:19:00Z"/>
              </w:rPr>
            </w:pPr>
            <w:ins w:id="2423" w:author="김은수" w:date="2026-10-12T09:19:00Z" w16du:dateUtc="2026-10-12T00:19:00Z">
              <w:r>
                <w:t>SU-ID-CFX-011</w:t>
              </w:r>
              <w:r>
                <w:br/>
                <w:t>맵 및 볼륨 변경 처리</w:t>
              </w:r>
            </w:ins>
          </w:p>
          <w:p w14:paraId="38E69B7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24" w:author="김은수" w:date="2026-10-12T09:19:00Z" w16du:dateUtc="2026-10-12T00:19:00Z"/>
              </w:rPr>
            </w:pPr>
            <w:ins w:id="2425" w:author="김은수" w:date="2026-10-12T09:19:00Z" w16du:dateUtc="2026-10-12T00:19:00Z">
              <w:r>
                <w:t>SU-ID-CFX-030</w:t>
              </w:r>
              <w:r>
                <w:br/>
                <w:t>자극 볼륨에 따른 C 값 계산</w:t>
              </w:r>
            </w:ins>
          </w:p>
        </w:tc>
      </w:tr>
      <w:tr w:rsidR="0058450E" w14:paraId="0B032EE1" w14:textId="77777777" w:rsidTr="00D44296">
        <w:trPr>
          <w:cantSplit/>
          <w:ins w:id="2426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3F39542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427" w:author="김은수" w:date="2026-10-12T09:19:00Z" w16du:dateUtc="2026-10-12T00:19:00Z"/>
              </w:rPr>
            </w:pPr>
            <w:ins w:id="2428" w:author="김은수" w:date="2026-10-12T09:19:00Z" w16du:dateUtc="2026-10-12T00:19:00Z">
              <w:r>
                <w:lastRenderedPageBreak/>
                <w:t>SW-FW-RID-27</w:t>
              </w:r>
            </w:ins>
          </w:p>
        </w:tc>
        <w:tc>
          <w:tcPr>
            <w:tcW w:w="2670" w:type="dxa"/>
            <w:vAlign w:val="top"/>
          </w:tcPr>
          <w:p w14:paraId="72B1EA6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29" w:author="김은수" w:date="2026-10-12T09:19:00Z" w16du:dateUtc="2026-10-12T00:19:00Z"/>
              </w:rPr>
            </w:pPr>
            <w:ins w:id="2430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2E7B6C8E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31" w:author="김은수" w:date="2026-10-12T09:19:00Z" w16du:dateUtc="2026-10-12T00:19:00Z"/>
              </w:rPr>
            </w:pPr>
            <w:ins w:id="2432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5000615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33" w:author="김은수" w:date="2026-10-12T09:19:00Z" w16du:dateUtc="2026-10-12T00:19:00Z"/>
              </w:rPr>
            </w:pPr>
            <w:ins w:id="2434" w:author="김은수" w:date="2026-10-12T09:19:00Z" w16du:dateUtc="2026-10-12T00:19:00Z">
              <w:r>
                <w:t>SU-ID-CM3-013</w:t>
              </w:r>
              <w:r>
                <w:br/>
                <w:t>LED 표시 요청과 우선순위</w:t>
              </w:r>
            </w:ins>
          </w:p>
          <w:p w14:paraId="39A2698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35" w:author="김은수" w:date="2026-10-12T09:19:00Z" w16du:dateUtc="2026-10-12T00:19:00Z"/>
              </w:rPr>
            </w:pPr>
            <w:ins w:id="2436" w:author="김은수" w:date="2026-10-12T09:19:00Z" w16du:dateUtc="2026-10-12T00:19:00Z">
              <w:r>
                <w:t>SU-ID-CM3-014</w:t>
              </w:r>
              <w:r>
                <w:br/>
                <w:t>LED 패턴 출력</w:t>
              </w:r>
            </w:ins>
          </w:p>
          <w:p w14:paraId="26B7E2C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37" w:author="김은수" w:date="2026-10-12T09:19:00Z" w16du:dateUtc="2026-10-12T00:19:00Z"/>
              </w:rPr>
            </w:pPr>
            <w:ins w:id="2438" w:author="김은수" w:date="2026-10-12T09:19:00Z" w16du:dateUtc="2026-10-12T00:19:00Z">
              <w:r>
                <w:t>SU-ID-CM3-024</w:t>
              </w:r>
              <w:r>
                <w:br/>
                <w:t>사용자 알림 설정</w:t>
              </w:r>
            </w:ins>
          </w:p>
          <w:p w14:paraId="7783814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39" w:author="김은수" w:date="2026-10-12T09:19:00Z" w16du:dateUtc="2026-10-12T00:19:00Z"/>
              </w:rPr>
            </w:pPr>
            <w:ins w:id="2440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</w:tc>
      </w:tr>
      <w:tr w:rsidR="0058450E" w14:paraId="0714E74D" w14:textId="77777777" w:rsidTr="00D44296">
        <w:trPr>
          <w:cantSplit/>
          <w:ins w:id="2441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142A1621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442" w:author="김은수" w:date="2026-10-12T09:19:00Z" w16du:dateUtc="2026-10-12T00:19:00Z"/>
              </w:rPr>
            </w:pPr>
            <w:ins w:id="2443" w:author="김은수" w:date="2026-10-12T09:19:00Z" w16du:dateUtc="2026-10-12T00:19:00Z">
              <w:r>
                <w:t>SW-FW-RID-28</w:t>
              </w:r>
            </w:ins>
          </w:p>
        </w:tc>
        <w:tc>
          <w:tcPr>
            <w:tcW w:w="2670" w:type="dxa"/>
            <w:vAlign w:val="top"/>
          </w:tcPr>
          <w:p w14:paraId="2D9F9FC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44" w:author="김은수" w:date="2026-10-12T09:19:00Z" w16du:dateUtc="2026-10-12T00:19:00Z"/>
              </w:rPr>
            </w:pPr>
            <w:ins w:id="2445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5FC2043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46" w:author="김은수" w:date="2026-10-12T09:19:00Z" w16du:dateUtc="2026-10-12T00:19:00Z"/>
              </w:rPr>
            </w:pPr>
            <w:ins w:id="2447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31297BAB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48" w:author="김은수" w:date="2026-10-12T09:19:00Z" w16du:dateUtc="2026-10-12T00:19:00Z"/>
              </w:rPr>
            </w:pPr>
            <w:ins w:id="2449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1F7A0AF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50" w:author="김은수" w:date="2026-10-12T09:19:00Z" w16du:dateUtc="2026-10-12T00:19:00Z"/>
              </w:rPr>
            </w:pPr>
            <w:ins w:id="2451" w:author="김은수" w:date="2026-10-12T09:19:00Z" w16du:dateUtc="2026-10-12T00:19:00Z">
              <w:r>
                <w:t>SU-ID-CM3-024</w:t>
              </w:r>
              <w:r>
                <w:br/>
                <w:t>사용자 알림 설정</w:t>
              </w:r>
            </w:ins>
          </w:p>
          <w:p w14:paraId="28046AC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52" w:author="김은수" w:date="2026-10-12T09:19:00Z" w16du:dateUtc="2026-10-12T00:19:00Z"/>
              </w:rPr>
            </w:pPr>
            <w:ins w:id="2453" w:author="김은수" w:date="2026-10-12T09:19:00Z" w16du:dateUtc="2026-10-12T00:19:00Z">
              <w:r>
                <w:t>SU-ID-CM3-044</w:t>
              </w:r>
              <w:r>
                <w:br/>
                <w:t>자극 알림 실행</w:t>
              </w:r>
            </w:ins>
          </w:p>
          <w:p w14:paraId="4C80DFC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54" w:author="김은수" w:date="2026-10-12T09:19:00Z" w16du:dateUtc="2026-10-12T00:19:00Z"/>
              </w:rPr>
            </w:pPr>
            <w:ins w:id="2455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</w:tc>
      </w:tr>
      <w:tr w:rsidR="0058450E" w14:paraId="4EB8E6A1" w14:textId="77777777" w:rsidTr="00D44296">
        <w:trPr>
          <w:cantSplit/>
          <w:ins w:id="2456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7FA35EF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457" w:author="김은수" w:date="2026-10-12T09:19:00Z" w16du:dateUtc="2026-10-12T00:19:00Z"/>
              </w:rPr>
            </w:pPr>
            <w:ins w:id="2458" w:author="김은수" w:date="2026-10-12T09:19:00Z" w16du:dateUtc="2026-10-12T00:19:00Z">
              <w:r>
                <w:t>SW-FW-RID-29</w:t>
              </w:r>
            </w:ins>
          </w:p>
        </w:tc>
        <w:tc>
          <w:tcPr>
            <w:tcW w:w="2670" w:type="dxa"/>
            <w:vAlign w:val="top"/>
          </w:tcPr>
          <w:p w14:paraId="64F3FE2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59" w:author="김은수" w:date="2026-10-12T09:19:00Z" w16du:dateUtc="2026-10-12T00:19:00Z"/>
              </w:rPr>
            </w:pPr>
            <w:ins w:id="2460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7F6AAA7C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61" w:author="김은수" w:date="2026-10-12T09:19:00Z" w16du:dateUtc="2026-10-12T00:19:00Z"/>
              </w:rPr>
            </w:pPr>
            <w:ins w:id="2462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3A1B425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63" w:author="김은수" w:date="2026-10-12T09:19:00Z" w16du:dateUtc="2026-10-12T00:19:00Z"/>
              </w:rPr>
            </w:pPr>
            <w:ins w:id="2464" w:author="김은수" w:date="2026-10-12T09:19:00Z" w16du:dateUtc="2026-10-12T00:19:00Z">
              <w:r>
                <w:t>SU-ID-CM3-011</w:t>
              </w:r>
              <w:r>
                <w:br/>
                <w:t>배터리 및 크래들 정보 관리</w:t>
              </w:r>
            </w:ins>
          </w:p>
          <w:p w14:paraId="42CD080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65" w:author="김은수" w:date="2026-10-12T09:19:00Z" w16du:dateUtc="2026-10-12T00:19:00Z"/>
              </w:rPr>
            </w:pPr>
            <w:ins w:id="2466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</w:tc>
      </w:tr>
      <w:tr w:rsidR="0058450E" w14:paraId="12DC3215" w14:textId="77777777" w:rsidTr="00D44296">
        <w:trPr>
          <w:cantSplit/>
          <w:ins w:id="2467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6748748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468" w:author="김은수" w:date="2026-10-12T09:19:00Z" w16du:dateUtc="2026-10-12T00:19:00Z"/>
              </w:rPr>
            </w:pPr>
            <w:ins w:id="2469" w:author="김은수" w:date="2026-10-12T09:19:00Z" w16du:dateUtc="2026-10-12T00:19:00Z">
              <w:r>
                <w:t>SW-FW-RID-30</w:t>
              </w:r>
            </w:ins>
          </w:p>
        </w:tc>
        <w:tc>
          <w:tcPr>
            <w:tcW w:w="2670" w:type="dxa"/>
            <w:vAlign w:val="top"/>
          </w:tcPr>
          <w:p w14:paraId="5F7691F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70" w:author="김은수" w:date="2026-10-12T09:19:00Z" w16du:dateUtc="2026-10-12T00:19:00Z"/>
              </w:rPr>
            </w:pPr>
            <w:ins w:id="2471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62CBD05B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72" w:author="김은수" w:date="2026-10-12T09:19:00Z" w16du:dateUtc="2026-10-12T00:19:00Z"/>
              </w:rPr>
            </w:pPr>
            <w:ins w:id="2473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4005226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74" w:author="김은수" w:date="2026-10-12T09:19:00Z" w16du:dateUtc="2026-10-12T00:19:00Z"/>
              </w:rPr>
            </w:pPr>
            <w:ins w:id="2475" w:author="김은수" w:date="2026-10-12T09:19:00Z" w16du:dateUtc="2026-10-12T00:19:00Z">
              <w:r>
                <w:t>SU-ID-CM3-022</w:t>
              </w:r>
              <w:r>
                <w:br/>
                <w:t>맵 목록과 선택 정보</w:t>
              </w:r>
            </w:ins>
          </w:p>
          <w:p w14:paraId="2005A01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76" w:author="김은수" w:date="2026-10-12T09:19:00Z" w16du:dateUtc="2026-10-12T00:19:00Z"/>
              </w:rPr>
            </w:pPr>
            <w:ins w:id="2477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</w:tc>
      </w:tr>
      <w:tr w:rsidR="0058450E" w14:paraId="087BFAF2" w14:textId="77777777" w:rsidTr="00D44296">
        <w:trPr>
          <w:cantSplit/>
          <w:ins w:id="2478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47A164A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479" w:author="김은수" w:date="2026-10-12T09:19:00Z" w16du:dateUtc="2026-10-12T00:19:00Z"/>
              </w:rPr>
            </w:pPr>
            <w:ins w:id="2480" w:author="김은수" w:date="2026-10-12T09:19:00Z" w16du:dateUtc="2026-10-12T00:19:00Z">
              <w:r>
                <w:t>SW-FW-RID-31</w:t>
              </w:r>
            </w:ins>
          </w:p>
        </w:tc>
        <w:tc>
          <w:tcPr>
            <w:tcW w:w="2670" w:type="dxa"/>
            <w:vAlign w:val="top"/>
          </w:tcPr>
          <w:p w14:paraId="7AB5D35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81" w:author="김은수" w:date="2026-10-12T09:19:00Z" w16du:dateUtc="2026-10-12T00:19:00Z"/>
              </w:rPr>
            </w:pPr>
            <w:ins w:id="2482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2C7AD016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83" w:author="김은수" w:date="2026-10-12T09:19:00Z" w16du:dateUtc="2026-10-12T00:19:00Z"/>
              </w:rPr>
            </w:pPr>
            <w:ins w:id="2484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7E8D971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85" w:author="김은수" w:date="2026-10-12T09:19:00Z" w16du:dateUtc="2026-10-12T00:19:00Z"/>
              </w:rPr>
            </w:pPr>
            <w:ins w:id="2486" w:author="김은수" w:date="2026-10-12T09:19:00Z" w16du:dateUtc="2026-10-12T00:19:00Z">
              <w:r>
                <w:t>SU-ID-CM3-023</w:t>
              </w:r>
              <w:r>
                <w:br/>
                <w:t>오디오 및 자극 볼륨 설정</w:t>
              </w:r>
            </w:ins>
          </w:p>
          <w:p w14:paraId="18EAF31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87" w:author="김은수" w:date="2026-10-12T09:19:00Z" w16du:dateUtc="2026-10-12T00:19:00Z"/>
              </w:rPr>
            </w:pPr>
            <w:ins w:id="2488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</w:tc>
      </w:tr>
      <w:tr w:rsidR="0058450E" w14:paraId="13DACE46" w14:textId="77777777" w:rsidTr="00D44296">
        <w:trPr>
          <w:cantSplit/>
          <w:ins w:id="2489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1756BDA1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490" w:author="김은수" w:date="2026-10-12T09:19:00Z" w16du:dateUtc="2026-10-12T00:19:00Z"/>
              </w:rPr>
            </w:pPr>
            <w:ins w:id="2491" w:author="김은수" w:date="2026-10-12T09:19:00Z" w16du:dateUtc="2026-10-12T00:19:00Z">
              <w:r>
                <w:lastRenderedPageBreak/>
                <w:t>SW-FW-RID-32</w:t>
              </w:r>
            </w:ins>
          </w:p>
        </w:tc>
        <w:tc>
          <w:tcPr>
            <w:tcW w:w="2670" w:type="dxa"/>
            <w:vAlign w:val="top"/>
          </w:tcPr>
          <w:p w14:paraId="75B5874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92" w:author="김은수" w:date="2026-10-12T09:19:00Z" w16du:dateUtc="2026-10-12T00:19:00Z"/>
              </w:rPr>
            </w:pPr>
            <w:ins w:id="2493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50148F8E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94" w:author="김은수" w:date="2026-10-12T09:19:00Z" w16du:dateUtc="2026-10-12T00:19:00Z"/>
              </w:rPr>
            </w:pPr>
            <w:ins w:id="2495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3FD41AB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96" w:author="김은수" w:date="2026-10-12T09:19:00Z" w16du:dateUtc="2026-10-12T00:19:00Z"/>
              </w:rPr>
            </w:pPr>
            <w:ins w:id="2497" w:author="김은수" w:date="2026-10-12T09:19:00Z" w16du:dateUtc="2026-10-12T00:19:00Z">
              <w:r>
                <w:t>SU-ID-CM3-023</w:t>
              </w:r>
              <w:r>
                <w:br/>
                <w:t>오디오 및 자극 볼륨 설정</w:t>
              </w:r>
            </w:ins>
          </w:p>
          <w:p w14:paraId="4711E06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98" w:author="김은수" w:date="2026-10-12T09:19:00Z" w16du:dateUtc="2026-10-12T00:19:00Z"/>
              </w:rPr>
            </w:pPr>
            <w:ins w:id="2499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</w:tc>
      </w:tr>
      <w:tr w:rsidR="0058450E" w14:paraId="4F07FBFE" w14:textId="77777777" w:rsidTr="00D44296">
        <w:trPr>
          <w:cantSplit/>
          <w:ins w:id="2500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C281AC3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501" w:author="김은수" w:date="2026-10-12T09:19:00Z" w16du:dateUtc="2026-10-12T00:19:00Z"/>
              </w:rPr>
            </w:pPr>
            <w:ins w:id="2502" w:author="김은수" w:date="2026-10-12T09:19:00Z" w16du:dateUtc="2026-10-12T00:19:00Z">
              <w:r>
                <w:t>SW-FW-RID-33</w:t>
              </w:r>
            </w:ins>
          </w:p>
        </w:tc>
        <w:tc>
          <w:tcPr>
            <w:tcW w:w="2670" w:type="dxa"/>
            <w:vAlign w:val="top"/>
          </w:tcPr>
          <w:p w14:paraId="399781A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03" w:author="김은수" w:date="2026-10-12T09:19:00Z" w16du:dateUtc="2026-10-12T00:19:00Z"/>
              </w:rPr>
            </w:pPr>
            <w:ins w:id="2504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0456DE0F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05" w:author="김은수" w:date="2026-10-12T09:19:00Z" w16du:dateUtc="2026-10-12T00:19:00Z"/>
              </w:rPr>
            </w:pPr>
            <w:ins w:id="2506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1391A3D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07" w:author="김은수" w:date="2026-10-12T09:19:00Z" w16du:dateUtc="2026-10-12T00:19:00Z"/>
              </w:rPr>
            </w:pPr>
            <w:ins w:id="2508" w:author="김은수" w:date="2026-10-12T09:19:00Z" w16du:dateUtc="2026-10-12T00:19:00Z">
              <w:r>
                <w:t>SU-ID-CM3-024</w:t>
              </w:r>
              <w:r>
                <w:br/>
                <w:t>사용자 알림 설정</w:t>
              </w:r>
            </w:ins>
          </w:p>
          <w:p w14:paraId="55483AE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09" w:author="김은수" w:date="2026-10-12T09:19:00Z" w16du:dateUtc="2026-10-12T00:19:00Z"/>
              </w:rPr>
            </w:pPr>
            <w:ins w:id="2510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</w:tc>
      </w:tr>
      <w:tr w:rsidR="0058450E" w14:paraId="0CD362F8" w14:textId="77777777" w:rsidTr="00D44296">
        <w:trPr>
          <w:cantSplit/>
          <w:ins w:id="2511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05B1DD6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512" w:author="김은수" w:date="2026-10-12T09:19:00Z" w16du:dateUtc="2026-10-12T00:19:00Z"/>
              </w:rPr>
            </w:pPr>
            <w:ins w:id="2513" w:author="김은수" w:date="2026-10-12T09:19:00Z" w16du:dateUtc="2026-10-12T00:19:00Z">
              <w:r>
                <w:t>SW-FW-RID-34</w:t>
              </w:r>
            </w:ins>
          </w:p>
        </w:tc>
        <w:tc>
          <w:tcPr>
            <w:tcW w:w="2670" w:type="dxa"/>
            <w:vAlign w:val="top"/>
          </w:tcPr>
          <w:p w14:paraId="4294570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14" w:author="김은수" w:date="2026-10-12T09:19:00Z" w16du:dateUtc="2026-10-12T00:19:00Z"/>
              </w:rPr>
            </w:pPr>
            <w:ins w:id="2515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4FDCBCC2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16" w:author="김은수" w:date="2026-10-12T09:19:00Z" w16du:dateUtc="2026-10-12T00:19:00Z"/>
              </w:rPr>
            </w:pPr>
            <w:ins w:id="2517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62422C5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18" w:author="김은수" w:date="2026-10-12T09:19:00Z" w16du:dateUtc="2026-10-12T00:19:00Z"/>
              </w:rPr>
            </w:pPr>
            <w:ins w:id="2519" w:author="김은수" w:date="2026-10-12T09:19:00Z" w16du:dateUtc="2026-10-12T00:19:00Z">
              <w:r>
                <w:t>SU-ID-CM3-024</w:t>
              </w:r>
              <w:r>
                <w:br/>
                <w:t>사용자 알림 설정</w:t>
              </w:r>
            </w:ins>
          </w:p>
          <w:p w14:paraId="1FAB61C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20" w:author="김은수" w:date="2026-10-12T09:19:00Z" w16du:dateUtc="2026-10-12T00:19:00Z"/>
              </w:rPr>
            </w:pPr>
            <w:ins w:id="2521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</w:tc>
      </w:tr>
      <w:tr w:rsidR="0058450E" w14:paraId="41BF2029" w14:textId="77777777" w:rsidTr="00D44296">
        <w:trPr>
          <w:cantSplit/>
          <w:ins w:id="2522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4887CBE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523" w:author="김은수" w:date="2026-10-12T09:19:00Z" w16du:dateUtc="2026-10-12T00:19:00Z"/>
              </w:rPr>
            </w:pPr>
            <w:ins w:id="2524" w:author="김은수" w:date="2026-10-12T09:19:00Z" w16du:dateUtc="2026-10-12T00:19:00Z">
              <w:r>
                <w:t>SW-FW-RID-35</w:t>
              </w:r>
            </w:ins>
          </w:p>
        </w:tc>
        <w:tc>
          <w:tcPr>
            <w:tcW w:w="2670" w:type="dxa"/>
            <w:vAlign w:val="top"/>
          </w:tcPr>
          <w:p w14:paraId="232644C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25" w:author="김은수" w:date="2026-10-12T09:19:00Z" w16du:dateUtc="2026-10-12T00:19:00Z"/>
              </w:rPr>
            </w:pPr>
            <w:ins w:id="2526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0E29C2F7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27" w:author="김은수" w:date="2026-10-12T09:19:00Z" w16du:dateUtc="2026-10-12T00:19:00Z"/>
              </w:rPr>
            </w:pPr>
            <w:ins w:id="2528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73293F7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29" w:author="김은수" w:date="2026-10-12T09:19:00Z" w16du:dateUtc="2026-10-12T00:19:00Z"/>
              </w:rPr>
            </w:pPr>
            <w:ins w:id="2530" w:author="김은수" w:date="2026-10-12T09:19:00Z" w16du:dateUtc="2026-10-12T00:19:00Z">
              <w:r>
                <w:t>SU-ID-CM3-016</w:t>
              </w:r>
              <w:r>
                <w:br/>
                <w:t>오류 및 공유 메모리 상태 확인</w:t>
              </w:r>
            </w:ins>
          </w:p>
          <w:p w14:paraId="1073B75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31" w:author="김은수" w:date="2026-10-12T09:19:00Z" w16du:dateUtc="2026-10-12T00:19:00Z"/>
              </w:rPr>
            </w:pPr>
            <w:ins w:id="2532" w:author="김은수" w:date="2026-10-12T09:19:00Z" w16du:dateUtc="2026-10-12T00:19:00Z">
              <w:r>
                <w:t>SU-ID-CM3-021</w:t>
              </w:r>
              <w:r>
                <w:br/>
                <w:t>내부기 식별 및 사용자 정보 조회</w:t>
              </w:r>
            </w:ins>
          </w:p>
          <w:p w14:paraId="424DE7B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33" w:author="김은수" w:date="2026-10-12T09:19:00Z" w16du:dateUtc="2026-10-12T00:19:00Z"/>
              </w:rPr>
            </w:pPr>
            <w:ins w:id="2534" w:author="김은수" w:date="2026-10-12T09:19:00Z" w16du:dateUtc="2026-10-12T00:19:00Z">
              <w:r>
                <w:t>SU-ID-CM3-049</w:t>
              </w:r>
              <w:r>
                <w:br/>
                <w:t>매핑 명령 실행</w:t>
              </w:r>
            </w:ins>
          </w:p>
        </w:tc>
      </w:tr>
      <w:tr w:rsidR="0058450E" w14:paraId="25A0BD11" w14:textId="77777777" w:rsidTr="00D44296">
        <w:trPr>
          <w:cantSplit/>
          <w:ins w:id="253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5C41A613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536" w:author="김은수" w:date="2026-10-12T09:19:00Z" w16du:dateUtc="2026-10-12T00:19:00Z"/>
              </w:rPr>
            </w:pPr>
            <w:ins w:id="2537" w:author="김은수" w:date="2026-10-12T09:19:00Z" w16du:dateUtc="2026-10-12T00:19:00Z">
              <w:r>
                <w:t>SW-FW-RID-36</w:t>
              </w:r>
            </w:ins>
          </w:p>
        </w:tc>
        <w:tc>
          <w:tcPr>
            <w:tcW w:w="2670" w:type="dxa"/>
            <w:vAlign w:val="top"/>
          </w:tcPr>
          <w:p w14:paraId="5D8D174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38" w:author="김은수" w:date="2026-10-12T09:19:00Z" w16du:dateUtc="2026-10-12T00:19:00Z"/>
              </w:rPr>
            </w:pPr>
            <w:ins w:id="2539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08C383C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40" w:author="김은수" w:date="2026-10-12T09:19:00Z" w16du:dateUtc="2026-10-12T00:19:00Z"/>
              </w:rPr>
            </w:pPr>
            <w:ins w:id="2541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4FA2E92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42" w:author="김은수" w:date="2026-10-12T09:19:00Z" w16du:dateUtc="2026-10-12T00:19:00Z"/>
              </w:rPr>
            </w:pPr>
            <w:ins w:id="2543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  <w:p w14:paraId="37D6FC58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44" w:author="김은수" w:date="2026-10-12T09:19:00Z" w16du:dateUtc="2026-10-12T00:19:00Z"/>
              </w:rPr>
            </w:pPr>
            <w:ins w:id="2545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4D9B95E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46" w:author="김은수" w:date="2026-10-12T09:19:00Z" w16du:dateUtc="2026-10-12T00:19:00Z"/>
              </w:rPr>
            </w:pPr>
            <w:ins w:id="2547" w:author="김은수" w:date="2026-10-12T09:19:00Z" w16du:dateUtc="2026-10-12T00:19:00Z">
              <w:r>
                <w:t>SU-ID-CM3-017</w:t>
              </w:r>
              <w:r>
                <w:br/>
                <w:t>PCM 명령 및 모드 공유</w:t>
              </w:r>
            </w:ins>
          </w:p>
          <w:p w14:paraId="64D1D7B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48" w:author="김은수" w:date="2026-10-12T09:19:00Z" w16du:dateUtc="2026-10-12T00:19:00Z"/>
              </w:rPr>
            </w:pPr>
            <w:ins w:id="2549" w:author="김은수" w:date="2026-10-12T09:19:00Z" w16du:dateUtc="2026-10-12T00:19:00Z">
              <w:r>
                <w:t>SU-ID-CM3-030</w:t>
              </w:r>
              <w:r>
                <w:br/>
                <w:t>내부기 실행 상태 관리</w:t>
              </w:r>
            </w:ins>
          </w:p>
          <w:p w14:paraId="614E694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50" w:author="김은수" w:date="2026-10-12T09:19:00Z" w16du:dateUtc="2026-10-12T00:19:00Z"/>
              </w:rPr>
            </w:pPr>
            <w:ins w:id="2551" w:author="김은수" w:date="2026-10-12T09:19:00Z" w16du:dateUtc="2026-10-12T00:19:00Z">
              <w:r>
                <w:t>SU-ID-CM3-049</w:t>
              </w:r>
              <w:r>
                <w:br/>
                <w:t>매핑 명령 실행</w:t>
              </w:r>
            </w:ins>
          </w:p>
          <w:p w14:paraId="182A30D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52" w:author="김은수" w:date="2026-10-12T09:19:00Z" w16du:dateUtc="2026-10-12T00:19:00Z"/>
              </w:rPr>
            </w:pPr>
            <w:ins w:id="2553" w:author="김은수" w:date="2026-10-12T09:19:00Z" w16du:dateUtc="2026-10-12T00:19:00Z">
              <w:r>
                <w:t>SU-ID-CFX-040</w:t>
              </w:r>
              <w:r>
                <w:br/>
                <w:t>지정 명령 PCM 출력</w:t>
              </w:r>
            </w:ins>
          </w:p>
        </w:tc>
      </w:tr>
      <w:tr w:rsidR="0058450E" w14:paraId="1C23AF4D" w14:textId="77777777" w:rsidTr="00D44296">
        <w:trPr>
          <w:cantSplit/>
          <w:ins w:id="2554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281EC8D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555" w:author="김은수" w:date="2026-10-12T09:19:00Z" w16du:dateUtc="2026-10-12T00:19:00Z"/>
              </w:rPr>
            </w:pPr>
            <w:ins w:id="2556" w:author="김은수" w:date="2026-10-12T09:19:00Z" w16du:dateUtc="2026-10-12T00:19:00Z">
              <w:r>
                <w:lastRenderedPageBreak/>
                <w:t>SW-FW-RID-37</w:t>
              </w:r>
            </w:ins>
          </w:p>
        </w:tc>
        <w:tc>
          <w:tcPr>
            <w:tcW w:w="2670" w:type="dxa"/>
            <w:vAlign w:val="top"/>
          </w:tcPr>
          <w:p w14:paraId="6D5C999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57" w:author="김은수" w:date="2026-10-12T09:19:00Z" w16du:dateUtc="2026-10-12T00:19:00Z"/>
              </w:rPr>
            </w:pPr>
            <w:ins w:id="2558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147E055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59" w:author="김은수" w:date="2026-10-12T09:19:00Z" w16du:dateUtc="2026-10-12T00:19:00Z"/>
              </w:rPr>
            </w:pPr>
            <w:ins w:id="2560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  <w:p w14:paraId="419E897B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61" w:author="김은수" w:date="2026-10-12T09:19:00Z" w16du:dateUtc="2026-10-12T00:19:00Z"/>
              </w:rPr>
            </w:pPr>
            <w:ins w:id="2562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7A0D0F1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63" w:author="김은수" w:date="2026-10-12T09:19:00Z" w16du:dateUtc="2026-10-12T00:19:00Z"/>
              </w:rPr>
            </w:pPr>
            <w:ins w:id="2564" w:author="김은수" w:date="2026-10-12T09:19:00Z" w16du:dateUtc="2026-10-12T00:19:00Z">
              <w:r>
                <w:t>SU-ID-CM3-030</w:t>
              </w:r>
              <w:r>
                <w:br/>
                <w:t>내부기 실행 상태 관리</w:t>
              </w:r>
            </w:ins>
          </w:p>
          <w:p w14:paraId="6208FCA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65" w:author="김은수" w:date="2026-10-12T09:19:00Z" w16du:dateUtc="2026-10-12T00:19:00Z"/>
              </w:rPr>
            </w:pPr>
            <w:ins w:id="2566" w:author="김은수" w:date="2026-10-12T09:19:00Z" w16du:dateUtc="2026-10-12T00:19:00Z">
              <w:r>
                <w:t>SU-ID-CM3-032</w:t>
              </w:r>
              <w:r>
                <w:br/>
                <w:t>실시간 자극 중 연결 확인</w:t>
              </w:r>
            </w:ins>
          </w:p>
          <w:p w14:paraId="0DD0C8D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67" w:author="김은수" w:date="2026-10-12T09:19:00Z" w16du:dateUtc="2026-10-12T00:19:00Z"/>
              </w:rPr>
            </w:pPr>
            <w:ins w:id="2568" w:author="김은수" w:date="2026-10-12T09:19:00Z" w16du:dateUtc="2026-10-12T00:19:00Z">
              <w:r>
                <w:t>SU-ID-CM3-049</w:t>
              </w:r>
              <w:r>
                <w:br/>
                <w:t>매핑 명령 실행</w:t>
              </w:r>
            </w:ins>
          </w:p>
          <w:p w14:paraId="1DB6A35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69" w:author="김은수" w:date="2026-10-12T09:19:00Z" w16du:dateUtc="2026-10-12T00:19:00Z"/>
              </w:rPr>
            </w:pPr>
            <w:ins w:id="2570" w:author="김은수" w:date="2026-10-12T09:19:00Z" w16du:dateUtc="2026-10-12T00:19:00Z">
              <w:r>
                <w:t>SU-ID-CFX-038</w:t>
              </w:r>
              <w:r>
                <w:br/>
                <w:t>PCM 모드 분기와 프리앰블</w:t>
              </w:r>
            </w:ins>
          </w:p>
          <w:p w14:paraId="02A557B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71" w:author="김은수" w:date="2026-10-12T09:19:00Z" w16du:dateUtc="2026-10-12T00:19:00Z"/>
              </w:rPr>
            </w:pPr>
            <w:ins w:id="2572" w:author="김은수" w:date="2026-10-12T09:19:00Z" w16du:dateUtc="2026-10-12T00:19:00Z">
              <w:r>
                <w:t>SU-ID-CFX-039</w:t>
              </w:r>
              <w:r>
                <w:br/>
                <w:t>실시간 자극 데이터 생성</w:t>
              </w:r>
            </w:ins>
          </w:p>
        </w:tc>
      </w:tr>
      <w:tr w:rsidR="0058450E" w14:paraId="114B1906" w14:textId="77777777" w:rsidTr="00D44296">
        <w:trPr>
          <w:cantSplit/>
          <w:ins w:id="2573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008D4F3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574" w:author="김은수" w:date="2026-10-12T09:19:00Z" w16du:dateUtc="2026-10-12T00:19:00Z"/>
              </w:rPr>
            </w:pPr>
            <w:ins w:id="2575" w:author="김은수" w:date="2026-10-12T09:19:00Z" w16du:dateUtc="2026-10-12T00:19:00Z">
              <w:r>
                <w:t>SW-FW-RID-38</w:t>
              </w:r>
            </w:ins>
          </w:p>
        </w:tc>
        <w:tc>
          <w:tcPr>
            <w:tcW w:w="2670" w:type="dxa"/>
            <w:vAlign w:val="top"/>
          </w:tcPr>
          <w:p w14:paraId="0DDE2CB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76" w:author="김은수" w:date="2026-10-12T09:19:00Z" w16du:dateUtc="2026-10-12T00:19:00Z"/>
              </w:rPr>
            </w:pPr>
            <w:ins w:id="2577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1F6567E8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78" w:author="김은수" w:date="2026-10-12T09:19:00Z" w16du:dateUtc="2026-10-12T00:19:00Z"/>
              </w:rPr>
            </w:pPr>
            <w:ins w:id="2579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104FEE7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80" w:author="김은수" w:date="2026-10-12T09:19:00Z" w16du:dateUtc="2026-10-12T00:19:00Z"/>
              </w:rPr>
            </w:pPr>
            <w:ins w:id="2581" w:author="김은수" w:date="2026-10-12T09:19:00Z" w16du:dateUtc="2026-10-12T00:19:00Z">
              <w:r>
                <w:t>SU-ID-CM3-016</w:t>
              </w:r>
              <w:r>
                <w:br/>
                <w:t>오류 및 공유 메모리 상태 확인</w:t>
              </w:r>
            </w:ins>
          </w:p>
          <w:p w14:paraId="657B69F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82" w:author="김은수" w:date="2026-10-12T09:19:00Z" w16du:dateUtc="2026-10-12T00:19:00Z"/>
              </w:rPr>
            </w:pPr>
            <w:ins w:id="2583" w:author="김은수" w:date="2026-10-12T09:19:00Z" w16du:dateUtc="2026-10-12T00:19:00Z">
              <w:r>
                <w:t>SU-ID-CM3-021</w:t>
              </w:r>
              <w:r>
                <w:br/>
                <w:t>내부기 식별 및 사용자 정보 조회</w:t>
              </w:r>
            </w:ins>
          </w:p>
          <w:p w14:paraId="4A9D582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84" w:author="김은수" w:date="2026-10-12T09:19:00Z" w16du:dateUtc="2026-10-12T00:19:00Z"/>
              </w:rPr>
            </w:pPr>
            <w:ins w:id="2585" w:author="김은수" w:date="2026-10-12T09:19:00Z" w16du:dateUtc="2026-10-12T00:19:00Z">
              <w:r>
                <w:t>SU-ID-CM3-049</w:t>
              </w:r>
              <w:r>
                <w:br/>
                <w:t>매핑 명령 실행</w:t>
              </w:r>
            </w:ins>
          </w:p>
        </w:tc>
      </w:tr>
      <w:tr w:rsidR="0058450E" w14:paraId="161FAF5E" w14:textId="77777777" w:rsidTr="00D44296">
        <w:trPr>
          <w:cantSplit/>
          <w:ins w:id="2586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90BBAA6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587" w:author="김은수" w:date="2026-10-12T09:19:00Z" w16du:dateUtc="2026-10-12T00:19:00Z"/>
              </w:rPr>
            </w:pPr>
            <w:ins w:id="2588" w:author="김은수" w:date="2026-10-12T09:19:00Z" w16du:dateUtc="2026-10-12T00:19:00Z">
              <w:r>
                <w:t>SW-FW-RID-39</w:t>
              </w:r>
            </w:ins>
          </w:p>
        </w:tc>
        <w:tc>
          <w:tcPr>
            <w:tcW w:w="2670" w:type="dxa"/>
            <w:vAlign w:val="top"/>
          </w:tcPr>
          <w:p w14:paraId="2204200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89" w:author="김은수" w:date="2026-10-12T09:19:00Z" w16du:dateUtc="2026-10-12T00:19:00Z"/>
              </w:rPr>
            </w:pPr>
            <w:ins w:id="2590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134CE54A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91" w:author="김은수" w:date="2026-10-12T09:19:00Z" w16du:dateUtc="2026-10-12T00:19:00Z"/>
              </w:rPr>
            </w:pPr>
            <w:ins w:id="2592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0805055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93" w:author="김은수" w:date="2026-10-12T09:19:00Z" w16du:dateUtc="2026-10-12T00:19:00Z"/>
              </w:rPr>
            </w:pPr>
            <w:ins w:id="2594" w:author="김은수" w:date="2026-10-12T09:19:00Z" w16du:dateUtc="2026-10-12T00:19:00Z">
              <w:r>
                <w:t>SU-ID-CM3-017</w:t>
              </w:r>
              <w:r>
                <w:br/>
                <w:t>PCM 명령 및 모드 공유</w:t>
              </w:r>
            </w:ins>
          </w:p>
          <w:p w14:paraId="43AA18E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95" w:author="김은수" w:date="2026-10-12T09:19:00Z" w16du:dateUtc="2026-10-12T00:19:00Z"/>
              </w:rPr>
            </w:pPr>
            <w:ins w:id="2596" w:author="김은수" w:date="2026-10-12T09:19:00Z" w16du:dateUtc="2026-10-12T00:19:00Z">
              <w:r>
                <w:t>SU-ID-CM3-026</w:t>
              </w:r>
              <w:r>
                <w:br/>
                <w:t>SPI 응답 버퍼 관리</w:t>
              </w:r>
            </w:ins>
          </w:p>
          <w:p w14:paraId="6F89D79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97" w:author="김은수" w:date="2026-10-12T09:19:00Z" w16du:dateUtc="2026-10-12T00:19:00Z"/>
              </w:rPr>
            </w:pPr>
            <w:ins w:id="2598" w:author="김은수" w:date="2026-10-12T09:19:00Z" w16du:dateUtc="2026-10-12T00:19:00Z">
              <w:r>
                <w:t>SU-ID-CM3-049</w:t>
              </w:r>
              <w:r>
                <w:br/>
                <w:t>매핑 명령 실행</w:t>
              </w:r>
            </w:ins>
          </w:p>
        </w:tc>
      </w:tr>
      <w:tr w:rsidR="0058450E" w14:paraId="1D8FD1A9" w14:textId="77777777" w:rsidTr="00D44296">
        <w:trPr>
          <w:cantSplit/>
          <w:ins w:id="2599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58976CF5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600" w:author="김은수" w:date="2026-10-12T09:19:00Z" w16du:dateUtc="2026-10-12T00:19:00Z"/>
              </w:rPr>
            </w:pPr>
            <w:ins w:id="2601" w:author="김은수" w:date="2026-10-12T09:19:00Z" w16du:dateUtc="2026-10-12T00:19:00Z">
              <w:r>
                <w:lastRenderedPageBreak/>
                <w:t>SW-FW-RID-40</w:t>
              </w:r>
            </w:ins>
          </w:p>
        </w:tc>
        <w:tc>
          <w:tcPr>
            <w:tcW w:w="2670" w:type="dxa"/>
            <w:vAlign w:val="top"/>
          </w:tcPr>
          <w:p w14:paraId="443BDB9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02" w:author="김은수" w:date="2026-10-12T09:19:00Z" w16du:dateUtc="2026-10-12T00:19:00Z"/>
              </w:rPr>
            </w:pPr>
            <w:ins w:id="2603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476492AA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04" w:author="김은수" w:date="2026-10-12T09:19:00Z" w16du:dateUtc="2026-10-12T00:19:00Z"/>
              </w:rPr>
            </w:pPr>
            <w:ins w:id="2605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785B56E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06" w:author="김은수" w:date="2026-10-12T09:19:00Z" w16du:dateUtc="2026-10-12T00:19:00Z"/>
              </w:rPr>
            </w:pPr>
            <w:ins w:id="2607" w:author="김은수" w:date="2026-10-12T09:19:00Z" w16du:dateUtc="2026-10-12T00:19:00Z">
              <w:r>
                <w:t>SU-ID-CM3-017</w:t>
              </w:r>
              <w:r>
                <w:br/>
                <w:t>PCM 명령 및 모드 공유</w:t>
              </w:r>
            </w:ins>
          </w:p>
          <w:p w14:paraId="6322B3C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08" w:author="김은수" w:date="2026-10-12T09:19:00Z" w16du:dateUtc="2026-10-12T00:19:00Z"/>
              </w:rPr>
            </w:pPr>
            <w:ins w:id="2609" w:author="김은수" w:date="2026-10-12T09:19:00Z" w16du:dateUtc="2026-10-12T00:19:00Z">
              <w:r>
                <w:t>SU-ID-CM3-019</w:t>
              </w:r>
              <w:r>
                <w:br/>
                <w:t>오디오 및 자극 크기 조회</w:t>
              </w:r>
            </w:ins>
          </w:p>
          <w:p w14:paraId="45572EC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10" w:author="김은수" w:date="2026-10-12T09:19:00Z" w16du:dateUtc="2026-10-12T00:19:00Z"/>
              </w:rPr>
            </w:pPr>
            <w:ins w:id="2611" w:author="김은수" w:date="2026-10-12T09:19:00Z" w16du:dateUtc="2026-10-12T00:19:00Z">
              <w:r>
                <w:t>SU-ID-CM3-026</w:t>
              </w:r>
              <w:r>
                <w:br/>
                <w:t>SPI 응답 버퍼 관리</w:t>
              </w:r>
            </w:ins>
          </w:p>
          <w:p w14:paraId="3CAB956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12" w:author="김은수" w:date="2026-10-12T09:19:00Z" w16du:dateUtc="2026-10-12T00:19:00Z"/>
              </w:rPr>
            </w:pPr>
            <w:ins w:id="2613" w:author="김은수" w:date="2026-10-12T09:19:00Z" w16du:dateUtc="2026-10-12T00:19:00Z">
              <w:r>
                <w:t>SU-ID-CM3-049</w:t>
              </w:r>
              <w:r>
                <w:br/>
                <w:t>매핑 명령 실행</w:t>
              </w:r>
            </w:ins>
          </w:p>
        </w:tc>
      </w:tr>
      <w:tr w:rsidR="0058450E" w14:paraId="5BFE6CB3" w14:textId="77777777" w:rsidTr="00D44296">
        <w:trPr>
          <w:cantSplit/>
          <w:ins w:id="2614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316B052E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615" w:author="김은수" w:date="2026-10-12T09:19:00Z" w16du:dateUtc="2026-10-12T00:19:00Z"/>
              </w:rPr>
            </w:pPr>
            <w:ins w:id="2616" w:author="김은수" w:date="2026-10-12T09:19:00Z" w16du:dateUtc="2026-10-12T00:19:00Z">
              <w:r>
                <w:t>SW-FW-RID-41</w:t>
              </w:r>
            </w:ins>
          </w:p>
        </w:tc>
        <w:tc>
          <w:tcPr>
            <w:tcW w:w="2670" w:type="dxa"/>
            <w:vAlign w:val="top"/>
          </w:tcPr>
          <w:p w14:paraId="71B285C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17" w:author="김은수" w:date="2026-10-12T09:19:00Z" w16du:dateUtc="2026-10-12T00:19:00Z"/>
              </w:rPr>
            </w:pPr>
            <w:ins w:id="2618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68C436B4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19" w:author="김은수" w:date="2026-10-12T09:19:00Z" w16du:dateUtc="2026-10-12T00:19:00Z"/>
              </w:rPr>
            </w:pPr>
            <w:ins w:id="2620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4A7395C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21" w:author="김은수" w:date="2026-10-12T09:19:00Z" w16du:dateUtc="2026-10-12T00:19:00Z"/>
              </w:rPr>
            </w:pPr>
            <w:ins w:id="2622" w:author="김은수" w:date="2026-10-12T09:19:00Z" w16du:dateUtc="2026-10-12T00:19:00Z">
              <w:r>
                <w:t>SU-ID-CM3-025</w:t>
              </w:r>
              <w:r>
                <w:br/>
                <w:t>I2C 전송과 인터럽트 진행</w:t>
              </w:r>
            </w:ins>
          </w:p>
          <w:p w14:paraId="4F4676F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23" w:author="김은수" w:date="2026-10-12T09:19:00Z" w16du:dateUtc="2026-10-12T00:19:00Z"/>
              </w:rPr>
            </w:pPr>
            <w:ins w:id="2624" w:author="김은수" w:date="2026-10-12T09:19:00Z" w16du:dateUtc="2026-10-12T00:19:00Z">
              <w:r>
                <w:t>SU-ID-CM3-034</w:t>
              </w:r>
              <w:r>
                <w:br/>
                <w:t>FPGA 제어 레지스터와 리셋</w:t>
              </w:r>
            </w:ins>
          </w:p>
          <w:p w14:paraId="5D4FDDD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25" w:author="김은수" w:date="2026-10-12T09:19:00Z" w16du:dateUtc="2026-10-12T00:19:00Z"/>
              </w:rPr>
            </w:pPr>
            <w:ins w:id="2626" w:author="김은수" w:date="2026-10-12T09:19:00Z" w16du:dateUtc="2026-10-12T00:19:00Z">
              <w:r>
                <w:t>SU-ID-CM3-036</w:t>
              </w:r>
              <w:r>
                <w:br/>
                <w:t>FPGA 상태와 FIFO 접근</w:t>
              </w:r>
            </w:ins>
          </w:p>
        </w:tc>
      </w:tr>
      <w:tr w:rsidR="0058450E" w14:paraId="5B7E6E7C" w14:textId="77777777" w:rsidTr="00D44296">
        <w:trPr>
          <w:cantSplit/>
          <w:ins w:id="2627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A9D08EF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628" w:author="김은수" w:date="2026-10-12T09:19:00Z" w16du:dateUtc="2026-10-12T00:19:00Z"/>
              </w:rPr>
            </w:pPr>
            <w:ins w:id="2629" w:author="김은수" w:date="2026-10-12T09:19:00Z" w16du:dateUtc="2026-10-12T00:19:00Z">
              <w:r>
                <w:t>SW-FW-RID-42</w:t>
              </w:r>
            </w:ins>
          </w:p>
        </w:tc>
        <w:tc>
          <w:tcPr>
            <w:tcW w:w="2670" w:type="dxa"/>
            <w:vAlign w:val="top"/>
          </w:tcPr>
          <w:p w14:paraId="056CA6F9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30" w:author="김은수" w:date="2026-10-12T09:19:00Z" w16du:dateUtc="2026-10-12T00:19:00Z"/>
              </w:rPr>
            </w:pPr>
            <w:ins w:id="2631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</w:tc>
        <w:tc>
          <w:tcPr>
            <w:tcW w:w="5228" w:type="dxa"/>
            <w:vAlign w:val="top"/>
          </w:tcPr>
          <w:p w14:paraId="344E526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32" w:author="김은수" w:date="2026-10-12T09:19:00Z" w16du:dateUtc="2026-10-12T00:19:00Z"/>
              </w:rPr>
            </w:pPr>
            <w:ins w:id="2633" w:author="김은수" w:date="2026-10-12T09:19:00Z" w16du:dateUtc="2026-10-12T00:19:00Z">
              <w:r>
                <w:t>SU-ID-CM3-002</w:t>
              </w:r>
              <w:r>
                <w:br/>
                <w:t>터치 센서 초기화</w:t>
              </w:r>
            </w:ins>
          </w:p>
          <w:p w14:paraId="3BBB4EB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34" w:author="김은수" w:date="2026-10-12T09:19:00Z" w16du:dateUtc="2026-10-12T00:19:00Z"/>
              </w:rPr>
            </w:pPr>
            <w:ins w:id="2635" w:author="김은수" w:date="2026-10-12T09:19:00Z" w16du:dateUtc="2026-10-12T00:19:00Z">
              <w:r>
                <w:t>SU-ID-CM3-010</w:t>
              </w:r>
              <w:r>
                <w:br/>
                <w:t>터치 센서 읽기와 재보정</w:t>
              </w:r>
            </w:ins>
          </w:p>
          <w:p w14:paraId="1BC7CFD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36" w:author="김은수" w:date="2026-10-12T09:19:00Z" w16du:dateUtc="2026-10-12T00:19:00Z"/>
              </w:rPr>
            </w:pPr>
            <w:ins w:id="2637" w:author="김은수" w:date="2026-10-12T09:19:00Z" w16du:dateUtc="2026-10-12T00:19:00Z">
              <w:r>
                <w:t>SU-ID-CM3-025</w:t>
              </w:r>
              <w:r>
                <w:br/>
                <w:t>I2C 전송과 인터럽트 진행</w:t>
              </w:r>
            </w:ins>
          </w:p>
        </w:tc>
      </w:tr>
      <w:tr w:rsidR="0058450E" w14:paraId="039372B3" w14:textId="77777777" w:rsidTr="00D44296">
        <w:trPr>
          <w:cantSplit/>
          <w:ins w:id="2638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1C616809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639" w:author="김은수" w:date="2026-10-12T09:19:00Z" w16du:dateUtc="2026-10-12T00:19:00Z"/>
              </w:rPr>
            </w:pPr>
            <w:ins w:id="2640" w:author="김은수" w:date="2026-10-12T09:19:00Z" w16du:dateUtc="2026-10-12T00:19:00Z">
              <w:r>
                <w:lastRenderedPageBreak/>
                <w:t>SW-FW-RID-43</w:t>
              </w:r>
            </w:ins>
          </w:p>
        </w:tc>
        <w:tc>
          <w:tcPr>
            <w:tcW w:w="2670" w:type="dxa"/>
            <w:vAlign w:val="top"/>
          </w:tcPr>
          <w:p w14:paraId="5FE0E4B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41" w:author="김은수" w:date="2026-10-12T09:19:00Z" w16du:dateUtc="2026-10-12T00:19:00Z"/>
              </w:rPr>
            </w:pPr>
            <w:ins w:id="2642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51B2B983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43" w:author="김은수" w:date="2026-10-12T09:19:00Z" w16du:dateUtc="2026-10-12T00:19:00Z"/>
              </w:rPr>
            </w:pPr>
            <w:ins w:id="2644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5083B48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45" w:author="김은수" w:date="2026-10-12T09:19:00Z" w16du:dateUtc="2026-10-12T00:19:00Z"/>
              </w:rPr>
            </w:pPr>
            <w:ins w:id="2646" w:author="김은수" w:date="2026-10-12T09:19:00Z" w16du:dateUtc="2026-10-12T00:19:00Z">
              <w:r>
                <w:t>SU-ID-CM3-025</w:t>
              </w:r>
              <w:r>
                <w:br/>
                <w:t>I2C 전송과 인터럽트 진행</w:t>
              </w:r>
            </w:ins>
          </w:p>
          <w:p w14:paraId="67B2568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47" w:author="김은수" w:date="2026-10-12T09:19:00Z" w16du:dateUtc="2026-10-12T00:19:00Z"/>
              </w:rPr>
            </w:pPr>
            <w:ins w:id="2648" w:author="김은수" w:date="2026-10-12T09:19:00Z" w16du:dateUtc="2026-10-12T00:19:00Z">
              <w:r>
                <w:t>SU-ID-CM3-035</w:t>
              </w:r>
              <w:r>
                <w:br/>
                <w:t>송신 전력 단계 설정</w:t>
              </w:r>
            </w:ins>
          </w:p>
          <w:p w14:paraId="3FAE093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49" w:author="김은수" w:date="2026-10-12T09:19:00Z" w16du:dateUtc="2026-10-12T00:19:00Z"/>
              </w:rPr>
            </w:pPr>
            <w:ins w:id="2650" w:author="김은수" w:date="2026-10-12T09:19:00Z" w16du:dateUtc="2026-10-12T00:19:00Z">
              <w:r>
                <w:t>SU-ID-CM3-038</w:t>
              </w:r>
              <w:r>
                <w:br/>
                <w:t>주 송신 PMIC 접근</w:t>
              </w:r>
            </w:ins>
          </w:p>
          <w:p w14:paraId="12A4D8E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51" w:author="김은수" w:date="2026-10-12T09:19:00Z" w16du:dateUtc="2026-10-12T00:19:00Z"/>
              </w:rPr>
            </w:pPr>
            <w:ins w:id="2652" w:author="김은수" w:date="2026-10-12T09:19:00Z" w16du:dateUtc="2026-10-12T00:19:00Z">
              <w:r>
                <w:t>SU-ID-CM3-039</w:t>
              </w:r>
              <w:r>
                <w:br/>
                <w:t>자극 전원 활성과 차단</w:t>
              </w:r>
            </w:ins>
          </w:p>
          <w:p w14:paraId="5921DFC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53" w:author="김은수" w:date="2026-10-12T09:19:00Z" w16du:dateUtc="2026-10-12T00:19:00Z"/>
              </w:rPr>
            </w:pPr>
            <w:ins w:id="2654" w:author="김은수" w:date="2026-10-12T09:19:00Z" w16du:dateUtc="2026-10-12T00:19:00Z">
              <w:r>
                <w:t>SU-ID-CM3-040</w:t>
              </w:r>
              <w:r>
                <w:br/>
                <w:t>보조 PMIC 접근</w:t>
              </w:r>
            </w:ins>
          </w:p>
        </w:tc>
      </w:tr>
      <w:tr w:rsidR="0058450E" w14:paraId="03BBD7D1" w14:textId="77777777" w:rsidTr="00D44296">
        <w:trPr>
          <w:cantSplit/>
          <w:ins w:id="265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AA3EB7C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656" w:author="김은수" w:date="2026-10-12T09:19:00Z" w16du:dateUtc="2026-10-12T00:19:00Z"/>
              </w:rPr>
            </w:pPr>
            <w:ins w:id="2657" w:author="김은수" w:date="2026-10-12T09:19:00Z" w16du:dateUtc="2026-10-12T00:19:00Z">
              <w:r>
                <w:t>SW-FW-RID-44</w:t>
              </w:r>
            </w:ins>
          </w:p>
        </w:tc>
        <w:tc>
          <w:tcPr>
            <w:tcW w:w="2670" w:type="dxa"/>
            <w:vAlign w:val="top"/>
          </w:tcPr>
          <w:p w14:paraId="0D8DBF3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58" w:author="김은수" w:date="2026-10-12T09:19:00Z" w16du:dateUtc="2026-10-12T00:19:00Z"/>
              </w:rPr>
            </w:pPr>
            <w:ins w:id="2659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11ECE87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60" w:author="김은수" w:date="2026-10-12T09:19:00Z" w16du:dateUtc="2026-10-12T00:19:00Z"/>
              </w:rPr>
            </w:pPr>
            <w:ins w:id="2661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  <w:p w14:paraId="489FB889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62" w:author="김은수" w:date="2026-10-12T09:19:00Z" w16du:dateUtc="2026-10-12T00:19:00Z"/>
              </w:rPr>
            </w:pPr>
            <w:ins w:id="2663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81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282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3277314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64" w:author="김은수" w:date="2026-10-12T09:19:00Z" w16du:dateUtc="2026-10-12T00:19:00Z"/>
              </w:rPr>
            </w:pPr>
            <w:ins w:id="2665" w:author="김은수" w:date="2026-10-12T09:19:00Z" w16du:dateUtc="2026-10-12T00:19:00Z">
              <w:r>
                <w:t>SU-ID-CM3-001</w:t>
              </w:r>
              <w:r>
                <w:br/>
                <w:t>CM3 주변장치 초기화</w:t>
              </w:r>
            </w:ins>
          </w:p>
          <w:p w14:paraId="21AAD5B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66" w:author="김은수" w:date="2026-10-12T09:19:00Z" w16du:dateUtc="2026-10-12T00:19:00Z"/>
              </w:rPr>
            </w:pPr>
            <w:ins w:id="2667" w:author="김은수" w:date="2026-10-12T09:19:00Z" w16du:dateUtc="2026-10-12T00:19:00Z">
              <w:r>
                <w:t>SU-ID-CM3-026</w:t>
              </w:r>
              <w:r>
                <w:br/>
                <w:t>SPI 응답 버퍼 관리</w:t>
              </w:r>
            </w:ins>
          </w:p>
          <w:p w14:paraId="31D50A7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68" w:author="김은수" w:date="2026-10-12T09:19:00Z" w16du:dateUtc="2026-10-12T00:19:00Z"/>
              </w:rPr>
            </w:pPr>
            <w:ins w:id="2669" w:author="김은수" w:date="2026-10-12T09:19:00Z" w16du:dateUtc="2026-10-12T00:19:00Z">
              <w:r>
                <w:t>SU-ID-CM3-045</w:t>
              </w:r>
              <w:r>
                <w:br/>
                <w:t>QCC 수신 분류와 시스템 정보 응답</w:t>
              </w:r>
            </w:ins>
          </w:p>
          <w:p w14:paraId="5500752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70" w:author="김은수" w:date="2026-10-12T09:19:00Z" w16du:dateUtc="2026-10-12T00:19:00Z"/>
              </w:rPr>
            </w:pPr>
            <w:ins w:id="2671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  <w:p w14:paraId="0D9AB91A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72" w:author="김은수" w:date="2026-10-12T09:19:00Z" w16du:dateUtc="2026-10-12T00:19:00Z"/>
              </w:rPr>
            </w:pPr>
            <w:ins w:id="2673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83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284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6CCDA585" w14:textId="77777777" w:rsidTr="00D44296">
        <w:trPr>
          <w:cantSplit/>
          <w:ins w:id="2674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58531756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675" w:author="김은수" w:date="2026-10-12T09:19:00Z" w16du:dateUtc="2026-10-12T00:19:00Z"/>
              </w:rPr>
            </w:pPr>
            <w:ins w:id="2676" w:author="김은수" w:date="2026-10-12T09:19:00Z" w16du:dateUtc="2026-10-12T00:19:00Z">
              <w:r>
                <w:lastRenderedPageBreak/>
                <w:t>SW-FW-RID-45</w:t>
              </w:r>
            </w:ins>
          </w:p>
        </w:tc>
        <w:tc>
          <w:tcPr>
            <w:tcW w:w="2670" w:type="dxa"/>
            <w:vAlign w:val="top"/>
          </w:tcPr>
          <w:p w14:paraId="06B310B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77" w:author="김은수" w:date="2026-10-12T09:19:00Z" w16du:dateUtc="2026-10-12T00:19:00Z"/>
              </w:rPr>
            </w:pPr>
            <w:ins w:id="2678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1E95FBF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79" w:author="김은수" w:date="2026-10-12T09:19:00Z" w16du:dateUtc="2026-10-12T00:19:00Z"/>
              </w:rPr>
            </w:pPr>
            <w:ins w:id="2680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  <w:p w14:paraId="7AF06D13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81" w:author="김은수" w:date="2026-10-12T09:19:00Z" w16du:dateUtc="2026-10-12T00:19:00Z"/>
              </w:rPr>
            </w:pPr>
            <w:ins w:id="2682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85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286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7495682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83" w:author="김은수" w:date="2026-10-12T09:19:00Z" w16du:dateUtc="2026-10-12T00:19:00Z"/>
              </w:rPr>
            </w:pPr>
            <w:ins w:id="2684" w:author="김은수" w:date="2026-10-12T09:19:00Z" w16du:dateUtc="2026-10-12T00:19:00Z">
              <w:r>
                <w:t>SU-ID-CM3-001</w:t>
              </w:r>
              <w:r>
                <w:br/>
                <w:t>CM3 주변장치 초기화</w:t>
              </w:r>
            </w:ins>
          </w:p>
          <w:p w14:paraId="22C8F8D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85" w:author="김은수" w:date="2026-10-12T09:19:00Z" w16du:dateUtc="2026-10-12T00:19:00Z"/>
              </w:rPr>
            </w:pPr>
            <w:ins w:id="2686" w:author="김은수" w:date="2026-10-12T09:19:00Z" w16du:dateUtc="2026-10-12T00:19:00Z">
              <w:r>
                <w:t>SU-ID-CM3-026</w:t>
              </w:r>
              <w:r>
                <w:br/>
                <w:t>SPI 응답 버퍼 관리</w:t>
              </w:r>
            </w:ins>
          </w:p>
          <w:p w14:paraId="12FECF6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87" w:author="김은수" w:date="2026-10-12T09:19:00Z" w16du:dateUtc="2026-10-12T00:19:00Z"/>
              </w:rPr>
            </w:pPr>
            <w:ins w:id="2688" w:author="김은수" w:date="2026-10-12T09:19:00Z" w16du:dateUtc="2026-10-12T00:19:00Z">
              <w:r>
                <w:t>SU-ID-CM3-045</w:t>
              </w:r>
              <w:r>
                <w:br/>
                <w:t>QCC 수신 분류와 시스템 정보 응답</w:t>
              </w:r>
            </w:ins>
          </w:p>
          <w:p w14:paraId="546896D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89" w:author="김은수" w:date="2026-10-12T09:19:00Z" w16du:dateUtc="2026-10-12T00:19:00Z"/>
              </w:rPr>
            </w:pPr>
            <w:ins w:id="2690" w:author="김은수" w:date="2026-10-12T09:19:00Z" w16du:dateUtc="2026-10-12T00:19:00Z">
              <w:r>
                <w:t>SU-ID-CM3-048</w:t>
              </w:r>
              <w:r>
                <w:br/>
                <w:t>매핑 연결 및 종료 상태</w:t>
              </w:r>
            </w:ins>
          </w:p>
          <w:p w14:paraId="4B6E79F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91" w:author="김은수" w:date="2026-10-12T09:19:00Z" w16du:dateUtc="2026-10-12T00:19:00Z"/>
              </w:rPr>
            </w:pPr>
            <w:ins w:id="2692" w:author="김은수" w:date="2026-10-12T09:19:00Z" w16du:dateUtc="2026-10-12T00:19:00Z">
              <w:r>
                <w:t>SU-ID-CM3-049</w:t>
              </w:r>
              <w:r>
                <w:br/>
                <w:t>매핑 명령 실행</w:t>
              </w:r>
            </w:ins>
          </w:p>
          <w:p w14:paraId="6849A862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93" w:author="김은수" w:date="2026-10-12T09:19:00Z" w16du:dateUtc="2026-10-12T00:19:00Z"/>
              </w:rPr>
            </w:pPr>
            <w:ins w:id="2694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87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288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7DE17EA0" w14:textId="77777777" w:rsidTr="00D44296">
        <w:trPr>
          <w:cantSplit/>
          <w:ins w:id="269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853CB11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696" w:author="김은수" w:date="2026-10-12T09:19:00Z" w16du:dateUtc="2026-10-12T00:19:00Z"/>
              </w:rPr>
            </w:pPr>
            <w:ins w:id="2697" w:author="김은수" w:date="2026-10-12T09:19:00Z" w16du:dateUtc="2026-10-12T00:19:00Z">
              <w:r>
                <w:t>SW-FW-RID-46</w:t>
              </w:r>
            </w:ins>
          </w:p>
        </w:tc>
        <w:tc>
          <w:tcPr>
            <w:tcW w:w="2670" w:type="dxa"/>
            <w:vAlign w:val="top"/>
          </w:tcPr>
          <w:p w14:paraId="31A2067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698" w:author="김은수" w:date="2026-10-12T09:19:00Z" w16du:dateUtc="2026-10-12T00:19:00Z"/>
              </w:rPr>
            </w:pPr>
            <w:ins w:id="2699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2FDE10E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00" w:author="김은수" w:date="2026-10-12T09:19:00Z" w16du:dateUtc="2026-10-12T00:19:00Z"/>
              </w:rPr>
            </w:pPr>
            <w:ins w:id="2701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753ACD9F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02" w:author="김은수" w:date="2026-10-12T09:19:00Z" w16du:dateUtc="2026-10-12T00:19:00Z"/>
              </w:rPr>
            </w:pPr>
            <w:ins w:id="2703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6BEF41F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04" w:author="김은수" w:date="2026-10-12T09:19:00Z" w16du:dateUtc="2026-10-12T00:19:00Z"/>
              </w:rPr>
            </w:pPr>
            <w:ins w:id="2705" w:author="김은수" w:date="2026-10-12T09:19:00Z" w16du:dateUtc="2026-10-12T00:19:00Z">
              <w:r>
                <w:t>SU-ID-CM3-021</w:t>
              </w:r>
              <w:r>
                <w:br/>
                <w:t>내부기 식별 및 사용자 정보 조회</w:t>
              </w:r>
            </w:ins>
          </w:p>
          <w:p w14:paraId="54C1E46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06" w:author="김은수" w:date="2026-10-12T09:19:00Z" w16du:dateUtc="2026-10-12T00:19:00Z"/>
              </w:rPr>
            </w:pPr>
            <w:ins w:id="2707" w:author="김은수" w:date="2026-10-12T09:19:00Z" w16du:dateUtc="2026-10-12T00:19:00Z">
              <w:r>
                <w:t>SU-ID-CM3-031</w:t>
              </w:r>
              <w:r>
                <w:br/>
                <w:t>내부기 및 송신 전원 초기화</w:t>
              </w:r>
            </w:ins>
          </w:p>
          <w:p w14:paraId="2D6487F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08" w:author="김은수" w:date="2026-10-12T09:19:00Z" w16du:dateUtc="2026-10-12T00:19:00Z"/>
              </w:rPr>
            </w:pPr>
            <w:ins w:id="2709" w:author="김은수" w:date="2026-10-12T09:19:00Z" w16du:dateUtc="2026-10-12T00:19:00Z">
              <w:r>
                <w:t>SU-ID-CM3-032</w:t>
              </w:r>
              <w:r>
                <w:br/>
                <w:t>실시간 자극 중 연결 확인</w:t>
              </w:r>
            </w:ins>
          </w:p>
          <w:p w14:paraId="04C0867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10" w:author="김은수" w:date="2026-10-12T09:19:00Z" w16du:dateUtc="2026-10-12T00:19:00Z"/>
              </w:rPr>
            </w:pPr>
            <w:ins w:id="2711" w:author="김은수" w:date="2026-10-12T09:19:00Z" w16du:dateUtc="2026-10-12T00:19:00Z">
              <w:r>
                <w:t>SU-ID-CM3-033</w:t>
              </w:r>
              <w:r>
                <w:br/>
                <w:t>매핑 중 연결 확인</w:t>
              </w:r>
            </w:ins>
          </w:p>
          <w:p w14:paraId="68F443F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12" w:author="김은수" w:date="2026-10-12T09:19:00Z" w16du:dateUtc="2026-10-12T00:19:00Z"/>
              </w:rPr>
            </w:pPr>
            <w:ins w:id="2713" w:author="김은수" w:date="2026-10-12T09:19:00Z" w16du:dateUtc="2026-10-12T00:19:00Z">
              <w:r>
                <w:t>SU-ID-CFX-042</w:t>
              </w:r>
              <w:r>
                <w:br/>
                <w:t>내부기 연결 검사와 역방향 통신</w:t>
              </w:r>
            </w:ins>
          </w:p>
        </w:tc>
      </w:tr>
      <w:tr w:rsidR="0058450E" w14:paraId="20A63E36" w14:textId="77777777" w:rsidTr="00D44296">
        <w:trPr>
          <w:cantSplit/>
          <w:ins w:id="2714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EC3BD08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715" w:author="김은수" w:date="2026-10-12T09:19:00Z" w16du:dateUtc="2026-10-12T00:19:00Z"/>
              </w:rPr>
            </w:pPr>
            <w:ins w:id="2716" w:author="김은수" w:date="2026-10-12T09:19:00Z" w16du:dateUtc="2026-10-12T00:19:00Z">
              <w:r>
                <w:t>SW-FW-RID-47</w:t>
              </w:r>
            </w:ins>
          </w:p>
        </w:tc>
        <w:tc>
          <w:tcPr>
            <w:tcW w:w="2670" w:type="dxa"/>
            <w:vAlign w:val="top"/>
          </w:tcPr>
          <w:p w14:paraId="4637ADF4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17" w:author="김은수" w:date="2026-10-12T09:19:00Z" w16du:dateUtc="2026-10-12T00:19:00Z"/>
              </w:rPr>
            </w:pPr>
            <w:ins w:id="2718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89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290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61193F82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19" w:author="김은수" w:date="2026-10-12T09:19:00Z" w16du:dateUtc="2026-10-12T00:19:00Z"/>
              </w:rPr>
            </w:pPr>
            <w:ins w:id="2720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91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292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6ABBE7D5" w14:textId="77777777" w:rsidTr="00D44296">
        <w:trPr>
          <w:cantSplit/>
          <w:ins w:id="2721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4AD6B3F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722" w:author="김은수" w:date="2026-10-12T09:19:00Z" w16du:dateUtc="2026-10-12T00:19:00Z"/>
              </w:rPr>
            </w:pPr>
            <w:ins w:id="2723" w:author="김은수" w:date="2026-10-12T09:19:00Z" w16du:dateUtc="2026-10-12T00:19:00Z">
              <w:r>
                <w:lastRenderedPageBreak/>
                <w:t>SW-FW-RID-48</w:t>
              </w:r>
            </w:ins>
          </w:p>
        </w:tc>
        <w:tc>
          <w:tcPr>
            <w:tcW w:w="2670" w:type="dxa"/>
            <w:vAlign w:val="top"/>
          </w:tcPr>
          <w:p w14:paraId="2BF80A42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24" w:author="김은수" w:date="2026-10-12T09:19:00Z" w16du:dateUtc="2026-10-12T00:19:00Z"/>
              </w:rPr>
            </w:pPr>
            <w:ins w:id="2725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93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294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65AE4C8F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26" w:author="김은수" w:date="2026-10-12T09:19:00Z" w16du:dateUtc="2026-10-12T00:19:00Z"/>
              </w:rPr>
            </w:pPr>
            <w:ins w:id="2727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95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296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108CFA8B" w14:textId="77777777" w:rsidTr="00D44296">
        <w:trPr>
          <w:cantSplit/>
          <w:ins w:id="2728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5B9C712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729" w:author="김은수" w:date="2026-10-12T09:19:00Z" w16du:dateUtc="2026-10-12T00:19:00Z"/>
              </w:rPr>
            </w:pPr>
            <w:ins w:id="2730" w:author="김은수" w:date="2026-10-12T09:19:00Z" w16du:dateUtc="2026-10-12T00:19:00Z">
              <w:r>
                <w:t>SW-FW-RID-49</w:t>
              </w:r>
            </w:ins>
          </w:p>
        </w:tc>
        <w:tc>
          <w:tcPr>
            <w:tcW w:w="2670" w:type="dxa"/>
            <w:vAlign w:val="top"/>
          </w:tcPr>
          <w:p w14:paraId="0316DE93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31" w:author="김은수" w:date="2026-10-12T09:19:00Z" w16du:dateUtc="2026-10-12T00:19:00Z"/>
              </w:rPr>
            </w:pPr>
            <w:ins w:id="2732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97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298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1F65697F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33" w:author="김은수" w:date="2026-10-12T09:19:00Z" w16du:dateUtc="2026-10-12T00:19:00Z"/>
              </w:rPr>
            </w:pPr>
            <w:ins w:id="2734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299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00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3A53794C" w14:textId="77777777" w:rsidTr="00D44296">
        <w:trPr>
          <w:cantSplit/>
          <w:ins w:id="273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B7462F7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736" w:author="김은수" w:date="2026-10-12T09:19:00Z" w16du:dateUtc="2026-10-12T00:19:00Z"/>
              </w:rPr>
            </w:pPr>
            <w:ins w:id="2737" w:author="김은수" w:date="2026-10-12T09:19:00Z" w16du:dateUtc="2026-10-12T00:19:00Z">
              <w:r>
                <w:t>SW-FW-RID-50</w:t>
              </w:r>
            </w:ins>
          </w:p>
        </w:tc>
        <w:tc>
          <w:tcPr>
            <w:tcW w:w="2670" w:type="dxa"/>
            <w:vAlign w:val="top"/>
          </w:tcPr>
          <w:p w14:paraId="0B05679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38" w:author="김은수" w:date="2026-10-12T09:19:00Z" w16du:dateUtc="2026-10-12T00:19:00Z"/>
              </w:rPr>
            </w:pPr>
            <w:ins w:id="2739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6964A941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40" w:author="김은수" w:date="2026-10-12T09:19:00Z" w16du:dateUtc="2026-10-12T00:19:00Z"/>
              </w:rPr>
            </w:pPr>
            <w:ins w:id="2741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55BE1DC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42" w:author="김은수" w:date="2026-10-12T09:19:00Z" w16du:dateUtc="2026-10-12T00:19:00Z"/>
              </w:rPr>
            </w:pPr>
            <w:ins w:id="2743" w:author="김은수" w:date="2026-10-12T09:19:00Z" w16du:dateUtc="2026-10-12T00:19:00Z">
              <w:r>
                <w:t>SU-ID-CM3-001</w:t>
              </w:r>
              <w:r>
                <w:br/>
                <w:t>CM3 주변장치 초기화</w:t>
              </w:r>
            </w:ins>
          </w:p>
          <w:p w14:paraId="7989E64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44" w:author="김은수" w:date="2026-10-12T09:19:00Z" w16du:dateUtc="2026-10-12T00:19:00Z"/>
              </w:rPr>
            </w:pPr>
            <w:ins w:id="2745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</w:tc>
      </w:tr>
      <w:tr w:rsidR="0058450E" w14:paraId="58EEF470" w14:textId="77777777" w:rsidTr="00D44296">
        <w:trPr>
          <w:cantSplit/>
          <w:ins w:id="2746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F61343F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747" w:author="김은수" w:date="2026-10-12T09:19:00Z" w16du:dateUtc="2026-10-12T00:19:00Z"/>
              </w:rPr>
            </w:pPr>
            <w:ins w:id="2748" w:author="김은수" w:date="2026-10-12T09:19:00Z" w16du:dateUtc="2026-10-12T00:19:00Z">
              <w:r>
                <w:t>SW-FW-RID-51</w:t>
              </w:r>
            </w:ins>
          </w:p>
        </w:tc>
        <w:tc>
          <w:tcPr>
            <w:tcW w:w="2670" w:type="dxa"/>
            <w:vAlign w:val="top"/>
          </w:tcPr>
          <w:p w14:paraId="3F1E3459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49" w:author="김은수" w:date="2026-10-12T09:19:00Z" w16du:dateUtc="2026-10-12T00:19:00Z"/>
              </w:rPr>
            </w:pPr>
            <w:ins w:id="2750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04CAFD8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51" w:author="김은수" w:date="2026-10-12T09:19:00Z" w16du:dateUtc="2026-10-12T00:19:00Z"/>
              </w:rPr>
            </w:pPr>
            <w:ins w:id="2752" w:author="김은수" w:date="2026-10-12T09:19:00Z" w16du:dateUtc="2026-10-12T00:19:00Z">
              <w:r>
                <w:t>SU-ID-CM3-042</w:t>
              </w:r>
              <w:r>
                <w:br/>
                <w:t>내부기 및 사용자 설정 저장</w:t>
              </w:r>
            </w:ins>
          </w:p>
          <w:p w14:paraId="7A6D94B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53" w:author="김은수" w:date="2026-10-12T09:19:00Z" w16du:dateUtc="2026-10-12T00:19:00Z"/>
              </w:rPr>
            </w:pPr>
            <w:ins w:id="2754" w:author="김은수" w:date="2026-10-12T09:19:00Z" w16du:dateUtc="2026-10-12T00:19:00Z">
              <w:r>
                <w:t>SU-ID-CM3-043</w:t>
              </w:r>
              <w:r>
                <w:br/>
                <w:t>맵 저장과 삭제 범위</w:t>
              </w:r>
            </w:ins>
          </w:p>
        </w:tc>
      </w:tr>
      <w:tr w:rsidR="0058450E" w14:paraId="7FB96218" w14:textId="77777777" w:rsidTr="00D44296">
        <w:trPr>
          <w:cantSplit/>
          <w:ins w:id="275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6224634C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756" w:author="김은수" w:date="2026-10-12T09:19:00Z" w16du:dateUtc="2026-10-12T00:19:00Z"/>
              </w:rPr>
            </w:pPr>
            <w:ins w:id="2757" w:author="김은수" w:date="2026-10-12T09:19:00Z" w16du:dateUtc="2026-10-12T00:19:00Z">
              <w:r>
                <w:t>SW-FW-RID-52</w:t>
              </w:r>
            </w:ins>
          </w:p>
        </w:tc>
        <w:tc>
          <w:tcPr>
            <w:tcW w:w="2670" w:type="dxa"/>
            <w:vAlign w:val="top"/>
          </w:tcPr>
          <w:p w14:paraId="2902490E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58" w:author="김은수" w:date="2026-10-12T09:19:00Z" w16du:dateUtc="2026-10-12T00:19:00Z"/>
              </w:rPr>
            </w:pPr>
            <w:ins w:id="2759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01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02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57B96DE2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60" w:author="김은수" w:date="2026-10-12T09:19:00Z" w16du:dateUtc="2026-10-12T00:19:00Z"/>
              </w:rPr>
            </w:pPr>
            <w:ins w:id="2761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03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04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00F76BD9" w14:textId="77777777" w:rsidTr="00D44296">
        <w:trPr>
          <w:cantSplit/>
          <w:ins w:id="2762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5F5419C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763" w:author="김은수" w:date="2026-10-12T09:19:00Z" w16du:dateUtc="2026-10-12T00:19:00Z"/>
              </w:rPr>
            </w:pPr>
            <w:ins w:id="2764" w:author="김은수" w:date="2026-10-12T09:19:00Z" w16du:dateUtc="2026-10-12T00:19:00Z">
              <w:r>
                <w:t>SW-FW-RID-53</w:t>
              </w:r>
            </w:ins>
          </w:p>
        </w:tc>
        <w:tc>
          <w:tcPr>
            <w:tcW w:w="2670" w:type="dxa"/>
            <w:vAlign w:val="top"/>
          </w:tcPr>
          <w:p w14:paraId="2CE2C022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65" w:author="김은수" w:date="2026-10-12T09:19:00Z" w16du:dateUtc="2026-10-12T00:19:00Z"/>
              </w:rPr>
            </w:pPr>
            <w:ins w:id="2766" w:author="김은수" w:date="2026-10-12T09:19:00Z" w16du:dateUtc="2026-10-12T00:19:00Z">
              <w:r>
                <w:t>배포 및 변경관리 절차</w:t>
              </w:r>
            </w:ins>
          </w:p>
        </w:tc>
        <w:tc>
          <w:tcPr>
            <w:tcW w:w="5228" w:type="dxa"/>
            <w:vAlign w:val="top"/>
          </w:tcPr>
          <w:p w14:paraId="11F1B69D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67" w:author="김은수" w:date="2026-10-12T09:19:00Z" w16du:dateUtc="2026-10-12T00:19:00Z"/>
              </w:rPr>
            </w:pPr>
            <w:ins w:id="2768" w:author="김은수" w:date="2026-10-12T09:19:00Z" w16du:dateUtc="2026-10-12T00:19:00Z">
              <w:r>
                <w:t>절차로 관리 / 개별 유닛 해당 없음</w:t>
              </w:r>
            </w:ins>
          </w:p>
        </w:tc>
      </w:tr>
      <w:tr w:rsidR="0058450E" w14:paraId="6360E6DA" w14:textId="77777777" w:rsidTr="00D44296">
        <w:trPr>
          <w:cantSplit/>
          <w:ins w:id="2769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EF109E6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770" w:author="김은수" w:date="2026-10-12T09:19:00Z" w16du:dateUtc="2026-10-12T00:19:00Z"/>
              </w:rPr>
            </w:pPr>
            <w:ins w:id="2771" w:author="김은수" w:date="2026-10-12T09:19:00Z" w16du:dateUtc="2026-10-12T00:19:00Z">
              <w:r>
                <w:t>SW-FW-RID-54</w:t>
              </w:r>
            </w:ins>
          </w:p>
        </w:tc>
        <w:tc>
          <w:tcPr>
            <w:tcW w:w="2670" w:type="dxa"/>
            <w:vAlign w:val="top"/>
          </w:tcPr>
          <w:p w14:paraId="70157A85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72" w:author="김은수" w:date="2026-10-12T09:19:00Z" w16du:dateUtc="2026-10-12T00:19:00Z"/>
              </w:rPr>
            </w:pPr>
            <w:ins w:id="2773" w:author="김은수" w:date="2026-10-12T09:19:00Z" w16du:dateUtc="2026-10-12T00:19:00Z">
              <w:r>
                <w:t>SI-ID-BOOT-001</w:t>
              </w:r>
              <w:r>
                <w:br/>
                <w:t>부트 제어 및 이미지 적재 모듈</w:t>
              </w:r>
            </w:ins>
          </w:p>
        </w:tc>
        <w:tc>
          <w:tcPr>
            <w:tcW w:w="5228" w:type="dxa"/>
            <w:vAlign w:val="top"/>
          </w:tcPr>
          <w:p w14:paraId="030A2DF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74" w:author="김은수" w:date="2026-10-12T09:19:00Z" w16du:dateUtc="2026-10-12T00:19:00Z"/>
              </w:rPr>
            </w:pPr>
            <w:ins w:id="2775" w:author="김은수" w:date="2026-10-12T09:19:00Z" w16du:dateUtc="2026-10-12T00:19:00Z">
              <w:r>
                <w:t>SU-ID-BOOT-010</w:t>
              </w:r>
              <w:r>
                <w:br/>
                <w:t>응용 파일 열기와 헤더 검사</w:t>
              </w:r>
            </w:ins>
          </w:p>
          <w:p w14:paraId="3892900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76" w:author="김은수" w:date="2026-10-12T09:19:00Z" w16du:dateUtc="2026-10-12T00:19:00Z"/>
              </w:rPr>
            </w:pPr>
            <w:ins w:id="2777" w:author="김은수" w:date="2026-10-12T09:19:00Z" w16du:dateUtc="2026-10-12T00:19:00Z">
              <w:r>
                <w:t>SU-ID-BOOT-011</w:t>
              </w:r>
              <w:r>
                <w:br/>
                <w:t>이미지 구획 처리</w:t>
              </w:r>
            </w:ins>
          </w:p>
          <w:p w14:paraId="69AC764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78" w:author="김은수" w:date="2026-10-12T09:19:00Z" w16du:dateUtc="2026-10-12T00:19:00Z"/>
              </w:rPr>
            </w:pPr>
            <w:ins w:id="2779" w:author="김은수" w:date="2026-10-12T09:19:00Z" w16du:dateUtc="2026-10-12T00:19:00Z">
              <w:r>
                <w:t>SU-ID-BOOT-012</w:t>
              </w:r>
              <w:r>
                <w:br/>
                <w:t>매니페스트 처리</w:t>
              </w:r>
            </w:ins>
          </w:p>
          <w:p w14:paraId="184327F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80" w:author="김은수" w:date="2026-10-12T09:19:00Z" w16du:dateUtc="2026-10-12T00:19:00Z"/>
              </w:rPr>
            </w:pPr>
            <w:ins w:id="2781" w:author="김은수" w:date="2026-10-12T09:19:00Z" w16du:dateUtc="2026-10-12T00:19:00Z">
              <w:r>
                <w:t>SU-ID-BOOT-013</w:t>
              </w:r>
              <w:r>
                <w:br/>
                <w:t>이미지 CRC 검사</w:t>
              </w:r>
            </w:ins>
          </w:p>
        </w:tc>
      </w:tr>
      <w:tr w:rsidR="0058450E" w14:paraId="63A555AE" w14:textId="77777777" w:rsidTr="00D44296">
        <w:trPr>
          <w:cantSplit/>
          <w:ins w:id="2782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178514E9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783" w:author="김은수" w:date="2026-10-12T09:19:00Z" w16du:dateUtc="2026-10-12T00:19:00Z"/>
              </w:rPr>
            </w:pPr>
            <w:ins w:id="2784" w:author="김은수" w:date="2026-10-12T09:19:00Z" w16du:dateUtc="2026-10-12T00:19:00Z">
              <w:r>
                <w:lastRenderedPageBreak/>
                <w:t>SW-FW-RID-55</w:t>
              </w:r>
            </w:ins>
          </w:p>
        </w:tc>
        <w:tc>
          <w:tcPr>
            <w:tcW w:w="2670" w:type="dxa"/>
            <w:vAlign w:val="top"/>
          </w:tcPr>
          <w:p w14:paraId="677FEEB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85" w:author="김은수" w:date="2026-10-12T09:19:00Z" w16du:dateUtc="2026-10-12T00:19:00Z"/>
              </w:rPr>
            </w:pPr>
            <w:ins w:id="2786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31F57B3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87" w:author="김은수" w:date="2026-10-12T09:19:00Z" w16du:dateUtc="2026-10-12T00:19:00Z"/>
              </w:rPr>
            </w:pPr>
            <w:ins w:id="2788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318477D9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89" w:author="김은수" w:date="2026-10-12T09:19:00Z" w16du:dateUtc="2026-10-12T00:19:00Z"/>
              </w:rPr>
            </w:pPr>
            <w:ins w:id="2790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41F6804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91" w:author="김은수" w:date="2026-10-12T09:19:00Z" w16du:dateUtc="2026-10-12T00:19:00Z"/>
              </w:rPr>
            </w:pPr>
            <w:ins w:id="2792" w:author="김은수" w:date="2026-10-12T09:19:00Z" w16du:dateUtc="2026-10-12T00:19:00Z">
              <w:r>
                <w:t>SU-ID-CM3-007</w:t>
              </w:r>
              <w:r>
                <w:br/>
                <w:t>전원 및 자동 절전 조건</w:t>
              </w:r>
            </w:ins>
          </w:p>
          <w:p w14:paraId="28A3B90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93" w:author="김은수" w:date="2026-10-12T09:19:00Z" w16du:dateUtc="2026-10-12T00:19:00Z"/>
              </w:rPr>
            </w:pPr>
            <w:ins w:id="2794" w:author="김은수" w:date="2026-10-12T09:19:00Z" w16du:dateUtc="2026-10-12T00:19:00Z">
              <w:r>
                <w:t>SU-ID-CM3-011</w:t>
              </w:r>
              <w:r>
                <w:br/>
                <w:t>배터리 및 크래들 정보 관리</w:t>
              </w:r>
            </w:ins>
          </w:p>
          <w:p w14:paraId="2BFCF7F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95" w:author="김은수" w:date="2026-10-12T09:19:00Z" w16du:dateUtc="2026-10-12T00:19:00Z"/>
              </w:rPr>
            </w:pPr>
            <w:ins w:id="2796" w:author="김은수" w:date="2026-10-12T09:19:00Z" w16du:dateUtc="2026-10-12T00:19:00Z">
              <w:r>
                <w:t>SU-ID-CM3-013</w:t>
              </w:r>
              <w:r>
                <w:br/>
                <w:t>LED 표시 요청과 우선순위</w:t>
              </w:r>
            </w:ins>
          </w:p>
          <w:p w14:paraId="22C2673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97" w:author="김은수" w:date="2026-10-12T09:19:00Z" w16du:dateUtc="2026-10-12T00:19:00Z"/>
              </w:rPr>
            </w:pPr>
            <w:ins w:id="2798" w:author="김은수" w:date="2026-10-12T09:19:00Z" w16du:dateUtc="2026-10-12T00:19:00Z">
              <w:r>
                <w:t>SU-ID-CM3-014</w:t>
              </w:r>
              <w:r>
                <w:br/>
                <w:t>LED 패턴 출력</w:t>
              </w:r>
            </w:ins>
          </w:p>
          <w:p w14:paraId="16FEC60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799" w:author="김은수" w:date="2026-10-12T09:19:00Z" w16du:dateUtc="2026-10-12T00:19:00Z"/>
              </w:rPr>
            </w:pPr>
            <w:ins w:id="2800" w:author="김은수" w:date="2026-10-12T09:19:00Z" w16du:dateUtc="2026-10-12T00:19:00Z">
              <w:r>
                <w:t>SU-ID-CM3-044</w:t>
              </w:r>
              <w:r>
                <w:br/>
                <w:t>자극 알림 실행</w:t>
              </w:r>
            </w:ins>
          </w:p>
          <w:p w14:paraId="46FFEFF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01" w:author="김은수" w:date="2026-10-12T09:19:00Z" w16du:dateUtc="2026-10-12T00:19:00Z"/>
              </w:rPr>
            </w:pPr>
            <w:ins w:id="2802" w:author="김은수" w:date="2026-10-12T09:19:00Z" w16du:dateUtc="2026-10-12T00:19:00Z">
              <w:r>
                <w:t>SU-ID-CFX-032</w:t>
              </w:r>
              <w:r>
                <w:br/>
                <w:t>비선형 매핑과 T 이하 묵음</w:t>
              </w:r>
            </w:ins>
          </w:p>
        </w:tc>
      </w:tr>
      <w:tr w:rsidR="0058450E" w14:paraId="10BC4F0E" w14:textId="77777777" w:rsidTr="00D44296">
        <w:trPr>
          <w:cantSplit/>
          <w:ins w:id="2803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58D4DF95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804" w:author="김은수" w:date="2026-10-12T09:19:00Z" w16du:dateUtc="2026-10-12T00:19:00Z"/>
              </w:rPr>
            </w:pPr>
            <w:ins w:id="2805" w:author="김은수" w:date="2026-10-12T09:19:00Z" w16du:dateUtc="2026-10-12T00:19:00Z">
              <w:r>
                <w:t>SW-FW-RID-56</w:t>
              </w:r>
            </w:ins>
          </w:p>
        </w:tc>
        <w:tc>
          <w:tcPr>
            <w:tcW w:w="2670" w:type="dxa"/>
            <w:vAlign w:val="top"/>
          </w:tcPr>
          <w:p w14:paraId="79923C2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06" w:author="김은수" w:date="2026-10-12T09:19:00Z" w16du:dateUtc="2026-10-12T00:19:00Z"/>
              </w:rPr>
            </w:pPr>
            <w:ins w:id="2807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7A19B87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08" w:author="김은수" w:date="2026-10-12T09:19:00Z" w16du:dateUtc="2026-10-12T00:19:00Z"/>
              </w:rPr>
            </w:pPr>
            <w:ins w:id="2809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47C7B960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10" w:author="김은수" w:date="2026-10-12T09:19:00Z" w16du:dateUtc="2026-10-12T00:19:00Z"/>
              </w:rPr>
            </w:pPr>
            <w:ins w:id="2811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541F7E9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12" w:author="김은수" w:date="2026-10-12T09:19:00Z" w16du:dateUtc="2026-10-12T00:19:00Z"/>
              </w:rPr>
            </w:pPr>
            <w:ins w:id="2813" w:author="김은수" w:date="2026-10-12T09:19:00Z" w16du:dateUtc="2026-10-12T00:19:00Z">
              <w:r>
                <w:t>SU-ID-CM3-023</w:t>
              </w:r>
              <w:r>
                <w:br/>
                <w:t>오디오 및 자극 볼륨 설정</w:t>
              </w:r>
            </w:ins>
          </w:p>
          <w:p w14:paraId="5748B4E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14" w:author="김은수" w:date="2026-10-12T09:19:00Z" w16du:dateUtc="2026-10-12T00:19:00Z"/>
              </w:rPr>
            </w:pPr>
            <w:ins w:id="2815" w:author="김은수" w:date="2026-10-12T09:19:00Z" w16du:dateUtc="2026-10-12T00:19:00Z">
              <w:r>
                <w:t>SU-ID-CFX-011</w:t>
              </w:r>
              <w:r>
                <w:br/>
                <w:t>맵 및 볼륨 변경 처리</w:t>
              </w:r>
            </w:ins>
          </w:p>
          <w:p w14:paraId="1B5115C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16" w:author="김은수" w:date="2026-10-12T09:19:00Z" w16du:dateUtc="2026-10-12T00:19:00Z"/>
              </w:rPr>
            </w:pPr>
            <w:ins w:id="2817" w:author="김은수" w:date="2026-10-12T09:19:00Z" w16du:dateUtc="2026-10-12T00:19:00Z">
              <w:r>
                <w:t>SU-ID-CFX-030</w:t>
              </w:r>
              <w:r>
                <w:br/>
                <w:t>자극 볼륨에 따른 C 값 계산</w:t>
              </w:r>
            </w:ins>
          </w:p>
        </w:tc>
      </w:tr>
      <w:tr w:rsidR="0058450E" w14:paraId="0DA42932" w14:textId="77777777" w:rsidTr="00D44296">
        <w:trPr>
          <w:cantSplit/>
          <w:ins w:id="2818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3317992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819" w:author="김은수" w:date="2026-10-12T09:19:00Z" w16du:dateUtc="2026-10-12T00:19:00Z"/>
              </w:rPr>
            </w:pPr>
            <w:ins w:id="2820" w:author="김은수" w:date="2026-10-12T09:19:00Z" w16du:dateUtc="2026-10-12T00:19:00Z">
              <w:r>
                <w:t>SW-FW-RID-57</w:t>
              </w:r>
            </w:ins>
          </w:p>
        </w:tc>
        <w:tc>
          <w:tcPr>
            <w:tcW w:w="2670" w:type="dxa"/>
            <w:vAlign w:val="top"/>
          </w:tcPr>
          <w:p w14:paraId="3C119355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21" w:author="김은수" w:date="2026-10-12T09:19:00Z" w16du:dateUtc="2026-10-12T00:19:00Z"/>
              </w:rPr>
            </w:pPr>
            <w:ins w:id="2822" w:author="김은수" w:date="2026-10-12T09:19:00Z" w16du:dateUtc="2026-10-12T00:19:00Z">
              <w:r>
                <w:t>필수성능시험 절차</w:t>
              </w:r>
            </w:ins>
          </w:p>
        </w:tc>
        <w:tc>
          <w:tcPr>
            <w:tcW w:w="5228" w:type="dxa"/>
            <w:vAlign w:val="top"/>
          </w:tcPr>
          <w:p w14:paraId="094DEDB0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23" w:author="김은수" w:date="2026-10-12T09:19:00Z" w16du:dateUtc="2026-10-12T00:19:00Z"/>
              </w:rPr>
            </w:pPr>
            <w:ins w:id="2824" w:author="김은수" w:date="2026-10-12T09:19:00Z" w16du:dateUtc="2026-10-12T00:19:00Z">
              <w:r>
                <w:t>시험 절차로 관리 / 개별 유닛 해당 없음</w:t>
              </w:r>
            </w:ins>
          </w:p>
        </w:tc>
      </w:tr>
      <w:tr w:rsidR="0058450E" w14:paraId="25320F03" w14:textId="77777777" w:rsidTr="00D44296">
        <w:trPr>
          <w:cantSplit/>
          <w:ins w:id="282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6DCD15BD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826" w:author="김은수" w:date="2026-10-12T09:19:00Z" w16du:dateUtc="2026-10-12T00:19:00Z"/>
              </w:rPr>
            </w:pPr>
            <w:ins w:id="2827" w:author="김은수" w:date="2026-10-12T09:19:00Z" w16du:dateUtc="2026-10-12T00:19:00Z">
              <w:r>
                <w:lastRenderedPageBreak/>
                <w:t>SW-FW-RID-58</w:t>
              </w:r>
            </w:ins>
          </w:p>
        </w:tc>
        <w:tc>
          <w:tcPr>
            <w:tcW w:w="2670" w:type="dxa"/>
            <w:vAlign w:val="top"/>
          </w:tcPr>
          <w:p w14:paraId="6FC7E4C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28" w:author="김은수" w:date="2026-10-12T09:19:00Z" w16du:dateUtc="2026-10-12T00:19:00Z"/>
              </w:rPr>
            </w:pPr>
            <w:ins w:id="2829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62A1711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30" w:author="김은수" w:date="2026-10-12T09:19:00Z" w16du:dateUtc="2026-10-12T00:19:00Z"/>
              </w:rPr>
            </w:pPr>
            <w:ins w:id="2831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  <w:p w14:paraId="667CCA2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32" w:author="김은수" w:date="2026-10-12T09:19:00Z" w16du:dateUtc="2026-10-12T00:19:00Z"/>
              </w:rPr>
            </w:pPr>
            <w:ins w:id="2833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  <w:p w14:paraId="5C6561D0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34" w:author="김은수" w:date="2026-10-12T09:19:00Z" w16du:dateUtc="2026-10-12T00:19:00Z"/>
              </w:rPr>
            </w:pPr>
            <w:ins w:id="2835" w:author="김은수" w:date="2026-10-12T09:19:00Z" w16du:dateUtc="2026-10-12T00:19:00Z">
              <w:r>
                <w:t>SI-ID-HEAR-001</w:t>
              </w:r>
              <w:r>
                <w:br/>
                <w:t>신호처리 모듈</w:t>
              </w:r>
            </w:ins>
          </w:p>
        </w:tc>
        <w:tc>
          <w:tcPr>
            <w:tcW w:w="5228" w:type="dxa"/>
            <w:vAlign w:val="top"/>
          </w:tcPr>
          <w:p w14:paraId="3866424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36" w:author="김은수" w:date="2026-10-12T09:19:00Z" w16du:dateUtc="2026-10-12T00:19:00Z"/>
              </w:rPr>
            </w:pPr>
            <w:ins w:id="2837" w:author="김은수" w:date="2026-10-12T09:19:00Z" w16du:dateUtc="2026-10-12T00:19:00Z">
              <w:r>
                <w:t>SU-ID-CFX-001</w:t>
              </w:r>
              <w:r>
                <w:br/>
                <w:t>인터럽트와 반복 실행 제어</w:t>
              </w:r>
            </w:ins>
          </w:p>
          <w:p w14:paraId="46087B5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38" w:author="김은수" w:date="2026-10-12T09:19:00Z" w16du:dateUtc="2026-10-12T00:19:00Z"/>
              </w:rPr>
            </w:pPr>
            <w:ins w:id="2839" w:author="김은수" w:date="2026-10-12T09:19:00Z" w16du:dateUtc="2026-10-12T00:19:00Z">
              <w:r>
                <w:t>SU-ID-CFX-007</w:t>
              </w:r>
              <w:r>
                <w:br/>
                <w:t>마이크 블록 수집</w:t>
              </w:r>
            </w:ins>
          </w:p>
          <w:p w14:paraId="4E70E6F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40" w:author="김은수" w:date="2026-10-12T09:19:00Z" w16du:dateUtc="2026-10-12T00:19:00Z"/>
              </w:rPr>
            </w:pPr>
            <w:ins w:id="2841" w:author="김은수" w:date="2026-10-12T09:19:00Z" w16du:dateUtc="2026-10-12T00:19:00Z">
              <w:r>
                <w:t>SU-ID-CFX-021</w:t>
              </w:r>
              <w:r>
                <w:br/>
                <w:t>신호처리 경로 선택</w:t>
              </w:r>
            </w:ins>
          </w:p>
          <w:p w14:paraId="5C595F3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42" w:author="김은수" w:date="2026-10-12T09:19:00Z" w16du:dateUtc="2026-10-12T00:19:00Z"/>
              </w:rPr>
            </w:pPr>
            <w:ins w:id="2843" w:author="김은수" w:date="2026-10-12T09:19:00Z" w16du:dateUtc="2026-10-12T00:19:00Z">
              <w:r>
                <w:t>SU-ID-CFX-026</w:t>
              </w:r>
              <w:r>
                <w:br/>
                <w:t>주파수 분석 입력 갱신</w:t>
              </w:r>
            </w:ins>
          </w:p>
          <w:p w14:paraId="6BA6470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44" w:author="김은수" w:date="2026-10-12T09:19:00Z" w16du:dateUtc="2026-10-12T00:19:00Z"/>
              </w:rPr>
            </w:pPr>
            <w:ins w:id="2845" w:author="김은수" w:date="2026-10-12T09:19:00Z" w16du:dateUtc="2026-10-12T00:19:00Z">
              <w:r>
                <w:t>SU-ID-CFX-038</w:t>
              </w:r>
              <w:r>
                <w:br/>
                <w:t>PCM 모드 분기와 프리앰블</w:t>
              </w:r>
            </w:ins>
          </w:p>
          <w:p w14:paraId="65008C8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46" w:author="김은수" w:date="2026-10-12T09:19:00Z" w16du:dateUtc="2026-10-12T00:19:00Z"/>
              </w:rPr>
            </w:pPr>
            <w:ins w:id="2847" w:author="김은수" w:date="2026-10-12T09:19:00Z" w16du:dateUtc="2026-10-12T00:19:00Z">
              <w:r>
                <w:t>SU-ID-HEAR-001</w:t>
              </w:r>
              <w:r>
                <w:br/>
                <w:t>오디오 절대값 최대값 연산</w:t>
              </w:r>
            </w:ins>
          </w:p>
          <w:p w14:paraId="611CB3F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48" w:author="김은수" w:date="2026-10-12T09:19:00Z" w16du:dateUtc="2026-10-12T00:19:00Z"/>
              </w:rPr>
            </w:pPr>
            <w:ins w:id="2849" w:author="김은수" w:date="2026-10-12T09:19:00Z" w16du:dateUtc="2026-10-12T00:19:00Z">
              <w:r>
                <w:t>SU-ID-HEAR-002</w:t>
              </w:r>
              <w:r>
                <w:br/>
                <w:t>창 적용 FFT와 크기 연산</w:t>
              </w:r>
            </w:ins>
          </w:p>
        </w:tc>
      </w:tr>
      <w:tr w:rsidR="0058450E" w14:paraId="44C308FF" w14:textId="77777777" w:rsidTr="00D44296">
        <w:trPr>
          <w:cantSplit/>
          <w:ins w:id="2850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C76A39C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851" w:author="김은수" w:date="2026-10-12T09:19:00Z" w16du:dateUtc="2026-10-12T00:19:00Z"/>
              </w:rPr>
            </w:pPr>
            <w:ins w:id="2852" w:author="김은수" w:date="2026-10-12T09:19:00Z" w16du:dateUtc="2026-10-12T00:19:00Z">
              <w:r>
                <w:t>SW-FW-RID-59</w:t>
              </w:r>
            </w:ins>
          </w:p>
        </w:tc>
        <w:tc>
          <w:tcPr>
            <w:tcW w:w="2670" w:type="dxa"/>
            <w:vAlign w:val="top"/>
          </w:tcPr>
          <w:p w14:paraId="3E6F5005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53" w:author="김은수" w:date="2026-10-12T09:19:00Z" w16du:dateUtc="2026-10-12T00:19:00Z"/>
              </w:rPr>
            </w:pPr>
            <w:ins w:id="2854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4F5D9A12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55" w:author="김은수" w:date="2026-10-12T09:19:00Z" w16du:dateUtc="2026-10-12T00:19:00Z"/>
              </w:rPr>
            </w:pPr>
            <w:ins w:id="2856" w:author="김은수" w:date="2026-10-12T09:19:00Z" w16du:dateUtc="2026-10-12T00:19:00Z">
              <w:r>
                <w:t>SU-ID-CM3-045</w:t>
              </w:r>
              <w:r>
                <w:br/>
                <w:t>QCC 수신 분류와 시스템 정보 응답</w:t>
              </w:r>
            </w:ins>
          </w:p>
          <w:p w14:paraId="54EC7E9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57" w:author="김은수" w:date="2026-10-12T09:19:00Z" w16du:dateUtc="2026-10-12T00:19:00Z"/>
              </w:rPr>
            </w:pPr>
            <w:ins w:id="2858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  <w:p w14:paraId="0FC1C08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59" w:author="김은수" w:date="2026-10-12T09:19:00Z" w16du:dateUtc="2026-10-12T00:19:00Z"/>
              </w:rPr>
            </w:pPr>
            <w:ins w:id="2860" w:author="김은수" w:date="2026-10-12T09:19:00Z" w16du:dateUtc="2026-10-12T00:19:00Z">
              <w:r>
                <w:t>SU-ID-CM3-047</w:t>
              </w:r>
              <w:r>
                <w:br/>
                <w:t>입력 게인 명령 처리</w:t>
              </w:r>
            </w:ins>
          </w:p>
          <w:p w14:paraId="1703A1B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61" w:author="김은수" w:date="2026-10-12T09:19:00Z" w16du:dateUtc="2026-10-12T00:19:00Z"/>
              </w:rPr>
            </w:pPr>
            <w:ins w:id="2862" w:author="김은수" w:date="2026-10-12T09:19:00Z" w16du:dateUtc="2026-10-12T00:19:00Z">
              <w:r>
                <w:t>SU-ID-CM3-049</w:t>
              </w:r>
              <w:r>
                <w:br/>
                <w:t>매핑 명령 실행</w:t>
              </w:r>
            </w:ins>
          </w:p>
          <w:p w14:paraId="015F6C1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63" w:author="김은수" w:date="2026-10-12T09:19:00Z" w16du:dateUtc="2026-10-12T00:19:00Z"/>
              </w:rPr>
            </w:pPr>
            <w:ins w:id="2864" w:author="김은수" w:date="2026-10-12T09:19:00Z" w16du:dateUtc="2026-10-12T00:19:00Z">
              <w:r>
                <w:t>SU-ID-CM3-051</w:t>
              </w:r>
              <w:r>
                <w:br/>
                <w:t>OTA 데이터와 기동 위치 명령</w:t>
              </w:r>
            </w:ins>
          </w:p>
        </w:tc>
      </w:tr>
      <w:tr w:rsidR="0058450E" w14:paraId="5264B04B" w14:textId="77777777" w:rsidTr="00D44296">
        <w:trPr>
          <w:cantSplit/>
          <w:ins w:id="286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93CF988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866" w:author="김은수" w:date="2026-10-12T09:19:00Z" w16du:dateUtc="2026-10-12T00:19:00Z"/>
              </w:rPr>
            </w:pPr>
            <w:ins w:id="2867" w:author="김은수" w:date="2026-10-12T09:19:00Z" w16du:dateUtc="2026-10-12T00:19:00Z">
              <w:r>
                <w:lastRenderedPageBreak/>
                <w:t>SW-FW-RID-60</w:t>
              </w:r>
            </w:ins>
          </w:p>
        </w:tc>
        <w:tc>
          <w:tcPr>
            <w:tcW w:w="2670" w:type="dxa"/>
            <w:vAlign w:val="top"/>
          </w:tcPr>
          <w:p w14:paraId="033D7BA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68" w:author="김은수" w:date="2026-10-12T09:19:00Z" w16du:dateUtc="2026-10-12T00:19:00Z"/>
              </w:rPr>
            </w:pPr>
            <w:ins w:id="2869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68BD4D5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70" w:author="김은수" w:date="2026-10-12T09:19:00Z" w16du:dateUtc="2026-10-12T00:19:00Z"/>
              </w:rPr>
            </w:pPr>
            <w:ins w:id="2871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  <w:p w14:paraId="414D1219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72" w:author="김은수" w:date="2026-10-12T09:19:00Z" w16du:dateUtc="2026-10-12T00:19:00Z"/>
              </w:rPr>
            </w:pPr>
            <w:ins w:id="2873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05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06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44BC0D7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74" w:author="김은수" w:date="2026-10-12T09:19:00Z" w16du:dateUtc="2026-10-12T00:19:00Z"/>
              </w:rPr>
            </w:pPr>
            <w:ins w:id="2875" w:author="김은수" w:date="2026-10-12T09:19:00Z" w16du:dateUtc="2026-10-12T00:19:00Z">
              <w:r>
                <w:t>SU-ID-CM3-026</w:t>
              </w:r>
              <w:r>
                <w:br/>
                <w:t>SPI 응답 버퍼 관리</w:t>
              </w:r>
            </w:ins>
          </w:p>
          <w:p w14:paraId="7D5E6E6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76" w:author="김은수" w:date="2026-10-12T09:19:00Z" w16du:dateUtc="2026-10-12T00:19:00Z"/>
              </w:rPr>
            </w:pPr>
            <w:ins w:id="2877" w:author="김은수" w:date="2026-10-12T09:19:00Z" w16du:dateUtc="2026-10-12T00:19:00Z">
              <w:r>
                <w:t>SU-ID-CM3-045</w:t>
              </w:r>
              <w:r>
                <w:br/>
                <w:t>QCC 수신 분류와 시스템 정보 응답</w:t>
              </w:r>
            </w:ins>
          </w:p>
          <w:p w14:paraId="2ABDE771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78" w:author="김은수" w:date="2026-10-12T09:19:00Z" w16du:dateUtc="2026-10-12T00:19:00Z"/>
              </w:rPr>
            </w:pPr>
            <w:ins w:id="2879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07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08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02ADDD52" w14:textId="77777777" w:rsidTr="00D44296">
        <w:trPr>
          <w:cantSplit/>
          <w:ins w:id="2880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7BCC09B4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881" w:author="김은수" w:date="2026-10-12T09:19:00Z" w16du:dateUtc="2026-10-12T00:19:00Z"/>
              </w:rPr>
            </w:pPr>
            <w:ins w:id="2882" w:author="김은수" w:date="2026-10-12T09:19:00Z" w16du:dateUtc="2026-10-12T00:19:00Z">
              <w:r>
                <w:t>SW-FW-RID-61</w:t>
              </w:r>
            </w:ins>
          </w:p>
        </w:tc>
        <w:tc>
          <w:tcPr>
            <w:tcW w:w="2670" w:type="dxa"/>
            <w:vAlign w:val="top"/>
          </w:tcPr>
          <w:p w14:paraId="5D9D442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83" w:author="김은수" w:date="2026-10-12T09:19:00Z" w16du:dateUtc="2026-10-12T00:19:00Z"/>
              </w:rPr>
            </w:pPr>
            <w:ins w:id="2884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754BD564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85" w:author="김은수" w:date="2026-10-12T09:19:00Z" w16du:dateUtc="2026-10-12T00:19:00Z"/>
              </w:rPr>
            </w:pPr>
            <w:ins w:id="2886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794665F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87" w:author="김은수" w:date="2026-10-12T09:19:00Z" w16du:dateUtc="2026-10-12T00:19:00Z"/>
              </w:rPr>
            </w:pPr>
            <w:ins w:id="2888" w:author="김은수" w:date="2026-10-12T09:19:00Z" w16du:dateUtc="2026-10-12T00:19:00Z">
              <w:r>
                <w:t>SU-ID-CM3-004</w:t>
              </w:r>
              <w:r>
                <w:br/>
                <w:t>코어 간 기동 준비와 실행 허가</w:t>
              </w:r>
            </w:ins>
          </w:p>
          <w:p w14:paraId="1CC3CD7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89" w:author="김은수" w:date="2026-10-12T09:19:00Z" w16du:dateUtc="2026-10-12T00:19:00Z"/>
              </w:rPr>
            </w:pPr>
            <w:ins w:id="2890" w:author="김은수" w:date="2026-10-12T09:19:00Z" w16du:dateUtc="2026-10-12T00:19:00Z">
              <w:r>
                <w:t>SU-ID-CM3-013</w:t>
              </w:r>
              <w:r>
                <w:br/>
                <w:t>LED 표시 요청과 우선순위</w:t>
              </w:r>
            </w:ins>
          </w:p>
          <w:p w14:paraId="1EAE226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91" w:author="김은수" w:date="2026-10-12T09:19:00Z" w16du:dateUtc="2026-10-12T00:19:00Z"/>
              </w:rPr>
            </w:pPr>
            <w:ins w:id="2892" w:author="김은수" w:date="2026-10-12T09:19:00Z" w16du:dateUtc="2026-10-12T00:19:00Z">
              <w:r>
                <w:t>SU-ID-CM3-014</w:t>
              </w:r>
              <w:r>
                <w:br/>
                <w:t>LED 패턴 출력</w:t>
              </w:r>
            </w:ins>
          </w:p>
          <w:p w14:paraId="1969960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93" w:author="김은수" w:date="2026-10-12T09:19:00Z" w16du:dateUtc="2026-10-12T00:19:00Z"/>
              </w:rPr>
            </w:pPr>
            <w:ins w:id="2894" w:author="김은수" w:date="2026-10-12T09:19:00Z" w16du:dateUtc="2026-10-12T00:19:00Z">
              <w:r>
                <w:t>SU-ID-CM3-030</w:t>
              </w:r>
              <w:r>
                <w:br/>
                <w:t>내부기 실행 상태 관리</w:t>
              </w:r>
            </w:ins>
          </w:p>
        </w:tc>
      </w:tr>
      <w:tr w:rsidR="0058450E" w14:paraId="1204DE3A" w14:textId="77777777" w:rsidTr="00D44296">
        <w:trPr>
          <w:cantSplit/>
          <w:ins w:id="289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6310448A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896" w:author="김은수" w:date="2026-10-12T09:19:00Z" w16du:dateUtc="2026-10-12T00:19:00Z"/>
              </w:rPr>
            </w:pPr>
            <w:ins w:id="2897" w:author="김은수" w:date="2026-10-12T09:19:00Z" w16du:dateUtc="2026-10-12T00:19:00Z">
              <w:r>
                <w:t>SW-FW-RID-62</w:t>
              </w:r>
            </w:ins>
          </w:p>
        </w:tc>
        <w:tc>
          <w:tcPr>
            <w:tcW w:w="2670" w:type="dxa"/>
            <w:vAlign w:val="top"/>
          </w:tcPr>
          <w:p w14:paraId="0222535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898" w:author="김은수" w:date="2026-10-12T09:19:00Z" w16du:dateUtc="2026-10-12T00:19:00Z"/>
              </w:rPr>
            </w:pPr>
            <w:ins w:id="2899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79E47FC7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00" w:author="김은수" w:date="2026-10-12T09:19:00Z" w16du:dateUtc="2026-10-12T00:19:00Z"/>
              </w:rPr>
            </w:pPr>
            <w:ins w:id="2901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4E06FE9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02" w:author="김은수" w:date="2026-10-12T09:19:00Z" w16du:dateUtc="2026-10-12T00:19:00Z"/>
              </w:rPr>
            </w:pPr>
            <w:ins w:id="2903" w:author="김은수" w:date="2026-10-12T09:19:00Z" w16du:dateUtc="2026-10-12T00:19:00Z">
              <w:r>
                <w:t>SU-ID-CM3-011</w:t>
              </w:r>
              <w:r>
                <w:br/>
                <w:t>배터리 및 크래들 정보 관리</w:t>
              </w:r>
            </w:ins>
          </w:p>
          <w:p w14:paraId="7D60C23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04" w:author="김은수" w:date="2026-10-12T09:19:00Z" w16du:dateUtc="2026-10-12T00:19:00Z"/>
              </w:rPr>
            </w:pPr>
            <w:ins w:id="2905" w:author="김은수" w:date="2026-10-12T09:19:00Z" w16du:dateUtc="2026-10-12T00:19:00Z">
              <w:r>
                <w:t>SU-ID-CM3-013</w:t>
              </w:r>
              <w:r>
                <w:br/>
                <w:t>LED 표시 요청과 우선순위</w:t>
              </w:r>
            </w:ins>
          </w:p>
          <w:p w14:paraId="0408758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06" w:author="김은수" w:date="2026-10-12T09:19:00Z" w16du:dateUtc="2026-10-12T00:19:00Z"/>
              </w:rPr>
            </w:pPr>
            <w:ins w:id="2907" w:author="김은수" w:date="2026-10-12T09:19:00Z" w16du:dateUtc="2026-10-12T00:19:00Z">
              <w:r>
                <w:t>SU-ID-CM3-014</w:t>
              </w:r>
              <w:r>
                <w:br/>
                <w:t>LED 패턴 출력</w:t>
              </w:r>
            </w:ins>
          </w:p>
          <w:p w14:paraId="53918E1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08" w:author="김은수" w:date="2026-10-12T09:19:00Z" w16du:dateUtc="2026-10-12T00:19:00Z"/>
              </w:rPr>
            </w:pPr>
            <w:ins w:id="2909" w:author="김은수" w:date="2026-10-12T09:19:00Z" w16du:dateUtc="2026-10-12T00:19:00Z">
              <w:r>
                <w:t>SU-ID-CM3-045</w:t>
              </w:r>
              <w:r>
                <w:br/>
                <w:t>QCC 수신 분류와 시스템 정보 응답</w:t>
              </w:r>
            </w:ins>
          </w:p>
        </w:tc>
      </w:tr>
      <w:tr w:rsidR="0058450E" w14:paraId="6B4B4DBC" w14:textId="77777777" w:rsidTr="00D44296">
        <w:trPr>
          <w:cantSplit/>
          <w:ins w:id="2910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5FCE10B0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911" w:author="김은수" w:date="2026-10-12T09:19:00Z" w16du:dateUtc="2026-10-12T00:19:00Z"/>
              </w:rPr>
            </w:pPr>
            <w:ins w:id="2912" w:author="김은수" w:date="2026-10-12T09:19:00Z" w16du:dateUtc="2026-10-12T00:19:00Z">
              <w:r>
                <w:lastRenderedPageBreak/>
                <w:t>SW-FW-RID-63</w:t>
              </w:r>
            </w:ins>
          </w:p>
        </w:tc>
        <w:tc>
          <w:tcPr>
            <w:tcW w:w="2670" w:type="dxa"/>
            <w:vAlign w:val="top"/>
          </w:tcPr>
          <w:p w14:paraId="7F6323E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13" w:author="김은수" w:date="2026-10-12T09:19:00Z" w16du:dateUtc="2026-10-12T00:19:00Z"/>
              </w:rPr>
            </w:pPr>
            <w:ins w:id="2914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19661BD5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15" w:author="김은수" w:date="2026-10-12T09:19:00Z" w16du:dateUtc="2026-10-12T00:19:00Z"/>
              </w:rPr>
            </w:pPr>
            <w:ins w:id="2916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7D46810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17" w:author="김은수" w:date="2026-10-12T09:19:00Z" w16du:dateUtc="2026-10-12T00:19:00Z"/>
              </w:rPr>
            </w:pPr>
            <w:ins w:id="2918" w:author="김은수" w:date="2026-10-12T09:19:00Z" w16du:dateUtc="2026-10-12T00:19:00Z">
              <w:r>
                <w:t>SU-ID-CM3-011</w:t>
              </w:r>
              <w:r>
                <w:br/>
                <w:t>배터리 및 크래들 정보 관리</w:t>
              </w:r>
            </w:ins>
          </w:p>
          <w:p w14:paraId="14D11B2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19" w:author="김은수" w:date="2026-10-12T09:19:00Z" w16du:dateUtc="2026-10-12T00:19:00Z"/>
              </w:rPr>
            </w:pPr>
            <w:ins w:id="2920" w:author="김은수" w:date="2026-10-12T09:19:00Z" w16du:dateUtc="2026-10-12T00:19:00Z">
              <w:r>
                <w:t>SU-ID-CM3-013</w:t>
              </w:r>
              <w:r>
                <w:br/>
                <w:t>LED 표시 요청과 우선순위</w:t>
              </w:r>
            </w:ins>
          </w:p>
          <w:p w14:paraId="350A60F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21" w:author="김은수" w:date="2026-10-12T09:19:00Z" w16du:dateUtc="2026-10-12T00:19:00Z"/>
              </w:rPr>
            </w:pPr>
            <w:ins w:id="2922" w:author="김은수" w:date="2026-10-12T09:19:00Z" w16du:dateUtc="2026-10-12T00:19:00Z">
              <w:r>
                <w:t>SU-ID-CM3-014</w:t>
              </w:r>
              <w:r>
                <w:br/>
                <w:t>LED 패턴 출력</w:t>
              </w:r>
            </w:ins>
          </w:p>
          <w:p w14:paraId="6A376C8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23" w:author="김은수" w:date="2026-10-12T09:19:00Z" w16du:dateUtc="2026-10-12T00:19:00Z"/>
              </w:rPr>
            </w:pPr>
            <w:ins w:id="2924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</w:tc>
      </w:tr>
      <w:tr w:rsidR="0058450E" w14:paraId="7C50D43B" w14:textId="77777777" w:rsidTr="00D44296">
        <w:trPr>
          <w:cantSplit/>
          <w:ins w:id="2925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2F20535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926" w:author="김은수" w:date="2026-10-12T09:19:00Z" w16du:dateUtc="2026-10-12T00:19:00Z"/>
              </w:rPr>
            </w:pPr>
            <w:ins w:id="2927" w:author="김은수" w:date="2026-10-12T09:19:00Z" w16du:dateUtc="2026-10-12T00:19:00Z">
              <w:r>
                <w:t>SW-FW-RID-64</w:t>
              </w:r>
            </w:ins>
          </w:p>
        </w:tc>
        <w:tc>
          <w:tcPr>
            <w:tcW w:w="2670" w:type="dxa"/>
            <w:vAlign w:val="top"/>
          </w:tcPr>
          <w:p w14:paraId="59BE88E9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28" w:author="김은수" w:date="2026-10-12T09:19:00Z" w16du:dateUtc="2026-10-12T00:19:00Z"/>
              </w:rPr>
            </w:pPr>
            <w:ins w:id="2929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</w:tc>
        <w:tc>
          <w:tcPr>
            <w:tcW w:w="5228" w:type="dxa"/>
            <w:vAlign w:val="top"/>
          </w:tcPr>
          <w:p w14:paraId="7D97377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30" w:author="김은수" w:date="2026-10-12T09:19:00Z" w16du:dateUtc="2026-10-12T00:19:00Z"/>
              </w:rPr>
            </w:pPr>
            <w:ins w:id="2931" w:author="김은수" w:date="2026-10-12T09:19:00Z" w16du:dateUtc="2026-10-12T00:19:00Z">
              <w:r>
                <w:t>SU-ID-CM3-013</w:t>
              </w:r>
              <w:r>
                <w:br/>
                <w:t>LED 표시 요청과 우선순위</w:t>
              </w:r>
            </w:ins>
          </w:p>
          <w:p w14:paraId="2D38EFB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32" w:author="김은수" w:date="2026-10-12T09:19:00Z" w16du:dateUtc="2026-10-12T00:19:00Z"/>
              </w:rPr>
            </w:pPr>
            <w:ins w:id="2933" w:author="김은수" w:date="2026-10-12T09:19:00Z" w16du:dateUtc="2026-10-12T00:19:00Z">
              <w:r>
                <w:t>SU-ID-CM3-014</w:t>
              </w:r>
              <w:r>
                <w:br/>
                <w:t>LED 패턴 출력</w:t>
              </w:r>
            </w:ins>
          </w:p>
        </w:tc>
      </w:tr>
      <w:tr w:rsidR="0058450E" w14:paraId="4A77A641" w14:textId="77777777" w:rsidTr="00D44296">
        <w:trPr>
          <w:cantSplit/>
          <w:ins w:id="2934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3EAE7B3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935" w:author="김은수" w:date="2026-10-12T09:19:00Z" w16du:dateUtc="2026-10-12T00:19:00Z"/>
              </w:rPr>
            </w:pPr>
            <w:ins w:id="2936" w:author="김은수" w:date="2026-10-12T09:19:00Z" w16du:dateUtc="2026-10-12T00:19:00Z">
              <w:r>
                <w:t>SW-FW-RID-65</w:t>
              </w:r>
            </w:ins>
          </w:p>
        </w:tc>
        <w:tc>
          <w:tcPr>
            <w:tcW w:w="2670" w:type="dxa"/>
            <w:vAlign w:val="top"/>
          </w:tcPr>
          <w:p w14:paraId="25C79911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37" w:author="김은수" w:date="2026-10-12T09:19:00Z" w16du:dateUtc="2026-10-12T00:19:00Z"/>
              </w:rPr>
            </w:pPr>
            <w:ins w:id="2938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</w:tc>
        <w:tc>
          <w:tcPr>
            <w:tcW w:w="5228" w:type="dxa"/>
            <w:vAlign w:val="top"/>
          </w:tcPr>
          <w:p w14:paraId="7547EF4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39" w:author="김은수" w:date="2026-10-12T09:19:00Z" w16du:dateUtc="2026-10-12T00:19:00Z"/>
              </w:rPr>
            </w:pPr>
            <w:ins w:id="2940" w:author="김은수" w:date="2026-10-12T09:19:00Z" w16du:dateUtc="2026-10-12T00:19:00Z">
              <w:r>
                <w:t>SU-ID-CM3-013</w:t>
              </w:r>
              <w:r>
                <w:br/>
                <w:t>LED 표시 요청과 우선순위</w:t>
              </w:r>
            </w:ins>
          </w:p>
          <w:p w14:paraId="63B24E6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41" w:author="김은수" w:date="2026-10-12T09:19:00Z" w16du:dateUtc="2026-10-12T00:19:00Z"/>
              </w:rPr>
            </w:pPr>
            <w:ins w:id="2942" w:author="김은수" w:date="2026-10-12T09:19:00Z" w16du:dateUtc="2026-10-12T00:19:00Z">
              <w:r>
                <w:t>SU-ID-CM3-014</w:t>
              </w:r>
              <w:r>
                <w:br/>
                <w:t>LED 패턴 출력</w:t>
              </w:r>
            </w:ins>
          </w:p>
        </w:tc>
      </w:tr>
      <w:tr w:rsidR="0058450E" w14:paraId="5F0FD7BA" w14:textId="77777777" w:rsidTr="00D44296">
        <w:trPr>
          <w:cantSplit/>
          <w:ins w:id="2943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6B31F2B6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944" w:author="김은수" w:date="2026-10-12T09:19:00Z" w16du:dateUtc="2026-10-12T00:19:00Z"/>
              </w:rPr>
            </w:pPr>
            <w:ins w:id="2945" w:author="김은수" w:date="2026-10-12T09:19:00Z" w16du:dateUtc="2026-10-12T00:19:00Z">
              <w:r>
                <w:t>SW-FW-RID-66</w:t>
              </w:r>
            </w:ins>
          </w:p>
        </w:tc>
        <w:tc>
          <w:tcPr>
            <w:tcW w:w="2670" w:type="dxa"/>
            <w:vAlign w:val="top"/>
          </w:tcPr>
          <w:p w14:paraId="76392DE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46" w:author="김은수" w:date="2026-10-12T09:19:00Z" w16du:dateUtc="2026-10-12T00:19:00Z"/>
              </w:rPr>
            </w:pPr>
            <w:ins w:id="2947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0AA38FA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48" w:author="김은수" w:date="2026-10-12T09:19:00Z" w16du:dateUtc="2026-10-12T00:19:00Z"/>
              </w:rPr>
            </w:pPr>
            <w:ins w:id="2949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3FCBAAB4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50" w:author="김은수" w:date="2026-10-12T09:19:00Z" w16du:dateUtc="2026-10-12T00:19:00Z"/>
              </w:rPr>
            </w:pPr>
            <w:ins w:id="2951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0360807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52" w:author="김은수" w:date="2026-10-12T09:19:00Z" w16du:dateUtc="2026-10-12T00:19:00Z"/>
              </w:rPr>
            </w:pPr>
            <w:ins w:id="2953" w:author="김은수" w:date="2026-10-12T09:19:00Z" w16du:dateUtc="2026-10-12T00:19:00Z">
              <w:r>
                <w:t>SU-ID-CM3-005</w:t>
              </w:r>
              <w:r>
                <w:br/>
                <w:t>정상 반복 처리</w:t>
              </w:r>
            </w:ins>
          </w:p>
          <w:p w14:paraId="282D8DE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54" w:author="김은수" w:date="2026-10-12T09:19:00Z" w16du:dateUtc="2026-10-12T00:19:00Z"/>
              </w:rPr>
            </w:pPr>
            <w:ins w:id="2955" w:author="김은수" w:date="2026-10-12T09:19:00Z" w16du:dateUtc="2026-10-12T00:19:00Z">
              <w:r>
                <w:t>SU-ID-CM3-030</w:t>
              </w:r>
              <w:r>
                <w:br/>
                <w:t>내부기 실행 상태 관리</w:t>
              </w:r>
            </w:ins>
          </w:p>
          <w:p w14:paraId="76AAB37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56" w:author="김은수" w:date="2026-10-12T09:19:00Z" w16du:dateUtc="2026-10-12T00:19:00Z"/>
              </w:rPr>
            </w:pPr>
            <w:ins w:id="2957" w:author="김은수" w:date="2026-10-12T09:19:00Z" w16du:dateUtc="2026-10-12T00:19:00Z">
              <w:r>
                <w:t>SU-ID-CM3-045</w:t>
              </w:r>
              <w:r>
                <w:br/>
                <w:t>QCC 수신 분류와 시스템 정보 응답</w:t>
              </w:r>
            </w:ins>
          </w:p>
          <w:p w14:paraId="0DB4759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58" w:author="김은수" w:date="2026-10-12T09:19:00Z" w16du:dateUtc="2026-10-12T00:19:00Z"/>
              </w:rPr>
            </w:pPr>
            <w:ins w:id="2959" w:author="김은수" w:date="2026-10-12T09:19:00Z" w16du:dateUtc="2026-10-12T00:19:00Z">
              <w:r>
                <w:t>SU-ID-CM3-048</w:t>
              </w:r>
              <w:r>
                <w:br/>
                <w:t>매핑 연결 및 종료 상태</w:t>
              </w:r>
            </w:ins>
          </w:p>
        </w:tc>
      </w:tr>
      <w:tr w:rsidR="0058450E" w14:paraId="3328D268" w14:textId="77777777" w:rsidTr="00D44296">
        <w:trPr>
          <w:cantSplit/>
          <w:ins w:id="2960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7DD3EB69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961" w:author="김은수" w:date="2026-10-12T09:19:00Z" w16du:dateUtc="2026-10-12T00:19:00Z"/>
              </w:rPr>
            </w:pPr>
            <w:ins w:id="2962" w:author="김은수" w:date="2026-10-12T09:19:00Z" w16du:dateUtc="2026-10-12T00:19:00Z">
              <w:r>
                <w:lastRenderedPageBreak/>
                <w:t>SW-FW-RID-67</w:t>
              </w:r>
            </w:ins>
          </w:p>
        </w:tc>
        <w:tc>
          <w:tcPr>
            <w:tcW w:w="2670" w:type="dxa"/>
            <w:vAlign w:val="top"/>
          </w:tcPr>
          <w:p w14:paraId="45FB0A1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63" w:author="김은수" w:date="2026-10-12T09:19:00Z" w16du:dateUtc="2026-10-12T00:19:00Z"/>
              </w:rPr>
            </w:pPr>
            <w:ins w:id="2964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4ABFD4D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65" w:author="김은수" w:date="2026-10-12T09:19:00Z" w16du:dateUtc="2026-10-12T00:19:00Z"/>
              </w:rPr>
            </w:pPr>
            <w:ins w:id="2966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3C5477C5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67" w:author="김은수" w:date="2026-10-12T09:19:00Z" w16du:dateUtc="2026-10-12T00:19:00Z"/>
              </w:rPr>
            </w:pPr>
            <w:ins w:id="2968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0F83A79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69" w:author="김은수" w:date="2026-10-12T09:19:00Z" w16du:dateUtc="2026-10-12T00:19:00Z"/>
              </w:rPr>
            </w:pPr>
            <w:ins w:id="2970" w:author="김은수" w:date="2026-10-12T09:19:00Z" w16du:dateUtc="2026-10-12T00:19:00Z">
              <w:r>
                <w:t>SU-ID-CM3-004</w:t>
              </w:r>
              <w:r>
                <w:br/>
                <w:t>코어 간 기동 준비와 실행 허가</w:t>
              </w:r>
            </w:ins>
          </w:p>
          <w:p w14:paraId="48C142B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71" w:author="김은수" w:date="2026-10-12T09:19:00Z" w16du:dateUtc="2026-10-12T00:19:00Z"/>
              </w:rPr>
            </w:pPr>
            <w:ins w:id="2972" w:author="김은수" w:date="2026-10-12T09:19:00Z" w16du:dateUtc="2026-10-12T00:19:00Z">
              <w:r>
                <w:t>SU-ID-CM3-017</w:t>
              </w:r>
              <w:r>
                <w:br/>
                <w:t>PCM 명령 및 모드 공유</w:t>
              </w:r>
            </w:ins>
          </w:p>
          <w:p w14:paraId="39285D4A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73" w:author="김은수" w:date="2026-10-12T09:19:00Z" w16du:dateUtc="2026-10-12T00:19:00Z"/>
              </w:rPr>
            </w:pPr>
            <w:ins w:id="2974" w:author="김은수" w:date="2026-10-12T09:19:00Z" w16du:dateUtc="2026-10-12T00:19:00Z">
              <w:r>
                <w:t>SU-ID-CM3-030</w:t>
              </w:r>
              <w:r>
                <w:br/>
                <w:t>내부기 실행 상태 관리</w:t>
              </w:r>
            </w:ins>
          </w:p>
          <w:p w14:paraId="5C8FA35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75" w:author="김은수" w:date="2026-10-12T09:19:00Z" w16du:dateUtc="2026-10-12T00:19:00Z"/>
              </w:rPr>
            </w:pPr>
            <w:ins w:id="2976" w:author="김은수" w:date="2026-10-12T09:19:00Z" w16du:dateUtc="2026-10-12T00:19:00Z">
              <w:r>
                <w:t>SU-ID-CM3-031</w:t>
              </w:r>
              <w:r>
                <w:br/>
                <w:t>내부기 및 송신 전원 초기화</w:t>
              </w:r>
            </w:ins>
          </w:p>
          <w:p w14:paraId="0D79468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77" w:author="김은수" w:date="2026-10-12T09:19:00Z" w16du:dateUtc="2026-10-12T00:19:00Z"/>
              </w:rPr>
            </w:pPr>
            <w:ins w:id="2978" w:author="김은수" w:date="2026-10-12T09:19:00Z" w16du:dateUtc="2026-10-12T00:19:00Z">
              <w:r>
                <w:t>SU-ID-CM3-039</w:t>
              </w:r>
              <w:r>
                <w:br/>
                <w:t>자극 전원 활성과 차단</w:t>
              </w:r>
            </w:ins>
          </w:p>
          <w:p w14:paraId="009446D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79" w:author="김은수" w:date="2026-10-12T09:19:00Z" w16du:dateUtc="2026-10-12T00:19:00Z"/>
              </w:rPr>
            </w:pPr>
            <w:ins w:id="2980" w:author="김은수" w:date="2026-10-12T09:19:00Z" w16du:dateUtc="2026-10-12T00:19:00Z">
              <w:r>
                <w:t>SU-ID-CFX-038</w:t>
              </w:r>
              <w:r>
                <w:br/>
                <w:t>PCM 모드 분기와 프리앰블</w:t>
              </w:r>
            </w:ins>
          </w:p>
          <w:p w14:paraId="536DB796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81" w:author="김은수" w:date="2026-10-12T09:19:00Z" w16du:dateUtc="2026-10-12T00:19:00Z"/>
              </w:rPr>
            </w:pPr>
            <w:ins w:id="2982" w:author="김은수" w:date="2026-10-12T09:19:00Z" w16du:dateUtc="2026-10-12T00:19:00Z">
              <w:r>
                <w:t>SU-ID-CFX-041</w:t>
              </w:r>
              <w:r>
                <w:br/>
                <w:t>PCM 대기와 초기화</w:t>
              </w:r>
            </w:ins>
          </w:p>
        </w:tc>
      </w:tr>
      <w:tr w:rsidR="0058450E" w14:paraId="70BA57B8" w14:textId="77777777" w:rsidTr="00D44296">
        <w:trPr>
          <w:cantSplit/>
          <w:ins w:id="2983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01CA7B6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2984" w:author="김은수" w:date="2026-10-12T09:19:00Z" w16du:dateUtc="2026-10-12T00:19:00Z"/>
              </w:rPr>
            </w:pPr>
            <w:ins w:id="2985" w:author="김은수" w:date="2026-10-12T09:19:00Z" w16du:dateUtc="2026-10-12T00:19:00Z">
              <w:r>
                <w:t>SW-FW-RID-68</w:t>
              </w:r>
            </w:ins>
          </w:p>
        </w:tc>
        <w:tc>
          <w:tcPr>
            <w:tcW w:w="2670" w:type="dxa"/>
            <w:vAlign w:val="top"/>
          </w:tcPr>
          <w:p w14:paraId="265AD95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86" w:author="김은수" w:date="2026-10-12T09:19:00Z" w16du:dateUtc="2026-10-12T00:19:00Z"/>
              </w:rPr>
            </w:pPr>
            <w:ins w:id="2987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0650D1D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88" w:author="김은수" w:date="2026-10-12T09:19:00Z" w16du:dateUtc="2026-10-12T00:19:00Z"/>
              </w:rPr>
            </w:pPr>
            <w:ins w:id="2989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658F333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90" w:author="김은수" w:date="2026-10-12T09:19:00Z" w16du:dateUtc="2026-10-12T00:19:00Z"/>
              </w:rPr>
            </w:pPr>
            <w:ins w:id="2991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41ADC151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92" w:author="김은수" w:date="2026-10-12T09:19:00Z" w16du:dateUtc="2026-10-12T00:19:00Z"/>
              </w:rPr>
            </w:pPr>
            <w:ins w:id="2993" w:author="김은수" w:date="2026-10-12T09:19:00Z" w16du:dateUtc="2026-10-12T00:19:00Z">
              <w:r>
                <w:t>SI-ID-CFX-003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41DE1A9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94" w:author="김은수" w:date="2026-10-12T09:19:00Z" w16du:dateUtc="2026-10-12T00:19:00Z"/>
              </w:rPr>
            </w:pPr>
            <w:ins w:id="2995" w:author="김은수" w:date="2026-10-12T09:19:00Z" w16du:dateUtc="2026-10-12T00:19:00Z">
              <w:r>
                <w:t>SU-ID-CM3-007</w:t>
              </w:r>
              <w:r>
                <w:br/>
                <w:t>전원 및 자동 절전 조건</w:t>
              </w:r>
            </w:ins>
          </w:p>
          <w:p w14:paraId="00ADF3D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96" w:author="김은수" w:date="2026-10-12T09:19:00Z" w16du:dateUtc="2026-10-12T00:19:00Z"/>
              </w:rPr>
            </w:pPr>
            <w:ins w:id="2997" w:author="김은수" w:date="2026-10-12T09:19:00Z" w16du:dateUtc="2026-10-12T00:19:00Z">
              <w:r>
                <w:t>SU-ID-CM3-012</w:t>
              </w:r>
              <w:r>
                <w:br/>
                <w:t>CFX 전원 제어 요청</w:t>
              </w:r>
            </w:ins>
          </w:p>
          <w:p w14:paraId="2C7107D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998" w:author="김은수" w:date="2026-10-12T09:19:00Z" w16du:dateUtc="2026-10-12T00:19:00Z"/>
              </w:rPr>
            </w:pPr>
            <w:ins w:id="2999" w:author="김은수" w:date="2026-10-12T09:19:00Z" w16du:dateUtc="2026-10-12T00:19:00Z">
              <w:r>
                <w:t>SU-ID-CM3-015</w:t>
              </w:r>
              <w:r>
                <w:br/>
                <w:t>CM3 저전력 진입과 복귀</w:t>
              </w:r>
            </w:ins>
          </w:p>
          <w:p w14:paraId="07461FB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00" w:author="김은수" w:date="2026-10-12T09:19:00Z" w16du:dateUtc="2026-10-12T00:19:00Z"/>
              </w:rPr>
            </w:pPr>
            <w:ins w:id="3001" w:author="김은수" w:date="2026-10-12T09:19:00Z" w16du:dateUtc="2026-10-12T00:19:00Z">
              <w:r>
                <w:t>SU-ID-CM3-039</w:t>
              </w:r>
              <w:r>
                <w:br/>
                <w:t>자극 전원 활성과 차단</w:t>
              </w:r>
            </w:ins>
          </w:p>
          <w:p w14:paraId="283C853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02" w:author="김은수" w:date="2026-10-12T09:19:00Z" w16du:dateUtc="2026-10-12T00:19:00Z"/>
              </w:rPr>
            </w:pPr>
            <w:ins w:id="3003" w:author="김은수" w:date="2026-10-12T09:19:00Z" w16du:dateUtc="2026-10-12T00:19:00Z">
              <w:r>
                <w:t>SU-ID-CFX-009</w:t>
              </w:r>
              <w:r>
                <w:br/>
                <w:t>CFX 저전력 전환</w:t>
              </w:r>
            </w:ins>
          </w:p>
          <w:p w14:paraId="34CE7DB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04" w:author="김은수" w:date="2026-10-12T09:19:00Z" w16du:dateUtc="2026-10-12T00:19:00Z"/>
              </w:rPr>
            </w:pPr>
            <w:ins w:id="3005" w:author="김은수" w:date="2026-10-12T09:19:00Z" w16du:dateUtc="2026-10-12T00:19:00Z">
              <w:r>
                <w:t>SU-ID-CFX-041</w:t>
              </w:r>
              <w:r>
                <w:br/>
                <w:t>PCM 대기와 초기화</w:t>
              </w:r>
            </w:ins>
          </w:p>
        </w:tc>
      </w:tr>
      <w:tr w:rsidR="0058450E" w14:paraId="0CF5ED02" w14:textId="77777777" w:rsidTr="00D44296">
        <w:trPr>
          <w:cantSplit/>
          <w:ins w:id="3006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37C41BCD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007" w:author="김은수" w:date="2026-10-12T09:19:00Z" w16du:dateUtc="2026-10-12T00:19:00Z"/>
              </w:rPr>
            </w:pPr>
            <w:ins w:id="3008" w:author="김은수" w:date="2026-10-12T09:19:00Z" w16du:dateUtc="2026-10-12T00:19:00Z">
              <w:r>
                <w:lastRenderedPageBreak/>
                <w:t>SW-FW-RID-69</w:t>
              </w:r>
            </w:ins>
          </w:p>
        </w:tc>
        <w:tc>
          <w:tcPr>
            <w:tcW w:w="2670" w:type="dxa"/>
            <w:vAlign w:val="top"/>
          </w:tcPr>
          <w:p w14:paraId="796B638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09" w:author="김은수" w:date="2026-10-12T09:19:00Z" w16du:dateUtc="2026-10-12T00:19:00Z"/>
              </w:rPr>
            </w:pPr>
            <w:ins w:id="3010" w:author="김은수" w:date="2026-10-12T09:19:00Z" w16du:dateUtc="2026-10-12T00:19:00Z">
              <w:r>
                <w:t>SI-ID-CFX-001</w:t>
              </w:r>
              <w:r>
                <w:br/>
                <w:t>시스템 제어 모듈</w:t>
              </w:r>
            </w:ins>
          </w:p>
          <w:p w14:paraId="27D747D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11" w:author="김은수" w:date="2026-10-12T09:19:00Z" w16du:dateUtc="2026-10-12T00:19:00Z"/>
              </w:rPr>
            </w:pPr>
            <w:ins w:id="3012" w:author="김은수" w:date="2026-10-12T09:19:00Z" w16du:dateUtc="2026-10-12T00:19:00Z">
              <w:r>
                <w:t>SI-ID-CFX-002</w:t>
              </w:r>
              <w:r>
                <w:br/>
                <w:t>신호처리 모듈</w:t>
              </w:r>
            </w:ins>
          </w:p>
          <w:p w14:paraId="08EC6D6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13" w:author="김은수" w:date="2026-10-12T09:19:00Z" w16du:dateUtc="2026-10-12T00:19:00Z"/>
              </w:rPr>
            </w:pPr>
            <w:ins w:id="3014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  <w:p w14:paraId="712E083E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15" w:author="김은수" w:date="2026-10-12T09:19:00Z" w16du:dateUtc="2026-10-12T00:19:00Z"/>
              </w:rPr>
            </w:pPr>
            <w:ins w:id="3016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09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10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0DFF2E1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17" w:author="김은수" w:date="2026-10-12T09:19:00Z" w16du:dateUtc="2026-10-12T00:19:00Z"/>
              </w:rPr>
            </w:pPr>
            <w:ins w:id="3018" w:author="김은수" w:date="2026-10-12T09:19:00Z" w16du:dateUtc="2026-10-12T00:19:00Z">
              <w:r>
                <w:t>SU-ID-CFX-005</w:t>
              </w:r>
              <w:r>
                <w:br/>
                <w:t>I2S 인터페이스 초기화</w:t>
              </w:r>
            </w:ins>
          </w:p>
          <w:p w14:paraId="1197A35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19" w:author="김은수" w:date="2026-10-12T09:19:00Z" w16du:dateUtc="2026-10-12T00:19:00Z"/>
              </w:rPr>
            </w:pPr>
            <w:ins w:id="3020" w:author="김은수" w:date="2026-10-12T09:19:00Z" w16du:dateUtc="2026-10-12T00:19:00Z">
              <w:r>
                <w:t>SU-ID-CFX-008</w:t>
              </w:r>
              <w:r>
                <w:br/>
                <w:t>I2S 입력 상태 판정</w:t>
              </w:r>
            </w:ins>
          </w:p>
          <w:p w14:paraId="0161ED9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21" w:author="김은수" w:date="2026-10-12T09:19:00Z" w16du:dateUtc="2026-10-12T00:19:00Z"/>
              </w:rPr>
            </w:pPr>
            <w:ins w:id="3022" w:author="김은수" w:date="2026-10-12T09:19:00Z" w16du:dateUtc="2026-10-12T00:19:00Z">
              <w:r>
                <w:t>SU-ID-CFX-015</w:t>
              </w:r>
              <w:r>
                <w:br/>
                <w:t>I2S 수신 버퍼 관리</w:t>
              </w:r>
            </w:ins>
          </w:p>
          <w:p w14:paraId="24E3868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23" w:author="김은수" w:date="2026-10-12T09:19:00Z" w16du:dateUtc="2026-10-12T00:19:00Z"/>
              </w:rPr>
            </w:pPr>
            <w:ins w:id="3024" w:author="김은수" w:date="2026-10-12T09:19:00Z" w16du:dateUtc="2026-10-12T00:19:00Z">
              <w:r>
                <w:t>SU-ID-CFX-018</w:t>
              </w:r>
              <w:r>
                <w:br/>
                <w:t>입력별 게인 혼합</w:t>
              </w:r>
            </w:ins>
          </w:p>
          <w:p w14:paraId="47ADB5E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25" w:author="김은수" w:date="2026-10-12T09:19:00Z" w16du:dateUtc="2026-10-12T00:19:00Z"/>
              </w:rPr>
            </w:pPr>
            <w:ins w:id="3026" w:author="김은수" w:date="2026-10-12T09:19:00Z" w16du:dateUtc="2026-10-12T00:19:00Z">
              <w:r>
                <w:t>SU-ID-CFX-019</w:t>
              </w:r>
              <w:r>
                <w:br/>
                <w:t>I2S 시작과 중단의 완만한 전환</w:t>
              </w:r>
            </w:ins>
          </w:p>
          <w:p w14:paraId="6E2731D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27" w:author="김은수" w:date="2026-10-12T09:19:00Z" w16du:dateUtc="2026-10-12T00:19:00Z"/>
              </w:rPr>
            </w:pPr>
            <w:ins w:id="3028" w:author="김은수" w:date="2026-10-12T09:19:00Z" w16du:dateUtc="2026-10-12T00:19:00Z">
              <w:r>
                <w:t>SU-ID-CFX-021</w:t>
              </w:r>
              <w:r>
                <w:br/>
                <w:t>신호처리 경로 선택</w:t>
              </w:r>
            </w:ins>
          </w:p>
          <w:p w14:paraId="70B111E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29" w:author="김은수" w:date="2026-10-12T09:19:00Z" w16du:dateUtc="2026-10-12T00:19:00Z"/>
              </w:rPr>
            </w:pPr>
            <w:ins w:id="3030" w:author="김은수" w:date="2026-10-12T09:19:00Z" w16du:dateUtc="2026-10-12T00:19:00Z">
              <w:r>
                <w:t>SU-ID-CM3-045</w:t>
              </w:r>
              <w:r>
                <w:br/>
                <w:t>QCC 수신 분류와 시스템 정보 응답</w:t>
              </w:r>
            </w:ins>
          </w:p>
          <w:p w14:paraId="540989BD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31" w:author="김은수" w:date="2026-10-12T09:19:00Z" w16du:dateUtc="2026-10-12T00:19:00Z"/>
              </w:rPr>
            </w:pPr>
            <w:ins w:id="3032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11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12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010B7C6A" w14:textId="77777777" w:rsidTr="00D44296">
        <w:trPr>
          <w:cantSplit/>
          <w:ins w:id="3033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519214EE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034" w:author="김은수" w:date="2026-10-12T09:19:00Z" w16du:dateUtc="2026-10-12T00:19:00Z"/>
              </w:rPr>
            </w:pPr>
            <w:ins w:id="3035" w:author="김은수" w:date="2026-10-12T09:19:00Z" w16du:dateUtc="2026-10-12T00:19:00Z">
              <w:r>
                <w:t>SW-FW-RID-70</w:t>
              </w:r>
            </w:ins>
          </w:p>
        </w:tc>
        <w:tc>
          <w:tcPr>
            <w:tcW w:w="2670" w:type="dxa"/>
            <w:vAlign w:val="top"/>
          </w:tcPr>
          <w:p w14:paraId="6C39D8E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36" w:author="김은수" w:date="2026-10-12T09:19:00Z" w16du:dateUtc="2026-10-12T00:19:00Z"/>
              </w:rPr>
            </w:pPr>
            <w:ins w:id="3037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024426F0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38" w:author="김은수" w:date="2026-10-12T09:19:00Z" w16du:dateUtc="2026-10-12T00:19:00Z"/>
              </w:rPr>
            </w:pPr>
            <w:ins w:id="3039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  <w:p w14:paraId="0B967E10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40" w:author="김은수" w:date="2026-10-12T09:19:00Z" w16du:dateUtc="2026-10-12T00:19:00Z"/>
              </w:rPr>
            </w:pPr>
            <w:ins w:id="3041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13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14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276EDA1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42" w:author="김은수" w:date="2026-10-12T09:19:00Z" w16du:dateUtc="2026-10-12T00:19:00Z"/>
              </w:rPr>
            </w:pPr>
            <w:ins w:id="3043" w:author="김은수" w:date="2026-10-12T09:19:00Z" w16du:dateUtc="2026-10-12T00:19:00Z">
              <w:r>
                <w:t>SU-ID-CM3-026</w:t>
              </w:r>
              <w:r>
                <w:br/>
                <w:t>SPI 응답 버퍼 관리</w:t>
              </w:r>
            </w:ins>
          </w:p>
          <w:p w14:paraId="62B2AB78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44" w:author="김은수" w:date="2026-10-12T09:19:00Z" w16du:dateUtc="2026-10-12T00:19:00Z"/>
              </w:rPr>
            </w:pPr>
            <w:ins w:id="3045" w:author="김은수" w:date="2026-10-12T09:19:00Z" w16du:dateUtc="2026-10-12T00:19:00Z">
              <w:r>
                <w:t>SU-ID-CM3-045</w:t>
              </w:r>
              <w:r>
                <w:br/>
                <w:t>QCC 수신 분류와 시스템 정보 응답</w:t>
              </w:r>
            </w:ins>
          </w:p>
          <w:p w14:paraId="7B6911D7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46" w:author="김은수" w:date="2026-10-12T09:19:00Z" w16du:dateUtc="2026-10-12T00:19:00Z"/>
              </w:rPr>
            </w:pPr>
            <w:ins w:id="3047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  <w:p w14:paraId="08DE553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48" w:author="김은수" w:date="2026-10-12T09:19:00Z" w16du:dateUtc="2026-10-12T00:19:00Z"/>
              </w:rPr>
            </w:pPr>
            <w:ins w:id="3049" w:author="김은수" w:date="2026-10-12T09:19:00Z" w16du:dateUtc="2026-10-12T00:19:00Z">
              <w:r>
                <w:t>SU-ID-CM3-049</w:t>
              </w:r>
              <w:r>
                <w:br/>
                <w:t>매핑 명령 실행</w:t>
              </w:r>
            </w:ins>
          </w:p>
          <w:p w14:paraId="5477552D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50" w:author="김은수" w:date="2026-10-12T09:19:00Z" w16du:dateUtc="2026-10-12T00:19:00Z"/>
              </w:rPr>
            </w:pPr>
            <w:ins w:id="3051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15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16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7531F7E6" w14:textId="77777777" w:rsidTr="00D44296">
        <w:trPr>
          <w:cantSplit/>
          <w:ins w:id="3052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30B0928D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053" w:author="김은수" w:date="2026-10-12T09:19:00Z" w16du:dateUtc="2026-10-12T00:19:00Z"/>
              </w:rPr>
            </w:pPr>
            <w:ins w:id="3054" w:author="김은수" w:date="2026-10-12T09:19:00Z" w16du:dateUtc="2026-10-12T00:19:00Z">
              <w:r>
                <w:lastRenderedPageBreak/>
                <w:t>SW-FW-RID-71</w:t>
              </w:r>
            </w:ins>
          </w:p>
        </w:tc>
        <w:tc>
          <w:tcPr>
            <w:tcW w:w="2670" w:type="dxa"/>
            <w:vAlign w:val="top"/>
          </w:tcPr>
          <w:p w14:paraId="00F2ECDD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55" w:author="김은수" w:date="2026-10-12T09:19:00Z" w16du:dateUtc="2026-10-12T00:19:00Z"/>
              </w:rPr>
            </w:pPr>
            <w:ins w:id="3056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17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18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02759DC3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57" w:author="김은수" w:date="2026-10-12T09:19:00Z" w16du:dateUtc="2026-10-12T00:19:00Z"/>
              </w:rPr>
            </w:pPr>
            <w:ins w:id="3058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19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20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2135B7A4" w14:textId="77777777" w:rsidTr="00D44296">
        <w:trPr>
          <w:cantSplit/>
          <w:ins w:id="3059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19002D23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060" w:author="김은수" w:date="2026-10-12T09:19:00Z" w16du:dateUtc="2026-10-12T00:19:00Z"/>
              </w:rPr>
            </w:pPr>
            <w:ins w:id="3061" w:author="김은수" w:date="2026-10-12T09:19:00Z" w16du:dateUtc="2026-10-12T00:19:00Z">
              <w:r>
                <w:t>SW-FW-RID-72</w:t>
              </w:r>
            </w:ins>
          </w:p>
        </w:tc>
        <w:tc>
          <w:tcPr>
            <w:tcW w:w="2670" w:type="dxa"/>
            <w:vAlign w:val="top"/>
          </w:tcPr>
          <w:p w14:paraId="36D060EC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62" w:author="김은수" w:date="2026-10-12T09:19:00Z" w16du:dateUtc="2026-10-12T00:19:00Z"/>
              </w:rPr>
            </w:pPr>
            <w:ins w:id="3063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21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22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732302F7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64" w:author="김은수" w:date="2026-10-12T09:19:00Z" w16du:dateUtc="2026-10-12T00:19:00Z"/>
              </w:rPr>
            </w:pPr>
            <w:ins w:id="3065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23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24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50852D06" w14:textId="77777777" w:rsidTr="00D44296">
        <w:trPr>
          <w:cantSplit/>
          <w:ins w:id="3066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4D2D670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067" w:author="김은수" w:date="2026-10-12T09:19:00Z" w16du:dateUtc="2026-10-12T00:19:00Z"/>
              </w:rPr>
            </w:pPr>
            <w:ins w:id="3068" w:author="김은수" w:date="2026-10-12T09:19:00Z" w16du:dateUtc="2026-10-12T00:19:00Z">
              <w:r>
                <w:t>SW-FW-RID-73</w:t>
              </w:r>
            </w:ins>
          </w:p>
        </w:tc>
        <w:tc>
          <w:tcPr>
            <w:tcW w:w="2670" w:type="dxa"/>
            <w:vAlign w:val="top"/>
          </w:tcPr>
          <w:p w14:paraId="47794195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69" w:author="김은수" w:date="2026-10-12T09:19:00Z" w16du:dateUtc="2026-10-12T00:19:00Z"/>
              </w:rPr>
            </w:pPr>
            <w:ins w:id="3070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</w:tc>
        <w:tc>
          <w:tcPr>
            <w:tcW w:w="5228" w:type="dxa"/>
            <w:vAlign w:val="top"/>
          </w:tcPr>
          <w:p w14:paraId="11D5C22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71" w:author="김은수" w:date="2026-10-12T09:19:00Z" w16du:dateUtc="2026-10-12T00:19:00Z"/>
              </w:rPr>
            </w:pPr>
            <w:ins w:id="3072" w:author="김은수" w:date="2026-10-12T09:19:00Z" w16du:dateUtc="2026-10-12T00:19:00Z">
              <w:r>
                <w:t>SU-ID-CM3-016</w:t>
              </w:r>
              <w:r>
                <w:br/>
                <w:t>오류 및 공유 메모리 상태 확인</w:t>
              </w:r>
            </w:ins>
          </w:p>
        </w:tc>
      </w:tr>
      <w:tr w:rsidR="0058450E" w14:paraId="64E2A6E5" w14:textId="77777777" w:rsidTr="00D44296">
        <w:trPr>
          <w:cantSplit/>
          <w:ins w:id="3073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201D327F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074" w:author="김은수" w:date="2026-10-12T09:19:00Z" w16du:dateUtc="2026-10-12T00:19:00Z"/>
              </w:rPr>
            </w:pPr>
            <w:ins w:id="3075" w:author="김은수" w:date="2026-10-12T09:19:00Z" w16du:dateUtc="2026-10-12T00:19:00Z">
              <w:r>
                <w:t>SW-FW-RID-74</w:t>
              </w:r>
            </w:ins>
          </w:p>
        </w:tc>
        <w:tc>
          <w:tcPr>
            <w:tcW w:w="2670" w:type="dxa"/>
            <w:vAlign w:val="top"/>
          </w:tcPr>
          <w:p w14:paraId="1B26FA8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76" w:author="김은수" w:date="2026-10-12T09:19:00Z" w16du:dateUtc="2026-10-12T00:19:00Z"/>
              </w:rPr>
            </w:pPr>
            <w:ins w:id="3077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416585A0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78" w:author="김은수" w:date="2026-10-12T09:19:00Z" w16du:dateUtc="2026-10-12T00:19:00Z"/>
              </w:rPr>
            </w:pPr>
            <w:ins w:id="3079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6EC425A3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80" w:author="김은수" w:date="2026-10-12T09:19:00Z" w16du:dateUtc="2026-10-12T00:19:00Z"/>
              </w:rPr>
            </w:pPr>
            <w:ins w:id="3081" w:author="김은수" w:date="2026-10-12T09:19:00Z" w16du:dateUtc="2026-10-12T00:19:00Z">
              <w:r>
                <w:t>SU-ID-CM3-001</w:t>
              </w:r>
              <w:r>
                <w:br/>
                <w:t>CM3 주변장치 초기화</w:t>
              </w:r>
            </w:ins>
          </w:p>
          <w:p w14:paraId="75E4C83C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82" w:author="김은수" w:date="2026-10-12T09:19:00Z" w16du:dateUtc="2026-10-12T00:19:00Z"/>
              </w:rPr>
            </w:pPr>
            <w:ins w:id="3083" w:author="김은수" w:date="2026-10-12T09:19:00Z" w16du:dateUtc="2026-10-12T00:19:00Z">
              <w:r>
                <w:t>SU-ID-CM3-046</w:t>
              </w:r>
              <w:r>
                <w:br/>
                <w:t>리모콘 명령 처리</w:t>
              </w:r>
            </w:ins>
          </w:p>
        </w:tc>
      </w:tr>
      <w:tr w:rsidR="0058450E" w14:paraId="1192A6CA" w14:textId="77777777" w:rsidTr="00D44296">
        <w:trPr>
          <w:cantSplit/>
          <w:ins w:id="3084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66299E31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085" w:author="김은수" w:date="2026-10-12T09:19:00Z" w16du:dateUtc="2026-10-12T00:19:00Z"/>
              </w:rPr>
            </w:pPr>
            <w:ins w:id="3086" w:author="김은수" w:date="2026-10-12T09:19:00Z" w16du:dateUtc="2026-10-12T00:19:00Z">
              <w:r>
                <w:t>SW-FW-RID-75</w:t>
              </w:r>
            </w:ins>
          </w:p>
        </w:tc>
        <w:tc>
          <w:tcPr>
            <w:tcW w:w="2670" w:type="dxa"/>
            <w:vAlign w:val="top"/>
          </w:tcPr>
          <w:p w14:paraId="65A6B96E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87" w:author="김은수" w:date="2026-10-12T09:19:00Z" w16du:dateUtc="2026-10-12T00:19:00Z"/>
              </w:rPr>
            </w:pPr>
            <w:ins w:id="3088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4824A5EC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89" w:author="김은수" w:date="2026-10-12T09:19:00Z" w16du:dateUtc="2026-10-12T00:19:00Z"/>
              </w:rPr>
            </w:pPr>
            <w:ins w:id="3090" w:author="김은수" w:date="2026-10-12T09:19:00Z" w16du:dateUtc="2026-10-12T00:19:00Z">
              <w:r>
                <w:t>SI-ID-CM3-004</w:t>
              </w:r>
              <w:r>
                <w:br/>
                <w:t>블루투스 통신 모듈</w:t>
              </w:r>
            </w:ins>
          </w:p>
        </w:tc>
        <w:tc>
          <w:tcPr>
            <w:tcW w:w="5228" w:type="dxa"/>
            <w:vAlign w:val="top"/>
          </w:tcPr>
          <w:p w14:paraId="40FE3D5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91" w:author="김은수" w:date="2026-10-12T09:19:00Z" w16du:dateUtc="2026-10-12T00:19:00Z"/>
              </w:rPr>
            </w:pPr>
            <w:ins w:id="3092" w:author="김은수" w:date="2026-10-12T09:19:00Z" w16du:dateUtc="2026-10-12T00:19:00Z">
              <w:r>
                <w:t>SU-ID-CM3-016</w:t>
              </w:r>
              <w:r>
                <w:br/>
                <w:t>오류 및 공유 메모리 상태 확인</w:t>
              </w:r>
            </w:ins>
          </w:p>
          <w:p w14:paraId="74839D3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93" w:author="김은수" w:date="2026-10-12T09:19:00Z" w16du:dateUtc="2026-10-12T00:19:00Z"/>
              </w:rPr>
            </w:pPr>
            <w:ins w:id="3094" w:author="김은수" w:date="2026-10-12T09:19:00Z" w16du:dateUtc="2026-10-12T00:19:00Z">
              <w:r>
                <w:t>SU-ID-CM3-026</w:t>
              </w:r>
              <w:r>
                <w:br/>
                <w:t>SPI 응답 버퍼 관리</w:t>
              </w:r>
            </w:ins>
          </w:p>
          <w:p w14:paraId="78348301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095" w:author="김은수" w:date="2026-10-12T09:19:00Z" w16du:dateUtc="2026-10-12T00:19:00Z"/>
              </w:rPr>
            </w:pPr>
            <w:ins w:id="3096" w:author="김은수" w:date="2026-10-12T09:19:00Z" w16du:dateUtc="2026-10-12T00:19:00Z">
              <w:r>
                <w:t>SU-ID-CM3-045</w:t>
              </w:r>
              <w:r>
                <w:br/>
                <w:t>QCC 수신 분류와 시스템 정보 응답</w:t>
              </w:r>
            </w:ins>
          </w:p>
        </w:tc>
      </w:tr>
      <w:tr w:rsidR="0058450E" w14:paraId="3A52F91B" w14:textId="77777777" w:rsidTr="00D44296">
        <w:trPr>
          <w:cantSplit/>
          <w:ins w:id="3097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42155CBD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098" w:author="김은수" w:date="2026-10-12T09:19:00Z" w16du:dateUtc="2026-10-12T00:19:00Z"/>
              </w:rPr>
            </w:pPr>
            <w:ins w:id="3099" w:author="김은수" w:date="2026-10-12T09:19:00Z" w16du:dateUtc="2026-10-12T00:19:00Z">
              <w:r>
                <w:t>SW-FW-RID-76</w:t>
              </w:r>
            </w:ins>
          </w:p>
        </w:tc>
        <w:tc>
          <w:tcPr>
            <w:tcW w:w="2670" w:type="dxa"/>
            <w:vAlign w:val="top"/>
          </w:tcPr>
          <w:p w14:paraId="489391D5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00" w:author="김은수" w:date="2026-10-12T09:19:00Z" w16du:dateUtc="2026-10-12T00:19:00Z"/>
              </w:rPr>
            </w:pPr>
            <w:ins w:id="3101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25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26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블루투스 통신 모듈 ID / 이름</w:t>
              </w:r>
            </w:ins>
          </w:p>
        </w:tc>
        <w:tc>
          <w:tcPr>
            <w:tcW w:w="5228" w:type="dxa"/>
            <w:vAlign w:val="top"/>
          </w:tcPr>
          <w:p w14:paraId="604E63AE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02" w:author="김은수" w:date="2026-10-12T09:19:00Z" w16du:dateUtc="2026-10-12T00:19:00Z"/>
              </w:rPr>
            </w:pPr>
            <w:ins w:id="3103" w:author="김은수" w:date="2026-10-12T09:19:00Z" w16du:dateUtc="2026-10-12T00:19:00Z">
              <w:r>
                <w:rPr>
                  <w:b/>
                  <w:color w:val="C00000"/>
                  <w:sz w:val="24"/>
                  <w:szCs w:val="24"/>
                  <w:u w:val="single"/>
                  <w:rPrChange w:id="3327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t>[QCC 자료 입력]</w:t>
              </w:r>
              <w:r>
                <w:rPr>
                  <w:b/>
                  <w:color w:val="C00000"/>
                  <w:sz w:val="24"/>
                  <w:szCs w:val="24"/>
                  <w:u w:val="single"/>
                  <w:rPrChange w:id="3328" w:author="김은수" w:date="2026-10-12T00:00:00Z">
                    <w:rPr>
                      <w:b/>
                      <w:color w:val="C00000"/>
                      <w:sz w:val="24"/>
                      <w:szCs w:val="24"/>
                      <w:u w:val="single"/>
                    </w:rPr>
                  </w:rPrChange>
                </w:rPr>
                <w:br/>
                <w:t>내부 유닛 ID / 이름</w:t>
              </w:r>
            </w:ins>
          </w:p>
        </w:tc>
      </w:tr>
      <w:tr w:rsidR="0058450E" w14:paraId="1E6E1F00" w14:textId="77777777" w:rsidTr="00D44296">
        <w:trPr>
          <w:cantSplit/>
          <w:ins w:id="3104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1C2B540E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105" w:author="김은수" w:date="2026-10-12T09:19:00Z" w16du:dateUtc="2026-10-12T00:19:00Z"/>
              </w:rPr>
            </w:pPr>
            <w:ins w:id="3106" w:author="김은수" w:date="2026-10-12T09:19:00Z" w16du:dateUtc="2026-10-12T00:19:00Z">
              <w:r>
                <w:t>SW-FW-RID-77</w:t>
              </w:r>
            </w:ins>
          </w:p>
        </w:tc>
        <w:tc>
          <w:tcPr>
            <w:tcW w:w="2670" w:type="dxa"/>
            <w:vAlign w:val="top"/>
          </w:tcPr>
          <w:p w14:paraId="45446F5B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07" w:author="김은수" w:date="2026-10-12T09:19:00Z" w16du:dateUtc="2026-10-12T00:19:00Z"/>
              </w:rPr>
            </w:pPr>
            <w:ins w:id="3108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6D70E0D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09" w:author="김은수" w:date="2026-10-12T09:19:00Z" w16du:dateUtc="2026-10-12T00:19:00Z"/>
              </w:rPr>
            </w:pPr>
            <w:ins w:id="3110" w:author="김은수" w:date="2026-10-12T09:19:00Z" w16du:dateUtc="2026-10-12T00:19:00Z">
              <w:r>
                <w:t>SU-ID-CM3-042</w:t>
              </w:r>
              <w:r>
                <w:br/>
                <w:t>내부기 및 사용자 설정 저장</w:t>
              </w:r>
            </w:ins>
          </w:p>
        </w:tc>
      </w:tr>
      <w:tr w:rsidR="0058450E" w14:paraId="0ADEC656" w14:textId="77777777" w:rsidTr="00D44296">
        <w:trPr>
          <w:cantSplit/>
          <w:ins w:id="3111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01A811C1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112" w:author="김은수" w:date="2026-10-12T09:19:00Z" w16du:dateUtc="2026-10-12T00:19:00Z"/>
              </w:rPr>
            </w:pPr>
            <w:ins w:id="3113" w:author="김은수" w:date="2026-10-12T09:19:00Z" w16du:dateUtc="2026-10-12T00:19:00Z">
              <w:r>
                <w:lastRenderedPageBreak/>
                <w:t>SW-FW-RID-78</w:t>
              </w:r>
            </w:ins>
          </w:p>
        </w:tc>
        <w:tc>
          <w:tcPr>
            <w:tcW w:w="2670" w:type="dxa"/>
            <w:vAlign w:val="top"/>
          </w:tcPr>
          <w:p w14:paraId="27BDC8E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14" w:author="김은수" w:date="2026-10-12T09:19:00Z" w16du:dateUtc="2026-10-12T00:19:00Z"/>
              </w:rPr>
            </w:pPr>
            <w:ins w:id="3115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  <w:p w14:paraId="36D1B4DE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16" w:author="김은수" w:date="2026-10-12T09:19:00Z" w16du:dateUtc="2026-10-12T00:19:00Z"/>
              </w:rPr>
            </w:pPr>
            <w:ins w:id="3117" w:author="김은수" w:date="2026-10-12T09:19:00Z" w16du:dateUtc="2026-10-12T00:19:00Z">
              <w:r>
                <w:t>SI-ID-BOOT-001</w:t>
              </w:r>
              <w:r>
                <w:br/>
                <w:t>부트 제어 및 이미지 적재 모듈</w:t>
              </w:r>
            </w:ins>
          </w:p>
        </w:tc>
        <w:tc>
          <w:tcPr>
            <w:tcW w:w="5228" w:type="dxa"/>
            <w:vAlign w:val="top"/>
          </w:tcPr>
          <w:p w14:paraId="2614714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18" w:author="김은수" w:date="2026-10-12T09:19:00Z" w16du:dateUtc="2026-10-12T00:19:00Z"/>
              </w:rPr>
            </w:pPr>
            <w:ins w:id="3119" w:author="김은수" w:date="2026-10-12T09:19:00Z" w16du:dateUtc="2026-10-12T00:19:00Z">
              <w:r>
                <w:t>SU-ID-CM3-042</w:t>
              </w:r>
              <w:r>
                <w:br/>
                <w:t>내부기 및 사용자 설정 저장</w:t>
              </w:r>
            </w:ins>
          </w:p>
          <w:p w14:paraId="794B14B9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20" w:author="김은수" w:date="2026-10-12T09:19:00Z" w16du:dateUtc="2026-10-12T00:19:00Z"/>
              </w:rPr>
            </w:pPr>
            <w:ins w:id="3121" w:author="김은수" w:date="2026-10-12T09:19:00Z" w16du:dateUtc="2026-10-12T00:19:00Z">
              <w:r>
                <w:t>SU-ID-CM3-043</w:t>
              </w:r>
              <w:r>
                <w:br/>
                <w:t>맵 저장과 삭제 범위</w:t>
              </w:r>
            </w:ins>
          </w:p>
          <w:p w14:paraId="5066EC2D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22" w:author="김은수" w:date="2026-10-12T09:19:00Z" w16du:dateUtc="2026-10-12T00:19:00Z"/>
              </w:rPr>
            </w:pPr>
            <w:ins w:id="3123" w:author="김은수" w:date="2026-10-12T09:19:00Z" w16du:dateUtc="2026-10-12T00:19:00Z">
              <w:r>
                <w:t>SU-ID-BOOT-013</w:t>
              </w:r>
              <w:r>
                <w:br/>
                <w:t>이미지 CRC 검사</w:t>
              </w:r>
            </w:ins>
          </w:p>
          <w:p w14:paraId="177F54A4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24" w:author="김은수" w:date="2026-10-12T09:19:00Z" w16du:dateUtc="2026-10-12T00:19:00Z"/>
              </w:rPr>
            </w:pPr>
            <w:ins w:id="3125" w:author="김은수" w:date="2026-10-12T09:19:00Z" w16du:dateUtc="2026-10-12T00:19:00Z">
              <w:r>
                <w:t>SU-ID-BOOT-014</w:t>
              </w:r>
              <w:r>
                <w:br/>
                <w:t>이미지 AES 복호화</w:t>
              </w:r>
            </w:ins>
          </w:p>
        </w:tc>
      </w:tr>
      <w:tr w:rsidR="0058450E" w14:paraId="111E9257" w14:textId="77777777" w:rsidTr="00D44296">
        <w:trPr>
          <w:cantSplit/>
          <w:ins w:id="3126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1F6B91E8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127" w:author="김은수" w:date="2026-10-12T09:19:00Z" w16du:dateUtc="2026-10-12T00:19:00Z"/>
              </w:rPr>
            </w:pPr>
            <w:ins w:id="3128" w:author="김은수" w:date="2026-10-12T09:19:00Z" w16du:dateUtc="2026-10-12T00:19:00Z">
              <w:r>
                <w:t>SW-FW-RID-79</w:t>
              </w:r>
            </w:ins>
          </w:p>
        </w:tc>
        <w:tc>
          <w:tcPr>
            <w:tcW w:w="2670" w:type="dxa"/>
            <w:vAlign w:val="top"/>
          </w:tcPr>
          <w:p w14:paraId="7CC941C0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29" w:author="김은수" w:date="2026-10-12T09:19:00Z" w16du:dateUtc="2026-10-12T00:19:00Z"/>
              </w:rPr>
            </w:pPr>
            <w:ins w:id="3130" w:author="김은수" w:date="2026-10-12T09:19:00Z" w16du:dateUtc="2026-10-12T00:19:00Z">
              <w:r>
                <w:t>SI-ID-CM3-001</w:t>
              </w:r>
              <w:r>
                <w:br/>
                <w:t>시스템 제어 모듈</w:t>
              </w:r>
            </w:ins>
          </w:p>
          <w:p w14:paraId="4FEC6619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31" w:author="김은수" w:date="2026-10-12T09:19:00Z" w16du:dateUtc="2026-10-12T00:19:00Z"/>
              </w:rPr>
            </w:pPr>
            <w:ins w:id="3132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3B15B6F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33" w:author="김은수" w:date="2026-10-12T09:19:00Z" w16du:dateUtc="2026-10-12T00:19:00Z"/>
              </w:rPr>
            </w:pPr>
            <w:ins w:id="3134" w:author="김은수" w:date="2026-10-12T09:19:00Z" w16du:dateUtc="2026-10-12T00:19:00Z">
              <w:r>
                <w:t>SU-ID-CM3-005</w:t>
              </w:r>
              <w:r>
                <w:br/>
                <w:t>정상 반복 처리</w:t>
              </w:r>
            </w:ins>
          </w:p>
          <w:p w14:paraId="4B18A1BB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35" w:author="김은수" w:date="2026-10-12T09:19:00Z" w16du:dateUtc="2026-10-12T00:19:00Z"/>
              </w:rPr>
            </w:pPr>
            <w:ins w:id="3136" w:author="김은수" w:date="2026-10-12T09:19:00Z" w16du:dateUtc="2026-10-12T00:19:00Z">
              <w:r>
                <w:t>SU-ID-CM3-030</w:t>
              </w:r>
              <w:r>
                <w:br/>
                <w:t>내부기 실행 상태 관리</w:t>
              </w:r>
            </w:ins>
          </w:p>
          <w:p w14:paraId="4E50E99A" w14:textId="79892C37" w:rsidR="0058450E" w:rsidRDefault="0058450E" w:rsidP="00085F97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37" w:author="김은수" w:date="2026-10-12T09:19:00Z" w16du:dateUtc="2026-10-12T00:19:00Z"/>
                <w:rFonts w:hint="eastAsia"/>
              </w:rPr>
              <w:pPrChange w:id="3138" w:author="김은수" w:date="2026-10-12T10:30:00Z" w16du:dateUtc="2026-10-12T01:30:00Z">
                <w:pPr>
                  <w:pStyle w:val="TDCf"/>
                  <w:widowControl w:val="0"/>
                  <w:spacing w:before="0" w:line="264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139" w:author="김은수" w:date="2026-10-12T09:19:00Z" w16du:dateUtc="2026-10-12T00:19:00Z">
              <w:r>
                <w:t>SU-ID-CM3-031</w:t>
              </w:r>
              <w:r>
                <w:br/>
                <w:t>내부기 및 송신 전원 초기화</w:t>
              </w:r>
            </w:ins>
          </w:p>
        </w:tc>
      </w:tr>
      <w:tr w:rsidR="0058450E" w14:paraId="45ADE3A6" w14:textId="77777777" w:rsidTr="00D44296">
        <w:trPr>
          <w:cantSplit/>
          <w:ins w:id="3140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5CE0BB77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141" w:author="김은수" w:date="2026-10-12T09:19:00Z" w16du:dateUtc="2026-10-12T00:19:00Z"/>
              </w:rPr>
            </w:pPr>
            <w:ins w:id="3142" w:author="김은수" w:date="2026-10-12T09:19:00Z" w16du:dateUtc="2026-10-12T00:19:00Z">
              <w:r>
                <w:t>SW-FW-RID-80</w:t>
              </w:r>
            </w:ins>
          </w:p>
        </w:tc>
        <w:tc>
          <w:tcPr>
            <w:tcW w:w="2670" w:type="dxa"/>
            <w:vAlign w:val="top"/>
          </w:tcPr>
          <w:p w14:paraId="3484B659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43" w:author="김은수" w:date="2026-10-12T09:19:00Z" w16du:dateUtc="2026-10-12T00:19:00Z"/>
              </w:rPr>
            </w:pPr>
            <w:ins w:id="3144" w:author="김은수" w:date="2026-10-12T09:19:00Z" w16du:dateUtc="2026-10-12T00:19:00Z">
              <w:r>
                <w:t>SI-ID-CM3-003</w:t>
              </w:r>
              <w:r>
                <w:br/>
                <w:t>내부 자극 장치 실행 모듈</w:t>
              </w:r>
            </w:ins>
          </w:p>
        </w:tc>
        <w:tc>
          <w:tcPr>
            <w:tcW w:w="5228" w:type="dxa"/>
            <w:vAlign w:val="top"/>
          </w:tcPr>
          <w:p w14:paraId="6254404F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45" w:author="김은수" w:date="2026-10-12T09:19:00Z" w16du:dateUtc="2026-10-12T00:19:00Z"/>
              </w:rPr>
            </w:pPr>
            <w:ins w:id="3146" w:author="김은수" w:date="2026-10-12T09:19:00Z" w16du:dateUtc="2026-10-12T00:19:00Z">
              <w:r>
                <w:t>SU-ID-CM3-042</w:t>
              </w:r>
              <w:r>
                <w:br/>
                <w:t>내부기 및 사용자 설정 저장</w:t>
              </w:r>
            </w:ins>
          </w:p>
          <w:p w14:paraId="5533F795" w14:textId="77777777" w:rsidR="0058450E" w:rsidRDefault="0058450E">
            <w:pPr>
              <w:pStyle w:val="TDCf"/>
              <w:widowControl w:val="0"/>
              <w:spacing w:before="0" w:after="9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47" w:author="김은수" w:date="2026-10-12T09:19:00Z" w16du:dateUtc="2026-10-12T00:19:00Z"/>
              </w:rPr>
            </w:pPr>
            <w:ins w:id="3148" w:author="김은수" w:date="2026-10-12T09:19:00Z" w16du:dateUtc="2026-10-12T00:19:00Z">
              <w:r>
                <w:t>SU-ID-CM3-043</w:t>
              </w:r>
              <w:r>
                <w:br/>
                <w:t>맵 저장과 삭제 범위</w:t>
              </w:r>
            </w:ins>
          </w:p>
        </w:tc>
      </w:tr>
      <w:tr w:rsidR="0058450E" w14:paraId="006F8DF9" w14:textId="77777777" w:rsidTr="00D44296">
        <w:trPr>
          <w:cantSplit/>
          <w:ins w:id="3149" w:author="김은수" w:date="2026-10-12T09:1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  <w:vAlign w:val="top"/>
          </w:tcPr>
          <w:p w14:paraId="3B032CF3" w14:textId="77777777" w:rsidR="0058450E" w:rsidRDefault="0058450E">
            <w:pPr>
              <w:pStyle w:val="TDCe"/>
              <w:widowControl w:val="0"/>
              <w:spacing w:before="0" w:line="264" w:lineRule="auto"/>
              <w:rPr>
                <w:ins w:id="3150" w:author="김은수" w:date="2026-10-12T09:19:00Z" w16du:dateUtc="2026-10-12T00:19:00Z"/>
              </w:rPr>
            </w:pPr>
            <w:ins w:id="3151" w:author="김은수" w:date="2026-10-12T09:19:00Z" w16du:dateUtc="2026-10-12T00:19:00Z">
              <w:r>
                <w:t>SW-FW-RID-81</w:t>
              </w:r>
            </w:ins>
          </w:p>
        </w:tc>
        <w:tc>
          <w:tcPr>
            <w:tcW w:w="2670" w:type="dxa"/>
            <w:vAlign w:val="top"/>
          </w:tcPr>
          <w:p w14:paraId="03E0315C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52" w:author="김은수" w:date="2026-10-12T09:19:00Z" w16du:dateUtc="2026-10-12T00:19:00Z"/>
              </w:rPr>
            </w:pPr>
            <w:ins w:id="3153" w:author="김은수" w:date="2026-10-12T09:19:00Z" w16du:dateUtc="2026-10-12T00:19:00Z">
              <w:r>
                <w:t>품질관리 절차</w:t>
              </w:r>
            </w:ins>
          </w:p>
        </w:tc>
        <w:tc>
          <w:tcPr>
            <w:tcW w:w="5228" w:type="dxa"/>
            <w:vAlign w:val="top"/>
          </w:tcPr>
          <w:p w14:paraId="4AD24A0C" w14:textId="77777777" w:rsidR="0058450E" w:rsidRDefault="0058450E">
            <w:pPr>
              <w:pStyle w:val="TDCf"/>
              <w:widowControl w:val="0"/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154" w:author="김은수" w:date="2026-10-12T09:19:00Z" w16du:dateUtc="2026-10-12T00:19:00Z"/>
              </w:rPr>
            </w:pPr>
            <w:ins w:id="3155" w:author="김은수" w:date="2026-10-12T09:19:00Z" w16du:dateUtc="2026-10-12T00:19:00Z">
              <w:r>
                <w:t>절차로 관리 / 개별 유닛 해당 없음</w:t>
              </w:r>
            </w:ins>
          </w:p>
        </w:tc>
      </w:tr>
    </w:tbl>
    <w:p w14:paraId="52A6343E" w14:textId="77777777" w:rsidR="0058450E" w:rsidRDefault="0058450E">
      <w:pPr>
        <w:pStyle w:val="TDC10"/>
        <w:widowControl w:val="0"/>
        <w:spacing w:after="0" w:line="264" w:lineRule="auto"/>
        <w:jc w:val="left"/>
        <w:rPr>
          <w:ins w:id="3156" w:author="김은수" w:date="2026-10-12T09:19:00Z" w16du:dateUtc="2026-10-12T00:19:00Z"/>
        </w:rPr>
      </w:pPr>
    </w:p>
    <w:p w14:paraId="4D2EFD80" w14:textId="77777777" w:rsidR="00042AB8" w:rsidDel="0058450E" w:rsidRDefault="00042AB8">
      <w:pPr>
        <w:pStyle w:val="TDC10"/>
        <w:spacing w:after="0"/>
        <w:rPr>
          <w:del w:id="3157" w:author="김은수" w:date="2026-10-12T09:19:00Z" w16du:dateUtc="2026-10-12T00:19:00Z"/>
        </w:rPr>
        <w:pPrChange w:id="3158" w:author="김은수" w:date="2026-10-01T06:57:00Z">
          <w:pPr>
            <w:wordWrap/>
            <w:spacing w:after="0" w:line="240" w:lineRule="auto"/>
          </w:pPr>
        </w:pPrChange>
      </w:pPr>
    </w:p>
    <w:p w14:paraId="1EBFE7AD" w14:textId="77777777" w:rsidR="00497259" w:rsidRDefault="00497259">
      <w:pPr>
        <w:pStyle w:val="TDC10"/>
        <w:spacing w:after="0"/>
        <w:pPrChange w:id="3159" w:author="김은수" w:date="2026-10-01T06:57:00Z">
          <w:pPr>
            <w:widowControl/>
            <w:wordWrap/>
            <w:autoSpaceDE/>
            <w:autoSpaceDN/>
          </w:pPr>
        </w:pPrChange>
      </w:pPr>
      <w:r>
        <w:br w:type="page"/>
      </w:r>
    </w:p>
    <w:p w14:paraId="432798F6" w14:textId="77777777" w:rsidR="00F806C8" w:rsidRDefault="00F806C8">
      <w:pPr>
        <w:pStyle w:val="TDC10"/>
        <w:spacing w:after="0"/>
        <w:rPr>
          <w:del w:id="3160" w:author="김은수" w:date="2026-10-01T06:57:00Z"/>
        </w:rPr>
        <w:pPrChange w:id="3161" w:author="김은수" w:date="2026-10-01T06:57:00Z">
          <w:pPr>
            <w:wordWrap/>
            <w:spacing w:after="0" w:line="240" w:lineRule="auto"/>
          </w:pPr>
        </w:pPrChange>
      </w:pPr>
    </w:p>
    <w:p w14:paraId="6123E949" w14:textId="77777777" w:rsidR="000C347F" w:rsidRPr="00C34F72" w:rsidRDefault="000C347F">
      <w:pPr>
        <w:pStyle w:val="TDC1"/>
        <w:rPr>
          <w:ins w:id="3162" w:author="김은수" w:date="2026-09-30T00:44:00Z"/>
        </w:rPr>
        <w:pPrChange w:id="3163" w:author="김은수" w:date="2026-10-01T06:57:00Z">
          <w:pPr>
            <w:pStyle w:val="10"/>
            <w:numPr>
              <w:numId w:val="7"/>
            </w:numPr>
            <w:wordWrap/>
            <w:spacing w:after="0" w:line="240" w:lineRule="auto"/>
            <w:ind w:left="425" w:hanging="425"/>
          </w:pPr>
        </w:pPrChange>
      </w:pPr>
      <w:bookmarkStart w:id="3164" w:name="_Toc241654879"/>
      <w:ins w:id="3165" w:author="김은수" w:date="2026-09-30T00:44:00Z">
        <w:r w:rsidRPr="00C34F72">
          <w:rPr>
            <w:rFonts w:hint="eastAsia"/>
          </w:rPr>
          <w:t>지원</w:t>
        </w:r>
        <w:r w:rsidRPr="00C34F72">
          <w:t xml:space="preserve"> 소프트웨어</w:t>
        </w:r>
        <w:bookmarkEnd w:id="3164"/>
      </w:ins>
    </w:p>
    <w:p w14:paraId="39B98025" w14:textId="77777777" w:rsidR="0049128C" w:rsidRPr="00C34F72" w:rsidRDefault="005E1485">
      <w:pPr>
        <w:pStyle w:val="TDC12"/>
        <w:keepNext w:val="0"/>
        <w:keepLines w:val="0"/>
        <w:rPr>
          <w:ins w:id="3166" w:author="김은수" w:date="2026-09-30T00:44:00Z"/>
        </w:rPr>
        <w:pPrChange w:id="3167" w:author="김은수" w:date="2026-10-01T06:57:00Z">
          <w:pPr>
            <w:keepNext/>
            <w:widowControl/>
            <w:wordWrap/>
            <w:spacing w:after="100" w:line="264" w:lineRule="auto"/>
            <w:ind w:left="785"/>
            <w:jc w:val="left"/>
          </w:pPr>
        </w:pPrChange>
      </w:pPr>
      <w:ins w:id="3168" w:author="김은수" w:date="2026-09-30T00:44:00Z">
        <w:r w:rsidRPr="00C34F72">
          <w:t>표 SOUP-1. 지원 소프트웨어 목록</w:t>
        </w:r>
      </w:ins>
    </w:p>
    <w:tbl>
      <w:tblPr>
        <w:tblStyle w:val="TDC11"/>
        <w:tblW w:w="0" w:type="auto"/>
        <w:tblLook w:val="04A0" w:firstRow="1" w:lastRow="0" w:firstColumn="1" w:lastColumn="0" w:noHBand="0" w:noVBand="1"/>
        <w:tblPrChange w:id="3169" w:author="김은수" w:date="2026-10-01T06:57:00Z">
          <w:tblPr>
            <w:tblStyle w:val="TDC11"/>
            <w:tblW w:w="0" w:type="nil"/>
            <w:tblLook w:val="04A0" w:firstRow="1" w:lastRow="0" w:firstColumn="1" w:lastColumn="0" w:noHBand="0" w:noVBand="1"/>
          </w:tblPr>
        </w:tblPrChange>
      </w:tblPr>
      <w:tblGrid>
        <w:gridCol w:w="2678"/>
        <w:gridCol w:w="2356"/>
        <w:gridCol w:w="4494"/>
        <w:tblGridChange w:id="3170">
          <w:tblGrid>
            <w:gridCol w:w="360"/>
            <w:gridCol w:w="360"/>
            <w:gridCol w:w="360"/>
            <w:gridCol w:w="1598"/>
            <w:gridCol w:w="2356"/>
            <w:gridCol w:w="4494"/>
          </w:tblGrid>
        </w:tblGridChange>
      </w:tblGrid>
      <w:tr w:rsidR="0049128C" w14:paraId="62C2AF7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ins w:id="3171" w:author="김은수" w:date="2026-09-30T00:44:00Z"/>
          <w:trPrChange w:id="3172" w:author="김은수" w:date="2026-10-01T06:57:00Z">
            <w:trPr>
              <w:gridAfter w:val="3"/>
              <w:cantSplit/>
              <w:tblHeader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tcPrChange w:id="3173" w:author="김은수" w:date="2026-10-01T06:57:00Z">
              <w:tcPr>
                <w:tcW w:w="2500" w:type="dxa"/>
              </w:tcPr>
            </w:tcPrChange>
          </w:tcPr>
          <w:p w14:paraId="1C75D121" w14:textId="77777777" w:rsidR="0049128C" w:rsidRDefault="005E1485">
            <w:pPr>
              <w:pStyle w:val="TDC0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pPrChange w:id="3174" w:author="김은수" w:date="2026-10-01T06:57:00Z">
                <w:pPr>
                  <w:widowControl/>
                  <w:spacing w:after="0" w:line="240" w:lineRule="auto"/>
    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175" w:author="김은수" w:date="2026-09-30T00:44:00Z">
              <w:r>
                <w:rPr>
                  <w:rPrChange w:id="317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소프트웨어</w:t>
              </w:r>
            </w:ins>
          </w:p>
        </w:tc>
        <w:tc>
          <w:tcPr>
            <w:tcW w:w="2390" w:type="dxa"/>
            <w:tcPrChange w:id="3177" w:author="김은수" w:date="2026-10-01T06:57:00Z">
              <w:tcPr>
                <w:tcW w:w="2200" w:type="dxa"/>
              </w:tcPr>
            </w:tcPrChange>
          </w:tcPr>
          <w:p w14:paraId="6EE48F9D" w14:textId="77777777" w:rsidR="0049128C" w:rsidRDefault="005E1485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pPrChange w:id="3178" w:author="김은수" w:date="2026-10-01T06:57:00Z">
                <w:pPr>
                  <w:widowControl/>
                  <w:spacing w:after="0" w:line="240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179" w:author="김은수" w:date="2026-09-30T00:44:00Z">
              <w:r>
                <w:rPr>
                  <w:rPrChange w:id="3180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버전</w:t>
              </w:r>
            </w:ins>
          </w:p>
        </w:tc>
        <w:tc>
          <w:tcPr>
            <w:tcW w:w="4532" w:type="dxa"/>
            <w:tcPrChange w:id="3181" w:author="김은수" w:date="2026-10-01T06:57:00Z">
              <w:tcPr>
                <w:tcW w:w="4170" w:type="dxa"/>
              </w:tcPr>
            </w:tcPrChange>
          </w:tcPr>
          <w:p w14:paraId="516675D1" w14:textId="77777777" w:rsidR="0049128C" w:rsidRDefault="005E1485">
            <w:pPr>
              <w:pStyle w:val="TDC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pPrChange w:id="3182" w:author="김은수" w:date="2026-10-01T06:57:00Z">
                <w:pPr>
                  <w:widowControl/>
                  <w:spacing w:after="0" w:line="240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183" w:author="김은수" w:date="2026-09-30T00:44:00Z">
              <w:r>
                <w:rPr>
                  <w:rPrChange w:id="318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출처</w:t>
              </w:r>
            </w:ins>
          </w:p>
        </w:tc>
      </w:tr>
      <w:tr w:rsidR="0049128C" w14:paraId="5DE47FFF" w14:textId="77777777" w:rsidTr="001F1B4C">
        <w:trPr>
          <w:cantSplit/>
          <w:ins w:id="3185" w:author="김은수" w:date="2026-09-30T00:44:00Z"/>
          <w:trPrChange w:id="3186" w:author="김은수" w:date="2026-10-01T16:30:00Z" w16du:dateUtc="2026-10-01T07:30:00Z">
            <w:trPr>
              <w:gridAfter w:val="3"/>
              <w:cantSplit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shd w:val="clear" w:color="auto" w:fill="auto"/>
            <w:tcPrChange w:id="3187" w:author="김은수" w:date="2026-10-01T16:30:00Z" w16du:dateUtc="2026-10-01T07:30:00Z">
              <w:tcPr>
                <w:tcW w:w="2500" w:type="dxa"/>
              </w:tcPr>
            </w:tcPrChange>
          </w:tcPr>
          <w:p w14:paraId="61D22838" w14:textId="77777777" w:rsidR="0049128C" w:rsidRPr="0058450E" w:rsidRDefault="005E1485">
            <w:pPr>
              <w:pStyle w:val="TDCe"/>
              <w:keepNext/>
              <w:rPr>
                <w:bCs/>
              </w:rPr>
              <w:pPrChange w:id="3188" w:author="김은수" w:date="2026-10-01T06:57:00Z">
                <w:pPr>
                  <w:widowControl/>
                  <w:spacing w:after="0" w:line="240" w:lineRule="auto"/>
                  <w:jc w:val="left"/>
                </w:pPr>
              </w:pPrChange>
            </w:pPr>
            <w:ins w:id="3189" w:author="김은수" w:date="2026-09-30T00:44:00Z">
              <w:r w:rsidRPr="001F1B4C">
                <w:rPr>
                  <w:b w:val="0"/>
                  <w:bCs/>
                  <w:rPrChange w:id="3190" w:author="김은수" w:date="2026-10-01T16:31:00Z" w16du:dateUtc="2026-10-01T07:31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FatF</w:t>
              </w:r>
            </w:ins>
            <w:ins w:id="3191" w:author="김은수" w:date="2026-10-01T16:31:00Z" w16du:dateUtc="2026-10-01T07:31:00Z">
              <w:r w:rsidR="001F1B4C">
                <w:rPr>
                  <w:rFonts w:hint="eastAsia"/>
                  <w:b w:val="0"/>
                  <w:bCs/>
                </w:rPr>
                <w:t xml:space="preserve">S </w:t>
              </w:r>
            </w:ins>
            <w:ins w:id="3192" w:author="김은수" w:date="2026-09-30T00:44:00Z">
              <w:r w:rsidRPr="001F1B4C">
                <w:rPr>
                  <w:b w:val="0"/>
                  <w:bCs/>
                  <w:rPrChange w:id="3193" w:author="김은수" w:date="2026-10-01T16:31:00Z" w16du:dateUtc="2026-10-01T07:31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파일 시스템</w:t>
              </w:r>
            </w:ins>
          </w:p>
        </w:tc>
        <w:tc>
          <w:tcPr>
            <w:tcW w:w="2390" w:type="dxa"/>
            <w:tcPrChange w:id="3194" w:author="김은수" w:date="2026-10-01T16:30:00Z" w16du:dateUtc="2026-10-01T07:30:00Z">
              <w:tcPr>
                <w:tcW w:w="2200" w:type="dxa"/>
              </w:tcPr>
            </w:tcPrChange>
          </w:tcPr>
          <w:p w14:paraId="565DCAD4" w14:textId="77777777" w:rsidR="0049128C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3195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196" w:author="김은수" w:date="2026-09-30T00:44:00Z">
              <w:r>
                <w:rPr>
                  <w:rPrChange w:id="3197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R0.15 patch1</w:t>
              </w:r>
            </w:ins>
          </w:p>
        </w:tc>
        <w:tc>
          <w:tcPr>
            <w:tcW w:w="4532" w:type="dxa"/>
            <w:tcPrChange w:id="3198" w:author="김은수" w:date="2026-10-01T16:30:00Z" w16du:dateUtc="2026-10-01T07:30:00Z">
              <w:tcPr>
                <w:tcW w:w="4170" w:type="dxa"/>
              </w:tcPr>
            </w:tcPrChange>
          </w:tcPr>
          <w:p w14:paraId="673B02BA" w14:textId="77777777" w:rsidR="0049128C" w:rsidRPr="00CA626D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  <w:rPrChange w:id="3199" w:author="김은수" w:date="2026-10-01T16:27:00Z" w16du:dateUtc="2026-10-01T07:27:00Z">
                  <w:rPr/>
                </w:rPrChange>
              </w:rPr>
              <w:pPrChange w:id="3200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201" w:author="김은수" w:date="2026-09-30T00:44:00Z">
              <w:r w:rsidRPr="00CA626D">
                <w:rPr>
                  <w:lang w:val="en-US"/>
                  <w:rPrChange w:id="3202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 xml:space="preserve">ChaN (onsemi SDK </w:t>
              </w:r>
              <w:r>
                <w:rPr>
                  <w:rPrChange w:id="320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배포</w:t>
              </w:r>
              <w:r w:rsidRPr="00CA626D">
                <w:rPr>
                  <w:lang w:val="en-US"/>
                  <w:rPrChange w:id="3204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)</w:t>
              </w:r>
              <w:r w:rsidRPr="00CA626D">
                <w:rPr>
                  <w:lang w:val="en-US"/>
                  <w:rPrChange w:id="3205" w:author="김은수" w:date="2026-10-01T16:27:00Z" w16du:dateUtc="2026-10-01T07:2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br/>
                <w:t>https://elm-chan.org/fsw/ff/</w:t>
              </w:r>
            </w:ins>
          </w:p>
        </w:tc>
      </w:tr>
      <w:tr w:rsidR="0049128C" w14:paraId="05731C6A" w14:textId="77777777" w:rsidTr="001F1B4C">
        <w:trPr>
          <w:cantSplit/>
          <w:ins w:id="3206" w:author="김은수" w:date="2026-09-30T00:44:00Z"/>
          <w:trPrChange w:id="3207" w:author="김은수" w:date="2026-10-01T16:30:00Z" w16du:dateUtc="2026-10-01T07:30:00Z">
            <w:trPr>
              <w:gridAfter w:val="3"/>
              <w:cantSplit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shd w:val="clear" w:color="auto" w:fill="auto"/>
            <w:tcPrChange w:id="3208" w:author="김은수" w:date="2026-10-01T16:30:00Z" w16du:dateUtc="2026-10-01T07:30:00Z">
              <w:tcPr>
                <w:tcW w:w="2500" w:type="dxa"/>
              </w:tcPr>
            </w:tcPrChange>
          </w:tcPr>
          <w:p w14:paraId="220F3F17" w14:textId="77777777" w:rsidR="0049128C" w:rsidRPr="0058450E" w:rsidRDefault="005E1485">
            <w:pPr>
              <w:pStyle w:val="TDCe"/>
              <w:keepNext/>
              <w:rPr>
                <w:bCs/>
              </w:rPr>
              <w:pPrChange w:id="3209" w:author="김은수" w:date="2026-10-01T06:57:00Z">
                <w:pPr>
                  <w:widowControl/>
                  <w:spacing w:after="0" w:line="240" w:lineRule="auto"/>
                  <w:jc w:val="left"/>
                </w:pPr>
              </w:pPrChange>
            </w:pPr>
            <w:ins w:id="3210" w:author="김은수" w:date="2026-09-30T00:44:00Z">
              <w:r w:rsidRPr="001F1B4C">
                <w:rPr>
                  <w:b w:val="0"/>
                  <w:bCs/>
                  <w:rPrChange w:id="3211" w:author="김은수" w:date="2026-10-01T16:31:00Z" w16du:dateUtc="2026-10-01T07:31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tiny-AES-c</w:t>
              </w:r>
            </w:ins>
            <w:ins w:id="3212" w:author="김은수" w:date="2026-10-01T16:31:00Z" w16du:dateUtc="2026-10-01T07:31:00Z">
              <w:r w:rsidR="001F1B4C">
                <w:rPr>
                  <w:rFonts w:hint="eastAsia"/>
                  <w:b w:val="0"/>
                  <w:bCs/>
                </w:rPr>
                <w:t xml:space="preserve"> </w:t>
              </w:r>
            </w:ins>
            <w:ins w:id="3213" w:author="김은수" w:date="2026-09-30T00:44:00Z">
              <w:r w:rsidRPr="001F1B4C">
                <w:rPr>
                  <w:b w:val="0"/>
                  <w:bCs/>
                  <w:rPrChange w:id="3214" w:author="김은수" w:date="2026-10-01T16:31:00Z" w16du:dateUtc="2026-10-01T07:31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AES 암복호화</w:t>
              </w:r>
            </w:ins>
          </w:p>
        </w:tc>
        <w:tc>
          <w:tcPr>
            <w:tcW w:w="2390" w:type="dxa"/>
            <w:tcPrChange w:id="3215" w:author="김은수" w:date="2026-10-01T16:30:00Z" w16du:dateUtc="2026-10-01T07:30:00Z">
              <w:tcPr>
                <w:tcW w:w="2200" w:type="dxa"/>
              </w:tcPr>
            </w:tcPrChange>
          </w:tcPr>
          <w:p w14:paraId="3DF42CF2" w14:textId="77777777" w:rsidR="0049128C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3216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217" w:author="김은수" w:date="2026-09-30T00:44:00Z">
              <w:r>
                <w:rPr>
                  <w:rPrChange w:id="321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1.0.0 (패키지 표기)</w:t>
              </w:r>
            </w:ins>
          </w:p>
        </w:tc>
        <w:tc>
          <w:tcPr>
            <w:tcW w:w="4532" w:type="dxa"/>
            <w:tcPrChange w:id="3219" w:author="김은수" w:date="2026-10-01T16:30:00Z" w16du:dateUtc="2026-10-01T07:30:00Z">
              <w:tcPr>
                <w:tcW w:w="4170" w:type="dxa"/>
              </w:tcPr>
            </w:tcPrChange>
          </w:tcPr>
          <w:p w14:paraId="5B6D26B7" w14:textId="77777777" w:rsidR="0049128C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3220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221" w:author="김은수" w:date="2026-09-30T00:44:00Z">
              <w:r>
                <w:rPr>
                  <w:rPrChange w:id="3222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kokke</w:t>
              </w:r>
              <w:r>
                <w:rPr>
                  <w:rPrChange w:id="322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br/>
                <w:t>https://github.com/kokke/tiny-AES-c</w:t>
              </w:r>
            </w:ins>
          </w:p>
        </w:tc>
      </w:tr>
      <w:tr w:rsidR="0049128C" w14:paraId="0F8FBF7F" w14:textId="77777777" w:rsidTr="001F1B4C">
        <w:trPr>
          <w:cantSplit/>
          <w:ins w:id="3224" w:author="김은수" w:date="2026-09-30T00:44:00Z"/>
          <w:trPrChange w:id="3225" w:author="김은수" w:date="2026-10-01T16:30:00Z" w16du:dateUtc="2026-10-01T07:30:00Z">
            <w:trPr>
              <w:gridAfter w:val="3"/>
              <w:cantSplit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shd w:val="clear" w:color="auto" w:fill="auto"/>
            <w:tcPrChange w:id="3226" w:author="김은수" w:date="2026-10-01T16:30:00Z" w16du:dateUtc="2026-10-01T07:30:00Z">
              <w:tcPr>
                <w:tcW w:w="2500" w:type="dxa"/>
              </w:tcPr>
            </w:tcPrChange>
          </w:tcPr>
          <w:p w14:paraId="2C15D17F" w14:textId="77777777" w:rsidR="0049128C" w:rsidRPr="0058450E" w:rsidRDefault="005E1485">
            <w:pPr>
              <w:pStyle w:val="TDCe"/>
              <w:keepNext/>
              <w:rPr>
                <w:bCs/>
              </w:rPr>
              <w:pPrChange w:id="3227" w:author="김은수" w:date="2026-10-01T06:57:00Z">
                <w:pPr>
                  <w:widowControl/>
                  <w:spacing w:after="0" w:line="240" w:lineRule="auto"/>
                  <w:jc w:val="left"/>
                </w:pPr>
              </w:pPrChange>
            </w:pPr>
            <w:ins w:id="3228" w:author="김은수" w:date="2026-09-30T00:44:00Z">
              <w:r w:rsidRPr="001F1B4C">
                <w:rPr>
                  <w:b w:val="0"/>
                  <w:bCs/>
                  <w:rPrChange w:id="3229" w:author="김은수" w:date="2026-10-01T16:31:00Z" w16du:dateUtc="2026-10-01T07:31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E8300 SDK CRC 지원 코드</w:t>
              </w:r>
            </w:ins>
          </w:p>
        </w:tc>
        <w:tc>
          <w:tcPr>
            <w:tcW w:w="2390" w:type="dxa"/>
            <w:tcPrChange w:id="3230" w:author="김은수" w:date="2026-10-01T16:30:00Z" w16du:dateUtc="2026-10-01T07:30:00Z">
              <w:tcPr>
                <w:tcW w:w="2200" w:type="dxa"/>
              </w:tcPr>
            </w:tcPrChange>
          </w:tcPr>
          <w:p w14:paraId="5C12B772" w14:textId="77777777" w:rsidR="0049128C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3231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232" w:author="김은수" w:date="2026-09-30T00:44:00Z">
              <w:r>
                <w:rPr>
                  <w:rPrChange w:id="3233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Ezairo 8300 SDK</w:t>
              </w:r>
              <w:r>
                <w:rPr>
                  <w:rPrChange w:id="3234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br/>
                <w:t>4.5.0.107</w:t>
              </w:r>
            </w:ins>
          </w:p>
        </w:tc>
        <w:tc>
          <w:tcPr>
            <w:tcW w:w="4532" w:type="dxa"/>
            <w:tcPrChange w:id="3235" w:author="김은수" w:date="2026-10-01T16:30:00Z" w16du:dateUtc="2026-10-01T07:30:00Z">
              <w:tcPr>
                <w:tcW w:w="4170" w:type="dxa"/>
              </w:tcPr>
            </w:tcPrChange>
          </w:tcPr>
          <w:p w14:paraId="55148719" w14:textId="77777777" w:rsidR="0049128C" w:rsidRDefault="005E1485">
            <w:pPr>
              <w:pStyle w:val="TDC7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3236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237" w:author="김은수" w:date="2026-09-30T00:44:00Z">
              <w:r>
                <w:rPr>
                  <w:rPrChange w:id="3238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onsemi / Ezairo 8300 SDK</w:t>
              </w:r>
            </w:ins>
          </w:p>
        </w:tc>
      </w:tr>
      <w:tr w:rsidR="0049128C" w14:paraId="3A42AE29" w14:textId="77777777" w:rsidTr="001F1B4C">
        <w:trPr>
          <w:cantSplit/>
          <w:ins w:id="3239" w:author="김은수" w:date="2026-09-30T00:44:00Z"/>
          <w:trPrChange w:id="3240" w:author="김은수" w:date="2026-10-01T16:30:00Z" w16du:dateUtc="2026-10-01T07:30:00Z">
            <w:trPr>
              <w:gridAfter w:val="3"/>
              <w:cantSplit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6" w:type="dxa"/>
            <w:shd w:val="clear" w:color="auto" w:fill="auto"/>
            <w:tcPrChange w:id="3241" w:author="김은수" w:date="2026-10-01T16:30:00Z" w16du:dateUtc="2026-10-01T07:30:00Z">
              <w:tcPr>
                <w:tcW w:w="2500" w:type="dxa"/>
              </w:tcPr>
            </w:tcPrChange>
          </w:tcPr>
          <w:p w14:paraId="18B236D1" w14:textId="77777777" w:rsidR="0049128C" w:rsidRPr="00085F97" w:rsidRDefault="005E1485">
            <w:pPr>
              <w:pStyle w:val="TDCe"/>
              <w:rPr>
                <w:bCs/>
              </w:rPr>
              <w:pPrChange w:id="3242" w:author="김은수" w:date="2026-10-01T06:57:00Z">
                <w:pPr>
                  <w:widowControl/>
                  <w:spacing w:after="0" w:line="240" w:lineRule="auto"/>
                  <w:jc w:val="left"/>
                </w:pPr>
              </w:pPrChange>
            </w:pPr>
            <w:ins w:id="3243" w:author="김은수" w:date="2026-09-30T00:44:00Z">
              <w:r w:rsidRPr="001F1B4C">
                <w:rPr>
                  <w:b w:val="0"/>
                  <w:bCs/>
                  <w:rPrChange w:id="3244" w:author="김은수" w:date="2026-10-01T16:31:00Z" w16du:dateUtc="2026-10-01T07:31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SEGGER RTT</w:t>
              </w:r>
            </w:ins>
            <w:ins w:id="3245" w:author="김은수" w:date="2026-10-01T16:31:00Z" w16du:dateUtc="2026-10-01T07:31:00Z">
              <w:r w:rsidR="001F1B4C">
                <w:rPr>
                  <w:rFonts w:hint="eastAsia"/>
                  <w:b w:val="0"/>
                  <w:bCs/>
                </w:rPr>
                <w:t xml:space="preserve"> </w:t>
              </w:r>
            </w:ins>
            <w:ins w:id="3246" w:author="김은수" w:date="2026-09-30T00:44:00Z">
              <w:r w:rsidRPr="001F1B4C">
                <w:rPr>
                  <w:b w:val="0"/>
                  <w:bCs/>
                  <w:rPrChange w:id="3247" w:author="김은수" w:date="2026-10-01T16:31:00Z" w16du:dateUtc="2026-10-01T07:31:00Z">
                    <w:rPr>
                      <w:rFonts w:asciiTheme="minorHAnsi" w:eastAsiaTheme="minorEastAsia" w:hAnsiTheme="minorHAnsi" w:cstheme="minorBidi"/>
                      <w:b/>
                      <w:color w:val="auto"/>
                      <w:szCs w:val="22"/>
                      <w:lang w:val="en-US"/>
                    </w:rPr>
                  </w:rPrChange>
                </w:rPr>
                <w:t>디버그 입출력</w:t>
              </w:r>
            </w:ins>
          </w:p>
        </w:tc>
        <w:tc>
          <w:tcPr>
            <w:tcW w:w="2390" w:type="dxa"/>
            <w:tcPrChange w:id="3248" w:author="김은수" w:date="2026-10-01T16:30:00Z" w16du:dateUtc="2026-10-01T07:30:00Z">
              <w:tcPr>
                <w:tcW w:w="2200" w:type="dxa"/>
              </w:tcPr>
            </w:tcPrChange>
          </w:tcPr>
          <w:p w14:paraId="07EDB4F0" w14:textId="77777777" w:rsidR="0049128C" w:rsidRDefault="005E148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3249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250" w:author="김은수" w:date="2026-09-30T00:44:00Z">
              <w:r>
                <w:rPr>
                  <w:rPrChange w:id="3251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7.56a</w:t>
              </w:r>
            </w:ins>
          </w:p>
        </w:tc>
        <w:tc>
          <w:tcPr>
            <w:tcW w:w="4532" w:type="dxa"/>
            <w:tcPrChange w:id="3252" w:author="김은수" w:date="2026-10-01T16:30:00Z" w16du:dateUtc="2026-10-01T07:30:00Z">
              <w:tcPr>
                <w:tcW w:w="4170" w:type="dxa"/>
              </w:tcPr>
            </w:tcPrChange>
          </w:tcPr>
          <w:p w14:paraId="454319D4" w14:textId="77777777" w:rsidR="0049128C" w:rsidRDefault="005E1485">
            <w:pPr>
              <w:pStyle w:val="TDC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pPrChange w:id="3253" w:author="김은수" w:date="2026-10-01T06:57:00Z">
                <w:pPr>
                  <w:widowControl/>
                  <w:spacing w:after="0" w:line="240" w:lineRule="auto"/>
                  <w:jc w:val="lef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PrChange>
            </w:pPr>
            <w:ins w:id="3254" w:author="김은수" w:date="2026-09-30T00:44:00Z">
              <w:r>
                <w:rPr>
                  <w:rPrChange w:id="3255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t>SEGGER</w:t>
              </w:r>
              <w:r>
                <w:rPr>
                  <w:rPrChange w:id="3256" w:author="김은수" w:date="2026-10-01T06:57:00Z">
                    <w:rPr>
                      <w:rFonts w:asciiTheme="minorHAnsi" w:eastAsiaTheme="minorEastAsia" w:hAnsiTheme="minorHAnsi" w:cstheme="minorBidi"/>
                      <w:color w:val="auto"/>
                      <w:szCs w:val="22"/>
                      <w:lang w:val="en-US"/>
                    </w:rPr>
                  </w:rPrChange>
                </w:rPr>
                <w:br/>
                <w:t>https://kb.segger.com/RTT</w:t>
              </w:r>
            </w:ins>
          </w:p>
        </w:tc>
      </w:tr>
    </w:tbl>
    <w:p w14:paraId="2B203410" w14:textId="77777777" w:rsidR="00CC56C2" w:rsidRDefault="00CC56C2">
      <w:pPr>
        <w:pStyle w:val="TDC10"/>
        <w:spacing w:after="0"/>
        <w:rPr>
          <w:ins w:id="3257" w:author="김은수" w:date="2026-10-01T06:57:00Z"/>
        </w:rPr>
      </w:pPr>
    </w:p>
    <w:p w14:paraId="0D7A0323" w14:textId="77777777" w:rsidR="000C347F" w:rsidRDefault="000C347F">
      <w:pPr>
        <w:pStyle w:val="TDC1"/>
        <w:pPrChange w:id="3258" w:author="김은수" w:date="2026-10-01T06:57:00Z">
          <w:pPr>
            <w:pStyle w:val="10"/>
            <w:numPr>
              <w:numId w:val="7"/>
            </w:numPr>
            <w:wordWrap/>
            <w:spacing w:before="160" w:after="0" w:line="240" w:lineRule="auto"/>
            <w:ind w:left="425" w:hanging="425"/>
          </w:pPr>
        </w:pPrChange>
      </w:pPr>
      <w:bookmarkStart w:id="3259" w:name="_Toc241654880"/>
      <w:r w:rsidRPr="00C34F72">
        <w:rPr>
          <w:rFonts w:hint="eastAsia"/>
        </w:rPr>
        <w:t>소프트웨어</w:t>
      </w:r>
      <w:r w:rsidRPr="00C34F72">
        <w:t xml:space="preserve"> 아키텍쳐 검증</w:t>
      </w:r>
      <w:bookmarkEnd w:id="3259"/>
    </w:p>
    <w:p w14:paraId="1CD70778" w14:textId="77777777" w:rsidR="000C347F" w:rsidRDefault="000C347F">
      <w:pPr>
        <w:pStyle w:val="TDC10"/>
        <w:numPr>
          <w:ilvl w:val="0"/>
          <w:numId w:val="24"/>
        </w:numPr>
        <w:pPrChange w:id="3260" w:author="김은수" w:date="2026-10-01T06:57:00Z">
          <w:pPr>
            <w:pStyle w:val="a8"/>
            <w:numPr>
              <w:numId w:val="22"/>
            </w:numPr>
            <w:ind w:leftChars="0" w:left="785" w:hanging="36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요구사상이 모두 포함되었는가?</w:t>
      </w:r>
    </w:p>
    <w:p w14:paraId="00465174" w14:textId="77777777" w:rsidR="000C347F" w:rsidRDefault="000C347F">
      <w:pPr>
        <w:pStyle w:val="TDC10"/>
        <w:pPrChange w:id="3261" w:author="김은수" w:date="2026-10-01T06:57:00Z">
          <w:pPr>
            <w:pStyle w:val="a8"/>
            <w:ind w:leftChars="0" w:left="785"/>
          </w:pPr>
        </w:pPrChange>
      </w:pPr>
      <w:del w:id="3262" w:author="김은수" w:date="2026-09-30T00:29:00Z">
        <w:r>
          <w:rPr>
            <w:rFonts w:hint="eastAsia"/>
          </w:rPr>
          <w:delText>: 예, 소프트웨어 요구사항 추적성을 통하여, 모든 소프트웨어 항목이 소프트웨어 아키텍쳐로 사상 되었음을 확인함.</w:delText>
        </w:r>
      </w:del>
      <w:ins w:id="3263" w:author="김은수" w:date="2026-09-30T00:29:00Z">
        <w:r>
          <w:t>: 예, 소프트웨어 요구사항 사양서의 81개 요구사항이 추적성 표에 모두 포함되어 있음을 확인하였다.</w:t>
        </w:r>
        <w:r>
          <w:rPr>
            <w:b/>
            <w:color w:val="C00000"/>
            <w:sz w:val="24"/>
            <w:szCs w:val="24"/>
            <w:u w:val="single"/>
            <w:rPrChange w:id="3329" w:author="김은수" w:date="2026-10-12T00:00:00Z">
              <w:rPr>
                <w:b/>
                <w:color w:val="C00000"/>
                <w:sz w:val="24"/>
                <w:szCs w:val="24"/>
                <w:u w:val="single"/>
              </w:rPr>
            </w:rPrChange>
          </w:rPr>
          <w:br/>
          <w:t>[QCC 자료 입력] QCC 담당 요구사항의 내부 설계 연결을 추가하고 확인 내용을 반영한다.</w:t>
        </w:r>
      </w:ins>
    </w:p>
    <w:p w14:paraId="24AF6DDD" w14:textId="77777777" w:rsidR="00CC0AAE" w:rsidRDefault="00CC0AAE">
      <w:pPr>
        <w:pStyle w:val="TDC10"/>
        <w:spacing w:after="0"/>
        <w:rPr>
          <w:del w:id="3264" w:author="김은수" w:date="2026-10-01T06:57:00Z"/>
        </w:rPr>
        <w:pPrChange w:id="3265" w:author="김은수" w:date="2026-10-01T06:57:00Z">
          <w:pPr>
            <w:pStyle w:val="a8"/>
            <w:ind w:leftChars="0" w:left="785"/>
          </w:pPr>
        </w:pPrChange>
      </w:pPr>
    </w:p>
    <w:p w14:paraId="79167CE4" w14:textId="77777777" w:rsidR="000C347F" w:rsidRDefault="000C347F">
      <w:pPr>
        <w:pStyle w:val="TDC10"/>
        <w:numPr>
          <w:ilvl w:val="0"/>
          <w:numId w:val="24"/>
        </w:numPr>
        <w:pPrChange w:id="3266" w:author="김은수" w:date="2026-10-01T06:57:00Z">
          <w:pPr>
            <w:pStyle w:val="a8"/>
            <w:numPr>
              <w:numId w:val="22"/>
            </w:numPr>
            <w:ind w:leftChars="0" w:left="785" w:hanging="360"/>
          </w:pPr>
        </w:pPrChange>
      </w:pPr>
      <w:r w:rsidRPr="00C34F72">
        <w:rPr>
          <w:rFonts w:hint="eastAsia"/>
        </w:rPr>
        <w:t>소프트웨어</w:t>
      </w:r>
      <w:r w:rsidRPr="00C34F72">
        <w:t xml:space="preserve"> 모듈(항목)간 연계성 및 하드웨어 사이의 연계성이 확인되는가?</w:t>
      </w:r>
    </w:p>
    <w:p w14:paraId="6EC23B99" w14:textId="77777777" w:rsidR="000C347F" w:rsidRDefault="000C347F">
      <w:pPr>
        <w:pStyle w:val="TDC10"/>
        <w:pPrChange w:id="3267" w:author="김은수" w:date="2026-10-01T06:57:00Z">
          <w:pPr>
            <w:pStyle w:val="a8"/>
            <w:ind w:leftChars="0" w:left="785"/>
          </w:pPr>
        </w:pPrChange>
      </w:pPr>
      <w:del w:id="3268" w:author="김은수" w:date="2026-09-30T00:29:00Z">
        <w:r>
          <w:rPr>
            <w:rFonts w:hint="eastAsia"/>
          </w:rPr>
          <w:delText>: 예, 하드웨어 아키텍쳐을 기반으로 소프트웨어 아키텍쳐 설계됨.</w:delText>
        </w:r>
      </w:del>
      <w:ins w:id="3269" w:author="김은수" w:date="2026-09-30T00:29:00Z">
        <w:r>
          <w:t>: 예, E8300의 공유 메모리, SPI, I2S 및 제어 핀을 기준으로 모듈과 하드웨어 사이의 연계를 확인하였다.</w:t>
        </w:r>
        <w:r>
          <w:rPr>
            <w:b/>
            <w:color w:val="C00000"/>
            <w:sz w:val="24"/>
            <w:szCs w:val="24"/>
            <w:u w:val="single"/>
            <w:rPrChange w:id="3330" w:author="김은수" w:date="2026-10-12T00:00:00Z">
              <w:rPr>
                <w:b/>
                <w:color w:val="C00000"/>
                <w:sz w:val="24"/>
                <w:szCs w:val="24"/>
                <w:u w:val="single"/>
              </w:rPr>
            </w:rPrChange>
          </w:rPr>
          <w:br/>
          <w:t>[QCC 자료 입력] QCC 내부 모듈 간 연계 자료를 추가하고 확인 내용을 반영한다.</w:t>
        </w:r>
      </w:ins>
    </w:p>
    <w:p w14:paraId="2C7557B1" w14:textId="77777777" w:rsidR="00CC0AAE" w:rsidRDefault="00CC0AAE">
      <w:pPr>
        <w:pStyle w:val="TDC10"/>
        <w:spacing w:after="0"/>
        <w:rPr>
          <w:del w:id="3270" w:author="김은수" w:date="2026-10-01T06:57:00Z"/>
        </w:rPr>
        <w:pPrChange w:id="3271" w:author="김은수" w:date="2026-10-01T06:57:00Z">
          <w:pPr>
            <w:pStyle w:val="a8"/>
            <w:ind w:leftChars="0" w:left="785"/>
          </w:pPr>
        </w:pPrChange>
      </w:pPr>
    </w:p>
    <w:p w14:paraId="2CB1E590" w14:textId="77777777" w:rsidR="000C347F" w:rsidRPr="000C347F" w:rsidRDefault="000C347F">
      <w:pPr>
        <w:pStyle w:val="TDC10"/>
        <w:numPr>
          <w:ilvl w:val="0"/>
          <w:numId w:val="24"/>
        </w:numPr>
        <w:pPrChange w:id="3272" w:author="김은수" w:date="2026-10-01T06:57:00Z">
          <w:pPr>
            <w:pStyle w:val="a8"/>
            <w:numPr>
              <w:numId w:val="22"/>
            </w:numPr>
            <w:ind w:leftChars="0" w:left="785" w:hanging="360"/>
          </w:pPr>
        </w:pPrChange>
      </w:pPr>
      <w:r w:rsidRPr="00C34F72">
        <w:t>S</w:t>
      </w:r>
      <w:r>
        <w:t xml:space="preserve">OUP </w:t>
      </w:r>
      <w:r w:rsidRPr="00C34F72">
        <w:rPr>
          <w:rFonts w:hint="eastAsia"/>
        </w:rPr>
        <w:t>항목의</w:t>
      </w:r>
      <w:r w:rsidRPr="00C34F72">
        <w:t xml:space="preserve"> 적절한 운영이 지원되는가?</w:t>
      </w:r>
    </w:p>
    <w:p w14:paraId="3FC08AFF" w14:textId="77777777" w:rsidR="000C347F" w:rsidRPr="002E582F" w:rsidRDefault="000C347F">
      <w:pPr>
        <w:pStyle w:val="TDC10"/>
        <w:pPrChange w:id="3273" w:author="김은수" w:date="2026-10-01T06:57:00Z">
          <w:pPr>
            <w:wordWrap/>
            <w:spacing w:after="0" w:line="240" w:lineRule="auto"/>
            <w:ind w:left="785"/>
          </w:pPr>
        </w:pPrChange>
      </w:pPr>
      <w:del w:id="3274" w:author="김은수" w:date="2026-09-30T00:44:00Z">
        <w:r>
          <w:delText>: SOUP 항목 없음.</w:delText>
        </w:r>
      </w:del>
      <w:ins w:id="3275" w:author="김은수" w:date="2026-09-30T00:44:00Z">
        <w:r w:rsidRPr="00C34F72">
          <w:t>: 예, 사용되는 지원 소프트웨어의 종류, 버전 및 출처를 식별하여 관리한다.</w:t>
        </w:r>
      </w:ins>
    </w:p>
    <w:sectPr w:rsidR="000C347F" w:rsidRPr="002E582F" w:rsidSect="0012492F">
      <w:headerReference w:type="default" r:id="rId14"/>
      <w:headerReference w:type="first" r:id="rId15"/>
      <w:pgSz w:w="11906" w:h="16838" w:code="9"/>
      <w:pgMar w:top="1134" w:right="1134" w:bottom="851" w:left="1134" w:header="1020" w:footer="68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3981B" w14:textId="77777777" w:rsidR="00DE7204" w:rsidRDefault="00DE7204" w:rsidP="003325E9">
      <w:pPr>
        <w:spacing w:after="0" w:line="240" w:lineRule="auto"/>
      </w:pPr>
      <w:r>
        <w:separator/>
      </w:r>
    </w:p>
  </w:endnote>
  <w:endnote w:type="continuationSeparator" w:id="0">
    <w:p w14:paraId="0B5F285B" w14:textId="77777777" w:rsidR="00DE7204" w:rsidRDefault="00DE7204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49343" w14:textId="77777777" w:rsidR="00DE7204" w:rsidRDefault="00DE7204" w:rsidP="003325E9">
      <w:pPr>
        <w:spacing w:after="0" w:line="240" w:lineRule="auto"/>
      </w:pPr>
      <w:r>
        <w:separator/>
      </w:r>
    </w:p>
  </w:footnote>
  <w:footnote w:type="continuationSeparator" w:id="0">
    <w:p w14:paraId="1583D110" w14:textId="77777777" w:rsidR="00DE7204" w:rsidRDefault="00DE7204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3935B6" w14:paraId="7C577148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10B95407" w14:textId="77777777" w:rsidR="003935B6" w:rsidRPr="00F91CD3" w:rsidRDefault="003935B6" w:rsidP="003935B6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F8B6BCA" wp14:editId="62B2EA97">
                <wp:extent cx="1356360" cy="450215"/>
                <wp:effectExtent l="0" t="0" r="0" b="6985"/>
                <wp:docPr id="959427350" name="그림 959427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30D9594D" w14:textId="77777777" w:rsidR="003935B6" w:rsidRPr="00D1008A" w:rsidRDefault="00D61B5B" w:rsidP="003935B6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>S</w:t>
          </w:r>
          <w:r>
            <w:rPr>
              <w:rFonts w:asciiTheme="minorEastAsia" w:hAnsiTheme="minorEastAsia"/>
              <w:b/>
              <w:bCs/>
              <w:sz w:val="32"/>
              <w:szCs w:val="32"/>
            </w:rPr>
            <w:t>W</w:t>
          </w:r>
          <w:r w:rsidR="003935B6"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 아키텍쳐 </w:t>
          </w: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설계 </w:t>
          </w:r>
          <w:r w:rsidR="003935B6">
            <w:rPr>
              <w:rFonts w:asciiTheme="minorEastAsia" w:hAnsiTheme="minorEastAsia" w:hint="eastAsia"/>
              <w:b/>
              <w:bCs/>
              <w:sz w:val="32"/>
              <w:szCs w:val="32"/>
            </w:rPr>
            <w:t>기술서</w:t>
          </w:r>
        </w:p>
      </w:tc>
      <w:tc>
        <w:tcPr>
          <w:tcW w:w="1438" w:type="dxa"/>
          <w:vAlign w:val="center"/>
        </w:tcPr>
        <w:p w14:paraId="1D43A0C3" w14:textId="77777777" w:rsidR="003935B6" w:rsidRPr="00101900" w:rsidRDefault="003935B6" w:rsidP="003935B6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표준번호</w:t>
          </w:r>
        </w:p>
      </w:tc>
      <w:tc>
        <w:tcPr>
          <w:tcW w:w="1692" w:type="dxa"/>
          <w:vAlign w:val="center"/>
        </w:tcPr>
        <w:p w14:paraId="467B1EBF" w14:textId="77777777" w:rsidR="003935B6" w:rsidRPr="00497259" w:rsidRDefault="00287847" w:rsidP="003935B6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497259">
            <w:rPr>
              <w:rFonts w:asciiTheme="minorEastAsia" w:hAnsiTheme="minorEastAsia"/>
              <w:sz w:val="18"/>
              <w:szCs w:val="18"/>
            </w:rPr>
            <w:t>SAD-FW-</w:t>
          </w:r>
          <w:del w:id="3276" w:author="김은수" w:date="2026-09-29T18:27:00Z" w16du:dateUtc="2026-09-29T09:27:00Z">
            <w:r w:rsidRPr="00497259">
              <w:rPr>
                <w:rFonts w:asciiTheme="minorEastAsia" w:hAnsiTheme="minorEastAsia"/>
                <w:sz w:val="18"/>
                <w:szCs w:val="18"/>
              </w:rPr>
              <w:delText>TD20B</w:delText>
            </w:r>
          </w:del>
          <w:ins w:id="3277" w:author="김은수" w:date="2026-09-29T18:27:00Z" w16du:dateUtc="2026-09-29T09:27:00Z">
            <w:r w:rsidRPr="00497259">
              <w:rPr>
                <w:rFonts w:asciiTheme="minorEastAsia" w:hAnsiTheme="minorEastAsia"/>
                <w:sz w:val="18"/>
                <w:szCs w:val="18"/>
              </w:rPr>
              <w:t>TD24A</w:t>
            </w:r>
          </w:ins>
        </w:p>
      </w:tc>
    </w:tr>
    <w:tr w:rsidR="00850940" w14:paraId="4330C219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41A1C693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764BD322" w14:textId="77777777" w:rsidR="00850940" w:rsidRPr="00D1008A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55EFC878" w14:textId="77777777" w:rsidR="00850940" w:rsidRPr="0010190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제(개)정일자</w:t>
          </w:r>
        </w:p>
      </w:tc>
      <w:tc>
        <w:tcPr>
          <w:tcW w:w="1692" w:type="dxa"/>
          <w:vAlign w:val="center"/>
        </w:tcPr>
        <w:p w14:paraId="6AEA8D04" w14:textId="77777777" w:rsidR="00850940" w:rsidRPr="00497259" w:rsidRDefault="0025693E" w:rsidP="00850940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del w:id="3278" w:author="김은수" w:date="2026-09-29T18:27:00Z" w16du:dateUtc="2026-09-29T09:27:00Z">
            <w:r>
              <w:rPr>
                <w:rFonts w:asciiTheme="minorEastAsia" w:hAnsiTheme="minorEastAsia" w:hint="eastAsia"/>
                <w:sz w:val="18"/>
                <w:szCs w:val="18"/>
              </w:rPr>
              <w:delText>2020.12.23</w:delText>
            </w:r>
          </w:del>
        </w:p>
      </w:tc>
    </w:tr>
    <w:tr w:rsidR="00850940" w14:paraId="4F6C46F3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4093056F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634450AF" w14:textId="77777777" w:rsidR="00850940" w:rsidRPr="00D1008A" w:rsidRDefault="003935B6" w:rsidP="0085094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del w:id="3279" w:author="김은수" w:date="2026-09-29T18:27:00Z" w16du:dateUtc="2026-09-29T09:27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delText>TD20B</w:delText>
            </w:r>
          </w:del>
          <w:ins w:id="3280" w:author="김은수" w:date="2026-09-29T18:27:00Z" w16du:dateUtc="2026-09-29T09:27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/>
              <w:b/>
              <w:bCs/>
              <w:sz w:val="24"/>
              <w:szCs w:val="24"/>
            </w:rPr>
            <w:t>-A-EXT</w:t>
          </w:r>
        </w:p>
      </w:tc>
      <w:tc>
        <w:tcPr>
          <w:tcW w:w="1438" w:type="dxa"/>
          <w:vAlign w:val="center"/>
        </w:tcPr>
        <w:p w14:paraId="4ED82FDA" w14:textId="77777777" w:rsidR="00850940" w:rsidRPr="0010190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제(개)정 번호</w:t>
          </w:r>
        </w:p>
      </w:tc>
      <w:tc>
        <w:tcPr>
          <w:tcW w:w="1692" w:type="dxa"/>
          <w:vAlign w:val="center"/>
        </w:tcPr>
        <w:p w14:paraId="56B095B6" w14:textId="77777777" w:rsidR="00850940" w:rsidRPr="00497259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497259">
            <w:rPr>
              <w:rFonts w:asciiTheme="minorEastAsia" w:hAnsiTheme="minorEastAsia" w:hint="eastAsia"/>
              <w:sz w:val="18"/>
              <w:szCs w:val="18"/>
            </w:rPr>
            <w:t>0</w:t>
          </w:r>
        </w:p>
      </w:tc>
    </w:tr>
    <w:tr w:rsidR="00850940" w14:paraId="5FC2EC56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07EABE55" w14:textId="77777777" w:rsidR="00850940" w:rsidRPr="00F91CD3" w:rsidRDefault="00850940" w:rsidP="0085094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5394857D" w14:textId="77777777" w:rsidR="00850940" w:rsidRPr="00F91CD3" w:rsidRDefault="00850940" w:rsidP="00850940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03D1F89C" w14:textId="77777777" w:rsidR="00850940" w:rsidRPr="00101900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페</w:t>
          </w:r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이</w:t>
          </w:r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지</w:t>
          </w:r>
        </w:p>
      </w:tc>
      <w:tc>
        <w:tcPr>
          <w:tcW w:w="1692" w:type="dxa"/>
          <w:vAlign w:val="center"/>
        </w:tcPr>
        <w:p w14:paraId="293B373D" w14:textId="77777777" w:rsidR="00850940" w:rsidRPr="00497259" w:rsidRDefault="00850940" w:rsidP="00850940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497259">
            <w:rPr>
              <w:rFonts w:asciiTheme="minorEastAsia" w:hAnsiTheme="minorEastAsia"/>
              <w:sz w:val="18"/>
              <w:szCs w:val="18"/>
            </w:rPr>
            <w:fldChar w:fldCharType="begin"/>
          </w:r>
          <w:r w:rsidRPr="00497259">
            <w:rPr>
              <w:rFonts w:asciiTheme="minorEastAsia" w:hAnsiTheme="minorEastAsia"/>
              <w:sz w:val="18"/>
              <w:szCs w:val="18"/>
            </w:rPr>
            <w:instrText>PAGE  \* Arabic  \* MERGEFORMAT</w:instrTex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separate"/>
          </w:r>
          <w:r w:rsidRPr="00497259">
            <w:rPr>
              <w:rFonts w:asciiTheme="minorEastAsia" w:hAnsiTheme="minorEastAsia"/>
              <w:sz w:val="18"/>
              <w:szCs w:val="18"/>
              <w:lang w:val="ko-KR"/>
            </w:rPr>
            <w:t>1</w: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end"/>
          </w:r>
          <w:r w:rsidRPr="00497259">
            <w:rPr>
              <w:rFonts w:asciiTheme="minorEastAsia" w:hAnsiTheme="minorEastAsia"/>
              <w:sz w:val="18"/>
              <w:szCs w:val="18"/>
              <w:lang w:val="ko-KR"/>
            </w:rPr>
            <w:t xml:space="preserve"> / </w: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begin"/>
          </w:r>
          <w:r w:rsidRPr="00497259">
            <w:rPr>
              <w:rFonts w:asciiTheme="minorEastAsia" w:hAnsiTheme="minorEastAsia"/>
              <w:sz w:val="18"/>
              <w:szCs w:val="18"/>
            </w:rPr>
            <w:instrText>NUMPAGES  \* Arabic  \* MERGEFORMAT</w:instrTex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separate"/>
          </w:r>
          <w:r w:rsidRPr="00497259">
            <w:rPr>
              <w:rFonts w:asciiTheme="minorEastAsia" w:hAnsiTheme="minorEastAsia"/>
              <w:sz w:val="18"/>
              <w:szCs w:val="18"/>
              <w:lang w:val="ko-KR"/>
            </w:rPr>
            <w:t>35</w:t>
          </w:r>
          <w:r w:rsidRPr="00497259">
            <w:rPr>
              <w:rFonts w:asciiTheme="minorEastAsia" w:hAnsiTheme="minorEastAsia"/>
              <w:sz w:val="18"/>
              <w:szCs w:val="18"/>
            </w:rPr>
            <w:fldChar w:fldCharType="end"/>
          </w:r>
        </w:p>
      </w:tc>
    </w:tr>
  </w:tbl>
  <w:p w14:paraId="53F17C87" w14:textId="77777777" w:rsidR="00850940" w:rsidRPr="00850940" w:rsidRDefault="00850940">
    <w:pPr>
      <w:pStyle w:val="a3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692"/>
    </w:tblGrid>
    <w:tr w:rsidR="00680F01" w14:paraId="55B8CE1B" w14:textId="77777777" w:rsidTr="00BA66E1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15232656" w14:textId="77777777" w:rsidR="00680F01" w:rsidRPr="00F91CD3" w:rsidRDefault="003935B6" w:rsidP="00680F01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3B9C175F" wp14:editId="6E396BA7">
                <wp:extent cx="1356360" cy="450215"/>
                <wp:effectExtent l="0" t="0" r="0" b="6985"/>
                <wp:docPr id="1789168635" name="그림 1789168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00826A6B" w14:textId="77777777" w:rsidR="00680F01" w:rsidRPr="00D1008A" w:rsidRDefault="0012492F" w:rsidP="00680F01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>
            <w:rPr>
              <w:rFonts w:asciiTheme="minorEastAsia" w:hAnsiTheme="minorEastAsia" w:hint="eastAsia"/>
              <w:b/>
              <w:bCs/>
              <w:sz w:val="32"/>
              <w:szCs w:val="32"/>
            </w:rPr>
            <w:t xml:space="preserve">소프트웨어 </w:t>
          </w:r>
          <w:r w:rsidR="00680F01">
            <w:rPr>
              <w:rFonts w:asciiTheme="minorEastAsia" w:hAnsiTheme="minorEastAsia" w:hint="eastAsia"/>
              <w:b/>
              <w:bCs/>
              <w:sz w:val="32"/>
              <w:szCs w:val="32"/>
            </w:rPr>
            <w:t>아키텍쳐 기술서</w:t>
          </w:r>
        </w:p>
      </w:tc>
      <w:tc>
        <w:tcPr>
          <w:tcW w:w="1438" w:type="dxa"/>
          <w:vAlign w:val="center"/>
        </w:tcPr>
        <w:p w14:paraId="26392EB0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표준번호</w:t>
          </w:r>
        </w:p>
      </w:tc>
      <w:tc>
        <w:tcPr>
          <w:tcW w:w="1692" w:type="dxa"/>
          <w:vAlign w:val="center"/>
        </w:tcPr>
        <w:p w14:paraId="7AC0E908" w14:textId="77777777" w:rsidR="00680F01" w:rsidRPr="00101900" w:rsidRDefault="00287847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287847">
            <w:rPr>
              <w:rFonts w:asciiTheme="minorEastAsia" w:hAnsiTheme="minorEastAsia"/>
              <w:sz w:val="16"/>
              <w:szCs w:val="16"/>
            </w:rPr>
            <w:t>SAD-FW-</w:t>
          </w:r>
          <w:del w:id="3281" w:author="김은수" w:date="2026-09-29T18:27:00Z" w16du:dateUtc="2026-09-29T09:27:00Z">
            <w:r w:rsidRPr="00287847">
              <w:rPr>
                <w:rFonts w:asciiTheme="minorEastAsia" w:hAnsiTheme="minorEastAsia"/>
                <w:sz w:val="16"/>
                <w:szCs w:val="16"/>
              </w:rPr>
              <w:delText>TD20B</w:delText>
            </w:r>
          </w:del>
          <w:ins w:id="3282" w:author="김은수" w:date="2026-09-29T18:27:00Z" w16du:dateUtc="2026-09-29T09:27:00Z">
            <w:r w:rsidRPr="00287847">
              <w:rPr>
                <w:rFonts w:asciiTheme="minorEastAsia" w:hAnsiTheme="minorEastAsia"/>
                <w:sz w:val="16"/>
                <w:szCs w:val="16"/>
              </w:rPr>
              <w:t>TD24A</w:t>
            </w:r>
          </w:ins>
        </w:p>
      </w:tc>
    </w:tr>
    <w:tr w:rsidR="00680F01" w14:paraId="39351E9A" w14:textId="77777777" w:rsidTr="00BA66E1">
      <w:trPr>
        <w:cantSplit/>
        <w:trHeight w:val="378"/>
      </w:trPr>
      <w:tc>
        <w:tcPr>
          <w:tcW w:w="2248" w:type="dxa"/>
          <w:vMerge/>
          <w:vAlign w:val="center"/>
        </w:tcPr>
        <w:p w14:paraId="2DC7BD26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62B01E63" w14:textId="77777777" w:rsidR="00680F01" w:rsidRPr="00D1008A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198AB607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제(개)정일자</w:t>
          </w:r>
        </w:p>
      </w:tc>
      <w:tc>
        <w:tcPr>
          <w:tcW w:w="1692" w:type="dxa"/>
          <w:vAlign w:val="center"/>
        </w:tcPr>
        <w:p w14:paraId="7975D9E5" w14:textId="77777777" w:rsidR="00680F01" w:rsidRPr="00101900" w:rsidRDefault="0012492F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del w:id="3283" w:author="김은수" w:date="2026-09-29T18:27:00Z" w16du:dateUtc="2026-09-29T09:27:00Z">
            <w:r>
              <w:rPr>
                <w:rFonts w:asciiTheme="minorEastAsia" w:hAnsiTheme="minorEastAsia" w:hint="eastAsia"/>
                <w:sz w:val="16"/>
                <w:szCs w:val="16"/>
              </w:rPr>
              <w:delText>2</w:delText>
            </w:r>
            <w:r>
              <w:rPr>
                <w:rFonts w:asciiTheme="minorEastAsia" w:hAnsiTheme="minorEastAsia"/>
                <w:sz w:val="16"/>
                <w:szCs w:val="16"/>
              </w:rPr>
              <w:delText>021.03.25</w:delText>
            </w:r>
          </w:del>
        </w:p>
      </w:tc>
    </w:tr>
    <w:tr w:rsidR="00680F01" w14:paraId="367E559C" w14:textId="77777777" w:rsidTr="00BA66E1">
      <w:trPr>
        <w:cantSplit/>
        <w:trHeight w:val="115"/>
      </w:trPr>
      <w:tc>
        <w:tcPr>
          <w:tcW w:w="2248" w:type="dxa"/>
          <w:vMerge/>
          <w:vAlign w:val="center"/>
        </w:tcPr>
        <w:p w14:paraId="45E3CFE3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 w:val="restart"/>
          <w:vAlign w:val="center"/>
        </w:tcPr>
        <w:p w14:paraId="4FAB1E6A" w14:textId="77777777" w:rsidR="00680F01" w:rsidRPr="00D1008A" w:rsidRDefault="003935B6" w:rsidP="00680F01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  <w:del w:id="3284" w:author="김은수" w:date="2026-09-29T18:27:00Z" w16du:dateUtc="2026-09-29T09:27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delText>TD20B</w:delText>
            </w:r>
          </w:del>
          <w:ins w:id="3285" w:author="김은수" w:date="2026-09-29T18:27:00Z" w16du:dateUtc="2026-09-29T09:27:00Z"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/>
              <w:b/>
              <w:bCs/>
              <w:sz w:val="24"/>
              <w:szCs w:val="24"/>
            </w:rPr>
            <w:t>-A-EXT</w:t>
          </w:r>
        </w:p>
      </w:tc>
      <w:tc>
        <w:tcPr>
          <w:tcW w:w="1438" w:type="dxa"/>
          <w:vAlign w:val="center"/>
        </w:tcPr>
        <w:p w14:paraId="72BAB85F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제(개)정 번호</w:t>
          </w:r>
        </w:p>
      </w:tc>
      <w:tc>
        <w:tcPr>
          <w:tcW w:w="1692" w:type="dxa"/>
          <w:vAlign w:val="center"/>
        </w:tcPr>
        <w:p w14:paraId="00401BFC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0</w:t>
          </w:r>
        </w:p>
      </w:tc>
    </w:tr>
    <w:tr w:rsidR="00680F01" w14:paraId="7615B407" w14:textId="77777777" w:rsidTr="00BA66E1">
      <w:trPr>
        <w:cantSplit/>
        <w:trHeight w:val="123"/>
      </w:trPr>
      <w:tc>
        <w:tcPr>
          <w:tcW w:w="2248" w:type="dxa"/>
          <w:vMerge/>
          <w:vAlign w:val="center"/>
        </w:tcPr>
        <w:p w14:paraId="27A70AF4" w14:textId="77777777" w:rsidR="00680F01" w:rsidRPr="00F91CD3" w:rsidRDefault="00680F01" w:rsidP="00680F01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308" w:type="dxa"/>
          <w:vMerge/>
          <w:vAlign w:val="center"/>
        </w:tcPr>
        <w:p w14:paraId="4E5C0D3A" w14:textId="77777777" w:rsidR="00680F01" w:rsidRPr="00F91CD3" w:rsidRDefault="00680F01" w:rsidP="00680F01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38" w:type="dxa"/>
          <w:vAlign w:val="center"/>
        </w:tcPr>
        <w:p w14:paraId="3C745B10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 w:hint="eastAsia"/>
              <w:sz w:val="16"/>
              <w:szCs w:val="16"/>
            </w:rPr>
            <w:t>페</w:t>
          </w:r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이</w:t>
          </w:r>
          <w:r w:rsidRPr="00101900">
            <w:rPr>
              <w:rFonts w:asciiTheme="minorEastAsia" w:hAnsiTheme="minorEastAsia"/>
              <w:sz w:val="16"/>
              <w:szCs w:val="16"/>
            </w:rPr>
            <w:t xml:space="preserve"> </w:t>
          </w:r>
          <w:r w:rsidRPr="00101900">
            <w:rPr>
              <w:rFonts w:asciiTheme="minorEastAsia" w:hAnsiTheme="minorEastAsia" w:hint="eastAsia"/>
              <w:sz w:val="16"/>
              <w:szCs w:val="16"/>
            </w:rPr>
            <w:t>지</w:t>
          </w:r>
        </w:p>
      </w:tc>
      <w:tc>
        <w:tcPr>
          <w:tcW w:w="1692" w:type="dxa"/>
          <w:vAlign w:val="center"/>
        </w:tcPr>
        <w:p w14:paraId="56D64B5B" w14:textId="77777777" w:rsidR="00680F01" w:rsidRPr="00101900" w:rsidRDefault="00680F01" w:rsidP="00680F01">
          <w:pPr>
            <w:spacing w:after="0" w:line="240" w:lineRule="auto"/>
            <w:jc w:val="center"/>
            <w:rPr>
              <w:rFonts w:asciiTheme="minorEastAsia" w:hAnsiTheme="minorEastAsia"/>
              <w:sz w:val="16"/>
              <w:szCs w:val="16"/>
            </w:rPr>
          </w:pPr>
          <w:r w:rsidRPr="00101900">
            <w:rPr>
              <w:rFonts w:asciiTheme="minorEastAsia" w:hAnsiTheme="minorEastAsia"/>
              <w:sz w:val="16"/>
              <w:szCs w:val="16"/>
            </w:rPr>
            <w:fldChar w:fldCharType="begin"/>
          </w:r>
          <w:r w:rsidRPr="00101900">
            <w:rPr>
              <w:rFonts w:asciiTheme="minorEastAsia" w:hAnsiTheme="minorEastAsia"/>
              <w:sz w:val="16"/>
              <w:szCs w:val="16"/>
            </w:rPr>
            <w:instrText>PAGE  \* Arabic  \* MERGEFORMAT</w:instrTex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separate"/>
          </w:r>
          <w:r w:rsidRPr="00101900">
            <w:rPr>
              <w:rFonts w:asciiTheme="minorEastAsia" w:hAnsiTheme="minorEastAsia"/>
              <w:sz w:val="16"/>
              <w:szCs w:val="16"/>
              <w:lang w:val="ko-KR"/>
            </w:rPr>
            <w:t>1</w: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end"/>
          </w:r>
          <w:r w:rsidRPr="00101900">
            <w:rPr>
              <w:rFonts w:asciiTheme="minorEastAsia" w:hAnsiTheme="minorEastAsia"/>
              <w:sz w:val="16"/>
              <w:szCs w:val="16"/>
              <w:lang w:val="ko-KR"/>
            </w:rPr>
            <w:t xml:space="preserve"> / </w: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begin"/>
          </w:r>
          <w:r w:rsidRPr="00101900">
            <w:rPr>
              <w:rFonts w:asciiTheme="minorEastAsia" w:hAnsiTheme="minorEastAsia"/>
              <w:sz w:val="16"/>
              <w:szCs w:val="16"/>
            </w:rPr>
            <w:instrText>NUMPAGES  \* Arabic  \* MERGEFORMAT</w:instrTex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separate"/>
          </w:r>
          <w:r w:rsidRPr="00101900">
            <w:rPr>
              <w:rFonts w:asciiTheme="minorEastAsia" w:hAnsiTheme="minorEastAsia"/>
              <w:sz w:val="16"/>
              <w:szCs w:val="16"/>
              <w:lang w:val="ko-KR"/>
            </w:rPr>
            <w:t>35</w:t>
          </w:r>
          <w:r w:rsidRPr="00101900">
            <w:rPr>
              <w:rFonts w:asciiTheme="minorEastAsia" w:hAnsiTheme="minorEastAsia"/>
              <w:sz w:val="16"/>
              <w:szCs w:val="16"/>
            </w:rPr>
            <w:fldChar w:fldCharType="end"/>
          </w:r>
        </w:p>
      </w:tc>
    </w:tr>
  </w:tbl>
  <w:p w14:paraId="39A865CE" w14:textId="77777777" w:rsidR="00680F01" w:rsidRPr="00680F01" w:rsidRDefault="00680F01">
    <w:pPr>
      <w:pStyle w:val="a3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8F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2651012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0BFB482E"/>
    <w:multiLevelType w:val="multilevel"/>
    <w:tmpl w:val="3996C0D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89C418D"/>
    <w:multiLevelType w:val="hybridMultilevel"/>
    <w:tmpl w:val="F288DF54"/>
    <w:lvl w:ilvl="0" w:tplc="F18049EA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CFC1752"/>
    <w:multiLevelType w:val="hybridMultilevel"/>
    <w:tmpl w:val="F156F01C"/>
    <w:lvl w:ilvl="0" w:tplc="B590EE06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E111682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65763CC"/>
    <w:multiLevelType w:val="hybridMultilevel"/>
    <w:tmpl w:val="6BDEB90C"/>
    <w:lvl w:ilvl="0" w:tplc="FCA01874"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1" w15:restartNumberingAfterBreak="0">
    <w:nsid w:val="37393865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EED56AD"/>
    <w:multiLevelType w:val="hybridMultilevel"/>
    <w:tmpl w:val="B936FECA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3" w15:restartNumberingAfterBreak="0">
    <w:nsid w:val="47135949"/>
    <w:multiLevelType w:val="hybridMultilevel"/>
    <w:tmpl w:val="60147326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4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16" w15:restartNumberingAfterBreak="0">
    <w:nsid w:val="60090BB9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67126605"/>
    <w:multiLevelType w:val="hybridMultilevel"/>
    <w:tmpl w:val="309AEC26"/>
    <w:lvl w:ilvl="0" w:tplc="FCA01874">
      <w:numFmt w:val="bullet"/>
      <w:suff w:val="space"/>
      <w:lvlText w:val="-"/>
      <w:lvlJc w:val="left"/>
      <w:pPr>
        <w:ind w:left="0" w:right="0" w:firstLine="0"/>
      </w:pPr>
      <w:rPr>
        <w:rFonts w:ascii="맑은 고딕" w:eastAsia="맑은 고딕" w:hAnsi="맑은 고딕"/>
        <w:sz w:val="20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8" w15:restartNumberingAfterBreak="0">
    <w:nsid w:val="683877B0"/>
    <w:multiLevelType w:val="hybridMultilevel"/>
    <w:tmpl w:val="601CAF70"/>
    <w:lvl w:ilvl="0" w:tplc="8144756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AF57F73"/>
    <w:multiLevelType w:val="hybridMultilevel"/>
    <w:tmpl w:val="B85086F6"/>
    <w:lvl w:ilvl="0" w:tplc="EEEED206">
      <w:numFmt w:val="bullet"/>
      <w:lvlText w:val="-"/>
      <w:lvlJc w:val="left"/>
      <w:pPr>
        <w:ind w:left="1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20" w15:restartNumberingAfterBreak="0">
    <w:nsid w:val="6D854D46"/>
    <w:multiLevelType w:val="multilevel"/>
    <w:tmpl w:val="8A6020EC"/>
    <w:lvl w:ilvl="0">
      <w:start w:val="1"/>
      <w:numFmt w:val="decimal"/>
      <w:pStyle w:val="TDC1"/>
      <w:suff w:val="space"/>
      <w:lvlText w:val="%1."/>
      <w:lvlJc w:val="left"/>
      <w:pPr>
        <w:ind w:left="0" w:right="0" w:firstLine="0"/>
      </w:pPr>
      <w:rPr>
        <w:rFonts w:ascii="맑은 고딕" w:eastAsia="맑은 고딕" w:hAnsi="맑은 고딕" w:hint="eastAsia"/>
        <w:b/>
        <w:sz w:val="28"/>
        <w:szCs w:val="28"/>
      </w:rPr>
    </w:lvl>
    <w:lvl w:ilvl="1">
      <w:start w:val="1"/>
      <w:numFmt w:val="decimal"/>
      <w:pStyle w:val="TDC2"/>
      <w:suff w:val="space"/>
      <w:lvlText w:val="%1.%2."/>
      <w:lvlJc w:val="left"/>
      <w:pPr>
        <w:ind w:left="198" w:right="0" w:firstLine="0"/>
      </w:pPr>
      <w:rPr>
        <w:rFonts w:ascii="맑은 고딕" w:eastAsia="맑은 고딕" w:hAnsi="맑은 고딕" w:hint="eastAsia"/>
        <w:b/>
        <w:sz w:val="26"/>
        <w:szCs w:val="26"/>
      </w:rPr>
    </w:lvl>
    <w:lvl w:ilvl="2">
      <w:start w:val="1"/>
      <w:numFmt w:val="decimal"/>
      <w:pStyle w:val="TDC3"/>
      <w:suff w:val="space"/>
      <w:lvlText w:val="%1.%2.%3."/>
      <w:lvlJc w:val="left"/>
      <w:pPr>
        <w:ind w:left="397" w:right="0" w:firstLine="0"/>
      </w:pPr>
      <w:rPr>
        <w:rFonts w:ascii="맑은 고딕" w:eastAsia="맑은 고딕" w:hAnsi="맑은 고딕" w:hint="eastAsia"/>
        <w:b/>
        <w:sz w:val="24"/>
        <w:szCs w:val="24"/>
      </w:rPr>
    </w:lvl>
    <w:lvl w:ilvl="3">
      <w:start w:val="1"/>
      <w:numFmt w:val="decimal"/>
      <w:pStyle w:val="TDC4"/>
      <w:suff w:val="space"/>
      <w:lvlText w:val="%1.%2.%3.%4."/>
      <w:lvlJc w:val="left"/>
      <w:pPr>
        <w:ind w:left="595" w:right="0" w:firstLine="0"/>
      </w:pPr>
      <w:rPr>
        <w:rFonts w:ascii="맑은 고딕" w:eastAsia="맑은 고딕" w:hAnsi="맑은 고딕" w:hint="eastAsia"/>
        <w:b/>
        <w:sz w:val="22"/>
        <w:szCs w:val="22"/>
      </w:rPr>
    </w:lvl>
    <w:lvl w:ilvl="4">
      <w:start w:val="1"/>
      <w:numFmt w:val="decimal"/>
      <w:pStyle w:val="TDC5"/>
      <w:suff w:val="space"/>
      <w:lvlText w:val="%1.%2.%3.%4.%5."/>
      <w:lvlJc w:val="left"/>
      <w:pPr>
        <w:ind w:left="794" w:right="0" w:firstLine="0"/>
      </w:pPr>
      <w:rPr>
        <w:rFonts w:ascii="맑은 고딕" w:eastAsia="맑은 고딕" w:hAnsi="맑은 고딕" w:hint="eastAsia"/>
        <w:b/>
        <w:sz w:val="20"/>
        <w:szCs w:val="20"/>
      </w:rPr>
    </w:lvl>
    <w:lvl w:ilvl="5">
      <w:start w:val="1"/>
      <w:numFmt w:val="decimal"/>
      <w:pStyle w:val="TDC6"/>
      <w:suff w:val="space"/>
      <w:lvlText w:val="%1.%2.%3.%4.%5.%6."/>
      <w:lvlJc w:val="left"/>
      <w:pPr>
        <w:ind w:left="992" w:right="0" w:firstLine="0"/>
      </w:pPr>
      <w:rPr>
        <w:rFonts w:ascii="맑은 고딕" w:eastAsia="맑은 고딕" w:hAnsi="맑은 고딕" w:hint="eastAsia"/>
        <w:b/>
        <w:sz w:val="20"/>
        <w:szCs w:val="20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22" w15:restartNumberingAfterBreak="0">
    <w:nsid w:val="71EF38E4"/>
    <w:multiLevelType w:val="multilevel"/>
    <w:tmpl w:val="0409001F"/>
    <w:numStyleLink w:val="1"/>
  </w:abstractNum>
  <w:abstractNum w:abstractNumId="23" w15:restartNumberingAfterBreak="0">
    <w:nsid w:val="7F2C0527"/>
    <w:multiLevelType w:val="multilevel"/>
    <w:tmpl w:val="30DE34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  <w:b w:val="0"/>
        <w:bCs w:val="0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num w:numId="1" w16cid:durableId="2124689901">
    <w:abstractNumId w:val="9"/>
  </w:num>
  <w:num w:numId="2" w16cid:durableId="1789733511">
    <w:abstractNumId w:val="2"/>
  </w:num>
  <w:num w:numId="3" w16cid:durableId="1001080122">
    <w:abstractNumId w:val="7"/>
  </w:num>
  <w:num w:numId="4" w16cid:durableId="640498568">
    <w:abstractNumId w:val="22"/>
  </w:num>
  <w:num w:numId="5" w16cid:durableId="706027398">
    <w:abstractNumId w:val="3"/>
  </w:num>
  <w:num w:numId="6" w16cid:durableId="1615475845">
    <w:abstractNumId w:val="21"/>
  </w:num>
  <w:num w:numId="7" w16cid:durableId="1762330666">
    <w:abstractNumId w:val="4"/>
  </w:num>
  <w:num w:numId="8" w16cid:durableId="1233467308">
    <w:abstractNumId w:val="14"/>
  </w:num>
  <w:num w:numId="9" w16cid:durableId="165487628">
    <w:abstractNumId w:val="15"/>
  </w:num>
  <w:num w:numId="10" w16cid:durableId="1847819476">
    <w:abstractNumId w:val="12"/>
  </w:num>
  <w:num w:numId="11" w16cid:durableId="1779369629">
    <w:abstractNumId w:val="13"/>
  </w:num>
  <w:num w:numId="12" w16cid:durableId="662855141">
    <w:abstractNumId w:val="0"/>
  </w:num>
  <w:num w:numId="13" w16cid:durableId="890851275">
    <w:abstractNumId w:val="1"/>
  </w:num>
  <w:num w:numId="14" w16cid:durableId="1876699572">
    <w:abstractNumId w:val="6"/>
  </w:num>
  <w:num w:numId="15" w16cid:durableId="1030567882">
    <w:abstractNumId w:val="11"/>
  </w:num>
  <w:num w:numId="16" w16cid:durableId="480119212">
    <w:abstractNumId w:val="23"/>
  </w:num>
  <w:num w:numId="17" w16cid:durableId="1624845624">
    <w:abstractNumId w:val="18"/>
  </w:num>
  <w:num w:numId="18" w16cid:durableId="1245259641">
    <w:abstractNumId w:val="16"/>
  </w:num>
  <w:num w:numId="19" w16cid:durableId="1932621573">
    <w:abstractNumId w:val="19"/>
  </w:num>
  <w:num w:numId="20" w16cid:durableId="863371927">
    <w:abstractNumId w:val="8"/>
  </w:num>
  <w:num w:numId="21" w16cid:durableId="1535850265">
    <w:abstractNumId w:val="5"/>
  </w:num>
  <w:num w:numId="22" w16cid:durableId="1849756201">
    <w:abstractNumId w:val="10"/>
  </w:num>
  <w:num w:numId="23" w16cid:durableId="1762330666">
    <w:abstractNumId w:val="20"/>
  </w:num>
  <w:num w:numId="24" w16cid:durableId="1849756201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은수">
    <w15:presenceInfo w15:providerId="AD" w15:userId="S::kes0481@to-doc.com::b0dce216-3cf2-4a38-8361-f3e3bb1865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130B6"/>
    <w:rsid w:val="00017F10"/>
    <w:rsid w:val="000264B9"/>
    <w:rsid w:val="00041970"/>
    <w:rsid w:val="00042AB8"/>
    <w:rsid w:val="000475F9"/>
    <w:rsid w:val="000501D9"/>
    <w:rsid w:val="0005268A"/>
    <w:rsid w:val="00053620"/>
    <w:rsid w:val="00057596"/>
    <w:rsid w:val="00071341"/>
    <w:rsid w:val="00074D91"/>
    <w:rsid w:val="000761F7"/>
    <w:rsid w:val="00083BB2"/>
    <w:rsid w:val="00085F97"/>
    <w:rsid w:val="0008699B"/>
    <w:rsid w:val="00096274"/>
    <w:rsid w:val="000A09FE"/>
    <w:rsid w:val="000A0DE1"/>
    <w:rsid w:val="000A63C1"/>
    <w:rsid w:val="000A7ECD"/>
    <w:rsid w:val="000B4318"/>
    <w:rsid w:val="000C1433"/>
    <w:rsid w:val="000C347F"/>
    <w:rsid w:val="000C7D49"/>
    <w:rsid w:val="000D1FD1"/>
    <w:rsid w:val="000E1528"/>
    <w:rsid w:val="000E2E9A"/>
    <w:rsid w:val="000E30B0"/>
    <w:rsid w:val="000E7EC5"/>
    <w:rsid w:val="000F520F"/>
    <w:rsid w:val="00100843"/>
    <w:rsid w:val="00101900"/>
    <w:rsid w:val="0010252B"/>
    <w:rsid w:val="00103FA5"/>
    <w:rsid w:val="00113562"/>
    <w:rsid w:val="00115637"/>
    <w:rsid w:val="00121E8C"/>
    <w:rsid w:val="0012492F"/>
    <w:rsid w:val="00125F1B"/>
    <w:rsid w:val="001316EF"/>
    <w:rsid w:val="00133409"/>
    <w:rsid w:val="00165245"/>
    <w:rsid w:val="00165BC1"/>
    <w:rsid w:val="00172BC1"/>
    <w:rsid w:val="001749C4"/>
    <w:rsid w:val="0017683B"/>
    <w:rsid w:val="0018307C"/>
    <w:rsid w:val="00186E58"/>
    <w:rsid w:val="00187912"/>
    <w:rsid w:val="001909A9"/>
    <w:rsid w:val="0019222F"/>
    <w:rsid w:val="00195FB2"/>
    <w:rsid w:val="00196B14"/>
    <w:rsid w:val="001974B5"/>
    <w:rsid w:val="001A6FD2"/>
    <w:rsid w:val="001B1D8B"/>
    <w:rsid w:val="001B3350"/>
    <w:rsid w:val="001B42B5"/>
    <w:rsid w:val="001C04AB"/>
    <w:rsid w:val="001C2C2D"/>
    <w:rsid w:val="001C7042"/>
    <w:rsid w:val="001D27EA"/>
    <w:rsid w:val="001D5012"/>
    <w:rsid w:val="001E1111"/>
    <w:rsid w:val="001E3D1F"/>
    <w:rsid w:val="001F1B4C"/>
    <w:rsid w:val="001F416C"/>
    <w:rsid w:val="001F7691"/>
    <w:rsid w:val="00202AB0"/>
    <w:rsid w:val="00205147"/>
    <w:rsid w:val="00210B77"/>
    <w:rsid w:val="002134EA"/>
    <w:rsid w:val="002159A2"/>
    <w:rsid w:val="00226420"/>
    <w:rsid w:val="00231847"/>
    <w:rsid w:val="00233AD9"/>
    <w:rsid w:val="00234444"/>
    <w:rsid w:val="00235723"/>
    <w:rsid w:val="00237383"/>
    <w:rsid w:val="0024589F"/>
    <w:rsid w:val="00246791"/>
    <w:rsid w:val="0025693E"/>
    <w:rsid w:val="00261D9C"/>
    <w:rsid w:val="00265016"/>
    <w:rsid w:val="00265649"/>
    <w:rsid w:val="00276CBF"/>
    <w:rsid w:val="00287847"/>
    <w:rsid w:val="002960FC"/>
    <w:rsid w:val="002A4004"/>
    <w:rsid w:val="002B7B95"/>
    <w:rsid w:val="002C61A1"/>
    <w:rsid w:val="002D105B"/>
    <w:rsid w:val="002D7F20"/>
    <w:rsid w:val="002E5195"/>
    <w:rsid w:val="002E582F"/>
    <w:rsid w:val="002F20BC"/>
    <w:rsid w:val="002F239B"/>
    <w:rsid w:val="002F2F34"/>
    <w:rsid w:val="002F4407"/>
    <w:rsid w:val="0030198F"/>
    <w:rsid w:val="003159E6"/>
    <w:rsid w:val="00320A5C"/>
    <w:rsid w:val="00321BF2"/>
    <w:rsid w:val="003228BF"/>
    <w:rsid w:val="003325E9"/>
    <w:rsid w:val="003538FB"/>
    <w:rsid w:val="003578D4"/>
    <w:rsid w:val="00360096"/>
    <w:rsid w:val="00362F6D"/>
    <w:rsid w:val="00366D61"/>
    <w:rsid w:val="003703EE"/>
    <w:rsid w:val="00382F4E"/>
    <w:rsid w:val="00385FEC"/>
    <w:rsid w:val="003935B6"/>
    <w:rsid w:val="00393E08"/>
    <w:rsid w:val="003A7DA8"/>
    <w:rsid w:val="003B7FDB"/>
    <w:rsid w:val="003C2440"/>
    <w:rsid w:val="003C630E"/>
    <w:rsid w:val="003C6937"/>
    <w:rsid w:val="003D148E"/>
    <w:rsid w:val="003D4DCF"/>
    <w:rsid w:val="003D56D0"/>
    <w:rsid w:val="003D5EA2"/>
    <w:rsid w:val="003F5328"/>
    <w:rsid w:val="00407B2B"/>
    <w:rsid w:val="0041289B"/>
    <w:rsid w:val="00414026"/>
    <w:rsid w:val="0041657C"/>
    <w:rsid w:val="004241F4"/>
    <w:rsid w:val="00424DC9"/>
    <w:rsid w:val="00426350"/>
    <w:rsid w:val="00430E92"/>
    <w:rsid w:val="00434DA8"/>
    <w:rsid w:val="004373BF"/>
    <w:rsid w:val="00445EE8"/>
    <w:rsid w:val="00450A4C"/>
    <w:rsid w:val="0045360F"/>
    <w:rsid w:val="00464142"/>
    <w:rsid w:val="00466579"/>
    <w:rsid w:val="0046679E"/>
    <w:rsid w:val="004671A9"/>
    <w:rsid w:val="0047010E"/>
    <w:rsid w:val="00470668"/>
    <w:rsid w:val="00470DA3"/>
    <w:rsid w:val="004715A5"/>
    <w:rsid w:val="00475942"/>
    <w:rsid w:val="00482D88"/>
    <w:rsid w:val="004867FC"/>
    <w:rsid w:val="0049128C"/>
    <w:rsid w:val="00491AF1"/>
    <w:rsid w:val="00493D88"/>
    <w:rsid w:val="00497259"/>
    <w:rsid w:val="00497583"/>
    <w:rsid w:val="004A0334"/>
    <w:rsid w:val="004A4223"/>
    <w:rsid w:val="004B00AD"/>
    <w:rsid w:val="004C336A"/>
    <w:rsid w:val="004D3060"/>
    <w:rsid w:val="004D6C4D"/>
    <w:rsid w:val="004E670D"/>
    <w:rsid w:val="00506570"/>
    <w:rsid w:val="00506942"/>
    <w:rsid w:val="00515C61"/>
    <w:rsid w:val="0051670C"/>
    <w:rsid w:val="0051690D"/>
    <w:rsid w:val="00523A08"/>
    <w:rsid w:val="00523A54"/>
    <w:rsid w:val="00526F2D"/>
    <w:rsid w:val="00544BAF"/>
    <w:rsid w:val="00547A7B"/>
    <w:rsid w:val="005500F9"/>
    <w:rsid w:val="00554374"/>
    <w:rsid w:val="005653C4"/>
    <w:rsid w:val="005664EB"/>
    <w:rsid w:val="0057097D"/>
    <w:rsid w:val="0058450E"/>
    <w:rsid w:val="00587B03"/>
    <w:rsid w:val="005918E4"/>
    <w:rsid w:val="00596C6B"/>
    <w:rsid w:val="00597B6D"/>
    <w:rsid w:val="005A1469"/>
    <w:rsid w:val="005A5237"/>
    <w:rsid w:val="005B173B"/>
    <w:rsid w:val="005C1023"/>
    <w:rsid w:val="005C513A"/>
    <w:rsid w:val="005D2EFF"/>
    <w:rsid w:val="005D4ED1"/>
    <w:rsid w:val="005E1485"/>
    <w:rsid w:val="005E3EF1"/>
    <w:rsid w:val="005F1FE1"/>
    <w:rsid w:val="005F72D8"/>
    <w:rsid w:val="006036BA"/>
    <w:rsid w:val="0060421C"/>
    <w:rsid w:val="00604400"/>
    <w:rsid w:val="006057C8"/>
    <w:rsid w:val="0061116C"/>
    <w:rsid w:val="00611714"/>
    <w:rsid w:val="00617422"/>
    <w:rsid w:val="006232E2"/>
    <w:rsid w:val="00626A4A"/>
    <w:rsid w:val="006276B5"/>
    <w:rsid w:val="00627878"/>
    <w:rsid w:val="00631470"/>
    <w:rsid w:val="00633541"/>
    <w:rsid w:val="006373E9"/>
    <w:rsid w:val="006469EA"/>
    <w:rsid w:val="0064772C"/>
    <w:rsid w:val="00650232"/>
    <w:rsid w:val="00651FC3"/>
    <w:rsid w:val="0065298F"/>
    <w:rsid w:val="0065764D"/>
    <w:rsid w:val="0066186F"/>
    <w:rsid w:val="006632E7"/>
    <w:rsid w:val="00665806"/>
    <w:rsid w:val="0067373B"/>
    <w:rsid w:val="006757A8"/>
    <w:rsid w:val="00680F01"/>
    <w:rsid w:val="006846EF"/>
    <w:rsid w:val="006865C0"/>
    <w:rsid w:val="00687F6D"/>
    <w:rsid w:val="006965C7"/>
    <w:rsid w:val="006A229E"/>
    <w:rsid w:val="006A309D"/>
    <w:rsid w:val="006B336A"/>
    <w:rsid w:val="006B699B"/>
    <w:rsid w:val="006B6D3A"/>
    <w:rsid w:val="006B7D9A"/>
    <w:rsid w:val="006C0FA9"/>
    <w:rsid w:val="006C39EF"/>
    <w:rsid w:val="006D116F"/>
    <w:rsid w:val="006D1BCE"/>
    <w:rsid w:val="006D31AD"/>
    <w:rsid w:val="006D329B"/>
    <w:rsid w:val="006E1A4A"/>
    <w:rsid w:val="006E4133"/>
    <w:rsid w:val="006E5329"/>
    <w:rsid w:val="006F063F"/>
    <w:rsid w:val="006F1544"/>
    <w:rsid w:val="006F236D"/>
    <w:rsid w:val="00720122"/>
    <w:rsid w:val="0073014F"/>
    <w:rsid w:val="00757FEB"/>
    <w:rsid w:val="007628DB"/>
    <w:rsid w:val="00765C53"/>
    <w:rsid w:val="00772BC4"/>
    <w:rsid w:val="00775AC4"/>
    <w:rsid w:val="0078132F"/>
    <w:rsid w:val="00792725"/>
    <w:rsid w:val="00796035"/>
    <w:rsid w:val="007B5050"/>
    <w:rsid w:val="007B6CE5"/>
    <w:rsid w:val="007C78AF"/>
    <w:rsid w:val="007D1DC5"/>
    <w:rsid w:val="007D4A6C"/>
    <w:rsid w:val="007E0B7F"/>
    <w:rsid w:val="007E57B1"/>
    <w:rsid w:val="007E5CD7"/>
    <w:rsid w:val="007E66F7"/>
    <w:rsid w:val="007E684B"/>
    <w:rsid w:val="007F7B2F"/>
    <w:rsid w:val="008042F9"/>
    <w:rsid w:val="008068AA"/>
    <w:rsid w:val="00807766"/>
    <w:rsid w:val="00811528"/>
    <w:rsid w:val="00813358"/>
    <w:rsid w:val="00822888"/>
    <w:rsid w:val="00825548"/>
    <w:rsid w:val="008257EA"/>
    <w:rsid w:val="00835D8F"/>
    <w:rsid w:val="00840304"/>
    <w:rsid w:val="008476C1"/>
    <w:rsid w:val="00850940"/>
    <w:rsid w:val="008541E5"/>
    <w:rsid w:val="00854313"/>
    <w:rsid w:val="008543CE"/>
    <w:rsid w:val="00854414"/>
    <w:rsid w:val="00855335"/>
    <w:rsid w:val="008568CF"/>
    <w:rsid w:val="0085766D"/>
    <w:rsid w:val="0087039A"/>
    <w:rsid w:val="0087330E"/>
    <w:rsid w:val="0087436D"/>
    <w:rsid w:val="0088788F"/>
    <w:rsid w:val="00890C25"/>
    <w:rsid w:val="00895B94"/>
    <w:rsid w:val="008A34B0"/>
    <w:rsid w:val="008B45E4"/>
    <w:rsid w:val="008C0411"/>
    <w:rsid w:val="008D6781"/>
    <w:rsid w:val="008D783E"/>
    <w:rsid w:val="008D797D"/>
    <w:rsid w:val="008F15BF"/>
    <w:rsid w:val="00910CFC"/>
    <w:rsid w:val="0091273A"/>
    <w:rsid w:val="00915CC1"/>
    <w:rsid w:val="0091637C"/>
    <w:rsid w:val="0092307E"/>
    <w:rsid w:val="0092333C"/>
    <w:rsid w:val="0093209E"/>
    <w:rsid w:val="009325DF"/>
    <w:rsid w:val="00935252"/>
    <w:rsid w:val="00937307"/>
    <w:rsid w:val="00945B4C"/>
    <w:rsid w:val="0094604B"/>
    <w:rsid w:val="00954574"/>
    <w:rsid w:val="00960DF9"/>
    <w:rsid w:val="009649BF"/>
    <w:rsid w:val="00972E62"/>
    <w:rsid w:val="00976FC2"/>
    <w:rsid w:val="0098047F"/>
    <w:rsid w:val="00983B16"/>
    <w:rsid w:val="00990C77"/>
    <w:rsid w:val="0099411C"/>
    <w:rsid w:val="009941A6"/>
    <w:rsid w:val="009960DE"/>
    <w:rsid w:val="00996B56"/>
    <w:rsid w:val="009A16C2"/>
    <w:rsid w:val="009A4CD4"/>
    <w:rsid w:val="009B13B0"/>
    <w:rsid w:val="009C01AF"/>
    <w:rsid w:val="009C20B6"/>
    <w:rsid w:val="009D26B5"/>
    <w:rsid w:val="009D2A40"/>
    <w:rsid w:val="009E42CD"/>
    <w:rsid w:val="009F5081"/>
    <w:rsid w:val="009F6245"/>
    <w:rsid w:val="00A21EE5"/>
    <w:rsid w:val="00A31358"/>
    <w:rsid w:val="00A33B8C"/>
    <w:rsid w:val="00A375F1"/>
    <w:rsid w:val="00A459D5"/>
    <w:rsid w:val="00A51278"/>
    <w:rsid w:val="00A562A0"/>
    <w:rsid w:val="00A56E28"/>
    <w:rsid w:val="00A6117B"/>
    <w:rsid w:val="00A654AC"/>
    <w:rsid w:val="00A66B68"/>
    <w:rsid w:val="00A73986"/>
    <w:rsid w:val="00A746FE"/>
    <w:rsid w:val="00A76E4A"/>
    <w:rsid w:val="00A819FE"/>
    <w:rsid w:val="00A9171F"/>
    <w:rsid w:val="00AA0502"/>
    <w:rsid w:val="00AA20D3"/>
    <w:rsid w:val="00AA75FA"/>
    <w:rsid w:val="00AB4870"/>
    <w:rsid w:val="00AC0235"/>
    <w:rsid w:val="00AC0D6D"/>
    <w:rsid w:val="00AD1505"/>
    <w:rsid w:val="00AE4A56"/>
    <w:rsid w:val="00AE4C1A"/>
    <w:rsid w:val="00AF01B4"/>
    <w:rsid w:val="00AF3B06"/>
    <w:rsid w:val="00AF4D17"/>
    <w:rsid w:val="00AF563C"/>
    <w:rsid w:val="00AF7B8A"/>
    <w:rsid w:val="00B016BA"/>
    <w:rsid w:val="00B01B49"/>
    <w:rsid w:val="00B023EE"/>
    <w:rsid w:val="00B05E67"/>
    <w:rsid w:val="00B06703"/>
    <w:rsid w:val="00B25E91"/>
    <w:rsid w:val="00B31503"/>
    <w:rsid w:val="00B31737"/>
    <w:rsid w:val="00B427C8"/>
    <w:rsid w:val="00B43484"/>
    <w:rsid w:val="00B45A39"/>
    <w:rsid w:val="00B46AE0"/>
    <w:rsid w:val="00B476E5"/>
    <w:rsid w:val="00B47CC1"/>
    <w:rsid w:val="00B661F8"/>
    <w:rsid w:val="00B74FE2"/>
    <w:rsid w:val="00B76F2F"/>
    <w:rsid w:val="00B8253C"/>
    <w:rsid w:val="00B91A59"/>
    <w:rsid w:val="00B9764E"/>
    <w:rsid w:val="00BA298E"/>
    <w:rsid w:val="00BA372A"/>
    <w:rsid w:val="00BA7634"/>
    <w:rsid w:val="00BB5C77"/>
    <w:rsid w:val="00BC05E0"/>
    <w:rsid w:val="00BD1E85"/>
    <w:rsid w:val="00BD58D3"/>
    <w:rsid w:val="00BE0C8F"/>
    <w:rsid w:val="00BE1CA7"/>
    <w:rsid w:val="00BE58FA"/>
    <w:rsid w:val="00BF13D5"/>
    <w:rsid w:val="00BF27D7"/>
    <w:rsid w:val="00C0074D"/>
    <w:rsid w:val="00C037FC"/>
    <w:rsid w:val="00C156AF"/>
    <w:rsid w:val="00C15CF7"/>
    <w:rsid w:val="00C31BA4"/>
    <w:rsid w:val="00C31D4A"/>
    <w:rsid w:val="00C34F72"/>
    <w:rsid w:val="00C41334"/>
    <w:rsid w:val="00C41441"/>
    <w:rsid w:val="00C41BDA"/>
    <w:rsid w:val="00C46AA2"/>
    <w:rsid w:val="00C552A7"/>
    <w:rsid w:val="00C575B7"/>
    <w:rsid w:val="00C61A2A"/>
    <w:rsid w:val="00C7602B"/>
    <w:rsid w:val="00C8366C"/>
    <w:rsid w:val="00C8740F"/>
    <w:rsid w:val="00C93541"/>
    <w:rsid w:val="00C97B66"/>
    <w:rsid w:val="00CA1669"/>
    <w:rsid w:val="00CA3AF8"/>
    <w:rsid w:val="00CA626D"/>
    <w:rsid w:val="00CA6E93"/>
    <w:rsid w:val="00CB7E99"/>
    <w:rsid w:val="00CC0AAE"/>
    <w:rsid w:val="00CC56C2"/>
    <w:rsid w:val="00CC608E"/>
    <w:rsid w:val="00CD173A"/>
    <w:rsid w:val="00CD39D7"/>
    <w:rsid w:val="00CD4688"/>
    <w:rsid w:val="00CD691E"/>
    <w:rsid w:val="00CE67BC"/>
    <w:rsid w:val="00CF786B"/>
    <w:rsid w:val="00D00C2E"/>
    <w:rsid w:val="00D00C4A"/>
    <w:rsid w:val="00D069DA"/>
    <w:rsid w:val="00D079D2"/>
    <w:rsid w:val="00D07B3E"/>
    <w:rsid w:val="00D12297"/>
    <w:rsid w:val="00D234B7"/>
    <w:rsid w:val="00D250E0"/>
    <w:rsid w:val="00D35539"/>
    <w:rsid w:val="00D41802"/>
    <w:rsid w:val="00D434CC"/>
    <w:rsid w:val="00D47E0E"/>
    <w:rsid w:val="00D52845"/>
    <w:rsid w:val="00D55B78"/>
    <w:rsid w:val="00D57042"/>
    <w:rsid w:val="00D602F0"/>
    <w:rsid w:val="00D60480"/>
    <w:rsid w:val="00D61B5B"/>
    <w:rsid w:val="00D61E48"/>
    <w:rsid w:val="00D6248C"/>
    <w:rsid w:val="00D66A59"/>
    <w:rsid w:val="00D702FE"/>
    <w:rsid w:val="00D71A1C"/>
    <w:rsid w:val="00D72AA6"/>
    <w:rsid w:val="00D9177D"/>
    <w:rsid w:val="00D94A87"/>
    <w:rsid w:val="00D94EE5"/>
    <w:rsid w:val="00D967B2"/>
    <w:rsid w:val="00D97490"/>
    <w:rsid w:val="00DA1D54"/>
    <w:rsid w:val="00DA22DA"/>
    <w:rsid w:val="00DA3F99"/>
    <w:rsid w:val="00DA609C"/>
    <w:rsid w:val="00DB5580"/>
    <w:rsid w:val="00DC5645"/>
    <w:rsid w:val="00DD007F"/>
    <w:rsid w:val="00DD5014"/>
    <w:rsid w:val="00DE2049"/>
    <w:rsid w:val="00DE5AAB"/>
    <w:rsid w:val="00DE7204"/>
    <w:rsid w:val="00DF287D"/>
    <w:rsid w:val="00E0319A"/>
    <w:rsid w:val="00E141AD"/>
    <w:rsid w:val="00E209BF"/>
    <w:rsid w:val="00E34ADF"/>
    <w:rsid w:val="00E3567E"/>
    <w:rsid w:val="00E4359D"/>
    <w:rsid w:val="00E43847"/>
    <w:rsid w:val="00E4523C"/>
    <w:rsid w:val="00E524E1"/>
    <w:rsid w:val="00E526F8"/>
    <w:rsid w:val="00E53A87"/>
    <w:rsid w:val="00E56AC9"/>
    <w:rsid w:val="00E64971"/>
    <w:rsid w:val="00E66088"/>
    <w:rsid w:val="00E701FF"/>
    <w:rsid w:val="00E70F1F"/>
    <w:rsid w:val="00E7296D"/>
    <w:rsid w:val="00E77AA7"/>
    <w:rsid w:val="00E808C2"/>
    <w:rsid w:val="00E846BC"/>
    <w:rsid w:val="00E84D31"/>
    <w:rsid w:val="00E85468"/>
    <w:rsid w:val="00E91E78"/>
    <w:rsid w:val="00E94697"/>
    <w:rsid w:val="00E97401"/>
    <w:rsid w:val="00EA11E5"/>
    <w:rsid w:val="00EA425A"/>
    <w:rsid w:val="00EA7FB0"/>
    <w:rsid w:val="00EB0EAC"/>
    <w:rsid w:val="00EB3107"/>
    <w:rsid w:val="00EB72C4"/>
    <w:rsid w:val="00EC1943"/>
    <w:rsid w:val="00EC1B78"/>
    <w:rsid w:val="00EC5A64"/>
    <w:rsid w:val="00EC7E0A"/>
    <w:rsid w:val="00ED0F84"/>
    <w:rsid w:val="00ED551A"/>
    <w:rsid w:val="00F04477"/>
    <w:rsid w:val="00F06FC6"/>
    <w:rsid w:val="00F07F41"/>
    <w:rsid w:val="00F10942"/>
    <w:rsid w:val="00F10E72"/>
    <w:rsid w:val="00F13CCC"/>
    <w:rsid w:val="00F21B5D"/>
    <w:rsid w:val="00F22457"/>
    <w:rsid w:val="00F31E23"/>
    <w:rsid w:val="00F321F5"/>
    <w:rsid w:val="00F33367"/>
    <w:rsid w:val="00F339C4"/>
    <w:rsid w:val="00F42995"/>
    <w:rsid w:val="00F47D22"/>
    <w:rsid w:val="00F51A77"/>
    <w:rsid w:val="00F57551"/>
    <w:rsid w:val="00F60DEB"/>
    <w:rsid w:val="00F6231B"/>
    <w:rsid w:val="00F6447C"/>
    <w:rsid w:val="00F70264"/>
    <w:rsid w:val="00F711A7"/>
    <w:rsid w:val="00F72833"/>
    <w:rsid w:val="00F755BE"/>
    <w:rsid w:val="00F802F9"/>
    <w:rsid w:val="00F806C8"/>
    <w:rsid w:val="00F82CDD"/>
    <w:rsid w:val="00F842DD"/>
    <w:rsid w:val="00F92B55"/>
    <w:rsid w:val="00FA1F03"/>
    <w:rsid w:val="00FA2219"/>
    <w:rsid w:val="00FA2775"/>
    <w:rsid w:val="00FB0F06"/>
    <w:rsid w:val="00FB1FAA"/>
    <w:rsid w:val="00FC5F94"/>
    <w:rsid w:val="00FD5B5D"/>
    <w:rsid w:val="00FE5708"/>
    <w:rsid w:val="00FE6885"/>
    <w:rsid w:val="00FF1F8B"/>
    <w:rsid w:val="00FF2F1D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B4CB5"/>
  <w15:chartTrackingRefBased/>
  <w15:docId w15:val="{4A899B1C-EB5B-4DD6-BFC2-D9C3E1C8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4589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84D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F4407"/>
    <w:pPr>
      <w:keepNext/>
      <w:ind w:leftChars="400" w:left="400" w:hangingChars="200" w:hanging="20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AA20D3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24589F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84D31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680F01"/>
    <w:pPr>
      <w:tabs>
        <w:tab w:val="left" w:pos="425"/>
        <w:tab w:val="right" w:leader="dot" w:pos="9628"/>
      </w:tabs>
      <w:spacing w:after="0" w:line="276" w:lineRule="auto"/>
    </w:pPr>
    <w:rPr>
      <w:rFonts w:ascii="맑은 고딕" w:eastAsia="맑은 고딕" w:hAnsi="맑은 고딕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497259"/>
    <w:pPr>
      <w:tabs>
        <w:tab w:val="left" w:pos="1200"/>
        <w:tab w:val="right" w:leader="dot" w:pos="9628"/>
      </w:tabs>
      <w:spacing w:after="0" w:line="276" w:lineRule="auto"/>
      <w:ind w:leftChars="100" w:left="600" w:rightChars="100" w:right="100"/>
    </w:pPr>
    <w:rPr>
      <w:rFonts w:ascii="맑은 고딕" w:eastAsia="맑은 고딕" w:hAnsi="맑은 고딕"/>
      <w:szCs w:val="20"/>
    </w:r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spacing w:after="0" w:line="276" w:lineRule="auto"/>
      <w:ind w:leftChars="400" w:left="850"/>
    </w:pPr>
    <w:rPr>
      <w:rFonts w:ascii="맑은 고딕" w:eastAsia="맑은 고딕" w:hAnsi="맑은 고딕"/>
      <w:szCs w:val="20"/>
    </w:rPr>
  </w:style>
  <w:style w:type="character" w:customStyle="1" w:styleId="hps">
    <w:name w:val="hps"/>
    <w:basedOn w:val="a0"/>
    <w:rsid w:val="00A459D5"/>
  </w:style>
  <w:style w:type="character" w:customStyle="1" w:styleId="4Char">
    <w:name w:val="제목 4 Char"/>
    <w:basedOn w:val="a0"/>
    <w:link w:val="4"/>
    <w:uiPriority w:val="9"/>
    <w:rsid w:val="002F4407"/>
    <w:rPr>
      <w:bCs/>
    </w:rPr>
  </w:style>
  <w:style w:type="character" w:customStyle="1" w:styleId="5Char">
    <w:name w:val="제목 5 Char"/>
    <w:basedOn w:val="a0"/>
    <w:link w:val="5"/>
    <w:uiPriority w:val="9"/>
    <w:rsid w:val="00AA20D3"/>
    <w:rPr>
      <w:rFonts w:asciiTheme="majorHAnsi" w:eastAsiaTheme="majorEastAsia" w:hAnsiTheme="majorHAnsi" w:cstheme="majorBidi"/>
    </w:rPr>
  </w:style>
  <w:style w:type="paragraph" w:styleId="ad">
    <w:name w:val="Revision"/>
    <w:hidden/>
    <w:uiPriority w:val="99"/>
    <w:semiHidden/>
    <w:rsid w:val="00D52845"/>
    <w:pPr>
      <w:spacing w:after="0" w:line="240" w:lineRule="auto"/>
      <w:jc w:val="left"/>
    </w:pPr>
  </w:style>
  <w:style w:type="paragraph" w:customStyle="1" w:styleId="TDC">
    <w:name w:val="TDC 문서 제목"/>
    <w:next w:val="TDC10"/>
    <w:uiPriority w:val="1"/>
    <w:qFormat/>
    <w:pPr>
      <w:keepNext/>
      <w:keepLines/>
      <w:snapToGrid w:val="0"/>
      <w:spacing w:after="280" w:line="264" w:lineRule="auto"/>
      <w:jc w:val="center"/>
    </w:pPr>
    <w:rPr>
      <w:rFonts w:ascii="맑은 고딕" w:eastAsia="맑은 고딕" w:hAnsi="맑은 고딕" w:cs="맑은 고딕"/>
      <w:b/>
      <w:color w:val="000000"/>
      <w:sz w:val="38"/>
      <w:lang w:val="ko-KR"/>
    </w:rPr>
  </w:style>
  <w:style w:type="paragraph" w:customStyle="1" w:styleId="TDC10">
    <w:name w:val="TDC 본문 1"/>
    <w:uiPriority w:val="20"/>
    <w:qFormat/>
    <w:pPr>
      <w:snapToGrid w:val="0"/>
      <w:spacing w:line="300" w:lineRule="auto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20">
    <w:name w:val="TDC 본문 2"/>
    <w:uiPriority w:val="21"/>
    <w:qFormat/>
    <w:pPr>
      <w:snapToGrid w:val="0"/>
      <w:spacing w:line="300" w:lineRule="auto"/>
      <w:ind w:left="198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30">
    <w:name w:val="TDC 본문 3"/>
    <w:uiPriority w:val="22"/>
    <w:qFormat/>
    <w:pPr>
      <w:snapToGrid w:val="0"/>
      <w:spacing w:line="300" w:lineRule="auto"/>
      <w:ind w:left="397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40">
    <w:name w:val="TDC 본문 4"/>
    <w:uiPriority w:val="23"/>
    <w:qFormat/>
    <w:pPr>
      <w:snapToGrid w:val="0"/>
      <w:spacing w:line="300" w:lineRule="auto"/>
      <w:ind w:left="595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50">
    <w:name w:val="TDC 본문 5"/>
    <w:uiPriority w:val="24"/>
    <w:qFormat/>
    <w:pPr>
      <w:snapToGrid w:val="0"/>
      <w:spacing w:line="300" w:lineRule="auto"/>
      <w:ind w:left="794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60">
    <w:name w:val="TDC 본문 6"/>
    <w:uiPriority w:val="25"/>
    <w:qFormat/>
    <w:pPr>
      <w:snapToGrid w:val="0"/>
      <w:spacing w:line="300" w:lineRule="auto"/>
      <w:ind w:left="992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1">
    <w:name w:val="TDC 제목 1"/>
    <w:next w:val="TDC10"/>
    <w:uiPriority w:val="10"/>
    <w:qFormat/>
    <w:rsid w:val="00E9658D"/>
    <w:pPr>
      <w:keepNext/>
      <w:keepLines/>
      <w:numPr>
        <w:numId w:val="23"/>
      </w:numPr>
      <w:snapToGrid w:val="0"/>
      <w:spacing w:before="160" w:after="80" w:line="276" w:lineRule="auto"/>
      <w:outlineLvl w:val="0"/>
    </w:pPr>
    <w:rPr>
      <w:rFonts w:ascii="맑은 고딕" w:eastAsia="맑은 고딕" w:hAnsi="맑은 고딕" w:cs="맑은 고딕"/>
      <w:b/>
      <w:color w:val="000000"/>
      <w:sz w:val="28"/>
      <w:szCs w:val="28"/>
      <w:lang w:val="ko-KR"/>
    </w:rPr>
  </w:style>
  <w:style w:type="paragraph" w:customStyle="1" w:styleId="TDC2">
    <w:name w:val="TDC 제목 2"/>
    <w:next w:val="TDC20"/>
    <w:uiPriority w:val="11"/>
    <w:qFormat/>
    <w:rsid w:val="00E9658D"/>
    <w:pPr>
      <w:keepNext/>
      <w:keepLines/>
      <w:numPr>
        <w:ilvl w:val="1"/>
        <w:numId w:val="23"/>
      </w:numPr>
      <w:snapToGrid w:val="0"/>
      <w:spacing w:before="160" w:after="80" w:line="276" w:lineRule="auto"/>
      <w:outlineLvl w:val="1"/>
    </w:pPr>
    <w:rPr>
      <w:rFonts w:ascii="맑은 고딕" w:eastAsia="맑은 고딕" w:hAnsi="맑은 고딕" w:cs="맑은 고딕"/>
      <w:b/>
      <w:color w:val="000000"/>
      <w:sz w:val="26"/>
      <w:szCs w:val="26"/>
      <w:lang w:val="ko-KR"/>
    </w:rPr>
  </w:style>
  <w:style w:type="paragraph" w:customStyle="1" w:styleId="TDC3">
    <w:name w:val="TDC 제목 3"/>
    <w:next w:val="TDC30"/>
    <w:uiPriority w:val="12"/>
    <w:qFormat/>
    <w:rsid w:val="00E9658D"/>
    <w:pPr>
      <w:keepNext/>
      <w:keepLines/>
      <w:numPr>
        <w:ilvl w:val="2"/>
        <w:numId w:val="23"/>
      </w:numPr>
      <w:snapToGrid w:val="0"/>
      <w:spacing w:before="160" w:after="80" w:line="276" w:lineRule="auto"/>
      <w:outlineLvl w:val="2"/>
    </w:pPr>
    <w:rPr>
      <w:rFonts w:ascii="맑은 고딕" w:eastAsia="맑은 고딕" w:hAnsi="맑은 고딕" w:cs="맑은 고딕"/>
      <w:b/>
      <w:color w:val="000000"/>
      <w:sz w:val="24"/>
      <w:szCs w:val="24"/>
      <w:lang w:val="ko-KR"/>
    </w:rPr>
  </w:style>
  <w:style w:type="paragraph" w:customStyle="1" w:styleId="TDC4">
    <w:name w:val="TDC 제목 4"/>
    <w:next w:val="TDC40"/>
    <w:uiPriority w:val="13"/>
    <w:qFormat/>
    <w:rsid w:val="00E9658D"/>
    <w:pPr>
      <w:keepNext/>
      <w:keepLines/>
      <w:numPr>
        <w:ilvl w:val="3"/>
        <w:numId w:val="23"/>
      </w:numPr>
      <w:snapToGrid w:val="0"/>
      <w:spacing w:before="160" w:after="80" w:line="276" w:lineRule="auto"/>
      <w:outlineLvl w:val="3"/>
    </w:pPr>
    <w:rPr>
      <w:rFonts w:ascii="맑은 고딕" w:eastAsia="맑은 고딕" w:hAnsi="맑은 고딕" w:cs="맑은 고딕"/>
      <w:b/>
      <w:color w:val="000000"/>
      <w:sz w:val="22"/>
      <w:lang w:val="ko-KR"/>
    </w:rPr>
  </w:style>
  <w:style w:type="paragraph" w:customStyle="1" w:styleId="TDC5">
    <w:name w:val="TDC 제목 5"/>
    <w:next w:val="TDC50"/>
    <w:uiPriority w:val="14"/>
    <w:qFormat/>
    <w:rsid w:val="00E9658D"/>
    <w:pPr>
      <w:keepNext/>
      <w:keepLines/>
      <w:numPr>
        <w:ilvl w:val="4"/>
        <w:numId w:val="23"/>
      </w:numPr>
      <w:snapToGrid w:val="0"/>
      <w:spacing w:before="160" w:after="80" w:line="276" w:lineRule="auto"/>
      <w:outlineLvl w:val="4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6">
    <w:name w:val="TDC 제목 6"/>
    <w:next w:val="TDC60"/>
    <w:uiPriority w:val="15"/>
    <w:qFormat/>
    <w:rsid w:val="00E9658D"/>
    <w:pPr>
      <w:keepNext/>
      <w:keepLines/>
      <w:numPr>
        <w:ilvl w:val="5"/>
        <w:numId w:val="23"/>
      </w:numPr>
      <w:snapToGrid w:val="0"/>
      <w:spacing w:before="160" w:after="80" w:line="276" w:lineRule="auto"/>
      <w:outlineLvl w:val="5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0">
    <w:name w:val="TDC 표 머리행"/>
    <w:uiPriority w:val="30"/>
    <w:qFormat/>
    <w:pPr>
      <w:keepNext/>
      <w:snapToGrid w:val="0"/>
      <w:spacing w:before="40" w:after="40" w:line="276" w:lineRule="auto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7">
    <w:name w:val="TDC 표 본문"/>
    <w:uiPriority w:val="31"/>
    <w:qFormat/>
    <w:pPr>
      <w:snapToGrid w:val="0"/>
      <w:spacing w:before="40" w:after="40" w:line="276" w:lineRule="auto"/>
      <w:jc w:val="left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8">
    <w:name w:val="TDC 그림"/>
    <w:next w:val="TDC10"/>
    <w:uiPriority w:val="40"/>
    <w:qFormat/>
    <w:pPr>
      <w:keepNext/>
      <w:snapToGrid w:val="0"/>
      <w:spacing w:before="160" w:after="120" w:line="240" w:lineRule="auto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9">
    <w:name w:val="TDC 표 캡션"/>
    <w:next w:val="TDC10"/>
    <w:uiPriority w:val="41"/>
    <w:qFormat/>
    <w:pPr>
      <w:keepNext/>
      <w:keepLines/>
      <w:snapToGrid w:val="0"/>
      <w:spacing w:before="200" w:after="120" w:line="264" w:lineRule="auto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a">
    <w:name w:val="TDC 그림 캡션"/>
    <w:next w:val="TDC10"/>
    <w:uiPriority w:val="42"/>
    <w:qFormat/>
    <w:pPr>
      <w:keepLines/>
      <w:snapToGrid w:val="0"/>
      <w:spacing w:after="200" w:line="264" w:lineRule="auto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b">
    <w:name w:val="TDC 주석"/>
    <w:next w:val="TDC10"/>
    <w:uiPriority w:val="43"/>
    <w:qFormat/>
    <w:pPr>
      <w:snapToGrid w:val="0"/>
      <w:spacing w:before="80" w:after="120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c">
    <w:name w:val="TDC 수식"/>
    <w:next w:val="TDC10"/>
    <w:uiPriority w:val="44"/>
    <w:qFormat/>
    <w:pPr>
      <w:keepLines/>
      <w:snapToGrid w:val="0"/>
      <w:spacing w:before="240" w:after="240"/>
      <w:jc w:val="center"/>
    </w:pPr>
    <w:rPr>
      <w:rFonts w:ascii="Cambria Math" w:hAnsi="Cambria Math"/>
      <w:color w:val="000000"/>
      <w:szCs w:val="20"/>
      <w:lang w:val="ko-KR"/>
    </w:rPr>
  </w:style>
  <w:style w:type="table" w:customStyle="1" w:styleId="TDCd">
    <w:name w:val="TDC 표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0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11">
    <w:name w:val="TDC 표 1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100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21">
    <w:name w:val="TDC 표 2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298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31">
    <w:name w:val="TDC 표 3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497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41">
    <w:name w:val="TDC 표 4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695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51">
    <w:name w:val="TDC 표 5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894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table" w:customStyle="1" w:styleId="TDC61">
    <w:name w:val="TDC 표 6"/>
    <w:uiPriority w:val="32"/>
    <w:qFormat/>
    <w:pPr>
      <w:snapToGrid w:val="0"/>
      <w:spacing w:before="40" w:after="40"/>
      <w:jc w:val="center"/>
    </w:pPr>
    <w:rPr>
      <w:rFonts w:ascii="맑은 고딕" w:eastAsia="맑은 고딕" w:hAnsi="맑은 고딕" w:cs="맑은 고딕"/>
      <w:color w:val="000000"/>
      <w:kern w:val="0"/>
      <w:szCs w:val="20"/>
      <w:lang w:val="ko-KR"/>
    </w:rPr>
    <w:tblPr>
      <w:tblInd w:w="1092" w:type="dxa"/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60" w:type="dxa"/>
        <w:left w:w="100" w:type="dxa"/>
        <w:bottom w:w="60" w:type="dxa"/>
        <w:right w:w="100" w:type="dxa"/>
      </w:tblCellMar>
    </w:tblPr>
    <w:tcPr>
      <w:vAlign w:val="center"/>
    </w:tcPr>
    <w:tblStylePr w:type="firstRow">
      <w:tblPr/>
      <w:tcPr>
        <w:shd w:val="clear" w:color="auto" w:fill="F5F5F5"/>
        <w:vAlign w:val="center"/>
      </w:tcPr>
    </w:tblStylePr>
    <w:tblStylePr w:type="firstCol">
      <w:tblPr/>
      <w:tcPr>
        <w:shd w:val="clear" w:color="auto" w:fill="F5F5F5"/>
        <w:vAlign w:val="center"/>
      </w:tcPr>
    </w:tblStylePr>
  </w:style>
  <w:style w:type="paragraph" w:customStyle="1" w:styleId="TDC12">
    <w:name w:val="TDC 표 캡션 1"/>
    <w:next w:val="TDC10"/>
    <w:uiPriority w:val="41"/>
    <w:qFormat/>
    <w:pPr>
      <w:keepNext/>
      <w:keepLines/>
      <w:snapToGrid w:val="0"/>
      <w:spacing w:before="120" w:after="60" w:line="276" w:lineRule="auto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22">
    <w:name w:val="TDC 표 캡션 2"/>
    <w:next w:val="TDC20"/>
    <w:uiPriority w:val="41"/>
    <w:qFormat/>
    <w:pPr>
      <w:keepNext/>
      <w:keepLines/>
      <w:snapToGrid w:val="0"/>
      <w:spacing w:before="120" w:after="60" w:line="276" w:lineRule="auto"/>
      <w:ind w:left="198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32">
    <w:name w:val="TDC 표 캡션 3"/>
    <w:next w:val="TDC30"/>
    <w:uiPriority w:val="41"/>
    <w:qFormat/>
    <w:pPr>
      <w:keepNext/>
      <w:keepLines/>
      <w:snapToGrid w:val="0"/>
      <w:spacing w:before="120" w:after="60" w:line="276" w:lineRule="auto"/>
      <w:ind w:left="397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42">
    <w:name w:val="TDC 표 캡션 4"/>
    <w:next w:val="TDC40"/>
    <w:uiPriority w:val="41"/>
    <w:qFormat/>
    <w:pPr>
      <w:keepNext/>
      <w:keepLines/>
      <w:snapToGrid w:val="0"/>
      <w:spacing w:before="120" w:after="60" w:line="276" w:lineRule="auto"/>
      <w:ind w:left="595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52">
    <w:name w:val="TDC 표 캡션 5"/>
    <w:next w:val="TDC50"/>
    <w:uiPriority w:val="41"/>
    <w:qFormat/>
    <w:pPr>
      <w:keepNext/>
      <w:keepLines/>
      <w:snapToGrid w:val="0"/>
      <w:spacing w:before="120" w:after="60" w:line="276" w:lineRule="auto"/>
      <w:ind w:left="794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62">
    <w:name w:val="TDC 표 캡션 6"/>
    <w:next w:val="TDC60"/>
    <w:uiPriority w:val="41"/>
    <w:qFormat/>
    <w:pPr>
      <w:keepNext/>
      <w:keepLines/>
      <w:snapToGrid w:val="0"/>
      <w:spacing w:before="120" w:after="60" w:line="276" w:lineRule="auto"/>
      <w:ind w:left="992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13">
    <w:name w:val="TDC 주석 1"/>
    <w:next w:val="TDC10"/>
    <w:uiPriority w:val="43"/>
    <w:qFormat/>
    <w:pPr>
      <w:snapToGrid w:val="0"/>
      <w:spacing w:before="80" w:after="120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23">
    <w:name w:val="TDC 주석 2"/>
    <w:next w:val="TDC20"/>
    <w:uiPriority w:val="43"/>
    <w:qFormat/>
    <w:pPr>
      <w:snapToGrid w:val="0"/>
      <w:spacing w:before="80" w:after="120"/>
      <w:ind w:left="198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33">
    <w:name w:val="TDC 주석 3"/>
    <w:next w:val="TDC30"/>
    <w:uiPriority w:val="43"/>
    <w:qFormat/>
    <w:pPr>
      <w:snapToGrid w:val="0"/>
      <w:spacing w:before="80" w:after="120"/>
      <w:ind w:left="397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43">
    <w:name w:val="TDC 주석 4"/>
    <w:next w:val="TDC40"/>
    <w:uiPriority w:val="43"/>
    <w:qFormat/>
    <w:pPr>
      <w:snapToGrid w:val="0"/>
      <w:spacing w:before="80" w:after="120"/>
      <w:ind w:left="595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53">
    <w:name w:val="TDC 주석 5"/>
    <w:next w:val="TDC50"/>
    <w:uiPriority w:val="43"/>
    <w:qFormat/>
    <w:pPr>
      <w:snapToGrid w:val="0"/>
      <w:spacing w:before="80" w:after="120"/>
      <w:ind w:left="794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63">
    <w:name w:val="TDC 주석 6"/>
    <w:next w:val="TDC60"/>
    <w:uiPriority w:val="43"/>
    <w:qFormat/>
    <w:pPr>
      <w:snapToGrid w:val="0"/>
      <w:spacing w:before="80" w:after="120"/>
      <w:ind w:left="992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14">
    <w:name w:val="TDC 그림 1"/>
    <w:next w:val="TDC10"/>
    <w:uiPriority w:val="40"/>
    <w:qFormat/>
    <w:pPr>
      <w:keepNext/>
      <w:snapToGrid w:val="0"/>
      <w:spacing w:before="160" w:after="120" w:line="240" w:lineRule="auto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24">
    <w:name w:val="TDC 그림 2"/>
    <w:next w:val="TDC20"/>
    <w:uiPriority w:val="40"/>
    <w:qFormat/>
    <w:pPr>
      <w:keepNext/>
      <w:snapToGrid w:val="0"/>
      <w:spacing w:before="160" w:after="120" w:line="240" w:lineRule="auto"/>
      <w:ind w:left="198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34">
    <w:name w:val="TDC 그림 3"/>
    <w:next w:val="TDC30"/>
    <w:uiPriority w:val="40"/>
    <w:qFormat/>
    <w:pPr>
      <w:keepNext/>
      <w:snapToGrid w:val="0"/>
      <w:spacing w:before="160" w:after="120" w:line="240" w:lineRule="auto"/>
      <w:ind w:left="397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44">
    <w:name w:val="TDC 그림 4"/>
    <w:next w:val="TDC40"/>
    <w:uiPriority w:val="40"/>
    <w:qFormat/>
    <w:pPr>
      <w:keepNext/>
      <w:snapToGrid w:val="0"/>
      <w:spacing w:before="160" w:after="120" w:line="240" w:lineRule="auto"/>
      <w:ind w:left="595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54">
    <w:name w:val="TDC 그림 5"/>
    <w:next w:val="TDC50"/>
    <w:uiPriority w:val="40"/>
    <w:qFormat/>
    <w:pPr>
      <w:keepNext/>
      <w:snapToGrid w:val="0"/>
      <w:spacing w:before="160" w:after="120" w:line="240" w:lineRule="auto"/>
      <w:ind w:left="794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64">
    <w:name w:val="TDC 그림 6"/>
    <w:next w:val="TDC60"/>
    <w:uiPriority w:val="40"/>
    <w:qFormat/>
    <w:pPr>
      <w:keepNext/>
      <w:snapToGrid w:val="0"/>
      <w:spacing w:before="160" w:after="120" w:line="240" w:lineRule="auto"/>
      <w:ind w:left="992"/>
      <w:jc w:val="center"/>
    </w:pPr>
    <w:rPr>
      <w:rFonts w:ascii="맑은 고딕" w:eastAsia="맑은 고딕" w:hAnsi="맑은 고딕" w:cs="맑은 고딕"/>
      <w:color w:val="000000"/>
      <w:szCs w:val="20"/>
      <w:lang w:val="ko-KR"/>
    </w:rPr>
  </w:style>
  <w:style w:type="paragraph" w:customStyle="1" w:styleId="TDC15">
    <w:name w:val="TDC 그림 캡션 1"/>
    <w:next w:val="TDC10"/>
    <w:uiPriority w:val="42"/>
    <w:qFormat/>
    <w:pPr>
      <w:keepLines/>
      <w:snapToGrid w:val="0"/>
      <w:spacing w:after="200" w:line="264" w:lineRule="auto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25">
    <w:name w:val="TDC 그림 캡션 2"/>
    <w:next w:val="TDC20"/>
    <w:uiPriority w:val="42"/>
    <w:qFormat/>
    <w:pPr>
      <w:keepLines/>
      <w:snapToGrid w:val="0"/>
      <w:spacing w:after="200" w:line="264" w:lineRule="auto"/>
      <w:ind w:left="198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35">
    <w:name w:val="TDC 그림 캡션 3"/>
    <w:next w:val="TDC30"/>
    <w:uiPriority w:val="42"/>
    <w:qFormat/>
    <w:pPr>
      <w:keepLines/>
      <w:snapToGrid w:val="0"/>
      <w:spacing w:after="200" w:line="264" w:lineRule="auto"/>
      <w:ind w:left="397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45">
    <w:name w:val="TDC 그림 캡션 4"/>
    <w:next w:val="TDC40"/>
    <w:uiPriority w:val="42"/>
    <w:qFormat/>
    <w:pPr>
      <w:keepLines/>
      <w:snapToGrid w:val="0"/>
      <w:spacing w:after="200" w:line="264" w:lineRule="auto"/>
      <w:ind w:left="595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55">
    <w:name w:val="TDC 그림 캡션 5"/>
    <w:next w:val="TDC50"/>
    <w:uiPriority w:val="42"/>
    <w:qFormat/>
    <w:pPr>
      <w:keepLines/>
      <w:snapToGrid w:val="0"/>
      <w:spacing w:after="200" w:line="264" w:lineRule="auto"/>
      <w:ind w:left="794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65">
    <w:name w:val="TDC 그림 캡션 6"/>
    <w:next w:val="TDC60"/>
    <w:uiPriority w:val="42"/>
    <w:qFormat/>
    <w:pPr>
      <w:keepLines/>
      <w:snapToGrid w:val="0"/>
      <w:spacing w:after="200" w:line="264" w:lineRule="auto"/>
      <w:ind w:left="992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16">
    <w:name w:val="TDC 수식 1"/>
    <w:next w:val="TDC10"/>
    <w:uiPriority w:val="44"/>
    <w:qFormat/>
    <w:pPr>
      <w:keepLines/>
      <w:snapToGrid w:val="0"/>
      <w:spacing w:before="240" w:after="240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26">
    <w:name w:val="TDC 수식 2"/>
    <w:next w:val="TDC20"/>
    <w:uiPriority w:val="44"/>
    <w:qFormat/>
    <w:pPr>
      <w:keepLines/>
      <w:snapToGrid w:val="0"/>
      <w:spacing w:before="240" w:after="240"/>
      <w:ind w:left="198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36">
    <w:name w:val="TDC 수식 3"/>
    <w:next w:val="TDC30"/>
    <w:uiPriority w:val="44"/>
    <w:qFormat/>
    <w:pPr>
      <w:keepLines/>
      <w:snapToGrid w:val="0"/>
      <w:spacing w:before="240" w:after="240"/>
      <w:ind w:left="397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46">
    <w:name w:val="TDC 수식 4"/>
    <w:next w:val="TDC40"/>
    <w:uiPriority w:val="44"/>
    <w:qFormat/>
    <w:pPr>
      <w:keepLines/>
      <w:snapToGrid w:val="0"/>
      <w:spacing w:before="240" w:after="240"/>
      <w:ind w:left="595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56">
    <w:name w:val="TDC 수식 5"/>
    <w:next w:val="TDC50"/>
    <w:uiPriority w:val="44"/>
    <w:qFormat/>
    <w:pPr>
      <w:keepLines/>
      <w:snapToGrid w:val="0"/>
      <w:spacing w:before="240" w:after="240"/>
      <w:ind w:left="794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66">
    <w:name w:val="TDC 수식 6"/>
    <w:next w:val="TDC60"/>
    <w:uiPriority w:val="44"/>
    <w:qFormat/>
    <w:pPr>
      <w:keepLines/>
      <w:snapToGrid w:val="0"/>
      <w:spacing w:before="240" w:after="240"/>
      <w:ind w:left="992"/>
      <w:jc w:val="center"/>
    </w:pPr>
    <w:rPr>
      <w:rFonts w:ascii="Cambria Math" w:hAnsi="Cambria Math"/>
      <w:color w:val="000000"/>
      <w:szCs w:val="20"/>
      <w:lang w:val="ko-KR"/>
    </w:rPr>
  </w:style>
  <w:style w:type="paragraph" w:customStyle="1" w:styleId="TDCe">
    <w:name w:val="TDC 표 항목"/>
    <w:uiPriority w:val="31"/>
    <w:qFormat/>
    <w:pPr>
      <w:snapToGrid w:val="0"/>
      <w:spacing w:after="0" w:line="276" w:lineRule="auto"/>
      <w:jc w:val="center"/>
    </w:pPr>
    <w:rPr>
      <w:rFonts w:ascii="맑은 고딕" w:eastAsia="맑은 고딕" w:hAnsi="맑은 고딕" w:cs="맑은 고딕"/>
      <w:b/>
      <w:color w:val="000000"/>
      <w:szCs w:val="20"/>
      <w:lang w:val="ko-KR"/>
    </w:rPr>
  </w:style>
  <w:style w:type="paragraph" w:customStyle="1" w:styleId="TDCf">
    <w:name w:val="TDC 표 설명"/>
    <w:uiPriority w:val="31"/>
    <w:qFormat/>
    <w:pPr>
      <w:snapToGrid w:val="0"/>
      <w:spacing w:after="0" w:line="276" w:lineRule="auto"/>
      <w:jc w:val="left"/>
    </w:pPr>
    <w:rPr>
      <w:rFonts w:ascii="맑은 고딕" w:eastAsia="맑은 고딕" w:hAnsi="맑은 고딕" w:cs="맑은 고딕"/>
      <w:color w:val="000000"/>
      <w:szCs w:val="20"/>
      <w:lang w:val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4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0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6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37781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1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2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5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4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0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96676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0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4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5730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1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1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3BB7A-3481-4349-B4D0-328404F15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4397</Words>
  <Characters>25066</Characters>
  <Application>Microsoft Office Word</Application>
  <DocSecurity>0</DocSecurity>
  <Lines>208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김은수</cp:lastModifiedBy>
  <cp:revision>3</cp:revision>
  <dcterms:created xsi:type="dcterms:W3CDTF">2026-10-12T00:19:00Z</dcterms:created>
  <dcterms:modified xsi:type="dcterms:W3CDTF">2026-10-12T01:30:00Z</dcterms:modified>
</cp:coreProperties>
</file>