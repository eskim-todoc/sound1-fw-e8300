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54A0B" w14:textId="77777777" w:rsidR="00F21B5D" w:rsidRDefault="00F21B5D" w:rsidP="00680F01">
      <w:pPr>
        <w:spacing w:after="0" w:line="240" w:lineRule="auto"/>
        <w:rPr>
          <w:b/>
          <w:szCs w:val="20"/>
        </w:rPr>
      </w:pPr>
    </w:p>
    <w:p w14:paraId="64A658D8" w14:textId="4B4ABAA2" w:rsidR="00F21B5D" w:rsidRDefault="00F21B5D" w:rsidP="00680F01">
      <w:pPr>
        <w:spacing w:after="0" w:line="240" w:lineRule="auto"/>
        <w:rPr>
          <w:b/>
          <w:szCs w:val="20"/>
        </w:rPr>
      </w:pPr>
    </w:p>
    <w:p w14:paraId="0CE6C520" w14:textId="7600504B" w:rsidR="00935252" w:rsidRDefault="00935252" w:rsidP="00680F01">
      <w:pPr>
        <w:spacing w:after="0" w:line="240" w:lineRule="auto"/>
        <w:rPr>
          <w:b/>
          <w:szCs w:val="20"/>
        </w:rPr>
      </w:pPr>
    </w:p>
    <w:p w14:paraId="051533AD" w14:textId="77777777" w:rsidR="00935252" w:rsidRDefault="00935252" w:rsidP="00680F01">
      <w:pPr>
        <w:spacing w:after="0" w:line="240" w:lineRule="auto"/>
        <w:rPr>
          <w:b/>
          <w:szCs w:val="20"/>
        </w:rPr>
      </w:pPr>
    </w:p>
    <w:p w14:paraId="5CAB2FEF" w14:textId="77777777" w:rsidR="00F21B5D" w:rsidRDefault="00F21B5D" w:rsidP="00680F01">
      <w:pPr>
        <w:spacing w:after="0" w:line="240" w:lineRule="auto"/>
        <w:rPr>
          <w:b/>
          <w:szCs w:val="20"/>
        </w:rPr>
      </w:pPr>
    </w:p>
    <w:tbl>
      <w:tblPr>
        <w:tblStyle w:val="a5"/>
        <w:tblW w:w="0" w:type="auto"/>
        <w:jc w:val="center"/>
        <w:tblBorders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7599"/>
      </w:tblGrid>
      <w:tr w:rsidR="00F21B5D" w14:paraId="6978BC72" w14:textId="77777777" w:rsidTr="0024589F">
        <w:trPr>
          <w:trHeight w:val="1225"/>
          <w:jc w:val="center"/>
        </w:trPr>
        <w:tc>
          <w:tcPr>
            <w:tcW w:w="7599" w:type="dxa"/>
            <w:shd w:val="clear" w:color="auto" w:fill="F2F2F2" w:themeFill="background1" w:themeFillShade="F2"/>
            <w:vAlign w:val="center"/>
          </w:tcPr>
          <w:p w14:paraId="6D92CEEC" w14:textId="50AD2FFA" w:rsidR="00F21B5D" w:rsidRDefault="006865C0" w:rsidP="00680F01">
            <w:pPr>
              <w:jc w:val="center"/>
              <w:rPr>
                <w:b/>
                <w:sz w:val="54"/>
                <w:szCs w:val="54"/>
              </w:rPr>
            </w:pPr>
            <w:r>
              <w:rPr>
                <w:rFonts w:hint="eastAsia"/>
                <w:b/>
                <w:sz w:val="54"/>
                <w:szCs w:val="54"/>
              </w:rPr>
              <w:t xml:space="preserve">소프트웨어 </w:t>
            </w:r>
            <w:r w:rsidR="00D3520E">
              <w:rPr>
                <w:rFonts w:hint="eastAsia"/>
                <w:b/>
                <w:sz w:val="54"/>
                <w:szCs w:val="54"/>
              </w:rPr>
              <w:t>통합 계획서</w:t>
            </w:r>
          </w:p>
          <w:p w14:paraId="2E5AB905" w14:textId="7713FA9C" w:rsidR="003935B6" w:rsidRPr="003935B6" w:rsidRDefault="003935B6" w:rsidP="00680F01">
            <w:pPr>
              <w:jc w:val="center"/>
              <w:rPr>
                <w:rFonts w:asciiTheme="minorEastAsia" w:hAnsiTheme="minorEastAsia"/>
                <w:b/>
                <w:sz w:val="40"/>
                <w:szCs w:val="40"/>
              </w:rPr>
            </w:pPr>
            <w:r>
              <w:rPr>
                <w:rFonts w:asciiTheme="minorEastAsia" w:hAnsiTheme="minorEastAsia" w:cs="Times New Roman"/>
                <w:b/>
                <w:sz w:val="40"/>
                <w:szCs w:val="40"/>
              </w:rPr>
              <w:t>(</w:t>
            </w:r>
            <w:del w:id="0" w:author="김은수" w:date="2026-09-29T18:28:00Z" w16du:dateUtc="2026-09-29T09:28:00Z">
              <w:r w:rsidRPr="003935B6">
                <w:rPr>
                  <w:rFonts w:asciiTheme="minorEastAsia" w:hAnsiTheme="minorEastAsia" w:cs="Times New Roman"/>
                  <w:b/>
                  <w:sz w:val="40"/>
                  <w:szCs w:val="40"/>
                </w:rPr>
                <w:delText>TD20B</w:delText>
              </w:r>
            </w:del>
            <w:ins w:id="1" w:author="김은수" w:date="2026-09-29T18:28:00Z" w16du:dateUtc="2026-09-29T09:28:00Z">
              <w:r w:rsidRPr="003935B6">
                <w:rPr>
                  <w:rFonts w:asciiTheme="minorEastAsia" w:hAnsiTheme="minorEastAsia" w:cs="Times New Roman"/>
                  <w:b/>
                  <w:sz w:val="40"/>
                  <w:szCs w:val="40"/>
                </w:rPr>
                <w:t>TD24A</w:t>
              </w:r>
            </w:ins>
            <w:r w:rsidRPr="003935B6">
              <w:rPr>
                <w:rFonts w:asciiTheme="minorEastAsia" w:hAnsiTheme="minorEastAsia" w:cs="Times New Roman"/>
                <w:b/>
                <w:sz w:val="40"/>
                <w:szCs w:val="40"/>
              </w:rPr>
              <w:t>-A-EXT</w:t>
            </w:r>
            <w:r>
              <w:rPr>
                <w:rFonts w:asciiTheme="minorEastAsia" w:hAnsiTheme="minorEastAsia" w:cs="Times New Roman"/>
                <w:b/>
                <w:sz w:val="40"/>
                <w:szCs w:val="40"/>
              </w:rPr>
              <w:t>)</w:t>
            </w:r>
          </w:p>
        </w:tc>
      </w:tr>
    </w:tbl>
    <w:p w14:paraId="57E25421" w14:textId="77777777" w:rsidR="00F21B5D" w:rsidRDefault="00F21B5D" w:rsidP="00680F01">
      <w:pPr>
        <w:spacing w:after="0" w:line="240" w:lineRule="auto"/>
        <w:jc w:val="left"/>
        <w:rPr>
          <w:b/>
          <w:szCs w:val="20"/>
        </w:rPr>
      </w:pPr>
    </w:p>
    <w:p w14:paraId="5A04639C" w14:textId="77777777" w:rsidR="00F21B5D" w:rsidRDefault="00F21B5D" w:rsidP="00680F01">
      <w:pPr>
        <w:spacing w:after="0" w:line="240" w:lineRule="auto"/>
        <w:jc w:val="left"/>
        <w:rPr>
          <w:b/>
          <w:szCs w:val="20"/>
        </w:rPr>
      </w:pPr>
    </w:p>
    <w:p w14:paraId="756E2F2F" w14:textId="77777777" w:rsidR="00F21B5D" w:rsidRDefault="00F21B5D" w:rsidP="00680F01">
      <w:pPr>
        <w:spacing w:after="0" w:line="240" w:lineRule="auto"/>
        <w:jc w:val="left"/>
        <w:rPr>
          <w:b/>
          <w:szCs w:val="20"/>
        </w:rPr>
      </w:pPr>
    </w:p>
    <w:p w14:paraId="44C0B4BE" w14:textId="50910B4A" w:rsidR="00F21B5D" w:rsidRDefault="00F21B5D" w:rsidP="00680F01">
      <w:pPr>
        <w:spacing w:after="0" w:line="240" w:lineRule="auto"/>
        <w:jc w:val="left"/>
        <w:rPr>
          <w:b/>
          <w:szCs w:val="20"/>
        </w:rPr>
      </w:pPr>
    </w:p>
    <w:p w14:paraId="676B0380" w14:textId="22A56B8F" w:rsidR="00F21B5D" w:rsidRDefault="00F21B5D" w:rsidP="00680F01">
      <w:pPr>
        <w:spacing w:after="0" w:line="240" w:lineRule="auto"/>
        <w:jc w:val="left"/>
        <w:rPr>
          <w:b/>
          <w:szCs w:val="20"/>
        </w:rPr>
      </w:pPr>
    </w:p>
    <w:p w14:paraId="122AA740" w14:textId="77777777" w:rsidR="005E3518" w:rsidRDefault="005E3518" w:rsidP="00680F01">
      <w:pPr>
        <w:spacing w:after="0" w:line="240" w:lineRule="auto"/>
        <w:jc w:val="left"/>
        <w:rPr>
          <w:b/>
          <w:szCs w:val="20"/>
        </w:rPr>
      </w:pPr>
    </w:p>
    <w:p w14:paraId="1DEE30C0" w14:textId="77777777" w:rsidR="005E3518" w:rsidRDefault="005E3518" w:rsidP="00680F01">
      <w:pPr>
        <w:spacing w:after="0" w:line="240" w:lineRule="auto"/>
        <w:jc w:val="left"/>
        <w:rPr>
          <w:b/>
          <w:szCs w:val="20"/>
        </w:rPr>
      </w:pPr>
    </w:p>
    <w:p w14:paraId="4B847CC0" w14:textId="77777777" w:rsidR="005E3518" w:rsidRDefault="005E3518" w:rsidP="00680F01">
      <w:pPr>
        <w:spacing w:after="0" w:line="240" w:lineRule="auto"/>
        <w:jc w:val="left"/>
        <w:rPr>
          <w:b/>
          <w:szCs w:val="20"/>
        </w:rPr>
      </w:pPr>
    </w:p>
    <w:p w14:paraId="449BBAF8" w14:textId="77777777" w:rsidR="005E3518" w:rsidRDefault="005E3518" w:rsidP="00680F01">
      <w:pPr>
        <w:spacing w:after="0" w:line="240" w:lineRule="auto"/>
        <w:jc w:val="left"/>
        <w:rPr>
          <w:b/>
          <w:szCs w:val="20"/>
        </w:rPr>
      </w:pPr>
    </w:p>
    <w:p w14:paraId="046AAEC0" w14:textId="77777777" w:rsidR="005E3518" w:rsidRDefault="005E3518" w:rsidP="00680F01">
      <w:pPr>
        <w:spacing w:after="0" w:line="240" w:lineRule="auto"/>
        <w:jc w:val="left"/>
        <w:rPr>
          <w:b/>
          <w:szCs w:val="20"/>
        </w:rPr>
      </w:pPr>
    </w:p>
    <w:p w14:paraId="2F409FA1" w14:textId="77777777" w:rsidR="005E3518" w:rsidRDefault="005E3518" w:rsidP="00680F01">
      <w:pPr>
        <w:spacing w:after="0" w:line="240" w:lineRule="auto"/>
        <w:jc w:val="left"/>
        <w:rPr>
          <w:b/>
          <w:szCs w:val="20"/>
        </w:rPr>
      </w:pPr>
    </w:p>
    <w:p w14:paraId="62938A67" w14:textId="77777777" w:rsidR="005E3518" w:rsidRDefault="005E3518" w:rsidP="00680F01">
      <w:pPr>
        <w:spacing w:after="0" w:line="240" w:lineRule="auto"/>
        <w:jc w:val="left"/>
        <w:rPr>
          <w:b/>
          <w:szCs w:val="20"/>
        </w:rPr>
      </w:pPr>
    </w:p>
    <w:p w14:paraId="3F1C1A80" w14:textId="34317A44" w:rsidR="00935252" w:rsidRDefault="00935252" w:rsidP="00680F01">
      <w:pPr>
        <w:spacing w:after="0" w:line="240" w:lineRule="auto"/>
        <w:jc w:val="left"/>
        <w:rPr>
          <w:b/>
          <w:szCs w:val="20"/>
        </w:rPr>
      </w:pPr>
    </w:p>
    <w:p w14:paraId="692C4D68" w14:textId="77777777" w:rsidR="00935252" w:rsidRDefault="00935252" w:rsidP="00680F01">
      <w:pPr>
        <w:spacing w:after="0" w:line="240" w:lineRule="auto"/>
        <w:jc w:val="left"/>
        <w:rPr>
          <w:b/>
          <w:szCs w:val="20"/>
        </w:rPr>
      </w:pPr>
    </w:p>
    <w:p w14:paraId="44176358" w14:textId="504AEDA0" w:rsidR="00935252" w:rsidRDefault="00935252" w:rsidP="00680F01">
      <w:pPr>
        <w:spacing w:after="0" w:line="240" w:lineRule="auto"/>
        <w:jc w:val="left"/>
        <w:rPr>
          <w:b/>
          <w:szCs w:val="20"/>
        </w:rPr>
      </w:pPr>
    </w:p>
    <w:tbl>
      <w:tblPr>
        <w:tblW w:w="9105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2"/>
        <w:gridCol w:w="2581"/>
        <w:gridCol w:w="2581"/>
        <w:gridCol w:w="2581"/>
      </w:tblGrid>
      <w:tr w:rsidR="005E3518" w14:paraId="006F01EB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</w:tcPr>
          <w:p w14:paraId="51943BA9" w14:textId="77777777" w:rsidR="005E3518" w:rsidRPr="00E2210A" w:rsidRDefault="005E3518" w:rsidP="005C2FC8">
            <w:pPr>
              <w:wordWrap/>
              <w:spacing w:before="66" w:after="54" w:line="280" w:lineRule="exact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bookmarkStart w:id="2" w:name="_Hlk149635031"/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3EC1A586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작성</w:t>
            </w:r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25F7EB6F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검토</w:t>
            </w:r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330FCE6D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승인</w:t>
            </w:r>
          </w:p>
        </w:tc>
      </w:tr>
      <w:tr w:rsidR="005E3518" w14:paraId="0B913E5D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3DA95170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성함</w:t>
            </w:r>
          </w:p>
        </w:tc>
        <w:tc>
          <w:tcPr>
            <w:tcW w:w="2581" w:type="dxa"/>
            <w:vAlign w:val="center"/>
          </w:tcPr>
          <w:p w14:paraId="23A610F4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  <w:del w:id="3" w:author="김은수" w:date="2026-09-29T18:28:00Z" w16du:dateUtc="2026-09-29T09:28:00Z">
              <w:r w:rsidRPr="00E2210A">
                <w:rPr>
                  <w:rFonts w:asciiTheme="majorEastAsia" w:eastAsiaTheme="majorEastAsia" w:hAnsiTheme="majorEastAsia" w:cs="Tahoma" w:hint="eastAsia"/>
                  <w:szCs w:val="20"/>
                </w:rPr>
                <w:delText>임정우</w:delText>
              </w:r>
            </w:del>
            <w:ins w:id="4" w:author="김은수" w:date="2026-09-29T18:28:00Z" w16du:dateUtc="2026-09-29T09:28:00Z">
              <w:r>
                <w:rPr>
                  <w:rFonts w:asciiTheme="majorEastAsia" w:eastAsiaTheme="majorEastAsia" w:hAnsiTheme="majorEastAsia" w:cs="Tahoma" w:hint="eastAsia"/>
                  <w:szCs w:val="20"/>
                </w:rPr>
                <w:t>김은수</w:t>
              </w:r>
            </w:ins>
          </w:p>
        </w:tc>
        <w:tc>
          <w:tcPr>
            <w:tcW w:w="2581" w:type="dxa"/>
            <w:vAlign w:val="center"/>
          </w:tcPr>
          <w:p w14:paraId="34E528B9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</w:p>
        </w:tc>
        <w:tc>
          <w:tcPr>
            <w:tcW w:w="2581" w:type="dxa"/>
            <w:vAlign w:val="center"/>
          </w:tcPr>
          <w:p w14:paraId="56581101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/>
                <w:szCs w:val="20"/>
              </w:rPr>
            </w:pPr>
            <w:del w:id="5" w:author="김은수" w:date="2026-09-29T18:28:00Z" w16du:dateUtc="2026-09-29T09:28:00Z">
              <w:r w:rsidRPr="00E2210A">
                <w:rPr>
                  <w:rFonts w:asciiTheme="majorEastAsia" w:eastAsiaTheme="majorEastAsia" w:hAnsiTheme="majorEastAsia" w:cs="Tahoma" w:hint="eastAsia"/>
                  <w:szCs w:val="20"/>
                </w:rPr>
                <w:delText>이호승</w:delText>
              </w:r>
            </w:del>
          </w:p>
        </w:tc>
      </w:tr>
      <w:tr w:rsidR="005E3518" w14:paraId="60C9B797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5E1237F2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직책</w:t>
            </w:r>
          </w:p>
        </w:tc>
        <w:tc>
          <w:tcPr>
            <w:tcW w:w="2581" w:type="dxa"/>
            <w:vAlign w:val="center"/>
          </w:tcPr>
          <w:p w14:paraId="7BF927A9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  <w:lang w:val="x-none" w:bidi="en-US"/>
              </w:rPr>
            </w:pPr>
            <w:del w:id="6" w:author="김은수" w:date="2026-09-29T18:28:00Z" w16du:dateUtc="2026-09-29T09:28:00Z">
              <w:r w:rsidRPr="00E2210A">
                <w:rPr>
                  <w:rFonts w:asciiTheme="majorEastAsia" w:eastAsiaTheme="majorEastAsia" w:hAnsiTheme="majorEastAsia" w:cs="Tahoma" w:hint="eastAsia"/>
                  <w:szCs w:val="20"/>
                  <w:lang w:val="x-none" w:bidi="en-US"/>
                </w:rPr>
                <w:delText>사업부장</w:delText>
              </w:r>
            </w:del>
            <w:ins w:id="7" w:author="김은수" w:date="2026-09-29T18:28:00Z" w16du:dateUtc="2026-09-29T09:28:00Z">
              <w:r>
                <w:rPr>
                  <w:rFonts w:asciiTheme="majorEastAsia" w:eastAsiaTheme="majorEastAsia" w:hAnsiTheme="majorEastAsia" w:cs="Tahoma" w:hint="eastAsia"/>
                  <w:szCs w:val="20"/>
                  <w:lang w:val="x-none" w:bidi="en-US"/>
                </w:rPr>
                <w:t>수석연구원</w:t>
              </w:r>
            </w:ins>
          </w:p>
        </w:tc>
        <w:tc>
          <w:tcPr>
            <w:tcW w:w="2581" w:type="dxa"/>
            <w:vAlign w:val="center"/>
          </w:tcPr>
          <w:p w14:paraId="20737C0D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  <w:lang w:val="x-none" w:eastAsia="en-US" w:bidi="en-US"/>
              </w:rPr>
            </w:pPr>
          </w:p>
        </w:tc>
        <w:tc>
          <w:tcPr>
            <w:tcW w:w="2581" w:type="dxa"/>
            <w:vAlign w:val="center"/>
          </w:tcPr>
          <w:p w14:paraId="096AC9BB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/>
                <w:szCs w:val="20"/>
              </w:rPr>
            </w:pPr>
            <w:del w:id="8" w:author="김은수" w:date="2026-09-29T18:28:00Z" w16du:dateUtc="2026-09-29T09:28:00Z">
              <w:r w:rsidRPr="00E2210A">
                <w:rPr>
                  <w:rFonts w:asciiTheme="majorEastAsia" w:eastAsiaTheme="majorEastAsia" w:hAnsiTheme="majorEastAsia" w:cs="Tahoma" w:hint="eastAsia"/>
                  <w:szCs w:val="20"/>
                  <w:lang w:val="x-none" w:bidi="en-US"/>
                </w:rPr>
                <w:delText>기술이사</w:delText>
              </w:r>
            </w:del>
          </w:p>
        </w:tc>
      </w:tr>
      <w:tr w:rsidR="005E3518" w14:paraId="77FA8FB9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3594FF96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일자</w:t>
            </w:r>
          </w:p>
        </w:tc>
        <w:tc>
          <w:tcPr>
            <w:tcW w:w="2581" w:type="dxa"/>
            <w:vAlign w:val="center"/>
          </w:tcPr>
          <w:p w14:paraId="301DEE44" w14:textId="147B7EA2" w:rsidR="005E3518" w:rsidRPr="00E2210A" w:rsidRDefault="00DF16B4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 w:themeColor="text1"/>
                <w:szCs w:val="20"/>
              </w:rPr>
            </w:pPr>
            <w:del w:id="9" w:author="김은수" w:date="2026-09-29T18:28:00Z" w16du:dateUtc="2026-09-29T09:28:00Z">
              <w:r>
                <w:rPr>
                  <w:rFonts w:asciiTheme="majorEastAsia" w:eastAsiaTheme="majorEastAsia" w:hAnsiTheme="majorEastAsia" w:cs="Tahoma" w:hint="eastAsia"/>
                  <w:color w:val="000000" w:themeColor="text1"/>
                  <w:szCs w:val="20"/>
                </w:rPr>
                <w:delText>2</w:delText>
              </w:r>
              <w:r>
                <w:rPr>
                  <w:rFonts w:asciiTheme="majorEastAsia" w:eastAsiaTheme="majorEastAsia" w:hAnsiTheme="majorEastAsia" w:cs="Tahoma"/>
                  <w:color w:val="000000" w:themeColor="text1"/>
                  <w:szCs w:val="20"/>
                </w:rPr>
                <w:delText>021.</w:delText>
              </w:r>
              <w:r>
                <w:rPr>
                  <w:rFonts w:asciiTheme="majorEastAsia" w:eastAsiaTheme="majorEastAsia" w:hAnsiTheme="majorEastAsia" w:cs="Tahoma" w:hint="eastAsia"/>
                  <w:color w:val="000000" w:themeColor="text1"/>
                  <w:szCs w:val="20"/>
                </w:rPr>
                <w:delText>01.05</w:delText>
              </w:r>
            </w:del>
          </w:p>
        </w:tc>
        <w:tc>
          <w:tcPr>
            <w:tcW w:w="2581" w:type="dxa"/>
            <w:vAlign w:val="center"/>
          </w:tcPr>
          <w:p w14:paraId="074A7934" w14:textId="77777777" w:rsidR="005E3518" w:rsidRPr="00E2210A" w:rsidRDefault="005E3518" w:rsidP="005C2FC8">
            <w:pPr>
              <w:wordWrap/>
              <w:spacing w:after="0" w:line="280" w:lineRule="exact"/>
              <w:jc w:val="center"/>
              <w:rPr>
                <w:rFonts w:asciiTheme="majorEastAsia" w:eastAsiaTheme="majorEastAsia" w:hAnsiTheme="majorEastAsia" w:cs="Tahoma"/>
                <w:color w:val="000000" w:themeColor="text1"/>
                <w:szCs w:val="20"/>
              </w:rPr>
            </w:pPr>
          </w:p>
        </w:tc>
        <w:tc>
          <w:tcPr>
            <w:tcW w:w="2581" w:type="dxa"/>
            <w:vAlign w:val="center"/>
          </w:tcPr>
          <w:p w14:paraId="4F1872D7" w14:textId="6348BC7C" w:rsidR="005E3518" w:rsidRPr="00E2210A" w:rsidRDefault="005E3518" w:rsidP="005C2FC8">
            <w:pPr>
              <w:wordWrap/>
              <w:spacing w:after="0" w:line="280" w:lineRule="exact"/>
              <w:jc w:val="center"/>
              <w:rPr>
                <w:rFonts w:asciiTheme="majorEastAsia" w:eastAsiaTheme="majorEastAsia" w:hAnsiTheme="majorEastAsia" w:cs="Tahoma"/>
                <w:color w:val="000000" w:themeColor="text1"/>
                <w:szCs w:val="20"/>
              </w:rPr>
            </w:pPr>
            <w:del w:id="10" w:author="김은수" w:date="2026-09-29T18:28:00Z" w16du:dateUtc="2026-09-29T09:28:00Z">
              <w:r>
                <w:rPr>
                  <w:rFonts w:asciiTheme="majorEastAsia" w:eastAsiaTheme="majorEastAsia" w:hAnsiTheme="majorEastAsia" w:cs="Tahoma" w:hint="eastAsia"/>
                  <w:color w:val="000000" w:themeColor="text1"/>
                  <w:szCs w:val="20"/>
                </w:rPr>
                <w:delText>2</w:delText>
              </w:r>
              <w:r>
                <w:rPr>
                  <w:rFonts w:asciiTheme="majorEastAsia" w:eastAsiaTheme="majorEastAsia" w:hAnsiTheme="majorEastAsia" w:cs="Tahoma"/>
                  <w:color w:val="000000" w:themeColor="text1"/>
                  <w:szCs w:val="20"/>
                </w:rPr>
                <w:delText>021.</w:delText>
              </w:r>
              <w:r w:rsidR="00DF16B4">
                <w:rPr>
                  <w:rFonts w:asciiTheme="majorEastAsia" w:eastAsiaTheme="majorEastAsia" w:hAnsiTheme="majorEastAsia" w:cs="Tahoma" w:hint="eastAsia"/>
                  <w:color w:val="000000" w:themeColor="text1"/>
                  <w:szCs w:val="20"/>
                </w:rPr>
                <w:delText>01.05</w:delText>
              </w:r>
            </w:del>
          </w:p>
        </w:tc>
      </w:tr>
      <w:tr w:rsidR="005E3518" w14:paraId="43D00BC0" w14:textId="77777777" w:rsidTr="005C2FC8">
        <w:trPr>
          <w:trHeight w:val="1315"/>
        </w:trPr>
        <w:tc>
          <w:tcPr>
            <w:tcW w:w="1362" w:type="dxa"/>
            <w:shd w:val="clear" w:color="auto" w:fill="E7E6E6" w:themeFill="background2"/>
            <w:vAlign w:val="center"/>
          </w:tcPr>
          <w:p w14:paraId="6268A271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서명</w:t>
            </w:r>
          </w:p>
        </w:tc>
        <w:tc>
          <w:tcPr>
            <w:tcW w:w="2581" w:type="dxa"/>
            <w:vAlign w:val="center"/>
          </w:tcPr>
          <w:p w14:paraId="632CBB2A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  <w:del w:id="11" w:author="김은수" w:date="2026-09-29T18:28:00Z" w16du:dateUtc="2026-09-29T09:28:00Z">
              <w:r w:rsidRPr="00E2210A">
                <w:rPr>
                  <w:rFonts w:asciiTheme="majorEastAsia" w:eastAsiaTheme="majorEastAsia" w:hAnsiTheme="majorEastAsia"/>
                  <w:noProof/>
                </w:rPr>
                <w:drawing>
                  <wp:anchor distT="0" distB="0" distL="114300" distR="114300" simplePos="0" relativeHeight="251659264" behindDoc="0" locked="0" layoutInCell="1" allowOverlap="1" wp14:anchorId="1F5F9A65" wp14:editId="31B2DFC5">
                    <wp:simplePos x="0" y="0"/>
                    <wp:positionH relativeFrom="column">
                      <wp:posOffset>-5715</wp:posOffset>
                    </wp:positionH>
                    <wp:positionV relativeFrom="paragraph">
                      <wp:posOffset>-20320</wp:posOffset>
                    </wp:positionV>
                    <wp:extent cx="1504950" cy="676275"/>
                    <wp:effectExtent l="0" t="0" r="0" b="9525"/>
                    <wp:wrapNone/>
                    <wp:docPr id="2080932553" name="그림 2080932553" descr="라인이(가) 표시된 사진&#10;&#10;자동 생성된 설명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" name="그림 3" descr="라인이(가) 표시된 사진&#10;&#10;자동 생성된 설명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04950" cy="676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del>
          </w:p>
        </w:tc>
        <w:tc>
          <w:tcPr>
            <w:tcW w:w="2581" w:type="dxa"/>
            <w:vAlign w:val="center"/>
          </w:tcPr>
          <w:p w14:paraId="46152C99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</w:p>
        </w:tc>
        <w:tc>
          <w:tcPr>
            <w:tcW w:w="2581" w:type="dxa"/>
            <w:vAlign w:val="center"/>
          </w:tcPr>
          <w:p w14:paraId="355CCA77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/>
                <w:szCs w:val="20"/>
              </w:rPr>
            </w:pPr>
            <w:del w:id="12" w:author="김은수" w:date="2026-09-29T18:28:00Z" w16du:dateUtc="2026-09-29T09:28:00Z">
              <w:r w:rsidRPr="00E2210A">
                <w:rPr>
                  <w:rFonts w:asciiTheme="majorEastAsia" w:eastAsiaTheme="majorEastAsia" w:hAnsiTheme="majorEastAsia"/>
                  <w:noProof/>
                </w:rPr>
                <w:drawing>
                  <wp:anchor distT="0" distB="0" distL="114300" distR="114300" simplePos="0" relativeHeight="251661312" behindDoc="0" locked="0" layoutInCell="1" allowOverlap="1" wp14:anchorId="363F628E" wp14:editId="38B4C132">
                    <wp:simplePos x="0" y="0"/>
                    <wp:positionH relativeFrom="column">
                      <wp:posOffset>-24765</wp:posOffset>
                    </wp:positionH>
                    <wp:positionV relativeFrom="paragraph">
                      <wp:posOffset>-38735</wp:posOffset>
                    </wp:positionV>
                    <wp:extent cx="1504950" cy="714375"/>
                    <wp:effectExtent l="0" t="0" r="0" b="9525"/>
                    <wp:wrapNone/>
                    <wp:docPr id="2" name="그림 2" descr="스케치, 그림, 라인 아트, 아동 미술이(가) 표시된 사진&#10;&#10;자동 생성된 설명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그림 2" descr="스케치, 그림, 라인 아트, 아동 미술이(가) 표시된 사진&#10;&#10;자동 생성된 설명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04950" cy="714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del>
          </w:p>
        </w:tc>
      </w:tr>
      <w:bookmarkEnd w:id="2"/>
    </w:tbl>
    <w:p w14:paraId="658AF7FA" w14:textId="77777777" w:rsidR="00935252" w:rsidRDefault="00935252" w:rsidP="00680F01">
      <w:pPr>
        <w:spacing w:after="0" w:line="240" w:lineRule="auto"/>
        <w:jc w:val="left"/>
        <w:rPr>
          <w:b/>
          <w:szCs w:val="20"/>
        </w:rPr>
      </w:pPr>
    </w:p>
    <w:p w14:paraId="16C22374" w14:textId="205923E1" w:rsidR="00C46AA2" w:rsidRDefault="00C46AA2" w:rsidP="00680F01">
      <w:pPr>
        <w:widowControl/>
        <w:wordWrap/>
        <w:autoSpaceDE/>
        <w:autoSpaceDN/>
        <w:spacing w:after="0" w:line="240" w:lineRule="auto"/>
        <w:rPr>
          <w:b/>
        </w:rPr>
      </w:pPr>
    </w:p>
    <w:tbl>
      <w:tblPr>
        <w:tblW w:w="9605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684"/>
        <w:gridCol w:w="4790"/>
        <w:gridCol w:w="2551"/>
        <w:gridCol w:w="1580"/>
      </w:tblGrid>
      <w:tr w:rsidR="009D2A40" w:rsidRPr="00B312B3" w14:paraId="7D5B6B51" w14:textId="77777777" w:rsidTr="0067373B">
        <w:trPr>
          <w:trHeight w:hRule="exact" w:val="710"/>
        </w:trPr>
        <w:tc>
          <w:tcPr>
            <w:tcW w:w="684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047EA02F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 w:rsidRPr="002B7B95">
              <w:rPr>
                <w:rFonts w:asciiTheme="minorHAnsi" w:eastAsiaTheme="minorHAnsi" w:hAnsiTheme="minorHAnsi"/>
                <w:color w:val="000000" w:themeColor="text1"/>
              </w:rPr>
              <w:br w:type="page"/>
            </w:r>
            <w:r w:rsidRPr="002B7B95">
              <w:rPr>
                <w:rFonts w:asciiTheme="minorHAnsi" w:eastAsiaTheme="minorHAnsi" w:hAnsiTheme="minorHAnsi" w:cs="Times New Roman"/>
                <w:b/>
                <w:color w:val="000000" w:themeColor="text1"/>
              </w:rPr>
              <w:t>No.</w:t>
            </w:r>
          </w:p>
        </w:tc>
        <w:tc>
          <w:tcPr>
            <w:tcW w:w="4790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08D3D842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b/>
                <w:color w:val="000000" w:themeColor="text1"/>
              </w:rPr>
              <w:t>개정 내용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421C23C2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>
              <w:rPr>
                <w:rFonts w:asciiTheme="minorHAnsi" w:eastAsiaTheme="minorHAnsi" w:hAnsiTheme="minorHAnsi" w:cs="Times New Roman" w:hint="eastAsia"/>
                <w:b/>
                <w:color w:val="000000" w:themeColor="text1"/>
              </w:rPr>
              <w:t xml:space="preserve">개정 위치 </w:t>
            </w:r>
          </w:p>
        </w:tc>
        <w:tc>
          <w:tcPr>
            <w:tcW w:w="1580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C94A3C4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b/>
                <w:color w:val="000000" w:themeColor="text1"/>
              </w:rPr>
              <w:t>개정 날짜</w:t>
            </w:r>
          </w:p>
        </w:tc>
      </w:tr>
      <w:tr w:rsidR="009D2A40" w:rsidRPr="00B312B3" w14:paraId="35EC5C07" w14:textId="77777777" w:rsidTr="0067373B">
        <w:trPr>
          <w:trHeight w:val="611"/>
        </w:trPr>
        <w:tc>
          <w:tcPr>
            <w:tcW w:w="684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310FD1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>
              <w:rPr>
                <w:rFonts w:asciiTheme="minorHAnsi" w:eastAsiaTheme="minorHAnsi" w:hAnsiTheme="minorHAnsi" w:cs="Times New Roman" w:hint="eastAsia"/>
                <w:color w:val="000000" w:themeColor="text1"/>
              </w:rPr>
              <w:t>0</w:t>
            </w:r>
          </w:p>
        </w:tc>
        <w:tc>
          <w:tcPr>
            <w:tcW w:w="479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389579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jc w:val="left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13" w:author="김은수" w:date="2026-09-29T18:28:00Z" w16du:dateUtc="2026-09-29T09:28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최초 제정</w:delText>
              </w:r>
            </w:del>
            <w:ins w:id="14" w:author="김은수" w:date="2026-09-29T18:28:00Z" w16du:dateUtc="2026-09-29T09:28:00Z">
              <w:r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t>최초제정</w:t>
              </w:r>
            </w:ins>
          </w:p>
        </w:tc>
        <w:tc>
          <w:tcPr>
            <w:tcW w:w="2551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CB26E9" w14:textId="18327984" w:rsidR="009D2A40" w:rsidRPr="002B7B95" w:rsidRDefault="00935252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15" w:author="김은수" w:date="2026-09-29T18:28:00Z" w16du:dateUtc="2026-09-29T09:28:00Z">
              <w:r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-</w:delText>
              </w:r>
            </w:del>
          </w:p>
        </w:tc>
        <w:tc>
          <w:tcPr>
            <w:tcW w:w="158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DA09E79" w14:textId="36DF4E74" w:rsidR="009D2A40" w:rsidRPr="002B7B95" w:rsidRDefault="00DF16B4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16" w:author="김은수" w:date="2026-09-29T18:28:00Z" w16du:dateUtc="2026-09-29T09:28:00Z">
              <w:r>
                <w:rPr>
                  <w:rFonts w:asciiTheme="majorEastAsia" w:eastAsiaTheme="majorEastAsia" w:hAnsiTheme="majorEastAsia" w:cs="Tahoma" w:hint="eastAsia"/>
                  <w:color w:val="000000" w:themeColor="text1"/>
                </w:rPr>
                <w:delText>2</w:delText>
              </w:r>
              <w:r>
                <w:rPr>
                  <w:rFonts w:asciiTheme="majorEastAsia" w:eastAsiaTheme="majorEastAsia" w:hAnsiTheme="majorEastAsia" w:cs="Tahoma"/>
                  <w:color w:val="000000" w:themeColor="text1"/>
                </w:rPr>
                <w:delText>021.</w:delText>
              </w:r>
              <w:r>
                <w:rPr>
                  <w:rFonts w:asciiTheme="majorEastAsia" w:eastAsiaTheme="majorEastAsia" w:hAnsiTheme="majorEastAsia" w:cs="Tahoma" w:hint="eastAsia"/>
                  <w:color w:val="000000" w:themeColor="text1"/>
                </w:rPr>
                <w:delText>01.05</w:delText>
              </w:r>
            </w:del>
          </w:p>
        </w:tc>
      </w:tr>
      <w:tr w:rsidR="009D2A40" w:rsidRPr="00B312B3" w14:paraId="5EED0EF0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934ABD" w14:textId="0DAC33EB" w:rsidR="009D2A40" w:rsidRPr="002B7B95" w:rsidRDefault="00A6117B" w:rsidP="00680F01">
            <w:pPr>
              <w:pStyle w:val="a9"/>
              <w:wordWrap/>
              <w:spacing w:line="240" w:lineRule="auto"/>
              <w:ind w:leftChars="50" w:left="100" w:rightChars="50" w:right="100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17" w:author="김은수" w:date="2026-09-29T18:28:00Z" w16du:dateUtc="2026-09-29T09:28:00Z">
              <w:r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A71876" w14:textId="095BDF4E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jc w:val="left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6264F9" w14:textId="7580AAD5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2C872E9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65B33470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62F32B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18" w:author="김은수" w:date="2026-09-29T18:28:00Z" w16du:dateUtc="2026-09-29T09:28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2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178B45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jc w:val="left"/>
              <w:rPr>
                <w:rFonts w:asciiTheme="minorHAnsi" w:eastAsiaTheme="minorHAnsi" w:hAnsiTheme="minorHAnsi" w:cs="Times New Roman"/>
                <w:b/>
                <w:i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4696F5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b/>
                <w:i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19F406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6CA1440B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EF979D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19" w:author="김은수" w:date="2026-09-29T18:28:00Z" w16du:dateUtc="2026-09-29T09:28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3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981D3A" w14:textId="77777777" w:rsidR="009D2A40" w:rsidRPr="002B7B95" w:rsidRDefault="009D2A40" w:rsidP="00680F01">
            <w:pPr>
              <w:pStyle w:val="a9"/>
              <w:wordWrap/>
              <w:spacing w:line="240" w:lineRule="auto"/>
              <w:ind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A626F0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F30C277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1ECD61B1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BC3AA8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0" w:author="김은수" w:date="2026-09-29T18:28:00Z" w16du:dateUtc="2026-09-29T09:28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4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22FECC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95A1B1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168DC04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103A9E73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298DC8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1" w:author="김은수" w:date="2026-09-29T18:28:00Z" w16du:dateUtc="2026-09-29T09:28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5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30FA42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FDB68D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5133BC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0846B1CC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DD4B83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2" w:author="김은수" w:date="2026-09-29T18:28:00Z" w16du:dateUtc="2026-09-29T09:28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6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A6C119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4AB41F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7ECF382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49BCB79C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1FA458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3" w:author="김은수" w:date="2026-09-29T18:28:00Z" w16du:dateUtc="2026-09-29T09:28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7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F09784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F16ABC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F988895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01004498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DCC2B2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4" w:author="김은수" w:date="2026-09-29T18:28:00Z" w16du:dateUtc="2026-09-29T09:28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8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261D81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46947D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EBB42D8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4D70A70A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5432D2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5" w:author="김은수" w:date="2026-09-29T18:28:00Z" w16du:dateUtc="2026-09-29T09:28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9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2E4D39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556C1E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221957D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67817407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C5012C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6" w:author="김은수" w:date="2026-09-29T18:28:00Z" w16du:dateUtc="2026-09-29T09:28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10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CAED52" w14:textId="77777777" w:rsidR="009D2A40" w:rsidRPr="002B7B95" w:rsidRDefault="009D2A40" w:rsidP="00680F01">
            <w:pPr>
              <w:pStyle w:val="a9"/>
              <w:wordWrap/>
              <w:spacing w:line="240" w:lineRule="auto"/>
              <w:ind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FF31D8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27D0C8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0965484C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4D2102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7" w:author="김은수" w:date="2026-09-29T18:28:00Z" w16du:dateUtc="2026-09-29T09:28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11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F83C37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2AF8CC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979CC0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39B453FD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933739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8" w:author="김은수" w:date="2026-09-29T18:28:00Z" w16du:dateUtc="2026-09-29T09:28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12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BA2E3E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8CE4A0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2BC1BD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3C2A9768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06F311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9" w:author="김은수" w:date="2026-09-29T18:28:00Z" w16du:dateUtc="2026-09-29T09:28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13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A7AB11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5A877D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60C97DB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3D6E9D32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FF4B5F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30" w:author="김은수" w:date="2026-09-29T18:28:00Z" w16du:dateUtc="2026-09-29T09:28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14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FB4625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BEA99F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B7E0ABC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60BF3487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916B44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31" w:author="김은수" w:date="2026-09-29T18:28:00Z" w16du:dateUtc="2026-09-29T09:28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15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CD0352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051EAE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76D466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5C3CB3FB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24F1954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32" w:author="김은수" w:date="2026-09-29T18:28:00Z" w16du:dateUtc="2026-09-29T09:28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16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F8B6FC6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34BEAFA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824FD1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</w:tbl>
    <w:p w14:paraId="6F54EB88" w14:textId="7B67A042" w:rsidR="00850940" w:rsidRDefault="00850940" w:rsidP="00680F01">
      <w:pPr>
        <w:widowControl/>
        <w:tabs>
          <w:tab w:val="center" w:pos="4819"/>
        </w:tabs>
        <w:wordWrap/>
        <w:autoSpaceDE/>
        <w:autoSpaceDN/>
        <w:spacing w:line="240" w:lineRule="auto"/>
        <w:rPr>
          <w:lang w:val="ko-KR"/>
        </w:rPr>
      </w:pPr>
      <w:r w:rsidRPr="00850940">
        <w:rPr>
          <w:lang w:val="ko-KR"/>
        </w:rPr>
        <w:br w:type="page"/>
      </w:r>
      <w:r>
        <w:rPr>
          <w:lang w:val="ko-KR"/>
        </w:rPr>
        <w:tab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0"/>
          <w:szCs w:val="22"/>
          <w:lang w:val="ko-KR"/>
        </w:rPr>
        <w:id w:val="11557240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EFA4A3C" w14:textId="14828C81" w:rsidR="00850940" w:rsidRPr="00C46AA2" w:rsidRDefault="00850940" w:rsidP="00680F01">
          <w:pPr>
            <w:pStyle w:val="TOC"/>
            <w:spacing w:before="0" w:line="240" w:lineRule="auto"/>
            <w:rPr>
              <w:b/>
              <w:color w:val="000000" w:themeColor="text1"/>
              <w:sz w:val="24"/>
              <w:szCs w:val="24"/>
            </w:rPr>
          </w:pPr>
          <w:r w:rsidRPr="00C46AA2">
            <w:rPr>
              <w:rFonts w:hint="eastAsia"/>
              <w:b/>
              <w:color w:val="000000" w:themeColor="text1"/>
              <w:sz w:val="24"/>
              <w:szCs w:val="24"/>
              <w:lang w:val="ko-KR"/>
            </w:rPr>
            <w:t>목차</w:t>
          </w:r>
        </w:p>
        <w:p w14:paraId="0AC0E4F6" w14:textId="30587471" w:rsidR="00276973" w:rsidRDefault="00850940">
          <w:pPr>
            <w:pStyle w:val="12"/>
            <w:rPr>
              <w:ins w:id="33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888" w:author="김은수" w:date="2026-10-01T06:56:16Z">
              <w:pPr>
                <w:pStyle w:val="12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r w:rsidRPr="00C46AA2">
            <w:rPr>
              <w:sz w:val="16"/>
              <w:szCs w:val="16"/>
            </w:rPr>
            <w:fldChar w:fldCharType="begin"/>
          </w:r>
          <w:r w:rsidRPr="00C46AA2">
            <w:rPr>
              <w:sz w:val="16"/>
              <w:szCs w:val="16"/>
            </w:rPr>
            <w:instrText xml:space="preserve"> TOC \o "1-3" \h \z \u </w:instrText>
          </w:r>
          <w:r w:rsidRPr="00C46AA2">
            <w:rPr>
              <w:sz w:val="16"/>
              <w:szCs w:val="16"/>
            </w:rPr>
            <w:fldChar w:fldCharType="separate"/>
          </w:r>
          <w:ins w:id="34" w:author="김은수" w:date="2026-09-29T18:28:00Z" w16du:dateUtc="2026-09-29T09:28:00Z">
            <w:r w:rsidR="00276973" w:rsidRPr="007727B8">
              <w:rPr>
                <w:rStyle w:val="aa"/>
                <w:noProof/>
              </w:rPr>
              <w:fldChar w:fldCharType="begin"/>
            </w:r>
            <w:r w:rsidR="00276973" w:rsidRPr="007727B8">
              <w:rPr>
                <w:rStyle w:val="aa"/>
                <w:noProof/>
              </w:rPr>
              <w:instrText xml:space="preserve"> </w:instrText>
            </w:r>
            <w:r w:rsidR="00276973">
              <w:rPr>
                <w:noProof/>
              </w:rPr>
              <w:instrText>HYPERLINK \l "_Toc241599250"</w:instrText>
            </w:r>
            <w:r w:rsidR="00276973" w:rsidRPr="007727B8">
              <w:rPr>
                <w:rStyle w:val="aa"/>
                <w:noProof/>
              </w:rPr>
              <w:instrText xml:space="preserve"> </w:instrText>
            </w:r>
            <w:r w:rsidR="00276973" w:rsidRPr="007727B8">
              <w:rPr>
                <w:rStyle w:val="aa"/>
                <w:noProof/>
              </w:rPr>
            </w:r>
            <w:r w:rsidR="00276973" w:rsidRPr="007727B8">
              <w:rPr>
                <w:rStyle w:val="aa"/>
                <w:noProof/>
              </w:rPr>
              <w:fldChar w:fldCharType="separate"/>
            </w:r>
            <w:r w:rsidR="00276973" w:rsidRPr="007727B8">
              <w:rPr>
                <w:rStyle w:val="aa"/>
                <w:noProof/>
              </w:rPr>
              <w:t>1.</w:t>
            </w:r>
            <w:r w:rsidR="00276973">
              <w:rPr>
                <w:noProof/>
                <w:sz w:val="22"/>
                <w:szCs w:val="24"/>
                <w14:ligatures w14:val="standardContextual"/>
              </w:rPr>
              <w:tab/>
            </w:r>
            <w:r w:rsidR="00276973" w:rsidRPr="007727B8">
              <w:rPr>
                <w:rStyle w:val="aa"/>
                <w:noProof/>
              </w:rPr>
              <w:t>서론</w:t>
            </w:r>
            <w:r w:rsidR="00276973">
              <w:rPr>
                <w:noProof/>
                <w:webHidden/>
              </w:rPr>
              <w:tab/>
            </w:r>
            <w:r w:rsidR="00276973">
              <w:rPr>
                <w:noProof/>
                <w:webHidden/>
              </w:rPr>
              <w:fldChar w:fldCharType="begin"/>
            </w:r>
            <w:r w:rsidR="00276973">
              <w:rPr>
                <w:noProof/>
                <w:webHidden/>
              </w:rPr>
              <w:instrText xml:space="preserve"> PAGEREF _Toc241599250 \h </w:instrText>
            </w:r>
            <w:r w:rsidR="00276973">
              <w:rPr>
                <w:noProof/>
                <w:webHidden/>
              </w:rPr>
            </w:r>
            <w:r w:rsidR="00276973">
              <w:rPr>
                <w:noProof/>
                <w:webHidden/>
              </w:rPr>
              <w:fldChar w:fldCharType="separate"/>
            </w:r>
            <w:r w:rsidR="00276973">
              <w:rPr>
                <w:noProof/>
                <w:webHidden/>
              </w:rPr>
              <w:t>4</w:t>
            </w:r>
            <w:r w:rsidR="00276973">
              <w:rPr>
                <w:noProof/>
                <w:webHidden/>
              </w:rPr>
              <w:fldChar w:fldCharType="end"/>
            </w:r>
            <w:r w:rsidR="00276973" w:rsidRPr="007727B8">
              <w:rPr>
                <w:rStyle w:val="aa"/>
                <w:noProof/>
              </w:rPr>
              <w:fldChar w:fldCharType="end"/>
            </w:r>
          </w:ins>
        </w:p>
        <w:p w14:paraId="251C7029" w14:textId="2D3B35DC" w:rsidR="00276973" w:rsidRDefault="00276973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ins w:id="35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889" w:author="김은수" w:date="2026-10-01T06:56:16Z">
              <w:pPr>
                <w:pStyle w:val="20"/>
                <w:tabs>
                  <w:tab w:val="left" w:pos="1100"/>
                  <w:tab w:val="right" w:leader="dot" w:pos="9628"/>
                </w:tabs>
                <w:ind w:left="400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36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"_Toc241599251"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1.1.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4F07909D" w14:textId="08D7DE07" w:rsidR="00276973" w:rsidRDefault="00276973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ins w:id="37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890" w:author="김은수" w:date="2026-10-01T06:56:16Z">
              <w:pPr>
                <w:pStyle w:val="20"/>
                <w:tabs>
                  <w:tab w:val="left" w:pos="1100"/>
                  <w:tab w:val="right" w:leader="dot" w:pos="9628"/>
                </w:tabs>
                <w:ind w:left="400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38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"_Toc241599252"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1.2.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목적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7043A7F5" w14:textId="6EA46051" w:rsidR="00276973" w:rsidRDefault="00276973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ins w:id="39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891" w:author="김은수" w:date="2026-10-01T06:56:16Z">
              <w:pPr>
                <w:pStyle w:val="20"/>
                <w:tabs>
                  <w:tab w:val="left" w:pos="1100"/>
                  <w:tab w:val="right" w:leader="dot" w:pos="9628"/>
                </w:tabs>
                <w:ind w:left="400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40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"_Toc241599253"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1.3.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대상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6E8F426F" w14:textId="08FAA2B8" w:rsidR="00276973" w:rsidRDefault="00276973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ins w:id="41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892" w:author="김은수" w:date="2026-10-01T06:56:16Z">
              <w:pPr>
                <w:pStyle w:val="20"/>
                <w:tabs>
                  <w:tab w:val="left" w:pos="1100"/>
                  <w:tab w:val="right" w:leader="dot" w:pos="9628"/>
                </w:tabs>
                <w:ind w:left="400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42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"_Toc241599254"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1.4.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관련문서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08F493D7" w14:textId="66C6E3DD" w:rsidR="00276973" w:rsidRDefault="00276973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ins w:id="43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893" w:author="김은수" w:date="2026-10-01T06:56:16Z">
              <w:pPr>
                <w:pStyle w:val="30"/>
                <w:tabs>
                  <w:tab w:val="left" w:pos="1760"/>
                  <w:tab w:val="right" w:leader="dot" w:pos="9628"/>
                </w:tabs>
                <w:ind w:left="800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44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"_Toc241599255"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1.4.1.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프로젝트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29D847CB" w14:textId="37E89006" w:rsidR="00276973" w:rsidRDefault="00276973">
          <w:pPr>
            <w:pStyle w:val="30"/>
            <w:tabs>
              <w:tab w:val="right" w:leader="dot" w:pos="9628"/>
            </w:tabs>
            <w:ind w:left="800"/>
            <w:rPr>
              <w:ins w:id="45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894" w:author="김은수" w:date="2026-10-01T06:56:16Z">
              <w:pPr>
                <w:pStyle w:val="30"/>
                <w:tabs>
                  <w:tab w:val="right" w:leader="dot" w:pos="9628"/>
                </w:tabs>
                <w:ind w:left="800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46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"_Toc241599256"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1.4.2. 표준 및 규제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6947026C" w14:textId="7F2AFBDE" w:rsidR="00276973" w:rsidRDefault="00276973">
          <w:pPr>
            <w:pStyle w:val="12"/>
            <w:rPr>
              <w:ins w:id="47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895" w:author="김은수" w:date="2026-10-01T06:56:16Z">
              <w:pPr>
                <w:pStyle w:val="12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48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"_Toc241599257"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소프트웨어 모듈 구현 및 통합 계획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6434D49B" w14:textId="31984A27" w:rsidR="00276973" w:rsidRDefault="00276973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ins w:id="49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896" w:author="김은수" w:date="2026-10-01T06:56:16Z">
              <w:pPr>
                <w:pStyle w:val="20"/>
                <w:tabs>
                  <w:tab w:val="left" w:pos="1100"/>
                  <w:tab w:val="right" w:leader="dot" w:pos="9628"/>
                </w:tabs>
                <w:ind w:left="400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50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"_Toc241599258"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2.1.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소프트웨어 구현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59CD2350" w14:textId="48982F04" w:rsidR="00276973" w:rsidRDefault="00276973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ins w:id="51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897" w:author="김은수" w:date="2026-10-01T06:56:16Z">
              <w:pPr>
                <w:pStyle w:val="30"/>
                <w:tabs>
                  <w:tab w:val="left" w:pos="1760"/>
                  <w:tab w:val="right" w:leader="dot" w:pos="9628"/>
                </w:tabs>
                <w:ind w:left="800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52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"_Toc241599259"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2.1.1.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CFX 코어 소프트웨어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2DD08835" w14:textId="598499AF" w:rsidR="00276973" w:rsidRDefault="00276973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ins w:id="53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898" w:author="김은수" w:date="2026-10-01T06:56:16Z">
              <w:pPr>
                <w:pStyle w:val="30"/>
                <w:tabs>
                  <w:tab w:val="left" w:pos="1760"/>
                  <w:tab w:val="right" w:leader="dot" w:pos="9628"/>
                </w:tabs>
                <w:ind w:left="800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54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"_Toc241599260"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2.1.2.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Hear 코어 소프트웨어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3406326B" w14:textId="1BEF4823" w:rsidR="00276973" w:rsidRDefault="00276973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ins w:id="55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899" w:author="김은수" w:date="2026-10-01T06:56:16Z">
              <w:pPr>
                <w:pStyle w:val="30"/>
                <w:tabs>
                  <w:tab w:val="left" w:pos="1760"/>
                  <w:tab w:val="right" w:leader="dot" w:pos="9628"/>
                </w:tabs>
                <w:ind w:left="800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56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"_Toc241599261"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2.1.3.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CM3 코어 소프트웨어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6CC9128D" w14:textId="6B7DE519" w:rsidR="00276973" w:rsidRDefault="00276973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ins w:id="57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900" w:author="김은수" w:date="2026-10-01T06:56:16Z">
              <w:pPr>
                <w:pStyle w:val="30"/>
                <w:tabs>
                  <w:tab w:val="left" w:pos="1760"/>
                  <w:tab w:val="right" w:leader="dot" w:pos="9628"/>
                </w:tabs>
                <w:ind w:left="800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58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"_Toc241599262"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2.1.4.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QCC 소프트웨어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78D9A9B3" w14:textId="1C0439CA" w:rsidR="00276973" w:rsidRDefault="00276973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ins w:id="59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901" w:author="김은수" w:date="2026-10-01T06:56:16Z">
              <w:pPr>
                <w:pStyle w:val="30"/>
                <w:tabs>
                  <w:tab w:val="left" w:pos="1760"/>
                  <w:tab w:val="right" w:leader="dot" w:pos="9628"/>
                </w:tabs>
                <w:ind w:left="800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60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"_Toc241599263"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2.1.5.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부트로더 소프트웨어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5150293E" w14:textId="7FA93AF6" w:rsidR="00276973" w:rsidRDefault="00276973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ins w:id="61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902" w:author="김은수" w:date="2026-10-01T06:56:16Z">
              <w:pPr>
                <w:pStyle w:val="20"/>
                <w:tabs>
                  <w:tab w:val="left" w:pos="1100"/>
                  <w:tab w:val="right" w:leader="dot" w:pos="9628"/>
                </w:tabs>
                <w:ind w:left="400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62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"_Toc241599264"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2.2.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소프트웨어 통합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0B4B1B0D" w14:textId="52BBFCDC" w:rsidR="00276973" w:rsidRDefault="00276973">
          <w:pPr>
            <w:pStyle w:val="20"/>
            <w:tabs>
              <w:tab w:val="left" w:pos="1320"/>
              <w:tab w:val="right" w:leader="dot" w:pos="9628"/>
            </w:tabs>
            <w:ind w:left="400"/>
            <w:rPr>
              <w:ins w:id="63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903" w:author="김은수" w:date="2026-10-01T06:56:16Z">
              <w:pPr>
                <w:pStyle w:val="20"/>
                <w:tabs>
                  <w:tab w:val="left" w:pos="1320"/>
                  <w:tab w:val="right" w:leader="dot" w:pos="9628"/>
                </w:tabs>
                <w:ind w:left="400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64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"_Toc241599265"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2.2.1.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CFX 코어 소프트웨어 통합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5B5967EF" w14:textId="0BB8E529" w:rsidR="00276973" w:rsidRDefault="00276973">
          <w:pPr>
            <w:pStyle w:val="20"/>
            <w:tabs>
              <w:tab w:val="left" w:pos="1320"/>
              <w:tab w:val="right" w:leader="dot" w:pos="9628"/>
            </w:tabs>
            <w:ind w:left="400"/>
            <w:rPr>
              <w:ins w:id="65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904" w:author="김은수" w:date="2026-10-01T06:56:16Z">
              <w:pPr>
                <w:pStyle w:val="20"/>
                <w:tabs>
                  <w:tab w:val="left" w:pos="1320"/>
                  <w:tab w:val="right" w:leader="dot" w:pos="9628"/>
                </w:tabs>
                <w:ind w:left="400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66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"_Toc241599266"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2.2.2.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Hear 코어 소프트웨어 통합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0FF52E18" w14:textId="4D9F2EEA" w:rsidR="00276973" w:rsidRDefault="00276973">
          <w:pPr>
            <w:pStyle w:val="20"/>
            <w:tabs>
              <w:tab w:val="left" w:pos="1320"/>
              <w:tab w:val="right" w:leader="dot" w:pos="9628"/>
            </w:tabs>
            <w:ind w:left="400"/>
            <w:rPr>
              <w:ins w:id="67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905" w:author="김은수" w:date="2026-10-01T06:56:16Z">
              <w:pPr>
                <w:pStyle w:val="20"/>
                <w:tabs>
                  <w:tab w:val="left" w:pos="1320"/>
                  <w:tab w:val="right" w:leader="dot" w:pos="9628"/>
                </w:tabs>
                <w:ind w:left="400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68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"_Toc241599267"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2.2.3.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CM3코어 소프트웨어 통합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4BF60245" w14:textId="63CEF925" w:rsidR="00276973" w:rsidRDefault="00276973">
          <w:pPr>
            <w:pStyle w:val="20"/>
            <w:tabs>
              <w:tab w:val="left" w:pos="1320"/>
              <w:tab w:val="right" w:leader="dot" w:pos="9628"/>
            </w:tabs>
            <w:ind w:left="400"/>
            <w:rPr>
              <w:ins w:id="69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906" w:author="김은수" w:date="2026-10-01T06:56:16Z">
              <w:pPr>
                <w:pStyle w:val="20"/>
                <w:tabs>
                  <w:tab w:val="left" w:pos="1320"/>
                  <w:tab w:val="right" w:leader="dot" w:pos="9628"/>
                </w:tabs>
                <w:ind w:left="400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70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"_Toc241599268"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2.2.4.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QCC와 E8300 소프트웨어 통합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37C1E9B5" w14:textId="2195E5BD" w:rsidR="00276973" w:rsidRDefault="00276973">
          <w:pPr>
            <w:pStyle w:val="20"/>
            <w:tabs>
              <w:tab w:val="left" w:pos="1320"/>
              <w:tab w:val="right" w:leader="dot" w:pos="9628"/>
            </w:tabs>
            <w:ind w:left="400"/>
            <w:rPr>
              <w:ins w:id="71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907" w:author="김은수" w:date="2026-10-01T06:56:16Z">
              <w:pPr>
                <w:pStyle w:val="20"/>
                <w:tabs>
                  <w:tab w:val="left" w:pos="1320"/>
                  <w:tab w:val="right" w:leader="dot" w:pos="9628"/>
                </w:tabs>
                <w:ind w:left="400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72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"_Toc241599269"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2.2.5.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부트로더 소프트웨어 통합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252F9A06" w14:textId="7792DDDC" w:rsidR="00276973" w:rsidRDefault="00276973">
          <w:pPr>
            <w:pStyle w:val="12"/>
            <w:rPr>
              <w:ins w:id="73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908" w:author="김은수" w:date="2026-10-01T06:56:16Z">
              <w:pPr>
                <w:pStyle w:val="12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74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"_Toc241599270"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소프트웨어 항목/유닛 구현 및 통합 계획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2E34A6C8" w14:textId="010FEEBD" w:rsidR="00276973" w:rsidRDefault="00276973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ins w:id="75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909" w:author="김은수" w:date="2026-10-01T06:56:16Z">
              <w:pPr>
                <w:pStyle w:val="20"/>
                <w:tabs>
                  <w:tab w:val="left" w:pos="1100"/>
                  <w:tab w:val="right" w:leader="dot" w:pos="9628"/>
                </w:tabs>
                <w:ind w:left="400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76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"_Toc241599271"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3.1.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소프트웨어 항목/유닛 구현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34EF0EE3" w14:textId="37381D5E" w:rsidR="00276973" w:rsidRDefault="00276973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ins w:id="77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910" w:author="김은수" w:date="2026-10-01T06:56:16Z">
              <w:pPr>
                <w:pStyle w:val="20"/>
                <w:tabs>
                  <w:tab w:val="left" w:pos="1100"/>
                  <w:tab w:val="right" w:leader="dot" w:pos="9628"/>
                </w:tabs>
                <w:ind w:left="400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78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"_Toc241599272"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3.2.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소프트웨어 항목/유닛 통합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7F52DF23" w14:textId="521AF833" w:rsidR="00512FFF" w:rsidDel="00276973" w:rsidRDefault="00512FFF" w:rsidP="00512FFF">
          <w:pPr>
            <w:pStyle w:val="12"/>
            <w:rPr>
              <w:del w:id="79" w:author="김은수" w:date="2026-09-29T18:28:00Z" w16du:dateUtc="2026-09-29T09:28:00Z"/>
              <w:noProof/>
              <w14:ligatures w14:val="standardContextual"/>
            </w:rPr>
            <w:pPrChange w:id="911" w:author="김은수" w:date="2026-10-01T06:56:16Z">
              <w:pPr>
                <w:pStyle w:val="12"/>
                <w:rPr>
                  <w:noProof/>
                  <w14:ligatures w14:val="standardContextual"/>
                </w:rPr>
              </w:pPr>
            </w:pPrChange>
            <w:spacing w:before="0" w:after="0" w:line="276" w:lineRule="auto"/>
          </w:pPr>
          <w:del w:id="80" w:author="김은수" w:date="2026-09-29T18:28:00Z" w16du:dateUtc="2026-09-29T09:28:00Z">
            <w:r w:rsidRPr="00276973" w:rsidDel="00276973">
              <w:rPr>
                <w:noProof/>
                <w:rPrChange w:id="81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1.</w:delText>
            </w:r>
            <w:r w:rsidDel="00276973">
              <w:rPr>
                <w:noProof/>
                <w14:ligatures w14:val="standardContextual"/>
              </w:rPr>
              <w:tab/>
            </w:r>
            <w:r w:rsidRPr="00276973" w:rsidDel="00276973">
              <w:rPr>
                <w:noProof/>
                <w:rPrChange w:id="82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서론</w:delText>
            </w:r>
            <w:r w:rsidDel="00276973">
              <w:rPr>
                <w:noProof/>
                <w:webHidden/>
              </w:rPr>
              <w:tab/>
              <w:delText>4</w:delText>
            </w:r>
          </w:del>
        </w:p>
        <w:p w14:paraId="29472B24" w14:textId="4E121BDD" w:rsidR="00512FFF" w:rsidDel="00276973" w:rsidRDefault="00512FFF" w:rsidP="00512FFF">
          <w:pPr>
            <w:pStyle w:val="20"/>
            <w:tabs>
              <w:tab w:val="left" w:pos="1000"/>
              <w:tab w:val="right" w:leader="dot" w:pos="9628"/>
            </w:tabs>
            <w:spacing w:after="0" w:before="0" w:line="276" w:lineRule="auto"/>
            <w:ind w:left="400"/>
            <w:rPr>
              <w:del w:id="83" w:author="김은수" w:date="2026-09-29T18:28:00Z" w16du:dateUtc="2026-09-29T09:28:00Z"/>
              <w:noProof/>
              <w14:ligatures w14:val="standardContextual"/>
            </w:rPr>
            <w:pPrChange w:id="912" w:author="김은수" w:date="2026-10-01T06:56:16Z">
              <w:pPr>
                <w:pStyle w:val="20"/>
                <w:tabs>
                  <w:tab w:val="left" w:pos="1000"/>
                  <w:tab w:val="right" w:leader="dot" w:pos="9628"/>
                </w:tabs>
                <w:spacing w:after="0"/>
                <w:ind w:left="400"/>
                <w:rPr>
                  <w:noProof/>
                  <w14:ligatures w14:val="standardContextual"/>
                </w:rPr>
              </w:pPr>
            </w:pPrChange>
          </w:pPr>
          <w:del w:id="84" w:author="김은수" w:date="2026-09-29T18:28:00Z" w16du:dateUtc="2026-09-29T09:28:00Z">
            <w:r w:rsidRPr="00276973" w:rsidDel="00276973">
              <w:rPr>
                <w:noProof/>
                <w:rPrChange w:id="85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1.1.</w:delText>
            </w:r>
            <w:r w:rsidDel="00276973">
              <w:rPr>
                <w:noProof/>
                <w14:ligatures w14:val="standardContextual"/>
              </w:rPr>
              <w:tab/>
            </w:r>
            <w:r w:rsidRPr="00276973" w:rsidDel="00276973">
              <w:rPr>
                <w:noProof/>
                <w:rPrChange w:id="86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개요</w:delText>
            </w:r>
            <w:r w:rsidDel="00276973">
              <w:rPr>
                <w:noProof/>
                <w:webHidden/>
              </w:rPr>
              <w:tab/>
              <w:delText>4</w:delText>
            </w:r>
          </w:del>
        </w:p>
        <w:p w14:paraId="2A4ECD6F" w14:textId="6562AF0D" w:rsidR="00512FFF" w:rsidDel="00276973" w:rsidRDefault="00512FFF" w:rsidP="00512FFF">
          <w:pPr>
            <w:pStyle w:val="20"/>
            <w:tabs>
              <w:tab w:val="left" w:pos="1000"/>
              <w:tab w:val="right" w:leader="dot" w:pos="9628"/>
            </w:tabs>
            <w:spacing w:after="0" w:before="0" w:line="276" w:lineRule="auto"/>
            <w:ind w:left="400"/>
            <w:rPr>
              <w:del w:id="87" w:author="김은수" w:date="2026-09-29T18:28:00Z" w16du:dateUtc="2026-09-29T09:28:00Z"/>
              <w:noProof/>
              <w14:ligatures w14:val="standardContextual"/>
            </w:rPr>
            <w:pPrChange w:id="913" w:author="김은수" w:date="2026-10-01T06:56:16Z">
              <w:pPr>
                <w:pStyle w:val="20"/>
                <w:tabs>
                  <w:tab w:val="left" w:pos="1000"/>
                  <w:tab w:val="right" w:leader="dot" w:pos="9628"/>
                </w:tabs>
                <w:spacing w:after="0"/>
                <w:ind w:left="400"/>
                <w:rPr>
                  <w:noProof/>
                  <w14:ligatures w14:val="standardContextual"/>
                </w:rPr>
              </w:pPr>
            </w:pPrChange>
          </w:pPr>
          <w:del w:id="88" w:author="김은수" w:date="2026-09-29T18:28:00Z" w16du:dateUtc="2026-09-29T09:28:00Z">
            <w:r w:rsidRPr="00276973" w:rsidDel="00276973">
              <w:rPr>
                <w:noProof/>
                <w:rPrChange w:id="89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1.2.</w:delText>
            </w:r>
            <w:r w:rsidDel="00276973">
              <w:rPr>
                <w:noProof/>
                <w14:ligatures w14:val="standardContextual"/>
              </w:rPr>
              <w:tab/>
            </w:r>
            <w:r w:rsidRPr="00276973" w:rsidDel="00276973">
              <w:rPr>
                <w:noProof/>
                <w:rPrChange w:id="90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목적</w:delText>
            </w:r>
            <w:r w:rsidDel="00276973">
              <w:rPr>
                <w:noProof/>
                <w:webHidden/>
              </w:rPr>
              <w:tab/>
              <w:delText>4</w:delText>
            </w:r>
          </w:del>
        </w:p>
        <w:p w14:paraId="2C2BEE7F" w14:textId="12AE84A4" w:rsidR="00512FFF" w:rsidDel="00276973" w:rsidRDefault="00512FFF" w:rsidP="00512FFF">
          <w:pPr>
            <w:pStyle w:val="20"/>
            <w:tabs>
              <w:tab w:val="left" w:pos="1000"/>
              <w:tab w:val="right" w:leader="dot" w:pos="9628"/>
            </w:tabs>
            <w:spacing w:after="0" w:before="0" w:line="276" w:lineRule="auto"/>
            <w:ind w:left="400"/>
            <w:rPr>
              <w:del w:id="91" w:author="김은수" w:date="2026-09-29T18:28:00Z" w16du:dateUtc="2026-09-29T09:28:00Z"/>
              <w:noProof/>
              <w14:ligatures w14:val="standardContextual"/>
            </w:rPr>
            <w:pPrChange w:id="914" w:author="김은수" w:date="2026-10-01T06:56:16Z">
              <w:pPr>
                <w:pStyle w:val="20"/>
                <w:tabs>
                  <w:tab w:val="left" w:pos="1000"/>
                  <w:tab w:val="right" w:leader="dot" w:pos="9628"/>
                </w:tabs>
                <w:spacing w:after="0"/>
                <w:ind w:left="400"/>
                <w:rPr>
                  <w:noProof/>
                  <w14:ligatures w14:val="standardContextual"/>
                </w:rPr>
              </w:pPr>
            </w:pPrChange>
          </w:pPr>
          <w:del w:id="92" w:author="김은수" w:date="2026-09-29T18:28:00Z" w16du:dateUtc="2026-09-29T09:28:00Z">
            <w:r w:rsidRPr="00276973" w:rsidDel="00276973">
              <w:rPr>
                <w:noProof/>
                <w:rPrChange w:id="93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1.3.</w:delText>
            </w:r>
            <w:r w:rsidDel="00276973">
              <w:rPr>
                <w:noProof/>
                <w14:ligatures w14:val="standardContextual"/>
              </w:rPr>
              <w:tab/>
            </w:r>
            <w:r w:rsidRPr="00276973" w:rsidDel="00276973">
              <w:rPr>
                <w:noProof/>
                <w:rPrChange w:id="94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대상</w:delText>
            </w:r>
            <w:r w:rsidDel="00276973">
              <w:rPr>
                <w:noProof/>
                <w:webHidden/>
              </w:rPr>
              <w:tab/>
              <w:delText>4</w:delText>
            </w:r>
          </w:del>
        </w:p>
        <w:p w14:paraId="2C694971" w14:textId="5F3AD788" w:rsidR="00512FFF" w:rsidDel="00276973" w:rsidRDefault="00512FFF" w:rsidP="00512FFF">
          <w:pPr>
            <w:pStyle w:val="20"/>
            <w:tabs>
              <w:tab w:val="left" w:pos="1000"/>
              <w:tab w:val="right" w:leader="dot" w:pos="9628"/>
            </w:tabs>
            <w:spacing w:after="0" w:before="0" w:line="276" w:lineRule="auto"/>
            <w:ind w:left="400"/>
            <w:rPr>
              <w:del w:id="95" w:author="김은수" w:date="2026-09-29T18:28:00Z" w16du:dateUtc="2026-09-29T09:28:00Z"/>
              <w:noProof/>
              <w14:ligatures w14:val="standardContextual"/>
            </w:rPr>
            <w:pPrChange w:id="915" w:author="김은수" w:date="2026-10-01T06:56:16Z">
              <w:pPr>
                <w:pStyle w:val="20"/>
                <w:tabs>
                  <w:tab w:val="left" w:pos="1000"/>
                  <w:tab w:val="right" w:leader="dot" w:pos="9628"/>
                </w:tabs>
                <w:spacing w:after="0"/>
                <w:ind w:left="400"/>
                <w:rPr>
                  <w:noProof/>
                  <w14:ligatures w14:val="standardContextual"/>
                </w:rPr>
              </w:pPr>
            </w:pPrChange>
          </w:pPr>
          <w:del w:id="96" w:author="김은수" w:date="2026-09-29T18:28:00Z" w16du:dateUtc="2026-09-29T09:28:00Z">
            <w:r w:rsidRPr="00276973" w:rsidDel="00276973">
              <w:rPr>
                <w:noProof/>
                <w:rPrChange w:id="97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1.4.</w:delText>
            </w:r>
            <w:r w:rsidDel="00276973">
              <w:rPr>
                <w:noProof/>
                <w14:ligatures w14:val="standardContextual"/>
              </w:rPr>
              <w:tab/>
            </w:r>
            <w:r w:rsidRPr="00276973" w:rsidDel="00276973">
              <w:rPr>
                <w:noProof/>
                <w:rPrChange w:id="98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관련문서</w:delText>
            </w:r>
            <w:r w:rsidDel="00276973">
              <w:rPr>
                <w:noProof/>
                <w:webHidden/>
              </w:rPr>
              <w:tab/>
              <w:delText>4</w:delText>
            </w:r>
          </w:del>
        </w:p>
        <w:p w14:paraId="5E333C94" w14:textId="081D5F40" w:rsidR="00512FFF" w:rsidDel="00276973" w:rsidRDefault="00512FFF" w:rsidP="00512FFF">
          <w:pPr>
            <w:pStyle w:val="30"/>
            <w:tabs>
              <w:tab w:val="left" w:pos="1600"/>
              <w:tab w:val="right" w:leader="dot" w:pos="9628"/>
            </w:tabs>
            <w:spacing w:after="0" w:before="0" w:line="276" w:lineRule="auto"/>
            <w:ind w:left="800"/>
            <w:rPr>
              <w:del w:id="99" w:author="김은수" w:date="2026-09-29T18:28:00Z" w16du:dateUtc="2026-09-29T09:28:00Z"/>
              <w:noProof/>
              <w14:ligatures w14:val="standardContextual"/>
            </w:rPr>
            <w:pPrChange w:id="916" w:author="김은수" w:date="2026-10-01T06:56:16Z">
              <w:pPr>
                <w:pStyle w:val="30"/>
                <w:tabs>
                  <w:tab w:val="left" w:pos="1600"/>
                  <w:tab w:val="right" w:leader="dot" w:pos="9628"/>
                </w:tabs>
                <w:spacing w:after="0"/>
                <w:ind w:left="800"/>
                <w:rPr>
                  <w:noProof/>
                  <w14:ligatures w14:val="standardContextual"/>
                </w:rPr>
              </w:pPr>
            </w:pPrChange>
          </w:pPr>
          <w:del w:id="100" w:author="김은수" w:date="2026-09-29T18:28:00Z" w16du:dateUtc="2026-09-29T09:28:00Z">
            <w:r w:rsidRPr="00276973" w:rsidDel="00276973">
              <w:rPr>
                <w:noProof/>
                <w:rPrChange w:id="101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1.4.1.</w:delText>
            </w:r>
            <w:r w:rsidDel="00276973">
              <w:rPr>
                <w:noProof/>
                <w14:ligatures w14:val="standardContextual"/>
              </w:rPr>
              <w:tab/>
            </w:r>
            <w:r w:rsidRPr="00276973" w:rsidDel="00276973">
              <w:rPr>
                <w:noProof/>
                <w:rPrChange w:id="102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프로젝트</w:delText>
            </w:r>
            <w:r w:rsidDel="00276973">
              <w:rPr>
                <w:noProof/>
                <w:webHidden/>
              </w:rPr>
              <w:tab/>
              <w:delText>4</w:delText>
            </w:r>
          </w:del>
        </w:p>
        <w:p w14:paraId="6EA7F35F" w14:textId="644C6557" w:rsidR="00512FFF" w:rsidDel="00276973" w:rsidRDefault="00512FFF" w:rsidP="00512FFF">
          <w:pPr>
            <w:pStyle w:val="30"/>
            <w:tabs>
              <w:tab w:val="right" w:leader="dot" w:pos="9628"/>
            </w:tabs>
            <w:spacing w:after="0" w:before="0" w:line="276" w:lineRule="auto"/>
            <w:ind w:left="800"/>
            <w:rPr>
              <w:del w:id="103" w:author="김은수" w:date="2026-09-29T18:28:00Z" w16du:dateUtc="2026-09-29T09:28:00Z"/>
              <w:noProof/>
              <w14:ligatures w14:val="standardContextual"/>
            </w:rPr>
            <w:pPrChange w:id="917" w:author="김은수" w:date="2026-10-01T06:56:16Z">
              <w:pPr>
                <w:pStyle w:val="30"/>
                <w:tabs>
                  <w:tab w:val="right" w:leader="dot" w:pos="9628"/>
                </w:tabs>
                <w:spacing w:after="0"/>
                <w:ind w:left="800"/>
                <w:rPr>
                  <w:noProof/>
                  <w14:ligatures w14:val="standardContextual"/>
                </w:rPr>
              </w:pPr>
            </w:pPrChange>
          </w:pPr>
          <w:del w:id="104" w:author="김은수" w:date="2026-09-29T18:28:00Z" w16du:dateUtc="2026-09-29T09:28:00Z">
            <w:r w:rsidRPr="00276973" w:rsidDel="00276973">
              <w:rPr>
                <w:noProof/>
                <w:rPrChange w:id="105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1.4.2. 표준 및 규제</w:delText>
            </w:r>
            <w:r w:rsidDel="00276973">
              <w:rPr>
                <w:noProof/>
                <w:webHidden/>
              </w:rPr>
              <w:tab/>
              <w:delText>4</w:delText>
            </w:r>
          </w:del>
        </w:p>
        <w:p w14:paraId="3C307C26" w14:textId="42E15FBF" w:rsidR="00512FFF" w:rsidDel="00276973" w:rsidRDefault="00512FFF" w:rsidP="00512FFF">
          <w:pPr>
            <w:pStyle w:val="12"/>
            <w:rPr>
              <w:del w:id="106" w:author="김은수" w:date="2026-09-29T18:28:00Z" w16du:dateUtc="2026-09-29T09:28:00Z"/>
              <w:noProof/>
              <w14:ligatures w14:val="standardContextual"/>
            </w:rPr>
            <w:pPrChange w:id="918" w:author="김은수" w:date="2026-10-01T06:56:16Z">
              <w:pPr>
                <w:pStyle w:val="12"/>
                <w:rPr>
                  <w:noProof/>
                  <w14:ligatures w14:val="standardContextual"/>
                </w:rPr>
              </w:pPr>
            </w:pPrChange>
            <w:spacing w:before="0" w:after="0" w:line="276" w:lineRule="auto"/>
          </w:pPr>
          <w:del w:id="107" w:author="김은수" w:date="2026-09-29T18:28:00Z" w16du:dateUtc="2026-09-29T09:28:00Z">
            <w:r w:rsidRPr="00276973" w:rsidDel="00276973">
              <w:rPr>
                <w:noProof/>
                <w:rPrChange w:id="108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2.</w:delText>
            </w:r>
            <w:r w:rsidDel="00276973">
              <w:rPr>
                <w:noProof/>
                <w14:ligatures w14:val="standardContextual"/>
              </w:rPr>
              <w:tab/>
            </w:r>
            <w:r w:rsidRPr="00276973" w:rsidDel="00276973">
              <w:rPr>
                <w:noProof/>
                <w:rPrChange w:id="109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소프트웨어 모듈 구현 및 통합 계획</w:delText>
            </w:r>
            <w:r w:rsidDel="00276973">
              <w:rPr>
                <w:noProof/>
                <w:webHidden/>
              </w:rPr>
              <w:tab/>
              <w:delText>5</w:delText>
            </w:r>
          </w:del>
        </w:p>
        <w:p w14:paraId="2B17825E" w14:textId="25D62F06" w:rsidR="00512FFF" w:rsidDel="00276973" w:rsidRDefault="00512FFF" w:rsidP="00512FFF">
          <w:pPr>
            <w:pStyle w:val="20"/>
            <w:tabs>
              <w:tab w:val="left" w:pos="1000"/>
              <w:tab w:val="right" w:leader="dot" w:pos="9628"/>
            </w:tabs>
            <w:spacing w:after="0" w:before="0" w:line="276" w:lineRule="auto"/>
            <w:ind w:left="400"/>
            <w:rPr>
              <w:del w:id="110" w:author="김은수" w:date="2026-09-29T18:28:00Z" w16du:dateUtc="2026-09-29T09:28:00Z"/>
              <w:noProof/>
              <w14:ligatures w14:val="standardContextual"/>
            </w:rPr>
            <w:pPrChange w:id="919" w:author="김은수" w:date="2026-10-01T06:56:16Z">
              <w:pPr>
                <w:pStyle w:val="20"/>
                <w:tabs>
                  <w:tab w:val="left" w:pos="1000"/>
                  <w:tab w:val="right" w:leader="dot" w:pos="9628"/>
                </w:tabs>
                <w:spacing w:after="0"/>
                <w:ind w:left="400"/>
                <w:rPr>
                  <w:noProof/>
                  <w14:ligatures w14:val="standardContextual"/>
                </w:rPr>
              </w:pPr>
            </w:pPrChange>
          </w:pPr>
          <w:del w:id="111" w:author="김은수" w:date="2026-09-29T18:28:00Z" w16du:dateUtc="2026-09-29T09:28:00Z">
            <w:r w:rsidRPr="00276973" w:rsidDel="00276973">
              <w:rPr>
                <w:noProof/>
                <w:rPrChange w:id="112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2.1.</w:delText>
            </w:r>
            <w:r w:rsidDel="00276973">
              <w:rPr>
                <w:noProof/>
                <w14:ligatures w14:val="standardContextual"/>
              </w:rPr>
              <w:tab/>
            </w:r>
            <w:r w:rsidRPr="00276973" w:rsidDel="00276973">
              <w:rPr>
                <w:noProof/>
                <w:rPrChange w:id="113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소프트웨어 구현</w:delText>
            </w:r>
            <w:r w:rsidDel="00276973">
              <w:rPr>
                <w:noProof/>
                <w:webHidden/>
              </w:rPr>
              <w:tab/>
              <w:delText>5</w:delText>
            </w:r>
          </w:del>
        </w:p>
        <w:p w14:paraId="3FF10B58" w14:textId="2DB5BC57" w:rsidR="00512FFF" w:rsidDel="00276973" w:rsidRDefault="00512FFF" w:rsidP="00512FFF">
          <w:pPr>
            <w:pStyle w:val="30"/>
            <w:tabs>
              <w:tab w:val="left" w:pos="1600"/>
              <w:tab w:val="right" w:leader="dot" w:pos="9628"/>
            </w:tabs>
            <w:spacing w:after="0" w:before="0" w:line="276" w:lineRule="auto"/>
            <w:ind w:left="800"/>
            <w:rPr>
              <w:del w:id="114" w:author="김은수" w:date="2026-09-29T18:28:00Z" w16du:dateUtc="2026-09-29T09:28:00Z"/>
              <w:noProof/>
              <w14:ligatures w14:val="standardContextual"/>
            </w:rPr>
            <w:pPrChange w:id="920" w:author="김은수" w:date="2026-10-01T06:56:16Z">
              <w:pPr>
                <w:pStyle w:val="30"/>
                <w:tabs>
                  <w:tab w:val="left" w:pos="1600"/>
                  <w:tab w:val="right" w:leader="dot" w:pos="9628"/>
                </w:tabs>
                <w:spacing w:after="0"/>
                <w:ind w:left="800"/>
                <w:rPr>
                  <w:noProof/>
                  <w14:ligatures w14:val="standardContextual"/>
                </w:rPr>
              </w:pPr>
            </w:pPrChange>
          </w:pPr>
          <w:del w:id="115" w:author="김은수" w:date="2026-09-29T18:28:00Z" w16du:dateUtc="2026-09-29T09:28:00Z">
            <w:r w:rsidRPr="00276973" w:rsidDel="00276973">
              <w:rPr>
                <w:noProof/>
                <w:rPrChange w:id="116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2.1.1.</w:delText>
            </w:r>
            <w:r w:rsidDel="00276973">
              <w:rPr>
                <w:noProof/>
                <w14:ligatures w14:val="standardContextual"/>
              </w:rPr>
              <w:tab/>
            </w:r>
            <w:r w:rsidRPr="00276973" w:rsidDel="00276973">
              <w:rPr>
                <w:noProof/>
                <w:rPrChange w:id="117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CFX 코어 소프트웨어</w:delText>
            </w:r>
            <w:r w:rsidDel="00276973">
              <w:rPr>
                <w:noProof/>
                <w:webHidden/>
              </w:rPr>
              <w:tab/>
              <w:delText>5</w:delText>
            </w:r>
          </w:del>
        </w:p>
        <w:p w14:paraId="1D4CF57B" w14:textId="19673431" w:rsidR="00512FFF" w:rsidDel="00276973" w:rsidRDefault="00512FFF" w:rsidP="00512FFF">
          <w:pPr>
            <w:pStyle w:val="30"/>
            <w:tabs>
              <w:tab w:val="left" w:pos="1600"/>
              <w:tab w:val="right" w:leader="dot" w:pos="9628"/>
            </w:tabs>
            <w:spacing w:after="0" w:before="0" w:line="276" w:lineRule="auto"/>
            <w:ind w:left="800"/>
            <w:rPr>
              <w:del w:id="118" w:author="김은수" w:date="2026-09-29T18:28:00Z" w16du:dateUtc="2026-09-29T09:28:00Z"/>
              <w:noProof/>
              <w14:ligatures w14:val="standardContextual"/>
            </w:rPr>
            <w:pPrChange w:id="921" w:author="김은수" w:date="2026-10-01T06:56:16Z">
              <w:pPr>
                <w:pStyle w:val="30"/>
                <w:tabs>
                  <w:tab w:val="left" w:pos="1600"/>
                  <w:tab w:val="right" w:leader="dot" w:pos="9628"/>
                </w:tabs>
                <w:spacing w:after="0"/>
                <w:ind w:left="800"/>
                <w:rPr>
                  <w:noProof/>
                  <w14:ligatures w14:val="standardContextual"/>
                </w:rPr>
              </w:pPr>
            </w:pPrChange>
          </w:pPr>
          <w:del w:id="119" w:author="김은수" w:date="2026-09-29T18:28:00Z" w16du:dateUtc="2026-09-29T09:28:00Z">
            <w:r w:rsidRPr="00276973" w:rsidDel="00276973">
              <w:rPr>
                <w:noProof/>
                <w:rPrChange w:id="120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2.1.2.</w:delText>
            </w:r>
            <w:r w:rsidDel="00276973">
              <w:rPr>
                <w:noProof/>
                <w14:ligatures w14:val="standardContextual"/>
              </w:rPr>
              <w:tab/>
            </w:r>
            <w:r w:rsidRPr="00276973" w:rsidDel="00276973">
              <w:rPr>
                <w:noProof/>
                <w:rPrChange w:id="121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Hear 코어 소프트웨어</w:delText>
            </w:r>
            <w:r w:rsidDel="00276973">
              <w:rPr>
                <w:noProof/>
                <w:webHidden/>
              </w:rPr>
              <w:tab/>
              <w:delText>6</w:delText>
            </w:r>
          </w:del>
        </w:p>
        <w:p w14:paraId="2C72203D" w14:textId="1C860EE9" w:rsidR="00512FFF" w:rsidDel="00276973" w:rsidRDefault="00512FFF" w:rsidP="00512FFF">
          <w:pPr>
            <w:pStyle w:val="30"/>
            <w:tabs>
              <w:tab w:val="left" w:pos="1600"/>
              <w:tab w:val="right" w:leader="dot" w:pos="9628"/>
            </w:tabs>
            <w:spacing w:after="0" w:before="0" w:line="276" w:lineRule="auto"/>
            <w:ind w:left="800"/>
            <w:rPr>
              <w:del w:id="122" w:author="김은수" w:date="2026-09-29T18:28:00Z" w16du:dateUtc="2026-09-29T09:28:00Z"/>
              <w:noProof/>
              <w14:ligatures w14:val="standardContextual"/>
            </w:rPr>
            <w:pPrChange w:id="922" w:author="김은수" w:date="2026-10-01T06:56:16Z">
              <w:pPr>
                <w:pStyle w:val="30"/>
                <w:tabs>
                  <w:tab w:val="left" w:pos="1600"/>
                  <w:tab w:val="right" w:leader="dot" w:pos="9628"/>
                </w:tabs>
                <w:spacing w:after="0"/>
                <w:ind w:left="800"/>
                <w:rPr>
                  <w:noProof/>
                  <w14:ligatures w14:val="standardContextual"/>
                </w:rPr>
              </w:pPr>
            </w:pPrChange>
          </w:pPr>
          <w:del w:id="123" w:author="김은수" w:date="2026-09-29T18:28:00Z" w16du:dateUtc="2026-09-29T09:28:00Z">
            <w:r w:rsidRPr="00276973" w:rsidDel="00276973">
              <w:rPr>
                <w:noProof/>
                <w:rPrChange w:id="124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2.1.3.</w:delText>
            </w:r>
            <w:r w:rsidDel="00276973">
              <w:rPr>
                <w:noProof/>
                <w14:ligatures w14:val="standardContextual"/>
              </w:rPr>
              <w:tab/>
            </w:r>
            <w:r w:rsidRPr="00276973" w:rsidDel="00276973">
              <w:rPr>
                <w:noProof/>
                <w:rPrChange w:id="125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CM3 코어 소프트웨어</w:delText>
            </w:r>
            <w:r w:rsidDel="00276973">
              <w:rPr>
                <w:noProof/>
                <w:webHidden/>
              </w:rPr>
              <w:tab/>
              <w:delText>6</w:delText>
            </w:r>
          </w:del>
        </w:p>
        <w:p w14:paraId="314B929C" w14:textId="5F1926DD" w:rsidR="00512FFF" w:rsidDel="00276973" w:rsidRDefault="00512FFF" w:rsidP="00512FFF">
          <w:pPr>
            <w:pStyle w:val="30"/>
            <w:tabs>
              <w:tab w:val="left" w:pos="1600"/>
              <w:tab w:val="right" w:leader="dot" w:pos="9628"/>
            </w:tabs>
            <w:spacing w:after="0" w:before="0" w:line="276" w:lineRule="auto"/>
            <w:ind w:left="800"/>
            <w:rPr>
              <w:del w:id="126" w:author="김은수" w:date="2026-09-29T18:28:00Z" w16du:dateUtc="2026-09-29T09:28:00Z"/>
              <w:noProof/>
              <w14:ligatures w14:val="standardContextual"/>
            </w:rPr>
            <w:pPrChange w:id="923" w:author="김은수" w:date="2026-10-01T06:56:16Z">
              <w:pPr>
                <w:pStyle w:val="30"/>
                <w:tabs>
                  <w:tab w:val="left" w:pos="1600"/>
                  <w:tab w:val="right" w:leader="dot" w:pos="9628"/>
                </w:tabs>
                <w:spacing w:after="0"/>
                <w:ind w:left="800"/>
                <w:rPr>
                  <w:noProof/>
                  <w14:ligatures w14:val="standardContextual"/>
                </w:rPr>
              </w:pPr>
            </w:pPrChange>
          </w:pPr>
          <w:del w:id="127" w:author="김은수" w:date="2026-09-29T18:28:00Z" w16du:dateUtc="2026-09-29T09:28:00Z">
            <w:r w:rsidRPr="00276973" w:rsidDel="00276973">
              <w:rPr>
                <w:noProof/>
                <w:rPrChange w:id="128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2.1.4.</w:delText>
            </w:r>
            <w:r w:rsidDel="00276973">
              <w:rPr>
                <w:noProof/>
                <w14:ligatures w14:val="standardContextual"/>
              </w:rPr>
              <w:tab/>
            </w:r>
            <w:r w:rsidRPr="00276973" w:rsidDel="00276973">
              <w:rPr>
                <w:noProof/>
                <w:rPrChange w:id="129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NRF 코어 소프트웨어</w:delText>
            </w:r>
            <w:r w:rsidDel="00276973">
              <w:rPr>
                <w:noProof/>
                <w:webHidden/>
              </w:rPr>
              <w:tab/>
              <w:delText>7</w:delText>
            </w:r>
          </w:del>
        </w:p>
        <w:p w14:paraId="3B444B54" w14:textId="22A2060D" w:rsidR="00512FFF" w:rsidDel="00276973" w:rsidRDefault="00512FFF" w:rsidP="00512FFF">
          <w:pPr>
            <w:pStyle w:val="20"/>
            <w:tabs>
              <w:tab w:val="left" w:pos="1000"/>
              <w:tab w:val="right" w:leader="dot" w:pos="9628"/>
            </w:tabs>
            <w:spacing w:after="0" w:before="0" w:line="276" w:lineRule="auto"/>
            <w:ind w:left="400"/>
            <w:rPr>
              <w:del w:id="130" w:author="김은수" w:date="2026-09-29T18:28:00Z" w16du:dateUtc="2026-09-29T09:28:00Z"/>
              <w:noProof/>
              <w14:ligatures w14:val="standardContextual"/>
            </w:rPr>
            <w:pPrChange w:id="924" w:author="김은수" w:date="2026-10-01T06:56:16Z">
              <w:pPr>
                <w:pStyle w:val="20"/>
                <w:tabs>
                  <w:tab w:val="left" w:pos="1000"/>
                  <w:tab w:val="right" w:leader="dot" w:pos="9628"/>
                </w:tabs>
                <w:spacing w:after="0"/>
                <w:ind w:left="400"/>
                <w:rPr>
                  <w:noProof/>
                  <w14:ligatures w14:val="standardContextual"/>
                </w:rPr>
              </w:pPr>
            </w:pPrChange>
          </w:pPr>
          <w:del w:id="131" w:author="김은수" w:date="2026-09-29T18:28:00Z" w16du:dateUtc="2026-09-29T09:28:00Z">
            <w:r w:rsidRPr="00276973" w:rsidDel="00276973">
              <w:rPr>
                <w:noProof/>
                <w:rPrChange w:id="132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2.2.</w:delText>
            </w:r>
            <w:r w:rsidDel="00276973">
              <w:rPr>
                <w:noProof/>
                <w14:ligatures w14:val="standardContextual"/>
              </w:rPr>
              <w:tab/>
            </w:r>
            <w:r w:rsidRPr="00276973" w:rsidDel="00276973">
              <w:rPr>
                <w:noProof/>
                <w:rPrChange w:id="133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소프트웨어 통합</w:delText>
            </w:r>
            <w:r w:rsidDel="00276973">
              <w:rPr>
                <w:noProof/>
                <w:webHidden/>
              </w:rPr>
              <w:tab/>
              <w:delText>7</w:delText>
            </w:r>
          </w:del>
        </w:p>
        <w:p w14:paraId="460ABB7E" w14:textId="79E5017D" w:rsidR="00512FFF" w:rsidDel="00276973" w:rsidRDefault="00512FFF" w:rsidP="00512FFF">
          <w:pPr>
            <w:pStyle w:val="20"/>
            <w:tabs>
              <w:tab w:val="left" w:pos="1200"/>
              <w:tab w:val="right" w:leader="dot" w:pos="9628"/>
            </w:tabs>
            <w:spacing w:after="0" w:before="0" w:line="276" w:lineRule="auto"/>
            <w:ind w:left="400"/>
            <w:rPr>
              <w:del w:id="134" w:author="김은수" w:date="2026-09-29T18:28:00Z" w16du:dateUtc="2026-09-29T09:28:00Z"/>
              <w:noProof/>
              <w14:ligatures w14:val="standardContextual"/>
            </w:rPr>
            <w:pPrChange w:id="925" w:author="김은수" w:date="2026-10-01T06:56:16Z">
              <w:pPr>
                <w:pStyle w:val="20"/>
                <w:tabs>
                  <w:tab w:val="left" w:pos="1200"/>
                  <w:tab w:val="right" w:leader="dot" w:pos="9628"/>
                </w:tabs>
                <w:spacing w:after="0"/>
                <w:ind w:left="400"/>
                <w:rPr>
                  <w:noProof/>
                  <w14:ligatures w14:val="standardContextual"/>
                </w:rPr>
              </w:pPr>
            </w:pPrChange>
          </w:pPr>
          <w:del w:id="135" w:author="김은수" w:date="2026-09-29T18:28:00Z" w16du:dateUtc="2026-09-29T09:28:00Z">
            <w:r w:rsidRPr="00276973" w:rsidDel="00276973">
              <w:rPr>
                <w:noProof/>
                <w:rPrChange w:id="136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2.2.1.</w:delText>
            </w:r>
            <w:r w:rsidDel="00276973">
              <w:rPr>
                <w:noProof/>
                <w14:ligatures w14:val="standardContextual"/>
              </w:rPr>
              <w:tab/>
            </w:r>
            <w:r w:rsidRPr="00276973" w:rsidDel="00276973">
              <w:rPr>
                <w:noProof/>
                <w:rPrChange w:id="137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CFX 코어 소프트웨어 통합</w:delText>
            </w:r>
            <w:r w:rsidDel="00276973">
              <w:rPr>
                <w:noProof/>
                <w:webHidden/>
              </w:rPr>
              <w:tab/>
              <w:delText>7</w:delText>
            </w:r>
          </w:del>
        </w:p>
        <w:p w14:paraId="24C7B2C8" w14:textId="34DD06AE" w:rsidR="00512FFF" w:rsidDel="00276973" w:rsidRDefault="00512FFF" w:rsidP="00512FFF">
          <w:pPr>
            <w:pStyle w:val="20"/>
            <w:tabs>
              <w:tab w:val="left" w:pos="1200"/>
              <w:tab w:val="right" w:leader="dot" w:pos="9628"/>
            </w:tabs>
            <w:spacing w:after="0" w:before="0" w:line="276" w:lineRule="auto"/>
            <w:ind w:left="400"/>
            <w:rPr>
              <w:del w:id="138" w:author="김은수" w:date="2026-09-29T18:28:00Z" w16du:dateUtc="2026-09-29T09:28:00Z"/>
              <w:noProof/>
              <w14:ligatures w14:val="standardContextual"/>
            </w:rPr>
            <w:pPrChange w:id="926" w:author="김은수" w:date="2026-10-01T06:56:16Z">
              <w:pPr>
                <w:pStyle w:val="20"/>
                <w:tabs>
                  <w:tab w:val="left" w:pos="1200"/>
                  <w:tab w:val="right" w:leader="dot" w:pos="9628"/>
                </w:tabs>
                <w:spacing w:after="0"/>
                <w:ind w:left="400"/>
                <w:rPr>
                  <w:noProof/>
                  <w14:ligatures w14:val="standardContextual"/>
                </w:rPr>
              </w:pPr>
            </w:pPrChange>
          </w:pPr>
          <w:del w:id="139" w:author="김은수" w:date="2026-09-29T18:28:00Z" w16du:dateUtc="2026-09-29T09:28:00Z">
            <w:r w:rsidRPr="00276973" w:rsidDel="00276973">
              <w:rPr>
                <w:noProof/>
                <w:rPrChange w:id="140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2.2.2.</w:delText>
            </w:r>
            <w:r w:rsidDel="00276973">
              <w:rPr>
                <w:noProof/>
                <w14:ligatures w14:val="standardContextual"/>
              </w:rPr>
              <w:tab/>
            </w:r>
            <w:r w:rsidRPr="00276973" w:rsidDel="00276973">
              <w:rPr>
                <w:noProof/>
                <w:rPrChange w:id="141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Hear 코어 소프트웨어 통합</w:delText>
            </w:r>
            <w:r w:rsidDel="00276973">
              <w:rPr>
                <w:noProof/>
                <w:webHidden/>
              </w:rPr>
              <w:tab/>
              <w:delText>8</w:delText>
            </w:r>
          </w:del>
        </w:p>
        <w:p w14:paraId="1C226C9D" w14:textId="45C90287" w:rsidR="00512FFF" w:rsidDel="00276973" w:rsidRDefault="00512FFF" w:rsidP="00512FFF">
          <w:pPr>
            <w:pStyle w:val="20"/>
            <w:tabs>
              <w:tab w:val="left" w:pos="1200"/>
              <w:tab w:val="right" w:leader="dot" w:pos="9628"/>
            </w:tabs>
            <w:spacing w:after="0" w:before="0" w:line="276" w:lineRule="auto"/>
            <w:ind w:left="400"/>
            <w:rPr>
              <w:del w:id="142" w:author="김은수" w:date="2026-09-29T18:28:00Z" w16du:dateUtc="2026-09-29T09:28:00Z"/>
              <w:noProof/>
              <w14:ligatures w14:val="standardContextual"/>
            </w:rPr>
            <w:pPrChange w:id="927" w:author="김은수" w:date="2026-10-01T06:56:16Z">
              <w:pPr>
                <w:pStyle w:val="20"/>
                <w:tabs>
                  <w:tab w:val="left" w:pos="1200"/>
                  <w:tab w:val="right" w:leader="dot" w:pos="9628"/>
                </w:tabs>
                <w:spacing w:after="0"/>
                <w:ind w:left="400"/>
                <w:rPr>
                  <w:noProof/>
                  <w14:ligatures w14:val="standardContextual"/>
                </w:rPr>
              </w:pPr>
            </w:pPrChange>
          </w:pPr>
          <w:del w:id="143" w:author="김은수" w:date="2026-09-29T18:28:00Z" w16du:dateUtc="2026-09-29T09:28:00Z">
            <w:r w:rsidRPr="00276973" w:rsidDel="00276973">
              <w:rPr>
                <w:noProof/>
                <w:rPrChange w:id="144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2.2.3.</w:delText>
            </w:r>
            <w:r w:rsidDel="00276973">
              <w:rPr>
                <w:noProof/>
                <w14:ligatures w14:val="standardContextual"/>
              </w:rPr>
              <w:tab/>
            </w:r>
            <w:r w:rsidRPr="00276973" w:rsidDel="00276973">
              <w:rPr>
                <w:noProof/>
                <w:rPrChange w:id="145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CM3코어 소프트웨어 통합</w:delText>
            </w:r>
            <w:r w:rsidDel="00276973">
              <w:rPr>
                <w:noProof/>
                <w:webHidden/>
              </w:rPr>
              <w:tab/>
              <w:delText>8</w:delText>
            </w:r>
          </w:del>
        </w:p>
        <w:p w14:paraId="6FAD8139" w14:textId="4B5E3397" w:rsidR="00512FFF" w:rsidDel="00276973" w:rsidRDefault="00512FFF" w:rsidP="00512FFF">
          <w:pPr>
            <w:pStyle w:val="20"/>
            <w:tabs>
              <w:tab w:val="left" w:pos="1200"/>
              <w:tab w:val="right" w:leader="dot" w:pos="9628"/>
            </w:tabs>
            <w:spacing w:after="0" w:before="0" w:line="276" w:lineRule="auto"/>
            <w:ind w:left="400"/>
            <w:rPr>
              <w:del w:id="146" w:author="김은수" w:date="2026-09-29T18:28:00Z" w16du:dateUtc="2026-09-29T09:28:00Z"/>
              <w:noProof/>
              <w14:ligatures w14:val="standardContextual"/>
            </w:rPr>
            <w:pPrChange w:id="928" w:author="김은수" w:date="2026-10-01T06:56:16Z">
              <w:pPr>
                <w:pStyle w:val="20"/>
                <w:tabs>
                  <w:tab w:val="left" w:pos="1200"/>
                  <w:tab w:val="right" w:leader="dot" w:pos="9628"/>
                </w:tabs>
                <w:spacing w:after="0"/>
                <w:ind w:left="400"/>
                <w:rPr>
                  <w:noProof/>
                  <w14:ligatures w14:val="standardContextual"/>
                </w:rPr>
              </w:pPr>
            </w:pPrChange>
          </w:pPr>
          <w:del w:id="147" w:author="김은수" w:date="2026-09-29T18:28:00Z" w16du:dateUtc="2026-09-29T09:28:00Z">
            <w:r w:rsidRPr="00276973" w:rsidDel="00276973">
              <w:rPr>
                <w:noProof/>
                <w:rPrChange w:id="148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2.2.4.</w:delText>
            </w:r>
            <w:r w:rsidDel="00276973">
              <w:rPr>
                <w:noProof/>
                <w14:ligatures w14:val="standardContextual"/>
              </w:rPr>
              <w:tab/>
            </w:r>
            <w:r w:rsidRPr="00276973" w:rsidDel="00276973">
              <w:rPr>
                <w:noProof/>
                <w:rPrChange w:id="149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NRF 코어 소프트웨어 통합</w:delText>
            </w:r>
            <w:r w:rsidDel="00276973">
              <w:rPr>
                <w:noProof/>
                <w:webHidden/>
              </w:rPr>
              <w:tab/>
              <w:delText>9</w:delText>
            </w:r>
          </w:del>
        </w:p>
        <w:p w14:paraId="6E435EC4" w14:textId="62571ADD" w:rsidR="00512FFF" w:rsidDel="00276973" w:rsidRDefault="00512FFF" w:rsidP="00512FFF">
          <w:pPr>
            <w:pStyle w:val="12"/>
            <w:rPr>
              <w:del w:id="150" w:author="김은수" w:date="2026-09-29T18:28:00Z" w16du:dateUtc="2026-09-29T09:28:00Z"/>
              <w:noProof/>
              <w14:ligatures w14:val="standardContextual"/>
            </w:rPr>
            <w:pPrChange w:id="929" w:author="김은수" w:date="2026-10-01T06:56:16Z">
              <w:pPr>
                <w:pStyle w:val="12"/>
                <w:rPr>
                  <w:noProof/>
                  <w14:ligatures w14:val="standardContextual"/>
                </w:rPr>
              </w:pPr>
            </w:pPrChange>
            <w:spacing w:before="0" w:after="0" w:line="276" w:lineRule="auto"/>
          </w:pPr>
          <w:del w:id="151" w:author="김은수" w:date="2026-09-29T18:28:00Z" w16du:dateUtc="2026-09-29T09:28:00Z">
            <w:r w:rsidRPr="00276973" w:rsidDel="00276973">
              <w:rPr>
                <w:noProof/>
                <w:rPrChange w:id="152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3.</w:delText>
            </w:r>
            <w:r w:rsidDel="00276973">
              <w:rPr>
                <w:noProof/>
                <w14:ligatures w14:val="standardContextual"/>
              </w:rPr>
              <w:tab/>
            </w:r>
            <w:r w:rsidRPr="00276973" w:rsidDel="00276973">
              <w:rPr>
                <w:noProof/>
                <w:rPrChange w:id="153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소프트웨어 항목/유닛 구현 및 통합 계획</w:delText>
            </w:r>
            <w:r w:rsidDel="00276973">
              <w:rPr>
                <w:noProof/>
                <w:webHidden/>
              </w:rPr>
              <w:tab/>
              <w:delText>9</w:delText>
            </w:r>
          </w:del>
        </w:p>
        <w:p w14:paraId="2997772C" w14:textId="6BD34B22" w:rsidR="00512FFF" w:rsidDel="00276973" w:rsidRDefault="00512FFF" w:rsidP="00512FFF">
          <w:pPr>
            <w:pStyle w:val="20"/>
            <w:tabs>
              <w:tab w:val="left" w:pos="1000"/>
              <w:tab w:val="right" w:leader="dot" w:pos="9628"/>
            </w:tabs>
            <w:spacing w:after="0" w:before="0" w:line="276" w:lineRule="auto"/>
            <w:ind w:left="400"/>
            <w:rPr>
              <w:del w:id="154" w:author="김은수" w:date="2026-09-29T18:28:00Z" w16du:dateUtc="2026-09-29T09:28:00Z"/>
              <w:noProof/>
              <w14:ligatures w14:val="standardContextual"/>
            </w:rPr>
            <w:pPrChange w:id="930" w:author="김은수" w:date="2026-10-01T06:56:16Z">
              <w:pPr>
                <w:pStyle w:val="20"/>
                <w:tabs>
                  <w:tab w:val="left" w:pos="1000"/>
                  <w:tab w:val="right" w:leader="dot" w:pos="9628"/>
                </w:tabs>
                <w:spacing w:after="0"/>
                <w:ind w:left="400"/>
                <w:rPr>
                  <w:noProof/>
                  <w14:ligatures w14:val="standardContextual"/>
                </w:rPr>
              </w:pPr>
            </w:pPrChange>
          </w:pPr>
          <w:del w:id="155" w:author="김은수" w:date="2026-09-29T18:28:00Z" w16du:dateUtc="2026-09-29T09:28:00Z">
            <w:r w:rsidRPr="00276973" w:rsidDel="00276973">
              <w:rPr>
                <w:noProof/>
                <w:rPrChange w:id="156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3.1.</w:delText>
            </w:r>
            <w:r w:rsidDel="00276973">
              <w:rPr>
                <w:noProof/>
                <w14:ligatures w14:val="standardContextual"/>
              </w:rPr>
              <w:tab/>
            </w:r>
            <w:r w:rsidRPr="00276973" w:rsidDel="00276973">
              <w:rPr>
                <w:noProof/>
                <w:rPrChange w:id="157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소프트웨어 항목/유닛 구현</w:delText>
            </w:r>
            <w:r w:rsidDel="00276973">
              <w:rPr>
                <w:noProof/>
                <w:webHidden/>
              </w:rPr>
              <w:tab/>
              <w:delText>9</w:delText>
            </w:r>
          </w:del>
        </w:p>
        <w:p w14:paraId="32C3911A" w14:textId="63A33C2B" w:rsidR="00512FFF" w:rsidDel="00276973" w:rsidRDefault="00512FFF" w:rsidP="00512FFF">
          <w:pPr>
            <w:pStyle w:val="20"/>
            <w:tabs>
              <w:tab w:val="left" w:pos="1000"/>
              <w:tab w:val="right" w:leader="dot" w:pos="9628"/>
            </w:tabs>
            <w:spacing w:after="0" w:before="0" w:line="276" w:lineRule="auto"/>
            <w:ind w:left="400"/>
            <w:rPr>
              <w:del w:id="158" w:author="김은수" w:date="2026-09-29T18:28:00Z" w16du:dateUtc="2026-09-29T09:28:00Z"/>
              <w:noProof/>
              <w14:ligatures w14:val="standardContextual"/>
            </w:rPr>
            <w:pPrChange w:id="931" w:author="김은수" w:date="2026-10-01T06:56:16Z">
              <w:pPr>
                <w:pStyle w:val="20"/>
                <w:tabs>
                  <w:tab w:val="left" w:pos="1000"/>
                  <w:tab w:val="right" w:leader="dot" w:pos="9628"/>
                </w:tabs>
                <w:spacing w:after="0"/>
                <w:ind w:left="400"/>
                <w:rPr>
                  <w:noProof/>
                  <w14:ligatures w14:val="standardContextual"/>
                </w:rPr>
              </w:pPr>
            </w:pPrChange>
          </w:pPr>
          <w:del w:id="159" w:author="김은수" w:date="2026-09-29T18:28:00Z" w16du:dateUtc="2026-09-29T09:28:00Z">
            <w:r w:rsidRPr="00276973" w:rsidDel="00276973">
              <w:rPr>
                <w:noProof/>
                <w:rPrChange w:id="160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3.2.</w:delText>
            </w:r>
            <w:r w:rsidDel="00276973">
              <w:rPr>
                <w:noProof/>
                <w14:ligatures w14:val="standardContextual"/>
              </w:rPr>
              <w:tab/>
            </w:r>
            <w:r w:rsidRPr="00276973" w:rsidDel="00276973">
              <w:rPr>
                <w:noProof/>
                <w:rPrChange w:id="161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소프트웨어 항목/유닛 통합</w:delText>
            </w:r>
            <w:r w:rsidDel="00276973">
              <w:rPr>
                <w:noProof/>
                <w:webHidden/>
              </w:rPr>
              <w:tab/>
              <w:delText>9</w:delText>
            </w:r>
          </w:del>
        </w:p>
        <w:p w14:paraId="7019AEA2" w14:textId="1C283D28" w:rsidR="00512FFF" w:rsidRPr="00512FFF" w:rsidRDefault="00850940" w:rsidP="00512FFF">
          <w:pPr>
            <w:wordWrap/>
            <w:spacing w:after="0" w:line="240" w:lineRule="auto"/>
            <w:rPr>
              <w:b/>
              <w:bCs/>
              <w:lang w:val="ko-KR"/>
            </w:rPr>
          </w:pPr>
          <w:r w:rsidRPr="00C46AA2">
            <w:rPr>
              <w:b/>
              <w:bCs/>
              <w:sz w:val="16"/>
              <w:szCs w:val="16"/>
              <w:lang w:val="ko-KR"/>
            </w:rPr>
            <w:fldChar w:fldCharType="end"/>
          </w:r>
        </w:p>
      </w:sdtContent>
    </w:sdt>
    <w:p w14:paraId="3009E431" w14:textId="77777777" w:rsidR="00512FFF" w:rsidRDefault="00512FFF" w:rsidP="00512FFF">
      <w:pPr>
        <w:pPrChange w:id="932" w:author="김은수" w:date="2026-10-01T06:56:16Z">
          <w:pPr/>
        </w:pPrChange>
        <w:pageBreakBefore w:val="0"/>
        <w:rPr>
          <w:del w:id="933" w:author="김은수" w:date="2026-10-01T06:56:16Z"/>
        </w:rPr>
      </w:pPr>
    </w:p>
    <w:p w14:paraId="0E865C89" w14:textId="77777777" w:rsidR="00512FFF" w:rsidRDefault="00512FFF" w:rsidP="00512FFF">
      <w:pPr>
        <w:pPrChange w:id="934" w:author="김은수" w:date="2026-10-01T06:56:16Z">
          <w:pPr/>
        </w:pPrChange>
        <w:pageBreakBefore w:val="0"/>
        <w:rPr>
          <w:del w:id="935" w:author="김은수" w:date="2026-10-01T06:56:16Z"/>
        </w:rPr>
      </w:pPr>
    </w:p>
    <w:p w14:paraId="2118BBC9" w14:textId="77777777" w:rsidR="00512FFF" w:rsidRDefault="00512FFF" w:rsidP="00512FFF">
      <w:pPr>
        <w:pPrChange w:id="936" w:author="김은수" w:date="2026-10-01T06:56:16Z">
          <w:pPr/>
        </w:pPrChange>
        <w:pageBreakBefore w:val="0"/>
        <w:rPr>
          <w:del w:id="937" w:author="김은수" w:date="2026-10-01T06:56:16Z"/>
        </w:rPr>
      </w:pPr>
    </w:p>
    <w:p w14:paraId="1CF44187" w14:textId="77777777" w:rsidR="00512FFF" w:rsidRDefault="00512FFF" w:rsidP="00512FFF">
      <w:pPr>
        <w:pPrChange w:id="938" w:author="김은수" w:date="2026-10-01T06:56:16Z">
          <w:pPr/>
        </w:pPrChange>
        <w:pageBreakBefore w:val="0"/>
        <w:rPr>
          <w:del w:id="939" w:author="김은수" w:date="2026-10-01T06:56:16Z"/>
        </w:rPr>
      </w:pPr>
    </w:p>
    <w:p w14:paraId="46D6091B" w14:textId="77777777" w:rsidR="00512FFF" w:rsidRPr="00512FFF" w:rsidRDefault="00512FFF" w:rsidP="00512FFF">
      <w:pPr>
        <w:pPrChange w:id="940" w:author="김은수" w:date="2026-10-01T06:56:16Z">
          <w:pPr/>
        </w:pPrChange>
        <w:pageBreakBefore w:val="0"/>
        <w:rPr>
          <w:del w:id="941" w:author="김은수" w:date="2026-10-01T06:56:16Z"/>
        </w:rPr>
      </w:pPr>
    </w:p>
    <w:p w14:paraId="6A744EE1" w14:textId="3C6B0132" w:rsidR="0024589F" w:rsidRDefault="00FE6885" w:rsidP="00680F01">
      <w:pPr>
        <w:numPr>
          <w:ilvl w:val="0"/>
          <w:numId w:val="22"/>
        </w:numPr>
        <w:wordWrap/>
        <w:pPrChange w:id="462" w:author="김은수" w:date="2026-10-01T06:56:16Z">
          <w:pPr>
            <w:pStyle w:val="10"/>
            <w:numPr>
              <w:ilvl w:val="0"/>
              <w:numId w:val="7"/>
            </w:numPr>
            <w:wordWrap/>
            <w:spacing w:after="0" w:line="240" w:lineRule="auto"/>
          </w:pPr>
        </w:pPrChange>
        <w:pStyle w:val="TDCSIP8"/>
        <w:pageBreakBefore w:val="1"/>
      </w:pPr>
      <w:bookmarkStart w:id="162" w:name="_Toc241599250"/>
      <w:r>
        <w:rPr>
          <w:rPrChange w:id="463" w:author="김은수" w:date="2026-10-01T06:56:16Z">
            <w:rPr>
              <w:rFonts w:hint="eastAsia"/>
            </w:rPr>
          </w:rPrChange>
        </w:rPr>
        <w:t>서론</w:t>
      </w:r>
      <w:bookmarkEnd w:id="162"/>
    </w:p>
    <w:p w14:paraId="044BA7A8" w14:textId="38CD33DF" w:rsidR="0024589F" w:rsidRDefault="0024589F" w:rsidP="00680F01">
      <w:pPr>
        <w:numPr>
          <w:ilvl w:val="1"/>
          <w:numId w:val="22"/>
        </w:numPr>
        <w:wordWrap/>
        <w:pPrChange w:id="464" w:author="김은수" w:date="2026-10-01T06:56:16Z">
          <w:pPr>
            <w:pStyle w:val="2"/>
            <w:numPr>
              <w:ilvl w:val="1"/>
              <w:numId w:val="7"/>
            </w:numPr>
            <w:wordWrap/>
            <w:spacing w:after="0" w:line="240" w:lineRule="auto"/>
          </w:pPr>
        </w:pPrChange>
        <w:pStyle w:val="TDCSIP9"/>
      </w:pPr>
      <w:bookmarkStart w:id="163" w:name="_Toc241599251"/>
      <w:r>
        <w:rPr>
          <w:rPrChange w:id="465" w:author="김은수" w:date="2026-10-01T06:56:16Z">
            <w:rPr>
              <w:rFonts w:hint="eastAsia"/>
            </w:rPr>
          </w:rPrChange>
        </w:rPr>
        <w:t>개요</w:t>
      </w:r>
      <w:bookmarkEnd w:id="163"/>
    </w:p>
    <w:p w14:paraId="334BD239" w14:textId="154D59A4" w:rsidR="0024589F" w:rsidRDefault="00FE6885" w:rsidP="00680F01">
      <w:pPr>
        <w:wordWrap/>
        <w:pPrChange w:id="466" w:author="김은수" w:date="2026-10-01T06:56:16Z">
          <w:pPr>
            <w:wordWrap/>
            <w:spacing w:after="0" w:line="240" w:lineRule="auto"/>
            <w:ind w:leftChars="300" w:left="600"/>
          </w:pPr>
        </w:pPrChange>
        <w:pStyle w:val="TDCSIP3"/>
        <w:outlineLvl w:val="9"/>
        <w:keepNext w:val="0"/>
        <w:keepLines w:val="0"/>
      </w:pPr>
      <w:del w:id="247" w:author="김은수" w:date="2026-10-01T06:39:43Z">
        <w:r>
          <w:rPr>
            <w:rFonts w:hint="eastAsia"/>
          </w:rPr>
          <w:delText xml:space="preserve">본 문서는 </w:delText>
        </w:r>
      </w:del>
      <w:del w:id="248" w:author="김은수" w:date="2026-10-01T06:39:43Z">
        <w:r w:rsidR="005E3518">
          <w:rPr>
            <w:rFonts w:hint="eastAsia"/>
          </w:rPr>
          <w:delText>T</w:delText>
        </w:r>
      </w:del>
      <w:del w:id="249" w:author="김은수" w:date="2026-10-01T06:39:43Z">
        <w:r w:rsidR="005E3518">
          <w:delText>D20B-A-EXT</w:delText>
        </w:r>
      </w:del>
      <w:del w:id="250" w:author="김은수" w:date="2026-10-01T06:39:43Z">
        <w:r>
          <w:rPr>
            <w:rFonts w:hint="eastAsia"/>
          </w:rPr>
          <w:delText xml:space="preserve"> 제품의 소프트웨어</w:delText>
        </w:r>
      </w:del>
      <w:del w:id="251" w:author="김은수" w:date="2026-10-01T06:39:43Z">
        <w:r w:rsidR="005E3518">
          <w:rPr>
            <w:rFonts w:hint="eastAsia"/>
          </w:rPr>
          <w:delText xml:space="preserve"> 개발 절차로서 </w:delText>
        </w:r>
      </w:del>
      <w:del w:id="252" w:author="김은수" w:date="2026-10-01T06:39:43Z">
        <w:r w:rsidR="009F6245">
          <w:rPr>
            <w:rFonts w:hint="eastAsia"/>
          </w:rPr>
          <w:delText>소프트웨어</w:delText>
        </w:r>
      </w:del>
      <w:del w:id="253" w:author="김은수" w:date="2026-10-01T06:39:43Z">
        <w:r w:rsidR="00677616">
          <w:rPr>
            <w:rFonts w:hint="eastAsia"/>
          </w:rPr>
          <w:delText xml:space="preserve"> 통합 계획을 수립한다</w:delText>
        </w:r>
      </w:del>
      <w:del w:id="254" w:author="김은수" w:date="2026-10-01T06:39:43Z">
        <w:r w:rsidR="009F6245">
          <w:rPr>
            <w:rFonts w:hint="eastAsia"/>
          </w:rPr>
          <w:delText>.</w:delText>
        </w:r>
      </w:del>
      <w:ins w:id="255" w:author="김은수" w:date="2026-10-01T06:39:43Z">
        <w:r>
          <w:rPr>
            <w:rPrChange w:id="467" w:author="김은수" w:date="2026-10-01T06:56:16Z">
              <w:rPr>
                <w:rFonts w:hint="eastAsia"/>
              </w:rPr>
            </w:rPrChange>
          </w:rPr>
          <w:t xml:space="preserve">본 문서는 TD24A-A-EXT 제품의 소프트웨어 개발 절차로서 소프트웨어 통합 계획을 수립한다.</w:t>
        </w:r>
      </w:ins>
    </w:p>
    <w:p w14:paraId="642EA888" w14:textId="77777777" w:rsidR="00935252" w:rsidRPr="0024589F" w:rsidRDefault="00935252" w:rsidP="00680F01">
      <w:pPr>
        <w:wordWrap/>
        <w:pPrChange w:id="468" w:author="김은수" w:date="2026-10-01T06:56:16Z">
          <w:pPr>
            <w:wordWrap/>
            <w:spacing w:after="0" w:line="240" w:lineRule="auto"/>
            <w:ind w:leftChars="300" w:left="600"/>
          </w:pPr>
        </w:pPrChange>
        <w:pStyle w:val="TDCSIP3"/>
        <w:outlineLvl w:val="9"/>
        <w:keepNext w:val="0"/>
        <w:keepLines w:val="0"/>
        <w:spacing w:before="0" w:after="0" w:line="300" w:lineRule="auto"/>
        <w:rPr>
          <w:del w:id="862" w:author="김은수" w:date="2026-10-01T06:56:16Z"/>
        </w:rPr>
      </w:pPr>
    </w:p>
    <w:p w14:paraId="5F934AC0" w14:textId="59DA394F" w:rsidR="0024589F" w:rsidRDefault="0024589F" w:rsidP="00680F01">
      <w:pPr>
        <w:numPr>
          <w:ilvl w:val="1"/>
          <w:numId w:val="22"/>
        </w:numPr>
        <w:wordWrap/>
        <w:pPrChange w:id="469" w:author="김은수" w:date="2026-10-01T06:56:16Z">
          <w:pPr>
            <w:pStyle w:val="2"/>
            <w:numPr>
              <w:ilvl w:val="1"/>
              <w:numId w:val="7"/>
            </w:numPr>
            <w:wordWrap/>
            <w:spacing w:after="0" w:line="240" w:lineRule="auto"/>
          </w:pPr>
        </w:pPrChange>
        <w:pStyle w:val="TDCSIP9"/>
      </w:pPr>
      <w:bookmarkStart w:id="164" w:name="_Toc241599252"/>
      <w:r>
        <w:rPr>
          <w:rPrChange w:id="470" w:author="김은수" w:date="2026-10-01T06:56:16Z">
            <w:rPr>
              <w:rFonts w:hint="eastAsia"/>
            </w:rPr>
          </w:rPrChange>
        </w:rPr>
        <w:t>목적</w:t>
      </w:r>
      <w:bookmarkEnd w:id="164"/>
    </w:p>
    <w:p w14:paraId="0E2405AB" w14:textId="0ACF4A32" w:rsidR="00D3520E" w:rsidRDefault="00A21EE5" w:rsidP="00D3520E">
      <w:pPr>
        <w:pPrChange w:id="471" w:author="김은수" w:date="2026-10-01T06:56:16Z">
          <w:pPr>
            <w:spacing w:after="0" w:line="240" w:lineRule="auto"/>
            <w:ind w:leftChars="300" w:left="600"/>
          </w:pPr>
        </w:pPrChange>
        <w:pStyle w:val="TDCSIP3"/>
        <w:outlineLvl w:val="9"/>
        <w:keepNext w:val="0"/>
        <w:keepLines w:val="0"/>
      </w:pPr>
      <w:del w:id="256" w:author="김은수" w:date="2026-10-01T06:39:43Z">
        <w:r>
          <w:rPr>
            <w:rFonts w:hint="eastAsia"/>
          </w:rPr>
          <w:delText xml:space="preserve">인공달팽이관 외부장치 </w:delText>
        </w:r>
      </w:del>
      <w:del w:id="257" w:author="김은수" w:date="2026-10-01T06:39:43Z">
        <w:r w:rsidR="00BD1E85">
          <w:rPr>
            <w:rFonts w:hint="eastAsia"/>
          </w:rPr>
          <w:delText>소프트웨어</w:delText>
        </w:r>
      </w:del>
      <w:del w:id="258" w:author="김은수" w:date="2026-10-01T06:39:43Z">
        <w:r w:rsidR="00D3520E">
          <w:rPr>
            <w:rFonts w:hint="eastAsia"/>
          </w:rPr>
          <w:delText xml:space="preserve"> 모듈들의 통합 과정을 계획함으로써 소프트웨어 개발 절차에 따라 안전한하고 일관성 및 정확성을 보장하는 소프트웨어의 개발이 보장되는 것을 목적으로 한다.</w:delText>
        </w:r>
      </w:del>
      <w:ins w:id="259" w:author="김은수" w:date="2026-10-01T06:39:43Z">
        <w:r>
          <w:rPr>
            <w:rPrChange w:id="472" w:author="김은수" w:date="2026-10-01T06:56:16Z">
              <w:rPr>
                <w:rFonts w:hint="eastAsia"/>
              </w:rPr>
            </w:rPrChange>
          </w:rPr>
          <w:t xml:space="preserve">인공달팽이관 외부장치 소프트웨어 모듈들의 통합 과정을 계획하여, 소프트웨어 개발 절차에 따라 각 모듈이 안전하고 일관되게 동작하도록 하는 것을 목적으로 한다.</w:t>
        </w:r>
      </w:ins>
    </w:p>
    <w:p w14:paraId="2D93FFE5" w14:textId="16FA28B9" w:rsidR="0024589F" w:rsidRDefault="0024589F" w:rsidP="00680F01">
      <w:pPr>
        <w:wordWrap/>
        <w:pPrChange w:id="473" w:author="김은수" w:date="2026-10-01T06:56:16Z">
          <w:pPr>
            <w:wordWrap/>
            <w:spacing w:after="0" w:line="240" w:lineRule="auto"/>
            <w:ind w:leftChars="300" w:left="600"/>
          </w:pPr>
        </w:pPrChange>
        <w:pStyle w:val="TDCSIP3"/>
        <w:outlineLvl w:val="9"/>
        <w:keepNext w:val="0"/>
        <w:keepLines w:val="0"/>
        <w:spacing w:before="0" w:after="0" w:line="300" w:lineRule="auto"/>
        <w:rPr>
          <w:del w:id="863" w:author="김은수" w:date="2026-10-01T06:56:16Z"/>
        </w:rPr>
      </w:pPr>
    </w:p>
    <w:p w14:paraId="7312B576" w14:textId="3C133A8A" w:rsidR="00807766" w:rsidRDefault="00807766" w:rsidP="00680F01">
      <w:pPr>
        <w:numPr>
          <w:ilvl w:val="1"/>
          <w:numId w:val="22"/>
        </w:numPr>
        <w:wordWrap/>
        <w:pPrChange w:id="474" w:author="김은수" w:date="2026-10-01T06:56:16Z">
          <w:pPr>
            <w:pStyle w:val="2"/>
            <w:numPr>
              <w:ilvl w:val="1"/>
              <w:numId w:val="7"/>
            </w:numPr>
            <w:wordWrap/>
            <w:spacing w:after="0" w:line="240" w:lineRule="auto"/>
          </w:pPr>
        </w:pPrChange>
        <w:pStyle w:val="TDCSIP9"/>
      </w:pPr>
      <w:bookmarkStart w:id="165" w:name="_Toc241599253"/>
      <w:r>
        <w:rPr>
          <w:rPrChange w:id="475" w:author="김은수" w:date="2026-10-01T06:56:16Z">
            <w:rPr>
              <w:rFonts w:hint="eastAsia"/>
            </w:rPr>
          </w:rPrChange>
        </w:rPr>
        <w:t>대상</w:t>
      </w:r>
      <w:bookmarkEnd w:id="165"/>
    </w:p>
    <w:p w14:paraId="1FF685A0" w14:textId="5895D149" w:rsidR="00807766" w:rsidRDefault="005E3518" w:rsidP="00680F01">
      <w:pPr>
        <w:wordWrap/>
        <w:pPrChange w:id="476" w:author="김은수" w:date="2026-10-01T06:56:16Z">
          <w:pPr>
            <w:wordWrap/>
            <w:spacing w:after="0" w:line="240" w:lineRule="auto"/>
            <w:ind w:leftChars="300" w:left="600"/>
          </w:pPr>
        </w:pPrChange>
        <w:pStyle w:val="TDCSIP3"/>
        <w:outlineLvl w:val="9"/>
        <w:keepNext w:val="0"/>
        <w:keepLines w:val="0"/>
      </w:pPr>
      <w:del w:id="260" w:author="김은수" w:date="2026-10-01T06:39:43Z">
        <w:r>
          <w:rPr>
            <w:rFonts w:hint="eastAsia"/>
          </w:rPr>
          <w:delText>T</w:delText>
        </w:r>
      </w:del>
      <w:del w:id="261" w:author="김은수" w:date="2026-10-01T06:39:43Z">
        <w:r>
          <w:delText>D20B-A-EXT</w:delText>
        </w:r>
      </w:del>
      <w:del w:id="262" w:author="김은수" w:date="2026-10-01T06:39:43Z">
        <w:r>
          <w:rPr>
            <w:rFonts w:hint="eastAsia"/>
          </w:rPr>
          <w:delText xml:space="preserve"> 제품의</w:delText>
        </w:r>
      </w:del>
      <w:del w:id="263" w:author="김은수" w:date="2026-10-01T06:39:43Z">
        <w:r w:rsidRPr="00807766">
          <w:rPr>
            <w:rFonts w:hint="eastAsia"/>
          </w:rPr>
          <w:delText xml:space="preserve"> </w:delText>
        </w:r>
      </w:del>
      <w:del w:id="264" w:author="김은수" w:date="2026-10-01T06:39:43Z">
        <w:r>
          <w:rPr>
            <w:rFonts w:hint="eastAsia"/>
          </w:rPr>
          <w:delText>펌웨어</w:delText>
        </w:r>
      </w:del>
      <w:del w:id="265" w:author="김은수" w:date="2026-10-01T06:39:43Z">
        <w:r w:rsidR="00807766" w:rsidRPr="00807766">
          <w:rPr>
            <w:rFonts w:hint="eastAsia"/>
          </w:rPr>
          <w:delText xml:space="preserve"> 개발</w:delText>
        </w:r>
      </w:del>
      <w:del w:id="266" w:author="김은수" w:date="2026-10-01T06:39:43Z">
        <w:r w:rsidR="00807766">
          <w:rPr>
            <w:rFonts w:hint="eastAsia"/>
          </w:rPr>
          <w:delText xml:space="preserve"> 프로젝트에 참여하는 모든 구성원은 이 문서를 참고하도록</w:delText>
        </w:r>
      </w:del>
      <w:del w:id="267" w:author="김은수" w:date="2026-10-01T06:39:43Z">
        <w:r w:rsidR="00BD1E85">
          <w:rPr>
            <w:rFonts w:hint="eastAsia"/>
          </w:rPr>
          <w:delText xml:space="preserve"> </w:delText>
        </w:r>
      </w:del>
      <w:del w:id="268" w:author="김은수" w:date="2026-10-01T06:39:43Z">
        <w:r w:rsidR="00807766">
          <w:rPr>
            <w:rFonts w:hint="eastAsia"/>
          </w:rPr>
          <w:delText>한다.</w:delText>
        </w:r>
      </w:del>
      <w:ins w:id="269" w:author="김은수" w:date="2026-10-01T06:39:43Z">
        <w:r>
          <w:rPr>
            <w:rPrChange w:id="477" w:author="김은수" w:date="2026-10-01T06:56:16Z">
              <w:rPr>
                <w:rFonts w:hint="eastAsia"/>
              </w:rPr>
            </w:rPrChange>
          </w:rPr>
          <w:t xml:space="preserve">TD24A-A-EXT 제품의 펌웨어 개발 프로젝트에 참여하는 모든 구성원은 이 문서를 참고하도록 한다.</w:t>
        </w:r>
      </w:ins>
    </w:p>
    <w:p w14:paraId="3D99D750" w14:textId="77777777" w:rsidR="00935252" w:rsidRPr="00850940" w:rsidRDefault="00935252" w:rsidP="00680F01">
      <w:pPr>
        <w:wordWrap/>
        <w:pPrChange w:id="478" w:author="김은수" w:date="2026-10-01T06:56:16Z">
          <w:pPr>
            <w:wordWrap/>
            <w:spacing w:after="0" w:line="240" w:lineRule="auto"/>
            <w:ind w:leftChars="300" w:left="600"/>
          </w:pPr>
        </w:pPrChange>
        <w:pStyle w:val="TDCSIP3"/>
        <w:outlineLvl w:val="9"/>
        <w:keepNext w:val="0"/>
        <w:keepLines w:val="0"/>
        <w:spacing w:before="0" w:after="0" w:line="300" w:lineRule="auto"/>
        <w:rPr>
          <w:del w:id="864" w:author="김은수" w:date="2026-10-01T06:56:16Z"/>
        </w:rPr>
      </w:pPr>
    </w:p>
    <w:p w14:paraId="5166B6F0" w14:textId="34E530A9" w:rsidR="0024589F" w:rsidRDefault="0024589F" w:rsidP="00680F01">
      <w:pPr>
        <w:numPr>
          <w:ilvl w:val="1"/>
          <w:numId w:val="22"/>
        </w:numPr>
        <w:wordWrap/>
        <w:pPrChange w:id="479" w:author="김은수" w:date="2026-10-01T06:56:16Z">
          <w:pPr>
            <w:pStyle w:val="2"/>
            <w:numPr>
              <w:ilvl w:val="1"/>
              <w:numId w:val="7"/>
            </w:numPr>
            <w:wordWrap/>
            <w:spacing w:after="0" w:line="240" w:lineRule="auto"/>
          </w:pPr>
        </w:pPrChange>
        <w:pStyle w:val="TDCSIP9"/>
      </w:pPr>
      <w:bookmarkStart w:id="166" w:name="_Toc241599254"/>
      <w:r>
        <w:rPr>
          <w:rPrChange w:id="480" w:author="김은수" w:date="2026-10-01T06:56:16Z">
            <w:rPr>
              <w:rFonts w:hint="eastAsia"/>
            </w:rPr>
          </w:rPrChange>
        </w:rPr>
        <w:t>관련문서</w:t>
      </w:r>
      <w:bookmarkEnd w:id="166"/>
    </w:p>
    <w:p w14:paraId="5788A5D9" w14:textId="42ED1194" w:rsidR="00202AB0" w:rsidRDefault="00202AB0" w:rsidP="00680F01">
      <w:pPr>
        <w:numPr>
          <w:ilvl w:val="2"/>
          <w:numId w:val="22"/>
        </w:numPr>
        <w:wordWrap/>
        <w:pPrChange w:id="481" w:author="김은수" w:date="2026-10-01T06:56:16Z">
          <w:pPr>
            <w:pStyle w:val="3"/>
            <w:numPr>
              <w:ilvl w:val="2"/>
              <w:numId w:val="7"/>
            </w:numPr>
            <w:wordWrap/>
            <w:spacing w:after="0" w:line="240" w:lineRule="auto"/>
            <w:ind w:leftChars="0" w:firstLineChars="0"/>
          </w:pPr>
        </w:pPrChange>
        <w:pStyle w:val="TDCSIP10"/>
      </w:pPr>
      <w:bookmarkStart w:id="167" w:name="_Toc241599255"/>
      <w:r>
        <w:rPr>
          <w:rPrChange w:id="482" w:author="김은수" w:date="2026-10-01T06:56:16Z">
            <w:rPr>
              <w:rFonts w:hint="eastAsia"/>
            </w:rPr>
          </w:rPrChange>
        </w:rPr>
        <w:t>프로젝트</w:t>
      </w:r>
      <w:bookmarkEnd w:id="167"/>
    </w:p>
    <w:tbl>
      <w:tblPr>
        <w:tblW w:w="9241" w:type="dxa"/>
        <w:tblLook w:val="04A0" w:firstRow="1" w:lastRow="0" w:firstColumn="1" w:lastColumn="0" w:noHBand="0" w:noVBand="1"/>
        <w:tblPrChange w:id="483" w:author="김은수" w:date="2026-10-01T06:56:16Z">
          <w:tblPr>
            <w:tblStyle w:val="a5"/>
            <w:tblW w:w="0" w:type="auto"/>
            <w:tblInd w:w="1440" w:type="dxa"/>
            <w:tblLook w:val="04A0" w:firstRow="1" w:lastRow="0" w:firstColumn="1" w:lastColumn="0" w:noHBand="0" w:noVBand="1"/>
          </w:tblPr>
        </w:tblPrChange>
        <w:tblStyle w:val="TDCSIP24"/>
        <w:tblInd w:w="497" w:type="dxa"/>
        <w:jc w:val="left"/>
        <w:tblLayout w:type="fixed"/>
      </w:tblPr>
      <w:tblGrid>
        <w:gridCol w:w="657"/>
        <w:gridCol w:w="2931"/>
        <w:gridCol w:w="5653"/>
      </w:tblGrid>
      <w:tr w:rsidR="005E3518" w:rsidRPr="005D4343" w14:paraId="367AD61B" w14:textId="77777777" w:rsidTr="005C2FC8">
        <w:trPr>
          <w:trPrChange w:id="484" w:author="김은수" w:date="2026-10-01T06:56:16Z">
            <w:trPr>
              <w:trHeight w:val="420"/>
            </w:trPr>
          </w:trPrChange>
          <w:cantSplit/>
          <w:tblHeader/>
        </w:trPr>
        <w:tc>
          <w:tcPr>
            <w:tcW w:w="657" w:type="dxa"/>
            <w:vAlign w:val="center"/>
            <w:tcPrChange w:id="485" w:author="김은수" w:date="2026-10-01T06:56:16Z">
              <w:tcPr>
                <w:tcW w:w="540" w:type="dxa"/>
                <w:vAlign w:val="center"/>
              </w:tcPr>
            </w:tcPrChange>
            <w:shd w:val="clear" w:color="auto" w:fill="F5F5F5"/>
          </w:tcPr>
          <w:p w14:paraId="31D15557" w14:textId="77777777" w:rsidR="005E3518" w:rsidRPr="005D4343" w:rsidRDefault="005E3518" w:rsidP="005C2FC8">
            <w:pPr>
              <w:wordWrap/>
              <w:rPr>
                <w:rPrChange w:id="487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486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14"/>
              <w:outlineLvl w:val="9"/>
              <w:keepNext w:val="1"/>
              <w:keepLines w:val="0"/>
              <w:pageBreakBefore w:val="0"/>
              <w:jc w:val="center"/>
            </w:pPr>
            <w:r w:rsidRPr="005D4343">
              <w:rPr>
                <w:rPrChange w:id="488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t>No</w:t>
            </w:r>
          </w:p>
        </w:tc>
        <w:tc>
          <w:tcPr>
            <w:tcW w:w="2931" w:type="dxa"/>
            <w:vAlign w:val="center"/>
            <w:tcPrChange w:id="489" w:author="김은수" w:date="2026-10-01T06:56:16Z">
              <w:tcPr>
                <w:tcW w:w="2410" w:type="dxa"/>
                <w:vAlign w:val="center"/>
              </w:tcPr>
            </w:tcPrChange>
            <w:shd w:val="clear" w:color="auto" w:fill="F5F5F5"/>
          </w:tcPr>
          <w:p w14:paraId="46C3CB7D" w14:textId="77777777" w:rsidR="005E3518" w:rsidRPr="005D4343" w:rsidRDefault="005E3518" w:rsidP="005C2FC8">
            <w:pPr>
              <w:wordWrap/>
              <w:rPr>
                <w:rPrChange w:id="491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490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14"/>
              <w:outlineLvl w:val="9"/>
              <w:keepNext w:val="1"/>
              <w:keepLines w:val="0"/>
              <w:pageBreakBefore w:val="0"/>
              <w:jc w:val="center"/>
            </w:pPr>
            <w:r>
              <w:rPr>
                <w:rPrChange w:id="492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문서번호</w:t>
            </w:r>
          </w:p>
        </w:tc>
        <w:tc>
          <w:tcPr>
            <w:tcW w:w="5653" w:type="dxa"/>
            <w:vAlign w:val="center"/>
            <w:tcPrChange w:id="493" w:author="김은수" w:date="2026-10-01T06:56:16Z">
              <w:tcPr>
                <w:tcW w:w="4649" w:type="dxa"/>
                <w:vAlign w:val="center"/>
              </w:tcPr>
            </w:tcPrChange>
            <w:shd w:val="clear" w:color="auto" w:fill="F5F5F5"/>
          </w:tcPr>
          <w:p w14:paraId="60624EED" w14:textId="77777777" w:rsidR="005E3518" w:rsidRPr="005D4343" w:rsidRDefault="005E3518" w:rsidP="005C2FC8">
            <w:pPr>
              <w:wordWrap/>
              <w:rPr>
                <w:rPrChange w:id="495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494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14"/>
              <w:outlineLvl w:val="9"/>
              <w:keepNext w:val="1"/>
              <w:keepLines w:val="0"/>
              <w:pageBreakBefore w:val="0"/>
              <w:jc w:val="center"/>
            </w:pPr>
            <w:r>
              <w:rPr>
                <w:rPrChange w:id="496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문서</w:t>
            </w:r>
            <w:r>
              <w:rPr>
                <w:rPrChange w:id="497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 xml:space="preserve"> </w:t>
            </w:r>
            <w:r>
              <w:rPr>
                <w:rPrChange w:id="498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제목</w:t>
            </w:r>
          </w:p>
        </w:tc>
      </w:tr>
      <w:tr w:rsidR="005E3518" w:rsidRPr="005D4343" w14:paraId="3D6665E6" w14:textId="77777777" w:rsidTr="005C2FC8">
        <w:trPr>
          <w:trPrChange w:id="499" w:author="김은수" w:date="2026-10-01T06:56:16Z">
            <w:trPr>
              <w:trHeight w:val="420"/>
            </w:trPr>
          </w:trPrChange>
          <w:cantSplit/>
        </w:trPr>
        <w:tc>
          <w:tcPr>
            <w:tcW w:w="657" w:type="dxa"/>
            <w:vAlign w:val="center"/>
            <w:tcPrChange w:id="500" w:author="김은수" w:date="2026-10-01T06:56:16Z">
              <w:tcPr>
                <w:tcW w:w="540" w:type="dxa"/>
                <w:vAlign w:val="center"/>
              </w:tcPr>
            </w:tcPrChange>
            <w:shd w:val="clear" w:color="auto" w:fill="F5F5F5"/>
          </w:tcPr>
          <w:p w14:paraId="217494E4" w14:textId="77777777" w:rsidR="005E3518" w:rsidRPr="005D4343" w:rsidRDefault="005E3518" w:rsidP="005C2FC8">
            <w:pPr>
              <w:wordWrap/>
              <w:rPr>
                <w:rPrChange w:id="502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501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58"/>
              <w:outlineLvl w:val="9"/>
              <w:keepNext w:val="1"/>
              <w:keepLines w:val="0"/>
              <w:pageBreakBefore w:val="0"/>
              <w:jc w:val="center"/>
            </w:pPr>
            <w:r>
              <w:rPr>
                <w:rPrChange w:id="503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1</w:t>
            </w:r>
          </w:p>
        </w:tc>
        <w:tc>
          <w:tcPr>
            <w:tcW w:w="2931" w:type="dxa"/>
            <w:vAlign w:val="center"/>
            <w:tcPrChange w:id="504" w:author="김은수" w:date="2026-10-01T06:56:16Z">
              <w:tcPr>
                <w:tcW w:w="2410" w:type="dxa"/>
                <w:vAlign w:val="center"/>
              </w:tcPr>
            </w:tcPrChange>
          </w:tcPr>
          <w:p w14:paraId="1080A275" w14:textId="77777777" w:rsidR="005E3518" w:rsidRPr="005D4343" w:rsidRDefault="005E3518" w:rsidP="005C2FC8">
            <w:pPr>
              <w:wordWrap/>
              <w:rPr>
                <w:rPrChange w:id="506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505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15"/>
              <w:outlineLvl w:val="9"/>
              <w:keepNext w:val="1"/>
              <w:keepLines w:val="0"/>
              <w:pageBreakBefore w:val="0"/>
              <w:jc w:val="left"/>
            </w:pPr>
            <w:r>
              <w:t>S</w:t>
            </w:r>
            <w:r>
              <w:rPr>
                <w:rPrChange w:id="507" w:author="김은수" w:date="2026-10-01T06:56:16Z">
                  <w:rPr>
                    <w:rFonts w:hint="eastAsia"/>
                  </w:rPr>
                </w:rPrChange>
              </w:rPr>
              <w:t>D</w:t>
            </w:r>
            <w:r>
              <w:t>P-FW-</w:t>
            </w:r>
            <w:del w:id="168" w:author="김은수" w:date="2026-09-29T18:28:00Z" w16du:dateUtc="2026-09-29T09:28:00Z">
              <w:r>
                <w:delText>TD20B</w:delText>
              </w:r>
            </w:del>
            <w:ins w:id="169" w:author="김은수" w:date="2026-09-29T18:28:00Z" w16du:dateUtc="2026-09-29T09:28:00Z">
              <w:r>
                <w:t>TD24A</w:t>
              </w:r>
            </w:ins>
          </w:p>
        </w:tc>
        <w:tc>
          <w:tcPr>
            <w:tcW w:w="5653" w:type="dxa"/>
            <w:vAlign w:val="center"/>
            <w:tcPrChange w:id="508" w:author="김은수" w:date="2026-10-01T06:56:16Z">
              <w:tcPr>
                <w:tcW w:w="4649" w:type="dxa"/>
                <w:vAlign w:val="center"/>
              </w:tcPr>
            </w:tcPrChange>
          </w:tcPr>
          <w:p w14:paraId="31E51BC0" w14:textId="77777777" w:rsidR="005E3518" w:rsidRPr="005D4343" w:rsidRDefault="005E3518" w:rsidP="005C2FC8">
            <w:pPr>
              <w:wordWrap/>
              <w:rPr>
                <w:rPrChange w:id="510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509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15"/>
              <w:outlineLvl w:val="9"/>
              <w:keepNext w:val="1"/>
              <w:keepLines w:val="0"/>
              <w:pageBreakBefore w:val="0"/>
              <w:jc w:val="left"/>
            </w:pPr>
            <w:r>
              <w:rPr>
                <w:rPrChange w:id="511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소프트웨어</w:t>
            </w:r>
            <w:r>
              <w:rPr>
                <w:rPrChange w:id="512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 xml:space="preserve"> </w:t>
            </w:r>
            <w:r>
              <w:rPr>
                <w:rPrChange w:id="513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개발</w:t>
            </w:r>
            <w:r>
              <w:rPr>
                <w:rPrChange w:id="514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 xml:space="preserve"> </w:t>
            </w:r>
            <w:r>
              <w:rPr>
                <w:rPrChange w:id="515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계획서</w:t>
            </w:r>
          </w:p>
        </w:tc>
      </w:tr>
      <w:tr w:rsidR="005E3518" w:rsidRPr="005D4343" w14:paraId="3CF1C22C" w14:textId="77777777" w:rsidTr="005C2FC8">
        <w:trPr>
          <w:trPrChange w:id="516" w:author="김은수" w:date="2026-10-01T06:56:16Z">
            <w:trPr>
              <w:trHeight w:val="420"/>
            </w:trPr>
          </w:trPrChange>
          <w:cantSplit/>
        </w:trPr>
        <w:tc>
          <w:tcPr>
            <w:tcW w:w="657" w:type="dxa"/>
            <w:vAlign w:val="center"/>
            <w:tcPrChange w:id="517" w:author="김은수" w:date="2026-10-01T06:56:16Z">
              <w:tcPr>
                <w:tcW w:w="540" w:type="dxa"/>
                <w:vAlign w:val="center"/>
              </w:tcPr>
            </w:tcPrChange>
            <w:shd w:val="clear" w:color="auto" w:fill="F5F5F5"/>
          </w:tcPr>
          <w:p w14:paraId="1C5FF788" w14:textId="77777777" w:rsidR="005E3518" w:rsidRDefault="005E3518" w:rsidP="005C2FC8">
            <w:pPr>
              <w:wordWrap/>
              <w:rPr>
                <w:rPrChange w:id="519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518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58"/>
              <w:outlineLvl w:val="9"/>
              <w:keepNext w:val="1"/>
              <w:keepLines w:val="0"/>
              <w:pageBreakBefore w:val="0"/>
              <w:jc w:val="center"/>
            </w:pPr>
            <w:r>
              <w:rPr>
                <w:rPrChange w:id="520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2</w:t>
            </w:r>
          </w:p>
        </w:tc>
        <w:tc>
          <w:tcPr>
            <w:tcW w:w="2931" w:type="dxa"/>
            <w:vAlign w:val="center"/>
            <w:tcPrChange w:id="521" w:author="김은수" w:date="2026-10-01T06:56:16Z">
              <w:tcPr>
                <w:tcW w:w="2410" w:type="dxa"/>
                <w:vAlign w:val="center"/>
              </w:tcPr>
            </w:tcPrChange>
          </w:tcPr>
          <w:p w14:paraId="28A7E11E" w14:textId="77777777" w:rsidR="005E3518" w:rsidRDefault="005E3518" w:rsidP="005C2FC8">
            <w:pPr>
              <w:wordWrap/>
              <w:pPrChange w:id="522" w:author="김은수" w:date="2026-10-01T06:56:16Z">
                <w:pPr>
                  <w:pStyle w:val="a8"/>
                  <w:wordWrap/>
                  <w:ind w:leftChars="0" w:left="0"/>
                  <w:jc w:val="center"/>
                </w:pPr>
              </w:pPrChange>
              <w:pStyle w:val="TDCSIP15"/>
              <w:outlineLvl w:val="9"/>
              <w:keepNext w:val="1"/>
              <w:keepLines w:val="0"/>
              <w:pageBreakBefore w:val="0"/>
              <w:jc w:val="left"/>
            </w:pPr>
            <w:r>
              <w:t>SGR-FW-</w:t>
            </w:r>
            <w:del w:id="170" w:author="김은수" w:date="2026-09-29T18:28:00Z" w16du:dateUtc="2026-09-29T09:28:00Z">
              <w:r>
                <w:delText>TD20B</w:delText>
              </w:r>
            </w:del>
            <w:ins w:id="171" w:author="김은수" w:date="2026-09-29T18:28:00Z" w16du:dateUtc="2026-09-29T09:28:00Z">
              <w:r>
                <w:t>TD24A</w:t>
              </w:r>
            </w:ins>
          </w:p>
        </w:tc>
        <w:tc>
          <w:tcPr>
            <w:tcW w:w="5653" w:type="dxa"/>
            <w:vAlign w:val="center"/>
            <w:tcPrChange w:id="523" w:author="김은수" w:date="2026-10-01T06:56:16Z">
              <w:tcPr>
                <w:tcW w:w="4649" w:type="dxa"/>
                <w:vAlign w:val="center"/>
              </w:tcPr>
            </w:tcPrChange>
          </w:tcPr>
          <w:p w14:paraId="4B740507" w14:textId="77777777" w:rsidR="005E3518" w:rsidRDefault="005E3518" w:rsidP="005C2FC8">
            <w:pPr>
              <w:wordWrap/>
              <w:rPr>
                <w:rPrChange w:id="525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524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15"/>
              <w:outlineLvl w:val="9"/>
              <w:keepNext w:val="1"/>
              <w:keepLines w:val="0"/>
              <w:pageBreakBefore w:val="0"/>
              <w:jc w:val="left"/>
            </w:pPr>
            <w:r>
              <w:rPr>
                <w:rPrChange w:id="526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소프트웨어</w:t>
            </w:r>
            <w:r>
              <w:rPr>
                <w:rPrChange w:id="527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 xml:space="preserve"> </w:t>
            </w:r>
            <w:r>
              <w:rPr>
                <w:rPrChange w:id="528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일반</w:t>
            </w:r>
            <w:r>
              <w:rPr>
                <w:rPrChange w:id="529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 xml:space="preserve"> </w:t>
            </w:r>
            <w:r>
              <w:rPr>
                <w:rPrChange w:id="530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요구사항</w:t>
            </w:r>
          </w:p>
        </w:tc>
      </w:tr>
      <w:tr w:rsidR="005E3518" w:rsidRPr="005D4343" w14:paraId="2A2C98D8" w14:textId="77777777" w:rsidTr="005C2FC8">
        <w:trPr>
          <w:trPrChange w:id="531" w:author="김은수" w:date="2026-10-01T06:56:16Z">
            <w:trPr>
              <w:trHeight w:val="420"/>
            </w:trPr>
          </w:trPrChange>
          <w:cantSplit/>
        </w:trPr>
        <w:tc>
          <w:tcPr>
            <w:tcW w:w="657" w:type="dxa"/>
            <w:vAlign w:val="center"/>
            <w:tcPrChange w:id="532" w:author="김은수" w:date="2026-10-01T06:56:16Z">
              <w:tcPr>
                <w:tcW w:w="540" w:type="dxa"/>
                <w:vAlign w:val="center"/>
              </w:tcPr>
            </w:tcPrChange>
            <w:shd w:val="clear" w:color="auto" w:fill="F5F5F5"/>
          </w:tcPr>
          <w:p w14:paraId="21B2E9A7" w14:textId="77777777" w:rsidR="005E3518" w:rsidRDefault="005E3518" w:rsidP="005C2FC8">
            <w:pPr>
              <w:wordWrap/>
              <w:rPr>
                <w:rPrChange w:id="534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533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58"/>
              <w:outlineLvl w:val="9"/>
              <w:keepNext w:val="1"/>
              <w:keepLines w:val="0"/>
              <w:pageBreakBefore w:val="0"/>
              <w:jc w:val="center"/>
            </w:pPr>
            <w:r>
              <w:rPr>
                <w:rPrChange w:id="535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3</w:t>
            </w:r>
          </w:p>
        </w:tc>
        <w:tc>
          <w:tcPr>
            <w:tcW w:w="2931" w:type="dxa"/>
            <w:vAlign w:val="center"/>
            <w:tcPrChange w:id="536" w:author="김은수" w:date="2026-10-01T06:56:16Z">
              <w:tcPr>
                <w:tcW w:w="2410" w:type="dxa"/>
                <w:vAlign w:val="center"/>
              </w:tcPr>
            </w:tcPrChange>
          </w:tcPr>
          <w:p w14:paraId="67BA7313" w14:textId="77777777" w:rsidR="005E3518" w:rsidRDefault="005E3518" w:rsidP="005C2FC8">
            <w:pPr>
              <w:wordWrap/>
              <w:pPrChange w:id="537" w:author="김은수" w:date="2026-10-01T06:56:16Z">
                <w:pPr>
                  <w:pStyle w:val="a8"/>
                  <w:wordWrap/>
                  <w:ind w:leftChars="0" w:left="0"/>
                  <w:jc w:val="center"/>
                </w:pPr>
              </w:pPrChange>
              <w:pStyle w:val="TDCSIP15"/>
              <w:outlineLvl w:val="9"/>
              <w:keepNext w:val="1"/>
              <w:keepLines w:val="0"/>
              <w:pageBreakBefore w:val="0"/>
              <w:jc w:val="left"/>
            </w:pPr>
            <w:del w:id="172" w:author="김은수" w:date="2026-09-29T18:28:00Z" w16du:dateUtc="2026-09-29T09:28:00Z">
              <w:r>
                <w:delText>SR</w:delText>
              </w:r>
            </w:del>
            <w:ins w:id="173" w:author="김은수" w:date="2026-09-29T18:28:00Z" w16du:dateUtc="2026-09-29T09:28:00Z">
              <w:r>
                <w:t>SRS</w:t>
              </w:r>
            </w:ins>
            <w:r>
              <w:t>-FW-</w:t>
            </w:r>
            <w:del w:id="174" w:author="김은수" w:date="2026-09-29T18:28:00Z" w16du:dateUtc="2026-09-29T09:28:00Z">
              <w:r>
                <w:delText>TD20B</w:delText>
              </w:r>
            </w:del>
            <w:ins w:id="175" w:author="김은수" w:date="2026-09-29T18:28:00Z" w16du:dateUtc="2026-09-29T09:28:00Z">
              <w:r>
                <w:t>TD24A</w:t>
              </w:r>
            </w:ins>
          </w:p>
        </w:tc>
        <w:tc>
          <w:tcPr>
            <w:tcW w:w="5653" w:type="dxa"/>
            <w:vAlign w:val="center"/>
            <w:tcPrChange w:id="538" w:author="김은수" w:date="2026-10-01T06:56:16Z">
              <w:tcPr>
                <w:tcW w:w="4649" w:type="dxa"/>
                <w:vAlign w:val="center"/>
              </w:tcPr>
            </w:tcPrChange>
          </w:tcPr>
          <w:p w14:paraId="76DD7DB6" w14:textId="77777777" w:rsidR="005E3518" w:rsidRDefault="005E3518" w:rsidP="005C2FC8">
            <w:pPr>
              <w:wordWrap/>
              <w:rPr>
                <w:rPrChange w:id="540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539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15"/>
              <w:outlineLvl w:val="9"/>
              <w:keepNext w:val="1"/>
              <w:keepLines w:val="0"/>
              <w:pageBreakBefore w:val="0"/>
              <w:jc w:val="left"/>
            </w:pPr>
            <w:r>
              <w:rPr>
                <w:rPrChange w:id="541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소프트웨어</w:t>
            </w:r>
            <w:r>
              <w:rPr>
                <w:rPrChange w:id="542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 xml:space="preserve"> </w:t>
            </w:r>
            <w:r>
              <w:rPr>
                <w:rPrChange w:id="543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요구사항</w:t>
            </w:r>
            <w:r>
              <w:rPr>
                <w:rPrChange w:id="544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 xml:space="preserve"> </w:t>
            </w:r>
            <w:r>
              <w:rPr>
                <w:rPrChange w:id="545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사양서</w:t>
            </w:r>
          </w:p>
        </w:tc>
      </w:tr>
      <w:tr w:rsidR="005E3518" w:rsidRPr="005D4343" w14:paraId="0B695C27" w14:textId="77777777" w:rsidTr="005C2FC8">
        <w:trPr>
          <w:trPrChange w:id="546" w:author="김은수" w:date="2026-10-01T06:56:16Z">
            <w:trPr>
              <w:trHeight w:val="420"/>
            </w:trPr>
          </w:trPrChange>
          <w:cantSplit/>
        </w:trPr>
        <w:tc>
          <w:tcPr>
            <w:tcW w:w="657" w:type="dxa"/>
            <w:vAlign w:val="center"/>
            <w:tcPrChange w:id="547" w:author="김은수" w:date="2026-10-01T06:56:16Z">
              <w:tcPr>
                <w:tcW w:w="540" w:type="dxa"/>
                <w:vAlign w:val="center"/>
              </w:tcPr>
            </w:tcPrChange>
            <w:shd w:val="clear" w:color="auto" w:fill="F5F5F5"/>
          </w:tcPr>
          <w:p w14:paraId="0BF05556" w14:textId="77777777" w:rsidR="005E3518" w:rsidRDefault="005E3518" w:rsidP="005C2FC8">
            <w:pPr>
              <w:wordWrap/>
              <w:rPr>
                <w:rPrChange w:id="549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548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58"/>
              <w:outlineLvl w:val="9"/>
              <w:keepNext w:val="1"/>
              <w:keepLines w:val="0"/>
              <w:pageBreakBefore w:val="0"/>
              <w:jc w:val="center"/>
            </w:pPr>
            <w:r>
              <w:rPr>
                <w:rPrChange w:id="550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4</w:t>
            </w:r>
          </w:p>
        </w:tc>
        <w:tc>
          <w:tcPr>
            <w:tcW w:w="2931" w:type="dxa"/>
            <w:vAlign w:val="center"/>
            <w:tcPrChange w:id="551" w:author="김은수" w:date="2026-10-01T06:56:16Z">
              <w:tcPr>
                <w:tcW w:w="2410" w:type="dxa"/>
                <w:vAlign w:val="center"/>
              </w:tcPr>
            </w:tcPrChange>
          </w:tcPr>
          <w:p w14:paraId="1E0686EE" w14:textId="121B8AD3" w:rsidR="005E3518" w:rsidRDefault="005E3518" w:rsidP="005C2FC8">
            <w:pPr>
              <w:wordWrap/>
              <w:pPrChange w:id="552" w:author="김은수" w:date="2026-10-01T06:56:16Z">
                <w:pPr>
                  <w:pStyle w:val="a8"/>
                  <w:wordWrap/>
                  <w:ind w:leftChars="0" w:left="0"/>
                  <w:jc w:val="center"/>
                </w:pPr>
              </w:pPrChange>
              <w:pStyle w:val="TDCSIP15"/>
              <w:outlineLvl w:val="9"/>
              <w:keepNext w:val="1"/>
              <w:keepLines w:val="0"/>
              <w:pageBreakBefore w:val="0"/>
              <w:jc w:val="left"/>
            </w:pPr>
            <w:r>
              <w:rPr>
                <w:rPrChange w:id="553" w:author="김은수" w:date="2026-10-01T06:56:16Z">
                  <w:rPr>
                    <w:rFonts w:hint="eastAsia"/>
                  </w:rPr>
                </w:rPrChange>
              </w:rPr>
              <w:t>S</w:t>
            </w:r>
            <w:r>
              <w:t>AD-</w:t>
            </w:r>
            <w:r>
              <w:rPr>
                <w:rPrChange w:id="554" w:author="김은수" w:date="2026-10-01T06:56:16Z">
                  <w:rPr>
                    <w:rFonts w:hint="eastAsia"/>
                  </w:rPr>
                </w:rPrChange>
              </w:rPr>
              <w:t>F</w:t>
            </w:r>
            <w:r>
              <w:t>W-</w:t>
            </w:r>
            <w:del w:id="176" w:author="김은수" w:date="2026-09-29T18:28:00Z" w16du:dateUtc="2026-09-29T09:28:00Z">
              <w:r>
                <w:delText>TD20B</w:delText>
              </w:r>
            </w:del>
            <w:ins w:id="177" w:author="김은수" w:date="2026-09-29T18:28:00Z" w16du:dateUtc="2026-09-29T09:28:00Z">
              <w:r>
                <w:t>TD24A</w:t>
              </w:r>
            </w:ins>
          </w:p>
        </w:tc>
        <w:tc>
          <w:tcPr>
            <w:tcW w:w="5653" w:type="dxa"/>
            <w:vAlign w:val="center"/>
            <w:tcPrChange w:id="555" w:author="김은수" w:date="2026-10-01T06:56:16Z">
              <w:tcPr>
                <w:tcW w:w="4649" w:type="dxa"/>
                <w:vAlign w:val="center"/>
              </w:tcPr>
            </w:tcPrChange>
          </w:tcPr>
          <w:p w14:paraId="7B732542" w14:textId="77777777" w:rsidR="005E3518" w:rsidRDefault="005E3518" w:rsidP="005C2FC8">
            <w:pPr>
              <w:wordWrap/>
              <w:rPr>
                <w:rPrChange w:id="557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556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15"/>
              <w:outlineLvl w:val="9"/>
              <w:keepNext w:val="1"/>
              <w:keepLines w:val="0"/>
              <w:pageBreakBefore w:val="0"/>
              <w:jc w:val="left"/>
            </w:pPr>
            <w:r>
              <w:rPr>
                <w:rPrChange w:id="558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소프트웨어</w:t>
            </w:r>
            <w:r>
              <w:rPr>
                <w:rPrChange w:id="559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 xml:space="preserve"> </w:t>
            </w:r>
            <w:r>
              <w:rPr>
                <w:rPrChange w:id="560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아키텍쳐</w:t>
            </w:r>
            <w:r>
              <w:rPr>
                <w:rPrChange w:id="561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 xml:space="preserve"> </w:t>
            </w:r>
            <w:r>
              <w:rPr>
                <w:rPrChange w:id="562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기술서</w:t>
            </w:r>
          </w:p>
        </w:tc>
      </w:tr>
      <w:tr w:rsidR="005E3518" w:rsidRPr="005D4343" w14:paraId="5B086873" w14:textId="77777777" w:rsidTr="005C2FC8">
        <w:trPr>
          <w:trPrChange w:id="563" w:author="김은수" w:date="2026-10-01T06:56:16Z">
            <w:trPr>
              <w:trHeight w:val="420"/>
            </w:trPr>
          </w:trPrChange>
          <w:cantSplit/>
        </w:trPr>
        <w:tc>
          <w:tcPr>
            <w:tcW w:w="657" w:type="dxa"/>
            <w:vAlign w:val="center"/>
            <w:tcPrChange w:id="564" w:author="김은수" w:date="2026-10-01T06:56:16Z">
              <w:tcPr>
                <w:tcW w:w="540" w:type="dxa"/>
                <w:vAlign w:val="center"/>
              </w:tcPr>
            </w:tcPrChange>
            <w:shd w:val="clear" w:color="auto" w:fill="F5F5F5"/>
          </w:tcPr>
          <w:p w14:paraId="364D65F4" w14:textId="6C9BEA0D" w:rsidR="005E3518" w:rsidRDefault="005E3518" w:rsidP="005C2FC8">
            <w:pPr>
              <w:wordWrap/>
              <w:rPr>
                <w:rPrChange w:id="566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565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58"/>
              <w:outlineLvl w:val="9"/>
              <w:keepNext w:val="0"/>
              <w:keepLines w:val="0"/>
              <w:pageBreakBefore w:val="0"/>
              <w:jc w:val="center"/>
            </w:pPr>
            <w:r>
              <w:rPr>
                <w:rPrChange w:id="567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5</w:t>
            </w:r>
          </w:p>
        </w:tc>
        <w:tc>
          <w:tcPr>
            <w:tcW w:w="2931" w:type="dxa"/>
            <w:vAlign w:val="center"/>
            <w:tcPrChange w:id="568" w:author="김은수" w:date="2026-10-01T06:56:16Z">
              <w:tcPr>
                <w:tcW w:w="2410" w:type="dxa"/>
                <w:vAlign w:val="center"/>
              </w:tcPr>
            </w:tcPrChange>
          </w:tcPr>
          <w:p w14:paraId="524D2046" w14:textId="4B443B6A" w:rsidR="005E3518" w:rsidRDefault="005E3518" w:rsidP="005C2FC8">
            <w:pPr>
              <w:wordWrap/>
              <w:pPrChange w:id="569" w:author="김은수" w:date="2026-10-01T06:56:16Z">
                <w:pPr>
                  <w:pStyle w:val="a8"/>
                  <w:wordWrap/>
                  <w:ind w:leftChars="0" w:left="0"/>
                  <w:jc w:val="center"/>
                </w:pPr>
              </w:pPrChange>
              <w:pStyle w:val="TDCSIP15"/>
              <w:outlineLvl w:val="9"/>
              <w:keepNext w:val="0"/>
              <w:keepLines w:val="0"/>
              <w:pageBreakBefore w:val="0"/>
              <w:jc w:val="left"/>
            </w:pPr>
            <w:r>
              <w:rPr>
                <w:rPrChange w:id="570" w:author="김은수" w:date="2026-10-01T06:56:16Z">
                  <w:rPr>
                    <w:rFonts w:hint="eastAsia"/>
                  </w:rPr>
                </w:rPrChange>
              </w:rPr>
              <w:t>S</w:t>
            </w:r>
            <w:r>
              <w:t>DDD-FW-</w:t>
            </w:r>
            <w:del w:id="178" w:author="김은수" w:date="2026-09-29T18:28:00Z" w16du:dateUtc="2026-09-29T09:28:00Z">
              <w:r>
                <w:delText>TD20B</w:delText>
              </w:r>
            </w:del>
            <w:ins w:id="179" w:author="김은수" w:date="2026-09-29T18:28:00Z" w16du:dateUtc="2026-09-29T09:28:00Z">
              <w:r>
                <w:t>TD24A</w:t>
              </w:r>
            </w:ins>
          </w:p>
        </w:tc>
        <w:tc>
          <w:tcPr>
            <w:tcW w:w="5653" w:type="dxa"/>
            <w:vAlign w:val="center"/>
            <w:tcPrChange w:id="571" w:author="김은수" w:date="2026-10-01T06:56:16Z">
              <w:tcPr>
                <w:tcW w:w="4649" w:type="dxa"/>
                <w:vAlign w:val="center"/>
              </w:tcPr>
            </w:tcPrChange>
          </w:tcPr>
          <w:p w14:paraId="73DC0713" w14:textId="7901FDFC" w:rsidR="005E3518" w:rsidRDefault="005E3518" w:rsidP="005C2FC8">
            <w:pPr>
              <w:wordWrap/>
              <w:rPr>
                <w:rPrChange w:id="573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572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15"/>
              <w:outlineLvl w:val="9"/>
              <w:keepNext w:val="0"/>
              <w:keepLines w:val="0"/>
              <w:pageBreakBefore w:val="0"/>
              <w:jc w:val="left"/>
            </w:pPr>
            <w:r>
              <w:rPr>
                <w:rPrChange w:id="574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소프트웨어</w:t>
            </w:r>
            <w:r>
              <w:rPr>
                <w:rPrChange w:id="575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 xml:space="preserve"> </w:t>
            </w:r>
            <w:r>
              <w:rPr>
                <w:rPrChange w:id="576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상세설계서</w:t>
            </w:r>
          </w:p>
        </w:tc>
      </w:tr>
    </w:tbl>
    <w:p w14:paraId="1BC834E9" w14:textId="77777777" w:rsidR="00202AB0" w:rsidRPr="00202AB0" w:rsidRDefault="00202AB0" w:rsidP="00680F01">
      <w:pPr>
        <w:wordWrap/>
        <w:pPrChange w:id="577" w:author="김은수" w:date="2026-10-01T06:56:16Z">
          <w:pPr>
            <w:wordWrap/>
            <w:spacing w:after="0" w:line="240" w:lineRule="auto"/>
          </w:pPr>
        </w:pPrChange>
        <w:pStyle w:val="TDCSIP4"/>
        <w:outlineLvl w:val="9"/>
        <w:keepNext w:val="0"/>
        <w:keepLines w:val="0"/>
        <w:spacing w:before="0" w:after="0" w:line="300" w:lineRule="auto"/>
      </w:pPr>
    </w:p>
    <w:p w14:paraId="7314D59F" w14:textId="5F59650F" w:rsidR="00935252" w:rsidRDefault="00935252" w:rsidP="00680F01">
      <w:pPr>
        <w:pPrChange w:id="578" w:author="김은수" w:date="2026-10-01T06:56:16Z">
          <w:pPr>
            <w:pStyle w:val="3"/>
            <w:spacing w:line="240" w:lineRule="auto"/>
            <w:ind w:leftChars="400" w:left="1000" w:hangingChars="100" w:hanging="200"/>
          </w:pPr>
        </w:pPrChange>
        <w:pStyle w:val="TDCSIP10"/>
        <w:numPr>
          <w:numId w:val="0"/>
        </w:numPr>
      </w:pPr>
      <w:bookmarkStart w:id="180" w:name="_Toc241599256"/>
      <w:r>
        <w:rPr>
          <w:rPrChange w:id="579" w:author="김은수" w:date="2026-10-01T06:56:16Z">
            <w:rPr>
              <w:rFonts w:hint="eastAsia"/>
            </w:rPr>
          </w:rPrChange>
        </w:rPr>
        <w:t>1</w:t>
      </w:r>
      <w:r>
        <w:t xml:space="preserve">.4.2. </w:t>
      </w:r>
      <w:r>
        <w:rPr>
          <w:rPrChange w:id="580" w:author="김은수" w:date="2026-10-01T06:56:16Z">
            <w:rPr>
              <w:rFonts w:hint="eastAsia"/>
            </w:rPr>
          </w:rPrChange>
        </w:rPr>
        <w:t>표준 및 규제</w:t>
      </w:r>
      <w:bookmarkEnd w:id="180"/>
    </w:p>
    <w:tbl>
      <w:tblPr>
        <w:tblW w:w="9241" w:type="dxa"/>
        <w:tblLook w:val="04A0" w:firstRow="1" w:lastRow="0" w:firstColumn="1" w:lastColumn="0" w:noHBand="0" w:noVBand="1"/>
        <w:tblPrChange w:id="581" w:author="김은수" w:date="2026-10-01T06:56:16Z">
          <w:tblPr>
            <w:tblStyle w:val="a5"/>
            <w:tblW w:w="0" w:type="auto"/>
            <w:tblInd w:w="1440" w:type="dxa"/>
            <w:tblLook w:val="04A0" w:firstRow="1" w:lastRow="0" w:firstColumn="1" w:lastColumn="0" w:noHBand="0" w:noVBand="1"/>
          </w:tblPr>
        </w:tblPrChange>
        <w:tblStyle w:val="TDCSIP24"/>
        <w:tblInd w:w="497" w:type="dxa"/>
        <w:jc w:val="left"/>
        <w:tblLayout w:type="fixed"/>
      </w:tblPr>
      <w:tblGrid>
        <w:gridCol w:w="657"/>
        <w:gridCol w:w="1896"/>
        <w:gridCol w:w="6688"/>
      </w:tblGrid>
      <w:tr w:rsidR="00935252" w:rsidRPr="005D4343" w14:paraId="4EF97AAA" w14:textId="77777777" w:rsidTr="00935252">
        <w:trPr>
          <w:trPrChange w:id="582" w:author="김은수" w:date="2026-10-01T06:56:16Z">
            <w:trPr>
              <w:trHeight w:val="468"/>
            </w:trPr>
          </w:trPrChange>
          <w:cantSplit/>
          <w:tblHeader/>
        </w:trPr>
        <w:tc>
          <w:tcPr>
            <w:tcW w:w="657" w:type="dxa"/>
            <w:vAlign w:val="center"/>
            <w:tcPrChange w:id="583" w:author="김은수" w:date="2026-10-01T06:56:16Z">
              <w:tcPr>
                <w:tcW w:w="540" w:type="dxa"/>
                <w:vAlign w:val="center"/>
              </w:tcPr>
            </w:tcPrChange>
            <w:shd w:val="clear" w:color="auto" w:fill="F5F5F5"/>
          </w:tcPr>
          <w:p w14:paraId="01542096" w14:textId="77777777" w:rsidR="00935252" w:rsidRPr="005D4343" w:rsidRDefault="00935252" w:rsidP="00680F01">
            <w:pPr>
              <w:wordWrap/>
              <w:rPr>
                <w:rPrChange w:id="585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584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14"/>
              <w:outlineLvl w:val="9"/>
              <w:keepNext w:val="1"/>
              <w:keepLines w:val="0"/>
              <w:pageBreakBefore w:val="0"/>
              <w:jc w:val="center"/>
            </w:pPr>
            <w:r w:rsidRPr="005D4343">
              <w:rPr>
                <w:rPrChange w:id="586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t>No</w:t>
            </w:r>
          </w:p>
        </w:tc>
        <w:tc>
          <w:tcPr>
            <w:tcW w:w="1896" w:type="dxa"/>
            <w:vAlign w:val="center"/>
            <w:tcPrChange w:id="587" w:author="김은수" w:date="2026-10-01T06:56:16Z">
              <w:tcPr>
                <w:tcW w:w="1559" w:type="dxa"/>
                <w:vAlign w:val="center"/>
              </w:tcPr>
            </w:tcPrChange>
            <w:shd w:val="clear" w:color="auto" w:fill="F5F5F5"/>
          </w:tcPr>
          <w:p w14:paraId="1372DCA8" w14:textId="77777777" w:rsidR="00935252" w:rsidRPr="005D4343" w:rsidRDefault="00935252" w:rsidP="00680F01">
            <w:pPr>
              <w:wordWrap/>
              <w:rPr>
                <w:rPrChange w:id="589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588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14"/>
              <w:outlineLvl w:val="9"/>
              <w:keepNext w:val="1"/>
              <w:keepLines w:val="0"/>
              <w:pageBreakBefore w:val="0"/>
              <w:jc w:val="center"/>
            </w:pPr>
            <w:r>
              <w:rPr>
                <w:rPrChange w:id="590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문서번호</w:t>
            </w:r>
          </w:p>
        </w:tc>
        <w:tc>
          <w:tcPr>
            <w:tcW w:w="6688" w:type="dxa"/>
            <w:vAlign w:val="center"/>
            <w:tcPrChange w:id="591" w:author="김은수" w:date="2026-10-01T06:56:16Z">
              <w:tcPr>
                <w:tcW w:w="5500" w:type="dxa"/>
                <w:vAlign w:val="center"/>
              </w:tcPr>
            </w:tcPrChange>
            <w:shd w:val="clear" w:color="auto" w:fill="F5F5F5"/>
          </w:tcPr>
          <w:p w14:paraId="3887DB6B" w14:textId="77777777" w:rsidR="00935252" w:rsidRPr="005D4343" w:rsidRDefault="00935252" w:rsidP="00680F01">
            <w:pPr>
              <w:wordWrap/>
              <w:rPr>
                <w:rPrChange w:id="593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592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14"/>
              <w:outlineLvl w:val="9"/>
              <w:keepNext w:val="1"/>
              <w:keepLines w:val="0"/>
              <w:pageBreakBefore w:val="0"/>
              <w:jc w:val="center"/>
            </w:pPr>
            <w:r>
              <w:rPr>
                <w:rPrChange w:id="594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문서</w:t>
            </w:r>
            <w:r>
              <w:rPr>
                <w:rPrChange w:id="595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 xml:space="preserve"> </w:t>
            </w:r>
            <w:r>
              <w:rPr>
                <w:rPrChange w:id="596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제목</w:t>
            </w:r>
          </w:p>
        </w:tc>
      </w:tr>
      <w:tr w:rsidR="00935252" w:rsidRPr="005D4343" w14:paraId="72350EFA" w14:textId="77777777" w:rsidTr="00935252">
        <w:trPr>
          <w:trPrChange w:id="597" w:author="김은수" w:date="2026-10-01T06:56:16Z">
            <w:trPr>
              <w:trHeight w:val="468"/>
            </w:trPr>
          </w:trPrChange>
          <w:cantSplit/>
        </w:trPr>
        <w:tc>
          <w:tcPr>
            <w:tcW w:w="657" w:type="dxa"/>
            <w:vAlign w:val="center"/>
            <w:tcPrChange w:id="598" w:author="김은수" w:date="2026-10-01T06:56:16Z">
              <w:tcPr>
                <w:tcW w:w="540" w:type="dxa"/>
                <w:vAlign w:val="center"/>
              </w:tcPr>
            </w:tcPrChange>
            <w:shd w:val="clear" w:color="auto" w:fill="F5F5F5"/>
          </w:tcPr>
          <w:p w14:paraId="53E3A55F" w14:textId="77777777" w:rsidR="00935252" w:rsidRPr="005D4343" w:rsidRDefault="00935252" w:rsidP="00680F01">
            <w:pPr>
              <w:wordWrap/>
              <w:rPr>
                <w:rPrChange w:id="600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599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58"/>
              <w:outlineLvl w:val="9"/>
              <w:keepNext w:val="1"/>
              <w:keepLines w:val="0"/>
              <w:pageBreakBefore w:val="0"/>
              <w:jc w:val="center"/>
            </w:pPr>
            <w:r>
              <w:rPr>
                <w:rPrChange w:id="601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1</w:t>
            </w:r>
          </w:p>
        </w:tc>
        <w:tc>
          <w:tcPr>
            <w:tcW w:w="1896" w:type="dxa"/>
            <w:vAlign w:val="center"/>
            <w:tcPrChange w:id="602" w:author="김은수" w:date="2026-10-01T06:56:16Z">
              <w:tcPr>
                <w:tcW w:w="1559" w:type="dxa"/>
                <w:vAlign w:val="center"/>
              </w:tcPr>
            </w:tcPrChange>
          </w:tcPr>
          <w:p w14:paraId="5F4C10A4" w14:textId="77777777" w:rsidR="00935252" w:rsidRPr="00E0271E" w:rsidRDefault="00935252" w:rsidP="00680F01">
            <w:pPr>
              <w:wordWrap/>
              <w:rPr>
                <w:rPrChange w:id="604" w:author="김은수" w:date="2026-10-01T06:56:16Z">
                  <w:rPr>
                    <w:rFonts w:asciiTheme="majorHAnsi" w:eastAsiaTheme="majorHAnsi" w:hAnsiTheme="majorHAnsi" w:cs="Times New Roman"/>
                    <w:szCs w:val="20"/>
                  </w:rPr>
                </w:rPrChange>
              </w:rPr>
              <w:pPrChange w:id="603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Theme="majorHAnsi" w:eastAsiaTheme="majorHAnsi" w:hAnsiTheme="majorHAnsi" w:cs="Times New Roman"/>
                    <w:szCs w:val="20"/>
                  </w:rPr>
                </w:pPr>
              </w:pPrChange>
              <w:pStyle w:val="TDCSIP15"/>
              <w:outlineLvl w:val="9"/>
              <w:keepNext w:val="1"/>
              <w:keepLines w:val="0"/>
              <w:pageBreakBefore w:val="0"/>
              <w:jc w:val="left"/>
            </w:pPr>
            <w:r w:rsidRPr="00E0271E">
              <w:rPr>
                <w:rPrChange w:id="605" w:author="김은수" w:date="2026-10-01T06:56:16Z">
                  <w:rPr>
                    <w:rFonts w:asciiTheme="majorHAnsi" w:eastAsiaTheme="majorHAnsi" w:hAnsiTheme="majorHAnsi" w:cs="Times New Roman" w:hint="eastAsia"/>
                    <w:szCs w:val="20"/>
                  </w:rPr>
                </w:rPrChange>
              </w:rPr>
              <w:t>I</w:t>
            </w:r>
            <w:r w:rsidRPr="00E0271E">
              <w:rPr>
                <w:rPrChange w:id="606" w:author="김은수" w:date="2026-10-01T06:56:16Z">
                  <w:rPr>
                    <w:rFonts w:asciiTheme="majorHAnsi" w:eastAsiaTheme="majorHAnsi" w:hAnsiTheme="majorHAnsi" w:cs="Times New Roman"/>
                    <w:szCs w:val="20"/>
                  </w:rPr>
                </w:rPrChange>
              </w:rPr>
              <w:t>EC 62304</w:t>
            </w:r>
          </w:p>
        </w:tc>
        <w:tc>
          <w:tcPr>
            <w:tcW w:w="6688" w:type="dxa"/>
            <w:vAlign w:val="center"/>
            <w:tcPrChange w:id="607" w:author="김은수" w:date="2026-10-01T06:56:16Z">
              <w:tcPr>
                <w:tcW w:w="5500" w:type="dxa"/>
                <w:vAlign w:val="center"/>
              </w:tcPr>
            </w:tcPrChange>
          </w:tcPr>
          <w:p w14:paraId="04274956" w14:textId="77777777" w:rsidR="00935252" w:rsidRPr="005D4343" w:rsidRDefault="00935252" w:rsidP="00680F01">
            <w:pPr>
              <w:wordWrap/>
              <w:rPr>
                <w:rPrChange w:id="609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608" w:author="김은수" w:date="2026-10-01T06:56:16Z">
                <w:pPr>
                  <w:wordWrap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15"/>
              <w:outlineLvl w:val="9"/>
              <w:keepNext w:val="1"/>
              <w:keepLines w:val="0"/>
              <w:pageBreakBefore w:val="0"/>
              <w:jc w:val="left"/>
            </w:pPr>
            <w:r w:rsidRPr="005D4343">
              <w:rPr>
                <w:rPrChange w:id="610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t>Medical device software –</w:t>
            </w:r>
            <w:r>
              <w:rPr>
                <w:rPrChange w:id="611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t xml:space="preserve"> </w:t>
            </w:r>
            <w:r w:rsidRPr="005D4343">
              <w:rPr>
                <w:rPrChange w:id="612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t>Software life cycle processes</w:t>
            </w:r>
          </w:p>
        </w:tc>
      </w:tr>
      <w:tr w:rsidR="00935252" w:rsidRPr="005D4343" w14:paraId="680AD30E" w14:textId="77777777" w:rsidTr="00935252">
        <w:trPr>
          <w:trPrChange w:id="613" w:author="김은수" w:date="2026-10-01T06:56:16Z">
            <w:trPr>
              <w:trHeight w:val="468"/>
            </w:trPr>
          </w:trPrChange>
          <w:cantSplit/>
        </w:trPr>
        <w:tc>
          <w:tcPr>
            <w:tcW w:w="657" w:type="dxa"/>
            <w:vAlign w:val="center"/>
            <w:tcPrChange w:id="614" w:author="김은수" w:date="2026-10-01T06:56:16Z">
              <w:tcPr>
                <w:tcW w:w="540" w:type="dxa"/>
                <w:vAlign w:val="center"/>
              </w:tcPr>
            </w:tcPrChange>
            <w:shd w:val="clear" w:color="auto" w:fill="F5F5F5"/>
          </w:tcPr>
          <w:p w14:paraId="788C897F" w14:textId="77777777" w:rsidR="00935252" w:rsidRDefault="00935252" w:rsidP="00680F01">
            <w:pPr>
              <w:wordWrap/>
              <w:rPr>
                <w:rPrChange w:id="616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615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58"/>
              <w:outlineLvl w:val="9"/>
              <w:keepNext w:val="0"/>
              <w:keepLines w:val="0"/>
              <w:pageBreakBefore w:val="0"/>
              <w:jc w:val="center"/>
            </w:pPr>
            <w:r>
              <w:rPr>
                <w:rPrChange w:id="617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2</w:t>
            </w:r>
          </w:p>
        </w:tc>
        <w:tc>
          <w:tcPr>
            <w:tcW w:w="1896" w:type="dxa"/>
            <w:vAlign w:val="center"/>
            <w:tcPrChange w:id="618" w:author="김은수" w:date="2026-10-01T06:56:16Z">
              <w:tcPr>
                <w:tcW w:w="1559" w:type="dxa"/>
                <w:vAlign w:val="center"/>
              </w:tcPr>
            </w:tcPrChange>
          </w:tcPr>
          <w:p w14:paraId="4283D6EE" w14:textId="77777777" w:rsidR="00935252" w:rsidRPr="00E0271E" w:rsidRDefault="00935252" w:rsidP="00680F01">
            <w:pPr>
              <w:wordWrap/>
              <w:rPr>
                <w:rPrChange w:id="620" w:author="김은수" w:date="2026-10-01T06:56:16Z">
                  <w:rPr>
                    <w:rFonts w:asciiTheme="majorHAnsi" w:eastAsiaTheme="majorHAnsi" w:hAnsiTheme="majorHAnsi" w:cs="Times New Roman"/>
                    <w:szCs w:val="20"/>
                  </w:rPr>
                </w:rPrChange>
              </w:rPr>
              <w:pPrChange w:id="619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Theme="majorHAnsi" w:eastAsiaTheme="majorHAnsi" w:hAnsiTheme="majorHAnsi" w:cs="Times New Roman"/>
                    <w:szCs w:val="20"/>
                  </w:rPr>
                </w:pPr>
              </w:pPrChange>
              <w:pStyle w:val="TDCSIP15"/>
              <w:outlineLvl w:val="9"/>
              <w:keepNext w:val="0"/>
              <w:keepLines w:val="0"/>
              <w:pageBreakBefore w:val="0"/>
              <w:jc w:val="left"/>
            </w:pPr>
            <w:r w:rsidRPr="00E0271E">
              <w:rPr>
                <w:rPrChange w:id="621" w:author="김은수" w:date="2026-10-01T06:56:16Z">
                  <w:rPr>
                    <w:rFonts w:asciiTheme="majorHAnsi" w:eastAsiaTheme="majorHAnsi" w:hAnsiTheme="majorHAnsi" w:cs="Times New Roman" w:hint="eastAsia"/>
                    <w:szCs w:val="20"/>
                  </w:rPr>
                </w:rPrChange>
              </w:rPr>
              <w:t>I</w:t>
            </w:r>
            <w:r w:rsidRPr="00E0271E">
              <w:rPr>
                <w:rPrChange w:id="622" w:author="김은수" w:date="2026-10-01T06:56:16Z">
                  <w:rPr>
                    <w:rFonts w:asciiTheme="majorHAnsi" w:eastAsiaTheme="majorHAnsi" w:hAnsiTheme="majorHAnsi" w:cs="Times New Roman"/>
                    <w:szCs w:val="20"/>
                  </w:rPr>
                </w:rPrChange>
              </w:rPr>
              <w:t>SO 14971</w:t>
            </w:r>
          </w:p>
        </w:tc>
        <w:tc>
          <w:tcPr>
            <w:tcW w:w="6688" w:type="dxa"/>
            <w:vAlign w:val="center"/>
            <w:tcPrChange w:id="623" w:author="김은수" w:date="2026-10-01T06:56:16Z">
              <w:tcPr>
                <w:tcW w:w="5500" w:type="dxa"/>
                <w:vAlign w:val="center"/>
              </w:tcPr>
            </w:tcPrChange>
          </w:tcPr>
          <w:p w14:paraId="56D943CC" w14:textId="77777777" w:rsidR="00935252" w:rsidRPr="005D4343" w:rsidRDefault="00935252" w:rsidP="00680F01">
            <w:pPr>
              <w:wordWrap/>
              <w:rPr>
                <w:rPrChange w:id="625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624" w:author="김은수" w:date="2026-10-01T06:56:16Z">
                <w:pPr>
                  <w:pStyle w:val="a8"/>
                  <w:wordWrap/>
                  <w:ind w:leftChars="0" w:left="0"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15"/>
              <w:outlineLvl w:val="9"/>
              <w:keepNext w:val="0"/>
              <w:keepLines w:val="0"/>
              <w:pageBreakBefore w:val="0"/>
              <w:jc w:val="left"/>
            </w:pPr>
            <w:r w:rsidRPr="005D4343">
              <w:rPr>
                <w:rPrChange w:id="626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t>Medical devices – Application of risk management to medical</w:t>
            </w:r>
          </w:p>
        </w:tc>
      </w:tr>
    </w:tbl>
    <w:p w14:paraId="53B8CA61" w14:textId="339C0894" w:rsidR="001C2C2D" w:rsidRPr="00935252" w:rsidRDefault="001C2C2D" w:rsidP="00680F01">
      <w:pPr>
        <w:wordWrap/>
        <w:pPrChange w:id="627" w:author="김은수" w:date="2026-10-01T06:56:16Z">
          <w:pPr>
            <w:pStyle w:val="a8"/>
            <w:wordWrap/>
            <w:spacing w:after="0" w:line="240" w:lineRule="auto"/>
            <w:ind w:leftChars="0" w:left="1418"/>
          </w:pPr>
        </w:pPrChange>
        <w:pStyle w:val="TDCSIP4"/>
        <w:outlineLvl w:val="9"/>
        <w:keepNext w:val="0"/>
        <w:keepLines w:val="0"/>
        <w:spacing w:before="0" w:after="0" w:line="300" w:lineRule="auto"/>
      </w:pPr>
    </w:p>
    <w:p w14:paraId="2CEA4D16" w14:textId="39B0743F" w:rsidR="002E582F" w:rsidRDefault="002E582F" w:rsidP="00680F01">
      <w:pPr>
        <w:widowControl/>
        <w:wordWrap/>
        <w:autoSpaceDE/>
        <w:autoSpaceDN/>
        <w:pPrChange w:id="628" w:author="김은수" w:date="2026-10-01T06:56:16Z">
          <w:pPr>
            <w:widowControl/>
            <w:wordWrap/>
            <w:autoSpaceDE/>
            <w:autoSpaceDN/>
            <w:spacing w:after="0" w:line="240" w:lineRule="auto"/>
          </w:pPr>
        </w:pPrChange>
        <w:pStyle w:val="TDCSIP4"/>
        <w:outlineLvl w:val="9"/>
        <w:keepNext w:val="0"/>
        <w:keepLines w:val="0"/>
        <w:spacing w:before="0" w:after="0" w:line="300" w:lineRule="auto"/>
        <w:rPr>
          <w:del w:id="865" w:author="김은수" w:date="2026-10-01T06:56:16Z"/>
        </w:rPr>
      </w:pPr>
    </w:p>
    <w:p w14:paraId="1474E4F0" w14:textId="77777777" w:rsidR="00512FFF" w:rsidRDefault="00512FFF" w:rsidP="00680F01">
      <w:pPr>
        <w:widowControl/>
        <w:wordWrap/>
        <w:autoSpaceDE/>
        <w:autoSpaceDN/>
        <w:pPrChange w:id="629" w:author="김은수" w:date="2026-10-01T06:56:16Z">
          <w:pPr>
            <w:widowControl/>
            <w:wordWrap/>
            <w:autoSpaceDE/>
            <w:autoSpaceDN/>
            <w:spacing w:after="0" w:line="240" w:lineRule="auto"/>
          </w:pPr>
        </w:pPrChange>
        <w:pStyle w:val="TDCSIP4"/>
        <w:outlineLvl w:val="9"/>
        <w:keepNext w:val="0"/>
        <w:keepLines w:val="0"/>
        <w:spacing w:before="0" w:after="0" w:line="300" w:lineRule="auto"/>
        <w:rPr>
          <w:del w:id="866" w:author="김은수" w:date="2026-10-01T06:56:16Z"/>
        </w:rPr>
      </w:pPr>
    </w:p>
    <w:p w14:paraId="30F3C5D9" w14:textId="77777777" w:rsidR="00512FFF" w:rsidRDefault="00512FFF" w:rsidP="00680F01">
      <w:pPr>
        <w:widowControl/>
        <w:wordWrap/>
        <w:autoSpaceDE/>
        <w:autoSpaceDN/>
        <w:pPrChange w:id="630" w:author="김은수" w:date="2026-10-01T06:56:16Z">
          <w:pPr>
            <w:widowControl/>
            <w:wordWrap/>
            <w:autoSpaceDE/>
            <w:autoSpaceDN/>
            <w:spacing w:after="0" w:line="240" w:lineRule="auto"/>
          </w:pPr>
        </w:pPrChange>
        <w:pStyle w:val="TDCSIP4"/>
        <w:outlineLvl w:val="9"/>
        <w:keepNext w:val="0"/>
        <w:keepLines w:val="0"/>
        <w:spacing w:before="0" w:after="0" w:line="300" w:lineRule="auto"/>
        <w:rPr>
          <w:del w:id="867" w:author="김은수" w:date="2026-10-01T06:56:16Z"/>
        </w:rPr>
      </w:pPr>
    </w:p>
    <w:p w14:paraId="280C13B5" w14:textId="06D55A85" w:rsidR="001909A9" w:rsidRDefault="00D3520E" w:rsidP="00680F01">
      <w:pPr>
        <w:numPr>
          <w:ilvl w:val="0"/>
          <w:numId w:val="22"/>
        </w:numPr>
        <w:wordWrap/>
        <w:pPrChange w:id="631" w:author="김은수" w:date="2026-10-01T06:56:16Z">
          <w:pPr>
            <w:pStyle w:val="10"/>
            <w:numPr>
              <w:ilvl w:val="0"/>
              <w:numId w:val="7"/>
            </w:numPr>
            <w:wordWrap/>
            <w:spacing w:after="0" w:line="240" w:lineRule="auto"/>
          </w:pPr>
        </w:pPrChange>
        <w:pStyle w:val="TDCSIP8"/>
      </w:pPr>
      <w:bookmarkStart w:id="181" w:name="_Toc241599257"/>
      <w:r>
        <w:rPr>
          <w:rPrChange w:id="632" w:author="김은수" w:date="2026-10-01T06:56:16Z">
            <w:rPr>
              <w:rFonts w:hint="eastAsia"/>
            </w:rPr>
          </w:rPrChange>
        </w:rPr>
        <w:t xml:space="preserve">소프트웨어 </w:t>
      </w:r>
      <w:r w:rsidR="00394FA9">
        <w:rPr>
          <w:rPrChange w:id="633" w:author="김은수" w:date="2026-10-01T06:56:16Z">
            <w:rPr>
              <w:rFonts w:hint="eastAsia"/>
            </w:rPr>
          </w:rPrChange>
        </w:rPr>
        <w:t xml:space="preserve">모듈 </w:t>
      </w:r>
      <w:r w:rsidR="003944CC">
        <w:rPr>
          <w:rPrChange w:id="634" w:author="김은수" w:date="2026-10-01T06:56:16Z">
            <w:rPr>
              <w:rFonts w:hint="eastAsia"/>
            </w:rPr>
          </w:rPrChange>
        </w:rPr>
        <w:t xml:space="preserve">구현 및 통합 </w:t>
      </w:r>
      <w:r>
        <w:rPr>
          <w:rPrChange w:id="635" w:author="김은수" w:date="2026-10-01T06:56:16Z">
            <w:rPr>
              <w:rFonts w:hint="eastAsia"/>
            </w:rPr>
          </w:rPrChange>
        </w:rPr>
        <w:t>계획</w:t>
      </w:r>
      <w:bookmarkEnd w:id="181"/>
      <w:r>
        <w:rPr>
          <w:rPrChange w:id="636" w:author="김은수" w:date="2026-10-01T06:56:16Z">
            <w:rPr>
              <w:rFonts w:hint="eastAsia"/>
            </w:rPr>
          </w:rPrChange>
        </w:rPr>
        <w:t xml:space="preserve"> </w:t>
      </w:r>
    </w:p>
    <w:p w14:paraId="7B4D23D9" w14:textId="48CE652A" w:rsidR="002E582F" w:rsidRDefault="0061116C" w:rsidP="00512FFF">
      <w:pPr>
        <w:wordWrap/>
        <w:pPrChange w:id="637" w:author="김은수" w:date="2026-10-01T06:56:16Z">
          <w:pPr>
            <w:wordWrap/>
            <w:spacing w:after="0" w:line="240" w:lineRule="auto"/>
            <w:ind w:leftChars="200" w:left="400"/>
          </w:pPr>
        </w:pPrChange>
        <w:pStyle w:val="TDCSIP2"/>
        <w:outlineLvl w:val="9"/>
        <w:keepNext w:val="0"/>
        <w:keepLines w:val="0"/>
      </w:pPr>
      <w:del w:id="270" w:author="김은수" w:date="2026-10-01T06:39:43Z">
        <w:r>
          <w:rPr>
            <w:rFonts w:hint="eastAsia"/>
          </w:rPr>
          <w:delText xml:space="preserve">인공달팽이관 </w:delText>
        </w:r>
      </w:del>
      <w:del w:id="271" w:author="김은수" w:date="2026-10-01T06:39:43Z">
        <w:r w:rsidR="00D3520E">
          <w:rPr>
            <w:rFonts w:hint="eastAsia"/>
          </w:rPr>
          <w:delText>외부</w:delText>
        </w:r>
      </w:del>
      <w:del w:id="272" w:author="김은수" w:date="2026-10-01T06:39:43Z">
        <w:r>
          <w:rPr>
            <w:rFonts w:hint="eastAsia"/>
          </w:rPr>
          <w:delText>장치 소</w:delText>
        </w:r>
      </w:del>
      <w:del w:id="273" w:author="김은수" w:date="2026-10-01T06:39:43Z">
        <w:r w:rsidR="00854313">
          <w:rPr>
            <w:rFonts w:hint="eastAsia"/>
          </w:rPr>
          <w:delText xml:space="preserve">프트웨어는 </w:delText>
        </w:r>
      </w:del>
      <w:del w:id="274" w:author="김은수" w:date="2026-10-01T06:39:43Z">
        <w:r w:rsidR="00D3520E">
          <w:rPr>
            <w:rFonts w:hint="eastAsia"/>
          </w:rPr>
          <w:delText xml:space="preserve">모듈들은 </w:delText>
        </w:r>
      </w:del>
      <w:del w:id="275" w:author="김은수" w:date="2026-10-01T06:39:43Z">
        <w:r w:rsidR="00935252">
          <w:delText>&lt;</w:delText>
        </w:r>
      </w:del>
      <w:del w:id="276" w:author="김은수" w:date="2026-10-01T06:39:43Z">
        <w:r w:rsidR="00854313">
          <w:rPr>
            <w:rFonts w:hint="eastAsia"/>
          </w:rPr>
          <w:delText>그림</w:delText>
        </w:r>
      </w:del>
      <w:del w:id="277" w:author="김은수" w:date="2026-10-01T06:39:43Z">
        <w:r w:rsidR="00935252">
          <w:rPr>
            <w:rFonts w:hint="eastAsia"/>
          </w:rPr>
          <w:delText xml:space="preserve"> </w:delText>
        </w:r>
      </w:del>
      <w:del w:id="278" w:author="김은수" w:date="2026-10-01T06:39:43Z">
        <w:r w:rsidR="00D3520E">
          <w:delText>1</w:delText>
        </w:r>
      </w:del>
      <w:del w:id="279" w:author="김은수" w:date="2026-10-01T06:39:43Z">
        <w:r w:rsidR="00854313">
          <w:delText>.</w:delText>
        </w:r>
      </w:del>
      <w:del w:id="280" w:author="김은수" w:date="2026-10-01T06:39:43Z">
        <w:r w:rsidR="00935252">
          <w:delText>&gt;</w:delText>
        </w:r>
      </w:del>
      <w:del w:id="281" w:author="김은수" w:date="2026-10-01T06:39:43Z">
        <w:r w:rsidR="00935252">
          <w:rPr>
            <w:rFonts w:hint="eastAsia"/>
          </w:rPr>
          <w:delText>와</w:delText>
        </w:r>
      </w:del>
      <w:del w:id="282" w:author="김은수" w:date="2026-10-01T06:39:43Z">
        <w:r w:rsidR="00854313">
          <w:rPr>
            <w:rFonts w:hint="eastAsia"/>
          </w:rPr>
          <w:delText xml:space="preserve"> 같이 설계되었으며</w:delText>
        </w:r>
      </w:del>
      <w:del w:id="283" w:author="김은수" w:date="2026-10-01T06:39:43Z">
        <w:r w:rsidR="00D3520E">
          <w:rPr>
            <w:rFonts w:hint="eastAsia"/>
          </w:rPr>
          <w:delText>,</w:delText>
        </w:r>
      </w:del>
      <w:del w:id="284" w:author="김은수" w:date="2026-10-01T06:39:43Z">
        <w:r w:rsidR="00D3520E">
          <w:delText xml:space="preserve"> </w:delText>
        </w:r>
      </w:del>
      <w:ins w:id="285" w:author="김은수" w:date="2026-10-01T06:39:43Z">
        <w:r>
          <w:rPr>
            <w:rPrChange w:id="638" w:author="김은수" w:date="2026-10-01T06:56:16Z">
              <w:rPr>
                <w:rFonts w:hint="eastAsia"/>
              </w:rPr>
            </w:rPrChange>
          </w:rPr>
          <w:t xml:space="preserve">인공달팽이관 외부장치 소프트웨어의 기능 모듈과 코어별 역할은 &lt;그림 1.&gt;과 같이 구성한다.</w:t>
        </w:r>
      </w:ins>
    </w:p>
    <w:p w14:paraId="2B9323DC" w14:textId="77777777" w:rsidR="00512FFF" w:rsidRDefault="00512FFF" w:rsidP="00512FFF">
      <w:pPr>
        <w:wordWrap/>
        <w:pPrChange w:id="639" w:author="김은수" w:date="2026-10-01T06:56:16Z">
          <w:pPr>
            <w:wordWrap/>
            <w:spacing w:after="0" w:line="240" w:lineRule="auto"/>
            <w:ind w:leftChars="200" w:left="400"/>
          </w:pPr>
        </w:pPrChange>
        <w:pStyle w:val="TDCSIP2"/>
        <w:outlineLvl w:val="9"/>
        <w:keepNext w:val="0"/>
        <w:keepLines w:val="0"/>
        <w:spacing w:before="0" w:after="0" w:line="300" w:lineRule="auto"/>
        <w:rPr>
          <w:del w:id="868" w:author="김은수" w:date="2026-10-01T06:56:16Z"/>
        </w:rPr>
      </w:pPr>
    </w:p>
    <w:p w14:paraId="2CBD8514" w14:textId="77777777" w:rsidR="00935252" w:rsidRPr="002E582F" w:rsidRDefault="00935252" w:rsidP="00512FFF">
      <w:pPr>
        <w:wordWrap/>
        <w:pPrChange w:id="640" w:author="김은수" w:date="2026-10-01T06:56:16Z">
          <w:pPr>
            <w:wordWrap/>
            <w:spacing w:after="0" w:line="240" w:lineRule="auto"/>
            <w:ind w:leftChars="200" w:left="400"/>
          </w:pPr>
        </w:pPrChange>
        <w:pStyle w:val="TDCSIP2"/>
        <w:outlineLvl w:val="9"/>
        <w:keepNext w:val="0"/>
        <w:keepLines w:val="0"/>
        <w:spacing w:before="0" w:after="0" w:line="300" w:lineRule="auto"/>
        <w:rPr>
          <w:del w:id="869" w:author="김은수" w:date="2026-10-01T06:56:16Z"/>
        </w:rPr>
      </w:pPr>
    </w:p>
    <w:p w14:paraId="31C06E7F" w14:textId="77777777" w:rsidR="002C61A1" w:rsidRDefault="00DA3BEC" w:rsidP="00512FFF">
      <w:pPr>
        <w:wordWrap/>
        <w:spacing w:after="0" w:line="240" w:lineRule="auto"/>
        <w:ind w:leftChars="100" w:left="200"/>
        <w:jc w:val="center"/>
        <w:rPr>
          <w:del w:id="182" w:author="김은수" w:date="2026-09-29T18:28:00Z" w16du:dateUtc="2026-09-29T09:28:00Z"/>
        </w:rPr>
      </w:pPr>
      <w:del w:id="183" w:author="김은수" w:date="2026-09-29T18:28:00Z" w16du:dateUtc="2026-09-29T09:28:00Z">
        <w:r w:rsidRPr="00246791">
          <w:rPr>
            <w:noProof/>
          </w:rPr>
          <w:drawing>
            <wp:inline distT="0" distB="0" distL="0" distR="0" wp14:anchorId="27C8953E" wp14:editId="77F20FA1">
              <wp:extent cx="5613991" cy="3028340"/>
              <wp:effectExtent l="0" t="0" r="6350" b="635"/>
              <wp:docPr id="314258059" name="그림 2" descr="텍스트, 스크린샷, 폰트, 직사각형이(가) 표시된 사진&#10;&#10;자동 생성된 설명">
                <a:extLst xmlns:a="http://schemas.openxmlformats.org/drawingml/2006/main">
                  <a:ext uri="{FF2B5EF4-FFF2-40B4-BE49-F238E27FC236}">
                    <a16:creationId xmlns:a16="http://schemas.microsoft.com/office/drawing/2014/main" id="{2B924244-70D6-D4E1-645C-596CCD1ABFEA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그림 2" descr="텍스트, 스크린샷, 폰트, 직사각형이(가) 표시된 사진&#10;&#10;자동 생성된 설명">
                        <a:extLst>
                          <a:ext uri="{FF2B5EF4-FFF2-40B4-BE49-F238E27FC236}">
                            <a16:creationId xmlns:a16="http://schemas.microsoft.com/office/drawing/2014/main" id="{2B924244-70D6-D4E1-645C-596CCD1ABFEA}"/>
                          </a:ext>
                        </a:extLst>
                      </pic:cNvPr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19419" cy="303126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364EBE8F" w14:textId="1D9A58E8" w:rsidR="002C61A1" w:rsidRDefault="00DA3BEC" w:rsidP="00512FFF">
      <w:pPr>
        <w:wordWrap/>
        <w:rPr>
          <w:ins w:id="184" w:author="김은수" w:date="2026-09-29T18:28:00Z" w16du:dateUtc="2026-09-29T09:28:00Z"/>
          <w:rPrChange w:id="642" w:author="김은수" w:date="2026-10-01T06:56:16Z">
            <w:rPr/>
          </w:rPrChange>
        </w:rPr>
        <w:pPrChange w:id="641" w:author="김은수" w:date="2026-10-01T06:56:16Z">
          <w:pPr>
            <w:wordWrap/>
            <w:spacing w:after="0" w:line="240" w:lineRule="auto"/>
            <w:ind w:leftChars="100" w:left="200"/>
            <w:jc w:val="center"/>
            <w:rPr/>
          </w:pPr>
        </w:pPrChange>
        <w:pStyle w:val="TDCSIP40"/>
        <w:outlineLvl w:val="9"/>
        <w:keepNext w:val="1"/>
        <w:keepLines w:val="0"/>
      </w:pPr>
      <w:ins w:id="185" w:author="김은수" w:date="2026-09-29T18:28:00Z" w16du:dateUtc="2026-09-29T09:28:00Z">
        <w:r w:rsidRPr="00246791">
          <w:rPr>
            <w:noProof/>
            <w:rPrChange w:id="643" w:author="김은수" w:date="2026-10-01T06:56:16Z">
              <w:rPr>
                <w:noProof/>
              </w:rPr>
            </w:rPrChange>
          </w:rPr>
          <w:drawing>
            <wp:inline distT="0" distB="0" distL="0" distR="0" wp14:anchorId="27C8953E" wp14:editId="77F20FA1">
              <wp:extent cx="5613991" cy="3929794"/>
              <wp:effectExtent l="0" t="0" r="6350" b="635"/>
              <wp:docPr id="3" name="그림 2" descr="SAD와 동일한 Sound1 코어별 실행 위치 및 공통 기능 모듈 구조도">
                <a:extLst xmlns:a="http://schemas.openxmlformats.org/drawingml/2006/main">
                  <a:ext uri="{FF2B5EF4-FFF2-40B4-BE49-F238E27FC236}">
                    <a16:creationId xmlns:a16="http://schemas.microsoft.com/office/drawing/2014/main" id="{2B924244-70D6-D4E1-645C-596CCD1ABFEA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그림 2" descr="텍스트, 스크린샷, 폰트, 직사각형이(가) 표시된 사진&#10;&#10;자동 생성된 설명">
                        <a:extLst>
                          <a:ext uri="{FF2B5EF4-FFF2-40B4-BE49-F238E27FC236}">
                            <a16:creationId xmlns:a16="http://schemas.microsoft.com/office/drawing/2014/main" id="{2B924244-70D6-D4E1-645C-596CCD1ABFEA}"/>
                          </a:ext>
                        </a:extLst>
                      </pic:cNvPr>
                      <pic:cNvPicPr>
                        <a:picLocks noChangeAspect="1"/>
                      </pic:cNvPicPr>
                    </pic:nvPicPr>
                    <pic:blipFill>
                      <a:blip r:embed="rIdSound1SipArchitecture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13991" cy="39297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7773434" w14:textId="77777777" w:rsidR="00935252" w:rsidRPr="00935252" w:rsidRDefault="00935252" w:rsidP="00512FFF">
      <w:pPr>
        <w:wordWrap/>
        <w:rPr>
          <w:rPrChange w:id="645" w:author="김은수" w:date="2026-10-01T06:56:16Z">
            <w:rPr>
              <w:sz w:val="12"/>
              <w:szCs w:val="14"/>
            </w:rPr>
          </w:rPrChange>
        </w:rPr>
        <w:pPrChange w:id="644" w:author="김은수" w:date="2026-10-01T06:56:16Z">
          <w:pPr>
            <w:wordWrap/>
            <w:spacing w:after="0" w:line="240" w:lineRule="auto"/>
            <w:ind w:leftChars="100" w:left="200"/>
            <w:jc w:val="center"/>
            <w:rPr>
              <w:sz w:val="12"/>
              <w:szCs w:val="14"/>
            </w:rPr>
          </w:pPr>
        </w:pPrChange>
        <w:pStyle w:val="TDCSIP2"/>
        <w:outlineLvl w:val="9"/>
        <w:keepNext w:val="0"/>
        <w:keepLines w:val="0"/>
        <w:spacing w:before="0" w:after="0" w:line="300" w:lineRule="auto"/>
      </w:pPr>
    </w:p>
    <w:p w14:paraId="05F133A4" w14:textId="7416AEC3" w:rsidR="002C61A1" w:rsidRDefault="002C61A1" w:rsidP="00512FFF">
      <w:pPr>
        <w:wordWrap/>
        <w:pPrChange w:id="646" w:author="김은수" w:date="2026-10-01T06:56:16Z">
          <w:pPr>
            <w:wordWrap/>
            <w:spacing w:after="0" w:line="240" w:lineRule="auto"/>
            <w:ind w:leftChars="100" w:left="200"/>
            <w:jc w:val="center"/>
          </w:pPr>
        </w:pPrChange>
        <w:pStyle w:val="TDCSIP46"/>
        <w:outlineLvl w:val="9"/>
        <w:keepNext w:val="0"/>
        <w:keepLines w:val="0"/>
      </w:pPr>
      <w:r>
        <w:rPr>
          <w:rPrChange w:id="647" w:author="김은수" w:date="2026-10-01T06:56:16Z">
            <w:rPr>
              <w:rFonts w:hint="eastAsia"/>
            </w:rPr>
          </w:rPrChange>
        </w:rPr>
        <w:t xml:space="preserve">&lt;그림 </w:t>
      </w:r>
      <w:r w:rsidR="00D3520E">
        <w:t>1</w:t>
      </w:r>
      <w:r>
        <w:rPr>
          <w:rPrChange w:id="648" w:author="김은수" w:date="2026-10-01T06:56:16Z">
            <w:rPr>
              <w:rFonts w:hint="eastAsia"/>
            </w:rPr>
          </w:rPrChange>
        </w:rPr>
        <w:t>.</w:t>
      </w:r>
      <w:r>
        <w:t xml:space="preserve"> </w:t>
      </w:r>
      <w:r>
        <w:rPr>
          <w:rPrChange w:id="649" w:author="김은수" w:date="2026-10-01T06:56:16Z">
            <w:rPr>
              <w:rFonts w:hint="eastAsia"/>
            </w:rPr>
          </w:rPrChange>
        </w:rPr>
        <w:t>인공와우 소프트웨어 아키텍쳐 블록도&gt;</w:t>
      </w:r>
    </w:p>
    <w:p w14:paraId="2B3FD59E" w14:textId="66304014" w:rsidR="00854313" w:rsidRDefault="00854313" w:rsidP="00512FFF">
      <w:pPr>
        <w:wordWrap/>
        <w:pPrChange w:id="650" w:author="김은수" w:date="2026-10-01T06:56:16Z">
          <w:pPr>
            <w:wordWrap/>
            <w:spacing w:after="0" w:line="240" w:lineRule="auto"/>
            <w:ind w:leftChars="300" w:left="600"/>
          </w:pPr>
        </w:pPrChange>
        <w:pStyle w:val="TDCSIP2"/>
        <w:outlineLvl w:val="9"/>
        <w:keepNext w:val="0"/>
        <w:keepLines w:val="0"/>
        <w:spacing w:before="0" w:after="0" w:line="300" w:lineRule="auto"/>
      </w:pPr>
    </w:p>
    <w:p w14:paraId="64172C0F" w14:textId="374CB379" w:rsidR="00935252" w:rsidRDefault="00D3520E" w:rsidP="00512FFF">
      <w:pPr>
        <w:wordWrap/>
        <w:pPrChange w:id="651" w:author="김은수" w:date="2026-10-01T06:56:16Z">
          <w:pPr>
            <w:wordWrap/>
            <w:spacing w:after="0" w:line="240" w:lineRule="auto"/>
            <w:ind w:leftChars="300" w:left="600"/>
          </w:pPr>
        </w:pPrChange>
        <w:pStyle w:val="TDCSIP2"/>
        <w:outlineLvl w:val="9"/>
        <w:keepNext w:val="0"/>
        <w:keepLines w:val="0"/>
      </w:pPr>
      <w:r>
        <w:rPr>
          <w:rPrChange w:id="652" w:author="김은수" w:date="2026-10-01T06:56:16Z">
            <w:rPr>
              <w:rFonts w:hint="eastAsia"/>
            </w:rPr>
          </w:rPrChange>
        </w:rPr>
        <w:t xml:space="preserve">이를 참고하여 소프트웨어 모듈 구현 및 통합 순서를 </w:t>
      </w:r>
      <w:r w:rsidR="00D33159">
        <w:rPr>
          <w:rPrChange w:id="653" w:author="김은수" w:date="2026-10-01T06:56:16Z">
            <w:rPr>
              <w:rFonts w:hint="eastAsia"/>
            </w:rPr>
          </w:rPrChange>
        </w:rPr>
        <w:t>다음과 같이 계획한다.</w:t>
      </w:r>
    </w:p>
    <w:p w14:paraId="25703068" w14:textId="77777777" w:rsidR="00D33159" w:rsidRDefault="00D33159" w:rsidP="00680F01">
      <w:pPr>
        <w:wordWrap/>
        <w:pPrChange w:id="654" w:author="김은수" w:date="2026-10-01T06:56:16Z">
          <w:pPr>
            <w:wordWrap/>
            <w:spacing w:after="0" w:line="240" w:lineRule="auto"/>
          </w:pPr>
        </w:pPrChange>
        <w:pStyle w:val="TDCSIP2"/>
        <w:outlineLvl w:val="9"/>
        <w:keepNext w:val="0"/>
        <w:keepLines w:val="0"/>
        <w:spacing w:before="0" w:after="0" w:line="300" w:lineRule="auto"/>
        <w:rPr>
          <w:del w:id="870" w:author="김은수" w:date="2026-10-01T06:56:16Z"/>
        </w:rPr>
      </w:pPr>
    </w:p>
    <w:p w14:paraId="687E31A1" w14:textId="77777777" w:rsidR="0061116C" w:rsidRPr="002C61A1" w:rsidRDefault="0061116C" w:rsidP="00680F01">
      <w:pPr>
        <w:wordWrap/>
        <w:pPrChange w:id="655" w:author="김은수" w:date="2026-10-01T06:56:16Z">
          <w:pPr>
            <w:wordWrap/>
            <w:spacing w:after="0" w:line="240" w:lineRule="auto"/>
            <w:ind w:firstLineChars="200" w:firstLine="400"/>
          </w:pPr>
        </w:pPrChange>
        <w:pStyle w:val="TDCSIP2"/>
        <w:outlineLvl w:val="9"/>
        <w:keepNext w:val="0"/>
        <w:keepLines w:val="0"/>
        <w:spacing w:before="0" w:after="0" w:line="300" w:lineRule="auto"/>
        <w:rPr>
          <w:del w:id="871" w:author="김은수" w:date="2026-10-01T06:56:16Z"/>
        </w:rPr>
      </w:pPr>
    </w:p>
    <w:p w14:paraId="35A964EB" w14:textId="285E591D" w:rsidR="0067373B" w:rsidRDefault="003944CC" w:rsidP="00512FFF">
      <w:pPr>
        <w:numPr>
          <w:ilvl w:val="1"/>
          <w:numId w:val="22"/>
        </w:numPr>
        <w:wordWrap/>
        <w:pPrChange w:id="656" w:author="김은수" w:date="2026-10-01T06:56:16Z">
          <w:pPr>
            <w:pStyle w:val="2"/>
            <w:numPr>
              <w:ilvl w:val="1"/>
              <w:numId w:val="7"/>
            </w:numPr>
            <w:wordWrap/>
            <w:spacing w:line="240" w:lineRule="auto"/>
          </w:pPr>
        </w:pPrChange>
        <w:pStyle w:val="TDCSIP9"/>
      </w:pPr>
      <w:bookmarkStart w:id="186" w:name="_Toc241599258"/>
      <w:r>
        <w:rPr>
          <w:rPrChange w:id="657" w:author="김은수" w:date="2026-10-01T06:56:16Z">
            <w:rPr>
              <w:rFonts w:hint="eastAsia"/>
            </w:rPr>
          </w:rPrChange>
        </w:rPr>
        <w:t>소프트웨어 구현</w:t>
      </w:r>
      <w:bookmarkEnd w:id="186"/>
      <w:r>
        <w:rPr>
          <w:rPrChange w:id="658" w:author="김은수" w:date="2026-10-01T06:56:16Z">
            <w:rPr>
              <w:rFonts w:hint="eastAsia"/>
            </w:rPr>
          </w:rPrChange>
        </w:rPr>
        <w:t xml:space="preserve"> </w:t>
      </w:r>
    </w:p>
    <w:p w14:paraId="2CBF4703" w14:textId="36C95D75" w:rsidR="00560A9C" w:rsidRDefault="00450834" w:rsidP="003944CC">
      <w:pPr>
        <w:pPrChange w:id="659" w:author="김은수" w:date="2026-10-01T06:56:16Z">
          <w:pPr>
            <w:ind w:leftChars="300" w:left="600"/>
          </w:pPr>
        </w:pPrChange>
        <w:pStyle w:val="TDCSIP3"/>
        <w:outlineLvl w:val="9"/>
        <w:keepNext w:val="0"/>
        <w:keepLines w:val="0"/>
      </w:pPr>
      <w:del w:id="286" w:author="김은수" w:date="2026-10-01T06:39:43Z">
        <w:r>
          <w:rPr>
            <w:rFonts w:hint="eastAsia"/>
          </w:rPr>
          <w:delText>소프트웨어 모듈</w:delText>
        </w:r>
      </w:del>
      <w:del w:id="287" w:author="김은수" w:date="2026-10-01T06:39:43Z">
        <w:r w:rsidR="00CA04F8">
          <w:rPr>
            <w:rFonts w:hint="eastAsia"/>
          </w:rPr>
          <w:delText>에</w:delText>
        </w:r>
      </w:del>
      <w:del w:id="288" w:author="김은수" w:date="2026-10-01T06:39:43Z">
        <w:r>
          <w:rPr>
            <w:rFonts w:hint="eastAsia"/>
          </w:rPr>
          <w:delText>의 구현과정에서 대응</w:delText>
        </w:r>
      </w:del>
      <w:del w:id="289" w:author="김은수" w:date="2026-10-01T06:39:43Z">
        <w:r w:rsidR="00733B1E">
          <w:rPr>
            <w:rFonts w:hint="eastAsia"/>
          </w:rPr>
          <w:delText>되는 기능이 필요한 경우에는 테스트 코드를 사용한다.</w:delText>
        </w:r>
      </w:del>
      <w:ins w:id="290" w:author="김은수" w:date="2026-10-01T06:39:43Z">
        <w:r>
          <w:rPr>
            <w:rPrChange w:id="660" w:author="김은수" w:date="2026-10-01T06:56:16Z">
              <w:rPr>
                <w:rFonts w:hint="eastAsia"/>
              </w:rPr>
            </w:rPrChange>
          </w:rPr>
          <w:t xml:space="preserve">소프트웨어 모듈의 구현 과정에서 아직 준비되지 않은 상대 기능은 테스트 코드로 대신할 수 있다.</w:t>
        </w:r>
      </w:ins>
    </w:p>
    <w:p w14:paraId="59BA822F" w14:textId="1942A4F7" w:rsidR="00F22FB8" w:rsidRPr="00F22FB8" w:rsidRDefault="003944CC" w:rsidP="003944CC">
      <w:pPr>
        <w:pPrChange w:id="661" w:author="김은수" w:date="2026-10-01T06:56:16Z">
          <w:pPr>
            <w:ind w:leftChars="300" w:left="600"/>
          </w:pPr>
        </w:pPrChange>
        <w:pStyle w:val="TDCSIP3"/>
        <w:outlineLvl w:val="9"/>
        <w:keepNext w:val="0"/>
        <w:keepLines w:val="0"/>
      </w:pPr>
      <w:r>
        <w:rPr>
          <w:rPrChange w:id="662" w:author="김은수" w:date="2026-10-01T06:56:16Z">
            <w:rPr>
              <w:rFonts w:hint="eastAsia"/>
            </w:rPr>
          </w:rPrChange>
        </w:rPr>
        <w:t>소프트웨어 구현 순서는 다음과 같다.</w:t>
      </w:r>
    </w:p>
    <w:p w14:paraId="2F8B8FF7" w14:textId="5D5AE9D9" w:rsidR="00C9062A" w:rsidRDefault="00C9062A" w:rsidP="00C9062A">
      <w:pPr>
        <w:numPr>
          <w:ilvl w:val="2"/>
          <w:numId w:val="22"/>
        </w:numPr>
        <w:pPrChange w:id="663" w:author="김은수" w:date="2026-10-01T06:56:16Z">
          <w:pPr>
            <w:pStyle w:val="3"/>
            <w:numPr>
              <w:ilvl w:val="2"/>
              <w:numId w:val="7"/>
            </w:numPr>
            <w:ind w:leftChars="0" w:firstLineChars="0"/>
          </w:pPr>
        </w:pPrChange>
        <w:pStyle w:val="TDCSIP10"/>
      </w:pPr>
      <w:bookmarkStart w:id="187" w:name="_Toc241599259"/>
      <w:r>
        <w:rPr>
          <w:rPrChange w:id="664" w:author="김은수" w:date="2026-10-01T06:56:16Z">
            <w:rPr>
              <w:rFonts w:hint="eastAsia"/>
            </w:rPr>
          </w:rPrChange>
        </w:rPr>
        <w:t>C</w:t>
      </w:r>
      <w:r>
        <w:t xml:space="preserve">FX </w:t>
      </w:r>
      <w:r>
        <w:rPr>
          <w:rPrChange w:id="665" w:author="김은수" w:date="2026-10-01T06:56:16Z">
            <w:rPr>
              <w:rFonts w:hint="eastAsia"/>
            </w:rPr>
          </w:rPrChange>
        </w:rPr>
        <w:t>코어 소프트웨어</w:t>
      </w:r>
      <w:bookmarkEnd w:id="187"/>
    </w:p>
    <w:p w14:paraId="1E5F94EE" w14:textId="7396EE2C" w:rsidR="00C9062A" w:rsidRDefault="00C9062A" w:rsidP="00C9062A">
      <w:pPr>
        <w:numPr>
          <w:ilvl w:val="3"/>
          <w:numId w:val="22"/>
        </w:numPr>
        <w:pPrChange w:id="666" w:author="김은수" w:date="2026-10-01T06:56:16Z">
          <w:pPr>
            <w:pStyle w:val="4"/>
            <w:numPr>
              <w:ilvl w:val="3"/>
              <w:numId w:val="7"/>
            </w:numPr>
            <w:ind w:leftChars="0" w:firstLineChars="0"/>
          </w:pPr>
        </w:pPrChange>
        <w:pStyle w:val="TDCSIP11"/>
      </w:pPr>
      <w:r>
        <w:rPr>
          <w:rPrChange w:id="667" w:author="김은수" w:date="2026-10-01T06:56:16Z">
            <w:rPr>
              <w:rFonts w:hint="eastAsia"/>
            </w:rPr>
          </w:rPrChange>
        </w:rPr>
        <w:t>S</w:t>
      </w:r>
      <w:r>
        <w:t>ystem Control Modu</w:t>
      </w:r>
      <w:r>
        <w:rPr>
          <w:rPrChange w:id="668" w:author="김은수" w:date="2026-10-01T06:56:16Z">
            <w:rPr>
              <w:rFonts w:hint="eastAsia"/>
            </w:rPr>
          </w:rPrChange>
        </w:rPr>
        <w:t>l</w:t>
      </w:r>
      <w:r>
        <w:t>e</w:t>
      </w:r>
    </w:p>
    <w:p w14:paraId="62BCF05B" w14:textId="77777777" w:rsidR="00C9062A" w:rsidRDefault="00C9062A" w:rsidP="00C9062A">
      <w:pPr>
        <w:numPr>
          <w:ilvl w:val="0"/>
          <w:numId w:val="23"/>
        </w:numPr>
        <w:pPrChange w:id="669" w:author="김은수" w:date="2026-10-01T06:56:16Z">
          <w:pPr>
            <w:pStyle w:val="a8"/>
            <w:numPr>
              <w:ilvl w:val="0"/>
              <w:numId w:val="21"/>
            </w:numPr>
            <w:ind w:leftChars="0"/>
          </w:pPr>
        </w:pPrChange>
        <w:pStyle w:val="TDCSIP5"/>
        <w:outlineLvl w:val="9"/>
        <w:keepNext w:val="0"/>
        <w:keepLines w:val="0"/>
      </w:pPr>
      <w:del w:id="188" w:author="김은수" w:date="2026-09-29T18:28:00Z" w16du:dateUtc="2026-09-29T09:28:00Z">
        <w:r>
          <w:rPr>
            <w:rFonts w:hint="eastAsia"/>
          </w:rPr>
          <w:delText>시스템 제어 모듈에 M</w:delText>
        </w:r>
        <w:r>
          <w:delText>CU</w:delText>
        </w:r>
        <w:r>
          <w:rPr>
            <w:rFonts w:hint="eastAsia"/>
          </w:rPr>
          <w:delText xml:space="preserve"> 및 보조장치의 초기화 항목들이 포함되어 있기 때문에 해당 유닛들을 가장</w:delText>
        </w:r>
      </w:del>
      <w:del w:id="291" w:author="김은수" w:date="2026-10-01T06:39:43Z">
        <w:r>
          <w:rPr>
            <w:rFonts w:hint="eastAsia"/>
          </w:rPr>
          <w:delText xml:space="preserve"> 먼저 구현한다.</w:delText>
        </w:r>
      </w:del>
      <w:ins w:id="292" w:author="김은수" w:date="2026-10-01T06:39:43Z">
        <w:r>
          <w:rPr>
            <w:rPrChange w:id="670" w:author="김은수" w:date="2026-10-01T06:56:16Z">
              <w:rPr>
                <w:rFonts w:hint="eastAsia"/>
              </w:rPr>
            </w:rPrChange>
          </w:rPr>
          <w:t xml:space="preserve">부트로더의 기초 하드웨어 설정과 이미지 적재를 바탕으로 CFX의 인터럽트, 공유 상태 및 반복 실행 제어를 먼저 구현한다. 이후 HEAR, 마이크, PCM과 I2S 경로를 준비한다.</w:t>
        </w:r>
      </w:ins>
    </w:p>
    <w:p w14:paraId="055DC51A" w14:textId="2F4A58E0" w:rsidR="00C9062A" w:rsidRDefault="00C9062A" w:rsidP="00C9062A">
      <w:pPr>
        <w:numPr>
          <w:ilvl w:val="0"/>
          <w:numId w:val="23"/>
        </w:numPr>
        <w:pPrChange w:id="671" w:author="김은수" w:date="2026-10-01T06:56:16Z">
          <w:pPr>
            <w:pStyle w:val="a8"/>
            <w:numPr>
              <w:ilvl w:val="0"/>
              <w:numId w:val="21"/>
            </w:numPr>
            <w:ind w:leftChars="0"/>
          </w:pPr>
        </w:pPrChange>
        <w:pStyle w:val="TDCSIP5"/>
        <w:outlineLvl w:val="9"/>
        <w:keepNext w:val="0"/>
        <w:keepLines w:val="0"/>
      </w:pPr>
      <w:r>
        <w:rPr>
          <w:rPrChange w:id="672" w:author="김은수" w:date="2026-10-01T06:56:16Z">
            <w:rPr>
              <w:rFonts w:hint="eastAsia"/>
            </w:rPr>
          </w:rPrChange>
        </w:rPr>
        <w:t xml:space="preserve">다른 모듈의 상태에 따라 시스템을 제어하는 항목은 </w:t>
      </w:r>
      <w:r w:rsidR="000E6908">
        <w:rPr>
          <w:rPrChange w:id="673" w:author="김은수" w:date="2026-10-01T06:56:16Z">
            <w:rPr>
              <w:rFonts w:hint="eastAsia"/>
            </w:rPr>
          </w:rPrChange>
        </w:rPr>
        <w:t>S</w:t>
      </w:r>
      <w:r w:rsidR="000E6908">
        <w:t>ignal Processing Module, Internal Stimulation Device Execution Module</w:t>
      </w:r>
      <w:r w:rsidR="000E6908">
        <w:rPr>
          <w:rPrChange w:id="674" w:author="김은수" w:date="2026-10-01T06:56:16Z">
            <w:rPr>
              <w:rFonts w:hint="eastAsia"/>
            </w:rPr>
          </w:rPrChange>
        </w:rPr>
        <w:t xml:space="preserve">의 구현 및 검증이 완료된 이후에 </w:t>
      </w:r>
      <w:r>
        <w:rPr>
          <w:rPrChange w:id="675" w:author="김은수" w:date="2026-10-01T06:56:16Z">
            <w:rPr>
              <w:rFonts w:hint="eastAsia"/>
            </w:rPr>
          </w:rPrChange>
        </w:rPr>
        <w:t>최종적으로 구현한다.</w:t>
      </w:r>
    </w:p>
    <w:p w14:paraId="0E70279F" w14:textId="5E83729F" w:rsidR="002C61A1" w:rsidRDefault="00D33159" w:rsidP="00C9062A">
      <w:pPr>
        <w:numPr>
          <w:ilvl w:val="3"/>
          <w:numId w:val="22"/>
        </w:numPr>
        <w:pPrChange w:id="676" w:author="김은수" w:date="2026-10-01T06:56:16Z">
          <w:pPr>
            <w:pStyle w:val="4"/>
            <w:numPr>
              <w:ilvl w:val="3"/>
              <w:numId w:val="7"/>
            </w:numPr>
            <w:ind w:leftChars="0" w:firstLineChars="0"/>
          </w:pPr>
        </w:pPrChange>
        <w:pStyle w:val="TDCSIP11"/>
      </w:pPr>
      <w:r>
        <w:rPr>
          <w:rPrChange w:id="677" w:author="김은수" w:date="2026-10-01T06:56:16Z">
            <w:rPr>
              <w:rFonts w:hint="eastAsia"/>
            </w:rPr>
          </w:rPrChange>
        </w:rPr>
        <w:t>그 외의 모듈</w:t>
      </w:r>
    </w:p>
    <w:p w14:paraId="28D6945E" w14:textId="4CEF0214" w:rsidR="00F22FB8" w:rsidRDefault="00F22FB8" w:rsidP="00741E20">
      <w:pPr>
        <w:numPr>
          <w:ilvl w:val="0"/>
          <w:numId w:val="24"/>
        </w:numPr>
        <w:wordWrap/>
        <w:pPrChange w:id="678" w:author="김은수" w:date="2026-10-01T06:56:16Z">
          <w:pPr>
            <w:pStyle w:val="a8"/>
            <w:numPr>
              <w:ilvl w:val="0"/>
              <w:numId w:val="19"/>
            </w:numPr>
            <w:wordWrap/>
            <w:spacing w:after="0" w:line="240" w:lineRule="auto"/>
            <w:ind w:leftChars="0"/>
          </w:pPr>
        </w:pPrChange>
        <w:pStyle w:val="TDCSIP5"/>
        <w:outlineLvl w:val="9"/>
        <w:keepNext w:val="0"/>
        <w:keepLines w:val="0"/>
      </w:pPr>
      <w:r w:rsidRPr="00F22FB8">
        <w:t>System Control Module</w:t>
      </w:r>
      <w:r>
        <w:rPr>
          <w:rPrChange w:id="679" w:author="김은수" w:date="2026-10-01T06:56:16Z">
            <w:rPr>
              <w:rFonts w:hint="eastAsia"/>
            </w:rPr>
          </w:rPrChange>
        </w:rPr>
        <w:t>의 반복실행 기능이 동작되는 상태에서 다른 모듈을 구현한다.</w:t>
      </w:r>
    </w:p>
    <w:p w14:paraId="782F5491" w14:textId="14D5BECF" w:rsidR="00E66088" w:rsidRDefault="00674A90" w:rsidP="00680F01">
      <w:pPr>
        <w:numPr>
          <w:ilvl w:val="0"/>
          <w:numId w:val="24"/>
        </w:numPr>
        <w:wordWrap/>
        <w:pPrChange w:id="680" w:author="김은수" w:date="2026-10-01T06:56:16Z">
          <w:pPr>
            <w:pStyle w:val="a8"/>
            <w:numPr>
              <w:ilvl w:val="0"/>
              <w:numId w:val="19"/>
            </w:numPr>
            <w:wordWrap/>
            <w:spacing w:after="0" w:line="240" w:lineRule="auto"/>
            <w:ind w:leftChars="0"/>
          </w:pPr>
        </w:pPrChange>
        <w:pStyle w:val="TDCSIP5"/>
        <w:outlineLvl w:val="9"/>
        <w:keepNext w:val="0"/>
        <w:keepLines w:val="0"/>
      </w:pPr>
      <w:del w:id="293" w:author="김은수" w:date="2026-10-01T06:39:43Z">
        <w:r>
          <w:rPr>
            <w:rFonts w:hint="eastAsia"/>
          </w:rPr>
          <w:delText>S</w:delText>
        </w:r>
      </w:del>
      <w:del w:id="294" w:author="김은수" w:date="2026-10-01T06:39:43Z">
        <w:r>
          <w:delText>ignal Processing Module, Internal Stimulation Device Execution Module</w:delText>
        </w:r>
      </w:del>
      <w:del w:id="295" w:author="김은수" w:date="2026-10-01T06:39:43Z">
        <w:r w:rsidR="00C9062A">
          <w:rPr>
            <w:rFonts w:hint="eastAsia"/>
          </w:rPr>
          <w:delText xml:space="preserve">은 </w:delText>
        </w:r>
      </w:del>
      <w:del w:id="296" w:author="김은수" w:date="2026-10-01T06:39:43Z">
        <w:r>
          <w:rPr>
            <w:rFonts w:hint="eastAsia"/>
          </w:rPr>
          <w:delText>구현의 순서가 특정되지 않아도 되며,</w:delText>
        </w:r>
      </w:del>
      <w:del w:id="297" w:author="김은수" w:date="2026-10-01T06:39:43Z">
        <w:r>
          <w:delText xml:space="preserve"> </w:delText>
        </w:r>
      </w:del>
      <w:del w:id="298" w:author="김은수" w:date="2026-10-01T06:39:43Z">
        <w:r w:rsidR="00606F72">
          <w:rPr>
            <w:rFonts w:hint="eastAsia"/>
          </w:rPr>
          <w:delText>독립적으로 구현하여도 무방하다.</w:delText>
        </w:r>
      </w:del>
      <w:ins w:id="299" w:author="김은수" w:date="2026-10-01T06:39:43Z">
        <w:r>
          <w:rPr>
            <w:rPrChange w:id="681" w:author="김은수" w:date="2026-10-01T06:56:16Z">
              <w:rPr>
                <w:rFonts w:hint="eastAsia"/>
              </w:rPr>
            </w:rPrChange>
          </w:rPr>
          <w:t xml:space="preserve">Signal Processing Module과 Internal Stimulation Device Execution Module은 독립적으로 구현할 수 있다. 다만 신호처리 결과를 자극 패킷으로 전달하는 단계에서는 맵, T/C 값과 프레임 조건을 함께 준비한다.</w:t>
        </w:r>
      </w:ins>
    </w:p>
    <w:p w14:paraId="0EA4C235" w14:textId="77777777" w:rsidR="00512FFF" w:rsidRDefault="00512FFF" w:rsidP="00680F01">
      <w:pPr>
        <w:numPr>
          <w:ilvl w:val="0"/>
          <w:numId w:val="0"/>
        </w:numPr>
        <w:wordWrap/>
        <w:pPrChange w:id="682" w:author="김은수" w:date="2026-10-01T06:56:16Z">
          <w:pPr>
            <w:pStyle w:val="a8"/>
            <w:numPr>
              <w:ilvl w:val="0"/>
              <w:numId w:val="19"/>
            </w:numPr>
            <w:wordWrap/>
            <w:spacing w:after="0" w:line="240" w:lineRule="auto"/>
            <w:ind w:leftChars="0"/>
          </w:pPr>
        </w:pPrChange>
        <w:pStyle w:val="TDCSIP5"/>
        <w:outlineLvl w:val="9"/>
        <w:keepNext w:val="0"/>
        <w:keepLines w:val="0"/>
        <w:spacing w:before="0" w:after="0" w:line="300" w:lineRule="auto"/>
        <w:rPr>
          <w:del w:id="872" w:author="김은수" w:date="2026-10-01T06:56:16Z"/>
        </w:rPr>
      </w:pPr>
    </w:p>
    <w:p w14:paraId="6092A36C" w14:textId="220F0D75" w:rsidR="00F22FB8" w:rsidRDefault="00F22FB8" w:rsidP="00F22FB8">
      <w:pPr>
        <w:numPr>
          <w:ilvl w:val="2"/>
          <w:numId w:val="22"/>
        </w:numPr>
        <w:pPrChange w:id="683" w:author="김은수" w:date="2026-10-01T06:56:16Z">
          <w:pPr>
            <w:pStyle w:val="3"/>
            <w:numPr>
              <w:ilvl w:val="2"/>
              <w:numId w:val="7"/>
            </w:numPr>
            <w:ind w:leftChars="0" w:firstLineChars="0"/>
          </w:pPr>
        </w:pPrChange>
        <w:pStyle w:val="TDCSIP10"/>
      </w:pPr>
      <w:bookmarkStart w:id="190" w:name="_Toc241599260"/>
      <w:r>
        <w:rPr>
          <w:rPrChange w:id="684" w:author="김은수" w:date="2026-10-01T06:56:16Z">
            <w:rPr>
              <w:rFonts w:hint="eastAsia"/>
            </w:rPr>
          </w:rPrChange>
        </w:rPr>
        <w:t>H</w:t>
      </w:r>
      <w:r>
        <w:t xml:space="preserve">ear </w:t>
      </w:r>
      <w:r>
        <w:rPr>
          <w:rPrChange w:id="685" w:author="김은수" w:date="2026-10-01T06:56:16Z">
            <w:rPr>
              <w:rFonts w:hint="eastAsia"/>
            </w:rPr>
          </w:rPrChange>
        </w:rPr>
        <w:t>코어 소프트웨어</w:t>
      </w:r>
      <w:bookmarkEnd w:id="190"/>
    </w:p>
    <w:p w14:paraId="749444F1" w14:textId="77777777" w:rsidR="00F22FB8" w:rsidRDefault="00F22FB8" w:rsidP="00F22FB8">
      <w:pPr>
        <w:numPr>
          <w:ilvl w:val="3"/>
          <w:numId w:val="22"/>
        </w:numPr>
        <w:pPrChange w:id="686" w:author="김은수" w:date="2026-10-01T06:56:16Z">
          <w:pPr>
            <w:pStyle w:val="4"/>
            <w:numPr>
              <w:ilvl w:val="3"/>
              <w:numId w:val="7"/>
            </w:numPr>
            <w:ind w:leftChars="0" w:firstLineChars="0"/>
          </w:pPr>
        </w:pPrChange>
        <w:pStyle w:val="TDCSIP11"/>
      </w:pPr>
      <w:r>
        <w:rPr>
          <w:rPrChange w:id="687" w:author="김은수" w:date="2026-10-01T06:56:16Z">
            <w:rPr>
              <w:rFonts w:hint="eastAsia"/>
            </w:rPr>
          </w:rPrChange>
        </w:rPr>
        <w:t>S</w:t>
      </w:r>
      <w:r>
        <w:t>ystem Control Modu</w:t>
      </w:r>
      <w:r>
        <w:rPr>
          <w:rPrChange w:id="688" w:author="김은수" w:date="2026-10-01T06:56:16Z">
            <w:rPr>
              <w:rFonts w:hint="eastAsia"/>
            </w:rPr>
          </w:rPrChange>
        </w:rPr>
        <w:t>l</w:t>
      </w:r>
      <w:r>
        <w:t>e</w:t>
      </w:r>
    </w:p>
    <w:p w14:paraId="7E96C5C2" w14:textId="335B0703" w:rsidR="00F22FB8" w:rsidRDefault="00F22FB8" w:rsidP="00F22FB8">
      <w:pPr>
        <w:numPr>
          <w:ilvl w:val="0"/>
          <w:numId w:val="24"/>
        </w:numPr>
        <w:pPrChange w:id="689" w:author="김은수" w:date="2026-10-01T06:56:16Z">
          <w:pPr>
            <w:pStyle w:val="a8"/>
            <w:numPr>
              <w:ilvl w:val="0"/>
              <w:numId w:val="19"/>
            </w:numPr>
            <w:ind w:leftChars="0"/>
          </w:pPr>
        </w:pPrChange>
        <w:pStyle w:val="TDCSIP5"/>
        <w:outlineLvl w:val="9"/>
        <w:keepNext w:val="0"/>
        <w:keepLines w:val="0"/>
      </w:pPr>
      <w:del w:id="300" w:author="김은수" w:date="2026-10-01T06:39:43Z">
        <w:r>
          <w:rPr>
            <w:rFonts w:hint="eastAsia"/>
          </w:rPr>
          <w:delText>H</w:delText>
        </w:r>
      </w:del>
      <w:del w:id="301" w:author="김은수" w:date="2026-10-01T06:39:43Z">
        <w:r>
          <w:delText>ear core</w:delText>
        </w:r>
      </w:del>
      <w:del w:id="302" w:author="김은수" w:date="2026-10-01T06:39:43Z">
        <w:r>
          <w:rPr>
            <w:rFonts w:hint="eastAsia"/>
          </w:rPr>
          <w:delText xml:space="preserve">의 제어는 </w:delText>
        </w:r>
      </w:del>
      <w:del w:id="303" w:author="김은수" w:date="2026-10-01T06:39:43Z">
        <w:r>
          <w:delText>CFX</w:delText>
        </w:r>
      </w:del>
      <w:del w:id="304" w:author="김은수" w:date="2026-10-01T06:39:43Z">
        <w:r>
          <w:rPr>
            <w:rFonts w:hint="eastAsia"/>
          </w:rPr>
          <w:delText xml:space="preserve">에서 관장하기 때문에 </w:delText>
        </w:r>
      </w:del>
      <w:del w:id="305" w:author="김은수" w:date="2026-10-01T06:39:43Z">
        <w:r>
          <w:delText xml:space="preserve">CFX </w:delText>
        </w:r>
      </w:del>
      <w:del w:id="306" w:author="김은수" w:date="2026-10-01T06:39:43Z">
        <w:r>
          <w:rPr>
            <w:rFonts w:hint="eastAsia"/>
          </w:rPr>
          <w:delText>c</w:delText>
        </w:r>
      </w:del>
      <w:del w:id="307" w:author="김은수" w:date="2026-10-01T06:39:43Z">
        <w:r>
          <w:delText>ore</w:delText>
        </w:r>
      </w:del>
      <w:del w:id="308" w:author="김은수" w:date="2026-10-01T06:39:43Z">
        <w:r>
          <w:rPr>
            <w:rFonts w:hint="eastAsia"/>
          </w:rPr>
          <w:delText>의 S</w:delText>
        </w:r>
      </w:del>
      <w:del w:id="309" w:author="김은수" w:date="2026-10-01T06:39:43Z">
        <w:r>
          <w:delText>ystem Control Modu</w:delText>
        </w:r>
      </w:del>
      <w:del w:id="310" w:author="김은수" w:date="2026-10-01T06:39:43Z">
        <w:r>
          <w:rPr>
            <w:rFonts w:hint="eastAsia"/>
          </w:rPr>
          <w:delText>l</w:delText>
        </w:r>
      </w:del>
      <w:del w:id="311" w:author="김은수" w:date="2026-10-01T06:39:43Z">
        <w:r>
          <w:delText>e</w:delText>
        </w:r>
      </w:del>
      <w:del w:id="312" w:author="김은수" w:date="2026-10-01T06:39:43Z">
        <w:r>
          <w:rPr>
            <w:rFonts w:hint="eastAsia"/>
          </w:rPr>
          <w:delText>에서 구현된다.</w:delText>
        </w:r>
      </w:del>
      <w:ins w:id="313" w:author="김은수" w:date="2026-10-01T06:39:43Z">
        <w:r>
          <w:rPr>
            <w:rPrChange w:id="690" w:author="김은수" w:date="2026-10-01T06:56:16Z">
              <w:rPr>
                <w:rFonts w:hint="eastAsia"/>
              </w:rPr>
            </w:rPrChange>
          </w:rPr>
          <w:t xml:space="preserve">HEAR의 실행 준비와 함수체인 호출, 완료 이벤트 처리는 CFX의 System Control Module에서 구현한다.</w:t>
        </w:r>
      </w:ins>
    </w:p>
    <w:p w14:paraId="792D9118" w14:textId="49E7E750" w:rsidR="00F22FB8" w:rsidRDefault="00F22FB8" w:rsidP="00F22FB8">
      <w:pPr>
        <w:numPr>
          <w:ilvl w:val="3"/>
          <w:numId w:val="22"/>
        </w:numPr>
        <w:pPrChange w:id="691" w:author="김은수" w:date="2026-10-01T06:56:16Z">
          <w:pPr>
            <w:pStyle w:val="4"/>
            <w:numPr>
              <w:ilvl w:val="3"/>
              <w:numId w:val="7"/>
            </w:numPr>
            <w:ind w:leftChars="0" w:firstLineChars="0"/>
          </w:pPr>
        </w:pPrChange>
        <w:pStyle w:val="TDCSIP11"/>
      </w:pPr>
      <w:r>
        <w:rPr>
          <w:rPrChange w:id="692" w:author="김은수" w:date="2026-10-01T06:56:16Z">
            <w:rPr>
              <w:rFonts w:hint="eastAsia"/>
            </w:rPr>
          </w:rPrChange>
        </w:rPr>
        <w:t>S</w:t>
      </w:r>
      <w:r>
        <w:t>ignal Processing Module</w:t>
      </w:r>
    </w:p>
    <w:p w14:paraId="5D1FD18D" w14:textId="39069F79" w:rsidR="00F22FB8" w:rsidRDefault="00F22FB8" w:rsidP="00F22FB8">
      <w:pPr>
        <w:numPr>
          <w:ilvl w:val="0"/>
          <w:numId w:val="24"/>
        </w:numPr>
        <w:wordWrap/>
        <w:pPrChange w:id="693" w:author="김은수" w:date="2026-10-01T06:56:16Z">
          <w:pPr>
            <w:pStyle w:val="a8"/>
            <w:numPr>
              <w:ilvl w:val="0"/>
              <w:numId w:val="19"/>
            </w:numPr>
            <w:wordWrap/>
            <w:spacing w:after="0" w:line="240" w:lineRule="auto"/>
            <w:ind w:leftChars="0"/>
          </w:pPr>
        </w:pPrChange>
        <w:pStyle w:val="TDCSIP5"/>
        <w:outlineLvl w:val="9"/>
        <w:keepNext w:val="0"/>
        <w:keepLines w:val="0"/>
      </w:pPr>
      <w:del w:id="314" w:author="김은수" w:date="2026-10-01T06:39:43Z">
        <w:r w:rsidRPr="00F22FB8">
          <w:delText>System Control Module</w:delText>
        </w:r>
      </w:del>
      <w:del w:id="315" w:author="김은수" w:date="2026-10-01T06:39:43Z">
        <w:r>
          <w:rPr>
            <w:rFonts w:hint="eastAsia"/>
          </w:rPr>
          <w:delText>의 반복실행</w:delText>
        </w:r>
      </w:del>
      <w:del w:id="316" w:author="김은수" w:date="2026-10-01T06:39:43Z">
        <w:r w:rsidR="00CA04F8">
          <w:rPr>
            <w:rFonts w:hint="eastAsia"/>
          </w:rPr>
          <w:delText xml:space="preserve"> </w:delText>
        </w:r>
      </w:del>
      <w:del w:id="317" w:author="김은수" w:date="2026-10-01T06:39:43Z">
        <w:r>
          <w:rPr>
            <w:rFonts w:hint="eastAsia"/>
          </w:rPr>
          <w:delText>기능이 동작되는 상태에서 구현을 하며,</w:delText>
        </w:r>
      </w:del>
      <w:del w:id="318" w:author="김은수" w:date="2026-10-01T06:39:43Z">
        <w:r>
          <w:delText xml:space="preserve"> CFX</w:delText>
        </w:r>
      </w:del>
      <w:del w:id="319" w:author="김은수" w:date="2026-10-01T06:39:43Z">
        <w:r>
          <w:rPr>
            <w:rFonts w:hint="eastAsia"/>
          </w:rPr>
          <w:delText xml:space="preserve"> 코어의 신호처리 S</w:delText>
        </w:r>
      </w:del>
      <w:del w:id="320" w:author="김은수" w:date="2026-10-01T06:39:43Z">
        <w:r>
          <w:delText>ignal Processing Module</w:delText>
        </w:r>
      </w:del>
      <w:del w:id="321" w:author="김은수" w:date="2026-10-01T06:39:43Z">
        <w:r>
          <w:rPr>
            <w:rFonts w:hint="eastAsia"/>
          </w:rPr>
          <w:delText>의 일부로 동작하는 것이기 때문에 S</w:delText>
        </w:r>
      </w:del>
      <w:del w:id="322" w:author="김은수" w:date="2026-10-01T06:39:43Z">
        <w:r>
          <w:delText>ignal Processing Module</w:delText>
        </w:r>
      </w:del>
      <w:del w:id="323" w:author="김은수" w:date="2026-10-01T06:39:43Z">
        <w:r>
          <w:rPr>
            <w:rFonts w:hint="eastAsia"/>
          </w:rPr>
          <w:delText>의 구현 시 같이 구현을 진행한다.</w:delText>
        </w:r>
      </w:del>
      <w:ins w:id="324" w:author="김은수" w:date="2026-10-01T06:39:43Z">
        <w:r>
          <w:rPr>
            <w:rPrChange w:id="694" w:author="김은수" w:date="2026-10-01T06:56:16Z">
              <w:rPr>
                <w:rFonts w:hint="eastAsia"/>
              </w:rPr>
            </w:rPrChange>
          </w:rPr>
          <w:t xml:space="preserve">CFX의 반복 실행과 입력 버퍼가 준비된 상태에서 절대값 최대값 연산과 창 적용 FFT/크기 연산을 구현한다. CFX의 AGC, 분석 입력 갱신과 대역 대표값 처리에 연결한다.</w:t>
        </w:r>
      </w:ins>
    </w:p>
    <w:p w14:paraId="69864F07" w14:textId="77777777" w:rsidR="00F22FB8" w:rsidRDefault="00F22FB8" w:rsidP="00C9062A">
      <w:pPr>
        <w:wordWrap/>
        <w:pPrChange w:id="695" w:author="김은수" w:date="2026-10-01T06:56:16Z">
          <w:pPr>
            <w:pStyle w:val="a8"/>
            <w:wordWrap/>
            <w:spacing w:after="0" w:line="240" w:lineRule="auto"/>
            <w:ind w:leftChars="0" w:left="1636"/>
          </w:pPr>
        </w:pPrChange>
        <w:pStyle w:val="TDCSIP5"/>
        <w:outlineLvl w:val="9"/>
        <w:keepNext w:val="0"/>
        <w:keepLines w:val="0"/>
        <w:spacing w:before="0" w:after="0" w:line="300" w:lineRule="auto"/>
        <w:rPr>
          <w:del w:id="873" w:author="김은수" w:date="2026-10-01T06:56:16Z"/>
        </w:rPr>
      </w:pPr>
    </w:p>
    <w:p w14:paraId="52772625" w14:textId="267C8B53" w:rsidR="00C9062A" w:rsidRDefault="00C9062A" w:rsidP="00C9062A">
      <w:pPr>
        <w:numPr>
          <w:ilvl w:val="2"/>
          <w:numId w:val="22"/>
        </w:numPr>
        <w:pPrChange w:id="696" w:author="김은수" w:date="2026-10-01T06:56:16Z">
          <w:pPr>
            <w:pStyle w:val="3"/>
            <w:numPr>
              <w:ilvl w:val="2"/>
              <w:numId w:val="7"/>
            </w:numPr>
            <w:ind w:leftChars="0" w:firstLineChars="0"/>
          </w:pPr>
        </w:pPrChange>
        <w:pStyle w:val="TDCSIP10"/>
      </w:pPr>
      <w:bookmarkStart w:id="191" w:name="_Toc241599261"/>
      <w:r>
        <w:rPr>
          <w:rPrChange w:id="697" w:author="김은수" w:date="2026-10-01T06:56:16Z">
            <w:rPr>
              <w:rFonts w:hint="eastAsia"/>
            </w:rPr>
          </w:rPrChange>
        </w:rPr>
        <w:t>CM</w:t>
      </w:r>
      <w:r>
        <w:t xml:space="preserve">3 </w:t>
      </w:r>
      <w:r>
        <w:rPr>
          <w:rPrChange w:id="698" w:author="김은수" w:date="2026-10-01T06:56:16Z">
            <w:rPr>
              <w:rFonts w:hint="eastAsia"/>
            </w:rPr>
          </w:rPrChange>
        </w:rPr>
        <w:t>코어 소프트웨어</w:t>
      </w:r>
      <w:bookmarkEnd w:id="191"/>
    </w:p>
    <w:p w14:paraId="3FFF4CC2" w14:textId="77777777" w:rsidR="00C9062A" w:rsidRDefault="00C9062A" w:rsidP="00C9062A">
      <w:pPr>
        <w:numPr>
          <w:ilvl w:val="3"/>
          <w:numId w:val="22"/>
        </w:numPr>
        <w:pPrChange w:id="699" w:author="김은수" w:date="2026-10-01T06:56:16Z">
          <w:pPr>
            <w:pStyle w:val="4"/>
            <w:numPr>
              <w:ilvl w:val="3"/>
              <w:numId w:val="7"/>
            </w:numPr>
            <w:ind w:leftChars="0" w:firstLineChars="0"/>
          </w:pPr>
        </w:pPrChange>
        <w:pStyle w:val="TDCSIP11"/>
      </w:pPr>
      <w:r>
        <w:rPr>
          <w:rPrChange w:id="700" w:author="김은수" w:date="2026-10-01T06:56:16Z">
            <w:rPr>
              <w:rFonts w:hint="eastAsia"/>
            </w:rPr>
          </w:rPrChange>
        </w:rPr>
        <w:t>S</w:t>
      </w:r>
      <w:r>
        <w:t>ystem Control Modu</w:t>
      </w:r>
      <w:r>
        <w:rPr>
          <w:rPrChange w:id="701" w:author="김은수" w:date="2026-10-01T06:56:16Z">
            <w:rPr>
              <w:rFonts w:hint="eastAsia"/>
            </w:rPr>
          </w:rPrChange>
        </w:rPr>
        <w:t>l</w:t>
      </w:r>
      <w:r>
        <w:t>e</w:t>
      </w:r>
    </w:p>
    <w:p w14:paraId="403076DC" w14:textId="2BAFE954" w:rsidR="00C9062A" w:rsidRDefault="00C9062A" w:rsidP="00C9062A">
      <w:pPr>
        <w:numPr>
          <w:ilvl w:val="0"/>
          <w:numId w:val="23"/>
        </w:numPr>
        <w:pPrChange w:id="702" w:author="김은수" w:date="2026-10-01T06:56:16Z">
          <w:pPr>
            <w:pStyle w:val="a8"/>
            <w:numPr>
              <w:ilvl w:val="0"/>
              <w:numId w:val="21"/>
            </w:numPr>
            <w:ind w:leftChars="0"/>
          </w:pPr>
        </w:pPrChange>
        <w:pStyle w:val="TDCSIP5"/>
        <w:outlineLvl w:val="9"/>
        <w:keepNext w:val="0"/>
        <w:keepLines w:val="0"/>
      </w:pPr>
      <w:del w:id="325" w:author="김은수" w:date="2026-10-01T06:39:43Z">
        <w:r>
          <w:rPr>
            <w:rFonts w:hint="eastAsia"/>
          </w:rPr>
          <w:delText>시스템 제어 모듈에 M</w:delText>
        </w:r>
      </w:del>
      <w:del w:id="326" w:author="김은수" w:date="2026-10-01T06:39:43Z">
        <w:r>
          <w:delText>CU</w:delText>
        </w:r>
      </w:del>
      <w:del w:id="327" w:author="김은수" w:date="2026-10-01T06:39:43Z">
        <w:r>
          <w:rPr>
            <w:rFonts w:hint="eastAsia"/>
          </w:rPr>
          <w:delText xml:space="preserve"> 및 보조장치의 초기화 항목들이 포함되어 있기 때문에 해당 유닛들을 가장 먼저 구현한다.</w:delText>
        </w:r>
      </w:del>
      <w:ins w:id="328" w:author="김은수" w:date="2026-10-01T06:39:43Z">
        <w:r>
          <w:rPr>
            <w:rPrChange w:id="703" w:author="김은수" w:date="2026-10-01T06:56:16Z">
              <w:rPr>
                <w:rFonts w:hint="eastAsia"/>
              </w:rPr>
            </w:rPrChange>
          </w:rPr>
          <w:t xml:space="preserve">CM3 주변장치와 공유 메모리, 터치 센서 및 QCC 제어 핀을 먼저 준비한다. CFX의 기동 상태를 확인하고 공유 자료를 설정한 뒤 CFX의 반복 실행을 허가하도록 구현한다.</w:t>
        </w:r>
      </w:ins>
    </w:p>
    <w:p w14:paraId="7BEC00F2" w14:textId="0678B3DC" w:rsidR="00C9062A" w:rsidRDefault="00C9062A" w:rsidP="00C9062A">
      <w:pPr>
        <w:numPr>
          <w:ilvl w:val="0"/>
          <w:numId w:val="23"/>
        </w:numPr>
        <w:pPrChange w:id="704" w:author="김은수" w:date="2026-10-01T06:56:16Z">
          <w:pPr>
            <w:pStyle w:val="a8"/>
            <w:numPr>
              <w:ilvl w:val="0"/>
              <w:numId w:val="21"/>
            </w:numPr>
            <w:ind w:leftChars="0"/>
          </w:pPr>
        </w:pPrChange>
        <w:pStyle w:val="TDCSIP5"/>
        <w:outlineLvl w:val="9"/>
        <w:keepNext w:val="0"/>
        <w:keepLines w:val="0"/>
      </w:pPr>
      <w:r>
        <w:rPr>
          <w:rPrChange w:id="705" w:author="김은수" w:date="2026-10-01T06:56:16Z">
            <w:rPr>
              <w:rFonts w:hint="eastAsia"/>
            </w:rPr>
          </w:rPrChange>
        </w:rPr>
        <w:t xml:space="preserve">시스템을 제어하는 항목은 </w:t>
      </w:r>
      <w:r w:rsidR="000E6908">
        <w:rPr>
          <w:rPrChange w:id="706" w:author="김은수" w:date="2026-10-01T06:56:16Z">
            <w:rPr>
              <w:rFonts w:hint="eastAsia"/>
            </w:rPr>
          </w:rPrChange>
        </w:rPr>
        <w:t>S</w:t>
      </w:r>
      <w:r w:rsidR="000E6908">
        <w:t>ignal Processing Module, Internal Stimulation Device Execution Module, Bluetooth Communication Module</w:t>
      </w:r>
      <w:r w:rsidR="000E6908">
        <w:rPr>
          <w:rPrChange w:id="707" w:author="김은수" w:date="2026-10-01T06:56:16Z">
            <w:rPr>
              <w:rFonts w:hint="eastAsia"/>
            </w:rPr>
          </w:rPrChange>
        </w:rPr>
        <w:t xml:space="preserve">의 구현 및 검증이 완료된 이후에 </w:t>
      </w:r>
      <w:r>
        <w:rPr>
          <w:rPrChange w:id="708" w:author="김은수" w:date="2026-10-01T06:56:16Z">
            <w:rPr>
              <w:rFonts w:hint="eastAsia"/>
            </w:rPr>
          </w:rPrChange>
        </w:rPr>
        <w:t>최종적으로 구현한다.</w:t>
      </w:r>
    </w:p>
    <w:p w14:paraId="51082AED" w14:textId="77777777" w:rsidR="00C9062A" w:rsidRDefault="00C9062A" w:rsidP="00C9062A">
      <w:pPr>
        <w:numPr>
          <w:ilvl w:val="3"/>
          <w:numId w:val="22"/>
        </w:numPr>
        <w:pPrChange w:id="709" w:author="김은수" w:date="2026-10-01T06:56:16Z">
          <w:pPr>
            <w:pStyle w:val="4"/>
            <w:numPr>
              <w:ilvl w:val="3"/>
              <w:numId w:val="7"/>
            </w:numPr>
            <w:ind w:leftChars="0" w:firstLineChars="0"/>
          </w:pPr>
        </w:pPrChange>
        <w:pStyle w:val="TDCSIP11"/>
      </w:pPr>
      <w:r>
        <w:rPr>
          <w:rPrChange w:id="710" w:author="김은수" w:date="2026-10-01T06:56:16Z">
            <w:rPr>
              <w:rFonts w:hint="eastAsia"/>
            </w:rPr>
          </w:rPrChange>
        </w:rPr>
        <w:t>그 외의 모듈</w:t>
      </w:r>
    </w:p>
    <w:p w14:paraId="41639EAA" w14:textId="77777777" w:rsidR="00C9062A" w:rsidRDefault="00C9062A" w:rsidP="00C9062A">
      <w:pPr>
        <w:numPr>
          <w:ilvl w:val="0"/>
          <w:numId w:val="24"/>
        </w:numPr>
        <w:wordWrap/>
        <w:pPrChange w:id="711" w:author="김은수" w:date="2026-10-01T06:56:16Z">
          <w:pPr>
            <w:pStyle w:val="a8"/>
            <w:numPr>
              <w:ilvl w:val="0"/>
              <w:numId w:val="19"/>
            </w:numPr>
            <w:wordWrap/>
            <w:spacing w:after="0" w:line="240" w:lineRule="auto"/>
            <w:ind w:leftChars="0"/>
          </w:pPr>
        </w:pPrChange>
        <w:pStyle w:val="TDCSIP5"/>
        <w:outlineLvl w:val="9"/>
        <w:keepNext w:val="0"/>
        <w:keepLines w:val="0"/>
      </w:pPr>
      <w:del w:id="329" w:author="김은수" w:date="2026-10-01T06:39:43Z">
        <w:r>
          <w:rPr>
            <w:rFonts w:hint="eastAsia"/>
          </w:rPr>
          <w:delText>S</w:delText>
        </w:r>
      </w:del>
      <w:del w:id="330" w:author="김은수" w:date="2026-10-01T06:39:43Z">
        <w:r>
          <w:delText>ignal Processing Module, Internal Stimulation Device Execution Module, Bluetooth Communication Module</w:delText>
        </w:r>
      </w:del>
      <w:del w:id="331" w:author="김은수" w:date="2026-10-01T06:39:43Z">
        <w:r>
          <w:rPr>
            <w:rFonts w:hint="eastAsia"/>
          </w:rPr>
          <w:delText>은 구현의 순서가 특정되지 않아도 되며,</w:delText>
        </w:r>
      </w:del>
      <w:del w:id="332" w:author="김은수" w:date="2026-10-01T06:39:43Z">
        <w:r>
          <w:delText xml:space="preserve"> </w:delText>
        </w:r>
      </w:del>
      <w:del w:id="333" w:author="김은수" w:date="2026-10-01T06:39:43Z">
        <w:r>
          <w:rPr>
            <w:rFonts w:hint="eastAsia"/>
          </w:rPr>
          <w:delText>독립적으로 구현하여도 무방하다.</w:delText>
        </w:r>
      </w:del>
      <w:ins w:id="334" w:author="김은수" w:date="2026-10-01T06:39:43Z">
        <w:r>
          <w:rPr>
            <w:rPrChange w:id="712" w:author="김은수" w:date="2026-10-01T06:56:16Z">
              <w:rPr>
                <w:rFonts w:hint="eastAsia"/>
              </w:rPr>
            </w:rPrChange>
          </w:rPr>
          <w:t xml:space="preserve">Signal Processing Module, Internal Stimulation Device Execution Module과 Bluetooth Communication Module은 독립적으로 구현할 수 있다. 맵 읽기와 변경 요청, 자극 파라미터 계산, 내부기 설정 및 명령 응답의 연결은 통합 단계에서 확인한다.</w:t>
        </w:r>
      </w:ins>
    </w:p>
    <w:p w14:paraId="53B7EFCB" w14:textId="77777777" w:rsidR="00C9062A" w:rsidRDefault="00C9062A" w:rsidP="00C9062A">
      <w:pPr>
        <w:wordWrap/>
        <w:pPrChange w:id="713" w:author="김은수" w:date="2026-10-01T06:56:16Z">
          <w:pPr>
            <w:wordWrap/>
            <w:spacing w:after="0" w:line="240" w:lineRule="auto"/>
            <w:ind w:left="1276"/>
          </w:pPr>
        </w:pPrChange>
        <w:pStyle w:val="TDCSIP5"/>
        <w:outlineLvl w:val="9"/>
        <w:keepNext w:val="0"/>
        <w:keepLines w:val="0"/>
        <w:spacing w:before="0" w:after="0" w:line="300" w:lineRule="auto"/>
        <w:rPr>
          <w:del w:id="874" w:author="김은수" w:date="2026-10-01T06:56:16Z"/>
        </w:rPr>
      </w:pPr>
    </w:p>
    <w:p w14:paraId="45B10730" w14:textId="57BA4413" w:rsidR="00C9062A" w:rsidRDefault="00C9062A" w:rsidP="00C9062A">
      <w:pPr>
        <w:numPr>
          <w:ilvl w:val="2"/>
          <w:numId w:val="22"/>
        </w:numPr>
        <w:pPrChange w:id="714" w:author="김은수" w:date="2026-10-01T06:56:16Z">
          <w:pPr>
            <w:pStyle w:val="3"/>
            <w:numPr>
              <w:ilvl w:val="2"/>
              <w:numId w:val="7"/>
            </w:numPr>
            <w:ind w:leftChars="0" w:firstLineChars="0"/>
          </w:pPr>
        </w:pPrChange>
        <w:pStyle w:val="TDCSIP10"/>
      </w:pPr>
      <w:del w:id="192" w:author="김은수" w:date="2026-09-29T18:28:00Z" w16du:dateUtc="2026-09-29T09:28:00Z">
        <w:r>
          <w:rPr>
            <w:rFonts w:hint="eastAsia"/>
          </w:rPr>
          <w:delText>N</w:delText>
        </w:r>
        <w:r>
          <w:delText xml:space="preserve">RF </w:delText>
        </w:r>
        <w:r>
          <w:rPr>
            <w:rFonts w:hint="eastAsia"/>
          </w:rPr>
          <w:delText>코어</w:delText>
        </w:r>
      </w:del>
      <w:bookmarkStart w:id="193" w:name="_Toc241599262"/>
      <w:ins w:id="194" w:author="김은수" w:date="2026-09-29T18:28:00Z" w16du:dateUtc="2026-09-29T09:28:00Z">
        <w:r>
          <w:rPr>
            <w:rPrChange w:id="715" w:author="김은수" w:date="2026-10-01T06:56:16Z">
              <w:rPr>
                <w:rFonts w:hint="eastAsia"/>
              </w:rPr>
            </w:rPrChange>
          </w:rPr>
          <w:t>QCC</w:t>
        </w:r>
      </w:ins>
      <w:r>
        <w:rPr>
          <w:rPrChange w:id="716" w:author="김은수" w:date="2026-10-01T06:56:16Z">
            <w:rPr>
              <w:rFonts w:hint="eastAsia"/>
            </w:rPr>
          </w:rPrChange>
        </w:rPr>
        <w:t xml:space="preserve"> 소프트웨어</w:t>
      </w:r>
      <w:bookmarkEnd w:id="193"/>
    </w:p>
    <w:p w14:paraId="336D892A" w14:textId="77777777" w:rsidR="00C9062A" w:rsidRDefault="00C9062A" w:rsidP="00C9062A">
      <w:pPr>
        <w:numPr>
          <w:ilvl w:val="3"/>
          <w:numId w:val="22"/>
        </w:numPr>
        <w:pPrChange w:id="717" w:author="김은수" w:date="2026-10-01T06:56:16Z">
          <w:pPr>
            <w:pStyle w:val="4"/>
            <w:numPr>
              <w:ilvl w:val="3"/>
              <w:numId w:val="7"/>
            </w:numPr>
            <w:ind w:leftChars="0" w:firstLineChars="0"/>
          </w:pPr>
        </w:pPrChange>
        <w:pStyle w:val="TDCSIP11"/>
      </w:pPr>
      <w:r>
        <w:rPr>
          <w:rPrChange w:id="718" w:author="김은수" w:date="2026-10-01T06:56:16Z">
            <w:rPr>
              <w:rFonts w:hint="eastAsia"/>
            </w:rPr>
          </w:rPrChange>
        </w:rPr>
        <w:t>S</w:t>
      </w:r>
      <w:r>
        <w:t>ystem Control Modu</w:t>
      </w:r>
      <w:r>
        <w:rPr>
          <w:rPrChange w:id="719" w:author="김은수" w:date="2026-10-01T06:56:16Z">
            <w:rPr>
              <w:rFonts w:hint="eastAsia"/>
            </w:rPr>
          </w:rPrChange>
        </w:rPr>
        <w:t>l</w:t>
      </w:r>
      <w:r>
        <w:t>e</w:t>
      </w:r>
    </w:p>
    <w:p w14:paraId="0C33EA1A" w14:textId="77777777" w:rsidR="00C9062A" w:rsidRDefault="00C9062A" w:rsidP="00512FFF">
      <w:pPr>
        <w:numPr>
          <w:ilvl w:val="0"/>
          <w:numId w:val="23"/>
        </w:numPr>
        <w:pPrChange w:id="720" w:author="김은수" w:date="2026-10-01T06:56:16Z">
          <w:pPr>
            <w:pStyle w:val="a8"/>
            <w:numPr>
              <w:ilvl w:val="0"/>
              <w:numId w:val="21"/>
            </w:numPr>
            <w:ind w:leftChars="0" w:left="1661" w:hanging="357"/>
          </w:pPr>
        </w:pPrChange>
        <w:pStyle w:val="TDCSIP5"/>
        <w:outlineLvl w:val="9"/>
        <w:keepNext w:val="0"/>
        <w:keepLines w:val="0"/>
      </w:pPr>
      <w:del w:id="195" w:author="김은수" w:date="2026-09-29T18:28:00Z" w16du:dateUtc="2026-09-29T09:28:00Z">
        <w:r>
          <w:rPr>
            <w:rFonts w:hint="eastAsia"/>
          </w:rPr>
          <w:delText>시스템 제어 모듈에 M</w:delText>
        </w:r>
        <w:r>
          <w:delText>CU</w:delText>
        </w:r>
      </w:del>
      <w:del w:id="335" w:author="김은수" w:date="2026-10-01T06:39:43Z">
        <w:r>
          <w:rPr>
            <w:rFonts w:hint="eastAsia"/>
          </w:rPr>
          <w:delText xml:space="preserve"> 및 </w:delText>
        </w:r>
      </w:del>
      <w:del w:id="197" w:author="김은수" w:date="2026-09-29T18:28:00Z" w16du:dateUtc="2026-09-29T09:28:00Z">
        <w:r>
          <w:rPr>
            <w:rFonts w:hint="eastAsia"/>
          </w:rPr>
          <w:delText>보조장치의 초기화 항목들이 포함되어 있기 때문에 해당 유닛들을 가장</w:delText>
        </w:r>
      </w:del>
      <w:del w:id="336" w:author="김은수" w:date="2026-10-01T06:39:43Z">
        <w:r>
          <w:rPr>
            <w:rFonts w:hint="eastAsia"/>
          </w:rPr>
          <w:delText xml:space="preserve"> 먼저 구현한다.</w:delText>
        </w:r>
      </w:del>
      <w:ins w:id="337" w:author="김은수" w:date="2026-10-01T06:39:43Z">
        <w:r>
          <w:rPr>
            <w:rPrChange w:id="721" w:author="김은수" w:date="2026-10-01T06:56:16Z">
              <w:rPr>
                <w:rFonts w:hint="eastAsia"/>
              </w:rPr>
            </w:rPrChange>
          </w:rPr>
          <w:t xml:space="preserve">E8300 측에서는 CM3의 SPI 명령/응답과 제어 핀, CFX의 I2S 입력 경로를 구현한다. QCC 내부 모듈의 구현과 구분한다.</w:t>
        </w:r>
      </w:ins>
    </w:p>
    <w:p w14:paraId="3EA892C1" w14:textId="77777777" w:rsidR="00C9062A" w:rsidRDefault="00C9062A" w:rsidP="00512FFF">
      <w:pPr>
        <w:numPr>
          <w:ilvl w:val="0"/>
          <w:numId w:val="23"/>
        </w:numPr>
        <w:pPrChange w:id="722" w:author="김은수" w:date="2026-10-01T06:56:16Z">
          <w:pPr>
            <w:pStyle w:val="a8"/>
            <w:numPr>
              <w:ilvl w:val="0"/>
              <w:numId w:val="21"/>
            </w:numPr>
            <w:ind w:leftChars="0" w:left="1661" w:hanging="357"/>
          </w:pPr>
        </w:pPrChange>
        <w:pStyle w:val="TDCSIP37"/>
        <w:outlineLvl w:val="9"/>
        <w:keepNext w:val="0"/>
        <w:keepLines w:val="0"/>
      </w:pPr>
      <w:del w:id="199" w:author="김은수" w:date="2026-09-29T18:28:00Z" w16du:dateUtc="2026-09-29T09:28:00Z">
        <w:r>
          <w:rPr>
            <w:rFonts w:hint="eastAsia"/>
          </w:rPr>
          <w:delText xml:space="preserve">다른 </w:delText>
        </w:r>
      </w:del>
      <w:del w:id="338" w:author="김은수" w:date="2026-10-01T06:39:43Z">
        <w:r>
          <w:rPr>
            <w:rFonts w:hint="eastAsia"/>
          </w:rPr>
          <w:delText xml:space="preserve">모듈의 </w:delText>
        </w:r>
      </w:del>
      <w:del w:id="201" w:author="김은수" w:date="2026-09-29T18:28:00Z" w16du:dateUtc="2026-09-29T09:28:00Z">
        <w:r>
          <w:rPr>
            <w:rFonts w:hint="eastAsia"/>
          </w:rPr>
          <w:delText>상태에</w:delText>
        </w:r>
      </w:del>
      <w:del w:id="339" w:author="김은수" w:date="2026-10-01T06:39:43Z">
        <w:r>
          <w:rPr>
            <w:rFonts w:hint="eastAsia"/>
          </w:rPr>
          <w:delText xml:space="preserve"> 따라 </w:delText>
        </w:r>
      </w:del>
      <w:del w:id="203" w:author="김은수" w:date="2026-09-29T18:28:00Z" w16du:dateUtc="2026-09-29T09:28:00Z">
        <w:r>
          <w:rPr>
            <w:rFonts w:hint="eastAsia"/>
          </w:rPr>
          <w:delText>시스템을 제어하는 항목은 최종적으로 구현한다</w:delText>
        </w:r>
      </w:del>
      <w:del w:id="340" w:author="김은수" w:date="2026-10-01T06:39:43Z">
        <w:r>
          <w:rPr>
            <w:rFonts w:hint="eastAsia"/>
          </w:rPr>
          <w:delText>.</w:delText>
        </w:r>
      </w:del>
      <w:ins w:id="341" w:author="김은수" w:date="2026-10-01T06:39:43Z">
        <w:r>
          <w:rPr>
            <w:color w:val="C00000"/>
            <w:rPrChange w:id="723" w:author="김은수" w:date="2026-10-01T06:56:16Z">
              <w:rPr>
                <w:rFonts w:hint="eastAsia"/>
                <w:color w:val="C00000"/>
              </w:rPr>
            </w:rPrChange>
          </w:rPr>
          <w:t xml:space="preserve"/>
        </w:r>
      </w:ins>
      <w:del w:id="942" w:author="김은수" w:date="2026-10-12T00:00:00Z">
        <w:r>
          <w:delText xml:space="preserve">[자료 추가 위치] 여기에 QCC 내부 시스템 제어 모듈의 구현 순서와 선행 조건을 입력하세요. E8300의 상태 전달과 제어 핀 처리 조건을 QCC 자료와 대조한다.</w:delText>
        </w:r>
      </w:del>
      <w:ins w:id="943" w:author="김은수" w:date="2026-10-12T00:00:00Z">
        <w:r>
          <w:rPr>
            <w:color w:val="C00000"/>
            <w:sz w:val="24"/>
            <w:szCs w:val="24"/>
            <w:u w:val="single"/>
            <w:rPrChange w:id="944" w:author="김은수" w:date="2026-10-12T00:00:00Z">
              <w:rPr/>
            </w:rPrChange>
          </w:rPr>
          <w:t xml:space="preserve">[QCC 자료 입력] 여기에 QCC 내부 시스템 제어 모듈의 구현 순서와 선행 조건을 입력하세요. E8300의 상태 전달과 제어 핀 처리 조건을 QCC 자료와 대조한다.</w:t>
        </w:r>
      </w:ins>
    </w:p>
    <w:p w14:paraId="6412CF80" w14:textId="53992812" w:rsidR="00C9062A" w:rsidRDefault="00C9062A" w:rsidP="00C9062A">
      <w:pPr>
        <w:numPr>
          <w:ilvl w:val="3"/>
          <w:numId w:val="22"/>
        </w:numPr>
        <w:pPrChange w:id="724" w:author="김은수" w:date="2026-10-01T06:56:16Z">
          <w:pPr>
            <w:pStyle w:val="4"/>
            <w:numPr>
              <w:ilvl w:val="3"/>
              <w:numId w:val="7"/>
            </w:numPr>
            <w:ind w:leftChars="0" w:firstLineChars="0"/>
          </w:pPr>
        </w:pPrChange>
        <w:pStyle w:val="TDCSIP11"/>
      </w:pPr>
      <w:r>
        <w:t>Bluetooth Communication Module</w:t>
      </w:r>
    </w:p>
    <w:p w14:paraId="3E5BC133" w14:textId="77777777" w:rsidR="00C9062A" w:rsidRDefault="00394FA9" w:rsidP="00512FFF">
      <w:pPr>
        <w:pStyle w:val="a8"/>
        <w:numPr>
          <w:ilvl w:val="0"/>
          <w:numId w:val="19"/>
        </w:numPr>
        <w:wordWrap/>
        <w:spacing w:after="0" w:line="240" w:lineRule="auto"/>
        <w:ind w:leftChars="0"/>
        <w:rPr>
          <w:del w:id="205" w:author="김은수" w:date="2026-09-29T18:28:00Z" w16du:dateUtc="2026-09-29T09:28:00Z"/>
        </w:rPr>
      </w:pPr>
      <w:del w:id="206" w:author="김은수" w:date="2026-09-29T18:28:00Z" w16du:dateUtc="2026-09-29T09:28:00Z">
        <w:r>
          <w:rPr>
            <w:rFonts w:hint="eastAsia"/>
          </w:rPr>
          <w:delText>S</w:delText>
        </w:r>
        <w:r>
          <w:delText>ystem Control Modu</w:delText>
        </w:r>
        <w:r>
          <w:rPr>
            <w:rFonts w:hint="eastAsia"/>
          </w:rPr>
          <w:delText>l</w:delText>
        </w:r>
        <w:r>
          <w:delText>e</w:delText>
        </w:r>
        <w:r>
          <w:rPr>
            <w:rFonts w:hint="eastAsia"/>
          </w:rPr>
          <w:delText xml:space="preserve">을 정상동작 시킨 상태에서 </w:delText>
        </w:r>
        <w:r>
          <w:delText>Bluetooth Communication Module</w:delText>
        </w:r>
        <w:r>
          <w:rPr>
            <w:rFonts w:hint="eastAsia"/>
          </w:rPr>
          <w:delText>을 구현한다.</w:delText>
        </w:r>
      </w:del>
    </w:p>
    <w:p w14:paraId="610F8ACE" w14:textId="77777777" w:rsidR="00935252" w:rsidRDefault="00935252" w:rsidP="00680F01">
      <w:pPr>
        <w:pStyle w:val="a8"/>
        <w:wordWrap/>
        <w:spacing w:after="0" w:line="240" w:lineRule="auto"/>
        <w:ind w:leftChars="0" w:left="1360"/>
        <w:rPr>
          <w:del w:id="207" w:author="김은수" w:date="2026-09-29T18:28:00Z" w16du:dateUtc="2026-09-29T09:28:00Z"/>
        </w:rPr>
      </w:pPr>
    </w:p>
    <w:p w14:paraId="2C4CF367" w14:textId="77777777" w:rsidR="00512FFF" w:rsidRPr="002C61A1" w:rsidRDefault="00512FFF" w:rsidP="00680F01">
      <w:pPr>
        <w:pStyle w:val="a8"/>
        <w:wordWrap/>
        <w:spacing w:after="0" w:line="240" w:lineRule="auto"/>
        <w:ind w:leftChars="0" w:left="1360"/>
        <w:rPr>
          <w:del w:id="208" w:author="김은수" w:date="2026-09-29T18:28:00Z" w16du:dateUtc="2026-09-29T09:28:00Z"/>
        </w:rPr>
      </w:pPr>
    </w:p>
    <w:p w14:paraId="2FAE1D91" w14:textId="14E5871B" w:rsidR="00C9062A" w:rsidRDefault="00394FA9" w:rsidP="00512FFF">
      <w:pPr>
        <w:numPr>
          <w:ilvl w:val="0"/>
          <w:numId w:val="24"/>
        </w:numPr>
        <w:wordWrap/>
        <w:rPr>
          <w:ins w:id="209" w:author="김은수" w:date="2026-09-29T18:28:00Z" w16du:dateUtc="2026-09-29T09:28:00Z"/>
          <w:rPrChange w:id="726" w:author="김은수" w:date="2026-10-01T06:56:16Z">
            <w:rPr/>
          </w:rPrChange>
        </w:rPr>
        <w:pPrChange w:id="725" w:author="김은수" w:date="2026-10-01T06:56:16Z">
          <w:pPr>
            <w:pStyle w:val="a8"/>
            <w:numPr>
              <w:ilvl w:val="0"/>
              <w:numId w:val="19"/>
            </w:numPr>
            <w:wordWrap/>
            <w:spacing w:after="0" w:line="240" w:lineRule="auto"/>
            <w:ind w:leftChars="0"/>
            <w:rPr/>
          </w:pPr>
        </w:pPrChange>
        <w:pStyle w:val="TDCSIP5"/>
        <w:outlineLvl w:val="9"/>
        <w:keepNext w:val="0"/>
        <w:keepLines w:val="0"/>
      </w:pPr>
      <w:ins w:id="342" w:author="김은수" w:date="2026-10-01T06:39:43Z">
        <w:r>
          <w:rPr>
            <w:rPrChange w:id="727" w:author="김은수" w:date="2026-10-01T06:56:16Z">
              <w:rPr>
                <w:rFonts w:hint="eastAsia"/>
              </w:rPr>
            </w:rPrChange>
          </w:rPr>
          <w:t xml:space="preserve">E8300에서는 리모콘과 매핑 명령의 수신, 처리 및 응답 경로를 구현한다.</w:t>
        </w:r>
      </w:ins>
    </w:p>
    <w:p>
      <w:pPr>
        <w:numPr>
          <w:ilvl w:val="0"/>
          <w:numId w:val="24"/>
        </w:numPr>
        <w:wordWrap/>
        <w:rPr>
          <w:ins w:id="441" w:author="김은수" w:date="2026-10-01T06:39:43Z"/>
          <w:rPrChange w:id="729" w:author="김은수" w:date="2026-10-01T06:56:16Z">
            <w:rPr/>
          </w:rPrChange>
        </w:rPr>
        <w:pPrChange w:id="728" w:author="김은수" w:date="2026-10-01T06:56:16Z">
          <w:pPr>
            <w:pStyle w:val="a8"/>
            <w:keepLines/>
            <w:numPr>
              <w:ilvl w:val="0"/>
              <w:numId w:val="19"/>
            </w:numPr>
            <w:wordWrap/>
            <w:spacing w:after="0" w:line="240" w:lineRule="auto"/>
            <w:ind w:leftChars="0"/>
            <w:rPr/>
          </w:pPr>
        </w:pPrChange>
        <w:pStyle w:val="TDCSIP37"/>
        <w:outlineLvl w:val="9"/>
        <w:keepNext w:val="0"/>
        <w:keepLines w:val="0"/>
      </w:pPr>
      <w:ins w:id="442" w:author="김은수" w:date="2026-10-01T06:39:43Z">
        <w:r>
          <w:rPr>
            <w:color w:val="C00000"/>
            <w:rPrChange w:id="730" w:author="김은수" w:date="2026-10-01T06:56:16Z">
              <w:rPr>
                <w:rFonts w:hint="eastAsia"/>
                <w:color w:val="C00000"/>
              </w:rPr>
            </w:rPrChange>
          </w:rPr>
          <w:t xml:space="preserve"/>
        </w:r>
      </w:ins>
      <w:del w:id="945" w:author="김은수" w:date="2026-10-12T00:00:00Z">
        <w:r>
          <w:delText xml:space="preserve">[자료 추가 위치] 여기에 QCC 내부 블루투스 모듈의 구현 계획을 입력하세요. 무선 연결, 오디오 전달과 명령/응답 처리에 필요한 내부 유닛과 구현 순서를 작성한다.</w:delText>
        </w:r>
      </w:del>
      <w:ins w:id="946" w:author="김은수" w:date="2026-10-12T00:00:00Z">
        <w:r>
          <w:rPr>
            <w:color w:val="C00000"/>
            <w:sz w:val="24"/>
            <w:szCs w:val="24"/>
            <w:u w:val="single"/>
            <w:rPrChange w:id="947" w:author="김은수" w:date="2026-10-12T00:00:00Z">
              <w:rPr/>
            </w:rPrChange>
          </w:rPr>
          <w:t xml:space="preserve">[QCC 자료 입력] 여기에 QCC 내부 블루투스 모듈의 구현 계획을 입력하세요. 무선 연결, 오디오 전달과 명령/응답 처리에 필요한 내부 유닛과 구현 순서를 작성한다.</w:t>
        </w:r>
      </w:ins>
    </w:p>
    <w:p w14:paraId="373BD869" w14:textId="77777777" w:rsidR="00935252" w:rsidRDefault="00935252" w:rsidP="00680F01">
      <w:pPr>
        <w:wordWrap/>
        <w:rPr>
          <w:ins w:id="211" w:author="김은수" w:date="2026-09-29T18:28:00Z" w16du:dateUtc="2026-09-29T09:28:00Z"/>
          <w:rPrChange w:id="732" w:author="김은수" w:date="2026-10-01T06:56:16Z">
            <w:rPr/>
          </w:rPrChange>
          <w:del w:id="875" w:author="김은수" w:date="2026-10-01T06:56:16Z"/>
        </w:rPr>
        <w:pPrChange w:id="731" w:author="김은수" w:date="2026-10-01T06:56:16Z">
          <w:pPr>
            <w:pStyle w:val="a8"/>
            <w:wordWrap/>
            <w:spacing w:after="0" w:line="240" w:lineRule="auto"/>
            <w:ind w:leftChars="0" w:left="1360"/>
            <w:rPr/>
          </w:pPr>
        </w:pPrChange>
        <w:pStyle w:val="TDCSIP5"/>
        <w:outlineLvl w:val="9"/>
        <w:keepNext w:val="0"/>
        <w:keepLines w:val="0"/>
        <w:spacing w:before="0" w:after="0" w:line="300" w:lineRule="auto"/>
      </w:pPr>
    </w:p>
    <w:p w14:paraId="0B40192D" w14:textId="77777777" w:rsidR="00512FFF" w:rsidRPr="002C61A1" w:rsidRDefault="00512FFF" w:rsidP="00680F01">
      <w:pPr>
        <w:wordWrap/>
        <w:rPr>
          <w:ins w:id="212" w:author="김은수" w:date="2026-09-29T18:28:00Z" w16du:dateUtc="2026-09-29T09:28:00Z"/>
          <w:rPrChange w:id="734" w:author="김은수" w:date="2026-10-01T06:56:16Z">
            <w:rPr/>
          </w:rPrChange>
          <w:del w:id="876" w:author="김은수" w:date="2026-10-01T06:56:16Z"/>
        </w:rPr>
        <w:pPrChange w:id="733" w:author="김은수" w:date="2026-10-01T06:56:16Z">
          <w:pPr>
            <w:pStyle w:val="a8"/>
            <w:wordWrap/>
            <w:spacing w:after="0" w:line="240" w:lineRule="auto"/>
            <w:ind w:leftChars="0" w:left="1360"/>
            <w:rPr/>
          </w:pPr>
        </w:pPrChange>
        <w:pStyle w:val="TDCSIP5"/>
        <w:outlineLvl w:val="9"/>
        <w:keepNext w:val="0"/>
        <w:keepLines w:val="0"/>
        <w:spacing w:before="0" w:after="0" w:line="300" w:lineRule="auto"/>
      </w:pPr>
    </w:p>
    <w:p w14:paraId="293F9C32" w14:textId="77777777" w:rsidR="00C9062A" w:rsidRDefault="00C9062A" w:rsidP="00C9062A">
      <w:pPr>
        <w:numPr>
          <w:ilvl w:val="2"/>
          <w:numId w:val="22"/>
        </w:numPr>
        <w:rPr>
          <w:ins w:id="213" w:author="김은수" w:date="2026-09-29T18:28:00Z" w16du:dateUtc="2026-09-29T09:28:00Z"/>
          <w:rPrChange w:id="736" w:author="김은수" w:date="2026-10-01T06:56:16Z">
            <w:rPr/>
          </w:rPrChange>
        </w:rPr>
        <w:pPrChange w:id="735" w:author="김은수" w:date="2026-10-01T06:56:16Z">
          <w:pPr>
            <w:pStyle w:val="3"/>
            <w:numPr>
              <w:ilvl w:val="2"/>
              <w:numId w:val="7"/>
            </w:numPr>
            <w:ind w:leftChars="0" w:firstLineChars="0"/>
            <w:rPr/>
          </w:pPr>
        </w:pPrChange>
        <w:pStyle w:val="TDCSIP10"/>
      </w:pPr>
      <w:bookmarkStart w:id="214" w:name="_Toc241599263"/>
      <w:ins w:id="215" w:author="김은수" w:date="2026-09-29T18:28:00Z" w16du:dateUtc="2026-09-29T09:28:00Z">
        <w:r>
          <w:rPr>
            <w:rPrChange w:id="737" w:author="김은수" w:date="2026-10-01T06:56:16Z">
              <w:rPr>
                <w:rFonts w:hint="eastAsia"/>
              </w:rPr>
            </w:rPrChange>
          </w:rPr>
          <w:t>부트로더 소프트웨어</w:t>
        </w:r>
        <w:bookmarkEnd w:id="214"/>
      </w:ins>
    </w:p>
    <w:p w14:paraId="20E3A216" w14:textId="369F92E1" w:rsidR="000E6908" w:rsidRDefault="00560A9C" w:rsidP="000E6908">
      <w:pPr>
        <w:rPr>
          <w:ins w:id="216" w:author="김은수" w:date="2026-09-29T18:28:00Z" w16du:dateUtc="2026-09-29T09:28:00Z"/>
          <w:rPrChange w:id="739" w:author="김은수" w:date="2026-10-01T06:56:16Z">
            <w:rPr/>
          </w:rPrChange>
        </w:rPr>
        <w:pPrChange w:id="738" w:author="김은수" w:date="2026-10-01T06:56:16Z">
          <w:pPr>
            <w:ind w:leftChars="500" w:left="1000"/>
            <w:rPr/>
          </w:pPr>
        </w:pPrChange>
        <w:pStyle w:val="TDCSIP4"/>
        <w:outlineLvl w:val="9"/>
        <w:keepNext w:val="0"/>
        <w:keepLines w:val="0"/>
      </w:pPr>
      <w:ins w:id="343" w:author="김은수" w:date="2026-10-01T06:39:43Z">
        <w:r>
          <w:rPr>
            <w:rPrChange w:id="740" w:author="김은수" w:date="2026-10-01T06:56:16Z">
              <w:rPr>
                <w:rFonts w:hint="eastAsia"/>
              </w:rPr>
            </w:rPrChange>
          </w:rPr>
          <w:t xml:space="preserve">기초 하드웨어 설정, 저장장치 준비, 이미지 헤더/구획 검사와 메모리 적재를 먼저 구현한다. 이후 응용 코어 기동, 서비스 모드, 기본/대체 슬롯 선택과 복구 처리를 연결한다. 갱신 데이터 수신/저장은 CM3 응용 프로그램에서 구현한다.</w:t>
        </w:r>
      </w:ins>
    </w:p>
    <w:p w14:paraId="2094B072" w14:textId="4D1C2186" w:rsidR="002C61A1" w:rsidRDefault="003944CC" w:rsidP="00680F01">
      <w:pPr>
        <w:numPr>
          <w:ilvl w:val="1"/>
          <w:numId w:val="22"/>
        </w:numPr>
        <w:wordWrap/>
        <w:pPrChange w:id="741" w:author="김은수" w:date="2026-10-01T06:56:16Z">
          <w:pPr>
            <w:pStyle w:val="2"/>
            <w:numPr>
              <w:ilvl w:val="1"/>
              <w:numId w:val="7"/>
            </w:numPr>
            <w:wordWrap/>
            <w:spacing w:after="0" w:line="240" w:lineRule="auto"/>
          </w:pPr>
        </w:pPrChange>
        <w:pStyle w:val="TDCSIP9"/>
      </w:pPr>
      <w:bookmarkStart w:id="218" w:name="_Toc241599264"/>
      <w:r>
        <w:rPr>
          <w:rPrChange w:id="742" w:author="김은수" w:date="2026-10-01T06:56:16Z">
            <w:rPr>
              <w:rFonts w:hint="eastAsia"/>
            </w:rPr>
          </w:rPrChange>
        </w:rPr>
        <w:t>소프트웨어 통합</w:t>
      </w:r>
      <w:bookmarkEnd w:id="218"/>
      <w:r>
        <w:rPr>
          <w:rPrChange w:id="743" w:author="김은수" w:date="2026-10-01T06:56:16Z">
            <w:rPr>
              <w:rFonts w:hint="eastAsia"/>
            </w:rPr>
          </w:rPrChange>
        </w:rPr>
        <w:t xml:space="preserve"> </w:t>
      </w:r>
    </w:p>
    <w:p w14:paraId="71991835" w14:textId="77777777" w:rsidR="00560A9C" w:rsidRDefault="003944CC" w:rsidP="005E3CDC">
      <w:pPr>
        <w:pPrChange w:id="744" w:author="김은수" w:date="2026-10-01T06:56:16Z">
          <w:pPr>
            <w:ind w:leftChars="300" w:left="600"/>
          </w:pPr>
        </w:pPrChange>
        <w:pStyle w:val="TDCSIP3"/>
        <w:outlineLvl w:val="9"/>
        <w:keepNext w:val="0"/>
        <w:keepLines w:val="0"/>
      </w:pPr>
      <w:del w:id="344" w:author="김은수" w:date="2026-10-01T06:39:43Z">
        <w:r>
          <w:rPr>
            <w:rFonts w:hint="eastAsia"/>
          </w:rPr>
          <w:delText xml:space="preserve">각각의 </w:delText>
        </w:r>
      </w:del>
      <w:del w:id="345" w:author="김은수" w:date="2026-10-01T06:39:43Z">
        <w:r>
          <w:delText>MCU</w:delText>
        </w:r>
      </w:del>
      <w:del w:id="346" w:author="김은수" w:date="2026-10-01T06:39:43Z">
        <w:r>
          <w:rPr>
            <w:rFonts w:hint="eastAsia"/>
          </w:rPr>
          <w:delText xml:space="preserve">에서 구현된 소프트웨어를 </w:delText>
        </w:r>
      </w:del>
      <w:del w:id="347" w:author="김은수" w:date="2026-10-01T06:39:43Z">
        <w:r w:rsidR="00560A9C">
          <w:rPr>
            <w:rFonts w:hint="eastAsia"/>
          </w:rPr>
          <w:delText>통합을 진행한다.</w:delText>
        </w:r>
      </w:del>
      <w:del w:id="348" w:author="김은수" w:date="2026-10-01T06:39:43Z">
        <w:r w:rsidR="00560A9C">
          <w:delText xml:space="preserve"> </w:delText>
        </w:r>
      </w:del>
      <w:ins w:id="349" w:author="김은수" w:date="2026-10-01T06:39:43Z">
        <w:r>
          <w:rPr>
            <w:rPrChange w:id="745" w:author="김은수" w:date="2026-10-01T06:56:16Z">
              <w:rPr>
                <w:rFonts w:hint="eastAsia"/>
              </w:rPr>
            </w:rPrChange>
          </w:rPr>
          <w:t xml:space="preserve">각 코어의 모듈을 먼저 통합한 뒤 공유 메모리와 완료 이벤트를 사용하는 코어 간 경로를 연결한다. 실행 순서는 부트로더의 이미지 적재, 응용 코어 준비, 맵/내부기 설정, 실시간 자극의 순서로 확인한다.</w:t>
        </w:r>
      </w:ins>
    </w:p>
    <w:p w14:paraId="74D33079" w14:textId="3F95D1A9" w:rsidR="005E3CDC" w:rsidRDefault="00560A9C" w:rsidP="005E3CDC">
      <w:pPr>
        <w:pPrChange w:id="746" w:author="김은수" w:date="2026-10-01T06:56:16Z">
          <w:pPr>
            <w:ind w:leftChars="300" w:left="600"/>
          </w:pPr>
        </w:pPrChange>
        <w:pStyle w:val="TDCSIP3"/>
        <w:outlineLvl w:val="9"/>
        <w:keepNext w:val="0"/>
        <w:keepLines w:val="0"/>
      </w:pPr>
      <w:del w:id="350" w:author="김은수" w:date="2026-10-01T06:39:43Z">
        <w:r>
          <w:rPr>
            <w:rFonts w:hint="eastAsia"/>
          </w:rPr>
          <w:delText xml:space="preserve">각 </w:delText>
        </w:r>
      </w:del>
      <w:del w:id="351" w:author="김은수" w:date="2026-10-01T06:39:43Z">
        <w:r>
          <w:delText>MCU</w:delText>
        </w:r>
      </w:del>
      <w:del w:id="352" w:author="김은수" w:date="2026-10-01T06:39:43Z">
        <w:r>
          <w:rPr>
            <w:rFonts w:hint="eastAsia"/>
          </w:rPr>
          <w:delText xml:space="preserve">에서 소프트웨어의 검증을 위해서 대응되는 </w:delText>
        </w:r>
      </w:del>
      <w:del w:id="353" w:author="김은수" w:date="2026-10-01T06:39:43Z">
        <w:r>
          <w:delText>MCU</w:delText>
        </w:r>
      </w:del>
      <w:del w:id="354" w:author="김은수" w:date="2026-10-01T06:39:43Z">
        <w:r>
          <w:rPr>
            <w:rFonts w:hint="eastAsia"/>
          </w:rPr>
          <w:delText>의 소프트웨어가 필요한 경우에는 해당 기능을 수행하는 테스트 코드로 진행할 수 있다.</w:delText>
        </w:r>
      </w:del>
      <w:ins w:id="355" w:author="김은수" w:date="2026-10-01T06:39:43Z">
        <w:r>
          <w:rPr>
            <w:rPrChange w:id="747" w:author="김은수" w:date="2026-10-01T06:56:16Z">
              <w:rPr>
                <w:rFonts w:hint="eastAsia"/>
              </w:rPr>
            </w:rPrChange>
          </w:rPr>
          <w:t xml:space="preserve">상대 코어의 기능이 준비되지 않은 단계에서는 테스트 코드로 입력과 응답을 대신할 수 있다. 최종 통합에서는 실제 코어와 장치를 연결하여 같은 데이터와 완료 상태가 전달되는지 확인한다.</w:t>
        </w:r>
      </w:ins>
    </w:p>
    <w:p w14:paraId="5B966A40" w14:textId="4E592B0F" w:rsidR="00560A9C" w:rsidRDefault="00560A9C" w:rsidP="005E3CDC">
      <w:pPr>
        <w:pPrChange w:id="748" w:author="김은수" w:date="2026-10-01T06:56:16Z">
          <w:pPr>
            <w:ind w:leftChars="300" w:left="600"/>
          </w:pPr>
        </w:pPrChange>
        <w:pStyle w:val="TDCSIP3"/>
        <w:outlineLvl w:val="9"/>
        <w:keepNext w:val="0"/>
        <w:keepLines w:val="0"/>
      </w:pPr>
      <w:del w:id="356" w:author="김은수" w:date="2026-10-01T06:39:43Z">
        <w:r>
          <w:rPr>
            <w:rFonts w:hint="eastAsia"/>
          </w:rPr>
          <w:delText xml:space="preserve">모든 </w:delText>
        </w:r>
      </w:del>
      <w:del w:id="357" w:author="김은수" w:date="2026-10-01T06:39:43Z">
        <w:r>
          <w:delText>MCU</w:delText>
        </w:r>
      </w:del>
      <w:del w:id="358" w:author="김은수" w:date="2026-10-01T06:39:43Z">
        <w:r>
          <w:rPr>
            <w:rFonts w:hint="eastAsia"/>
          </w:rPr>
          <w:delText>의 소프트웨어가 통합되면 시스템이 완성되게 된다.</w:delText>
        </w:r>
      </w:del>
      <w:ins w:id="359" w:author="김은수" w:date="2026-10-01T06:39:43Z">
        <w:r>
          <w:rPr>
            <w:rPrChange w:id="749" w:author="김은수" w:date="2026-10-01T06:56:16Z">
              <w:rPr>
                <w:rFonts w:hint="eastAsia"/>
              </w:rPr>
            </w:rPrChange>
          </w:rPr>
          <w:t xml:space="preserve">각 통합 단계의 입력, 전달 결과와 상태 전환을 확인한 뒤 다음 단계로 진행한다. 결과가 설계와 다르면 해당 유닛과 연결 부분을 수정하고 같은 조건으로 다시 확인한다.</w:t>
        </w:r>
      </w:ins>
    </w:p>
    <w:p w14:paraId="657C7190" w14:textId="08C559C7" w:rsidR="006469EA" w:rsidRDefault="005E3CDC" w:rsidP="005E3CDC">
      <w:pPr>
        <w:numPr>
          <w:ilvl w:val="2"/>
          <w:numId w:val="22"/>
        </w:numPr>
        <w:pPrChange w:id="750" w:author="김은수" w:date="2026-10-01T06:56:16Z">
          <w:pPr>
            <w:pStyle w:val="2"/>
            <w:numPr>
              <w:ilvl w:val="2"/>
              <w:numId w:val="7"/>
            </w:numPr>
          </w:pPr>
        </w:pPrChange>
        <w:pStyle w:val="TDCSIP10"/>
      </w:pPr>
      <w:bookmarkStart w:id="219" w:name="_Toc241599265"/>
      <w:r>
        <w:rPr>
          <w:rPrChange w:id="751" w:author="김은수" w:date="2026-10-01T06:56:16Z">
            <w:rPr>
              <w:rFonts w:hint="eastAsia"/>
            </w:rPr>
          </w:rPrChange>
        </w:rPr>
        <w:t>C</w:t>
      </w:r>
      <w:r>
        <w:t xml:space="preserve">FX </w:t>
      </w:r>
      <w:r>
        <w:rPr>
          <w:rPrChange w:id="752" w:author="김은수" w:date="2026-10-01T06:56:16Z">
            <w:rPr>
              <w:rFonts w:hint="eastAsia"/>
            </w:rPr>
          </w:rPrChange>
        </w:rPr>
        <w:t>코어 소프트웨어 통합</w:t>
      </w:r>
      <w:bookmarkEnd w:id="219"/>
    </w:p>
    <w:p w14:paraId="5F583712" w14:textId="77777777" w:rsidR="005E3CDC" w:rsidRDefault="005E3CDC" w:rsidP="005E3CDC">
      <w:pPr>
        <w:numPr>
          <w:ilvl w:val="3"/>
          <w:numId w:val="22"/>
        </w:numPr>
        <w:pPrChange w:id="753" w:author="김은수" w:date="2026-10-01T06:56:16Z">
          <w:pPr>
            <w:pStyle w:val="4"/>
            <w:numPr>
              <w:ilvl w:val="3"/>
              <w:numId w:val="7"/>
            </w:numPr>
            <w:ind w:leftChars="0" w:firstLineChars="0"/>
          </w:pPr>
        </w:pPrChange>
        <w:pStyle w:val="TDCSIP11"/>
      </w:pPr>
      <w:r>
        <w:rPr>
          <w:rPrChange w:id="754" w:author="김은수" w:date="2026-10-01T06:56:16Z">
            <w:rPr>
              <w:rFonts w:hint="eastAsia"/>
            </w:rPr>
          </w:rPrChange>
        </w:rPr>
        <w:t>병렬 통합 단계</w:t>
      </w:r>
    </w:p>
    <w:p w14:paraId="385C160C" w14:textId="73A39DE7" w:rsidR="00606F72" w:rsidRPr="00606F72" w:rsidRDefault="005E3CDC" w:rsidP="005E3CDC">
      <w:pPr>
        <w:pPrChange w:id="755" w:author="김은수" w:date="2026-10-01T06:56:16Z">
          <w:pPr>
            <w:ind w:leftChars="700" w:left="1400"/>
          </w:pPr>
        </w:pPrChange>
        <w:pStyle w:val="TDCSIP5"/>
        <w:outlineLvl w:val="9"/>
        <w:keepNext w:val="0"/>
        <w:keepLines w:val="0"/>
      </w:pPr>
      <w:del w:id="360" w:author="김은수" w:date="2026-10-01T06:39:43Z">
        <w:r>
          <w:rPr>
            <w:rFonts w:hint="eastAsia"/>
          </w:rPr>
          <w:delText>S</w:delText>
        </w:r>
      </w:del>
      <w:del w:id="361" w:author="김은수" w:date="2026-10-01T06:39:43Z">
        <w:r>
          <w:delText xml:space="preserve">ystem Control </w:delText>
        </w:r>
      </w:del>
      <w:del w:id="362" w:author="김은수" w:date="2026-10-01T06:39:43Z">
        <w:r>
          <w:rPr>
            <w:rFonts w:hint="eastAsia"/>
          </w:rPr>
          <w:delText>M</w:delText>
        </w:r>
      </w:del>
      <w:del w:id="363" w:author="김은수" w:date="2026-10-01T06:39:43Z">
        <w:r>
          <w:delText>o</w:delText>
        </w:r>
      </w:del>
      <w:del w:id="364" w:author="김은수" w:date="2026-10-01T06:39:43Z">
        <w:r>
          <w:rPr>
            <w:rFonts w:hint="eastAsia"/>
          </w:rPr>
          <w:delText>d</w:delText>
        </w:r>
      </w:del>
      <w:del w:id="365" w:author="김은수" w:date="2026-10-01T06:39:43Z">
        <w:r>
          <w:delText>ule</w:delText>
        </w:r>
      </w:del>
      <w:del w:id="366" w:author="김은수" w:date="2026-10-01T06:39:43Z">
        <w:r>
          <w:rPr>
            <w:rFonts w:hint="eastAsia"/>
          </w:rPr>
          <w:delText xml:space="preserve">가 다른 모듈들을 </w:delText>
        </w:r>
      </w:del>
      <w:del w:id="367" w:author="김은수" w:date="2026-10-01T06:39:43Z">
        <w:r w:rsidR="00606F72">
          <w:rPr>
            <w:rFonts w:hint="eastAsia"/>
          </w:rPr>
          <w:delText>순서가 없이 두</w:delText>
        </w:r>
      </w:del>
      <w:del w:id="368" w:author="김은수" w:date="2026-10-01T06:39:43Z">
        <w:r w:rsidR="00B26957">
          <w:delText xml:space="preserve"> </w:delText>
        </w:r>
      </w:del>
      <w:del w:id="369" w:author="김은수" w:date="2026-10-01T06:39:43Z">
        <w:r w:rsidR="00B26957">
          <w:rPr>
            <w:rFonts w:hint="eastAsia"/>
          </w:rPr>
          <w:delText xml:space="preserve">개의 </w:delText>
        </w:r>
      </w:del>
      <w:del w:id="370" w:author="김은수" w:date="2026-10-01T06:39:43Z">
        <w:r w:rsidR="00606F72">
          <w:rPr>
            <w:rFonts w:hint="eastAsia"/>
          </w:rPr>
          <w:delText>모듈을 통합한다.</w:delText>
        </w:r>
      </w:del>
      <w:ins w:id="371" w:author="김은수" w:date="2026-10-01T06:39:43Z">
        <w:r>
          <w:rPr>
            <w:rPrChange w:id="756" w:author="김은수" w:date="2026-10-01T06:56:16Z">
              <w:rPr>
                <w:rFonts w:hint="eastAsia"/>
              </w:rPr>
            </w:rPrChange>
          </w:rPr>
          <w:t xml:space="preserve">CFX의 System Control Module을 기준으로 신호처리와 내부기 실행 모듈을 각각 통합한다. 상대 모듈의 입력은 준비된 맵 자료나 테스트 코드로 제공할 수 있다.</w:t>
        </w:r>
      </w:ins>
    </w:p>
    <w:p w14:paraId="5590FF13" w14:textId="63C9D360" w:rsidR="00E66088" w:rsidRDefault="00606F72" w:rsidP="005E3CDC">
      <w:pPr>
        <w:numPr>
          <w:ilvl w:val="4"/>
          <w:numId w:val="22"/>
        </w:numPr>
        <w:pPrChange w:id="757" w:author="김은수" w:date="2026-10-01T06:56:16Z">
          <w:pPr>
            <w:pStyle w:val="5"/>
            <w:numPr>
              <w:ilvl w:val="4"/>
              <w:numId w:val="7"/>
            </w:numPr>
            <w:ind w:leftChars="0" w:firstLineChars="0"/>
          </w:pPr>
        </w:pPrChange>
        <w:pStyle w:val="TDCSIP12"/>
      </w:pPr>
      <w:r>
        <w:t>Signal Processing Module + System Control Module</w:t>
      </w:r>
    </w:p>
    <w:p w14:paraId="3676785C" w14:textId="20E434AC" w:rsidR="00606F72" w:rsidRPr="00606F72" w:rsidRDefault="00606F72" w:rsidP="005E3CDC">
      <w:pPr>
        <w:pPrChange w:id="758" w:author="김은수" w:date="2026-10-01T06:56:16Z">
          <w:pPr>
            <w:ind w:leftChars="1000" w:left="2000"/>
          </w:pPr>
        </w:pPrChange>
        <w:pStyle w:val="TDCSIP6"/>
        <w:outlineLvl w:val="9"/>
        <w:keepNext w:val="0"/>
        <w:keepLines w:val="0"/>
      </w:pPr>
      <w:del w:id="372" w:author="김은수" w:date="2026-10-01T06:39:43Z">
        <w:r>
          <w:rPr>
            <w:rFonts w:hint="eastAsia"/>
          </w:rPr>
          <w:delText xml:space="preserve">System Control Module에서 </w:delText>
        </w:r>
      </w:del>
      <w:del w:id="220" w:author="김은수" w:date="2026-09-29T18:28:00Z" w16du:dateUtc="2026-09-29T09:28:00Z">
        <w:r>
          <w:rPr>
            <w:rFonts w:hint="eastAsia"/>
          </w:rPr>
          <w:delText>제어되는 신호처리 관련 파라미터의 변화</w:delText>
        </w:r>
        <w:r w:rsidR="00CA04F8">
          <w:rPr>
            <w:rFonts w:hint="eastAsia"/>
          </w:rPr>
          <w:delText>에</w:delText>
        </w:r>
        <w:r>
          <w:rPr>
            <w:rFonts w:hint="eastAsia"/>
          </w:rPr>
          <w:delText xml:space="preserve"> 따라 S</w:delText>
        </w:r>
        <w:r>
          <w:delText>ignal Processing Module</w:delText>
        </w:r>
        <w:r>
          <w:rPr>
            <w:rFonts w:hint="eastAsia"/>
          </w:rPr>
          <w:delText>에 적용되는지 확인하며 통합을 진행한다</w:delText>
        </w:r>
      </w:del>
      <w:del w:id="373" w:author="김은수" w:date="2026-10-01T06:39:43Z">
        <w:r>
          <w:rPr>
            <w:rFonts w:hint="eastAsia"/>
          </w:rPr>
          <w:delText>.</w:delText>
        </w:r>
      </w:del>
      <w:ins w:id="374" w:author="김은수" w:date="2026-10-01T06:39:43Z">
        <w:r>
          <w:rPr>
            <w:rPrChange w:id="759" w:author="김은수" w:date="2026-10-01T06:56:16Z">
              <w:rPr>
                <w:rFonts w:hint="eastAsia"/>
              </w:rPr>
            </w:rPrChange>
          </w:rPr>
          <w:t xml:space="preserve">맵의 방향/마이크 수와 입력 상태에 따라 단일 입력, 두 마이크 빔포밍 또는 I2S 혼합 경로가 선택되는지 확인한다. 오디오/자극 볼륨을 변경하여 AGC 이득, C 상한과 매핑 계수의 반영을 확인한다.</w:t>
        </w:r>
      </w:ins>
    </w:p>
    <w:p w14:paraId="0C8F86CB" w14:textId="7562199A" w:rsidR="002C61A1" w:rsidRDefault="00606F72" w:rsidP="005E3CDC">
      <w:pPr>
        <w:numPr>
          <w:ilvl w:val="4"/>
          <w:numId w:val="22"/>
        </w:numPr>
        <w:pPrChange w:id="760" w:author="김은수" w:date="2026-10-01T06:56:16Z">
          <w:pPr>
            <w:pStyle w:val="5"/>
            <w:numPr>
              <w:ilvl w:val="4"/>
              <w:numId w:val="7"/>
            </w:numPr>
            <w:ind w:leftChars="0" w:firstLineChars="0"/>
          </w:pPr>
        </w:pPrChange>
        <w:pStyle w:val="TDCSIP12"/>
      </w:pPr>
      <w:r>
        <w:t>Internal Stimulation Device Execution Module + System Control Module</w:t>
      </w:r>
    </w:p>
    <w:p w14:paraId="4B5BCEAF" w14:textId="76C93FA4" w:rsidR="001E3D1F" w:rsidRDefault="007F61A7" w:rsidP="005E3CDC">
      <w:pPr>
        <w:pPrChange w:id="761" w:author="김은수" w:date="2026-10-01T06:56:16Z">
          <w:pPr>
            <w:ind w:leftChars="1000" w:left="2000"/>
          </w:pPr>
        </w:pPrChange>
        <w:pStyle w:val="TDCSIP6"/>
        <w:outlineLvl w:val="9"/>
        <w:keepNext w:val="0"/>
        <w:keepLines w:val="0"/>
      </w:pPr>
      <w:del w:id="375" w:author="김은수" w:date="2026-10-01T06:39:43Z">
        <w:r>
          <w:rPr>
            <w:rFonts w:hint="eastAsia"/>
          </w:rPr>
          <w:delText>내부기 연결상태 파라미터의 변화 및 적용이 확인되어야 한다.</w:delText>
        </w:r>
      </w:del>
      <w:ins w:id="376" w:author="김은수" w:date="2026-10-01T06:39:43Z">
        <w:r>
          <w:rPr>
            <w:rPrChange w:id="762" w:author="김은수" w:date="2026-10-01T06:56:16Z">
              <w:rPr>
                <w:rFonts w:hint="eastAsia"/>
              </w:rPr>
            </w:rPrChange>
          </w:rPr>
          <w:t xml:space="preserve">CM3의 내부기 연결 상태, PCM 실행 모드와 지정 명령이 CFX의 출력 경로에 반영되는지 확인한다. 명령 요청과 전송 완료를 구분하고 대기/초기화, 연결 검사 및 실시간 자극 모드를 각각 확인한다.</w:t>
        </w:r>
      </w:ins>
    </w:p>
    <w:p w14:paraId="2926B9BD" w14:textId="77777777" w:rsidR="00EB72C4" w:rsidRPr="00EB72C4" w:rsidRDefault="00EB72C4" w:rsidP="00680F01">
      <w:pPr>
        <w:wordWrap/>
        <w:rPr>
          <w:rPrChange w:id="764" w:author="김은수" w:date="2026-10-01T06:56:16Z">
            <w:rPr>
              <w:sz w:val="16"/>
              <w:szCs w:val="18"/>
            </w:rPr>
          </w:rPrChange>
          <w:del w:id="877" w:author="김은수" w:date="2026-10-01T06:56:16Z"/>
        </w:rPr>
        <w:pPrChange w:id="763" w:author="김은수" w:date="2026-10-01T06:56:16Z">
          <w:pPr>
            <w:pStyle w:val="a8"/>
            <w:wordWrap/>
            <w:spacing w:after="0" w:line="240" w:lineRule="auto"/>
            <w:ind w:leftChars="0" w:left="1360"/>
            <w:rPr>
              <w:sz w:val="16"/>
              <w:szCs w:val="18"/>
            </w:rPr>
          </w:pPr>
        </w:pPrChange>
        <w:pStyle w:val="TDCSIP6"/>
        <w:outlineLvl w:val="9"/>
        <w:keepNext w:val="0"/>
        <w:keepLines w:val="0"/>
        <w:spacing w:before="0" w:after="0" w:line="300" w:lineRule="auto"/>
      </w:pPr>
    </w:p>
    <w:p w14:paraId="1EA44DF6" w14:textId="3F5B7EB6" w:rsidR="00EB72C4" w:rsidRDefault="00BD3722" w:rsidP="005E3CDC">
      <w:pPr>
        <w:numPr>
          <w:ilvl w:val="3"/>
          <w:numId w:val="22"/>
        </w:numPr>
        <w:pPrChange w:id="765" w:author="김은수" w:date="2026-10-01T06:56:16Z">
          <w:pPr>
            <w:pStyle w:val="4"/>
            <w:numPr>
              <w:ilvl w:val="3"/>
              <w:numId w:val="7"/>
            </w:numPr>
            <w:ind w:leftChars="0" w:firstLineChars="0"/>
          </w:pPr>
        </w:pPrChange>
        <w:pStyle w:val="TDCSIP11"/>
      </w:pPr>
      <w:r>
        <w:rPr>
          <w:rPrChange w:id="766" w:author="김은수" w:date="2026-10-01T06:56:16Z">
            <w:rPr>
              <w:rFonts w:hint="eastAsia"/>
            </w:rPr>
          </w:rPrChange>
        </w:rPr>
        <w:t xml:space="preserve">누적 </w:t>
      </w:r>
      <w:r w:rsidR="00065C03">
        <w:rPr>
          <w:rPrChange w:id="767" w:author="김은수" w:date="2026-10-01T06:56:16Z">
            <w:rPr>
              <w:rFonts w:hint="eastAsia"/>
            </w:rPr>
          </w:rPrChange>
        </w:rPr>
        <w:t>통합 단계</w:t>
      </w:r>
    </w:p>
    <w:p w14:paraId="18B59E24" w14:textId="43E146EE" w:rsidR="005E3CDC" w:rsidRPr="005E3CDC" w:rsidRDefault="00B26957" w:rsidP="00B26957">
      <w:pPr>
        <w:pPrChange w:id="768" w:author="김은수" w:date="2026-10-01T06:56:16Z">
          <w:pPr>
            <w:ind w:leftChars="900" w:left="1800"/>
          </w:pPr>
        </w:pPrChange>
        <w:pStyle w:val="TDCSIP5"/>
        <w:outlineLvl w:val="9"/>
        <w:keepNext w:val="0"/>
        <w:keepLines w:val="0"/>
      </w:pPr>
      <w:del w:id="377" w:author="김은수" w:date="2026-10-01T06:39:43Z">
        <w:r>
          <w:rPr>
            <w:rFonts w:hint="eastAsia"/>
          </w:rPr>
          <w:delText>모듈을 추가하면서 통합을 진행하며,</w:delText>
        </w:r>
      </w:del>
      <w:del w:id="378" w:author="김은수" w:date="2026-10-01T06:39:43Z">
        <w:r>
          <w:delText xml:space="preserve"> </w:delText>
        </w:r>
      </w:del>
      <w:del w:id="379" w:author="김은수" w:date="2026-10-01T06:39:43Z">
        <w:r>
          <w:rPr>
            <w:rFonts w:hint="eastAsia"/>
          </w:rPr>
          <w:delText>모든 모듈들이 추가되면 통합이 완성된다.</w:delText>
        </w:r>
      </w:del>
      <w:ins w:id="380" w:author="김은수" w:date="2026-10-01T06:39:43Z">
        <w:r>
          <w:rPr>
            <w:rPrChange w:id="769" w:author="김은수" w:date="2026-10-01T06:56:16Z">
              <w:rPr>
                <w:rFonts w:hint="eastAsia"/>
              </w:rPr>
            </w:rPrChange>
          </w:rPr>
          <w:t xml:space="preserve">신호처리와 내부기 실행 경로를 연결하고 설정 변경이 두 모듈에 반영된 뒤 자극 데이터를 출력하도록 통합한다.</w:t>
        </w:r>
      </w:ins>
    </w:p>
    <w:p w14:paraId="2A38C779" w14:textId="225EB846" w:rsidR="00065C03" w:rsidRDefault="00065C03" w:rsidP="005E3CDC">
      <w:pPr>
        <w:numPr>
          <w:ilvl w:val="4"/>
          <w:numId w:val="22"/>
        </w:numPr>
        <w:pPrChange w:id="457" w:author="김은수" w:date="2026-10-01T06:39:43Z">
          <w:pPr>
            <w:pStyle w:val="5"/>
            <w:numPr>
              <w:ilvl w:val="4"/>
              <w:numId w:val="7"/>
            </w:numPr>
            <w:ind w:leftChars="0" w:firstLineChars="0"/>
          </w:pPr>
        </w:pPrChange>
        <w:pStyle w:val="TDCSIP12"/>
      </w:pPr>
      <w:r>
        <w:t xml:space="preserve">Signal Processing Module + </w:t>
      </w:r>
      <w:r>
        <w:rPr>
          <w:rPrChange w:id="770" w:author="김은수" w:date="2026-10-01T06:56:16Z">
            <w:rPr>
              <w:rFonts w:hint="eastAsia"/>
            </w:rPr>
          </w:rPrChange>
        </w:rPr>
        <w:t>i</w:t>
      </w:r>
      <w:r>
        <w:t>nternal Stimulation Device Execution Module + System Control Module</w:t>
      </w:r>
    </w:p>
    <w:p w14:paraId="11696080" w14:textId="5D802BB4" w:rsidR="00B26957" w:rsidRDefault="00B26957" w:rsidP="00B26957">
      <w:pPr>
        <w:numPr>
          <w:ilvl w:val="3"/>
          <w:numId w:val="25"/>
        </w:numPr>
        <w:pPrChange w:id="458" w:author="김은수" w:date="2026-10-01T06:39:43Z">
          <w:pPr>
            <w:pStyle w:val="a8"/>
            <w:numPr>
              <w:ilvl w:val="3"/>
              <w:numId w:val="19"/>
            </w:numPr>
            <w:ind w:leftChars="0"/>
          </w:pPr>
        </w:pPrChange>
        <w:pStyle w:val="TDCSIP6"/>
        <w:outlineLvl w:val="9"/>
        <w:keepNext w:val="0"/>
        <w:keepLines w:val="0"/>
      </w:pPr>
      <w:del w:id="381" w:author="김은수" w:date="2026-10-01T06:39:43Z">
        <w:r>
          <w:delText>3</w:delText>
        </w:r>
      </w:del>
      <w:del w:id="382" w:author="김은수" w:date="2026-10-01T06:39:43Z">
        <w:r>
          <w:rPr>
            <w:rFonts w:hint="eastAsia"/>
          </w:rPr>
          <w:delText xml:space="preserve">개의 모듈이 통합된 </w:delText>
        </w:r>
      </w:del>
      <w:del w:id="383" w:author="김은수" w:date="2026-10-01T06:39:43Z">
        <w:r w:rsidR="00EA0BE0">
          <w:rPr>
            <w:rFonts w:hint="eastAsia"/>
          </w:rPr>
          <w:delText>단계이며 시스템으로 통합이 완료된 상태이다.</w:delText>
        </w:r>
      </w:del>
      <w:ins w:id="384" w:author="김은수" w:date="2026-10-01T06:39:43Z">
        <w:r>
          <w:rPr>
            <w:rPrChange w:id="771" w:author="김은수" w:date="2026-10-01T06:56:16Z">
              <w:rPr>
                <w:rFonts w:hint="eastAsia"/>
              </w:rPr>
            </w:rPrChange>
          </w:rPr>
          <w:t xml:space="preserve">입력 혼합, HEAR 최대값 연산, AGC, FFT/크기 연산, 대역 대표값/매핑과 PCM 출력을 순서대로 연결한다. 선택한 맵의 디지털 T/C, 전극과 프레임 조건이 자극 패킷에 반영되는지 확인한다.</w:t>
        </w:r>
      </w:ins>
    </w:p>
    <w:p>
      <w:pPr>
        <w:numPr>
          <w:ilvl w:val="3"/>
          <w:numId w:val="25"/>
        </w:numPr>
        <w:rPr>
          <w:ins w:id="443" w:author="김은수" w:date="2026-10-01T06:39:43Z"/>
          <w:rPrChange w:id="773" w:author="김은수" w:date="2026-10-01T06:56:16Z">
            <w:rPr/>
          </w:rPrChange>
        </w:rPr>
        <w:pPrChange w:id="772" w:author="김은수" w:date="2026-10-01T06:56:16Z">
          <w:pPr>
            <w:pStyle w:val="a8"/>
            <w:keepLines/>
            <w:numPr>
              <w:ilvl w:val="3"/>
              <w:numId w:val="19"/>
            </w:numPr>
            <w:ind w:leftChars="0"/>
            <w:rPr/>
          </w:pPr>
        </w:pPrChange>
        <w:pStyle w:val="TDCSIP6"/>
        <w:outlineLvl w:val="9"/>
        <w:keepNext w:val="0"/>
        <w:keepLines w:val="0"/>
      </w:pPr>
      <w:ins w:id="444" w:author="김은수" w:date="2026-10-01T06:39:43Z">
        <w:r>
          <w:rPr>
            <w:rPrChange w:id="774" w:author="김은수" w:date="2026-10-01T06:56:16Z">
              <w:rPr>
                <w:rFonts w:hint="eastAsia"/>
              </w:rPr>
            </w:rPrChange>
          </w:rPr>
          <w:t xml:space="preserve">CIS는 맵의 펄스폭에서 계산한 프레임 수와 전송량을 사용한다. NofM은 대역 수 16 이상인 맵에서 16개 대역 선택, 교차 배치와 시작점 조정 후 자극당 3프레임, 1ms당 8개씩 두 구간으로 출력하는지 확인한다.</w:t>
        </w:r>
      </w:ins>
    </w:p>
    <w:p w14:paraId="6B073FFD" w14:textId="76351BA6" w:rsidR="00512FFF" w:rsidRPr="005E3CDC" w:rsidRDefault="00512FFF" w:rsidP="00512FFF">
      <w:pPr>
        <w:pPrChange w:id="775" w:author="김은수" w:date="2026-10-01T06:56:16Z">
          <w:pPr/>
        </w:pPrChange>
        <w:pStyle w:val="TDCSIP6"/>
        <w:outlineLvl w:val="9"/>
        <w:keepNext w:val="0"/>
        <w:keepLines w:val="0"/>
        <w:spacing w:before="0" w:after="0" w:line="300" w:lineRule="auto"/>
        <w:rPr>
          <w:del w:id="878" w:author="김은수" w:date="2026-10-01T06:56:16Z"/>
        </w:rPr>
      </w:pPr>
    </w:p>
    <w:p w14:paraId="12A7BF35" w14:textId="6E67B3FA" w:rsidR="00B26957" w:rsidRDefault="00B26957" w:rsidP="00B26957">
      <w:pPr>
        <w:numPr>
          <w:ilvl w:val="2"/>
          <w:numId w:val="22"/>
        </w:numPr>
        <w:pPrChange w:id="776" w:author="김은수" w:date="2026-10-01T06:56:16Z">
          <w:pPr>
            <w:pStyle w:val="2"/>
            <w:numPr>
              <w:ilvl w:val="2"/>
              <w:numId w:val="7"/>
            </w:numPr>
          </w:pPr>
        </w:pPrChange>
        <w:pStyle w:val="TDCSIP10"/>
      </w:pPr>
      <w:bookmarkStart w:id="222" w:name="_Toc241599266"/>
      <w:r>
        <w:rPr>
          <w:rPrChange w:id="777" w:author="김은수" w:date="2026-10-01T06:56:16Z">
            <w:rPr>
              <w:rFonts w:hint="eastAsia"/>
            </w:rPr>
          </w:rPrChange>
        </w:rPr>
        <w:t>H</w:t>
      </w:r>
      <w:r>
        <w:t xml:space="preserve">ear </w:t>
      </w:r>
      <w:r>
        <w:rPr>
          <w:rPrChange w:id="778" w:author="김은수" w:date="2026-10-01T06:56:16Z">
            <w:rPr>
              <w:rFonts w:hint="eastAsia"/>
            </w:rPr>
          </w:rPrChange>
        </w:rPr>
        <w:t>코어 소프트웨어 통합</w:t>
      </w:r>
      <w:bookmarkEnd w:id="222"/>
    </w:p>
    <w:p w14:paraId="16289523" w14:textId="7DB454A6" w:rsidR="00B26957" w:rsidRDefault="00B26957" w:rsidP="00B26957">
      <w:pPr>
        <w:numPr>
          <w:ilvl w:val="0"/>
          <w:numId w:val="26"/>
        </w:numPr>
        <w:pPrChange w:id="779" w:author="김은수" w:date="2026-10-01T06:56:16Z">
          <w:pPr>
            <w:pStyle w:val="a8"/>
            <w:numPr>
              <w:ilvl w:val="0"/>
              <w:numId w:val="19"/>
            </w:numPr>
            <w:ind w:leftChars="0"/>
          </w:pPr>
        </w:pPrChange>
        <w:pStyle w:val="TDCSIP4"/>
        <w:outlineLvl w:val="9"/>
        <w:keepNext w:val="0"/>
        <w:keepLines w:val="0"/>
      </w:pPr>
      <w:del w:id="385" w:author="김은수" w:date="2026-10-01T06:39:43Z">
        <w:r>
          <w:rPr>
            <w:rFonts w:hint="eastAsia"/>
          </w:rPr>
          <w:delText xml:space="preserve">소프트웨어 유닛이 </w:delText>
        </w:r>
      </w:del>
      <w:del w:id="386" w:author="김은수" w:date="2026-10-01T06:39:43Z">
        <w:r>
          <w:delText>CFX</w:delText>
        </w:r>
      </w:del>
      <w:del w:id="387" w:author="김은수" w:date="2026-10-01T06:39:43Z">
        <w:r>
          <w:rPr>
            <w:rFonts w:hint="eastAsia"/>
          </w:rPr>
          <w:delText xml:space="preserve">에 의해서 제어되며 </w:delText>
        </w:r>
      </w:del>
      <w:del w:id="388" w:author="김은수" w:date="2026-10-01T06:39:43Z">
        <w:r>
          <w:delText xml:space="preserve">CFX </w:delText>
        </w:r>
      </w:del>
      <w:del w:id="389" w:author="김은수" w:date="2026-10-01T06:39:43Z">
        <w:r>
          <w:rPr>
            <w:rFonts w:hint="eastAsia"/>
          </w:rPr>
          <w:delText>c</w:delText>
        </w:r>
      </w:del>
      <w:del w:id="390" w:author="김은수" w:date="2026-10-01T06:39:43Z">
        <w:r>
          <w:delText xml:space="preserve">ore </w:delText>
        </w:r>
      </w:del>
      <w:del w:id="391" w:author="김은수" w:date="2026-10-01T06:39:43Z">
        <w:r>
          <w:rPr>
            <w:rFonts w:hint="eastAsia"/>
          </w:rPr>
          <w:delText>통합에 포함되기 때문에 추가적인 통합 과정이 없다.</w:delText>
        </w:r>
      </w:del>
      <w:ins w:id="392" w:author="김은수" w:date="2026-10-01T06:39:43Z">
        <w:r>
          <w:rPr>
            <w:rPrChange w:id="780" w:author="김은수" w:date="2026-10-01T06:56:16Z">
              <w:rPr>
                <w:rFonts w:hint="eastAsia"/>
              </w:rPr>
            </w:rPrChange>
          </w:rPr>
          <w:t xml:space="preserve">HEAR 통합은 CFX 신호처리 통합에 포함한다. 혼합된 16표본의 절대값 최대값 연산이 끝나면 Event 0으로 CFX의 AGC와 FFT 입력 갱신을 진행하고, 512표본 FFT/크기 연산이 끝나면 Event 1으로 후속 대역 처리와 PCM 출력을 진행하는지 확인한다.</w:t>
        </w:r>
      </w:ins>
    </w:p>
    <w:p>
      <w:pPr>
        <w:numPr>
          <w:ilvl w:val="0"/>
          <w:numId w:val="26"/>
        </w:numPr>
        <w:rPr>
          <w:ins w:id="445" w:author="김은수" w:date="2026-10-01T06:39:43Z"/>
          <w:rPrChange w:id="782" w:author="김은수" w:date="2026-10-01T06:56:16Z">
            <w:rPr/>
          </w:rPrChange>
        </w:rPr>
        <w:pPrChange w:id="781" w:author="김은수" w:date="2026-10-01T06:56:16Z">
          <w:pPr>
            <w:pStyle w:val="a8"/>
            <w:keepLines/>
            <w:numPr>
              <w:ilvl w:val="0"/>
              <w:numId w:val="19"/>
            </w:numPr>
            <w:ind w:leftChars="0"/>
            <w:rPr/>
          </w:pPr>
        </w:pPrChange>
        <w:pStyle w:val="TDCSIP4"/>
        <w:outlineLvl w:val="9"/>
        <w:keepNext w:val="0"/>
        <w:keepLines w:val="0"/>
      </w:pPr>
      <w:ins w:id="446" w:author="김은수" w:date="2026-10-01T06:39:43Z">
        <w:r>
          <w:rPr>
            <w:rPrChange w:id="783" w:author="김은수" w:date="2026-10-01T06:56:16Z">
              <w:rPr>
                <w:rFonts w:hint="eastAsia"/>
              </w:rPr>
            </w:rPrChange>
          </w:rPr>
          <w:t xml:space="preserve">Event 0 전에는 최대값 결과를, Event 1 전에는 FFT/크기 결과를 사용하지 않는지 확인한다. CM3가 읽는 maxAudioInput은 혼합 후 AGC 전의 최근 16표본 절대값 최대이며, RMS나 장시간 누적 최대값과 구분한다.</w:t>
        </w:r>
      </w:ins>
    </w:p>
    <w:p w14:paraId="2F9EAA6E" w14:textId="77777777" w:rsidR="00B26957" w:rsidRDefault="00B26957" w:rsidP="003D4CE3">
      <w:pPr>
        <w:pPrChange w:id="784" w:author="김은수" w:date="2026-10-01T06:56:16Z">
          <w:pPr/>
        </w:pPrChange>
        <w:pStyle w:val="TDCSIP4"/>
        <w:outlineLvl w:val="9"/>
        <w:keepNext w:val="0"/>
        <w:keepLines w:val="0"/>
        <w:spacing w:before="0" w:after="0" w:line="300" w:lineRule="auto"/>
        <w:rPr>
          <w:del w:id="879" w:author="김은수" w:date="2026-10-01T06:56:16Z"/>
        </w:rPr>
      </w:pPr>
    </w:p>
    <w:p w14:paraId="131B1F3C" w14:textId="400D1CE6" w:rsidR="00B26957" w:rsidRPr="00B26957" w:rsidRDefault="00B26957" w:rsidP="00B26957">
      <w:pPr>
        <w:numPr>
          <w:ilvl w:val="2"/>
          <w:numId w:val="22"/>
        </w:numPr>
        <w:pPrChange w:id="785" w:author="김은수" w:date="2026-10-01T06:56:16Z">
          <w:pPr>
            <w:pStyle w:val="2"/>
            <w:numPr>
              <w:ilvl w:val="2"/>
              <w:numId w:val="7"/>
            </w:numPr>
          </w:pPr>
        </w:pPrChange>
        <w:pStyle w:val="TDCSIP10"/>
      </w:pPr>
      <w:bookmarkStart w:id="223" w:name="_Toc241599267"/>
      <w:r>
        <w:rPr>
          <w:rPrChange w:id="786" w:author="김은수" w:date="2026-10-01T06:56:16Z">
            <w:rPr>
              <w:rFonts w:hint="eastAsia"/>
            </w:rPr>
          </w:rPrChange>
        </w:rPr>
        <w:t>C</w:t>
      </w:r>
      <w:r>
        <w:t>M3</w:t>
      </w:r>
      <w:r>
        <w:rPr>
          <w:rPrChange w:id="787" w:author="김은수" w:date="2026-10-01T06:56:16Z">
            <w:rPr>
              <w:rFonts w:hint="eastAsia"/>
            </w:rPr>
          </w:rPrChange>
        </w:rPr>
        <w:t>코어 소프트웨어 통합</w:t>
      </w:r>
      <w:bookmarkEnd w:id="223"/>
    </w:p>
    <w:p w14:paraId="485F0A47" w14:textId="77777777" w:rsidR="00B26957" w:rsidRDefault="00B26957" w:rsidP="00B26957">
      <w:pPr>
        <w:numPr>
          <w:ilvl w:val="3"/>
          <w:numId w:val="22"/>
        </w:numPr>
        <w:pPrChange w:id="788" w:author="김은수" w:date="2026-10-01T06:56:16Z">
          <w:pPr>
            <w:pStyle w:val="4"/>
            <w:numPr>
              <w:ilvl w:val="3"/>
              <w:numId w:val="7"/>
            </w:numPr>
            <w:ind w:leftChars="0" w:firstLineChars="0"/>
          </w:pPr>
        </w:pPrChange>
        <w:pStyle w:val="TDCSIP11"/>
      </w:pPr>
      <w:r>
        <w:rPr>
          <w:rPrChange w:id="789" w:author="김은수" w:date="2026-10-01T06:56:16Z">
            <w:rPr>
              <w:rFonts w:hint="eastAsia"/>
            </w:rPr>
          </w:rPrChange>
        </w:rPr>
        <w:t>병렬 통합 단계</w:t>
      </w:r>
    </w:p>
    <w:p w14:paraId="011A1E36" w14:textId="77777777" w:rsidR="00B26957" w:rsidRPr="00606F72" w:rsidRDefault="00B26957" w:rsidP="00B26957">
      <w:pPr>
        <w:pPrChange w:id="790" w:author="김은수" w:date="2026-10-01T06:56:16Z">
          <w:pPr>
            <w:ind w:leftChars="700" w:left="1400"/>
          </w:pPr>
        </w:pPrChange>
        <w:pStyle w:val="TDCSIP5"/>
        <w:outlineLvl w:val="9"/>
        <w:keepNext w:val="0"/>
        <w:keepLines w:val="0"/>
      </w:pPr>
      <w:del w:id="393" w:author="김은수" w:date="2026-10-01T06:39:43Z">
        <w:r>
          <w:rPr>
            <w:rFonts w:hint="eastAsia"/>
          </w:rPr>
          <w:delText>S</w:delText>
        </w:r>
      </w:del>
      <w:del w:id="394" w:author="김은수" w:date="2026-10-01T06:39:43Z">
        <w:r>
          <w:delText xml:space="preserve">ystem Control </w:delText>
        </w:r>
      </w:del>
      <w:del w:id="395" w:author="김은수" w:date="2026-10-01T06:39:43Z">
        <w:r>
          <w:rPr>
            <w:rFonts w:hint="eastAsia"/>
          </w:rPr>
          <w:delText>M</w:delText>
        </w:r>
      </w:del>
      <w:del w:id="396" w:author="김은수" w:date="2026-10-01T06:39:43Z">
        <w:r>
          <w:delText>o</w:delText>
        </w:r>
      </w:del>
      <w:del w:id="397" w:author="김은수" w:date="2026-10-01T06:39:43Z">
        <w:r>
          <w:rPr>
            <w:rFonts w:hint="eastAsia"/>
          </w:rPr>
          <w:delText>d</w:delText>
        </w:r>
      </w:del>
      <w:del w:id="398" w:author="김은수" w:date="2026-10-01T06:39:43Z">
        <w:r>
          <w:delText>ule</w:delText>
        </w:r>
      </w:del>
      <w:del w:id="399" w:author="김은수" w:date="2026-10-01T06:39:43Z">
        <w:r>
          <w:rPr>
            <w:rFonts w:hint="eastAsia"/>
          </w:rPr>
          <w:delText>가 다른 모듈들을 순서가 없이 두</w:delText>
        </w:r>
      </w:del>
      <w:del w:id="400" w:author="김은수" w:date="2026-10-01T06:39:43Z">
        <w:r>
          <w:delText xml:space="preserve"> </w:delText>
        </w:r>
      </w:del>
      <w:del w:id="401" w:author="김은수" w:date="2026-10-01T06:39:43Z">
        <w:r>
          <w:rPr>
            <w:rFonts w:hint="eastAsia"/>
          </w:rPr>
          <w:delText>개의 모듈을 통합한다.</w:delText>
        </w:r>
      </w:del>
      <w:ins w:id="402" w:author="김은수" w:date="2026-10-01T06:39:43Z">
        <w:r>
          <w:rPr>
            <w:rPrChange w:id="791" w:author="김은수" w:date="2026-10-01T06:56:16Z">
              <w:rPr>
                <w:rFonts w:hint="eastAsia"/>
              </w:rPr>
            </w:rPrChange>
          </w:rPr>
          <w:t xml:space="preserve">CM3의 System Control Module을 기준으로 신호처리, 내부기 실행과 블루투스 통신 모듈을 각각 통합한다. 이 단계에서는 상대 모듈의 상태와 응답을 준비하여 개별 연결을 확인한다.</w:t>
        </w:r>
      </w:ins>
    </w:p>
    <w:p w14:paraId="6205BDFB" w14:textId="77777777" w:rsidR="00B26957" w:rsidRDefault="00B26957" w:rsidP="00B26957">
      <w:pPr>
        <w:numPr>
          <w:ilvl w:val="4"/>
          <w:numId w:val="22"/>
        </w:numPr>
        <w:pPrChange w:id="792" w:author="김은수" w:date="2026-10-01T06:56:16Z">
          <w:pPr>
            <w:pStyle w:val="5"/>
            <w:numPr>
              <w:ilvl w:val="4"/>
              <w:numId w:val="7"/>
            </w:numPr>
            <w:ind w:leftChars="0" w:firstLineChars="0"/>
          </w:pPr>
        </w:pPrChange>
        <w:pStyle w:val="TDCSIP12"/>
      </w:pPr>
      <w:r>
        <w:t>Signal Processing Module + System Control Module</w:t>
      </w:r>
    </w:p>
    <w:p w14:paraId="11562127" w14:textId="77777777" w:rsidR="00B26957" w:rsidRPr="00606F72" w:rsidRDefault="00B26957" w:rsidP="00B26957">
      <w:pPr>
        <w:pPrChange w:id="793" w:author="김은수" w:date="2026-10-01T06:56:16Z">
          <w:pPr>
            <w:ind w:leftChars="1000" w:left="2000"/>
          </w:pPr>
        </w:pPrChange>
        <w:pStyle w:val="TDCSIP6"/>
        <w:outlineLvl w:val="9"/>
        <w:keepNext w:val="0"/>
        <w:keepLines w:val="0"/>
      </w:pPr>
      <w:del w:id="403" w:author="김은수" w:date="2026-10-01T06:39:43Z">
        <w:r>
          <w:rPr>
            <w:rFonts w:hint="eastAsia"/>
          </w:rPr>
          <w:delText>S</w:delText>
        </w:r>
      </w:del>
      <w:del w:id="404" w:author="김은수" w:date="2026-10-01T06:39:43Z">
        <w:r>
          <w:delText>ystem Control Module</w:delText>
        </w:r>
      </w:del>
      <w:del w:id="405" w:author="김은수" w:date="2026-10-01T06:39:43Z">
        <w:r>
          <w:rPr>
            <w:rFonts w:hint="eastAsia"/>
          </w:rPr>
          <w:delText>에서 제어되는 신호처리 관련 파라미터의 변화가 따라 S</w:delText>
        </w:r>
      </w:del>
      <w:del w:id="406" w:author="김은수" w:date="2026-10-01T06:39:43Z">
        <w:r>
          <w:delText>ignal Processing Module</w:delText>
        </w:r>
      </w:del>
      <w:del w:id="407" w:author="김은수" w:date="2026-10-01T06:39:43Z">
        <w:r>
          <w:rPr>
            <w:rFonts w:hint="eastAsia"/>
          </w:rPr>
          <w:delText>에 적용되는지 확인하며 통합을 진행한다.</w:delText>
        </w:r>
      </w:del>
      <w:ins w:id="408" w:author="김은수" w:date="2026-10-01T06:39:43Z">
        <w:r>
          <w:rPr>
            <w:rPrChange w:id="794" w:author="김은수" w:date="2026-10-01T06:56:16Z">
              <w:rPr>
                <w:rFonts w:hint="eastAsia"/>
              </w:rPr>
            </w:rPrChange>
          </w:rPr>
          <w:t xml:space="preserve">맵의 펄스폭, 채널 수와 T/C 전류로 DAC 범위, 디지털 T/C 및 전송량이 계산되는지 확인한다. 선택한 내부기 파라미터와 계산 결과가 공유 메모리의 동일한 맵 자료에 대응하는지 확인한다.</w:t>
        </w:r>
      </w:ins>
    </w:p>
    <w:p w14:paraId="30428160" w14:textId="77777777" w:rsidR="00B26957" w:rsidRPr="00EB72C4" w:rsidRDefault="00B26957" w:rsidP="00B26957">
      <w:pPr>
        <w:wordWrap/>
        <w:rPr>
          <w:rPrChange w:id="796" w:author="김은수" w:date="2026-10-01T06:56:16Z">
            <w:rPr>
              <w:sz w:val="16"/>
              <w:szCs w:val="18"/>
            </w:rPr>
          </w:rPrChange>
          <w:del w:id="880" w:author="김은수" w:date="2026-10-01T06:56:16Z"/>
        </w:rPr>
        <w:pPrChange w:id="795" w:author="김은수" w:date="2026-10-01T06:56:16Z">
          <w:pPr>
            <w:pStyle w:val="a8"/>
            <w:wordWrap/>
            <w:spacing w:after="0" w:line="240" w:lineRule="auto"/>
            <w:ind w:leftChars="0" w:left="1360"/>
            <w:rPr>
              <w:sz w:val="16"/>
              <w:szCs w:val="18"/>
            </w:rPr>
          </w:pPr>
        </w:pPrChange>
        <w:pStyle w:val="TDCSIP6"/>
        <w:outlineLvl w:val="9"/>
        <w:keepNext w:val="0"/>
        <w:keepLines w:val="0"/>
        <w:spacing w:before="0" w:after="0" w:line="300" w:lineRule="auto"/>
      </w:pPr>
    </w:p>
    <w:p w14:paraId="026A2029" w14:textId="77777777" w:rsidR="00B26957" w:rsidRDefault="00B26957" w:rsidP="00B26957">
      <w:pPr>
        <w:numPr>
          <w:ilvl w:val="4"/>
          <w:numId w:val="22"/>
        </w:numPr>
        <w:pPrChange w:id="797" w:author="김은수" w:date="2026-10-01T06:56:16Z">
          <w:pPr>
            <w:pStyle w:val="5"/>
            <w:numPr>
              <w:ilvl w:val="4"/>
              <w:numId w:val="7"/>
            </w:numPr>
            <w:ind w:leftChars="0" w:firstLineChars="0"/>
          </w:pPr>
        </w:pPrChange>
        <w:pStyle w:val="TDCSIP12"/>
      </w:pPr>
      <w:r>
        <w:t>Internal Stimulation Device Execution Module + System Control Module</w:t>
      </w:r>
    </w:p>
    <w:p w14:paraId="3C608808" w14:textId="77777777" w:rsidR="00B26957" w:rsidRDefault="00B26957" w:rsidP="00B26957">
      <w:pPr>
        <w:pPrChange w:id="459" w:author="김은수" w:date="2026-10-01T06:39:43Z">
          <w:pPr>
            <w:ind w:leftChars="1000" w:left="2000"/>
          </w:pPr>
        </w:pPrChange>
        <w:pStyle w:val="TDCSIP6"/>
        <w:outlineLvl w:val="9"/>
        <w:keepNext w:val="0"/>
        <w:keepLines w:val="0"/>
      </w:pPr>
      <w:del w:id="409" w:author="김은수" w:date="2026-10-01T06:39:43Z">
        <w:r>
          <w:rPr>
            <w:rFonts w:hint="eastAsia"/>
          </w:rPr>
          <w:delText>내부기 연결상태 파라미터의 변화 및 적용이 확인되어야 한다.</w:delText>
        </w:r>
      </w:del>
      <w:ins w:id="410" w:author="김은수" w:date="2026-10-01T06:39:43Z">
        <w:r>
          <w:rPr>
            <w:rPrChange w:id="798" w:author="김은수" w:date="2026-10-01T06:56:16Z">
              <w:rPr>
                <w:rFonts w:hint="eastAsia"/>
              </w:rPr>
            </w:rPrChange>
          </w:rPr>
          <w:t xml:space="preserve">내부기 연결 요청에 따라 FPGA/송신 전원 설정과 연결 확인이 진행되는지 확인한다. CM3의 명령 요청, CFX의 PCM 전송과 완료 통보, FPGA의 응답 처리를 연결하고 해제/재연결 시 상태 갱신도 확인한다.</w:t>
        </w:r>
      </w:ins>
    </w:p>
    <w:p w14:paraId="5E4F6B28" w14:textId="77777777" w:rsidR="00B26957" w:rsidRPr="00EB72C4" w:rsidRDefault="00B26957" w:rsidP="00B26957">
      <w:pPr>
        <w:wordWrap/>
        <w:rPr>
          <w:rPrChange w:id="800" w:author="김은수" w:date="2026-10-01T06:56:16Z">
            <w:rPr>
              <w:sz w:val="16"/>
              <w:szCs w:val="18"/>
            </w:rPr>
          </w:rPrChange>
          <w:del w:id="881" w:author="김은수" w:date="2026-10-01T06:56:16Z"/>
        </w:rPr>
        <w:pPrChange w:id="799" w:author="김은수" w:date="2026-10-01T06:56:16Z">
          <w:pPr>
            <w:pStyle w:val="a8"/>
            <w:wordWrap/>
            <w:spacing w:after="0" w:line="240" w:lineRule="auto"/>
            <w:ind w:leftChars="0" w:left="1360"/>
            <w:rPr>
              <w:sz w:val="16"/>
              <w:szCs w:val="18"/>
            </w:rPr>
          </w:pPr>
        </w:pPrChange>
        <w:pStyle w:val="TDCSIP6"/>
        <w:outlineLvl w:val="9"/>
        <w:keepNext w:val="0"/>
        <w:keepLines w:val="0"/>
        <w:spacing w:before="0" w:after="0" w:line="300" w:lineRule="auto"/>
      </w:pPr>
    </w:p>
    <w:p w14:paraId="27CEBC9E" w14:textId="77777777" w:rsidR="00B26957" w:rsidRPr="005E3CDC" w:rsidRDefault="00B26957" w:rsidP="00B26957">
      <w:pPr>
        <w:numPr>
          <w:ilvl w:val="4"/>
          <w:numId w:val="22"/>
        </w:numPr>
        <w:pPrChange w:id="801" w:author="김은수" w:date="2026-10-01T06:56:16Z">
          <w:pPr>
            <w:pStyle w:val="5"/>
            <w:numPr>
              <w:ilvl w:val="4"/>
              <w:numId w:val="7"/>
            </w:numPr>
            <w:ind w:leftChars="0" w:firstLineChars="0"/>
          </w:pPr>
        </w:pPrChange>
        <w:pStyle w:val="TDCSIP12"/>
      </w:pPr>
      <w:r>
        <w:t>Bluetooth Communication Module + System Control Module</w:t>
      </w:r>
    </w:p>
    <w:p w14:paraId="4126C022" w14:textId="77777777" w:rsidR="00B26957" w:rsidRDefault="00B26957" w:rsidP="00B26957">
      <w:pPr>
        <w:pPrChange w:id="802" w:author="김은수" w:date="2026-10-01T06:56:16Z">
          <w:pPr>
            <w:ind w:leftChars="1000" w:left="2000"/>
          </w:pPr>
        </w:pPrChange>
        <w:pStyle w:val="TDCSIP6"/>
        <w:outlineLvl w:val="9"/>
        <w:keepNext w:val="0"/>
        <w:keepLines w:val="0"/>
      </w:pPr>
      <w:del w:id="411" w:author="김은수" w:date="2026-10-01T06:39:43Z">
        <w:r>
          <w:rPr>
            <w:rFonts w:hint="eastAsia"/>
          </w:rPr>
          <w:delText xml:space="preserve">내부기 연결 </w:delText>
        </w:r>
      </w:del>
      <w:del w:id="224" w:author="김은수" w:date="2026-09-29T18:28:00Z" w16du:dateUtc="2026-09-29T09:28:00Z">
        <w:r>
          <w:rPr>
            <w:rFonts w:hint="eastAsia"/>
          </w:rPr>
          <w:delText>상태 파라미터를 변경하면서</w:delText>
        </w:r>
      </w:del>
      <w:del w:id="412" w:author="김은수" w:date="2026-10-01T06:39:43Z">
        <w:r>
          <w:rPr>
            <w:rFonts w:hint="eastAsia"/>
          </w:rPr>
          <w:delText xml:space="preserve"> Bluetooth Communication Module의 </w:delText>
        </w:r>
      </w:del>
      <w:del w:id="226" w:author="김은수" w:date="2026-09-29T18:28:00Z" w16du:dateUtc="2026-09-29T09:28:00Z">
        <w:r>
          <w:rPr>
            <w:rFonts w:hint="eastAsia"/>
          </w:rPr>
          <w:delText>동작을</w:delText>
        </w:r>
      </w:del>
      <w:del w:id="413" w:author="김은수" w:date="2026-10-01T06:39:43Z">
        <w:r>
          <w:rPr>
            <w:rFonts w:hint="eastAsia"/>
          </w:rPr>
          <w:delText xml:space="preserve"> 확인한다.</w:delText>
        </w:r>
      </w:del>
      <w:ins w:id="414" w:author="김은수" w:date="2026-10-01T06:39:43Z">
        <w:r>
          <w:rPr>
            <w:rPrChange w:id="803" w:author="김은수" w:date="2026-10-01T06:56:16Z">
              <w:rPr>
                <w:rFonts w:hint="eastAsia"/>
              </w:rPr>
            </w:rPrChange>
          </w:rPr>
          <w:t xml:space="preserve">리모콘의 연결 확인과 일반 명령 허용 상태를 구분하여 처리/응답을 확인한다. 매핑 연결/종료, 게인 변경, 배터리/충전/크래들 뚜껑 및 LED 요청이 해당 시스템 상태에 반영되는지 확인한다.</w:t>
        </w:r>
      </w:ins>
    </w:p>
    <w:p w14:paraId="220A86FE" w14:textId="77777777" w:rsidR="00512FFF" w:rsidRPr="00065C03" w:rsidRDefault="00512FFF" w:rsidP="00B26957">
      <w:pPr>
        <w:pPrChange w:id="804" w:author="김은수" w:date="2026-10-01T06:56:16Z">
          <w:pPr>
            <w:ind w:leftChars="1000" w:left="2000"/>
          </w:pPr>
        </w:pPrChange>
        <w:pStyle w:val="TDCSIP6"/>
        <w:outlineLvl w:val="9"/>
        <w:keepNext w:val="0"/>
        <w:keepLines w:val="0"/>
        <w:spacing w:before="0" w:after="0" w:line="300" w:lineRule="auto"/>
        <w:rPr>
          <w:del w:id="882" w:author="김은수" w:date="2026-10-01T06:56:16Z"/>
        </w:rPr>
      </w:pPr>
    </w:p>
    <w:p w14:paraId="06A59DD0" w14:textId="77777777" w:rsidR="00B26957" w:rsidRDefault="00B26957" w:rsidP="00B26957">
      <w:pPr>
        <w:numPr>
          <w:ilvl w:val="3"/>
          <w:numId w:val="22"/>
        </w:numPr>
        <w:pPrChange w:id="805" w:author="김은수" w:date="2026-10-01T06:56:16Z">
          <w:pPr>
            <w:pStyle w:val="4"/>
            <w:numPr>
              <w:ilvl w:val="3"/>
              <w:numId w:val="7"/>
            </w:numPr>
            <w:ind w:leftChars="0" w:firstLineChars="0"/>
          </w:pPr>
        </w:pPrChange>
        <w:pStyle w:val="TDCSIP11"/>
      </w:pPr>
      <w:r>
        <w:rPr>
          <w:rPrChange w:id="806" w:author="김은수" w:date="2026-10-01T06:56:16Z">
            <w:rPr>
              <w:rFonts w:hint="eastAsia"/>
            </w:rPr>
          </w:rPrChange>
        </w:rPr>
        <w:t>누적 통합 단계</w:t>
      </w:r>
    </w:p>
    <w:p w14:paraId="1AA3F6A7" w14:textId="77777777" w:rsidR="00B26957" w:rsidRPr="005E3CDC" w:rsidRDefault="00B26957" w:rsidP="00B26957">
      <w:pPr>
        <w:pPrChange w:id="807" w:author="김은수" w:date="2026-10-01T06:56:16Z">
          <w:pPr>
            <w:ind w:leftChars="900" w:left="1800"/>
          </w:pPr>
        </w:pPrChange>
        <w:pStyle w:val="TDCSIP5"/>
        <w:outlineLvl w:val="9"/>
        <w:keepNext w:val="0"/>
        <w:keepLines w:val="0"/>
      </w:pPr>
      <w:del w:id="415" w:author="김은수" w:date="2026-10-01T06:39:43Z">
        <w:r>
          <w:rPr>
            <w:rFonts w:hint="eastAsia"/>
          </w:rPr>
          <w:delText>모듈을 추가하면서 통합을 진행하며,</w:delText>
        </w:r>
      </w:del>
      <w:del w:id="416" w:author="김은수" w:date="2026-10-01T06:39:43Z">
        <w:r>
          <w:delText xml:space="preserve"> </w:delText>
        </w:r>
      </w:del>
      <w:del w:id="417" w:author="김은수" w:date="2026-10-01T06:39:43Z">
        <w:r>
          <w:rPr>
            <w:rFonts w:hint="eastAsia"/>
          </w:rPr>
          <w:delText>모든 모듈들이 추가되면 통합이 완성된다.</w:delText>
        </w:r>
      </w:del>
      <w:ins w:id="418" w:author="김은수" w:date="2026-10-01T06:39:43Z">
        <w:r>
          <w:rPr>
            <w:rPrChange w:id="808" w:author="김은수" w:date="2026-10-01T06:56:16Z">
              <w:rPr>
                <w:rFonts w:hint="eastAsia"/>
              </w:rPr>
            </w:rPrChange>
          </w:rPr>
          <w:t xml:space="preserve">먼저 맵 처리와 내부기 실행을 시스템 제어에 연결하고, 그 다음 블루투스 명령과 상태 전달을 추가한다.</w:t>
        </w:r>
      </w:ins>
    </w:p>
    <w:p w14:paraId="1F3A2017" w14:textId="77777777" w:rsidR="00B26957" w:rsidRDefault="00B26957" w:rsidP="00B26957">
      <w:pPr>
        <w:numPr>
          <w:ilvl w:val="4"/>
          <w:numId w:val="22"/>
        </w:numPr>
        <w:pPrChange w:id="809" w:author="김은수" w:date="2026-10-01T06:56:16Z">
          <w:pPr>
            <w:pStyle w:val="5"/>
            <w:numPr>
              <w:ilvl w:val="4"/>
              <w:numId w:val="7"/>
            </w:numPr>
            <w:ind w:leftChars="0" w:firstLineChars="0"/>
          </w:pPr>
        </w:pPrChange>
        <w:pStyle w:val="TDCSIP12"/>
      </w:pPr>
      <w:r>
        <w:t xml:space="preserve">Signal Processing Module + </w:t>
      </w:r>
      <w:r>
        <w:rPr>
          <w:rPrChange w:id="810" w:author="김은수" w:date="2026-10-01T06:56:16Z">
            <w:rPr>
              <w:rFonts w:hint="eastAsia"/>
            </w:rPr>
          </w:rPrChange>
        </w:rPr>
        <w:t>i</w:t>
      </w:r>
      <w:r>
        <w:t>nternal Stimulation Device Execution Module + System Control Module</w:t>
      </w:r>
    </w:p>
    <w:p w14:paraId="13EDC768" w14:textId="77777777" w:rsidR="00B26957" w:rsidRPr="00B26957" w:rsidRDefault="00B26957" w:rsidP="00B26957">
      <w:pPr>
        <w:numPr>
          <w:ilvl w:val="3"/>
          <w:numId w:val="25"/>
        </w:numPr>
        <w:pPrChange w:id="811" w:author="김은수" w:date="2026-10-01T06:56:16Z">
          <w:pPr>
            <w:pStyle w:val="a8"/>
            <w:numPr>
              <w:ilvl w:val="3"/>
              <w:numId w:val="19"/>
            </w:numPr>
            <w:ind w:leftChars="0"/>
          </w:pPr>
        </w:pPrChange>
        <w:pStyle w:val="TDCSIP6"/>
        <w:outlineLvl w:val="9"/>
        <w:keepNext w:val="0"/>
        <w:keepLines w:val="0"/>
      </w:pPr>
      <w:del w:id="419" w:author="김은수" w:date="2026-10-01T06:39:43Z">
        <w:r>
          <w:delText>3</w:delText>
        </w:r>
      </w:del>
      <w:del w:id="420" w:author="김은수" w:date="2026-10-01T06:39:43Z">
        <w:r>
          <w:rPr>
            <w:rFonts w:hint="eastAsia"/>
          </w:rPr>
          <w:delText>개의 모듈이 통합된 단계</w:delText>
        </w:r>
      </w:del>
      <w:ins w:id="421" w:author="김은수" w:date="2026-10-01T06:39:43Z">
        <w:r>
          <w:rPr>
            <w:rPrChange w:id="812" w:author="김은수" w:date="2026-10-01T06:56:16Z">
              <w:rPr>
                <w:rFonts w:hint="eastAsia"/>
              </w:rPr>
            </w:rPrChange>
          </w:rPr>
          <w:t xml:space="preserve">CM3의 맵 변경 요청, CFX의 맵 반영 완료, CM3의 자극 파라미터 계산과 CFX의 결과 적용을 순서대로 확인한다. 내부기 설정과 준비 상태를 확인한 뒤 Live PCM 모드로 전환되는지 확인한다.</w:t>
        </w:r>
      </w:ins>
    </w:p>
    <w:p w14:paraId="2407AB56" w14:textId="767B245D" w:rsidR="00B26957" w:rsidRDefault="00B26957" w:rsidP="00560A9C">
      <w:pPr>
        <w:numPr>
          <w:ilvl w:val="4"/>
          <w:numId w:val="22"/>
        </w:numPr>
        <w:pPrChange w:id="813" w:author="김은수" w:date="2026-10-01T06:56:16Z">
          <w:pPr>
            <w:pStyle w:val="5"/>
            <w:numPr>
              <w:ilvl w:val="4"/>
              <w:numId w:val="7"/>
            </w:numPr>
            <w:ind w:leftChars="0" w:firstLineChars="0"/>
          </w:pPr>
        </w:pPrChange>
        <w:pStyle w:val="TDCSIP12"/>
      </w:pPr>
      <w:r w:rsidRPr="00B26957">
        <w:t>Signal Processing Module + internal Stimulation Device Execution Module + Bluetooth Communication Module + System Control Module</w:t>
      </w:r>
    </w:p>
    <w:p w14:paraId="5544D1D1" w14:textId="234FEE68" w:rsidR="00B26957" w:rsidRDefault="00B26957" w:rsidP="00B26957">
      <w:pPr>
        <w:numPr>
          <w:ilvl w:val="3"/>
          <w:numId w:val="25"/>
        </w:numPr>
        <w:pPrChange w:id="814" w:author="김은수" w:date="2026-10-01T06:56:16Z">
          <w:pPr>
            <w:pStyle w:val="a8"/>
            <w:numPr>
              <w:ilvl w:val="3"/>
              <w:numId w:val="19"/>
            </w:numPr>
            <w:ind w:leftChars="0"/>
          </w:pPr>
        </w:pPrChange>
        <w:pStyle w:val="TDCSIP6"/>
        <w:outlineLvl w:val="9"/>
        <w:keepNext w:val="0"/>
        <w:keepLines w:val="0"/>
      </w:pPr>
      <w:del w:id="422" w:author="김은수" w:date="2026-10-01T06:39:43Z">
        <w:r>
          <w:rPr>
            <w:rFonts w:hint="eastAsia"/>
          </w:rPr>
          <w:delText>4개의 모든 모듈들이 통합된 단계</w:delText>
        </w:r>
      </w:del>
      <w:del w:id="423" w:author="김은수" w:date="2026-10-01T06:39:43Z">
        <w:r w:rsidR="00EA0BE0">
          <w:rPr>
            <w:rFonts w:hint="eastAsia"/>
          </w:rPr>
          <w:delText>이며 시스템으로 통합이 완료된 상태이다.</w:delText>
        </w:r>
      </w:del>
      <w:ins w:id="424" w:author="김은수" w:date="2026-10-01T06:39:43Z">
        <w:r>
          <w:rPr>
            <w:rPrChange w:id="815" w:author="김은수" w:date="2026-10-01T06:56:16Z">
              <w:rPr>
                <w:rFonts w:hint="eastAsia"/>
              </w:rPr>
            </w:rPrChange>
          </w:rPr>
          <w:t xml:space="preserve">입력 상태 수집 후 시스템 제어, 맵 갱신, 내부기 실행과 블루투스 통신 처리가 순서대로 연결되는지 확인한다. 맵/볼륨 변경, 연결 해제와 절전 요청이 겹치는 조건도 확인하고, 절전 시 CFX 정지 확인 후 CM3 대기로 전환되며 터치 입력으로 재시작되는지 확인한다.</w:t>
        </w:r>
      </w:ins>
    </w:p>
    <w:p w14:paraId="41DD934D" w14:textId="77777777" w:rsidR="00512FFF" w:rsidRPr="00B26957" w:rsidRDefault="00512FFF" w:rsidP="00512FFF">
      <w:pPr>
        <w:pPrChange w:id="816" w:author="김은수" w:date="2026-10-01T06:56:16Z">
          <w:pPr/>
        </w:pPrChange>
        <w:pStyle w:val="TDCSIP6"/>
        <w:outlineLvl w:val="9"/>
        <w:keepNext w:val="0"/>
        <w:keepLines w:val="0"/>
        <w:spacing w:before="0" w:after="0" w:line="300" w:lineRule="auto"/>
        <w:rPr>
          <w:del w:id="883" w:author="김은수" w:date="2026-10-01T06:56:16Z"/>
        </w:rPr>
      </w:pPr>
    </w:p>
    <w:p w14:paraId="08EBE6EC" w14:textId="4A865A18" w:rsidR="00560A9C" w:rsidRDefault="00560A9C" w:rsidP="00560A9C">
      <w:pPr>
        <w:numPr>
          <w:ilvl w:val="2"/>
          <w:numId w:val="22"/>
        </w:numPr>
        <w:pPrChange w:id="817" w:author="김은수" w:date="2026-10-01T06:56:16Z">
          <w:pPr>
            <w:pStyle w:val="2"/>
            <w:numPr>
              <w:ilvl w:val="2"/>
              <w:numId w:val="7"/>
            </w:numPr>
          </w:pPr>
        </w:pPrChange>
        <w:pStyle w:val="TDCSIP10"/>
      </w:pPr>
      <w:del w:id="228" w:author="김은수" w:date="2026-09-29T18:28:00Z" w16du:dateUtc="2026-09-29T09:28:00Z">
        <w:r>
          <w:rPr>
            <w:rFonts w:hint="eastAsia"/>
          </w:rPr>
          <w:delText>N</w:delText>
        </w:r>
        <w:r>
          <w:delText xml:space="preserve">RF </w:delText>
        </w:r>
        <w:r>
          <w:rPr>
            <w:rFonts w:hint="eastAsia"/>
          </w:rPr>
          <w:delText>코어</w:delText>
        </w:r>
      </w:del>
      <w:bookmarkStart w:id="229" w:name="_Toc241599268"/>
      <w:ins w:id="230" w:author="김은수" w:date="2026-09-29T18:28:00Z" w16du:dateUtc="2026-09-29T09:28:00Z">
        <w:r>
          <w:rPr>
            <w:rPrChange w:id="818" w:author="김은수" w:date="2026-10-01T06:56:16Z">
              <w:rPr>
                <w:rFonts w:hint="eastAsia"/>
              </w:rPr>
            </w:rPrChange>
          </w:rPr>
          <w:t>QCC와 E8300</w:t>
        </w:r>
      </w:ins>
      <w:r>
        <w:rPr>
          <w:rPrChange w:id="819" w:author="김은수" w:date="2026-10-01T06:56:16Z">
            <w:rPr>
              <w:rFonts w:hint="eastAsia"/>
            </w:rPr>
          </w:rPrChange>
        </w:rPr>
        <w:t xml:space="preserve"> 소프트웨어 통합</w:t>
      </w:r>
      <w:bookmarkEnd w:id="229"/>
    </w:p>
    <w:p w14:paraId="57E2528A" w14:textId="77777777" w:rsidR="000E6908" w:rsidRDefault="00560A9C" w:rsidP="000E6908">
      <w:pPr>
        <w:ind w:leftChars="500" w:left="1000"/>
        <w:rPr>
          <w:del w:id="231" w:author="김은수" w:date="2026-09-29T18:28:00Z" w16du:dateUtc="2026-09-29T09:28:00Z"/>
        </w:rPr>
      </w:pPr>
      <w:del w:id="232" w:author="김은수" w:date="2026-09-29T18:28:00Z" w16du:dateUtc="2026-09-29T09:28:00Z">
        <w:r>
          <w:rPr>
            <w:rFonts w:hint="eastAsia"/>
          </w:rPr>
          <w:delText>N</w:delText>
        </w:r>
        <w:r>
          <w:delText>RF</w:delText>
        </w:r>
        <w:r>
          <w:rPr>
            <w:rFonts w:hint="eastAsia"/>
          </w:rPr>
          <w:delText xml:space="preserve">의 소프트웨어 </w:delText>
        </w:r>
        <w:r w:rsidR="00394FA9">
          <w:rPr>
            <w:rFonts w:hint="eastAsia"/>
          </w:rPr>
          <w:delText xml:space="preserve">모듈은 </w:delText>
        </w:r>
        <w:r w:rsidR="00394FA9">
          <w:delText>system control Mo</w:delText>
        </w:r>
        <w:r w:rsidR="00394FA9">
          <w:rPr>
            <w:rFonts w:hint="eastAsia"/>
          </w:rPr>
          <w:delText>d</w:delText>
        </w:r>
        <w:r w:rsidR="00394FA9">
          <w:delText>ule</w:delText>
        </w:r>
        <w:r w:rsidR="00394FA9">
          <w:rPr>
            <w:rFonts w:hint="eastAsia"/>
          </w:rPr>
          <w:delText xml:space="preserve">과 </w:delText>
        </w:r>
        <w:r w:rsidR="00394FA9">
          <w:delText xml:space="preserve">Bluetooth </w:delText>
        </w:r>
        <w:r w:rsidR="00394FA9">
          <w:rPr>
            <w:rFonts w:hint="eastAsia"/>
          </w:rPr>
          <w:delText>c</w:delText>
        </w:r>
        <w:r w:rsidR="00394FA9">
          <w:delText xml:space="preserve">ommunication </w:delText>
        </w:r>
        <w:r w:rsidR="00394FA9">
          <w:rPr>
            <w:rFonts w:hint="eastAsia"/>
          </w:rPr>
          <w:delText>M</w:delText>
        </w:r>
        <w:r w:rsidR="00394FA9">
          <w:delText>odule</w:delText>
        </w:r>
        <w:r w:rsidR="00394FA9">
          <w:rPr>
            <w:rFonts w:hint="eastAsia"/>
          </w:rPr>
          <w:delText>로</w:delText>
        </w:r>
        <w:r w:rsidR="00394FA9">
          <w:delText xml:space="preserve"> </w:delText>
        </w:r>
        <w:r w:rsidR="00394FA9">
          <w:rPr>
            <w:rFonts w:hint="eastAsia"/>
          </w:rPr>
          <w:delText>설계되었으며,</w:delText>
        </w:r>
        <w:r w:rsidR="00394FA9">
          <w:delText xml:space="preserve"> Bluetooth </w:delText>
        </w:r>
        <w:r w:rsidR="00394FA9">
          <w:rPr>
            <w:rFonts w:hint="eastAsia"/>
          </w:rPr>
          <w:delText>c</w:delText>
        </w:r>
        <w:r w:rsidR="00394FA9">
          <w:delText>ommunication module</w:delText>
        </w:r>
        <w:r w:rsidR="00394FA9">
          <w:rPr>
            <w:rFonts w:hint="eastAsia"/>
          </w:rPr>
          <w:delText>의 구현작업이 s</w:delText>
        </w:r>
        <w:r w:rsidR="00394FA9">
          <w:delText>ystem contr</w:delText>
        </w:r>
        <w:r w:rsidR="00394FA9">
          <w:rPr>
            <w:rFonts w:hint="eastAsia"/>
          </w:rPr>
          <w:delText>ol m</w:delText>
        </w:r>
        <w:r w:rsidR="00394FA9">
          <w:delText>odule</w:delText>
        </w:r>
        <w:r w:rsidR="00394FA9">
          <w:rPr>
            <w:rFonts w:hint="eastAsia"/>
          </w:rPr>
          <w:delText>의</w:delText>
        </w:r>
        <w:r w:rsidR="00394FA9">
          <w:delText xml:space="preserve"> </w:delText>
        </w:r>
        <w:r w:rsidR="00394FA9">
          <w:rPr>
            <w:rFonts w:hint="eastAsia"/>
          </w:rPr>
          <w:delText>동작상태에서 진행되기 때문에 추가적인 통합과정은 없</w:delText>
        </w:r>
        <w:r w:rsidR="00EA0BE0">
          <w:rPr>
            <w:rFonts w:hint="eastAsia"/>
          </w:rPr>
          <w:delText>으며,</w:delText>
        </w:r>
        <w:r w:rsidR="00EA0BE0">
          <w:delText xml:space="preserve"> Bluetooth </w:delText>
        </w:r>
        <w:r w:rsidR="00EA0BE0">
          <w:rPr>
            <w:rFonts w:hint="eastAsia"/>
          </w:rPr>
          <w:delText>c</w:delText>
        </w:r>
        <w:r w:rsidR="00EA0BE0">
          <w:delText>ommunication module</w:delText>
        </w:r>
        <w:r w:rsidR="00EA0BE0">
          <w:rPr>
            <w:rFonts w:hint="eastAsia"/>
          </w:rPr>
          <w:delText>의 통합이 시스템의 통합으로 귀결된다.</w:delText>
        </w:r>
      </w:del>
    </w:p>
    <w:p w14:paraId="20855220" w14:textId="77777777" w:rsidR="00512FFF" w:rsidRDefault="00512FFF" w:rsidP="00512FFF">
      <w:pPr>
        <w:rPr>
          <w:del w:id="233" w:author="김은수" w:date="2026-09-29T18:28:00Z" w16du:dateUtc="2026-09-29T09:28:00Z"/>
        </w:rPr>
      </w:pPr>
    </w:p>
    <w:p w14:paraId="35AC4EDF" w14:textId="77777777" w:rsidR="00512FFF" w:rsidRDefault="00512FFF" w:rsidP="00512FFF">
      <w:pPr>
        <w:rPr>
          <w:del w:id="234" w:author="김은수" w:date="2026-09-29T18:28:00Z" w16du:dateUtc="2026-09-29T09:28:00Z"/>
        </w:rPr>
      </w:pPr>
    </w:p>
    <w:p w14:paraId="0857F300" w14:textId="77777777" w:rsidR="000E6908" w:rsidRDefault="00560A9C" w:rsidP="000E6908">
      <w:pPr>
        <w:rPr>
          <w:ins w:id="235" w:author="김은수" w:date="2026-09-29T18:28:00Z" w16du:dateUtc="2026-09-29T09:28:00Z"/>
          <w:rPrChange w:id="820" w:author="김은수" w:date="2026-10-01T06:56:16Z">
            <w:rPr/>
          </w:rPrChange>
        </w:rPr>
        <w:pPrChange w:id="460" w:author="김은수" w:date="2026-10-01T06:39:43Z">
          <w:pPr>
            <w:ind w:leftChars="500" w:left="1000"/>
            <w:rPr>
              <w:ins w:id="235" w:author="김은수" w:date="2026-09-29T18:28:00Z" w16du:dateUtc="2026-09-29T09:28:00Z"/>
            </w:rPr>
          </w:pPr>
        </w:pPrChange>
        <w:pStyle w:val="TDCSIP4"/>
        <w:outlineLvl w:val="9"/>
        <w:keepNext w:val="0"/>
        <w:keepLines w:val="0"/>
      </w:pPr>
      <w:ins w:id="425" w:author="김은수" w:date="2026-10-01T06:39:43Z">
        <w:r>
          <w:rPr>
            <w:rPrChange w:id="821" w:author="김은수" w:date="2026-10-01T06:56:16Z">
              <w:rPr>
                <w:rFonts w:hint="eastAsia"/>
              </w:rPr>
            </w:rPrChange>
          </w:rPr>
          <w:t xml:space="preserve">SPI의 0x34 배터리/충전/크래들 뚜껑, 0x35 LED/갱신 연결, 0x36 오디오 연결 종류를 전달하여 CM3의 상태 반영과 응답을 확인한다. 리모콘/매핑 명령도 수신, 실행과 SPI 응답까지 연결하여 확인한다.</w:t>
        </w:r>
      </w:ins>
    </w:p>
    <w:p>
      <w:pPr>
        <w:rPr>
          <w:ins w:id="447" w:author="김은수" w:date="2026-10-01T06:39:43Z"/>
          <w:rPrChange w:id="823" w:author="김은수" w:date="2026-10-01T06:56:16Z">
            <w:rPr/>
          </w:rPrChange>
        </w:rPr>
        <w:pPrChange w:id="822" w:author="김은수" w:date="2026-10-01T06:56:16Z">
          <w:pPr>
            <w:keepLines/>
            <w:ind w:leftChars="500" w:left="1000"/>
            <w:rPr/>
          </w:pPr>
        </w:pPrChange>
        <w:pStyle w:val="TDCSIP4"/>
        <w:outlineLvl w:val="9"/>
        <w:keepNext w:val="0"/>
        <w:keepLines w:val="0"/>
      </w:pPr>
      <w:ins w:id="448" w:author="김은수" w:date="2026-10-01T06:39:43Z">
        <w:r>
          <w:rPr>
            <w:rPrChange w:id="824" w:author="김은수" w:date="2026-10-01T06:56:16Z">
              <w:rPr>
                <w:rFonts w:hint="eastAsia"/>
              </w:rPr>
            </w:rPrChange>
          </w:rPr>
          <w:t xml:space="preserve">I2S 오디오를 입력하여 CFX의 마이크 혼합과 자극 출력을 확인한다. 일반 스트리밍은 I2S 게인 1, 크래들 마이크는 Gain B, 매핑 연결 중에는 마이크와 I2S 게인 1을 적용하는지 확인하고 시작/중단 전환도 확인한다.</w:t>
        </w:r>
      </w:ins>
    </w:p>
    <w:p>
      <w:pPr>
        <w:rPr>
          <w:ins w:id="449" w:author="김은수" w:date="2026-10-01T06:39:43Z"/>
          <w:rPrChange w:id="826" w:author="김은수" w:date="2026-10-01T06:56:16Z">
            <w:rPr/>
          </w:rPrChange>
        </w:rPr>
        <w:pPrChange w:id="825" w:author="김은수" w:date="2026-10-01T06:56:16Z">
          <w:pPr>
            <w:keepLines/>
            <w:keepLines/>
            <w:ind w:leftChars="500" w:left="1000"/>
            <w:rPr/>
          </w:pPr>
        </w:pPrChange>
        <w:pStyle w:val="TDCSIP4"/>
        <w:outlineLvl w:val="9"/>
        <w:keepNext w:val="0"/>
        <w:keepLines w:val="0"/>
      </w:pPr>
      <w:ins w:id="450" w:author="김은수" w:date="2026-10-01T06:39:43Z">
        <w:r>
          <w:rPr>
            <w:rPrChange w:id="827" w:author="김은수" w:date="2026-10-01T06:56:16Z">
              <w:rPr>
                <w:rFonts w:hint="eastAsia"/>
              </w:rPr>
            </w:rPrChange>
          </w:rPr>
          <w:t xml:space="preserve">CM3가 QCC_CTRL로 동작/종료 요청을, ISD_CHECK로 내부기 연결 상태를 전달하는지 확인한다. SPI의 오디오 종류와 I2S 입력 유효 상태가 CFX의 경로 선택에 맞게 반영되는지 확인한다.</w:t>
        </w:r>
      </w:ins>
    </w:p>
    <w:p>
      <w:pPr>
        <w:rPr>
          <w:ins w:id="451" w:author="김은수" w:date="2026-10-01T06:39:43Z"/>
          <w:rPrChange w:id="829" w:author="김은수" w:date="2026-10-01T06:56:16Z">
            <w:rPr/>
          </w:rPrChange>
        </w:rPr>
        <w:pPrChange w:id="828" w:author="김은수" w:date="2026-10-01T06:56:16Z">
          <w:pPr>
            <w:keepLines/>
            <w:keepLines/>
            <w:keepLines/>
            <w:ind w:leftChars="500" w:left="1000"/>
            <w:rPr/>
          </w:pPr>
        </w:pPrChange>
        <w:pStyle w:val="TDCSIP36"/>
        <w:outlineLvl w:val="9"/>
        <w:keepNext w:val="0"/>
        <w:keepLines w:val="0"/>
      </w:pPr>
      <w:ins w:id="452" w:author="김은수" w:date="2026-10-01T06:39:43Z">
        <w:r>
          <w:rPr>
            <w:color w:val="C00000"/>
            <w:rPrChange w:id="830" w:author="김은수" w:date="2026-10-01T06:56:16Z">
              <w:rPr>
                <w:rFonts w:hint="eastAsia"/>
                <w:color w:val="C00000"/>
              </w:rPr>
            </w:rPrChange>
          </w:rPr>
          <w:t xml:space="preserve"/>
        </w:r>
      </w:ins>
      <w:del w:id="948" w:author="김은수" w:date="2026-10-12T00:00:00Z">
        <w:r>
          <w:delText xml:space="preserve">[자료 추가 위치] 여기에 QCC 내부 모듈 간 통합 순서와 확인 조건을 입력하세요. QCC 자료를 받은 뒤 위의 SPI/I2S/제어 핀 조건을 양측 설계와 대조하고 필요한 차이만 반영한다.</w:delText>
        </w:r>
      </w:del>
      <w:ins w:id="949" w:author="김은수" w:date="2026-10-12T00:00:00Z">
        <w:r>
          <w:rPr>
            <w:color w:val="C00000"/>
            <w:sz w:val="24"/>
            <w:szCs w:val="24"/>
            <w:u w:val="single"/>
            <w:rPrChange w:id="950" w:author="김은수" w:date="2026-10-12T00:00:00Z">
              <w:rPr/>
            </w:rPrChange>
          </w:rPr>
          <w:t xml:space="preserve">[QCC 자료 입력] 여기에 QCC 내부 모듈 간 통합 순서와 확인 조건을 입력하세요. QCC 자료를 받은 뒤 위의 SPI/I2S/제어 핀 조건을 양측 설계와 대조하고 필요한 차이만 반영한다.</w:t>
        </w:r>
      </w:ins>
    </w:p>
    <w:p w14:paraId="67567208" w14:textId="77777777" w:rsidR="00512FFF" w:rsidRDefault="00512FFF" w:rsidP="00512FFF">
      <w:pPr>
        <w:rPr>
          <w:ins w:id="237" w:author="김은수" w:date="2026-09-29T18:28:00Z" w16du:dateUtc="2026-09-29T09:28:00Z"/>
          <w:rPrChange w:id="832" w:author="김은수" w:date="2026-10-01T06:56:16Z">
            <w:rPr/>
          </w:rPrChange>
          <w:del w:id="884" w:author="김은수" w:date="2026-10-01T06:56:16Z"/>
        </w:rPr>
        <w:pPrChange w:id="831" w:author="김은수" w:date="2026-10-01T06:56:16Z">
          <w:pPr>
            <w:rPr/>
          </w:pPr>
        </w:pPrChange>
        <w:pStyle w:val="TDCSIP4"/>
        <w:outlineLvl w:val="9"/>
        <w:keepNext w:val="0"/>
        <w:keepLines w:val="0"/>
        <w:spacing w:before="0" w:after="0" w:line="300" w:lineRule="auto"/>
      </w:pPr>
    </w:p>
    <w:p w14:paraId="684C3863" w14:textId="77777777" w:rsidR="00512FFF" w:rsidRDefault="00512FFF" w:rsidP="00512FFF">
      <w:pPr>
        <w:rPr>
          <w:ins w:id="238" w:author="김은수" w:date="2026-09-29T18:28:00Z" w16du:dateUtc="2026-09-29T09:28:00Z"/>
          <w:rPrChange w:id="834" w:author="김은수" w:date="2026-10-01T06:56:16Z">
            <w:rPr/>
          </w:rPrChange>
          <w:del w:id="885" w:author="김은수" w:date="2026-10-01T06:56:16Z"/>
        </w:rPr>
        <w:pPrChange w:id="833" w:author="김은수" w:date="2026-10-01T06:56:16Z">
          <w:pPr>
            <w:rPr/>
          </w:pPr>
        </w:pPrChange>
        <w:pStyle w:val="TDCSIP4"/>
        <w:outlineLvl w:val="9"/>
        <w:keepNext w:val="0"/>
        <w:keepLines w:val="0"/>
        <w:spacing w:before="0" w:after="0" w:line="300" w:lineRule="auto"/>
      </w:pPr>
    </w:p>
    <w:p w14:paraId="3111E965" w14:textId="77777777" w:rsidR="00560A9C" w:rsidRDefault="00560A9C" w:rsidP="00560A9C">
      <w:pPr>
        <w:numPr>
          <w:ilvl w:val="2"/>
          <w:numId w:val="22"/>
        </w:numPr>
        <w:rPr>
          <w:ins w:id="239" w:author="김은수" w:date="2026-09-29T18:28:00Z" w16du:dateUtc="2026-09-29T09:28:00Z"/>
          <w:rPrChange w:id="836" w:author="김은수" w:date="2026-10-01T06:56:16Z">
            <w:rPr/>
          </w:rPrChange>
        </w:rPr>
        <w:pPrChange w:id="835" w:author="김은수" w:date="2026-10-01T06:56:16Z">
          <w:pPr>
            <w:pStyle w:val="2"/>
            <w:numPr>
              <w:ilvl w:val="2"/>
              <w:numId w:val="7"/>
            </w:numPr>
            <w:rPr/>
          </w:pPr>
        </w:pPrChange>
        <w:pStyle w:val="TDCSIP10"/>
      </w:pPr>
      <w:bookmarkStart w:id="240" w:name="_Toc241599269"/>
      <w:ins w:id="241" w:author="김은수" w:date="2026-09-29T18:28:00Z" w16du:dateUtc="2026-09-29T09:28:00Z">
        <w:r>
          <w:rPr>
            <w:rPrChange w:id="837" w:author="김은수" w:date="2026-10-01T06:56:16Z">
              <w:rPr>
                <w:rFonts w:hint="eastAsia"/>
              </w:rPr>
            </w:rPrChange>
          </w:rPr>
          <w:t>부트로더 소프트웨어 통합</w:t>
        </w:r>
        <w:bookmarkEnd w:id="240"/>
      </w:ins>
    </w:p>
    <w:p w14:paraId="1733897B" w14:textId="77777777" w:rsidR="000E6908" w:rsidRDefault="00560A9C" w:rsidP="000E6908">
      <w:pPr>
        <w:rPr>
          <w:ins w:id="242" w:author="김은수" w:date="2026-09-29T18:28:00Z" w16du:dateUtc="2026-09-29T09:28:00Z"/>
          <w:rPrChange w:id="839" w:author="김은수" w:date="2026-10-01T06:56:16Z">
            <w:rPr/>
          </w:rPrChange>
        </w:rPr>
        <w:pPrChange w:id="838" w:author="김은수" w:date="2026-10-01T06:56:16Z">
          <w:pPr>
            <w:ind w:leftChars="500" w:left="1000"/>
            <w:rPr/>
          </w:pPr>
        </w:pPrChange>
        <w:pStyle w:val="TDCSIP4"/>
        <w:outlineLvl w:val="9"/>
        <w:keepNext w:val="0"/>
        <w:keepLines w:val="0"/>
      </w:pPr>
      <w:ins w:id="426" w:author="김은수" w:date="2026-10-01T06:39:43Z">
        <w:r>
          <w:rPr>
            <w:rPrChange w:id="840" w:author="김은수" w:date="2026-10-01T06:56:16Z">
              <w:rPr>
                <w:rFonts w:hint="eastAsia"/>
              </w:rPr>
            </w:rPrChange>
          </w:rPr>
          <w:t xml:space="preserve">정상/손상 이미지의 헤더, 구획 크기와 CRC 검사, 암호화 구획의 복호화 및 메모리 적재를 연결한다. 검사 오류 시 해당 이미지의 응용 기동이 진행되지 않는지 확인하고, 기본/대체 슬롯의 시도 횟수와 실행 성공 상태에 따라 다음 기동 위치가 선택되는지 확인한다.</w:t>
        </w:r>
      </w:ins>
    </w:p>
    <w:p>
      <w:pPr>
        <w:rPr>
          <w:ins w:id="453" w:author="김은수" w:date="2026-10-01T06:39:43Z"/>
          <w:rPrChange w:id="842" w:author="김은수" w:date="2026-10-01T06:56:16Z">
            <w:rPr/>
          </w:rPrChange>
        </w:rPr>
        <w:pPrChange w:id="841" w:author="김은수" w:date="2026-10-01T06:56:16Z">
          <w:pPr>
            <w:keepLines/>
            <w:ind w:leftChars="500" w:left="1000"/>
            <w:rPr/>
          </w:pPr>
        </w:pPrChange>
        <w:pStyle w:val="TDCSIP4"/>
        <w:outlineLvl w:val="9"/>
        <w:keepNext w:val="0"/>
        <w:keepLines w:val="0"/>
      </w:pPr>
      <w:ins w:id="454" w:author="김은수" w:date="2026-10-01T06:39:43Z">
        <w:r>
          <w:rPr>
            <w:rPrChange w:id="843" w:author="김은수" w:date="2026-10-01T06:56:16Z">
              <w:rPr>
                <w:rFonts w:hint="eastAsia"/>
              </w:rPr>
            </w:rPrChange>
          </w:rPr>
          <w:t xml:space="preserve">CM3의 갱신 시작/데이터/종료 명령을 파일 기록 및 기동 위치 선택에 연결하고, 재기동 후 부트로더의 검사/적재까지 확인한다. OTA 명령의 슬롯 1~2와 부트로더 상태의 슬롯 1~4를 구분하며 수신 순서 오류, 저장 실패와 불완전 이미지 조건도 확인한다.</w:t>
        </w:r>
      </w:ins>
    </w:p>
    <w:p>
      <w:pPr>
        <w:rPr>
          <w:ins w:id="455" w:author="김은수" w:date="2026-10-01T06:39:43Z"/>
          <w:rPrChange w:id="845" w:author="김은수" w:date="2026-10-01T06:56:16Z">
            <w:rPr/>
          </w:rPrChange>
        </w:rPr>
        <w:pPrChange w:id="844" w:author="김은수" w:date="2026-10-01T06:56:16Z">
          <w:pPr>
            <w:keepLines/>
            <w:keepLines/>
            <w:ind w:leftChars="500" w:left="1000"/>
            <w:rPr/>
          </w:pPr>
        </w:pPrChange>
        <w:pStyle w:val="TDCSIP36"/>
        <w:outlineLvl w:val="9"/>
        <w:keepNext w:val="0"/>
        <w:keepLines w:val="0"/>
      </w:pPr>
      <w:ins w:id="456" w:author="김은수" w:date="2026-10-01T06:39:43Z">
        <w:r>
          <w:rPr>
            <w:color w:val="C00000"/>
            <w:rPrChange w:id="846" w:author="김은수" w:date="2026-10-01T06:56:16Z">
              <w:rPr>
                <w:rFonts w:hint="eastAsia"/>
                <w:color w:val="C00000"/>
              </w:rPr>
            </w:rPrChange>
          </w:rPr>
          <w:t xml:space="preserve"/>
        </w:r>
      </w:ins>
      <w:del w:id="951" w:author="김은수" w:date="2026-10-12T00:00:00Z">
        <w:r>
          <w:delText xml:space="preserve">[자료 추가 위치] 여기에 QCC 측 E8300 갱신 데이터 전달 조건을 대조한 내용을 입력하세요. QCC 자체 펌웨어 갱신은 E8300 이미지 갱신과 구분하여 별도 계획을 추가한다.</w:delText>
        </w:r>
      </w:del>
      <w:ins w:id="952" w:author="김은수" w:date="2026-10-12T00:00:00Z">
        <w:r>
          <w:rPr>
            <w:color w:val="C00000"/>
            <w:sz w:val="24"/>
            <w:szCs w:val="24"/>
            <w:u w:val="single"/>
            <w:rPrChange w:id="953" w:author="김은수" w:date="2026-10-12T00:00:00Z">
              <w:rPr/>
            </w:rPrChange>
          </w:rPr>
          <w:t xml:space="preserve">[QCC 자료 입력] 여기에 QCC 측 E8300 갱신 데이터 전달 조건을 대조한 내용을 입력하세요. QCC 자체 펌웨어 갱신은 E8300 이미지 갱신과 구분하여 별도 계획을 추가한다.</w:t>
        </w:r>
      </w:ins>
    </w:p>
    <w:p w14:paraId="174B0ACD" w14:textId="2C5A0D99" w:rsidR="00394FA9" w:rsidRDefault="00394FA9" w:rsidP="009B3975">
      <w:pPr>
        <w:pageBreakBefore/>
        <w:numPr>
          <w:ilvl w:val="0"/>
          <w:numId w:val="22"/>
        </w:numPr>
        <w:pPrChange w:id="461" w:author="김은수" w:date="2026-10-01T06:39:43Z">
          <w:pPr>
            <w:pStyle w:val="10"/>
            <w:numPr>
              <w:ilvl w:val="0"/>
              <w:numId w:val="7"/>
            </w:numPr>
          </w:pPr>
        </w:pPrChange>
        <w:pStyle w:val="TDCSIP8"/>
      </w:pPr>
      <w:bookmarkStart w:id="244" w:name="_Toc241599270"/>
      <w:r>
        <w:rPr>
          <w:rPrChange w:id="847" w:author="김은수" w:date="2026-10-01T06:56:16Z">
            <w:rPr>
              <w:rFonts w:hint="eastAsia"/>
            </w:rPr>
          </w:rPrChange>
        </w:rPr>
        <w:t>소프트웨어 항목</w:t>
      </w:r>
      <w:r>
        <w:t>/</w:t>
      </w:r>
      <w:r>
        <w:rPr>
          <w:rPrChange w:id="848" w:author="김은수" w:date="2026-10-01T06:56:16Z">
            <w:rPr>
              <w:rFonts w:hint="eastAsia"/>
            </w:rPr>
          </w:rPrChange>
        </w:rPr>
        <w:t>유닛 구현 및 통합 계획</w:t>
      </w:r>
      <w:bookmarkEnd w:id="244"/>
    </w:p>
    <w:p w14:paraId="032360B2" w14:textId="77777777" w:rsidR="00733B1E" w:rsidRDefault="00733B1E" w:rsidP="00075E0C">
      <w:pPr>
        <w:pPrChange w:id="849" w:author="김은수" w:date="2026-10-01T06:56:16Z">
          <w:pPr>
            <w:ind w:leftChars="200" w:left="400"/>
          </w:pPr>
        </w:pPrChange>
        <w:pStyle w:val="TDCSIP2"/>
        <w:outlineLvl w:val="9"/>
        <w:keepNext w:val="0"/>
        <w:keepLines w:val="0"/>
      </w:pPr>
      <w:del w:id="427" w:author="김은수" w:date="2026-10-01T06:39:43Z">
        <w:r>
          <w:rPr>
            <w:rFonts w:hint="eastAsia"/>
          </w:rPr>
          <w:delText>인공와우 외부기 소프트웨어의 모듈의 구현 및 통합은 위에서 다루었으며,</w:delText>
        </w:r>
      </w:del>
      <w:del w:id="428" w:author="김은수" w:date="2026-10-01T06:39:43Z">
        <w:r>
          <w:delText xml:space="preserve"> </w:delText>
        </w:r>
      </w:del>
      <w:del w:id="429" w:author="김은수" w:date="2026-10-01T06:39:43Z">
        <w:r>
          <w:rPr>
            <w:rFonts w:hint="eastAsia"/>
          </w:rPr>
          <w:delText>모듈을 구성하는 하위 항목 및 유닛의 구현은 소프트웨어 상세 설계서를 참고하여 구현한다.</w:delText>
        </w:r>
      </w:del>
      <w:ins w:id="430" w:author="김은수" w:date="2026-10-01T06:39:43Z">
        <w:r>
          <w:rPr>
            <w:rPrChange w:id="850" w:author="김은수" w:date="2026-10-01T06:56:16Z">
              <w:rPr>
                <w:rFonts w:hint="eastAsia"/>
              </w:rPr>
            </w:rPrChange>
          </w:rPr>
          <w:t xml:space="preserve">모듈의 구현 및 통합은 위의 계획에 따라 진행한다. 하위 항목과 유닛은 소프트웨어 상세 설계서에 정의한 목적, 입력/출력, 처리 및 동작 조건을 기준으로 구현하고 연결한다.</w:t>
        </w:r>
      </w:ins>
    </w:p>
    <w:p w14:paraId="0667DF8B" w14:textId="77777777" w:rsidR="00512FFF" w:rsidRDefault="00512FFF" w:rsidP="00075E0C">
      <w:pPr>
        <w:pPrChange w:id="851" w:author="김은수" w:date="2026-10-01T06:56:16Z">
          <w:pPr>
            <w:ind w:leftChars="200" w:left="400"/>
          </w:pPr>
        </w:pPrChange>
        <w:pStyle w:val="TDCSIP2"/>
        <w:outlineLvl w:val="9"/>
        <w:keepNext w:val="0"/>
        <w:keepLines w:val="0"/>
        <w:spacing w:before="0" w:after="0" w:line="300" w:lineRule="auto"/>
        <w:rPr>
          <w:del w:id="886" w:author="김은수" w:date="2026-10-01T06:56:16Z"/>
        </w:rPr>
      </w:pPr>
    </w:p>
    <w:p w14:paraId="78363A55" w14:textId="47D40BB3" w:rsidR="00394FA9" w:rsidRDefault="00394FA9" w:rsidP="00394FA9">
      <w:pPr>
        <w:numPr>
          <w:ilvl w:val="1"/>
          <w:numId w:val="22"/>
        </w:numPr>
        <w:pPrChange w:id="852" w:author="김은수" w:date="2026-10-01T06:56:16Z">
          <w:pPr>
            <w:pStyle w:val="2"/>
            <w:numPr>
              <w:ilvl w:val="1"/>
              <w:numId w:val="7"/>
            </w:numPr>
          </w:pPr>
        </w:pPrChange>
        <w:pStyle w:val="TDCSIP9"/>
      </w:pPr>
      <w:bookmarkStart w:id="245" w:name="_Toc241599271"/>
      <w:r>
        <w:rPr>
          <w:rPrChange w:id="853" w:author="김은수" w:date="2026-10-01T06:56:16Z">
            <w:rPr>
              <w:rFonts w:hint="eastAsia"/>
            </w:rPr>
          </w:rPrChange>
        </w:rPr>
        <w:t>소프트웨어 항목/유닛 구현</w:t>
      </w:r>
      <w:bookmarkEnd w:id="245"/>
    </w:p>
    <w:p w14:paraId="0181B320" w14:textId="6753CDD6" w:rsidR="00E82454" w:rsidRDefault="00733B1E" w:rsidP="00E82454">
      <w:pPr>
        <w:pPrChange w:id="854" w:author="김은수" w:date="2026-10-01T06:56:16Z">
          <w:pPr>
            <w:ind w:leftChars="300" w:left="600"/>
          </w:pPr>
        </w:pPrChange>
        <w:pStyle w:val="TDCSIP3"/>
        <w:outlineLvl w:val="9"/>
        <w:keepNext w:val="0"/>
        <w:keepLines w:val="0"/>
      </w:pPr>
      <w:del w:id="431" w:author="김은수" w:date="2026-10-01T06:39:43Z">
        <w:r>
          <w:rPr>
            <w:rFonts w:hint="eastAsia"/>
          </w:rPr>
          <w:delText xml:space="preserve">소프트웨어 상세 </w:delText>
        </w:r>
      </w:del>
      <w:del w:id="432" w:author="김은수" w:date="2026-10-01T06:39:43Z">
        <w:r w:rsidR="00E82454">
          <w:rPr>
            <w:rFonts w:hint="eastAsia"/>
          </w:rPr>
          <w:delText>기술서의 소프트웨어 항목 및 유닛은 계층적으로 설계되어</w:delText>
        </w:r>
      </w:del>
      <w:del w:id="433" w:author="김은수" w:date="2026-10-01T06:39:43Z">
        <w:r w:rsidR="00E82454">
          <w:delText xml:space="preserve"> </w:delText>
        </w:r>
      </w:del>
      <w:del w:id="434" w:author="김은수" w:date="2026-10-01T06:39:43Z">
        <w:r w:rsidR="00E82454">
          <w:rPr>
            <w:rFonts w:hint="eastAsia"/>
          </w:rPr>
          <w:delText>있다.</w:delText>
        </w:r>
      </w:del>
      <w:del w:id="435" w:author="김은수" w:date="2026-10-01T06:39:43Z">
        <w:r w:rsidR="00E82454">
          <w:delText xml:space="preserve"> </w:delText>
        </w:r>
      </w:del>
      <w:del w:id="436" w:author="김은수" w:date="2026-10-01T06:39:43Z">
        <w:r w:rsidR="00E82454">
          <w:rPr>
            <w:rFonts w:hint="eastAsia"/>
          </w:rPr>
          <w:delText>계층구조로 설계된 항목들은 최하위 유닛부터 상위 항목으로 구현을 진행한다.</w:delText>
        </w:r>
      </w:del>
      <w:ins w:id="437" w:author="김은수" w:date="2026-10-01T06:39:43Z">
        <w:r>
          <w:rPr>
            <w:rPrChange w:id="855" w:author="김은수" w:date="2026-10-01T06:56:16Z">
              <w:rPr>
                <w:rFonts w:hint="eastAsia"/>
              </w:rPr>
            </w:rPrChange>
          </w:rPr>
          <w:t xml:space="preserve">소프트웨어 상세 설계서의 항목과 유닛은 계층적으로 구성한다. 다른 유닛을 호출하거나 결과를 사용하는 항목은 필요한 하위 유닛을 먼저 구현한다. 독립적인 유닛은 병렬로 구현할 수 있다.</w:t>
        </w:r>
      </w:ins>
    </w:p>
    <w:p w14:paraId="7DD55AD8" w14:textId="77777777" w:rsidR="00512FFF" w:rsidRPr="00733B1E" w:rsidRDefault="00512FFF" w:rsidP="00E82454">
      <w:pPr>
        <w:pPrChange w:id="856" w:author="김은수" w:date="2026-10-01T06:56:16Z">
          <w:pPr>
            <w:ind w:leftChars="300" w:left="600"/>
          </w:pPr>
        </w:pPrChange>
        <w:pStyle w:val="TDCSIP3"/>
        <w:outlineLvl w:val="9"/>
        <w:keepNext w:val="0"/>
        <w:keepLines w:val="0"/>
        <w:spacing w:before="0" w:after="0" w:line="300" w:lineRule="auto"/>
        <w:rPr>
          <w:del w:id="887" w:author="김은수" w:date="2026-10-01T06:56:16Z"/>
        </w:rPr>
      </w:pPr>
    </w:p>
    <w:p w14:paraId="00261312" w14:textId="7C003FE9" w:rsidR="00394FA9" w:rsidRDefault="00733B1E" w:rsidP="00733B1E">
      <w:pPr>
        <w:numPr>
          <w:ilvl w:val="1"/>
          <w:numId w:val="22"/>
        </w:numPr>
        <w:pPrChange w:id="857" w:author="김은수" w:date="2026-10-01T06:56:16Z">
          <w:pPr>
            <w:pStyle w:val="2"/>
            <w:numPr>
              <w:ilvl w:val="1"/>
              <w:numId w:val="7"/>
            </w:numPr>
          </w:pPr>
        </w:pPrChange>
        <w:pStyle w:val="TDCSIP9"/>
      </w:pPr>
      <w:bookmarkStart w:id="246" w:name="_Toc241599272"/>
      <w:r>
        <w:rPr>
          <w:rPrChange w:id="858" w:author="김은수" w:date="2026-10-01T06:56:16Z">
            <w:rPr>
              <w:rFonts w:hint="eastAsia"/>
            </w:rPr>
          </w:rPrChange>
        </w:rPr>
        <w:t>소프트웨어 항목</w:t>
      </w:r>
      <w:r>
        <w:t>/</w:t>
      </w:r>
      <w:r>
        <w:rPr>
          <w:rPrChange w:id="859" w:author="김은수" w:date="2026-10-01T06:56:16Z">
            <w:rPr>
              <w:rFonts w:hint="eastAsia"/>
            </w:rPr>
          </w:rPrChange>
        </w:rPr>
        <w:t>유닛 통합</w:t>
      </w:r>
      <w:bookmarkEnd w:id="246"/>
    </w:p>
    <w:p w14:paraId="3284F71A" w14:textId="0F9C5B55" w:rsidR="00EA0BE0" w:rsidRPr="00EA0BE0" w:rsidRDefault="00E82454" w:rsidP="00691A64">
      <w:pPr>
        <w:pPrChange w:id="860" w:author="김은수" w:date="2026-10-01T06:56:16Z">
          <w:pPr>
            <w:ind w:leftChars="300" w:left="600"/>
          </w:pPr>
        </w:pPrChange>
        <w:pStyle w:val="TDCSIP3"/>
        <w:outlineLvl w:val="9"/>
        <w:keepNext w:val="0"/>
        <w:keepLines w:val="0"/>
      </w:pPr>
      <w:del w:id="438" w:author="김은수" w:date="2026-10-01T06:39:43Z">
        <w:r>
          <w:rPr>
            <w:rFonts w:hint="eastAsia"/>
          </w:rPr>
          <w:delText>계층구조로 설계된 소프트웨어 항목은 최하위 유닛에서 상위 항목으로 통합을 진행한다.</w:delText>
        </w:r>
      </w:del>
      <w:del w:id="439" w:author="김은수" w:date="2026-10-01T06:39:43Z">
        <w:r w:rsidR="00733B1E">
          <w:delText xml:space="preserve"> </w:delText>
        </w:r>
      </w:del>
      <w:ins w:id="440" w:author="김은수" w:date="2026-10-01T06:39:43Z">
        <w:r>
          <w:rPr>
            <w:rPrChange w:id="861" w:author="김은수" w:date="2026-10-01T06:56:16Z">
              <w:rPr>
                <w:rFonts w:hint="eastAsia"/>
              </w:rPr>
            </w:rPrChange>
          </w:rPr>
          <w:t xml:space="preserve">유닛의 입력/출력과 동작 조건을 확인한 뒤 같은 항목 안의 유닛, 기능 모듈, 코어 간 경로의 순서로 통합한다. 데이터를 전달할 때는 단위, 저장 형식과 배열 크기를 맞추고, 요청/완료 상태를 확인하여 다음 처리를 진행한다.</w:t>
        </w:r>
      </w:ins>
    </w:p>
    <w:sectPr w:rsidR="00EA0BE0" w:rsidRPr="00EA0BE0" w:rsidSect="005E3518">
      <w:headerReference w:type="default" r:id="rId12"/>
      <w:footerReference w:type="default" r:id="rId13"/>
      <w:headerReference w:type="first" r:id="rId14"/>
      <w:pgSz w:w="11906" w:h="16838" w:code="9"/>
      <w:pgMar w:top="1134" w:right="1134" w:bottom="851" w:left="1134" w:header="1020" w:footer="68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9697E" w14:textId="77777777" w:rsidR="008D0DAC" w:rsidRDefault="008D0DAC" w:rsidP="003325E9">
      <w:pPr>
        <w:spacing w:after="0" w:line="240" w:lineRule="auto"/>
      </w:pPr>
      <w:r>
        <w:separator/>
      </w:r>
    </w:p>
  </w:endnote>
  <w:endnote w:type="continuationSeparator" w:id="0">
    <w:p w14:paraId="07621C25" w14:textId="77777777" w:rsidR="008D0DAC" w:rsidRDefault="008D0DAC" w:rsidP="003325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98135" w14:textId="0C183278" w:rsidR="00850940" w:rsidRDefault="00850940" w:rsidP="005E3518">
    <w:pPr>
      <w:pStyle w:val="a4"/>
      <w:tabs>
        <w:tab w:val="center" w:pos="4819"/>
      </w:tabs>
      <w:jc w:val="left"/>
    </w:pPr>
  </w:p>
  <w:p w14:paraId="072FE7BB" w14:textId="153BF26E" w:rsidR="00935252" w:rsidRDefault="00935252" w:rsidP="00EC1B78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8483E" w14:textId="77777777" w:rsidR="008D0DAC" w:rsidRDefault="008D0DAC" w:rsidP="003325E9">
      <w:pPr>
        <w:spacing w:after="0" w:line="240" w:lineRule="auto"/>
      </w:pPr>
      <w:r>
        <w:separator/>
      </w:r>
    </w:p>
  </w:footnote>
  <w:footnote w:type="continuationSeparator" w:id="0">
    <w:p w14:paraId="66432CB7" w14:textId="77777777" w:rsidR="008D0DAC" w:rsidRDefault="008D0DAC" w:rsidP="003325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86" w:type="dxa"/>
      <w:tblInd w:w="56" w:type="dxa"/>
      <w:tblBorders>
        <w:top w:val="thinThickSmallGap" w:sz="12" w:space="0" w:color="auto"/>
        <w:left w:val="thinThickSmallGap" w:sz="12" w:space="0" w:color="auto"/>
        <w:bottom w:val="thinThickSmallGap" w:sz="12" w:space="0" w:color="auto"/>
        <w:right w:val="thinThickSmallGap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56" w:type="dxa"/>
        <w:right w:w="56" w:type="dxa"/>
      </w:tblCellMar>
      <w:tblLook w:val="0000" w:firstRow="0" w:lastRow="0" w:firstColumn="0" w:lastColumn="0" w:noHBand="0" w:noVBand="0"/>
    </w:tblPr>
    <w:tblGrid>
      <w:gridCol w:w="2248"/>
      <w:gridCol w:w="4308"/>
      <w:gridCol w:w="1438"/>
      <w:gridCol w:w="1692"/>
    </w:tblGrid>
    <w:tr w:rsidR="003935B6" w14:paraId="7BF60AFB" w14:textId="77777777" w:rsidTr="00BA66E1">
      <w:trPr>
        <w:cantSplit/>
        <w:trHeight w:val="115"/>
      </w:trPr>
      <w:tc>
        <w:tcPr>
          <w:tcW w:w="2248" w:type="dxa"/>
          <w:vMerge w:val="restart"/>
          <w:vAlign w:val="center"/>
        </w:tcPr>
        <w:p w14:paraId="65FE1E7F" w14:textId="3CA275BB" w:rsidR="003935B6" w:rsidRPr="00F91CD3" w:rsidRDefault="003935B6" w:rsidP="003935B6">
          <w:pPr>
            <w:spacing w:after="0"/>
            <w:rPr>
              <w:rFonts w:asciiTheme="majorHAnsi" w:eastAsiaTheme="majorHAnsi" w:hAnsiTheme="majorHAnsi"/>
              <w:b/>
              <w:bCs/>
              <w:sz w:val="32"/>
              <w:szCs w:val="32"/>
            </w:rPr>
          </w:pPr>
          <w:r>
            <w:rPr>
              <w:rFonts w:asciiTheme="majorHAnsi" w:eastAsiaTheme="majorHAnsi" w:hAnsiTheme="majorHAnsi"/>
              <w:b/>
              <w:bCs/>
              <w:noProof/>
              <w:sz w:val="32"/>
              <w:szCs w:val="32"/>
            </w:rPr>
            <w:drawing>
              <wp:inline distT="0" distB="0" distL="0" distR="0" wp14:anchorId="3F8B6BCA" wp14:editId="62B2EA97">
                <wp:extent cx="1356360" cy="450215"/>
                <wp:effectExtent l="0" t="0" r="0" b="6985"/>
                <wp:docPr id="959427350" name="그림 9594273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그림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6360" cy="4502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8" w:type="dxa"/>
          <w:vMerge w:val="restart"/>
          <w:vAlign w:val="center"/>
        </w:tcPr>
        <w:p w14:paraId="60E4CABF" w14:textId="09CFE92A" w:rsidR="003935B6" w:rsidRPr="00D1008A" w:rsidRDefault="003935B6" w:rsidP="003935B6">
          <w:pPr>
            <w:spacing w:after="0" w:line="240" w:lineRule="auto"/>
            <w:jc w:val="center"/>
            <w:rPr>
              <w:rFonts w:asciiTheme="minorEastAsia" w:hAnsiTheme="minorEastAsia"/>
              <w:b/>
              <w:bCs/>
              <w:sz w:val="30"/>
              <w:szCs w:val="30"/>
            </w:rPr>
          </w:pPr>
          <w:r>
            <w:rPr>
              <w:rFonts w:asciiTheme="minorEastAsia" w:hAnsiTheme="minorEastAsia" w:hint="eastAsia"/>
              <w:b/>
              <w:bCs/>
              <w:sz w:val="32"/>
              <w:szCs w:val="32"/>
            </w:rPr>
            <w:t xml:space="preserve">소프트웨어 </w:t>
          </w:r>
          <w:r w:rsidR="00D3520E">
            <w:rPr>
              <w:rFonts w:asciiTheme="minorEastAsia" w:hAnsiTheme="minorEastAsia" w:hint="eastAsia"/>
              <w:b/>
              <w:bCs/>
              <w:sz w:val="32"/>
              <w:szCs w:val="32"/>
            </w:rPr>
            <w:t>통합 계획서</w:t>
          </w:r>
        </w:p>
      </w:tc>
      <w:tc>
        <w:tcPr>
          <w:tcW w:w="1438" w:type="dxa"/>
          <w:vAlign w:val="center"/>
        </w:tcPr>
        <w:p w14:paraId="4442EEB5" w14:textId="77777777" w:rsidR="003935B6" w:rsidRPr="00850940" w:rsidRDefault="003935B6" w:rsidP="003935B6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850940">
            <w:rPr>
              <w:rFonts w:asciiTheme="minorEastAsia" w:hAnsiTheme="minorEastAsia" w:hint="eastAsia"/>
              <w:szCs w:val="20"/>
            </w:rPr>
            <w:t>표준번호</w:t>
          </w:r>
        </w:p>
      </w:tc>
      <w:tc>
        <w:tcPr>
          <w:tcW w:w="1692" w:type="dxa"/>
          <w:vAlign w:val="center"/>
        </w:tcPr>
        <w:p w14:paraId="56CC701E" w14:textId="24F25EDA" w:rsidR="003935B6" w:rsidRPr="00512FFF" w:rsidRDefault="002B622C" w:rsidP="003935B6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512FFF">
            <w:rPr>
              <w:rFonts w:asciiTheme="minorEastAsia" w:hAnsiTheme="minorEastAsia"/>
              <w:szCs w:val="20"/>
            </w:rPr>
            <w:t>SIP-FW-</w:t>
          </w:r>
          <w:del w:id="247" w:author="김은수" w:date="2026-09-29T18:28:00Z" w16du:dateUtc="2026-09-29T09:28:00Z">
            <w:r w:rsidRPr="00512FFF">
              <w:rPr>
                <w:rFonts w:asciiTheme="minorEastAsia" w:hAnsiTheme="minorEastAsia"/>
                <w:szCs w:val="20"/>
              </w:rPr>
              <w:delText>TD20B</w:delText>
            </w:r>
          </w:del>
          <w:ins w:id="248" w:author="김은수" w:date="2026-09-29T18:28:00Z" w16du:dateUtc="2026-09-29T09:28:00Z">
            <w:r w:rsidRPr="00512FFF">
              <w:rPr>
                <w:rFonts w:asciiTheme="minorEastAsia" w:hAnsiTheme="minorEastAsia"/>
                <w:szCs w:val="20"/>
              </w:rPr>
              <w:t>TD24A</w:t>
            </w:r>
          </w:ins>
        </w:p>
      </w:tc>
    </w:tr>
    <w:tr w:rsidR="00850940" w14:paraId="38046EFD" w14:textId="77777777" w:rsidTr="00BA66E1">
      <w:trPr>
        <w:cantSplit/>
        <w:trHeight w:val="378"/>
      </w:trPr>
      <w:tc>
        <w:tcPr>
          <w:tcW w:w="2248" w:type="dxa"/>
          <w:vMerge/>
          <w:vAlign w:val="center"/>
        </w:tcPr>
        <w:p w14:paraId="29104874" w14:textId="77777777" w:rsidR="00850940" w:rsidRPr="00F91CD3" w:rsidRDefault="00850940" w:rsidP="00850940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/>
          <w:vAlign w:val="center"/>
        </w:tcPr>
        <w:p w14:paraId="70B85AFC" w14:textId="77777777" w:rsidR="00850940" w:rsidRPr="00D1008A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 w:val="30"/>
              <w:szCs w:val="30"/>
            </w:rPr>
          </w:pPr>
        </w:p>
      </w:tc>
      <w:tc>
        <w:tcPr>
          <w:tcW w:w="1438" w:type="dxa"/>
          <w:vAlign w:val="center"/>
        </w:tcPr>
        <w:p w14:paraId="6B87755F" w14:textId="77777777" w:rsidR="00850940" w:rsidRPr="00850940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850940">
            <w:rPr>
              <w:rFonts w:asciiTheme="minorEastAsia" w:hAnsiTheme="minorEastAsia" w:hint="eastAsia"/>
              <w:szCs w:val="20"/>
            </w:rPr>
            <w:t>제(개)정일자</w:t>
          </w:r>
        </w:p>
      </w:tc>
      <w:tc>
        <w:tcPr>
          <w:tcW w:w="1692" w:type="dxa"/>
          <w:vAlign w:val="center"/>
        </w:tcPr>
        <w:p w14:paraId="46AEB938" w14:textId="11839E25" w:rsidR="00850940" w:rsidRPr="00512FFF" w:rsidRDefault="005E3518" w:rsidP="00850940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del w:id="249" w:author="김은수" w:date="2026-09-29T18:28:00Z" w16du:dateUtc="2026-09-29T09:28:00Z">
            <w:r w:rsidRPr="00512FFF">
              <w:rPr>
                <w:rFonts w:asciiTheme="minorEastAsia" w:hAnsiTheme="minorEastAsia" w:hint="eastAsia"/>
                <w:szCs w:val="20"/>
              </w:rPr>
              <w:delText>2</w:delText>
            </w:r>
            <w:r w:rsidRPr="00512FFF">
              <w:rPr>
                <w:rFonts w:asciiTheme="minorEastAsia" w:hAnsiTheme="minorEastAsia"/>
                <w:szCs w:val="20"/>
              </w:rPr>
              <w:delText>021.</w:delText>
            </w:r>
            <w:r w:rsidR="004C2552">
              <w:rPr>
                <w:rFonts w:asciiTheme="minorEastAsia" w:hAnsiTheme="minorEastAsia" w:hint="eastAsia"/>
                <w:szCs w:val="20"/>
              </w:rPr>
              <w:delText>01</w:delText>
            </w:r>
            <w:r w:rsidRPr="00512FFF">
              <w:rPr>
                <w:rFonts w:asciiTheme="minorEastAsia" w:hAnsiTheme="minorEastAsia"/>
                <w:szCs w:val="20"/>
              </w:rPr>
              <w:delText>.</w:delText>
            </w:r>
            <w:r w:rsidR="00DF16B4">
              <w:rPr>
                <w:rFonts w:asciiTheme="minorEastAsia" w:hAnsiTheme="minorEastAsia" w:hint="eastAsia"/>
                <w:szCs w:val="20"/>
              </w:rPr>
              <w:delText>05</w:delText>
            </w:r>
          </w:del>
        </w:p>
      </w:tc>
    </w:tr>
    <w:tr w:rsidR="00850940" w14:paraId="60A478C1" w14:textId="77777777" w:rsidTr="00BA66E1">
      <w:trPr>
        <w:cantSplit/>
        <w:trHeight w:val="115"/>
      </w:trPr>
      <w:tc>
        <w:tcPr>
          <w:tcW w:w="2248" w:type="dxa"/>
          <w:vMerge/>
          <w:vAlign w:val="center"/>
        </w:tcPr>
        <w:p w14:paraId="1D22AAFE" w14:textId="77777777" w:rsidR="00850940" w:rsidRPr="00F91CD3" w:rsidRDefault="00850940" w:rsidP="00850940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 w:val="restart"/>
          <w:vAlign w:val="center"/>
        </w:tcPr>
        <w:p w14:paraId="560685E6" w14:textId="49BAD8BA" w:rsidR="00850940" w:rsidRPr="00D1008A" w:rsidRDefault="003935B6" w:rsidP="00850940">
          <w:pPr>
            <w:spacing w:after="0" w:line="240" w:lineRule="auto"/>
            <w:jc w:val="center"/>
            <w:rPr>
              <w:rFonts w:asciiTheme="minorEastAsia" w:hAnsiTheme="minorEastAsia"/>
              <w:sz w:val="30"/>
              <w:szCs w:val="30"/>
            </w:rPr>
          </w:pPr>
          <w:del w:id="250" w:author="김은수" w:date="2026-09-29T18:28:00Z" w16du:dateUtc="2026-09-29T09:28:00Z"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delText>TD20B</w:delText>
            </w:r>
          </w:del>
          <w:ins w:id="251" w:author="김은수" w:date="2026-09-29T18:28:00Z" w16du:dateUtc="2026-09-29T09:28:00Z"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t>TD24A</w:t>
            </w:r>
          </w:ins>
          <w:r>
            <w:rPr>
              <w:rFonts w:asciiTheme="minorEastAsia" w:hAnsiTheme="minorEastAsia"/>
              <w:b/>
              <w:bCs/>
              <w:sz w:val="24"/>
              <w:szCs w:val="24"/>
            </w:rPr>
            <w:t>-A-EXT</w:t>
          </w:r>
        </w:p>
      </w:tc>
      <w:tc>
        <w:tcPr>
          <w:tcW w:w="1438" w:type="dxa"/>
          <w:vAlign w:val="center"/>
        </w:tcPr>
        <w:p w14:paraId="534BA82A" w14:textId="77777777" w:rsidR="00850940" w:rsidRPr="00850940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850940">
            <w:rPr>
              <w:rFonts w:asciiTheme="minorEastAsia" w:hAnsiTheme="minorEastAsia" w:hint="eastAsia"/>
              <w:szCs w:val="20"/>
            </w:rPr>
            <w:t>제(개)정 번호</w:t>
          </w:r>
        </w:p>
      </w:tc>
      <w:tc>
        <w:tcPr>
          <w:tcW w:w="1692" w:type="dxa"/>
          <w:vAlign w:val="center"/>
        </w:tcPr>
        <w:p w14:paraId="187F2468" w14:textId="77777777" w:rsidR="00850940" w:rsidRPr="00512FFF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512FFF">
            <w:rPr>
              <w:rFonts w:asciiTheme="minorEastAsia" w:hAnsiTheme="minorEastAsia" w:hint="eastAsia"/>
              <w:szCs w:val="20"/>
            </w:rPr>
            <w:t>0</w:t>
          </w:r>
        </w:p>
      </w:tc>
    </w:tr>
    <w:tr w:rsidR="00850940" w14:paraId="7978ADC4" w14:textId="77777777" w:rsidTr="00BA66E1">
      <w:trPr>
        <w:cantSplit/>
        <w:trHeight w:val="123"/>
      </w:trPr>
      <w:tc>
        <w:tcPr>
          <w:tcW w:w="2248" w:type="dxa"/>
          <w:vMerge/>
          <w:vAlign w:val="center"/>
        </w:tcPr>
        <w:p w14:paraId="20B96F30" w14:textId="77777777" w:rsidR="00850940" w:rsidRPr="00F91CD3" w:rsidRDefault="00850940" w:rsidP="00850940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/>
          <w:vAlign w:val="center"/>
        </w:tcPr>
        <w:p w14:paraId="04EB4D92" w14:textId="77777777" w:rsidR="00850940" w:rsidRPr="00F91CD3" w:rsidRDefault="00850940" w:rsidP="00850940">
          <w:pPr>
            <w:spacing w:after="0" w:line="240" w:lineRule="auto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1438" w:type="dxa"/>
          <w:vAlign w:val="center"/>
        </w:tcPr>
        <w:p w14:paraId="520B984E" w14:textId="77777777" w:rsidR="00850940" w:rsidRPr="00850940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850940">
            <w:rPr>
              <w:rFonts w:asciiTheme="minorEastAsia" w:hAnsiTheme="minorEastAsia" w:hint="eastAsia"/>
              <w:szCs w:val="20"/>
            </w:rPr>
            <w:t>페</w:t>
          </w:r>
          <w:r w:rsidRPr="00850940">
            <w:rPr>
              <w:rFonts w:asciiTheme="minorEastAsia" w:hAnsiTheme="minorEastAsia"/>
              <w:szCs w:val="20"/>
            </w:rPr>
            <w:t xml:space="preserve"> </w:t>
          </w:r>
          <w:r w:rsidRPr="00850940">
            <w:rPr>
              <w:rFonts w:asciiTheme="minorEastAsia" w:hAnsiTheme="minorEastAsia" w:hint="eastAsia"/>
              <w:szCs w:val="20"/>
            </w:rPr>
            <w:t>이</w:t>
          </w:r>
          <w:r w:rsidRPr="00850940">
            <w:rPr>
              <w:rFonts w:asciiTheme="minorEastAsia" w:hAnsiTheme="minorEastAsia"/>
              <w:szCs w:val="20"/>
            </w:rPr>
            <w:t xml:space="preserve"> </w:t>
          </w:r>
          <w:r w:rsidRPr="00850940">
            <w:rPr>
              <w:rFonts w:asciiTheme="minorEastAsia" w:hAnsiTheme="minorEastAsia" w:hint="eastAsia"/>
              <w:szCs w:val="20"/>
            </w:rPr>
            <w:t>지</w:t>
          </w:r>
        </w:p>
      </w:tc>
      <w:tc>
        <w:tcPr>
          <w:tcW w:w="1692" w:type="dxa"/>
          <w:vAlign w:val="center"/>
        </w:tcPr>
        <w:p w14:paraId="21DEC001" w14:textId="77777777" w:rsidR="00850940" w:rsidRPr="00512FFF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512FFF">
            <w:rPr>
              <w:rFonts w:asciiTheme="minorEastAsia" w:hAnsiTheme="minorEastAsia"/>
              <w:szCs w:val="20"/>
            </w:rPr>
            <w:fldChar w:fldCharType="begin"/>
          </w:r>
          <w:r w:rsidRPr="00512FFF">
            <w:rPr>
              <w:rFonts w:asciiTheme="minorEastAsia" w:hAnsiTheme="minorEastAsia"/>
              <w:szCs w:val="20"/>
            </w:rPr>
            <w:instrText>PAGE  \* Arabic  \* MERGEFORMAT</w:instrText>
          </w:r>
          <w:r w:rsidRPr="00512FFF">
            <w:rPr>
              <w:rFonts w:asciiTheme="minorEastAsia" w:hAnsiTheme="minorEastAsia"/>
              <w:szCs w:val="20"/>
            </w:rPr>
            <w:fldChar w:fldCharType="separate"/>
          </w:r>
          <w:r w:rsidRPr="00512FFF">
            <w:rPr>
              <w:rFonts w:asciiTheme="minorEastAsia" w:hAnsiTheme="minorEastAsia"/>
              <w:szCs w:val="20"/>
              <w:lang w:val="ko-KR"/>
            </w:rPr>
            <w:t>1</w:t>
          </w:r>
          <w:r w:rsidRPr="00512FFF">
            <w:rPr>
              <w:rFonts w:asciiTheme="minorEastAsia" w:hAnsiTheme="minorEastAsia"/>
              <w:szCs w:val="20"/>
            </w:rPr>
            <w:fldChar w:fldCharType="end"/>
          </w:r>
          <w:r w:rsidRPr="00512FFF">
            <w:rPr>
              <w:rFonts w:asciiTheme="minorEastAsia" w:hAnsiTheme="minorEastAsia"/>
              <w:szCs w:val="20"/>
              <w:lang w:val="ko-KR"/>
            </w:rPr>
            <w:t xml:space="preserve"> / </w:t>
          </w:r>
          <w:r w:rsidRPr="00512FFF">
            <w:rPr>
              <w:rFonts w:asciiTheme="minorEastAsia" w:hAnsiTheme="minorEastAsia"/>
              <w:szCs w:val="20"/>
            </w:rPr>
            <w:fldChar w:fldCharType="begin"/>
          </w:r>
          <w:r w:rsidRPr="00512FFF">
            <w:rPr>
              <w:rFonts w:asciiTheme="minorEastAsia" w:hAnsiTheme="minorEastAsia"/>
              <w:szCs w:val="20"/>
            </w:rPr>
            <w:instrText>NUMPAGES  \* Arabic  \* MERGEFORMAT</w:instrText>
          </w:r>
          <w:r w:rsidRPr="00512FFF">
            <w:rPr>
              <w:rFonts w:asciiTheme="minorEastAsia" w:hAnsiTheme="minorEastAsia"/>
              <w:szCs w:val="20"/>
            </w:rPr>
            <w:fldChar w:fldCharType="separate"/>
          </w:r>
          <w:r w:rsidRPr="00512FFF">
            <w:rPr>
              <w:rFonts w:asciiTheme="minorEastAsia" w:hAnsiTheme="minorEastAsia"/>
              <w:szCs w:val="20"/>
              <w:lang w:val="ko-KR"/>
            </w:rPr>
            <w:t>2</w:t>
          </w:r>
          <w:r w:rsidRPr="00512FFF">
            <w:rPr>
              <w:rFonts w:asciiTheme="minorEastAsia" w:hAnsiTheme="minorEastAsia"/>
              <w:szCs w:val="20"/>
            </w:rPr>
            <w:fldChar w:fldCharType="end"/>
          </w:r>
        </w:p>
      </w:tc>
    </w:tr>
  </w:tbl>
  <w:p w14:paraId="4854403A" w14:textId="77777777" w:rsidR="00850940" w:rsidRPr="00850940" w:rsidRDefault="00850940">
    <w:pPr>
      <w:pStyle w:val="a3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86" w:type="dxa"/>
      <w:tblInd w:w="56" w:type="dxa"/>
      <w:tblBorders>
        <w:top w:val="thinThickSmallGap" w:sz="12" w:space="0" w:color="auto"/>
        <w:left w:val="thinThickSmallGap" w:sz="12" w:space="0" w:color="auto"/>
        <w:bottom w:val="thinThickSmallGap" w:sz="12" w:space="0" w:color="auto"/>
        <w:right w:val="thinThickSmallGap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56" w:type="dxa"/>
        <w:right w:w="56" w:type="dxa"/>
      </w:tblCellMar>
      <w:tblLook w:val="0000" w:firstRow="0" w:lastRow="0" w:firstColumn="0" w:lastColumn="0" w:noHBand="0" w:noVBand="0"/>
    </w:tblPr>
    <w:tblGrid>
      <w:gridCol w:w="2248"/>
      <w:gridCol w:w="4308"/>
      <w:gridCol w:w="1438"/>
      <w:gridCol w:w="1692"/>
    </w:tblGrid>
    <w:tr w:rsidR="00680F01" w14:paraId="70118291" w14:textId="77777777" w:rsidTr="00BA66E1">
      <w:trPr>
        <w:cantSplit/>
        <w:trHeight w:val="115"/>
      </w:trPr>
      <w:tc>
        <w:tcPr>
          <w:tcW w:w="2248" w:type="dxa"/>
          <w:vMerge w:val="restart"/>
          <w:vAlign w:val="center"/>
        </w:tcPr>
        <w:p w14:paraId="3A1CA689" w14:textId="062459F7" w:rsidR="00680F01" w:rsidRPr="00F91CD3" w:rsidRDefault="003935B6" w:rsidP="00680F01">
          <w:pPr>
            <w:spacing w:after="0"/>
            <w:rPr>
              <w:rFonts w:asciiTheme="majorHAnsi" w:eastAsiaTheme="majorHAnsi" w:hAnsiTheme="majorHAnsi"/>
              <w:b/>
              <w:bCs/>
              <w:sz w:val="32"/>
              <w:szCs w:val="32"/>
            </w:rPr>
          </w:pPr>
          <w:r>
            <w:rPr>
              <w:rFonts w:asciiTheme="majorHAnsi" w:eastAsiaTheme="majorHAnsi" w:hAnsiTheme="majorHAnsi"/>
              <w:b/>
              <w:bCs/>
              <w:noProof/>
              <w:sz w:val="32"/>
              <w:szCs w:val="32"/>
            </w:rPr>
            <w:drawing>
              <wp:inline distT="0" distB="0" distL="0" distR="0" wp14:anchorId="3B9C175F" wp14:editId="6E396BA7">
                <wp:extent cx="1356360" cy="450215"/>
                <wp:effectExtent l="0" t="0" r="0" b="6985"/>
                <wp:docPr id="1789168635" name="그림 17891686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그림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6360" cy="4502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8" w:type="dxa"/>
          <w:vMerge w:val="restart"/>
          <w:vAlign w:val="center"/>
        </w:tcPr>
        <w:p w14:paraId="782D9B4D" w14:textId="7ED3EDF2" w:rsidR="00680F01" w:rsidRPr="00D1008A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b/>
              <w:bCs/>
              <w:sz w:val="30"/>
              <w:szCs w:val="30"/>
            </w:rPr>
          </w:pPr>
          <w:r>
            <w:rPr>
              <w:rFonts w:asciiTheme="minorEastAsia" w:hAnsiTheme="minorEastAsia" w:hint="eastAsia"/>
              <w:b/>
              <w:bCs/>
              <w:sz w:val="32"/>
              <w:szCs w:val="32"/>
            </w:rPr>
            <w:t xml:space="preserve">소프트웨어 </w:t>
          </w:r>
          <w:r w:rsidR="00D3520E">
            <w:rPr>
              <w:rFonts w:asciiTheme="minorEastAsia" w:hAnsiTheme="minorEastAsia" w:hint="eastAsia"/>
              <w:b/>
              <w:bCs/>
              <w:sz w:val="32"/>
              <w:szCs w:val="32"/>
            </w:rPr>
            <w:t>통합 계획서</w:t>
          </w:r>
        </w:p>
      </w:tc>
      <w:tc>
        <w:tcPr>
          <w:tcW w:w="1438" w:type="dxa"/>
          <w:vAlign w:val="center"/>
        </w:tcPr>
        <w:p w14:paraId="08ABC865" w14:textId="77777777" w:rsidR="00680F01" w:rsidRPr="0085094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850940">
            <w:rPr>
              <w:rFonts w:asciiTheme="minorEastAsia" w:hAnsiTheme="minorEastAsia" w:hint="eastAsia"/>
              <w:szCs w:val="20"/>
            </w:rPr>
            <w:t>표준번호</w:t>
          </w:r>
        </w:p>
      </w:tc>
      <w:tc>
        <w:tcPr>
          <w:tcW w:w="1692" w:type="dxa"/>
          <w:vAlign w:val="center"/>
        </w:tcPr>
        <w:p w14:paraId="41338210" w14:textId="52262BB2" w:rsidR="00680F01" w:rsidRPr="003935B6" w:rsidRDefault="002B622C" w:rsidP="00680F01">
          <w:pPr>
            <w:spacing w:after="0" w:line="240" w:lineRule="auto"/>
            <w:jc w:val="center"/>
            <w:rPr>
              <w:rFonts w:asciiTheme="minorEastAsia" w:hAnsiTheme="minorEastAsia"/>
              <w:sz w:val="18"/>
              <w:szCs w:val="18"/>
            </w:rPr>
          </w:pPr>
          <w:r>
            <w:rPr>
              <w:rFonts w:asciiTheme="minorEastAsia" w:hAnsiTheme="minorEastAsia"/>
              <w:sz w:val="18"/>
              <w:szCs w:val="18"/>
            </w:rPr>
            <w:t>SIP-FW-</w:t>
          </w:r>
          <w:del w:id="252" w:author="김은수" w:date="2026-09-29T18:28:00Z" w16du:dateUtc="2026-09-29T09:28:00Z">
            <w:r>
              <w:rPr>
                <w:rFonts w:asciiTheme="minorEastAsia" w:hAnsiTheme="minorEastAsia"/>
                <w:sz w:val="18"/>
                <w:szCs w:val="18"/>
              </w:rPr>
              <w:delText>TD20B</w:delText>
            </w:r>
          </w:del>
          <w:ins w:id="253" w:author="김은수" w:date="2026-09-29T18:28:00Z" w16du:dateUtc="2026-09-29T09:28:00Z">
            <w:r>
              <w:rPr>
                <w:rFonts w:asciiTheme="minorEastAsia" w:hAnsiTheme="minorEastAsia"/>
                <w:sz w:val="18"/>
                <w:szCs w:val="18"/>
              </w:rPr>
              <w:t>TD24A</w:t>
            </w:r>
          </w:ins>
        </w:p>
      </w:tc>
    </w:tr>
    <w:tr w:rsidR="00680F01" w14:paraId="227E0C92" w14:textId="77777777" w:rsidTr="00BA66E1">
      <w:trPr>
        <w:cantSplit/>
        <w:trHeight w:val="378"/>
      </w:trPr>
      <w:tc>
        <w:tcPr>
          <w:tcW w:w="2248" w:type="dxa"/>
          <w:vMerge/>
          <w:vAlign w:val="center"/>
        </w:tcPr>
        <w:p w14:paraId="6ACADDF3" w14:textId="77777777" w:rsidR="00680F01" w:rsidRPr="00F91CD3" w:rsidRDefault="00680F01" w:rsidP="00680F01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/>
          <w:vAlign w:val="center"/>
        </w:tcPr>
        <w:p w14:paraId="03B19510" w14:textId="77777777" w:rsidR="00680F01" w:rsidRPr="00D1008A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 w:val="30"/>
              <w:szCs w:val="30"/>
            </w:rPr>
          </w:pPr>
        </w:p>
      </w:tc>
      <w:tc>
        <w:tcPr>
          <w:tcW w:w="1438" w:type="dxa"/>
          <w:vAlign w:val="center"/>
        </w:tcPr>
        <w:p w14:paraId="4EB03BF0" w14:textId="77777777" w:rsidR="00680F01" w:rsidRPr="0085094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850940">
            <w:rPr>
              <w:rFonts w:asciiTheme="minorEastAsia" w:hAnsiTheme="minorEastAsia" w:hint="eastAsia"/>
              <w:szCs w:val="20"/>
            </w:rPr>
            <w:t>제(개)정일자</w:t>
          </w:r>
        </w:p>
      </w:tc>
      <w:tc>
        <w:tcPr>
          <w:tcW w:w="1692" w:type="dxa"/>
          <w:vAlign w:val="center"/>
        </w:tcPr>
        <w:p w14:paraId="59F837B5" w14:textId="586D08F1" w:rsidR="00680F01" w:rsidRPr="00850940" w:rsidRDefault="005E3518" w:rsidP="00680F01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del w:id="254" w:author="김은수" w:date="2026-09-29T18:28:00Z" w16du:dateUtc="2026-09-29T09:28:00Z">
            <w:r>
              <w:rPr>
                <w:rFonts w:asciiTheme="minorEastAsia" w:hAnsiTheme="minorEastAsia" w:hint="eastAsia"/>
                <w:szCs w:val="20"/>
              </w:rPr>
              <w:delText>2</w:delText>
            </w:r>
            <w:r>
              <w:rPr>
                <w:rFonts w:asciiTheme="minorEastAsia" w:hAnsiTheme="minorEastAsia"/>
                <w:szCs w:val="20"/>
              </w:rPr>
              <w:delText>021.09.13</w:delText>
            </w:r>
          </w:del>
        </w:p>
      </w:tc>
    </w:tr>
    <w:tr w:rsidR="00680F01" w14:paraId="22BAA7C9" w14:textId="77777777" w:rsidTr="00BA66E1">
      <w:trPr>
        <w:cantSplit/>
        <w:trHeight w:val="115"/>
      </w:trPr>
      <w:tc>
        <w:tcPr>
          <w:tcW w:w="2248" w:type="dxa"/>
          <w:vMerge/>
          <w:vAlign w:val="center"/>
        </w:tcPr>
        <w:p w14:paraId="58B51381" w14:textId="77777777" w:rsidR="00680F01" w:rsidRPr="00F91CD3" w:rsidRDefault="00680F01" w:rsidP="00680F01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 w:val="restart"/>
          <w:vAlign w:val="center"/>
        </w:tcPr>
        <w:p w14:paraId="35BA2D3B" w14:textId="11778100" w:rsidR="00680F01" w:rsidRPr="00D1008A" w:rsidRDefault="003935B6" w:rsidP="00680F01">
          <w:pPr>
            <w:spacing w:after="0" w:line="240" w:lineRule="auto"/>
            <w:jc w:val="center"/>
            <w:rPr>
              <w:rFonts w:asciiTheme="minorEastAsia" w:hAnsiTheme="minorEastAsia"/>
              <w:sz w:val="30"/>
              <w:szCs w:val="30"/>
            </w:rPr>
          </w:pPr>
          <w:del w:id="255" w:author="김은수" w:date="2026-09-29T18:28:00Z" w16du:dateUtc="2026-09-29T09:28:00Z"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delText>TD20B</w:delText>
            </w:r>
          </w:del>
          <w:ins w:id="256" w:author="김은수" w:date="2026-09-29T18:28:00Z" w16du:dateUtc="2026-09-29T09:28:00Z"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t>TD24A</w:t>
            </w:r>
          </w:ins>
          <w:r>
            <w:rPr>
              <w:rFonts w:asciiTheme="minorEastAsia" w:hAnsiTheme="minorEastAsia"/>
              <w:b/>
              <w:bCs/>
              <w:sz w:val="24"/>
              <w:szCs w:val="24"/>
            </w:rPr>
            <w:t>-A-EXT</w:t>
          </w:r>
        </w:p>
      </w:tc>
      <w:tc>
        <w:tcPr>
          <w:tcW w:w="1438" w:type="dxa"/>
          <w:vAlign w:val="center"/>
        </w:tcPr>
        <w:p w14:paraId="42660374" w14:textId="77777777" w:rsidR="00680F01" w:rsidRPr="0085094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850940">
            <w:rPr>
              <w:rFonts w:asciiTheme="minorEastAsia" w:hAnsiTheme="minorEastAsia" w:hint="eastAsia"/>
              <w:szCs w:val="20"/>
            </w:rPr>
            <w:t>제(개)정 번호</w:t>
          </w:r>
        </w:p>
      </w:tc>
      <w:tc>
        <w:tcPr>
          <w:tcW w:w="1692" w:type="dxa"/>
          <w:vAlign w:val="center"/>
        </w:tcPr>
        <w:p w14:paraId="5E9F5CDE" w14:textId="77777777" w:rsidR="00680F01" w:rsidRPr="0085094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850940">
            <w:rPr>
              <w:rFonts w:asciiTheme="minorEastAsia" w:hAnsiTheme="minorEastAsia" w:hint="eastAsia"/>
              <w:szCs w:val="20"/>
            </w:rPr>
            <w:t>0</w:t>
          </w:r>
        </w:p>
      </w:tc>
    </w:tr>
    <w:tr w:rsidR="00680F01" w14:paraId="73E82725" w14:textId="77777777" w:rsidTr="00BA66E1">
      <w:trPr>
        <w:cantSplit/>
        <w:trHeight w:val="123"/>
      </w:trPr>
      <w:tc>
        <w:tcPr>
          <w:tcW w:w="2248" w:type="dxa"/>
          <w:vMerge/>
          <w:vAlign w:val="center"/>
        </w:tcPr>
        <w:p w14:paraId="6DC39C83" w14:textId="77777777" w:rsidR="00680F01" w:rsidRPr="00F91CD3" w:rsidRDefault="00680F01" w:rsidP="00680F01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/>
          <w:vAlign w:val="center"/>
        </w:tcPr>
        <w:p w14:paraId="04584D46" w14:textId="77777777" w:rsidR="00680F01" w:rsidRPr="00F91CD3" w:rsidRDefault="00680F01" w:rsidP="00680F01">
          <w:pPr>
            <w:spacing w:after="0" w:line="240" w:lineRule="auto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1438" w:type="dxa"/>
          <w:vAlign w:val="center"/>
        </w:tcPr>
        <w:p w14:paraId="4A991753" w14:textId="77777777" w:rsidR="00680F01" w:rsidRPr="0085094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850940">
            <w:rPr>
              <w:rFonts w:asciiTheme="minorEastAsia" w:hAnsiTheme="minorEastAsia" w:hint="eastAsia"/>
              <w:szCs w:val="20"/>
            </w:rPr>
            <w:t>페</w:t>
          </w:r>
          <w:r w:rsidRPr="00850940">
            <w:rPr>
              <w:rFonts w:asciiTheme="minorEastAsia" w:hAnsiTheme="minorEastAsia"/>
              <w:szCs w:val="20"/>
            </w:rPr>
            <w:t xml:space="preserve"> </w:t>
          </w:r>
          <w:r w:rsidRPr="00850940">
            <w:rPr>
              <w:rFonts w:asciiTheme="minorEastAsia" w:hAnsiTheme="minorEastAsia" w:hint="eastAsia"/>
              <w:szCs w:val="20"/>
            </w:rPr>
            <w:t>이</w:t>
          </w:r>
          <w:r w:rsidRPr="00850940">
            <w:rPr>
              <w:rFonts w:asciiTheme="minorEastAsia" w:hAnsiTheme="minorEastAsia"/>
              <w:szCs w:val="20"/>
            </w:rPr>
            <w:t xml:space="preserve"> </w:t>
          </w:r>
          <w:r w:rsidRPr="00850940">
            <w:rPr>
              <w:rFonts w:asciiTheme="minorEastAsia" w:hAnsiTheme="minorEastAsia" w:hint="eastAsia"/>
              <w:szCs w:val="20"/>
            </w:rPr>
            <w:t>지</w:t>
          </w:r>
        </w:p>
      </w:tc>
      <w:tc>
        <w:tcPr>
          <w:tcW w:w="1692" w:type="dxa"/>
          <w:vAlign w:val="center"/>
        </w:tcPr>
        <w:p w14:paraId="6E209B06" w14:textId="77777777" w:rsidR="00680F01" w:rsidRPr="0085094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850940">
            <w:rPr>
              <w:rFonts w:asciiTheme="minorEastAsia" w:hAnsiTheme="minorEastAsia"/>
              <w:szCs w:val="20"/>
            </w:rPr>
            <w:fldChar w:fldCharType="begin"/>
          </w:r>
          <w:r w:rsidRPr="00850940">
            <w:rPr>
              <w:rFonts w:asciiTheme="minorEastAsia" w:hAnsiTheme="minorEastAsia"/>
              <w:szCs w:val="20"/>
            </w:rPr>
            <w:instrText>PAGE  \* Arabic  \* MERGEFORMAT</w:instrText>
          </w:r>
          <w:r w:rsidRPr="00850940">
            <w:rPr>
              <w:rFonts w:asciiTheme="minorEastAsia" w:hAnsiTheme="minorEastAsia"/>
              <w:szCs w:val="20"/>
            </w:rPr>
            <w:fldChar w:fldCharType="separate"/>
          </w:r>
          <w:r w:rsidRPr="00850940">
            <w:rPr>
              <w:rFonts w:asciiTheme="minorEastAsia" w:hAnsiTheme="minorEastAsia"/>
              <w:szCs w:val="20"/>
              <w:lang w:val="ko-KR"/>
            </w:rPr>
            <w:t>1</w:t>
          </w:r>
          <w:r w:rsidRPr="00850940">
            <w:rPr>
              <w:rFonts w:asciiTheme="minorEastAsia" w:hAnsiTheme="minorEastAsia"/>
              <w:szCs w:val="20"/>
            </w:rPr>
            <w:fldChar w:fldCharType="end"/>
          </w:r>
          <w:r w:rsidRPr="00850940">
            <w:rPr>
              <w:rFonts w:asciiTheme="minorEastAsia" w:hAnsiTheme="minorEastAsia"/>
              <w:szCs w:val="20"/>
              <w:lang w:val="ko-KR"/>
            </w:rPr>
            <w:t xml:space="preserve"> / </w:t>
          </w:r>
          <w:r w:rsidRPr="00850940">
            <w:rPr>
              <w:rFonts w:asciiTheme="minorEastAsia" w:hAnsiTheme="minorEastAsia"/>
              <w:szCs w:val="20"/>
            </w:rPr>
            <w:fldChar w:fldCharType="begin"/>
          </w:r>
          <w:r w:rsidRPr="00850940">
            <w:rPr>
              <w:rFonts w:asciiTheme="minorEastAsia" w:hAnsiTheme="minorEastAsia"/>
              <w:szCs w:val="20"/>
            </w:rPr>
            <w:instrText>NUMPAGES  \* Arabic  \* MERGEFORMAT</w:instrText>
          </w:r>
          <w:r w:rsidRPr="00850940">
            <w:rPr>
              <w:rFonts w:asciiTheme="minorEastAsia" w:hAnsiTheme="minorEastAsia"/>
              <w:szCs w:val="20"/>
            </w:rPr>
            <w:fldChar w:fldCharType="separate"/>
          </w:r>
          <w:r w:rsidRPr="00850940">
            <w:rPr>
              <w:rFonts w:asciiTheme="minorEastAsia" w:hAnsiTheme="minorEastAsia"/>
              <w:szCs w:val="20"/>
              <w:lang w:val="ko-KR"/>
            </w:rPr>
            <w:t>2</w:t>
          </w:r>
          <w:r w:rsidRPr="00850940">
            <w:rPr>
              <w:rFonts w:asciiTheme="minorEastAsia" w:hAnsiTheme="minorEastAsia"/>
              <w:szCs w:val="20"/>
            </w:rPr>
            <w:fldChar w:fldCharType="end"/>
          </w:r>
        </w:p>
      </w:tc>
    </w:tr>
  </w:tbl>
  <w:p w14:paraId="0B11F3FC" w14:textId="77777777" w:rsidR="00680F01" w:rsidRPr="00680F01" w:rsidRDefault="00680F01">
    <w:pPr>
      <w:pStyle w:val="a3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8F2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2651012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03B5711D"/>
    <w:multiLevelType w:val="multilevel"/>
    <w:tmpl w:val="45645E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73644F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0BFB482E"/>
    <w:multiLevelType w:val="multilevel"/>
    <w:tmpl w:val="3996C0D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89C418D"/>
    <w:multiLevelType w:val="hybridMultilevel"/>
    <w:tmpl w:val="F288DF54"/>
    <w:lvl w:ilvl="0" w:tplc="F18049EA">
      <w:numFmt w:val="bullet"/>
      <w:lvlText w:val="-"/>
      <w:lvlJc w:val="left"/>
      <w:pPr>
        <w:ind w:left="152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6" w15:restartNumberingAfterBreak="0">
    <w:nsid w:val="1CFC1752"/>
    <w:multiLevelType w:val="hybridMultilevel"/>
    <w:tmpl w:val="F156F01C"/>
    <w:lvl w:ilvl="0" w:tplc="B590EE06">
      <w:start w:val="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7" w15:restartNumberingAfterBreak="0">
    <w:nsid w:val="1D057774"/>
    <w:multiLevelType w:val="hybridMultilevel"/>
    <w:tmpl w:val="8C784AC0"/>
    <w:lvl w:ilvl="0" w:tplc="DCECEFE4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E111682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34D047A7"/>
    <w:multiLevelType w:val="multilevel"/>
    <w:tmpl w:val="0B26F5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7393865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3EED56AD"/>
    <w:multiLevelType w:val="hybridMultilevel"/>
    <w:tmpl w:val="B936FECA"/>
    <w:lvl w:ilvl="0" w:tplc="04090009">
      <w:start w:val="1"/>
      <w:numFmt w:val="bullet"/>
      <w:lvlText w:val=""/>
      <w:lvlJc w:val="left"/>
      <w:pPr>
        <w:ind w:left="1251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12" w15:restartNumberingAfterBreak="0">
    <w:nsid w:val="47135949"/>
    <w:multiLevelType w:val="hybridMultilevel"/>
    <w:tmpl w:val="60147326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3" w15:restartNumberingAfterBreak="0">
    <w:nsid w:val="57BF01EC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5F43661E"/>
    <w:multiLevelType w:val="hybridMultilevel"/>
    <w:tmpl w:val="C34CC280"/>
    <w:lvl w:ilvl="0" w:tplc="4522B704">
      <w:start w:val="3"/>
      <w:numFmt w:val="bullet"/>
      <w:lvlText w:val="•"/>
      <w:lvlJc w:val="left"/>
      <w:pPr>
        <w:ind w:left="1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00" w:hanging="400"/>
      </w:pPr>
      <w:rPr>
        <w:rFonts w:ascii="Wingdings" w:hAnsi="Wingdings" w:hint="default"/>
      </w:rPr>
    </w:lvl>
  </w:abstractNum>
  <w:abstractNum w:abstractNumId="15" w15:restartNumberingAfterBreak="0">
    <w:nsid w:val="60090BB9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683877B0"/>
    <w:multiLevelType w:val="hybridMultilevel"/>
    <w:tmpl w:val="601CAF70"/>
    <w:lvl w:ilvl="0" w:tplc="81447560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7" w15:restartNumberingAfterBreak="0">
    <w:nsid w:val="6AF57F73"/>
    <w:multiLevelType w:val="hybridMultilevel"/>
    <w:tmpl w:val="ADCC1E20"/>
    <w:lvl w:ilvl="0" w:tplc="EEEED206">
      <w:numFmt w:val="bullet"/>
      <w:lvlText w:val="-"/>
      <w:lvlJc w:val="left"/>
      <w:pPr>
        <w:ind w:left="1636" w:hanging="360"/>
      </w:pPr>
      <w:rPr>
        <w:rFonts w:ascii="맑은 고딕" w:eastAsia="맑은 고딕" w:hAnsi="맑은 고딕" w:cstheme="minorBidi" w:hint="eastAsia"/>
      </w:rPr>
    </w:lvl>
    <w:lvl w:ilvl="1" w:tplc="EEEED206">
      <w:numFmt w:val="bullet"/>
      <w:lvlText w:val="-"/>
      <w:lvlJc w:val="left"/>
      <w:pPr>
        <w:ind w:left="2116" w:hanging="440"/>
      </w:pPr>
      <w:rPr>
        <w:rFonts w:ascii="맑은 고딕" w:eastAsia="맑은 고딕" w:hAnsi="맑은 고딕" w:cstheme="minorBidi" w:hint="eastAsia"/>
      </w:rPr>
    </w:lvl>
    <w:lvl w:ilvl="2" w:tplc="04090005">
      <w:start w:val="1"/>
      <w:numFmt w:val="bullet"/>
      <w:lvlText w:val=""/>
      <w:lvlJc w:val="left"/>
      <w:pPr>
        <w:ind w:left="2476" w:hanging="400"/>
      </w:pPr>
      <w:rPr>
        <w:rFonts w:ascii="Wingdings" w:hAnsi="Wingdings" w:hint="default"/>
      </w:rPr>
    </w:lvl>
    <w:lvl w:ilvl="3" w:tplc="EEEED206">
      <w:numFmt w:val="bullet"/>
      <w:lvlText w:val="-"/>
      <w:lvlJc w:val="left"/>
      <w:pPr>
        <w:ind w:left="2916" w:hanging="440"/>
      </w:pPr>
      <w:rPr>
        <w:rFonts w:ascii="맑은 고딕" w:eastAsia="맑은 고딕" w:hAnsi="맑은 고딕" w:cstheme="minorBidi" w:hint="eastAsia"/>
      </w:rPr>
    </w:lvl>
    <w:lvl w:ilvl="4" w:tplc="04090003" w:tentative="1">
      <w:start w:val="1"/>
      <w:numFmt w:val="bullet"/>
      <w:lvlText w:val=""/>
      <w:lvlJc w:val="left"/>
      <w:pPr>
        <w:ind w:left="32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76" w:hanging="400"/>
      </w:pPr>
      <w:rPr>
        <w:rFonts w:ascii="Wingdings" w:hAnsi="Wingdings" w:hint="default"/>
      </w:rPr>
    </w:lvl>
  </w:abstractNum>
  <w:abstractNum w:abstractNumId="18" w15:restartNumberingAfterBreak="0">
    <w:nsid w:val="6E272402"/>
    <w:multiLevelType w:val="multilevel"/>
    <w:tmpl w:val="0409001F"/>
    <w:styleLink w:val="1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1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400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15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9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26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2959" w:hanging="1559"/>
      </w:pPr>
      <w:rPr>
        <w:rFonts w:hint="eastAsia"/>
      </w:rPr>
    </w:lvl>
  </w:abstractNum>
  <w:abstractNum w:abstractNumId="19" w15:restartNumberingAfterBreak="0">
    <w:nsid w:val="71EF38E4"/>
    <w:multiLevelType w:val="multilevel"/>
    <w:tmpl w:val="0409001F"/>
    <w:numStyleLink w:val="1"/>
  </w:abstractNum>
  <w:abstractNum w:abstractNumId="20" w15:restartNumberingAfterBreak="0">
    <w:nsid w:val="7F2C0527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21" w15:restartNumberingAfterBreak="0">
    <w:multiLevelType w:val="multilevel"/>
    <w:lvl w:ilvl="0">
      <w:start w:val="1"/>
      <w:numFmt w:val="decimal"/>
      <w:lvlText w:val="%1."/>
      <w:lvlJc w:val="left"/>
      <w:pStyle w:val="TDCSIP8"/>
      <w:suff w:val="space"/>
      <w:pPr>
        <w:ind w:left="0" w:right="0" w:hanging="0"/>
      </w:pPr>
      <w:rPr>
        <w:rFonts w:ascii="맑은 고딕" w:eastAsia="맑은 고딕" w:hAnsi="맑은 고딕" w:hint="eastAsia"/>
        <w:b/>
        <w:sz w:val="28"/>
        <w:szCs w:val="28"/>
      </w:rPr>
    </w:lvl>
    <w:lvl w:ilvl="1">
      <w:start w:val="1"/>
      <w:numFmt w:val="decimal"/>
      <w:lvlText w:val="%1.%2."/>
      <w:lvlJc w:val="left"/>
      <w:pStyle w:val="TDCSIP9"/>
      <w:suff w:val="space"/>
      <w:pPr>
        <w:ind w:left="198" w:right="0" w:hanging="0"/>
      </w:pPr>
      <w:rPr>
        <w:rFonts w:ascii="맑은 고딕" w:eastAsia="맑은 고딕" w:hAnsi="맑은 고딕" w:hint="eastAsia"/>
        <w:b/>
        <w:sz w:val="26"/>
        <w:szCs w:val="26"/>
      </w:rPr>
    </w:lvl>
    <w:lvl w:ilvl="2">
      <w:start w:val="1"/>
      <w:numFmt w:val="decimal"/>
      <w:lvlText w:val="%1.%2.%3."/>
      <w:lvlJc w:val="left"/>
      <w:pStyle w:val="TDCSIP10"/>
      <w:suff w:val="space"/>
      <w:pPr>
        <w:ind w:left="397" w:right="0" w:hanging="0"/>
      </w:pPr>
      <w:rPr>
        <w:rFonts w:ascii="맑은 고딕" w:eastAsia="맑은 고딕" w:hAnsi="맑은 고딕" w:hint="eastAsia"/>
        <w:b/>
        <w:sz w:val="24"/>
        <w:szCs w:val="24"/>
      </w:rPr>
    </w:lvl>
    <w:lvl w:ilvl="3">
      <w:start w:val="1"/>
      <w:numFmt w:val="decimal"/>
      <w:lvlText w:val="%1.%2.%3.%4."/>
      <w:lvlJc w:val="left"/>
      <w:pStyle w:val="TDCSIP11"/>
      <w:suff w:val="space"/>
      <w:pPr>
        <w:ind w:left="595" w:right="0" w:hanging="0"/>
      </w:pPr>
      <w:rPr>
        <w:rFonts w:ascii="맑은 고딕" w:eastAsia="맑은 고딕" w:hAnsi="맑은 고딕" w:hint="eastAsia"/>
        <w:b/>
        <w:sz w:val="22"/>
        <w:szCs w:val="22"/>
      </w:rPr>
    </w:lvl>
    <w:lvl w:ilvl="4">
      <w:start w:val="1"/>
      <w:numFmt w:val="decimal"/>
      <w:lvlText w:val="%1.%2.%3.%4.%5."/>
      <w:lvlJc w:val="left"/>
      <w:pStyle w:val="TDCSIP12"/>
      <w:suff w:val="space"/>
      <w:pPr>
        <w:ind w:left="794" w:right="0" w:hanging="0"/>
      </w:pPr>
      <w:rPr>
        <w:rFonts w:ascii="맑은 고딕" w:eastAsia="맑은 고딕" w:hAnsi="맑은 고딕" w:hint="eastAsia"/>
        <w:b/>
        <w:sz w:val="20"/>
        <w:szCs w:val="20"/>
      </w:rPr>
    </w:lvl>
    <w:lvl w:ilvl="5">
      <w:start w:val="1"/>
      <w:numFmt w:val="decimal"/>
      <w:lvlText w:val="%1.%2.%3.%4.%5.%6."/>
      <w:lvlJc w:val="left"/>
      <w:pStyle w:val="TDCSIP13"/>
      <w:suff w:val="space"/>
      <w:pPr>
        <w:ind w:left="992" w:right="0" w:hanging="0"/>
      </w:pPr>
      <w:rPr>
        <w:rFonts w:ascii="맑은 고딕" w:eastAsia="맑은 고딕" w:hAnsi="맑은 고딕" w:hint="eastAsia"/>
        <w:b/>
        <w:sz w:val="20"/>
        <w:szCs w:val="20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22" w15:restartNumberingAfterBreak="0">
    <w:multiLevelType w:val="hybridMultilevel"/>
    <w:lvl w:ilvl="0" w:tplc="F18049EA">
      <w:numFmt w:val="bullet"/>
      <w:lvlText w:val="-"/>
      <w:lvlJc w:val="left"/>
      <w:suff w:val="space"/>
      <w:pPr>
        <w:ind w:left="595" w:hanging="0" w:right="0"/>
      </w:pPr>
      <w:rPr>
        <w:rFonts w:ascii="맑은 고딕" w:hAnsi="맑은 고딕" w:eastAsia="맑은 고딕"/>
        <w:sz w:val="20"/>
      </w:rPr>
    </w:lvl>
    <w:lvl w:ilvl="1" w:tplc="04090003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23" w15:restartNumberingAfterBreak="0">
    <w:multiLevelType w:val="hybridMultilevel"/>
    <w:lvl w:ilvl="0" w:tplc="EEEED206">
      <w:numFmt w:val="bullet"/>
      <w:lvlText w:val="-"/>
      <w:lvlJc w:val="left"/>
      <w:suff w:val="space"/>
      <w:pPr>
        <w:ind w:left="595" w:hanging="0" w:right="0"/>
      </w:pPr>
      <w:rPr>
        <w:rFonts w:ascii="맑은 고딕" w:hAnsi="맑은 고딕" w:eastAsia="맑은 고딕"/>
        <w:sz w:val="20"/>
      </w:rPr>
    </w:lvl>
    <w:lvl w:ilvl="1" w:tplc="EEEED206">
      <w:numFmt w:val="bullet"/>
      <w:lvlText w:val="-"/>
      <w:lvlJc w:val="left"/>
      <w:pPr>
        <w:ind w:left="2116" w:hanging="440"/>
      </w:pPr>
      <w:rPr>
        <w:rFonts w:ascii="맑은 고딕" w:eastAsia="맑은 고딕" w:hAnsi="맑은 고딕" w:cstheme="minorBidi" w:hint="eastAsia"/>
      </w:rPr>
    </w:lvl>
    <w:lvl w:ilvl="2" w:tplc="04090005">
      <w:start w:val="1"/>
      <w:numFmt w:val="bullet"/>
      <w:lvlText w:val=""/>
      <w:lvlJc w:val="left"/>
      <w:pPr>
        <w:ind w:left="2476" w:hanging="400"/>
      </w:pPr>
      <w:rPr>
        <w:rFonts w:ascii="Wingdings" w:hAnsi="Wingdings" w:hint="default"/>
      </w:rPr>
    </w:lvl>
    <w:lvl w:ilvl="3" w:tplc="EEEED206">
      <w:numFmt w:val="bullet"/>
      <w:lvlText w:val="-"/>
      <w:lvlJc w:val="left"/>
      <w:pPr>
        <w:ind w:left="2916" w:hanging="440"/>
      </w:pPr>
      <w:rPr>
        <w:rFonts w:ascii="맑은 고딕" w:eastAsia="맑은 고딕" w:hAnsi="맑은 고딕" w:cstheme="minorBidi" w:hint="eastAsia"/>
      </w:rPr>
    </w:lvl>
    <w:lvl w:ilvl="4" w:tplc="04090003" w:tentative="1">
      <w:start w:val="1"/>
      <w:numFmt w:val="bullet"/>
      <w:lvlText w:val=""/>
      <w:lvlJc w:val="left"/>
      <w:pPr>
        <w:ind w:left="32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76" w:hanging="400"/>
      </w:pPr>
      <w:rPr>
        <w:rFonts w:ascii="Wingdings" w:hAnsi="Wingdings" w:hint="default"/>
      </w:rPr>
    </w:lvl>
  </w:abstractNum>
  <w:abstractNum w:abstractNumId="24" w15:restartNumberingAfterBreak="0">
    <w:multiLevelType w:val="hybridMultilevel"/>
    <w:lvl w:ilvl="0" w:tplc="EEEED206">
      <w:numFmt w:val="bullet"/>
      <w:lvlText w:val="-"/>
      <w:lvlJc w:val="left"/>
      <w:pPr>
        <w:ind w:left="1636" w:hanging="360"/>
      </w:pPr>
      <w:rPr>
        <w:rFonts w:ascii="맑은 고딕" w:eastAsia="맑은 고딕" w:hAnsi="맑은 고딕" w:cstheme="minorBidi" w:hint="eastAsia"/>
      </w:rPr>
    </w:lvl>
    <w:lvl w:ilvl="1" w:tplc="EEEED206">
      <w:numFmt w:val="bullet"/>
      <w:lvlText w:val="-"/>
      <w:lvlJc w:val="left"/>
      <w:pPr>
        <w:ind w:left="2116" w:hanging="440"/>
      </w:pPr>
      <w:rPr>
        <w:rFonts w:ascii="맑은 고딕" w:eastAsia="맑은 고딕" w:hAnsi="맑은 고딕" w:cstheme="minorBidi" w:hint="eastAsia"/>
      </w:rPr>
    </w:lvl>
    <w:lvl w:ilvl="2" w:tplc="04090005">
      <w:start w:val="1"/>
      <w:numFmt w:val="bullet"/>
      <w:lvlText w:val=""/>
      <w:lvlJc w:val="left"/>
      <w:pPr>
        <w:ind w:left="2476" w:hanging="400"/>
      </w:pPr>
      <w:rPr>
        <w:rFonts w:ascii="Wingdings" w:hAnsi="Wingdings" w:hint="default"/>
      </w:rPr>
    </w:lvl>
    <w:lvl w:ilvl="3" w:tplc="EEEED206">
      <w:numFmt w:val="bullet"/>
      <w:lvlText w:val="-"/>
      <w:lvlJc w:val="left"/>
      <w:suff w:val="space"/>
      <w:pPr>
        <w:ind w:left="794" w:hanging="0" w:right="0"/>
      </w:pPr>
      <w:rPr>
        <w:rFonts w:ascii="맑은 고딕" w:hAnsi="맑은 고딕" w:eastAsia="맑은 고딕"/>
        <w:sz w:val="20"/>
      </w:rPr>
    </w:lvl>
    <w:lvl w:ilvl="4" w:tplc="04090003" w:tentative="1">
      <w:start w:val="1"/>
      <w:numFmt w:val="bullet"/>
      <w:lvlText w:val=""/>
      <w:lvlJc w:val="left"/>
      <w:pPr>
        <w:ind w:left="32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76" w:hanging="400"/>
      </w:pPr>
      <w:rPr>
        <w:rFonts w:ascii="Wingdings" w:hAnsi="Wingdings" w:hint="default"/>
      </w:rPr>
    </w:lvl>
  </w:abstractNum>
  <w:abstractNum w:abstractNumId="25" w15:restartNumberingAfterBreak="0">
    <w:multiLevelType w:val="hybridMultilevel"/>
    <w:lvl w:ilvl="0" w:tplc="EEEED206">
      <w:numFmt w:val="bullet"/>
      <w:lvlText w:val="-"/>
      <w:lvlJc w:val="left"/>
      <w:suff w:val="space"/>
      <w:pPr>
        <w:ind w:left="397" w:hanging="0" w:right="0"/>
      </w:pPr>
      <w:rPr>
        <w:rFonts w:ascii="맑은 고딕" w:hAnsi="맑은 고딕" w:eastAsia="맑은 고딕"/>
        <w:sz w:val="20"/>
      </w:rPr>
    </w:lvl>
    <w:lvl w:ilvl="1" w:tplc="EEEED206">
      <w:numFmt w:val="bullet"/>
      <w:lvlText w:val="-"/>
      <w:lvlJc w:val="left"/>
      <w:pPr>
        <w:ind w:left="2116" w:hanging="440"/>
      </w:pPr>
      <w:rPr>
        <w:rFonts w:ascii="맑은 고딕" w:eastAsia="맑은 고딕" w:hAnsi="맑은 고딕" w:cstheme="minorBidi" w:hint="eastAsia"/>
      </w:rPr>
    </w:lvl>
    <w:lvl w:ilvl="2" w:tplc="04090005">
      <w:start w:val="1"/>
      <w:numFmt w:val="bullet"/>
      <w:lvlText w:val=""/>
      <w:lvlJc w:val="left"/>
      <w:pPr>
        <w:ind w:left="2476" w:hanging="400"/>
      </w:pPr>
      <w:rPr>
        <w:rFonts w:ascii="Wingdings" w:hAnsi="Wingdings" w:hint="default"/>
      </w:rPr>
    </w:lvl>
    <w:lvl w:ilvl="3" w:tplc="EEEED206">
      <w:numFmt w:val="bullet"/>
      <w:lvlText w:val="-"/>
      <w:lvlJc w:val="left"/>
      <w:pPr>
        <w:ind w:left="2916" w:hanging="440"/>
      </w:pPr>
      <w:rPr>
        <w:rFonts w:ascii="맑은 고딕" w:eastAsia="맑은 고딕" w:hAnsi="맑은 고딕" w:cstheme="minorBidi" w:hint="eastAsia"/>
      </w:rPr>
    </w:lvl>
    <w:lvl w:ilvl="4" w:tplc="04090003" w:tentative="1">
      <w:start w:val="1"/>
      <w:numFmt w:val="bullet"/>
      <w:lvlText w:val=""/>
      <w:lvlJc w:val="left"/>
      <w:pPr>
        <w:ind w:left="32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76" w:hanging="400"/>
      </w:pPr>
      <w:rPr>
        <w:rFonts w:ascii="Wingdings" w:hAnsi="Wingdings" w:hint="default"/>
      </w:rPr>
    </w:lvl>
  </w:abstractNum>
  <w:num w:numId="1" w16cid:durableId="2124689901">
    <w:abstractNumId w:val="9"/>
  </w:num>
  <w:num w:numId="2" w16cid:durableId="1789733511">
    <w:abstractNumId w:val="2"/>
  </w:num>
  <w:num w:numId="3" w16cid:durableId="1001080122">
    <w:abstractNumId w:val="7"/>
  </w:num>
  <w:num w:numId="4" w16cid:durableId="640498568">
    <w:abstractNumId w:val="19"/>
  </w:num>
  <w:num w:numId="5" w16cid:durableId="706027398">
    <w:abstractNumId w:val="3"/>
  </w:num>
  <w:num w:numId="6" w16cid:durableId="1615475845">
    <w:abstractNumId w:val="18"/>
  </w:num>
  <w:num w:numId="7" w16cid:durableId="1762330666">
    <w:abstractNumId w:val="4"/>
  </w:num>
  <w:num w:numId="8" w16cid:durableId="1233467308">
    <w:abstractNumId w:val="13"/>
  </w:num>
  <w:num w:numId="9" w16cid:durableId="165487628">
    <w:abstractNumId w:val="14"/>
  </w:num>
  <w:num w:numId="10" w16cid:durableId="1847819476">
    <w:abstractNumId w:val="11"/>
  </w:num>
  <w:num w:numId="11" w16cid:durableId="1779369629">
    <w:abstractNumId w:val="12"/>
  </w:num>
  <w:num w:numId="12" w16cid:durableId="662855141">
    <w:abstractNumId w:val="0"/>
  </w:num>
  <w:num w:numId="13" w16cid:durableId="890851275">
    <w:abstractNumId w:val="1"/>
  </w:num>
  <w:num w:numId="14" w16cid:durableId="1876699572">
    <w:abstractNumId w:val="6"/>
  </w:num>
  <w:num w:numId="15" w16cid:durableId="1030567882">
    <w:abstractNumId w:val="10"/>
  </w:num>
  <w:num w:numId="16" w16cid:durableId="480119212">
    <w:abstractNumId w:val="20"/>
  </w:num>
  <w:num w:numId="17" w16cid:durableId="1624845624">
    <w:abstractNumId w:val="16"/>
  </w:num>
  <w:num w:numId="18" w16cid:durableId="1245259641">
    <w:abstractNumId w:val="15"/>
  </w:num>
  <w:num w:numId="19" w16cid:durableId="1932621573">
    <w:abstractNumId w:val="17"/>
  </w:num>
  <w:num w:numId="20" w16cid:durableId="863371927">
    <w:abstractNumId w:val="8"/>
  </w:num>
  <w:num w:numId="21" w16cid:durableId="1535850265">
    <w:abstractNumId w:val="5"/>
  </w:num>
  <w:num w:numId="22" w16cid:durableId="1762330666">
    <w:abstractNumId w:val="21"/>
  </w:num>
  <w:num w:numId="23" w16cid:durableId="1535850265">
    <w:abstractNumId w:val="22"/>
  </w:num>
  <w:num w:numId="24" w16cid:durableId="1932621573">
    <w:abstractNumId w:val="23"/>
  </w:num>
  <w:num w:numId="25" w16cid:durableId="1932621573">
    <w:abstractNumId w:val="24"/>
  </w:num>
  <w:num w:numId="26" w16cid:durableId="1932621573">
    <w:abstractNumId w:val="2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김은수">
    <w15:presenceInfo w15:providerId="AD" w15:userId="S::kes0481@to-doc.com::b0dce216-3cf2-4a38-8361-f3e3bb1865f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1A6"/>
    <w:rsid w:val="000130B6"/>
    <w:rsid w:val="00017F10"/>
    <w:rsid w:val="000264B9"/>
    <w:rsid w:val="00041970"/>
    <w:rsid w:val="00042AB8"/>
    <w:rsid w:val="000475F9"/>
    <w:rsid w:val="0005268A"/>
    <w:rsid w:val="00057596"/>
    <w:rsid w:val="00065C03"/>
    <w:rsid w:val="00074D91"/>
    <w:rsid w:val="00075E0C"/>
    <w:rsid w:val="00083BB2"/>
    <w:rsid w:val="0008699B"/>
    <w:rsid w:val="000A0DE1"/>
    <w:rsid w:val="000A63C1"/>
    <w:rsid w:val="000A7ECD"/>
    <w:rsid w:val="000B4318"/>
    <w:rsid w:val="000B7D57"/>
    <w:rsid w:val="000C1643"/>
    <w:rsid w:val="000C7D49"/>
    <w:rsid w:val="000D1FD1"/>
    <w:rsid w:val="000E1528"/>
    <w:rsid w:val="000E30B0"/>
    <w:rsid w:val="000E6908"/>
    <w:rsid w:val="000E7EC5"/>
    <w:rsid w:val="000F520F"/>
    <w:rsid w:val="00100843"/>
    <w:rsid w:val="00113562"/>
    <w:rsid w:val="00115637"/>
    <w:rsid w:val="00121E8C"/>
    <w:rsid w:val="001316EF"/>
    <w:rsid w:val="00133409"/>
    <w:rsid w:val="00165245"/>
    <w:rsid w:val="00165BC1"/>
    <w:rsid w:val="00172BC1"/>
    <w:rsid w:val="001749C4"/>
    <w:rsid w:val="0017683B"/>
    <w:rsid w:val="0018307C"/>
    <w:rsid w:val="00187912"/>
    <w:rsid w:val="001909A9"/>
    <w:rsid w:val="0019222F"/>
    <w:rsid w:val="00196B14"/>
    <w:rsid w:val="001974B5"/>
    <w:rsid w:val="001A6FD2"/>
    <w:rsid w:val="001B1D8B"/>
    <w:rsid w:val="001B3350"/>
    <w:rsid w:val="001C2C2D"/>
    <w:rsid w:val="001C7042"/>
    <w:rsid w:val="001D17F0"/>
    <w:rsid w:val="001D27EA"/>
    <w:rsid w:val="001D5012"/>
    <w:rsid w:val="001E1111"/>
    <w:rsid w:val="001E3D1F"/>
    <w:rsid w:val="001F416C"/>
    <w:rsid w:val="001F7691"/>
    <w:rsid w:val="00202AB0"/>
    <w:rsid w:val="00205147"/>
    <w:rsid w:val="00210B77"/>
    <w:rsid w:val="002134EA"/>
    <w:rsid w:val="002159A2"/>
    <w:rsid w:val="00231847"/>
    <w:rsid w:val="00233AD9"/>
    <w:rsid w:val="00234444"/>
    <w:rsid w:val="00235723"/>
    <w:rsid w:val="00235762"/>
    <w:rsid w:val="0024589F"/>
    <w:rsid w:val="00261D9C"/>
    <w:rsid w:val="00265016"/>
    <w:rsid w:val="00265649"/>
    <w:rsid w:val="00276973"/>
    <w:rsid w:val="00276CBF"/>
    <w:rsid w:val="002953F8"/>
    <w:rsid w:val="002960FC"/>
    <w:rsid w:val="002B622C"/>
    <w:rsid w:val="002B7B95"/>
    <w:rsid w:val="002C61A1"/>
    <w:rsid w:val="002D105B"/>
    <w:rsid w:val="002E5195"/>
    <w:rsid w:val="002E582F"/>
    <w:rsid w:val="002F2F34"/>
    <w:rsid w:val="002F4407"/>
    <w:rsid w:val="003159E6"/>
    <w:rsid w:val="00320A5C"/>
    <w:rsid w:val="00321BF2"/>
    <w:rsid w:val="003228BF"/>
    <w:rsid w:val="003325E9"/>
    <w:rsid w:val="003538FB"/>
    <w:rsid w:val="00360096"/>
    <w:rsid w:val="00366D61"/>
    <w:rsid w:val="00382F4E"/>
    <w:rsid w:val="00385FEC"/>
    <w:rsid w:val="003935B6"/>
    <w:rsid w:val="003944CC"/>
    <w:rsid w:val="00394FA9"/>
    <w:rsid w:val="003A7DA8"/>
    <w:rsid w:val="003B6099"/>
    <w:rsid w:val="003B7FDB"/>
    <w:rsid w:val="003C2440"/>
    <w:rsid w:val="003C630E"/>
    <w:rsid w:val="003D148E"/>
    <w:rsid w:val="003D4CE3"/>
    <w:rsid w:val="003D4DCF"/>
    <w:rsid w:val="003D56D0"/>
    <w:rsid w:val="003F5328"/>
    <w:rsid w:val="00407B2B"/>
    <w:rsid w:val="0041289B"/>
    <w:rsid w:val="00414026"/>
    <w:rsid w:val="0041657C"/>
    <w:rsid w:val="004241F4"/>
    <w:rsid w:val="00424DC9"/>
    <w:rsid w:val="00426350"/>
    <w:rsid w:val="00430E92"/>
    <w:rsid w:val="00445EE8"/>
    <w:rsid w:val="00450834"/>
    <w:rsid w:val="0045360F"/>
    <w:rsid w:val="00464142"/>
    <w:rsid w:val="0046679E"/>
    <w:rsid w:val="00470668"/>
    <w:rsid w:val="00470DA3"/>
    <w:rsid w:val="00475942"/>
    <w:rsid w:val="00482D88"/>
    <w:rsid w:val="004867FC"/>
    <w:rsid w:val="00491AF1"/>
    <w:rsid w:val="00493D88"/>
    <w:rsid w:val="00497583"/>
    <w:rsid w:val="004A0334"/>
    <w:rsid w:val="004A4223"/>
    <w:rsid w:val="004B00AD"/>
    <w:rsid w:val="004C2552"/>
    <w:rsid w:val="004C336A"/>
    <w:rsid w:val="004D6C4D"/>
    <w:rsid w:val="004E0D2A"/>
    <w:rsid w:val="004E1610"/>
    <w:rsid w:val="004E670D"/>
    <w:rsid w:val="004F2CE7"/>
    <w:rsid w:val="00506570"/>
    <w:rsid w:val="00506942"/>
    <w:rsid w:val="00512FFF"/>
    <w:rsid w:val="00515C61"/>
    <w:rsid w:val="0051690D"/>
    <w:rsid w:val="00523A08"/>
    <w:rsid w:val="00526F2D"/>
    <w:rsid w:val="00547A7B"/>
    <w:rsid w:val="005500F9"/>
    <w:rsid w:val="00554374"/>
    <w:rsid w:val="00555622"/>
    <w:rsid w:val="00560A9C"/>
    <w:rsid w:val="005653C4"/>
    <w:rsid w:val="005664EB"/>
    <w:rsid w:val="0057097D"/>
    <w:rsid w:val="005918E4"/>
    <w:rsid w:val="00596C6B"/>
    <w:rsid w:val="00597B6D"/>
    <w:rsid w:val="005A1469"/>
    <w:rsid w:val="005A5237"/>
    <w:rsid w:val="005B173B"/>
    <w:rsid w:val="005C1023"/>
    <w:rsid w:val="005C513A"/>
    <w:rsid w:val="005E3518"/>
    <w:rsid w:val="005E3CDC"/>
    <w:rsid w:val="005F1FE1"/>
    <w:rsid w:val="0060421C"/>
    <w:rsid w:val="00604400"/>
    <w:rsid w:val="006057C8"/>
    <w:rsid w:val="00606F72"/>
    <w:rsid w:val="0061116C"/>
    <w:rsid w:val="00611714"/>
    <w:rsid w:val="00626A4A"/>
    <w:rsid w:val="0062761B"/>
    <w:rsid w:val="006276B5"/>
    <w:rsid w:val="00627878"/>
    <w:rsid w:val="00631470"/>
    <w:rsid w:val="00633541"/>
    <w:rsid w:val="006469EA"/>
    <w:rsid w:val="0064772C"/>
    <w:rsid w:val="00650232"/>
    <w:rsid w:val="00651FC3"/>
    <w:rsid w:val="00652D44"/>
    <w:rsid w:val="0065764D"/>
    <w:rsid w:val="0066186F"/>
    <w:rsid w:val="006632E7"/>
    <w:rsid w:val="00665806"/>
    <w:rsid w:val="0067373B"/>
    <w:rsid w:val="00674A90"/>
    <w:rsid w:val="006757A8"/>
    <w:rsid w:val="00677616"/>
    <w:rsid w:val="00680F01"/>
    <w:rsid w:val="006865C0"/>
    <w:rsid w:val="00687F6D"/>
    <w:rsid w:val="00691A64"/>
    <w:rsid w:val="006965C7"/>
    <w:rsid w:val="006A229E"/>
    <w:rsid w:val="006A309D"/>
    <w:rsid w:val="006B336A"/>
    <w:rsid w:val="006B6D3A"/>
    <w:rsid w:val="006B7D9A"/>
    <w:rsid w:val="006C39EF"/>
    <w:rsid w:val="006D116F"/>
    <w:rsid w:val="006D1BCE"/>
    <w:rsid w:val="006D329B"/>
    <w:rsid w:val="006E4133"/>
    <w:rsid w:val="006E5329"/>
    <w:rsid w:val="006F063F"/>
    <w:rsid w:val="006F1544"/>
    <w:rsid w:val="006F236D"/>
    <w:rsid w:val="00716D26"/>
    <w:rsid w:val="00720122"/>
    <w:rsid w:val="0073014F"/>
    <w:rsid w:val="00733B1E"/>
    <w:rsid w:val="00757FEB"/>
    <w:rsid w:val="007628DB"/>
    <w:rsid w:val="00765C53"/>
    <w:rsid w:val="00772BC4"/>
    <w:rsid w:val="00775AC4"/>
    <w:rsid w:val="0078132F"/>
    <w:rsid w:val="00792725"/>
    <w:rsid w:val="00796035"/>
    <w:rsid w:val="007B5050"/>
    <w:rsid w:val="007B6CE5"/>
    <w:rsid w:val="007C78AF"/>
    <w:rsid w:val="007D1DC5"/>
    <w:rsid w:val="007D4A6C"/>
    <w:rsid w:val="007E0B7F"/>
    <w:rsid w:val="007E5CD7"/>
    <w:rsid w:val="007E66F7"/>
    <w:rsid w:val="007F1B57"/>
    <w:rsid w:val="007F61A7"/>
    <w:rsid w:val="007F7B2F"/>
    <w:rsid w:val="008042F9"/>
    <w:rsid w:val="00807766"/>
    <w:rsid w:val="00811528"/>
    <w:rsid w:val="00813358"/>
    <w:rsid w:val="00822888"/>
    <w:rsid w:val="00825548"/>
    <w:rsid w:val="008257EA"/>
    <w:rsid w:val="00835D8F"/>
    <w:rsid w:val="00840304"/>
    <w:rsid w:val="008476C1"/>
    <w:rsid w:val="00850940"/>
    <w:rsid w:val="00854313"/>
    <w:rsid w:val="008543CE"/>
    <w:rsid w:val="00855335"/>
    <w:rsid w:val="008568CF"/>
    <w:rsid w:val="0087039A"/>
    <w:rsid w:val="0087330E"/>
    <w:rsid w:val="0088788F"/>
    <w:rsid w:val="00890C25"/>
    <w:rsid w:val="00895B94"/>
    <w:rsid w:val="008A34B0"/>
    <w:rsid w:val="008D0DAC"/>
    <w:rsid w:val="008D6781"/>
    <w:rsid w:val="008D783E"/>
    <w:rsid w:val="008D797D"/>
    <w:rsid w:val="008F15BF"/>
    <w:rsid w:val="00910CFC"/>
    <w:rsid w:val="0091637C"/>
    <w:rsid w:val="0092307E"/>
    <w:rsid w:val="0092333C"/>
    <w:rsid w:val="009255DD"/>
    <w:rsid w:val="0093209E"/>
    <w:rsid w:val="00935252"/>
    <w:rsid w:val="00937307"/>
    <w:rsid w:val="0094604B"/>
    <w:rsid w:val="00954574"/>
    <w:rsid w:val="00960DF9"/>
    <w:rsid w:val="009649BF"/>
    <w:rsid w:val="00972E62"/>
    <w:rsid w:val="00976FC2"/>
    <w:rsid w:val="00983B16"/>
    <w:rsid w:val="00990C77"/>
    <w:rsid w:val="0099411C"/>
    <w:rsid w:val="009941A6"/>
    <w:rsid w:val="009960DE"/>
    <w:rsid w:val="009A16C2"/>
    <w:rsid w:val="009A4CD4"/>
    <w:rsid w:val="009B13B0"/>
    <w:rsid w:val="009B3975"/>
    <w:rsid w:val="009C01AF"/>
    <w:rsid w:val="009C20B6"/>
    <w:rsid w:val="009D26B5"/>
    <w:rsid w:val="009D2A40"/>
    <w:rsid w:val="009E42CD"/>
    <w:rsid w:val="009F5081"/>
    <w:rsid w:val="009F6245"/>
    <w:rsid w:val="00A21EE5"/>
    <w:rsid w:val="00A23CCB"/>
    <w:rsid w:val="00A31358"/>
    <w:rsid w:val="00A33B8C"/>
    <w:rsid w:val="00A459D5"/>
    <w:rsid w:val="00A51278"/>
    <w:rsid w:val="00A562A0"/>
    <w:rsid w:val="00A56E28"/>
    <w:rsid w:val="00A6117B"/>
    <w:rsid w:val="00A654AC"/>
    <w:rsid w:val="00A66B68"/>
    <w:rsid w:val="00A73986"/>
    <w:rsid w:val="00A746FE"/>
    <w:rsid w:val="00A819FE"/>
    <w:rsid w:val="00A86253"/>
    <w:rsid w:val="00A9171F"/>
    <w:rsid w:val="00AA0502"/>
    <w:rsid w:val="00AB4870"/>
    <w:rsid w:val="00AC0235"/>
    <w:rsid w:val="00AC0D6D"/>
    <w:rsid w:val="00AD1505"/>
    <w:rsid w:val="00AE4A56"/>
    <w:rsid w:val="00AE4C1A"/>
    <w:rsid w:val="00AF01B4"/>
    <w:rsid w:val="00AF06B4"/>
    <w:rsid w:val="00AF4D17"/>
    <w:rsid w:val="00AF563C"/>
    <w:rsid w:val="00AF7B8A"/>
    <w:rsid w:val="00B016BA"/>
    <w:rsid w:val="00B01B49"/>
    <w:rsid w:val="00B023EE"/>
    <w:rsid w:val="00B05E67"/>
    <w:rsid w:val="00B06703"/>
    <w:rsid w:val="00B26957"/>
    <w:rsid w:val="00B31503"/>
    <w:rsid w:val="00B427C8"/>
    <w:rsid w:val="00B43484"/>
    <w:rsid w:val="00B46AE0"/>
    <w:rsid w:val="00B74FE2"/>
    <w:rsid w:val="00B76F2F"/>
    <w:rsid w:val="00B91A59"/>
    <w:rsid w:val="00BA298E"/>
    <w:rsid w:val="00BA7634"/>
    <w:rsid w:val="00BB5C77"/>
    <w:rsid w:val="00BD1E85"/>
    <w:rsid w:val="00BD3722"/>
    <w:rsid w:val="00BD58D3"/>
    <w:rsid w:val="00BE0C8F"/>
    <w:rsid w:val="00BE1CA7"/>
    <w:rsid w:val="00BF13D5"/>
    <w:rsid w:val="00C0074D"/>
    <w:rsid w:val="00C156AF"/>
    <w:rsid w:val="00C15CF7"/>
    <w:rsid w:val="00C24F3A"/>
    <w:rsid w:val="00C31BA4"/>
    <w:rsid w:val="00C31D4A"/>
    <w:rsid w:val="00C41334"/>
    <w:rsid w:val="00C41441"/>
    <w:rsid w:val="00C41BDA"/>
    <w:rsid w:val="00C46AA2"/>
    <w:rsid w:val="00C552A7"/>
    <w:rsid w:val="00C575B7"/>
    <w:rsid w:val="00C7602B"/>
    <w:rsid w:val="00C8366C"/>
    <w:rsid w:val="00C8740F"/>
    <w:rsid w:val="00C9062A"/>
    <w:rsid w:val="00C93541"/>
    <w:rsid w:val="00C97B66"/>
    <w:rsid w:val="00CA04F8"/>
    <w:rsid w:val="00CA1669"/>
    <w:rsid w:val="00CA4CFD"/>
    <w:rsid w:val="00CA6E93"/>
    <w:rsid w:val="00CB7E99"/>
    <w:rsid w:val="00CD39D7"/>
    <w:rsid w:val="00CD4688"/>
    <w:rsid w:val="00CF786B"/>
    <w:rsid w:val="00D00C2E"/>
    <w:rsid w:val="00D00C4A"/>
    <w:rsid w:val="00D079D2"/>
    <w:rsid w:val="00D12297"/>
    <w:rsid w:val="00D234B7"/>
    <w:rsid w:val="00D250E0"/>
    <w:rsid w:val="00D33159"/>
    <w:rsid w:val="00D3520E"/>
    <w:rsid w:val="00D35539"/>
    <w:rsid w:val="00D41802"/>
    <w:rsid w:val="00D434CC"/>
    <w:rsid w:val="00D55B78"/>
    <w:rsid w:val="00D57042"/>
    <w:rsid w:val="00D60480"/>
    <w:rsid w:val="00D61E48"/>
    <w:rsid w:val="00D6248C"/>
    <w:rsid w:val="00D66A59"/>
    <w:rsid w:val="00D71A1C"/>
    <w:rsid w:val="00D72AA6"/>
    <w:rsid w:val="00D967B2"/>
    <w:rsid w:val="00D97490"/>
    <w:rsid w:val="00DA1D54"/>
    <w:rsid w:val="00DA22DA"/>
    <w:rsid w:val="00DA3BEC"/>
    <w:rsid w:val="00DA3F99"/>
    <w:rsid w:val="00DA609C"/>
    <w:rsid w:val="00DC5645"/>
    <w:rsid w:val="00DD5014"/>
    <w:rsid w:val="00DE2049"/>
    <w:rsid w:val="00DE5AAB"/>
    <w:rsid w:val="00DF16B4"/>
    <w:rsid w:val="00DF287D"/>
    <w:rsid w:val="00E209BF"/>
    <w:rsid w:val="00E3567E"/>
    <w:rsid w:val="00E42508"/>
    <w:rsid w:val="00E43847"/>
    <w:rsid w:val="00E4523C"/>
    <w:rsid w:val="00E524E1"/>
    <w:rsid w:val="00E526F8"/>
    <w:rsid w:val="00E53A87"/>
    <w:rsid w:val="00E56AC9"/>
    <w:rsid w:val="00E64971"/>
    <w:rsid w:val="00E66088"/>
    <w:rsid w:val="00E701FF"/>
    <w:rsid w:val="00E70F1F"/>
    <w:rsid w:val="00E77AA7"/>
    <w:rsid w:val="00E808C2"/>
    <w:rsid w:val="00E82454"/>
    <w:rsid w:val="00E84D31"/>
    <w:rsid w:val="00E91E78"/>
    <w:rsid w:val="00EA0BE0"/>
    <w:rsid w:val="00EA11E5"/>
    <w:rsid w:val="00EB0EAC"/>
    <w:rsid w:val="00EB3107"/>
    <w:rsid w:val="00EB72C4"/>
    <w:rsid w:val="00EC1B78"/>
    <w:rsid w:val="00EC5A64"/>
    <w:rsid w:val="00ED0F84"/>
    <w:rsid w:val="00EF4D39"/>
    <w:rsid w:val="00EF7415"/>
    <w:rsid w:val="00F04477"/>
    <w:rsid w:val="00F06FC6"/>
    <w:rsid w:val="00F07F41"/>
    <w:rsid w:val="00F10E72"/>
    <w:rsid w:val="00F13CCC"/>
    <w:rsid w:val="00F21B5D"/>
    <w:rsid w:val="00F22FB8"/>
    <w:rsid w:val="00F31E23"/>
    <w:rsid w:val="00F33367"/>
    <w:rsid w:val="00F339C4"/>
    <w:rsid w:val="00F42995"/>
    <w:rsid w:val="00F47D22"/>
    <w:rsid w:val="00F51A77"/>
    <w:rsid w:val="00F57551"/>
    <w:rsid w:val="00F60905"/>
    <w:rsid w:val="00F60DEB"/>
    <w:rsid w:val="00F6231B"/>
    <w:rsid w:val="00F6447C"/>
    <w:rsid w:val="00F70264"/>
    <w:rsid w:val="00F711A7"/>
    <w:rsid w:val="00F72833"/>
    <w:rsid w:val="00F806C8"/>
    <w:rsid w:val="00F82CDD"/>
    <w:rsid w:val="00FA2219"/>
    <w:rsid w:val="00FA2775"/>
    <w:rsid w:val="00FB0F06"/>
    <w:rsid w:val="00FB1FAA"/>
    <w:rsid w:val="00FD5B5D"/>
    <w:rsid w:val="00FE5708"/>
    <w:rsid w:val="00FE6885"/>
    <w:rsid w:val="00FF1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183E8C"/>
  <w15:chartTrackingRefBased/>
  <w15:docId w15:val="{4A899B1C-EB5B-4DD6-BFC2-D9C3E1C84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24589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24589F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E84D3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unhideWhenUsed/>
    <w:qFormat/>
    <w:rsid w:val="002F4407"/>
    <w:pPr>
      <w:keepNext/>
      <w:ind w:leftChars="400" w:left="400" w:hangingChars="200" w:hanging="2000"/>
      <w:outlineLvl w:val="3"/>
    </w:pPr>
    <w:rPr>
      <w:bCs/>
    </w:rPr>
  </w:style>
  <w:style w:type="paragraph" w:styleId="5">
    <w:name w:val="heading 5"/>
    <w:basedOn w:val="a"/>
    <w:next w:val="a"/>
    <w:link w:val="5Char"/>
    <w:uiPriority w:val="9"/>
    <w:unhideWhenUsed/>
    <w:qFormat/>
    <w:rsid w:val="005E3CDC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325E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325E9"/>
  </w:style>
  <w:style w:type="paragraph" w:styleId="a4">
    <w:name w:val="footer"/>
    <w:basedOn w:val="a"/>
    <w:link w:val="Char0"/>
    <w:uiPriority w:val="99"/>
    <w:unhideWhenUsed/>
    <w:rsid w:val="003325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325E9"/>
  </w:style>
  <w:style w:type="table" w:styleId="a5">
    <w:name w:val="Table Grid"/>
    <w:basedOn w:val="a1"/>
    <w:uiPriority w:val="59"/>
    <w:rsid w:val="003325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3325E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3325E9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line number"/>
    <w:basedOn w:val="a0"/>
    <w:uiPriority w:val="99"/>
    <w:semiHidden/>
    <w:unhideWhenUsed/>
    <w:rsid w:val="00EC1B78"/>
  </w:style>
  <w:style w:type="paragraph" w:styleId="a8">
    <w:name w:val="List Paragraph"/>
    <w:basedOn w:val="a"/>
    <w:uiPriority w:val="34"/>
    <w:qFormat/>
    <w:rsid w:val="00366D61"/>
    <w:pPr>
      <w:ind w:leftChars="400" w:left="800"/>
    </w:pPr>
  </w:style>
  <w:style w:type="table" w:customStyle="1" w:styleId="11">
    <w:name w:val="표 구분선1"/>
    <w:basedOn w:val="a1"/>
    <w:next w:val="a5"/>
    <w:uiPriority w:val="59"/>
    <w:rsid w:val="005C51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바탕글"/>
    <w:basedOn w:val="a"/>
    <w:rsid w:val="0091637C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character" w:customStyle="1" w:styleId="1Char">
    <w:name w:val="제목 1 Char"/>
    <w:basedOn w:val="a0"/>
    <w:link w:val="10"/>
    <w:uiPriority w:val="9"/>
    <w:rsid w:val="0024589F"/>
    <w:rPr>
      <w:rFonts w:asciiTheme="majorHAnsi" w:eastAsiaTheme="majorEastAsia" w:hAnsiTheme="majorHAnsi" w:cstheme="majorBidi"/>
      <w:sz w:val="28"/>
      <w:szCs w:val="28"/>
    </w:rPr>
  </w:style>
  <w:style w:type="numbering" w:customStyle="1" w:styleId="1">
    <w:name w:val="스타일1"/>
    <w:uiPriority w:val="99"/>
    <w:rsid w:val="0024589F"/>
    <w:pPr>
      <w:numPr>
        <w:numId w:val="6"/>
      </w:numPr>
    </w:pPr>
  </w:style>
  <w:style w:type="character" w:customStyle="1" w:styleId="2Char">
    <w:name w:val="제목 2 Char"/>
    <w:basedOn w:val="a0"/>
    <w:link w:val="2"/>
    <w:uiPriority w:val="9"/>
    <w:rsid w:val="0024589F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rsid w:val="00E84D31"/>
    <w:rPr>
      <w:rFonts w:asciiTheme="majorHAnsi" w:eastAsiaTheme="majorEastAsia" w:hAnsiTheme="majorHAnsi" w:cstheme="majorBidi"/>
    </w:rPr>
  </w:style>
  <w:style w:type="paragraph" w:styleId="TOC">
    <w:name w:val="TOC Heading"/>
    <w:basedOn w:val="10"/>
    <w:next w:val="a"/>
    <w:uiPriority w:val="39"/>
    <w:unhideWhenUsed/>
    <w:qFormat/>
    <w:rsid w:val="00C97B66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512FFF"/>
    <w:pPr>
      <w:tabs>
        <w:tab w:val="left" w:pos="425"/>
        <w:tab w:val="right" w:leader="dot" w:pos="9628"/>
      </w:tabs>
      <w:spacing w:after="0" w:line="276" w:lineRule="auto" w:before="0"/>
    </w:pPr>
    <w:rPr>
      <w:sz w:val="20"/>
      <w:szCs w:val="20"/>
      <w:rFonts w:ascii="맑은 고딕" w:hAnsi="맑은 고딕" w:eastAsia="맑은 고딕"/>
    </w:rPr>
  </w:style>
  <w:style w:type="paragraph" w:styleId="20">
    <w:name w:val="toc 2"/>
    <w:basedOn w:val="a"/>
    <w:next w:val="a"/>
    <w:autoRedefine/>
    <w:uiPriority w:val="39"/>
    <w:unhideWhenUsed/>
    <w:rsid w:val="00C97B66"/>
    <w:pPr>
      <w:ind w:leftChars="200" w:left="425"/>
      <w:spacing w:before="0" w:after="0" w:line="276" w:lineRule="auto"/>
    </w:pPr>
    <w:rPr>
      <w:sz w:val="20"/>
      <w:szCs w:val="20"/>
      <w:rFonts w:ascii="맑은 고딕" w:hAnsi="맑은 고딕" w:eastAsia="맑은 고딕"/>
    </w:rPr>
  </w:style>
  <w:style w:type="character" w:styleId="aa">
    <w:name w:val="Hyperlink"/>
    <w:basedOn w:val="a0"/>
    <w:uiPriority w:val="99"/>
    <w:unhideWhenUsed/>
    <w:rsid w:val="00C97B66"/>
    <w:rPr>
      <w:color w:val="0563C1" w:themeColor="hyperlink"/>
      <w:u w:val="single"/>
    </w:rPr>
  </w:style>
  <w:style w:type="paragraph" w:styleId="ab">
    <w:name w:val="caption"/>
    <w:basedOn w:val="a"/>
    <w:next w:val="a"/>
    <w:uiPriority w:val="35"/>
    <w:unhideWhenUsed/>
    <w:qFormat/>
    <w:rsid w:val="00464142"/>
    <w:rPr>
      <w:b/>
      <w:bCs/>
      <w:szCs w:val="20"/>
    </w:rPr>
  </w:style>
  <w:style w:type="paragraph" w:styleId="ac">
    <w:name w:val="No Spacing"/>
    <w:uiPriority w:val="1"/>
    <w:qFormat/>
    <w:rsid w:val="00EC5A64"/>
    <w:pPr>
      <w:widowControl w:val="0"/>
      <w:wordWrap w:val="0"/>
      <w:autoSpaceDE w:val="0"/>
      <w:autoSpaceDN w:val="0"/>
      <w:spacing w:after="0" w:line="240" w:lineRule="auto"/>
    </w:pPr>
  </w:style>
  <w:style w:type="paragraph" w:styleId="30">
    <w:name w:val="toc 3"/>
    <w:basedOn w:val="a"/>
    <w:next w:val="a"/>
    <w:autoRedefine/>
    <w:uiPriority w:val="39"/>
    <w:unhideWhenUsed/>
    <w:rsid w:val="001D27EA"/>
    <w:pPr>
      <w:ind w:leftChars="400" w:left="850"/>
      <w:spacing w:before="0" w:after="0" w:line="276" w:lineRule="auto"/>
    </w:pPr>
    <w:rPr>
      <w:sz w:val="20"/>
      <w:szCs w:val="20"/>
      <w:rFonts w:ascii="맑은 고딕" w:hAnsi="맑은 고딕" w:eastAsia="맑은 고딕"/>
    </w:rPr>
  </w:style>
  <w:style w:type="character" w:customStyle="1" w:styleId="hps">
    <w:name w:val="hps"/>
    <w:basedOn w:val="a0"/>
    <w:rsid w:val="00A459D5"/>
  </w:style>
  <w:style w:type="character" w:customStyle="1" w:styleId="4Char">
    <w:name w:val="제목 4 Char"/>
    <w:basedOn w:val="a0"/>
    <w:link w:val="4"/>
    <w:uiPriority w:val="9"/>
    <w:rsid w:val="002F4407"/>
    <w:rPr>
      <w:bCs/>
    </w:rPr>
  </w:style>
  <w:style w:type="character" w:customStyle="1" w:styleId="5Char">
    <w:name w:val="제목 5 Char"/>
    <w:basedOn w:val="a0"/>
    <w:link w:val="5"/>
    <w:uiPriority w:val="9"/>
    <w:rsid w:val="005E3CDC"/>
    <w:rPr>
      <w:rFonts w:asciiTheme="majorHAnsi" w:eastAsiaTheme="majorEastAsia" w:hAnsiTheme="majorHAnsi" w:cstheme="majorBidi"/>
    </w:rPr>
  </w:style>
  <w:style w:type="paragraph" w:styleId="ad">
    <w:name w:val="Revision"/>
    <w:hidden/>
    <w:uiPriority w:val="99"/>
    <w:semiHidden/>
    <w:rsid w:val="00276973"/>
    <w:pPr>
      <w:spacing w:after="0" w:line="240" w:lineRule="auto"/>
      <w:jc w:val="left"/>
    </w:pPr>
  </w:style>
  <w:style w:type="paragraph" w:customStyle="1" w:styleId="TDCSIP1">
    <w:name w:val="TDC 문서 제목"/>
    <w:next w:val="TDCSIP2"/>
    <w:uiPriority w:val="1"/>
    <w:qFormat/>
    <w:pPr>
      <w:snapToGrid w:val="0"/>
      <w:keepNext/>
      <w:keepLines/>
      <w:spacing w:after="280" w:line="264" w:lineRule="auto"/>
      <w:jc w:val="center"/>
      <w:outlineLvl w:val="9"/>
      <w:pageBreakBefore w:val="0"/>
      <w:widowControl w:val="1"/>
    </w:pPr>
    <w:rPr>
      <w:szCs w:val="22"/>
      <w:rFonts w:ascii="맑은 고딕" w:eastAsia="맑은 고딕" w:hAnsi="맑은 고딕" w:cs="맑은 고딕"/>
      <w:color w:val="000000"/>
      <w:lang w:val="ko-KR" w:eastAsia="ko-KR"/>
      <w:b/>
      <w:sz w:val="38"/>
      <w:bCs w:val="0"/>
    </w:rPr>
  </w:style>
  <w:style w:type="paragraph" w:customStyle="1" w:styleId="TDCSIP2">
    <w:name w:val="TDC 본문 1"/>
    <w:uiPriority w:val="20"/>
    <w:qFormat/>
    <w:pPr>
      <w:snapToGrid w:val="0"/>
      <w:spacing w:after="160" w:line="300" w:lineRule="auto"/>
      <w:ind w:left="0" w:right="0" w:hanging="0"/>
      <w:outlineLvl w:val="9"/>
      <w:keepNext w:val="0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3">
    <w:name w:val="TDC 본문 2"/>
    <w:uiPriority w:val="21"/>
    <w:qFormat/>
    <w:pPr>
      <w:snapToGrid w:val="0"/>
      <w:spacing w:after="160" w:line="300" w:lineRule="auto"/>
      <w:ind w:left="198" w:right="0" w:hanging="0"/>
      <w:outlineLvl w:val="9"/>
      <w:keepNext w:val="0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4">
    <w:name w:val="TDC 본문 3"/>
    <w:uiPriority w:val="22"/>
    <w:qFormat/>
    <w:pPr>
      <w:snapToGrid w:val="0"/>
      <w:spacing w:after="160" w:line="300" w:lineRule="auto"/>
      <w:ind w:left="397" w:right="0" w:hanging="0"/>
      <w:outlineLvl w:val="9"/>
      <w:keepNext w:val="0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5">
    <w:name w:val="TDC 본문 4"/>
    <w:uiPriority w:val="23"/>
    <w:qFormat/>
    <w:pPr>
      <w:snapToGrid w:val="0"/>
      <w:spacing w:after="160" w:line="300" w:lineRule="auto"/>
      <w:ind w:left="595" w:right="0" w:hanging="0"/>
      <w:outlineLvl w:val="9"/>
      <w:keepNext w:val="0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6">
    <w:name w:val="TDC 본문 5"/>
    <w:uiPriority w:val="24"/>
    <w:qFormat/>
    <w:pPr>
      <w:snapToGrid w:val="0"/>
      <w:spacing w:after="160" w:line="300" w:lineRule="auto"/>
      <w:ind w:left="794" w:right="0" w:hanging="0"/>
      <w:outlineLvl w:val="9"/>
      <w:keepNext w:val="0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7">
    <w:name w:val="TDC 본문 6"/>
    <w:uiPriority w:val="25"/>
    <w:qFormat/>
    <w:pPr>
      <w:snapToGrid w:val="0"/>
      <w:spacing w:after="160" w:line="300" w:lineRule="auto"/>
      <w:ind w:left="992" w:right="0" w:hanging="0"/>
      <w:outlineLvl w:val="9"/>
      <w:keepNext w:val="0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8">
    <w:name w:val="TDC 제목 1"/>
    <w:next w:val="TDCSIP2"/>
    <w:uiPriority w:val="10"/>
    <w:qFormat/>
    <w:rsid w:val="00E9658D"/>
    <w:pPr>
      <w:snapToGrid w:val="0"/>
      <w:keepNext/>
      <w:keepLines/>
      <w:numPr>
        <w:numId w:val="22"/>
      </w:numPr>
      <w:spacing w:before="160" w:line="276" w:lineRule="auto" w:after="80"/>
      <w:outlineLvl w:val="0"/>
      <w:ind w:left="0" w:right="0" w:hanging="0"/>
      <w:contextualSpacing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8"/>
      <w:szCs w:val="28"/>
      <w:bCs w:val="0"/>
    </w:rPr>
  </w:style>
  <w:style w:type="paragraph" w:customStyle="1" w:styleId="TDCSIP9">
    <w:name w:val="TDC 제목 2"/>
    <w:next w:val="TDCSIP3"/>
    <w:uiPriority w:val="11"/>
    <w:qFormat/>
    <w:rsid w:val="00E9658D"/>
    <w:pPr>
      <w:snapToGrid w:val="0"/>
      <w:keepNext/>
      <w:keepLines/>
      <w:numPr>
        <w:ilvl w:val="1"/>
        <w:numId w:val="22"/>
      </w:numPr>
      <w:spacing w:before="160" w:line="276" w:lineRule="auto" w:after="80"/>
      <w:outlineLvl w:val="1"/>
      <w:ind w:left="198" w:right="0" w:hanging="0"/>
      <w:contextualSpacing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6"/>
      <w:szCs w:val="26"/>
      <w:bCs w:val="0"/>
    </w:rPr>
  </w:style>
  <w:style w:type="paragraph" w:customStyle="1" w:styleId="TDCSIP10">
    <w:name w:val="TDC 제목 3"/>
    <w:next w:val="TDCSIP4"/>
    <w:uiPriority w:val="12"/>
    <w:qFormat/>
    <w:rsid w:val="00E9658D"/>
    <w:pPr>
      <w:snapToGrid w:val="0"/>
      <w:keepNext/>
      <w:keepLines/>
      <w:numPr>
        <w:ilvl w:val="2"/>
        <w:numId w:val="22"/>
      </w:numPr>
      <w:spacing w:before="160" w:after="80" w:line="276" w:lineRule="auto"/>
      <w:outlineLvl w:val="2"/>
      <w:ind w:left="397" w:right="0" w:hanging="0"/>
      <w:contextualSpacing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4"/>
      <w:szCs w:val="24"/>
      <w:bCs w:val="0"/>
    </w:rPr>
  </w:style>
  <w:style w:type="paragraph" w:customStyle="1" w:styleId="TDCSIP11">
    <w:name w:val="TDC 제목 4"/>
    <w:next w:val="TDCSIP5"/>
    <w:uiPriority w:val="13"/>
    <w:qFormat/>
    <w:rsid w:val="00E9658D"/>
    <w:pPr>
      <w:snapToGrid w:val="0"/>
      <w:keepNext/>
      <w:keepLines/>
      <w:numPr>
        <w:ilvl w:val="3"/>
        <w:numId w:val="22"/>
      </w:numPr>
      <w:spacing w:before="160" w:after="80" w:line="276" w:lineRule="auto"/>
      <w:outlineLvl w:val="3"/>
      <w:ind w:left="595" w:right="0" w:hanging="0"/>
      <w:contextualSpacing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2"/>
      <w:szCs w:val="22"/>
      <w:bCs w:val="0"/>
    </w:rPr>
  </w:style>
  <w:style w:type="paragraph" w:customStyle="1" w:styleId="TDCSIP12">
    <w:name w:val="TDC 제목 5"/>
    <w:next w:val="TDCSIP6"/>
    <w:uiPriority w:val="14"/>
    <w:qFormat/>
    <w:rsid w:val="00E9658D"/>
    <w:pPr>
      <w:snapToGrid w:val="0"/>
      <w:keepNext/>
      <w:keepLines/>
      <w:numPr>
        <w:ilvl w:val="4"/>
        <w:numId w:val="22"/>
      </w:numPr>
      <w:spacing w:before="160" w:after="80" w:line="276" w:lineRule="auto"/>
      <w:outlineLvl w:val="4"/>
      <w:ind w:left="794" w:right="0" w:hanging="0"/>
      <w:contextualSpacing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0"/>
      <w:szCs w:val="20"/>
      <w:bCs w:val="0"/>
    </w:rPr>
  </w:style>
  <w:style w:type="paragraph" w:customStyle="1" w:styleId="TDCSIP13">
    <w:name w:val="TDC 제목 6"/>
    <w:next w:val="TDCSIP7"/>
    <w:uiPriority w:val="15"/>
    <w:qFormat/>
    <w:rsid w:val="00E9658D"/>
    <w:pPr>
      <w:snapToGrid w:val="0"/>
      <w:keepNext/>
      <w:keepLines/>
      <w:numPr>
        <w:ilvl w:val="5"/>
        <w:numId w:val="22"/>
      </w:numPr>
      <w:spacing w:before="160" w:after="80" w:line="276" w:lineRule="auto"/>
      <w:outlineLvl w:val="5"/>
      <w:ind w:left="992" w:right="0" w:hanging="0"/>
      <w:contextualSpacing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0"/>
      <w:szCs w:val="20"/>
      <w:bCs w:val="0"/>
    </w:rPr>
  </w:style>
  <w:style w:type="paragraph" w:customStyle="1" w:styleId="TDCSIP14">
    <w:name w:val="TDC 표 머리행"/>
    <w:uiPriority w:val="30"/>
    <w:qFormat/>
    <w:pPr>
      <w:snapToGrid w:val="0"/>
      <w:spacing w:before="40" w:after="40" w:line="276" w:lineRule="auto"/>
      <w:jc w:val="center"/>
      <w:keepNext w:val="1"/>
      <w:outlineLvl w:val="9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0"/>
      <w:szCs w:val="20"/>
      <w:bCs w:val="0"/>
    </w:rPr>
  </w:style>
  <w:style w:type="paragraph" w:customStyle="1" w:styleId="TDCSIP15">
    <w:name w:val="TDC 표 본문"/>
    <w:uiPriority w:val="31"/>
    <w:qFormat/>
    <w:pPr>
      <w:snapToGrid w:val="0"/>
      <w:spacing w:before="40" w:after="40" w:line="276" w:lineRule="auto"/>
      <w:jc w:val="left"/>
      <w:outlineLvl w:val="9"/>
      <w:keepNext w:val="0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16">
    <w:name w:val="TDC 그림"/>
    <w:next w:val="TDCSIP2"/>
    <w:uiPriority w:val="40"/>
    <w:qFormat/>
    <w:pPr>
      <w:snapToGrid w:val="0"/>
      <w:keepNext/>
      <w:spacing w:before="160" w:after="120" w:line="240" w:lineRule="auto"/>
      <w:jc w:val="center"/>
      <w:outlineLvl w:val="9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17">
    <w:name w:val="TDC 표 캡션"/>
    <w:next w:val="TDCSIP2"/>
    <w:uiPriority w:val="41"/>
    <w:qFormat/>
    <w:pPr>
      <w:snapToGrid w:val="0"/>
      <w:keepNext/>
      <w:keepLines/>
      <w:spacing w:before="200" w:after="120" w:line="264" w:lineRule="auto"/>
      <w:outlineLvl w:val="9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0"/>
      <w:szCs w:val="20"/>
      <w:bCs w:val="0"/>
    </w:rPr>
  </w:style>
  <w:style w:type="paragraph" w:customStyle="1" w:styleId="TDCSIP18">
    <w:name w:val="TDC 그림 캡션"/>
    <w:next w:val="TDCSIP2"/>
    <w:uiPriority w:val="42"/>
    <w:qFormat/>
    <w:pPr>
      <w:snapToGrid w:val="0"/>
      <w:keepLines/>
      <w:spacing w:after="200" w:line="264" w:lineRule="auto"/>
      <w:jc w:val="center"/>
      <w:outlineLvl w:val="9"/>
      <w:keepNext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0"/>
      <w:szCs w:val="20"/>
      <w:bCs w:val="0"/>
    </w:rPr>
  </w:style>
  <w:style w:type="paragraph" w:customStyle="1" w:styleId="TDCSIP19">
    <w:name w:val="TDC 주석"/>
    <w:next w:val="TDCSIP2"/>
    <w:uiPriority w:val="43"/>
    <w:qFormat/>
    <w:pPr>
      <w:snapToGrid w:val="0"/>
      <w:spacing w:before="80" w:after="120"/>
      <w:outlineLvl w:val="9"/>
      <w:keepNext w:val="0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20">
    <w:name w:val="TDC 수식"/>
    <w:next w:val="TDCSIP2"/>
    <w:uiPriority w:val="44"/>
    <w:qFormat/>
    <w:pPr>
      <w:snapToGrid w:val="0"/>
      <w:keepLines/>
      <w:spacing w:before="240" w:after="240"/>
      <w:jc w:val="center"/>
      <w:outlineLvl w:val="9"/>
      <w:keepNext w:val="0"/>
      <w:pageBreakBefore w:val="0"/>
      <w:widowControl w:val="1"/>
    </w:pPr>
    <w:rPr>
      <w:color w:val="000000"/>
      <w:lang w:val="ko-KR" w:eastAsia="ko-KR"/>
      <w:rFonts w:ascii="Cambria Math" w:hAnsi="Cambria Math"/>
      <w:sz w:val="20"/>
      <w:szCs w:val="20"/>
      <w:b w:val="0"/>
      <w:bCs w:val="0"/>
    </w:rPr>
  </w:style>
  <w:style w:type="table" w:customStyle="1" w:styleId="TDCSIP21">
    <w:name w:val="TDC 표"/>
    <w:uiPriority w:val="32"/>
    <w:qFormat/>
    <w:tblStylePr w:type="firstRow">
      <w:pPr>
        <w:jc w:val="center"/>
      </w:pPr>
      <w:rPr>
        <w:b w:val="1"/>
        <w:sz w:val="20"/>
      </w:rPr>
      <w:tcPr>
        <w:shd w:val="clear" w:color="auto" w:fill="F5F5F5"/>
        <w:vAlign w:val="center"/>
      </w:tcPr>
    </w:tblStylePr>
    <w:tblStylePr w:type="firstCol">
      <w:pPr>
        <w:jc w:val="center"/>
      </w:pPr>
      <w:rPr>
        <w:b w:val="1"/>
        <w:sz w:val="20"/>
      </w:rPr>
      <w:tcPr>
        <w:shd w:val="clear" w:color="auto" w:fill="F5F5F5"/>
        <w:vAlign w:val="center"/>
      </w:tcPr>
    </w:tblStylePr>
    <w:pPr>
      <w:snapToGrid w:val="0"/>
      <w:spacing w:before="40" w:after="40"/>
      <w:jc w:val="center"/>
    </w:pPr>
    <w:rPr>
      <w:rFonts w:ascii="맑은 고딕" w:eastAsia="맑은 고딕" w:hAnsi="맑은 고딕" w:cs="맑은 고딕"/>
      <w:color w:val="000000"/>
      <w:sz w:val="20"/>
      <w:lang w:val="ko-KR" w:eastAsia="ko-KR"/>
      <w:szCs w:val="20"/>
    </w:rPr>
    <w:tblPr>
      <w:tblInd w:w="0" w:type="dxa"/>
      <w:jc w:val="center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rPr>
      <w:jc w:val="left"/>
    </w:trPr>
    <w:tcPr>
      <w:vAlign w:val="center"/>
    </w:tcPr>
  </w:style>
  <w:style w:type="table" w:customStyle="1" w:styleId="TDCSIP22">
    <w:name w:val="TDC 표 1"/>
    <w:uiPriority w:val="32"/>
    <w:qFormat/>
    <w:tblStylePr w:type="firstRow">
      <w:pPr>
        <w:jc w:val="center"/>
      </w:pPr>
      <w:rPr>
        <w:b w:val="1"/>
        <w:sz w:val="20"/>
      </w:rPr>
      <w:tcPr>
        <w:shd w:val="clear" w:color="auto" w:fill="F5F5F5"/>
        <w:vAlign w:val="center"/>
      </w:tcPr>
    </w:tblStylePr>
    <w:tblStylePr w:type="firstCol">
      <w:pPr>
        <w:jc w:val="center"/>
      </w:pPr>
      <w:rPr>
        <w:b w:val="1"/>
        <w:sz w:val="20"/>
      </w:rPr>
      <w:tcPr>
        <w:shd w:val="clear" w:color="auto" w:fill="F5F5F5"/>
        <w:vAlign w:val="center"/>
      </w:tcPr>
    </w:tblStylePr>
    <w:pPr>
      <w:snapToGrid w:val="0"/>
      <w:spacing w:before="40" w:after="40"/>
      <w:jc w:val="center"/>
      <w:ind w:left="0" w:right="0" w:hanging="0"/>
    </w:pPr>
    <w:rPr>
      <w:rFonts w:ascii="맑은 고딕" w:eastAsia="맑은 고딕" w:hAnsi="맑은 고딕" w:cs="맑은 고딕"/>
      <w:color w:val="000000"/>
      <w:sz w:val="20"/>
      <w:lang w:val="ko-KR" w:eastAsia="ko-KR"/>
      <w:szCs w:val="20"/>
    </w:rPr>
    <w:tblPr>
      <w:jc w:val="left"/>
      <w:tblInd w:w="100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rPr>
      <w:jc w:val="left"/>
    </w:trPr>
    <w:tcPr>
      <w:vAlign w:val="center"/>
    </w:tcPr>
  </w:style>
  <w:style w:type="table" w:customStyle="1" w:styleId="TDCSIP23">
    <w:name w:val="TDC 표 2"/>
    <w:uiPriority w:val="32"/>
    <w:qFormat/>
    <w:tblStylePr w:type="firstRow">
      <w:pPr>
        <w:jc w:val="center"/>
      </w:pPr>
      <w:rPr>
        <w:b w:val="1"/>
        <w:sz w:val="20"/>
      </w:rPr>
      <w:tcPr>
        <w:shd w:val="clear" w:color="auto" w:fill="F5F5F5"/>
        <w:vAlign w:val="center"/>
      </w:tcPr>
    </w:tblStylePr>
    <w:tblStylePr w:type="firstCol">
      <w:pPr>
        <w:jc w:val="center"/>
      </w:pPr>
      <w:rPr>
        <w:b w:val="1"/>
        <w:sz w:val="20"/>
      </w:rPr>
      <w:tcPr>
        <w:shd w:val="clear" w:color="auto" w:fill="F5F5F5"/>
        <w:vAlign w:val="center"/>
      </w:tcPr>
    </w:tblStylePr>
    <w:pPr>
      <w:snapToGrid w:val="0"/>
      <w:spacing w:before="40" w:after="40"/>
      <w:jc w:val="center"/>
      <w:ind w:left="0" w:right="0" w:hanging="0"/>
    </w:pPr>
    <w:rPr>
      <w:rFonts w:ascii="맑은 고딕" w:eastAsia="맑은 고딕" w:hAnsi="맑은 고딕" w:cs="맑은 고딕"/>
      <w:color w:val="000000"/>
      <w:sz w:val="20"/>
      <w:lang w:val="ko-KR" w:eastAsia="ko-KR"/>
      <w:szCs w:val="20"/>
    </w:rPr>
    <w:tblPr>
      <w:jc w:val="left"/>
      <w:tblInd w:w="298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rPr>
      <w:jc w:val="left"/>
    </w:trPr>
    <w:tcPr>
      <w:vAlign w:val="center"/>
    </w:tcPr>
  </w:style>
  <w:style w:type="table" w:customStyle="1" w:styleId="TDCSIP24">
    <w:name w:val="TDC 표 3"/>
    <w:uiPriority w:val="32"/>
    <w:qFormat/>
    <w:tblStylePr w:type="firstRow">
      <w:pPr>
        <w:jc w:val="center"/>
      </w:pPr>
      <w:rPr>
        <w:b w:val="1"/>
        <w:sz w:val="20"/>
      </w:rPr>
      <w:tcPr>
        <w:shd w:val="clear" w:color="auto" w:fill="F5F5F5"/>
        <w:vAlign w:val="center"/>
      </w:tcPr>
    </w:tblStylePr>
    <w:tblStylePr w:type="firstCol">
      <w:pPr>
        <w:jc w:val="center"/>
      </w:pPr>
      <w:rPr>
        <w:b w:val="1"/>
        <w:sz w:val="20"/>
      </w:rPr>
      <w:tcPr>
        <w:shd w:val="clear" w:color="auto" w:fill="F5F5F5"/>
        <w:vAlign w:val="center"/>
      </w:tcPr>
    </w:tblStylePr>
    <w:pPr>
      <w:snapToGrid w:val="0"/>
      <w:spacing w:before="40" w:after="40"/>
      <w:jc w:val="center"/>
      <w:ind w:left="0" w:right="0" w:hanging="0"/>
    </w:pPr>
    <w:rPr>
      <w:rFonts w:ascii="맑은 고딕" w:eastAsia="맑은 고딕" w:hAnsi="맑은 고딕" w:cs="맑은 고딕"/>
      <w:color w:val="000000"/>
      <w:sz w:val="20"/>
      <w:lang w:val="ko-KR" w:eastAsia="ko-KR"/>
      <w:szCs w:val="20"/>
    </w:rPr>
    <w:tblPr>
      <w:jc w:val="left"/>
      <w:tblInd w:w="497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rPr>
      <w:jc w:val="left"/>
    </w:trPr>
    <w:tcPr>
      <w:vAlign w:val="center"/>
    </w:tcPr>
  </w:style>
  <w:style w:type="table" w:customStyle="1" w:styleId="TDCSIP25">
    <w:name w:val="TDC 표 4"/>
    <w:uiPriority w:val="32"/>
    <w:qFormat/>
    <w:tblStylePr w:type="firstRow">
      <w:pPr>
        <w:jc w:val="center"/>
      </w:pPr>
      <w:rPr>
        <w:b w:val="1"/>
        <w:sz w:val="20"/>
      </w:rPr>
      <w:tcPr>
        <w:shd w:val="clear" w:color="auto" w:fill="F5F5F5"/>
        <w:vAlign w:val="center"/>
      </w:tcPr>
    </w:tblStylePr>
    <w:tblStylePr w:type="firstCol">
      <w:pPr>
        <w:jc w:val="center"/>
      </w:pPr>
      <w:rPr>
        <w:b w:val="1"/>
        <w:sz w:val="20"/>
      </w:rPr>
      <w:tcPr>
        <w:shd w:val="clear" w:color="auto" w:fill="F5F5F5"/>
        <w:vAlign w:val="center"/>
      </w:tcPr>
    </w:tblStylePr>
    <w:pPr>
      <w:snapToGrid w:val="0"/>
      <w:spacing w:before="40" w:after="40"/>
      <w:jc w:val="center"/>
      <w:ind w:left="0" w:right="0" w:hanging="0"/>
    </w:pPr>
    <w:rPr>
      <w:rFonts w:ascii="맑은 고딕" w:eastAsia="맑은 고딕" w:hAnsi="맑은 고딕" w:cs="맑은 고딕"/>
      <w:color w:val="000000"/>
      <w:sz w:val="20"/>
      <w:lang w:val="ko-KR" w:eastAsia="ko-KR"/>
      <w:szCs w:val="20"/>
    </w:rPr>
    <w:tblPr>
      <w:jc w:val="left"/>
      <w:tblInd w:w="695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rPr>
      <w:jc w:val="left"/>
    </w:trPr>
    <w:tcPr>
      <w:vAlign w:val="center"/>
    </w:tcPr>
  </w:style>
  <w:style w:type="table" w:customStyle="1" w:styleId="TDCSIP26">
    <w:name w:val="TDC 표 5"/>
    <w:uiPriority w:val="32"/>
    <w:qFormat/>
    <w:tblStylePr w:type="firstRow">
      <w:pPr>
        <w:jc w:val="center"/>
      </w:pPr>
      <w:rPr>
        <w:b w:val="1"/>
        <w:sz w:val="20"/>
      </w:rPr>
      <w:tcPr>
        <w:shd w:val="clear" w:color="auto" w:fill="F5F5F5"/>
        <w:vAlign w:val="center"/>
      </w:tcPr>
    </w:tblStylePr>
    <w:tblStylePr w:type="firstCol">
      <w:pPr>
        <w:jc w:val="center"/>
      </w:pPr>
      <w:rPr>
        <w:b w:val="1"/>
        <w:sz w:val="20"/>
      </w:rPr>
      <w:tcPr>
        <w:shd w:val="clear" w:color="auto" w:fill="F5F5F5"/>
        <w:vAlign w:val="center"/>
      </w:tcPr>
    </w:tblStylePr>
    <w:pPr>
      <w:snapToGrid w:val="0"/>
      <w:spacing w:before="40" w:after="40"/>
      <w:jc w:val="center"/>
      <w:ind w:left="0" w:right="0" w:hanging="0"/>
    </w:pPr>
    <w:rPr>
      <w:rFonts w:ascii="맑은 고딕" w:eastAsia="맑은 고딕" w:hAnsi="맑은 고딕" w:cs="맑은 고딕"/>
      <w:color w:val="000000"/>
      <w:sz w:val="20"/>
      <w:lang w:val="ko-KR" w:eastAsia="ko-KR"/>
      <w:szCs w:val="20"/>
    </w:rPr>
    <w:tblPr>
      <w:jc w:val="left"/>
      <w:tblInd w:w="894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rPr>
      <w:jc w:val="left"/>
    </w:trPr>
    <w:tcPr>
      <w:vAlign w:val="center"/>
    </w:tcPr>
  </w:style>
  <w:style w:type="table" w:customStyle="1" w:styleId="TDCSIP27">
    <w:name w:val="TDC 표 6"/>
    <w:uiPriority w:val="32"/>
    <w:qFormat/>
    <w:tblStylePr w:type="firstRow">
      <w:pPr>
        <w:jc w:val="center"/>
      </w:pPr>
      <w:rPr>
        <w:b w:val="1"/>
        <w:sz w:val="20"/>
      </w:rPr>
      <w:tcPr>
        <w:shd w:val="clear" w:color="auto" w:fill="F5F5F5"/>
        <w:vAlign w:val="center"/>
      </w:tcPr>
    </w:tblStylePr>
    <w:tblStylePr w:type="firstCol">
      <w:pPr>
        <w:jc w:val="center"/>
      </w:pPr>
      <w:rPr>
        <w:b w:val="1"/>
        <w:sz w:val="20"/>
      </w:rPr>
      <w:tcPr>
        <w:shd w:val="clear" w:color="auto" w:fill="F5F5F5"/>
        <w:vAlign w:val="center"/>
      </w:tcPr>
    </w:tblStylePr>
    <w:pPr>
      <w:snapToGrid w:val="0"/>
      <w:spacing w:before="40" w:after="40"/>
      <w:jc w:val="center"/>
      <w:ind w:left="0" w:right="0" w:hanging="0"/>
    </w:pPr>
    <w:rPr>
      <w:rFonts w:ascii="맑은 고딕" w:eastAsia="맑은 고딕" w:hAnsi="맑은 고딕" w:cs="맑은 고딕"/>
      <w:color w:val="000000"/>
      <w:sz w:val="20"/>
      <w:lang w:val="ko-KR" w:eastAsia="ko-KR"/>
      <w:szCs w:val="20"/>
    </w:rPr>
    <w:tblPr>
      <w:jc w:val="left"/>
      <w:tblInd w:w="1092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rPr>
      <w:jc w:val="left"/>
    </w:trPr>
    <w:tcPr>
      <w:vAlign w:val="center"/>
    </w:tcPr>
  </w:style>
  <w:style w:type="paragraph" w:customStyle="1" w:styleId="TDCSIP28">
    <w:name w:val="TDC 표 캡션 1"/>
    <w:next w:val="TDCSIP2"/>
    <w:uiPriority w:val="41"/>
    <w:qFormat/>
    <w:pPr>
      <w:snapToGrid w:val="0"/>
      <w:keepNext/>
      <w:keepLines/>
      <w:spacing w:before="120" w:after="60" w:line="276" w:lineRule="auto"/>
      <w:ind w:left="0" w:right="0" w:hanging="0"/>
      <w:outlineLvl w:val="9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0"/>
      <w:szCs w:val="20"/>
      <w:bCs w:val="0"/>
    </w:rPr>
  </w:style>
  <w:style w:type="paragraph" w:customStyle="1" w:styleId="TDCSIP29">
    <w:name w:val="TDC 표 캡션 2"/>
    <w:next w:val="TDCSIP3"/>
    <w:uiPriority w:val="41"/>
    <w:qFormat/>
    <w:pPr>
      <w:snapToGrid w:val="0"/>
      <w:keepNext/>
      <w:keepLines/>
      <w:spacing w:before="120" w:after="60" w:line="276" w:lineRule="auto"/>
      <w:ind w:left="198" w:right="0" w:hanging="0"/>
      <w:outlineLvl w:val="9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0"/>
      <w:szCs w:val="20"/>
      <w:bCs w:val="0"/>
    </w:rPr>
  </w:style>
  <w:style w:type="paragraph" w:customStyle="1" w:styleId="TDCSIP30">
    <w:name w:val="TDC 표 캡션 3"/>
    <w:next w:val="TDCSIP4"/>
    <w:uiPriority w:val="41"/>
    <w:qFormat/>
    <w:pPr>
      <w:snapToGrid w:val="0"/>
      <w:keepNext/>
      <w:keepLines/>
      <w:spacing w:before="120" w:after="60" w:line="276" w:lineRule="auto"/>
      <w:ind w:left="397" w:right="0" w:hanging="0"/>
      <w:outlineLvl w:val="9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0"/>
      <w:szCs w:val="20"/>
      <w:bCs w:val="0"/>
    </w:rPr>
  </w:style>
  <w:style w:type="paragraph" w:customStyle="1" w:styleId="TDCSIP31">
    <w:name w:val="TDC 표 캡션 4"/>
    <w:next w:val="TDCSIP5"/>
    <w:uiPriority w:val="41"/>
    <w:qFormat/>
    <w:pPr>
      <w:snapToGrid w:val="0"/>
      <w:keepNext/>
      <w:keepLines/>
      <w:spacing w:before="120" w:after="60" w:line="276" w:lineRule="auto"/>
      <w:ind w:left="595" w:right="0" w:hanging="0"/>
      <w:outlineLvl w:val="9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0"/>
      <w:szCs w:val="20"/>
      <w:bCs w:val="0"/>
    </w:rPr>
  </w:style>
  <w:style w:type="paragraph" w:customStyle="1" w:styleId="TDCSIP32">
    <w:name w:val="TDC 표 캡션 5"/>
    <w:next w:val="TDCSIP6"/>
    <w:uiPriority w:val="41"/>
    <w:qFormat/>
    <w:pPr>
      <w:snapToGrid w:val="0"/>
      <w:keepNext/>
      <w:keepLines/>
      <w:spacing w:before="120" w:after="60" w:line="276" w:lineRule="auto"/>
      <w:ind w:left="794" w:right="0" w:hanging="0"/>
      <w:outlineLvl w:val="9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0"/>
      <w:szCs w:val="20"/>
      <w:bCs w:val="0"/>
    </w:rPr>
  </w:style>
  <w:style w:type="paragraph" w:customStyle="1" w:styleId="TDCSIP33">
    <w:name w:val="TDC 표 캡션 6"/>
    <w:next w:val="TDCSIP7"/>
    <w:uiPriority w:val="41"/>
    <w:qFormat/>
    <w:pPr>
      <w:snapToGrid w:val="0"/>
      <w:keepNext/>
      <w:keepLines/>
      <w:spacing w:before="120" w:after="60" w:line="276" w:lineRule="auto"/>
      <w:ind w:left="992" w:right="0" w:hanging="0"/>
      <w:outlineLvl w:val="9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0"/>
      <w:szCs w:val="20"/>
      <w:bCs w:val="0"/>
    </w:rPr>
  </w:style>
  <w:style w:type="paragraph" w:customStyle="1" w:styleId="TDCSIP34">
    <w:name w:val="TDC 주석 1"/>
    <w:next w:val="TDCSIP2"/>
    <w:uiPriority w:val="43"/>
    <w:qFormat/>
    <w:pPr>
      <w:snapToGrid w:val="0"/>
      <w:spacing w:before="80" w:after="120"/>
      <w:ind w:left="0" w:right="0" w:hanging="0"/>
      <w:outlineLvl w:val="9"/>
      <w:keepNext w:val="0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35">
    <w:name w:val="TDC 주석 2"/>
    <w:next w:val="TDCSIP3"/>
    <w:uiPriority w:val="43"/>
    <w:qFormat/>
    <w:pPr>
      <w:snapToGrid w:val="0"/>
      <w:spacing w:before="80" w:after="120"/>
      <w:ind w:left="198" w:right="0" w:hanging="0"/>
      <w:outlineLvl w:val="9"/>
      <w:keepNext w:val="0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36">
    <w:name w:val="TDC 주석 3"/>
    <w:next w:val="TDCSIP4"/>
    <w:uiPriority w:val="43"/>
    <w:qFormat/>
    <w:pPr>
      <w:snapToGrid w:val="0"/>
      <w:spacing w:before="80" w:after="120"/>
      <w:ind w:left="397" w:right="0" w:hanging="0"/>
      <w:outlineLvl w:val="9"/>
      <w:keepNext w:val="0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37">
    <w:name w:val="TDC 주석 4"/>
    <w:next w:val="TDCSIP5"/>
    <w:uiPriority w:val="43"/>
    <w:qFormat/>
    <w:pPr>
      <w:snapToGrid w:val="0"/>
      <w:spacing w:before="80" w:after="120"/>
      <w:ind w:left="595" w:right="0" w:hanging="0"/>
      <w:outlineLvl w:val="9"/>
      <w:keepNext w:val="0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38">
    <w:name w:val="TDC 주석 5"/>
    <w:next w:val="TDCSIP6"/>
    <w:uiPriority w:val="43"/>
    <w:qFormat/>
    <w:pPr>
      <w:snapToGrid w:val="0"/>
      <w:spacing w:before="80" w:after="120"/>
      <w:ind w:left="794" w:right="0" w:hanging="0"/>
      <w:outlineLvl w:val="9"/>
      <w:keepNext w:val="0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39">
    <w:name w:val="TDC 주석 6"/>
    <w:next w:val="TDCSIP7"/>
    <w:uiPriority w:val="43"/>
    <w:qFormat/>
    <w:pPr>
      <w:snapToGrid w:val="0"/>
      <w:spacing w:before="80" w:after="120"/>
      <w:ind w:left="992" w:right="0" w:hanging="0"/>
      <w:outlineLvl w:val="9"/>
      <w:keepNext w:val="0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40">
    <w:name w:val="TDC 그림 1"/>
    <w:next w:val="TDCSIP2"/>
    <w:uiPriority w:val="40"/>
    <w:qFormat/>
    <w:pPr>
      <w:snapToGrid w:val="0"/>
      <w:keepNext/>
      <w:spacing w:before="160" w:after="120" w:line="240" w:lineRule="auto"/>
      <w:jc w:val="center"/>
      <w:ind w:left="0" w:right="0" w:hanging="0"/>
      <w:outlineLvl w:val="9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41">
    <w:name w:val="TDC 그림 2"/>
    <w:next w:val="TDCSIP3"/>
    <w:uiPriority w:val="40"/>
    <w:qFormat/>
    <w:pPr>
      <w:snapToGrid w:val="0"/>
      <w:keepNext/>
      <w:spacing w:before="160" w:after="120" w:line="240" w:lineRule="auto"/>
      <w:jc w:val="center"/>
      <w:ind w:left="198" w:right="0" w:hanging="0"/>
      <w:outlineLvl w:val="9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42">
    <w:name w:val="TDC 그림 3"/>
    <w:next w:val="TDCSIP4"/>
    <w:uiPriority w:val="40"/>
    <w:qFormat/>
    <w:pPr>
      <w:snapToGrid w:val="0"/>
      <w:keepNext/>
      <w:spacing w:before="160" w:after="120" w:line="240" w:lineRule="auto"/>
      <w:jc w:val="center"/>
      <w:ind w:left="397" w:right="0" w:hanging="0"/>
      <w:outlineLvl w:val="9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43">
    <w:name w:val="TDC 그림 4"/>
    <w:next w:val="TDCSIP5"/>
    <w:uiPriority w:val="40"/>
    <w:qFormat/>
    <w:pPr>
      <w:snapToGrid w:val="0"/>
      <w:keepNext/>
      <w:spacing w:before="160" w:after="120" w:line="240" w:lineRule="auto"/>
      <w:jc w:val="center"/>
      <w:ind w:left="595" w:right="0" w:hanging="0"/>
      <w:outlineLvl w:val="9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44">
    <w:name w:val="TDC 그림 5"/>
    <w:next w:val="TDCSIP6"/>
    <w:uiPriority w:val="40"/>
    <w:qFormat/>
    <w:pPr>
      <w:snapToGrid w:val="0"/>
      <w:keepNext/>
      <w:spacing w:before="160" w:after="120" w:line="240" w:lineRule="auto"/>
      <w:jc w:val="center"/>
      <w:ind w:left="794" w:right="0" w:hanging="0"/>
      <w:outlineLvl w:val="9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45">
    <w:name w:val="TDC 그림 6"/>
    <w:next w:val="TDCSIP7"/>
    <w:uiPriority w:val="40"/>
    <w:qFormat/>
    <w:pPr>
      <w:snapToGrid w:val="0"/>
      <w:keepNext/>
      <w:spacing w:before="160" w:after="120" w:line="240" w:lineRule="auto"/>
      <w:jc w:val="center"/>
      <w:ind w:left="992" w:right="0" w:hanging="0"/>
      <w:outlineLvl w:val="9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46">
    <w:name w:val="TDC 그림 캡션 1"/>
    <w:next w:val="TDCSIP2"/>
    <w:uiPriority w:val="42"/>
    <w:qFormat/>
    <w:pPr>
      <w:snapToGrid w:val="0"/>
      <w:keepLines/>
      <w:spacing w:after="200" w:line="264" w:lineRule="auto"/>
      <w:jc w:val="center"/>
      <w:ind w:left="0" w:right="0" w:hanging="0"/>
      <w:outlineLvl w:val="9"/>
      <w:keepNext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0"/>
      <w:szCs w:val="20"/>
      <w:bCs w:val="0"/>
    </w:rPr>
  </w:style>
  <w:style w:type="paragraph" w:customStyle="1" w:styleId="TDCSIP47">
    <w:name w:val="TDC 그림 캡션 2"/>
    <w:next w:val="TDCSIP3"/>
    <w:uiPriority w:val="42"/>
    <w:qFormat/>
    <w:pPr>
      <w:snapToGrid w:val="0"/>
      <w:keepLines/>
      <w:spacing w:after="200" w:line="264" w:lineRule="auto"/>
      <w:jc w:val="center"/>
      <w:ind w:left="198" w:right="0" w:hanging="0"/>
      <w:outlineLvl w:val="9"/>
      <w:keepNext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0"/>
      <w:szCs w:val="20"/>
      <w:bCs w:val="0"/>
    </w:rPr>
  </w:style>
  <w:style w:type="paragraph" w:customStyle="1" w:styleId="TDCSIP48">
    <w:name w:val="TDC 그림 캡션 3"/>
    <w:next w:val="TDCSIP4"/>
    <w:uiPriority w:val="42"/>
    <w:qFormat/>
    <w:pPr>
      <w:snapToGrid w:val="0"/>
      <w:keepLines/>
      <w:spacing w:after="200" w:line="264" w:lineRule="auto"/>
      <w:jc w:val="center"/>
      <w:ind w:left="397" w:right="0" w:hanging="0"/>
      <w:outlineLvl w:val="9"/>
      <w:keepNext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0"/>
      <w:szCs w:val="20"/>
      <w:bCs w:val="0"/>
    </w:rPr>
  </w:style>
  <w:style w:type="paragraph" w:customStyle="1" w:styleId="TDCSIP49">
    <w:name w:val="TDC 그림 캡션 4"/>
    <w:next w:val="TDCSIP5"/>
    <w:uiPriority w:val="42"/>
    <w:qFormat/>
    <w:pPr>
      <w:snapToGrid w:val="0"/>
      <w:keepLines/>
      <w:spacing w:after="200" w:line="264" w:lineRule="auto"/>
      <w:jc w:val="center"/>
      <w:ind w:left="595" w:right="0" w:hanging="0"/>
      <w:outlineLvl w:val="9"/>
      <w:keepNext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0"/>
      <w:szCs w:val="20"/>
      <w:bCs w:val="0"/>
    </w:rPr>
  </w:style>
  <w:style w:type="paragraph" w:customStyle="1" w:styleId="TDCSIP50">
    <w:name w:val="TDC 그림 캡션 5"/>
    <w:next w:val="TDCSIP6"/>
    <w:uiPriority w:val="42"/>
    <w:qFormat/>
    <w:pPr>
      <w:snapToGrid w:val="0"/>
      <w:keepLines/>
      <w:spacing w:after="200" w:line="264" w:lineRule="auto"/>
      <w:jc w:val="center"/>
      <w:ind w:left="794" w:right="0" w:hanging="0"/>
      <w:outlineLvl w:val="9"/>
      <w:keepNext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0"/>
      <w:szCs w:val="20"/>
      <w:bCs w:val="0"/>
    </w:rPr>
  </w:style>
  <w:style w:type="paragraph" w:customStyle="1" w:styleId="TDCSIP51">
    <w:name w:val="TDC 그림 캡션 6"/>
    <w:next w:val="TDCSIP7"/>
    <w:uiPriority w:val="42"/>
    <w:qFormat/>
    <w:pPr>
      <w:snapToGrid w:val="0"/>
      <w:keepLines/>
      <w:spacing w:after="200" w:line="264" w:lineRule="auto"/>
      <w:jc w:val="center"/>
      <w:ind w:left="992" w:right="0" w:hanging="0"/>
      <w:outlineLvl w:val="9"/>
      <w:keepNext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0"/>
      <w:szCs w:val="20"/>
      <w:bCs w:val="0"/>
    </w:rPr>
  </w:style>
  <w:style w:type="paragraph" w:customStyle="1" w:styleId="TDCSIP52">
    <w:name w:val="TDC 수식 1"/>
    <w:next w:val="TDCSIP2"/>
    <w:uiPriority w:val="44"/>
    <w:qFormat/>
    <w:pPr>
      <w:snapToGrid w:val="0"/>
      <w:keepLines/>
      <w:spacing w:before="240" w:after="240"/>
      <w:jc w:val="center"/>
      <w:ind w:left="0" w:right="0" w:hanging="0"/>
      <w:outlineLvl w:val="9"/>
      <w:keepNext w:val="0"/>
      <w:pageBreakBefore w:val="0"/>
      <w:widowControl w:val="1"/>
    </w:pPr>
    <w:rPr>
      <w:color w:val="000000"/>
      <w:lang w:val="ko-KR" w:eastAsia="ko-KR"/>
      <w:rFonts w:ascii="Cambria Math" w:hAnsi="Cambria Math"/>
      <w:sz w:val="20"/>
      <w:szCs w:val="20"/>
      <w:b w:val="0"/>
      <w:bCs w:val="0"/>
    </w:rPr>
  </w:style>
  <w:style w:type="paragraph" w:customStyle="1" w:styleId="TDCSIP53">
    <w:name w:val="TDC 수식 2"/>
    <w:next w:val="TDCSIP3"/>
    <w:uiPriority w:val="44"/>
    <w:qFormat/>
    <w:pPr>
      <w:snapToGrid w:val="0"/>
      <w:keepLines/>
      <w:spacing w:before="240" w:after="240"/>
      <w:jc w:val="center"/>
      <w:ind w:left="198" w:right="0" w:hanging="0"/>
      <w:outlineLvl w:val="9"/>
      <w:keepNext w:val="0"/>
      <w:pageBreakBefore w:val="0"/>
      <w:widowControl w:val="1"/>
    </w:pPr>
    <w:rPr>
      <w:color w:val="000000"/>
      <w:lang w:val="ko-KR" w:eastAsia="ko-KR"/>
      <w:rFonts w:ascii="Cambria Math" w:hAnsi="Cambria Math"/>
      <w:sz w:val="20"/>
      <w:szCs w:val="20"/>
      <w:b w:val="0"/>
      <w:bCs w:val="0"/>
    </w:rPr>
  </w:style>
  <w:style w:type="paragraph" w:customStyle="1" w:styleId="TDCSIP54">
    <w:name w:val="TDC 수식 3"/>
    <w:next w:val="TDCSIP4"/>
    <w:uiPriority w:val="44"/>
    <w:qFormat/>
    <w:pPr>
      <w:snapToGrid w:val="0"/>
      <w:keepLines/>
      <w:spacing w:before="240" w:after="240"/>
      <w:jc w:val="center"/>
      <w:ind w:left="397" w:right="0" w:hanging="0"/>
      <w:outlineLvl w:val="9"/>
      <w:keepNext w:val="0"/>
      <w:pageBreakBefore w:val="0"/>
      <w:widowControl w:val="1"/>
    </w:pPr>
    <w:rPr>
      <w:color w:val="000000"/>
      <w:lang w:val="ko-KR" w:eastAsia="ko-KR"/>
      <w:rFonts w:ascii="Cambria Math" w:hAnsi="Cambria Math"/>
      <w:sz w:val="20"/>
      <w:szCs w:val="20"/>
      <w:b w:val="0"/>
      <w:bCs w:val="0"/>
    </w:rPr>
  </w:style>
  <w:style w:type="paragraph" w:customStyle="1" w:styleId="TDCSIP55">
    <w:name w:val="TDC 수식 4"/>
    <w:next w:val="TDCSIP5"/>
    <w:uiPriority w:val="44"/>
    <w:qFormat/>
    <w:pPr>
      <w:snapToGrid w:val="0"/>
      <w:keepLines/>
      <w:spacing w:before="240" w:after="240"/>
      <w:jc w:val="center"/>
      <w:ind w:left="595" w:right="0" w:hanging="0"/>
      <w:outlineLvl w:val="9"/>
      <w:keepNext w:val="0"/>
      <w:pageBreakBefore w:val="0"/>
      <w:widowControl w:val="1"/>
    </w:pPr>
    <w:rPr>
      <w:color w:val="000000"/>
      <w:lang w:val="ko-KR" w:eastAsia="ko-KR"/>
      <w:rFonts w:ascii="Cambria Math" w:hAnsi="Cambria Math"/>
      <w:sz w:val="20"/>
      <w:szCs w:val="20"/>
      <w:b w:val="0"/>
      <w:bCs w:val="0"/>
    </w:rPr>
  </w:style>
  <w:style w:type="paragraph" w:customStyle="1" w:styleId="TDCSIP56">
    <w:name w:val="TDC 수식 5"/>
    <w:next w:val="TDCSIP6"/>
    <w:uiPriority w:val="44"/>
    <w:qFormat/>
    <w:pPr>
      <w:snapToGrid w:val="0"/>
      <w:keepLines/>
      <w:spacing w:before="240" w:after="240"/>
      <w:jc w:val="center"/>
      <w:ind w:left="794" w:right="0" w:hanging="0"/>
      <w:outlineLvl w:val="9"/>
      <w:keepNext w:val="0"/>
      <w:pageBreakBefore w:val="0"/>
      <w:widowControl w:val="1"/>
    </w:pPr>
    <w:rPr>
      <w:color w:val="000000"/>
      <w:lang w:val="ko-KR" w:eastAsia="ko-KR"/>
      <w:rFonts w:ascii="Cambria Math" w:hAnsi="Cambria Math"/>
      <w:sz w:val="20"/>
      <w:szCs w:val="20"/>
      <w:b w:val="0"/>
      <w:bCs w:val="0"/>
    </w:rPr>
  </w:style>
  <w:style w:type="paragraph" w:customStyle="1" w:styleId="TDCSIP57">
    <w:name w:val="TDC 수식 6"/>
    <w:next w:val="TDCSIP7"/>
    <w:uiPriority w:val="44"/>
    <w:qFormat/>
    <w:pPr>
      <w:snapToGrid w:val="0"/>
      <w:keepLines/>
      <w:spacing w:before="240" w:after="240"/>
      <w:jc w:val="center"/>
      <w:ind w:left="992" w:right="0" w:hanging="0"/>
      <w:outlineLvl w:val="9"/>
      <w:keepNext w:val="0"/>
      <w:pageBreakBefore w:val="0"/>
      <w:widowControl w:val="1"/>
    </w:pPr>
    <w:rPr>
      <w:color w:val="000000"/>
      <w:lang w:val="ko-KR" w:eastAsia="ko-KR"/>
      <w:rFonts w:ascii="Cambria Math" w:hAnsi="Cambria Math"/>
      <w:sz w:val="20"/>
      <w:szCs w:val="20"/>
      <w:b w:val="0"/>
      <w:bCs w:val="0"/>
    </w:rPr>
  </w:style>
  <w:style w:type="paragraph" w:customStyle="1" w:styleId="TDCSIP58">
    <w:name w:val="TDC 표 항목"/>
    <w:uiPriority w:val="31"/>
    <w:qFormat/>
    <w:next w:val="TDCSIP58"/>
    <w:pPr>
      <w:snapToGrid w:val="0"/>
      <w:spacing w:before="0" w:after="0" w:line="276" w:lineRule="auto"/>
      <w:jc w:val="center"/>
      <w:ind w:left="0" w:hanging="0" w:right="0"/>
      <w:outlineLvl w:val="9"/>
      <w:keepNext w:val="0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b w:val="1"/>
      <w:szCs w:val="20"/>
      <w:bCs w:val="0"/>
    </w:rPr>
  </w:style>
  <w:style w:type="paragraph" w:customStyle="1" w:styleId="TDCSIP59">
    <w:name w:val="TDC 표 설명"/>
    <w:uiPriority w:val="31"/>
    <w:qFormat/>
    <w:next w:val="TDCSIP59"/>
    <w:pPr>
      <w:snapToGrid w:val="0"/>
      <w:spacing w:before="0" w:after="0" w:line="276" w:lineRule="auto"/>
      <w:jc w:val="left"/>
      <w:ind w:left="0" w:hanging="0" w:right="0"/>
      <w:outlineLvl w:val="9"/>
      <w:keepNext w:val="0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b w:val="0"/>
      <w:szCs w:val="20"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5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6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6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9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96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00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15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53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70471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944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84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85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72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50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5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529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76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377818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118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1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4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27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35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44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0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04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966760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02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3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2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0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7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98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14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44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5730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15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61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Relationship Id="rIdSound1SipArchitecture" Type="http://schemas.openxmlformats.org/officeDocument/2006/relationships/image" Target="media/sound1_sip_architecture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3BB7A-3481-4349-B4D0-328404F157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9356</TotalTime>
  <Pages>1</Pages>
  <Words>2021</Words>
  <Characters>5599</Characters>
  <Application>Microsoft Office Word</Application>
  <DocSecurity>0</DocSecurity>
  <Lines>311</Lines>
  <Paragraphs>346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임정우</dc:creator>
  <cp:keywords/>
  <dc:description/>
  <cp:lastModifiedBy>김은수</cp:lastModifiedBy>
  <cp:revision>1</cp:revision>
  <dcterms:created xsi:type="dcterms:W3CDTF">2019-04-19T09:50:00Z</dcterms:created>
  <dcterms:modified xsi:type="dcterms:W3CDTF">2026-09-29T09:28:00Z</dcterms:modified>
</cp:coreProperties>
</file>